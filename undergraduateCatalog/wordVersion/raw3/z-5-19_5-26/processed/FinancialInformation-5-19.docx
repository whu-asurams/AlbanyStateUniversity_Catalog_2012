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DC4" w:rsidRDefault="007B3518" w:rsidP="00924DC4">
      <w:pPr>
        <w:widowControl w:val="0"/>
        <w:autoSpaceDE w:val="0"/>
        <w:autoSpaceDN w:val="0"/>
        <w:adjustRightInd w:val="0"/>
        <w:spacing w:before="56" w:after="0" w:line="195" w:lineRule="exact"/>
        <w:ind w:left="677"/>
        <w:rPr>
          <w:rFonts w:ascii="Century Gothic" w:hAnsi="Century Gothic" w:cs="Century Gothic"/>
          <w:color w:val="000000"/>
          <w:sz w:val="16"/>
          <w:szCs w:val="16"/>
        </w:rPr>
      </w:pPr>
      <w:r w:rsidRPr="007B3518">
        <w:rPr>
          <w:noProof/>
        </w:rPr>
        <w:pict>
          <v:group id="Group 1093" o:spid="_x0000_s1026" style="position:absolute;left:0;text-align:left;margin-left:-57.5pt;margin-top:-21.25pt;width:191pt;height:795.85pt;z-index:-251503616"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">
            <v:group id="Group 1094" o:spid="_x0000_s1027"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l/LMUAAADdAAAADwAAAGRycy9kb3ducmV2LnhtbESPQYvCMBSE7wv+h/AE&#10;b2valZVSjSLiigcRVgXx9miebbF5KU1s6783C8Ieh5n5hpkve1OJlhpXWlYQjyMQxJnVJecKzqef&#10;zwSE88gaK8uk4EkOlovBxxxTbTv+pfbocxEg7FJUUHhfp1K6rCCDbmxr4uDdbGPQB9nkUjfYBbip&#10;5FcUTaXBksNCgTWtC8rux4dRsO2wW03iTbu/39bP6+n7cNnHpNRo2K9mIDz1/j/8bu+0gmSaxPD3&#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RZfyzFAAAA3QAA&#10;AA8AAAAAAAAAAAAAAAAAqgIAAGRycy9kb3ducmV2LnhtbFBLBQYAAAAABAAEAPoAAACcAwAAAAA=&#10;">
              <v:rect id="Rectangle 1095" o:spid="_x0000_s1028"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aEMcA&#10;AADdAAAADwAAAGRycy9kb3ducmV2LnhtbESPzWrDMBCE74G+g9hCLqGW40MwruUQSguFkoPTtDi3&#10;xVr/EGtlLDVx3j4qFHocZuYbJt/OZhAXmlxvWcE6ikEQ11b33Co4fr49pSCcR9Y4WCYFN3KwLR4W&#10;OWbaXrmky8G3IkDYZaig837MpHR1RwZdZEfi4DV2MuiDnFqpJ7wGuBlkEscbabDnsNDhSC8d1efD&#10;j1HwmlS75mMox3Jvqq81JWZVn76VWj7Ou2cQnmb/H/5rv2sF6SZN4PdNeAKy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xWhDHAAAA3QAAAA8AAAAAAAAAAAAAAAAAmAIAAGRy&#10;cy9kb3ducmV2LnhtbFBLBQYAAAAABAAEAPUAAACMAwAAAAA=&#10;" fillcolor="#474747" stroked="f">
                <v:path arrowok="t"/>
              </v:rect>
              <v:rect id="Rectangle 2702" o:spid="_x0000_s1029"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psUA&#10;AADdAAAADwAAAGRycy9kb3ducmV2LnhtbESPT2vCQBTE74V+h+UJvdWN0sYYXUUKLaWX+hevz+wz&#10;Cc2+Dbtbk357Vyh4HGbmN8x82ZtGXMj52rKC0TABQVxYXXOpYL97f85A+ICssbFMCv7Iw3Lx+DDH&#10;XNuON3TZhlJECPscFVQhtLmUvqjIoB/aljh6Z+sMhihdKbXDLsJNI8dJkkqDNceFClt6q6j42f4a&#10;BZ3r6fWj1N9Z+nXYTY+nCbZrp9TToF/NQATqwz383/7UCrI0e4Hbm/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ymxQAAAN0AAAAPAAAAAAAAAAAAAAAAAJgCAABkcnMv&#10;ZG93bnJldi54bWxQSwUGAAAAAAQABAD1AAAAigMAAAAA&#10;" fillcolor="#dcdcdc" stroked="f">
                <v:path arrowok="t"/>
              </v:rect>
              <v:rect id="Rectangle 2703" o:spid="_x0000_s1030"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JPcUA&#10;AADdAAAADwAAAGRycy9kb3ducmV2LnhtbESPT2vCQBTE7wW/w/IEb3WjYJpGVxFBKb1Y/5ReX7PP&#10;JJh9G3a3Jv32bqHgcZiZ3zCLVW8acSPna8sKJuMEBHFhdc2lgvNp+5yB8AFZY2OZFPySh9Vy8LTA&#10;XNuOD3Q7hlJECPscFVQhtLmUvqjIoB/bljh6F+sMhihdKbXDLsJNI6dJkkqDNceFClvaVFRcjz9G&#10;Qed6mu1Kvc/S98/T69f3C7YfTqnRsF/PQQTqwyP8337TCrI0m8Hf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0k9xQAAAN0AAAAPAAAAAAAAAAAAAAAAAJgCAABkcnMv&#10;ZG93bnJldi54bWxQSwUGAAAAAAQABAD1AAAAigMAAAAA&#10;" fillcolor="#dcdcdc" stroked="f">
                <v:path arrowok="t"/>
              </v:rect>
              <v:rect id="Rectangle 1098" o:spid="_x0000_s1031"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ddIMUA&#10;AADdAAAADwAAAGRycy9kb3ducmV2LnhtbESPQWuDQBSE74X8h+UFeqtrChUxbkIIJCQlF20uvT3d&#10;F5W4b8XdGvvvu4VCj8PMfMPk29n0YqLRdZYVrKIYBHFtdceNguvH4SUF4Tyyxt4yKfgmB9vN4inH&#10;TNsHFzSVvhEBwi5DBa33Qyalq1sy6CI7EAfvZkeDPsixkXrER4CbXr7GcSINdhwWWhxo31J9L7+M&#10;gup8Kfzx/Xqc0qoZelt9ri72Tann5bxbg/A0+//wX/ukFaRJmsDvm/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10gxQAAAN0AAAAPAAAAAAAAAAAAAAAAAJgCAABkcnMv&#10;ZG93bnJldi54bWxQSwUGAAAAAAQABAD1AAAAigMAAAAA&#10;" stroked="f">
                <v:path arrowok="t"/>
              </v:rect>
              <v:rect id="Rectangle 1099" o:spid="_x0000_s1032"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pZMgA&#10;AADdAAAADwAAAGRycy9kb3ducmV2LnhtbESPQWvCQBSE7wX/w/IKXopuFIxpdJW2IPWkVAult2f2&#10;NYnNvg2725j++64g9DjMzDfMct2bRnTkfG1ZwWScgCAurK65VPB+3IwyED4ga2wsk4Jf8rBeDe6W&#10;mGt74TfqDqEUEcI+RwVVCG0upS8qMujHtiWO3pd1BkOUrpTa4SXCTSOnSZJKgzXHhQpbeqmo+D78&#10;GAXnj1f3/Pg52++LU9NtKN0lk/mDUsP7/mkBIlAf/sO39lYryNJsDtc38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SWlkyAAAAN0AAAAPAAAAAAAAAAAAAAAAAJgCAABk&#10;cnMvZG93bnJldi54bWxQSwUGAAAAAAQABAD1AAAAjQMAAAAA&#10;" filled="f" strokecolor="#a3a3a3" strokeweight="2pt">
                <v:path arrowok="t"/>
              </v:rect>
              <v:rect id="Rectangle 2706" o:spid="_x0000_s1033"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X9MUA&#10;AADdAAAADwAAAGRycy9kb3ducmV2LnhtbERPTWvCQBC9F/wPywi9lLqJFBtiNiKi4qGUNrUHb0N2&#10;TILZ2Zjdmvjvu4dCj4/3na1G04ob9a6xrCCeRSCIS6sbrhQcv3bPCQjnkTW2lknBnRys8slDhqm2&#10;A3/SrfCVCCHsUlRQe9+lUrqyJoNuZjviwJ1tb9AH2FdS9ziEcNPKeRQtpMGGQ0ONHW1qKi/Fj1Gw&#10;f7+/zZ8u8Xe8HYfm+HK6Vh+vqNTjdFwvQXga/b/4z33QCpJFEuaG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f0xQAAAN0AAAAPAAAAAAAAAAAAAAAAAJgCAABkcnMv&#10;ZG93bnJldi54bWxQSwUGAAAAAAQABAD1AAAAigMAAAAA&#10;" fillcolor="#191919" stroked="f">
                <v:path arrowok="t"/>
              </v:rect>
              <v:rect id="Rectangle 2707" o:spid="_x0000_s1034"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yb8gA&#10;AADdAAAADwAAAGRycy9kb3ducmV2LnhtbESPT2vCQBTE7wW/w/IEL0U3kaIxuooULT2UUv8dvD2y&#10;zySYfZtmVxO/fbdQ6HGYmd8wi1VnKnGnxpWWFcSjCARxZnXJuYLjYTtMQDiPrLGyTAoe5GC17D0t&#10;MNW25R3d9z4XAcIuRQWF93UqpcsKMuhGtiYO3sU2Bn2QTS51g22Am0qOo2giDZYcFgqs6bWg7Lq/&#10;GQVvn4+P8fM1PsWbri2PL+fv/GuKSg363XoOwlPn/8N/7XetIJkkM/h9E5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3JvyAAAAN0AAAAPAAAAAAAAAAAAAAAAAJgCAABk&#10;cnMvZG93bnJldi54bWxQSwUGAAAAAAQABAD1AAAAjQMAAAAA&#10;" fillcolor="#191919" stroked="f">
                <v:path arrowok="t"/>
              </v:rect>
              <v:group id="Group 2708" o:spid="_x0000_s1035"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xMasMAAADdAAAADwAAAGRycy9kb3ducmV2LnhtbERPTYvCMBC9C/sfwgh7&#10;07S7KN1qFBF38SCCuiDehmZsi82kNLGt/94cBI+P9z1f9qYSLTWutKwgHkcgiDOrS84V/J9+RwkI&#10;55E1VpZJwYMcLBcfgzmm2nZ8oPbocxFC2KWooPC+TqV0WUEG3djWxIG72sagD7DJpW6wC+Gmkl9R&#10;NJUGSw4NBda0Lii7He9GwV+H3eo73rS723X9uJwm+/MuJqU+h/1qBsJT79/il3urFSTTn7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zExqwwAAAN0AAAAP&#10;AAAAAAAAAAAAAAAAAKoCAABkcnMvZG93bnJldi54bWxQSwUGAAAAAAQABAD6AAAAmgMAAAAA&#10;">
                <v:shape id="Freeform 2709" o:spid="_x0000_s103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yj8UA&#10;AADdAAAADwAAAGRycy9kb3ducmV2LnhtbESPQWsCMRSE7wX/Q3hCb93s9mDtalyktFCxF60i3h6b&#10;Z3Zx87IkqW7/fVMQPA4z8w0zrwbbiQv50DpWUGQ5COLa6ZaNgt33x9MURIjIGjvHpOCXAlSL0cMc&#10;S+2uvKHLNhqRIBxKVNDE2JdShrohiyFzPXHyTs5bjEl6I7XHa4LbTj7n+URabDktNNjTW0P1eftj&#10;FYT3VbsPKzt82c4d1wf/YszaK/U4HpYzEJGGeA/f2p9awXTyWsD/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VjKPxQAAAN0AAAAPAAAAAAAAAAAAAAAAAJgCAABkcnMv&#10;ZG93bnJldi54bWxQSwUGAAAAAAQABAD1AAAAigMAAAAA&#10;" path="m1804,l720,e" filled="f" strokecolor="#191919" strokeweight="2pt">
                  <v:path arrowok="t" o:connecttype="custom" o:connectlocs="1804,0;720,0" o:connectangles="0,0"/>
                </v:shape>
                <v:shape id="Freeform 2710" o:spid="_x0000_s103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s+MQA&#10;AADdAAAADwAAAGRycy9kb3ducmV2LnhtbESPQWsCMRSE70L/Q3iCN83qwdrVKFJaqOhFq4i3x+aZ&#10;Xdy8LEmq679vBMHjMDPfMLNFa2txJR8qxwqGgwwEceF0xUbB/ve7PwERIrLG2jEpuFOAxfytM8Nc&#10;uxtv6bqLRiQIhxwVlDE2uZShKMliGLiGOHln5y3GJL2R2uMtwW0tR1k2lhYrTgslNvRZUnHZ/VkF&#10;4WtVHcLKthtbu9P66N+NWXulet12OQURqY2v8LP9oxVMxh8jeLx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ErPjEAAAA3QAAAA8AAAAAAAAAAAAAAAAAmAIAAGRycy9k&#10;b3ducmV2LnhtbFBLBQYAAAAABAAEAPUAAACJAwAAAAA=&#10;" path="m720,l1804,e" filled="f" strokecolor="#191919" strokeweight="2pt">
                  <v:path arrowok="t" o:connecttype="custom" o:connectlocs="720,0;1804,0" o:connectangles="0,0"/>
                </v:shape>
              </v:group>
              <v:group id="Group 2711" o:spid="_x0000_s1038"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7SHcYAAADdAAAADwAAAGRycy9kb3ducmV2LnhtbESPT4vCMBTE7wt+h/CE&#10;va1pVxStRhFZFw+y4B8Qb4/m2Rabl9LEtn57Iyx4HGbmN8x82ZlSNFS7wrKCeBCBIE6tLjhTcDpu&#10;viYgnEfWWFomBQ9ysFz0PuaYaNvynpqDz0SAsEtQQe59lUjp0pwMuoGtiIN3tbVBH2SdSV1jG+Cm&#10;lN9RNJYGCw4LOVa0zim9He5GwW+L7WoY/zS723X9uBxHf+ddTEp99rvVDISnzr/D/+2tVjAZT4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HtIdxgAAAN0A&#10;AAAPAAAAAAAAAAAAAAAAAKoCAABkcnMvZG93bnJldi54bWxQSwUGAAAAAAQABAD6AAAAnQMAAAAA&#10;">
                <v:shape id="Freeform 2712" o:spid="_x0000_s103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fF8QA&#10;AADdAAAADwAAAGRycy9kb3ducmV2LnhtbESPQWvCQBSE7wX/w/IEL0V3lSAaXUUkpT14qYrnR/aZ&#10;hGTfhuw2xn/fLQg9DjPzDbPdD7YRPXW+cqxhPlMgiHNnKi40XC8f0xUIH5ANNo5Jw5M87Hejty2m&#10;xj34m/pzKESEsE9RQxlCm0rp85Is+plriaN3d53FEGVXSNPhI8JtIxdKLaXFiuNCiS0dS8rr84/V&#10;MGSJ7D9VrU45J/Osfl9k4XLTejIeDhsQgYbwH361v4yG1XKdwN+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bnxfEAAAA3QAAAA8AAAAAAAAAAAAAAAAAmAIAAGRycy9k&#10;b3ducmV2LnhtbFBLBQYAAAAABAAEAPUAAACJAwAAAAA=&#10;" path="m1781,l696,e" filled="f" strokecolor="#191919" strokeweight="2pt">
                  <v:path arrowok="t" o:connecttype="custom" o:connectlocs="1781,0;696,0" o:connectangles="0,0"/>
                </v:shape>
                <v:shape id="Freeform 2713" o:spid="_x0000_s104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6jMUA&#10;AADdAAAADwAAAGRycy9kb3ducmV2LnhtbESPT4vCMBTE7wt+h/AEL4smiitajSJS2T3sxT94fjTP&#10;trR5KU2s9dtvFhb2OMzMb5jNrre16Kj1pWMN04kCQZw5U3Ku4Xo5jpcgfEA2WDsmDS/ysNsO3jaY&#10;GPfkE3XnkIsIYZ+ghiKEJpHSZwVZ9BPXEEfv7lqLIco2l6bFZ4TbWs6UWkiLJceFAhs6FJRV54fV&#10;0Kdz2X2qSn1nPJ+m1fssDZeb1qNhv1+DCNSH//Bf+8toWC5W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zqMxQAAAN0AAAAPAAAAAAAAAAAAAAAAAJgCAABkcnMv&#10;ZG93bnJldi54bWxQSwUGAAAAAAQABAD1AAAAigMAAAAA&#10;" path="m696,l1781,e" filled="f" strokecolor="#191919" strokeweight="2pt">
                  <v:path arrowok="t" o:connecttype="custom" o:connectlocs="696,0;1781,0" o:connectangles="0,0"/>
                </v:shape>
              </v:group>
              <v:group id="Group 2714" o:spid="_x0000_s1041"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lxhcYAAADdAAAADwAAAGRycy9kb3ducmV2LnhtbESPQWvCQBSE7wX/w/KE&#10;3uomSoNGVxGppQcRqoJ4e2SfSTD7NmS3Sfz3riD0OMzMN8xi1ZtKtNS40rKCeBSBIM6sLjlXcDpu&#10;P6YgnEfWWFkmBXdysFoO3haYatvxL7UHn4sAYZeigsL7OpXSZQUZdCNbEwfvahuDPsgml7rBLsBN&#10;JcdRlEiDJYeFAmvaFJTdDn9GwXeH3XoSf7W723Vzvxw/9+ddTEq9D/v1HISn3v+HX+0frWCazB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XGFxgAAAN0A&#10;AAAPAAAAAAAAAAAAAAAAAKoCAABkcnMvZG93bnJldi54bWxQSwUGAAAAAAQABAD6AAAAnQMAAAAA&#10;">
                <v:shape id="Freeform 2715" o:spid="_x0000_s104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u7McA&#10;AADdAAAADwAAAGRycy9kb3ducmV2LnhtbESP0WrCQBRE34X+w3ILfZG6sYWo0VWqVPRBCkY/4Jq9&#10;JqHZu2F3q7Ff7wqFPg4zc4aZLTrTiAs5X1tWMBwkIIgLq2suFRwP69cxCB+QNTaWScGNPCzmT70Z&#10;ZtpeeU+XPJQiQthnqKAKoc2k9EVFBv3AtsTRO1tnMETpSqkdXiPcNPItSVJpsOa4UGFLq4qK7/zH&#10;KBj9Dj/fteG0yd1us9zfvnandV+pl+fuYwoiUBf+w3/trVYwTi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YLuzHAAAA3QAAAA8AAAAAAAAAAAAAAAAAmAIAAGRy&#10;cy9kb3ducmV2LnhtbFBLBQYAAAAABAAEAPUAAACMAwAAAAA=&#10;" path="m1772,l687,e" filled="f" strokecolor="#191919" strokeweight="2pt">
                  <v:path arrowok="t" o:connecttype="custom" o:connectlocs="1772,0;687,0" o:connectangles="0,0"/>
                </v:shape>
                <v:shape id="Freeform 2716" o:spid="_x0000_s104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6nsQA&#10;AADdAAAADwAAAGRycy9kb3ducmV2LnhtbERP3WrCMBS+H+wdwhG8GTNVodPOKFMm80IEqw9wbM7a&#10;YnNSkkyrT79cCF5+fP+zRWcacSHna8sKhoMEBHFhdc2lguNh/T4B4QOyxsYyKbiRh8X89WWGmbZX&#10;3tMlD6WIIewzVFCF0GZS+qIig35gW+LI/VpnMEToSqkdXmO4aeQoSVJpsObYUGFLq4qKc/5nFHzc&#10;h99jbThtcrf9We5vu+1p/aZUv9d9fYII1IWn+OHeaAWTdBrnxjfxCc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up7EAAAA3QAAAA8AAAAAAAAAAAAAAAAAmAIAAGRycy9k&#10;b3ducmV2LnhtbFBLBQYAAAAABAAEAPUAAACJAwAAAAA=&#10;" path="m687,l1772,e" filled="f" strokecolor="#191919" strokeweight="2pt">
                  <v:path arrowok="t" o:connecttype="custom" o:connectlocs="687,0;1772,0" o:connectangles="0,0"/>
                </v:shape>
              </v:group>
              <v:group id="Group 2717" o:spid="_x0000_s1044"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l98UAAADdAAAADwAAAGRycy9kb3ducmV2LnhtbESPQYvCMBSE78L+h/AE&#10;b5p2ZUWrUURU9iDC6sKyt0fzbIvNS2liW/+9EQSPw8x8wyxWnSlFQ7UrLCuIRxEI4tTqgjMFv+fd&#10;cArCeWSNpWVScCcHq+VHb4GJti3/UHPymQgQdgkqyL2vEildmpNBN7IVcfAutjbog6wzqWtsA9yU&#10;8jOKJtJgwWEhx4o2OaXX080o2LfYrsfxtjlcL5v7//nr+HeISalBv1vPQXjq/Dv8an9rBdPJbAb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5ffFAAAA3QAA&#10;AA8AAAAAAAAAAAAAAAAAqgIAAGRycy9kb3ducmV2LnhtbFBLBQYAAAAABAAEAPoAAACcAwAAAAA=&#10;">
                <v:shape id="Freeform 2718" o:spid="_x0000_s104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oWSMIA&#10;AADdAAAADwAAAGRycy9kb3ducmV2LnhtbERPzU4CMRC+m/AOzZBwkxYPCAuFEBNFY4wReIDJdthu&#10;2M6s2worT08PJh6/fP/LdR8adaYu1sIWJmMDirgUV3Nl4bB/vp+BignZYSNMFn4pwno1uFti4eTC&#10;X3TepUrlEI4FWvAptYXWsfQUMI6lJc7cUbqAKcOu0q7DSw4PjX4wZqoD1pwbPLb05Kk87X6ChZft&#10;fDt5v3qRkw7mu/z4lLdWWzsa9psFqER9+hf/uV+dhdmjyfvzm/wE9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hZIwgAAAN0AAAAPAAAAAAAAAAAAAAAAAJgCAABkcnMvZG93&#10;bnJldi54bWxQSwUGAAAAAAQABAD1AAAAhwMAAAAA&#10;" path="m1790,l705,e" filled="f" strokecolor="#191919" strokeweight="2pt">
                  <v:path arrowok="t" o:connecttype="custom" o:connectlocs="1790,0;705,0" o:connectangles="0,0"/>
                </v:shape>
                <v:shape id="Freeform 2719" o:spid="_x0000_s104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z08UA&#10;AADdAAAADwAAAGRycy9kb3ducmV2LnhtbESPUUsDMRCE34X+h7AF32xyPmi9Ni2loFVEim1/wHLZ&#10;Xo5eds9LbE9/vREEH4eZ+YaZL4fQqjP1sRG2UEwMKOJKXMO1hcP+8WYKKiZkh60wWfiiCMvF6GqO&#10;pZMLv9N5l2qVIRxLtOBT6kqtY+UpYJxIR5y9o/QBU5Z9rV2PlwwPrb415k4HbDgveOxo7ak67T6D&#10;hafNw6Z4/fYiJx3MR/W2lZdOW3s9HlYzUImG9B/+az87C9N7U8Dvm/wE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rPTxQAAAN0AAAAPAAAAAAAAAAAAAAAAAJgCAABkcnMv&#10;ZG93bnJldi54bWxQSwUGAAAAAAQABAD1AAAAigMAAAAA&#10;" path="m705,l1790,e" filled="f" strokecolor="#191919" strokeweight="2pt">
                  <v:path arrowok="t" o:connecttype="custom" o:connectlocs="705,0;1790,0" o:connectangles="0,0"/>
                </v:shape>
              </v:group>
              <v:group id="Group 1114" o:spid="_x0000_s1047"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7ntnMYAAADdAAAADwAAAGRycy9kb3ducmV2LnhtbESPS4vCQBCE78L+h6EX&#10;9qaTuPggOorI7uJBBB8g3ppMmwQzPSEzm8R/7wiCx6KqvqLmy86UoqHaFZYVxIMIBHFqdcGZgtPx&#10;tz8F4TyyxtIyKbiTg+XiozfHRNuW99QcfCYChF2CCnLvq0RKl+Zk0A1sRRy8q60N+iDrTOoa2wA3&#10;pRxG0VgaLDgs5FjROqf0dvg3Cv5abFff8U+zvV3X98txtDtvY1Lq67NbzUB46vw7/GpvtILpJBrC&#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ue2cxgAAAN0A&#10;AAAPAAAAAAAAAAAAAAAAAKoCAABkcnMvZG93bnJldi54bWxQSwUGAAAAAAQABAD6AAAAnQMAAAAA&#10;">
                <v:shape id="Freeform 2721" o:spid="_x0000_s104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mdecYA&#10;AADdAAAADwAAAGRycy9kb3ducmV2LnhtbESPQWvCQBSE7wX/w/KEXkqzqxWVNKuIRNpDL0bp+ZF9&#10;TUKyb0N2G+O/7xYKPQ4z8w2T7SfbiZEG3zjWsEgUCOLSmYYrDdfL6XkLwgdkg51j0nAnD/vd7CHD&#10;1Lgbn2ksQiUihH2KGuoQ+lRKX9Zk0SeuJ47elxsshiiHSpoBbxFuO7lUai0tNhwXauzpWFPZFt9W&#10;w5Sv5PimWvVR8mqRt0/LPFw+tX6cT4dXEIGm8B/+a78bDduNeoH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mdecYAAADdAAAADwAAAAAAAAAAAAAAAACYAgAAZHJz&#10;L2Rvd25yZXYueG1sUEsFBgAAAAAEAAQA9QAAAIsDAAAAAA==&#10;" path="m1781,l696,e" filled="f" strokecolor="#191919" strokeweight="2pt">
                  <v:path arrowok="t" o:connecttype="custom" o:connectlocs="1781,0;696,0" o:connectangles="0,0"/>
                </v:shape>
                <v:shape id="Freeform 2722" o:spid="_x0000_s104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AFDcUA&#10;AADdAAAADwAAAGRycy9kb3ducmV2LnhtbESPQWvCQBSE70L/w/IEL1J3laCSukopkXroxSieH9ln&#10;EpJ9G7LbmP57t1DocZiZb5jdYbStGKj3tWMNy4UCQVw4U3Op4Xo5vm5B+IBssHVMGn7Iw2H/Mtlh&#10;atyDzzTkoRQRwj5FDVUIXSqlLyqy6BeuI47e3fUWQ5R9KU2Pjwi3rVwptZYWa44LFXb0UVHR5N9W&#10;w5glcvhUjfoqOFlmzXyVhctN69l0fH8DEWgM/+G/9slo2G5UAr9v4hO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AUNxQAAAN0AAAAPAAAAAAAAAAAAAAAAAJgCAABkcnMv&#10;ZG93bnJldi54bWxQSwUGAAAAAAQABAD1AAAAigMAAAAA&#10;" path="m696,l1781,e" filled="f" strokecolor="#191919" strokeweight="2pt">
                  <v:path arrowok="t" o:connecttype="custom" o:connectlocs="696,0;1781,0" o:connectangles="0,0"/>
                </v:shape>
              </v:group>
              <v:shape id="Freeform 1117" o:spid="_x0000_s1050"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MTcMA&#10;AADdAAAADwAAAGRycy9kb3ducmV2LnhtbESPQYvCMBSE74L/ITzBm6Yu6Eo1imgFLx5axfOjebbV&#10;5qU0WVv/vVlY2OMwM98w621vavGi1lWWFcymEQji3OqKCwXXy3GyBOE8ssbaMil4k4PtZjhYY6xt&#10;xym9Ml+IAGEXo4LS+yaW0uUlGXRT2xAH725bgz7ItpC6xS7ATS2/omghDVYcFkpsaF9S/sx+jIKu&#10;SdzjZPJ9dpPZOUmpT+aHVKnxqN+tQHjq/X/4r33SCpbf0Rx+34QnID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bMTcMAAADdAAAADwAAAAAAAAAAAAAAAACYAgAAZHJzL2Rv&#10;d25yZXYueG1sUEsFBgAAAAAEAAQA9QAAAIgDAAAAAA==&#10;" path="m,l44,e" filled="f" strokecolor="#191919" strokeweight="2pt">
                <v:path arrowok="t" o:connecttype="custom" o:connectlocs="0,0;44,0" o:connectangles="0,0"/>
              </v:shape>
              <v:shape id="Freeform 1118" o:spid="_x0000_s1051"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isMQA&#10;AADdAAAADwAAAGRycy9kb3ducmV2LnhtbESPQWsCMRSE74X+h/AKXoomFquyNYqIgnirevD42Lxu&#10;VjcvyybV+O+NUOhxmJlvmNkiuUZcqQu1Zw3DgQJBXHpTc6XheNj0pyBCRDbYeCYNdwqwmL++zLAw&#10;/sbfdN3HSmQIhwI12BjbQspQWnIYBr4lzt6P7xzGLLtKmg5vGe4a+aHUWDqsOS9YbGllqbzsf50G&#10;dUifODqeT61cN8t3WqfR7m617r2l5ReISCn+h//aW6NhOlFjeL7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WIrDEAAAA3QAAAA8AAAAAAAAAAAAAAAAAmAIAAGRycy9k&#10;b3ducmV2LnhtbFBLBQYAAAAABAAEAPUAAACJAwAAAAA=&#10;" path="m,l400,e" filled="f" strokecolor="#191919" strokeweight="2pt">
                <v:path arrowok="t" o:connecttype="custom" o:connectlocs="0,0;400,0" o:connectangles="0,0"/>
              </v:shape>
              <v:rect id="Rectangle 1119" o:spid="_x0000_s1052"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0fMYA&#10;AADdAAAADwAAAGRycy9kb3ducmV2LnhtbESPQWvCQBSE7wX/w/IEb82uBWuIriJCpS1e1Fy8vWSf&#10;STD7NmS3Mf333UKhx2FmvmHW29G2YqDeN441zBMFgrh0puFKQ355e05B+IBssHVMGr7Jw3YzeVpj&#10;ZtyDTzScQyUihH2GGuoQukxKX9Zk0SeuI47ezfUWQ5R9JU2Pjwi3rXxR6lVabDgu1NjRvqbyfv6y&#10;GoqP4ykcPvPDkBZV17riOj+6hdaz6bhbgQg0hv/wX/vdaEiXagm/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n0fMYAAADdAAAADwAAAAAAAAAAAAAAAACYAgAAZHJz&#10;L2Rvd25yZXYueG1sUEsFBgAAAAAEAAQA9QAAAIsDAAAAAA==&#10;" stroked="f">
                <v:path arrowok="t"/>
              </v:rect>
              <v:rect id="Rectangle 1120" o:spid="_x0000_s1053"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KBcMA&#10;AADdAAAADwAAAGRycy9kb3ducmV2LnhtbERPzU4CMRC+m/gOzZhwIdLVoOBKIcYEglyMCw8wbsft&#10;QjvdtAWWt6cHEo9fvv/ZondWnCjE1rOCp1EBgrj2uuVGwW67fJyCiAlZo/VMCi4UYTG/v5thqf2Z&#10;f+hUpUbkEI4lKjApdaWUsTbkMI58R5y5Px8cpgxDI3XAcw53Vj4Xxat02HJuMNjRp6H6UB2dAvoe&#10;fr2s1vvDZq+tNW/j3+o4CUoNHvqPdxCJ+vQvvrnXWsF0UuS5+U1+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gKBcMAAADdAAAADwAAAAAAAAAAAAAAAACYAgAAZHJzL2Rv&#10;d25yZXYueG1sUEsFBgAAAAAEAAQA9QAAAIgDAAAAAA==&#10;" filled="f" strokecolor="#191919" strokeweight="2pt">
                <v:path arrowok="t"/>
              </v:rect>
            </v:group>
            <v:shapetype id="_x0000_t202" coordsize="21600,21600" o:spt="202" path="m,l,21600r21600,l21600,xe">
              <v:stroke joinstyle="miter"/>
              <v:path gradientshapeok="t" o:connecttype="rect"/>
            </v:shapetype>
            <v:shape id="Text Box 2699" o:spid="_x0000_s1054"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T1MQA&#10;AADdAAAADwAAAGRycy9kb3ducmV2LnhtbESP3YrCMBSE7xd8h3AE79ZUZatWo0hBdq8Efx7g0Byb&#10;YnNSm2jr228WFrwcZuYbZr3tbS2e1PrKsYLJOAFBXDhdcangct5/LkD4gKyxdkwKXuRhuxl8rDHT&#10;ruMjPU+hFBHCPkMFJoQmk9IXhiz6sWuIo3d1rcUQZVtK3WIX4baW0yRJpcWK44LBhnJDxe30sAoO&#10;L2m6mf26FHmeHtLZfY+371qp0bDfrUAE6sM7/N/+0QoW82QJf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09T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055"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slMEA&#10;AADdAAAADwAAAGRycy9kb3ducmV2LnhtbERP3WrCMBS+F/YO4Qx2p2mVddIZixRkuyrY+QCH5qwp&#10;Nie1iba+/XIx8PLj+98Vs+3FnUbfOVaQrhIQxI3THbcKzj/H5RaED8gae8ek4EEeiv3LYoe5dhOf&#10;6F6HVsQQ9jkqMCEMuZS+MWTRr9xAHLlfN1oMEY6t1CNOMdz2cp0kmbTYcWwwOFBpqLnUN6ugekgz&#10;bez7uSnLrMo21yNevnql3l7nwyeIQHN4iv/d31rB9iON++Ob+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07JT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056"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JD8MA&#10;AADdAAAADwAAAGRycy9kb3ducmV2LnhtbESP0YrCMBRE3wX/IdwF3zTtilW6RlkK4j4Jq37Apbk2&#10;xeamNtHWvzcLwj4OM3OGWW8H24gHdb52rCCdJSCIS6drrhScT7vpCoQPyBobx6TgSR62m/Fojbl2&#10;Pf/S4xgqESHsc1RgQmhzKX1pyKKfuZY4ehfXWQxRdpXUHfYRbhv5mSSZtFhzXDDYUmGovB7vVsHh&#10;KU0/t4tzWRTZIZvfdnjdN0pNPobvLxCBhvAffrd/tILVMk3h7018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JD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057"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XeMMA&#10;AADdAAAADwAAAGRycy9kb3ducmV2LnhtbESP0YrCMBRE3xf8h3AF39ZUZbtSjSIF0SdB1w+4NNem&#10;2NzUJtr690ZY8HGYmTPMct3bWjyo9ZVjBZNxAoK4cLriUsH5b/s9B+EDssbaMSl4kof1avC1xEy7&#10;jo/0OIVSRAj7DBWYEJpMSl8YsujHriGO3sW1FkOUbSl1i12E21pOkySVFiuOCwYbyg0V19PdKjg8&#10;pelm9udc5Hl6SGe3LV53tVKjYb9ZgAjUh0/4v73XCua/kym838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rXe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058"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y48QA&#10;AADdAAAADwAAAGRycy9kb3ducmV2LnhtbESP3YrCMBSE7xf2HcIRvFtTLduVahQpiF4J/jzAoTnb&#10;FJuTbhNtfXsjLHg5zMw3zHI92EbcqfO1YwXTSQKCuHS65krB5bz9moPwAVlj45gUPMjDevX5scRc&#10;u56PdD+FSkQI+xwVmBDaXEpfGrLoJ64ljt6v6yyGKLtK6g77CLeNnCVJJi3WHBcMtlQYKq+nm1Vw&#10;eEjTp/b7UhZFdsjSvy1ed41S49GwWYAINIR3+L+91wrmP9MUXm/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mcuP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059"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8QA&#10;AADdAAAADwAAAGRycy9kb3ducmV2LnhtbESP3YrCMBSE7wXfIRzBO0392SpdoywF0Sth1Qc4NGeb&#10;YnPSbaKtb2+Ehb0cZuYbZrPrbS0e1PrKsYLZNAFBXDhdcangetlP1iB8QNZYOyYFT/Kw2w4HG8y0&#10;6/ibHudQighhn6ECE0KTSekLQxb91DXE0ftxrcUQZVtK3WIX4baW8yRJpcWK44LBhnJDxe18twpO&#10;T2m6hf24FnmentLF7x5vh1qp8aj/+gQRqA//4b/2UStYr2ZLeL+JT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P6pf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060"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PDMMA&#10;AADdAAAADwAAAGRycy9kb3ducmV2LnhtbESP0YrCMBRE3wX/IVzBN01VrFKNIgVxn4RVP+DSXJti&#10;c1ObaOvfbxYW9nGYmTPMdt/bWryp9ZVjBbNpAoK4cLriUsHtepysQfiArLF2TAo+5GG/Gw62mGnX&#10;8Te9L6EUEcI+QwUmhCaT0heGLPqpa4ijd3etxRBlW0rdYhfhtpbzJEmlxYrjgsGGckPF4/KyCs4f&#10;abqFXd6KPE/P6eJ5xMepVmo86g8bEIH68B/+a39pBevVbAm/b+IT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NPD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061"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Re8MA&#10;AADdAAAADwAAAGRycy9kb3ducmV2LnhtbESP0YrCMBRE3xf8h3AF39ZUxSrVKFKQ9UlY9QMuzbUp&#10;Nje1ydr690YQ9nGYmTPMetvbWjyo9ZVjBZNxAoK4cLriUsHlvP9egvABWWPtmBQ8ycN2M/haY6Zd&#10;x7/0OIVSRAj7DBWYEJpMSl8YsujHriGO3tW1FkOUbSl1i12E21pOkySVFiuOCwYbyg0Vt9OfVXB8&#10;StPN7PxS5Hl6TGf3Pd5+aqVGw363AhGoD//hT/ugFSwXkxTeb+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HRe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7" w:after="0" w:line="140" w:lineRule="exact"/>
        <w:rPr>
          <w:rFonts w:ascii="Century Gothic" w:hAnsi="Century Gothic" w:cs="Century Gothic"/>
          <w:color w:val="000000"/>
          <w:sz w:val="14"/>
          <w:szCs w:val="14"/>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1229" w:lineRule="exact"/>
        <w:ind w:left="1020"/>
        <w:rPr>
          <w:rFonts w:ascii="Times New Roman" w:hAnsi="Times New Roman"/>
          <w:color w:val="000000"/>
          <w:sz w:val="96"/>
          <w:szCs w:val="96"/>
        </w:rPr>
      </w:pPr>
      <w:r>
        <w:rPr>
          <w:rFonts w:ascii="Times New Roman" w:hAnsi="Times New Roman"/>
          <w:color w:val="191919"/>
          <w:spacing w:val="-45"/>
          <w:position w:val="-6"/>
          <w:sz w:val="128"/>
          <w:szCs w:val="128"/>
        </w:rPr>
        <w:t>F</w:t>
      </w:r>
      <w:r>
        <w:rPr>
          <w:rFonts w:ascii="Times New Roman" w:hAnsi="Times New Roman"/>
          <w:color w:val="191919"/>
          <w:spacing w:val="-45"/>
          <w:position w:val="-6"/>
          <w:sz w:val="96"/>
          <w:szCs w:val="96"/>
        </w:rPr>
        <w:t>INANCIAL</w:t>
      </w:r>
    </w:p>
    <w:p w:rsidR="00924DC4" w:rsidRDefault="00924DC4" w:rsidP="00924DC4">
      <w:pPr>
        <w:widowControl w:val="0"/>
        <w:autoSpaceDE w:val="0"/>
        <w:autoSpaceDN w:val="0"/>
        <w:adjustRightInd w:val="0"/>
        <w:spacing w:after="0" w:line="1169" w:lineRule="exact"/>
        <w:ind w:left="1020"/>
        <w:rPr>
          <w:rFonts w:ascii="Times New Roman" w:hAnsi="Times New Roman"/>
          <w:color w:val="000000"/>
          <w:sz w:val="96"/>
          <w:szCs w:val="96"/>
        </w:rPr>
      </w:pPr>
      <w:r>
        <w:rPr>
          <w:rFonts w:ascii="Times New Roman" w:hAnsi="Times New Roman"/>
          <w:color w:val="191919"/>
          <w:spacing w:val="-45"/>
          <w:position w:val="4"/>
          <w:sz w:val="128"/>
          <w:szCs w:val="128"/>
        </w:rPr>
        <w:t>I</w:t>
      </w:r>
      <w:r>
        <w:rPr>
          <w:rFonts w:ascii="Times New Roman" w:hAnsi="Times New Roman"/>
          <w:color w:val="191919"/>
          <w:spacing w:val="-45"/>
          <w:position w:val="4"/>
          <w:sz w:val="96"/>
          <w:szCs w:val="96"/>
        </w:rPr>
        <w:t>NFORM</w:t>
      </w:r>
      <w:r>
        <w:rPr>
          <w:rFonts w:ascii="Times New Roman" w:hAnsi="Times New Roman"/>
          <w:color w:val="191919"/>
          <w:spacing w:val="-151"/>
          <w:position w:val="4"/>
          <w:sz w:val="96"/>
          <w:szCs w:val="96"/>
        </w:rPr>
        <w:t>A</w:t>
      </w:r>
      <w:r>
        <w:rPr>
          <w:rFonts w:ascii="Times New Roman" w:hAnsi="Times New Roman"/>
          <w:color w:val="191919"/>
          <w:spacing w:val="-45"/>
          <w:position w:val="4"/>
          <w:sz w:val="96"/>
          <w:szCs w:val="96"/>
        </w:rPr>
        <w:t>TION</w:t>
      </w:r>
    </w:p>
    <w:p w:rsidR="00924DC4" w:rsidRDefault="00924DC4" w:rsidP="00924DC4">
      <w:pPr>
        <w:widowControl w:val="0"/>
        <w:autoSpaceDE w:val="0"/>
        <w:autoSpaceDN w:val="0"/>
        <w:adjustRightInd w:val="0"/>
        <w:spacing w:before="8" w:after="0" w:line="150" w:lineRule="exact"/>
        <w:rPr>
          <w:rFonts w:ascii="Times New Roman" w:hAnsi="Times New Roman"/>
          <w:color w:val="000000"/>
          <w:sz w:val="15"/>
          <w:szCs w:val="15"/>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sectPr w:rsidR="00924DC4">
          <w:pgSz w:w="12240" w:h="15840"/>
          <w:pgMar w:top="420" w:right="840" w:bottom="280" w:left="420" w:header="720" w:footer="720" w:gutter="0"/>
          <w:cols w:space="720" w:equalWidth="0">
            <w:col w:w="10980"/>
          </w:cols>
          <w:noEndnote/>
        </w:sectPr>
      </w:pPr>
    </w:p>
    <w:p w:rsidR="00924DC4" w:rsidRDefault="00924DC4" w:rsidP="00924DC4">
      <w:pPr>
        <w:widowControl w:val="0"/>
        <w:autoSpaceDE w:val="0"/>
        <w:autoSpaceDN w:val="0"/>
        <w:adjustRightInd w:val="0"/>
        <w:spacing w:before="1" w:after="0" w:line="240" w:lineRule="auto"/>
        <w:ind w:left="1020"/>
        <w:rPr>
          <w:rFonts w:ascii="Times New Roman" w:hAnsi="Times New Roman"/>
          <w:color w:val="000000"/>
          <w:sz w:val="27"/>
          <w:szCs w:val="27"/>
        </w:rPr>
      </w:pPr>
      <w:r>
        <w:rPr>
          <w:rFonts w:ascii="Times New Roman" w:hAnsi="Times New Roman"/>
          <w:b/>
          <w:bCs/>
          <w:color w:val="191919"/>
          <w:sz w:val="36"/>
          <w:szCs w:val="36"/>
        </w:rPr>
        <w:lastRenderedPageBreak/>
        <w:t>C</w:t>
      </w:r>
      <w:r>
        <w:rPr>
          <w:rFonts w:ascii="Times New Roman" w:hAnsi="Times New Roman"/>
          <w:b/>
          <w:bCs/>
          <w:color w:val="191919"/>
          <w:sz w:val="27"/>
          <w:szCs w:val="27"/>
        </w:rPr>
        <w:t>ONTENTS</w:t>
      </w:r>
    </w:p>
    <w:p w:rsidR="00924DC4" w:rsidRDefault="00924DC4" w:rsidP="00924DC4">
      <w:pPr>
        <w:widowControl w:val="0"/>
        <w:autoSpaceDE w:val="0"/>
        <w:autoSpaceDN w:val="0"/>
        <w:adjustRightInd w:val="0"/>
        <w:spacing w:before="7" w:after="0" w:line="120" w:lineRule="exact"/>
        <w:rPr>
          <w:rFonts w:ascii="Times New Roman" w:hAnsi="Times New Roman"/>
          <w:color w:val="000000"/>
          <w:sz w:val="12"/>
          <w:szCs w:val="12"/>
        </w:rPr>
      </w:pPr>
    </w:p>
    <w:p w:rsidR="00924DC4" w:rsidRDefault="00924DC4" w:rsidP="00924DC4">
      <w:pPr>
        <w:widowControl w:val="0"/>
        <w:autoSpaceDE w:val="0"/>
        <w:autoSpaceDN w:val="0"/>
        <w:adjustRightInd w:val="0"/>
        <w:spacing w:after="0" w:line="240" w:lineRule="auto"/>
        <w:ind w:left="1020" w:right="-45"/>
        <w:rPr>
          <w:rFonts w:ascii="Times New Roman" w:hAnsi="Times New Roman"/>
          <w:color w:val="000000"/>
          <w:sz w:val="17"/>
          <w:szCs w:val="17"/>
        </w:rPr>
      </w:pPr>
      <w:r>
        <w:rPr>
          <w:rFonts w:ascii="Times New Roman" w:hAnsi="Times New Roman"/>
          <w:color w:val="191919"/>
          <w:sz w:val="17"/>
          <w:szCs w:val="17"/>
        </w:rPr>
        <w:t>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r>
        <w:rPr>
          <w:rFonts w:ascii="Times New Roman" w:hAnsi="Times New Roman"/>
          <w:color w:val="191919"/>
          <w:spacing w:val="-9"/>
          <w:sz w:val="17"/>
          <w:szCs w:val="17"/>
        </w:rPr>
        <w:t xml:space="preserve"> </w:t>
      </w:r>
      <w:r>
        <w:rPr>
          <w:rFonts w:ascii="Times New Roman" w:hAnsi="Times New Roman"/>
          <w:color w:val="191919"/>
          <w:sz w:val="17"/>
          <w:szCs w:val="17"/>
        </w:rPr>
        <w:t>Application Procedures . . . . . . . . . . . . . . . . . . . . . . .27</w:t>
      </w:r>
    </w:p>
    <w:p w:rsidR="00924DC4" w:rsidRDefault="00924DC4" w:rsidP="00924DC4">
      <w:pPr>
        <w:widowControl w:val="0"/>
        <w:autoSpaceDE w:val="0"/>
        <w:autoSpaceDN w:val="0"/>
        <w:adjustRightInd w:val="0"/>
        <w:spacing w:before="8" w:after="0" w:line="240" w:lineRule="auto"/>
        <w:ind w:left="1020"/>
        <w:rPr>
          <w:rFonts w:ascii="Times New Roman" w:hAnsi="Times New Roman"/>
          <w:color w:val="000000"/>
          <w:sz w:val="17"/>
          <w:szCs w:val="17"/>
        </w:rPr>
      </w:pPr>
      <w:r>
        <w:rPr>
          <w:rFonts w:ascii="Times New Roman" w:hAnsi="Times New Roman"/>
          <w:color w:val="191919"/>
          <w:sz w:val="17"/>
          <w:szCs w:val="17"/>
        </w:rPr>
        <w:t>Sources of 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Scholarships </w:t>
      </w:r>
      <w:r>
        <w:rPr>
          <w:rFonts w:ascii="Times New Roman" w:hAnsi="Times New Roman"/>
          <w:color w:val="191919"/>
          <w:spacing w:val="29"/>
          <w:sz w:val="17"/>
          <w:szCs w:val="17"/>
        </w:rPr>
        <w:t xml:space="preserve"> </w:t>
      </w:r>
      <w:r>
        <w:rPr>
          <w:rFonts w:ascii="Times New Roman" w:hAnsi="Times New Roman"/>
          <w:color w:val="191919"/>
          <w:sz w:val="17"/>
          <w:szCs w:val="17"/>
        </w:rPr>
        <w:t xml:space="preserve">. . . . . . . . . . . . . . . . . . . . . . . . . . . . . . . . . . . . . . . . . </w:t>
      </w:r>
      <w:proofErr w:type="gramStart"/>
      <w:r>
        <w:rPr>
          <w:rFonts w:ascii="Times New Roman" w:hAnsi="Times New Roman"/>
          <w:color w:val="191919"/>
          <w:sz w:val="17"/>
          <w:szCs w:val="17"/>
        </w:rPr>
        <w:t>.29</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Grants </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 . . . . . . . . . . . . . . </w:t>
      </w:r>
      <w:proofErr w:type="gramStart"/>
      <w:r>
        <w:rPr>
          <w:rFonts w:ascii="Times New Roman" w:hAnsi="Times New Roman"/>
          <w:color w:val="191919"/>
          <w:sz w:val="17"/>
          <w:szCs w:val="17"/>
        </w:rPr>
        <w:t>.31</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Employment </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 . . . . . . . . . </w:t>
      </w:r>
      <w:proofErr w:type="gramStart"/>
      <w:r>
        <w:rPr>
          <w:rFonts w:ascii="Times New Roman" w:hAnsi="Times New Roman"/>
          <w:color w:val="191919"/>
          <w:sz w:val="17"/>
          <w:szCs w:val="17"/>
        </w:rPr>
        <w:t>.32</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Loan Programs </w:t>
      </w:r>
      <w:r>
        <w:rPr>
          <w:rFonts w:ascii="Times New Roman" w:hAnsi="Times New Roman"/>
          <w:color w:val="191919"/>
          <w:spacing w:val="25"/>
          <w:sz w:val="17"/>
          <w:szCs w:val="17"/>
        </w:rPr>
        <w:t xml:space="preserve"> </w:t>
      </w:r>
      <w:r>
        <w:rPr>
          <w:rFonts w:ascii="Times New Roman" w:hAnsi="Times New Roman"/>
          <w:color w:val="191919"/>
          <w:sz w:val="17"/>
          <w:szCs w:val="17"/>
        </w:rPr>
        <w:t xml:space="preserve">. . . . . . . . . . . . . . . . . . . . . . . . . . . . . . . . . . . . . . . </w:t>
      </w:r>
      <w:proofErr w:type="gramStart"/>
      <w:r>
        <w:rPr>
          <w:rFonts w:ascii="Times New Roman" w:hAnsi="Times New Roman"/>
          <w:color w:val="191919"/>
          <w:sz w:val="17"/>
          <w:szCs w:val="17"/>
        </w:rPr>
        <w:t>.32</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19"/>
          <w:sz w:val="17"/>
          <w:szCs w:val="17"/>
        </w:rPr>
        <w:t>V</w:t>
      </w:r>
      <w:r>
        <w:rPr>
          <w:rFonts w:ascii="Times New Roman" w:hAnsi="Times New Roman"/>
          <w:color w:val="191919"/>
          <w:sz w:val="17"/>
          <w:szCs w:val="17"/>
        </w:rPr>
        <w:t>eterans</w:t>
      </w:r>
      <w:r>
        <w:rPr>
          <w:rFonts w:ascii="Times New Roman" w:hAnsi="Times New Roman"/>
          <w:color w:val="191919"/>
          <w:spacing w:val="-9"/>
          <w:sz w:val="17"/>
          <w:szCs w:val="17"/>
        </w:rPr>
        <w:t xml:space="preserve"> </w:t>
      </w:r>
      <w:r>
        <w:rPr>
          <w:rFonts w:ascii="Times New Roman" w:hAnsi="Times New Roman"/>
          <w:color w:val="191919"/>
          <w:sz w:val="17"/>
          <w:szCs w:val="17"/>
        </w:rPr>
        <w:t>Assistance</w:t>
      </w:r>
      <w:r>
        <w:rPr>
          <w:rFonts w:ascii="Times New Roman" w:hAnsi="Times New Roman"/>
          <w:color w:val="191919"/>
          <w:spacing w:val="20"/>
          <w:sz w:val="17"/>
          <w:szCs w:val="17"/>
        </w:rPr>
        <w:t xml:space="preserve"> </w:t>
      </w:r>
      <w:r>
        <w:rPr>
          <w:rFonts w:ascii="Times New Roman" w:hAnsi="Times New Roman"/>
          <w:color w:val="191919"/>
          <w:sz w:val="17"/>
          <w:szCs w:val="17"/>
        </w:rPr>
        <w:t>. . . . . . . . . . . . . . . . . . . . . . . . . . . . . . . . . . . . .33</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Refund Policy for 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r>
        <w:rPr>
          <w:rFonts w:ascii="Times New Roman" w:hAnsi="Times New Roman"/>
          <w:color w:val="191919"/>
          <w:spacing w:val="34"/>
          <w:sz w:val="17"/>
          <w:szCs w:val="17"/>
        </w:rPr>
        <w:t xml:space="preserve"> </w:t>
      </w:r>
      <w:r>
        <w:rPr>
          <w:rFonts w:ascii="Times New Roman" w:hAnsi="Times New Roman"/>
          <w:color w:val="191919"/>
          <w:sz w:val="17"/>
          <w:szCs w:val="17"/>
        </w:rPr>
        <w:t xml:space="preserve">. . . . . . . . . . . . . . . . . . . . . . . . . . </w:t>
      </w:r>
      <w:proofErr w:type="gramStart"/>
      <w:r>
        <w:rPr>
          <w:rFonts w:ascii="Times New Roman" w:hAnsi="Times New Roman"/>
          <w:color w:val="191919"/>
          <w:sz w:val="17"/>
          <w:szCs w:val="17"/>
        </w:rPr>
        <w:t>.33</w:t>
      </w:r>
      <w:proofErr w:type="gramEnd"/>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7"/>
          <w:sz w:val="17"/>
          <w:szCs w:val="17"/>
        </w:rPr>
        <w:t>W</w:t>
      </w:r>
      <w:r>
        <w:rPr>
          <w:rFonts w:ascii="Times New Roman" w:hAnsi="Times New Roman"/>
          <w:color w:val="191919"/>
          <w:sz w:val="17"/>
          <w:szCs w:val="17"/>
        </w:rPr>
        <w:t>ithdrawal Policy for Financial</w:t>
      </w:r>
      <w:r>
        <w:rPr>
          <w:rFonts w:ascii="Times New Roman" w:hAnsi="Times New Roman"/>
          <w:color w:val="191919"/>
          <w:spacing w:val="-9"/>
          <w:sz w:val="17"/>
          <w:szCs w:val="17"/>
        </w:rPr>
        <w:t xml:space="preserve"> </w:t>
      </w:r>
      <w:r>
        <w:rPr>
          <w:rFonts w:ascii="Times New Roman" w:hAnsi="Times New Roman"/>
          <w:color w:val="191919"/>
          <w:sz w:val="17"/>
          <w:szCs w:val="17"/>
        </w:rPr>
        <w:t xml:space="preserve">Aid </w:t>
      </w:r>
      <w:r>
        <w:rPr>
          <w:rFonts w:ascii="Times New Roman" w:hAnsi="Times New Roman"/>
          <w:color w:val="191919"/>
          <w:spacing w:val="36"/>
          <w:sz w:val="17"/>
          <w:szCs w:val="17"/>
        </w:rPr>
        <w:t xml:space="preserve"> </w:t>
      </w:r>
      <w:r>
        <w:rPr>
          <w:rFonts w:ascii="Times New Roman" w:hAnsi="Times New Roman"/>
          <w:color w:val="191919"/>
          <w:sz w:val="17"/>
          <w:szCs w:val="17"/>
        </w:rPr>
        <w:t>. . . . . . . . . . . . . . . . . . . . . . .34</w:t>
      </w:r>
    </w:p>
    <w:p w:rsidR="00924DC4" w:rsidRDefault="00924DC4" w:rsidP="00924DC4">
      <w:pPr>
        <w:widowControl w:val="0"/>
        <w:autoSpaceDE w:val="0"/>
        <w:autoSpaceDN w:val="0"/>
        <w:adjustRightInd w:val="0"/>
        <w:spacing w:before="8" w:after="0" w:line="240" w:lineRule="auto"/>
        <w:ind w:left="1020"/>
        <w:rPr>
          <w:rFonts w:ascii="Times New Roman" w:hAnsi="Times New Roman"/>
          <w:color w:val="000000"/>
          <w:sz w:val="17"/>
          <w:szCs w:val="17"/>
        </w:rPr>
      </w:pPr>
      <w:r>
        <w:rPr>
          <w:rFonts w:ascii="Times New Roman" w:hAnsi="Times New Roman"/>
          <w:color w:val="191919"/>
          <w:sz w:val="17"/>
          <w:szCs w:val="17"/>
        </w:rPr>
        <w:t>Financial Information</w:t>
      </w:r>
    </w:p>
    <w:p w:rsidR="00924DC4" w:rsidRDefault="00924DC4" w:rsidP="00924DC4">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 xml:space="preserve">Student Fee Schedule </w:t>
      </w:r>
      <w:r>
        <w:rPr>
          <w:rFonts w:ascii="Times New Roman" w:hAnsi="Times New Roman"/>
          <w:color w:val="191919"/>
          <w:spacing w:val="20"/>
          <w:sz w:val="17"/>
          <w:szCs w:val="17"/>
        </w:rPr>
        <w:t xml:space="preserve"> </w:t>
      </w:r>
      <w:r>
        <w:rPr>
          <w:rFonts w:ascii="Times New Roman" w:hAnsi="Times New Roman"/>
          <w:color w:val="191919"/>
          <w:sz w:val="17"/>
          <w:szCs w:val="17"/>
        </w:rPr>
        <w:t xml:space="preserve">. . . . . . . . .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2" w:after="0" w:line="140" w:lineRule="exact"/>
        <w:rPr>
          <w:rFonts w:ascii="Times New Roman" w:hAnsi="Times New Roman"/>
          <w:color w:val="000000"/>
          <w:sz w:val="14"/>
          <w:szCs w:val="14"/>
        </w:rPr>
      </w:pPr>
      <w:r>
        <w:rPr>
          <w:rFonts w:ascii="Times New Roman" w:hAnsi="Times New Roman"/>
          <w:color w:val="000000"/>
          <w:sz w:val="17"/>
          <w:szCs w:val="17"/>
        </w:rPr>
        <w:br w:type="column"/>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rPr>
          <w:rFonts w:ascii="Times New Roman" w:hAnsi="Times New Roman"/>
          <w:color w:val="000000"/>
          <w:sz w:val="17"/>
          <w:szCs w:val="17"/>
        </w:rPr>
      </w:pPr>
      <w:r>
        <w:rPr>
          <w:rFonts w:ascii="Times New Roman" w:hAnsi="Times New Roman"/>
          <w:color w:val="191919"/>
          <w:sz w:val="17"/>
          <w:szCs w:val="17"/>
        </w:rPr>
        <w:t>Definition of Full-</w:t>
      </w:r>
      <w:r>
        <w:rPr>
          <w:rFonts w:ascii="Times New Roman" w:hAnsi="Times New Roman"/>
          <w:color w:val="191919"/>
          <w:spacing w:val="-6"/>
          <w:sz w:val="17"/>
          <w:szCs w:val="17"/>
        </w:rPr>
        <w:t>T</w:t>
      </w:r>
      <w:r>
        <w:rPr>
          <w:rFonts w:ascii="Times New Roman" w:hAnsi="Times New Roman"/>
          <w:color w:val="191919"/>
          <w:sz w:val="17"/>
          <w:szCs w:val="17"/>
        </w:rPr>
        <w:t xml:space="preserve">ime Student </w:t>
      </w:r>
      <w:r>
        <w:rPr>
          <w:rFonts w:ascii="Times New Roman" w:hAnsi="Times New Roman"/>
          <w:color w:val="191919"/>
          <w:spacing w:val="2"/>
          <w:sz w:val="17"/>
          <w:szCs w:val="17"/>
        </w:rPr>
        <w:t xml:space="preserve"> </w:t>
      </w:r>
      <w:r>
        <w:rPr>
          <w:rFonts w:ascii="Times New Roman" w:hAnsi="Times New Roman"/>
          <w:color w:val="191919"/>
          <w:sz w:val="17"/>
          <w:szCs w:val="17"/>
        </w:rPr>
        <w:t xml:space="preserve">.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Other Fees and Cha</w:t>
      </w:r>
      <w:r>
        <w:rPr>
          <w:rFonts w:ascii="Times New Roman" w:hAnsi="Times New Roman"/>
          <w:color w:val="191919"/>
          <w:spacing w:val="-3"/>
          <w:sz w:val="17"/>
          <w:szCs w:val="17"/>
        </w:rPr>
        <w:t>r</w:t>
      </w:r>
      <w:r>
        <w:rPr>
          <w:rFonts w:ascii="Times New Roman" w:hAnsi="Times New Roman"/>
          <w:color w:val="191919"/>
          <w:sz w:val="17"/>
          <w:szCs w:val="17"/>
        </w:rPr>
        <w:t xml:space="preserve">ges </w:t>
      </w:r>
      <w:r>
        <w:rPr>
          <w:rFonts w:ascii="Times New Roman" w:hAnsi="Times New Roman"/>
          <w:color w:val="191919"/>
          <w:spacing w:val="37"/>
          <w:sz w:val="17"/>
          <w:szCs w:val="17"/>
        </w:rPr>
        <w:t xml:space="preserve"> </w:t>
      </w:r>
      <w:r>
        <w:rPr>
          <w:rFonts w:ascii="Times New Roman" w:hAnsi="Times New Roman"/>
          <w:color w:val="191919"/>
          <w:sz w:val="17"/>
          <w:szCs w:val="17"/>
        </w:rPr>
        <w:t xml:space="preserve">. . . . . . . . . . . . . . . . . . . . . . . . . . . . . . . . </w:t>
      </w:r>
      <w:proofErr w:type="gramStart"/>
      <w:r>
        <w:rPr>
          <w:rFonts w:ascii="Times New Roman" w:hAnsi="Times New Roman"/>
          <w:color w:val="191919"/>
          <w:sz w:val="17"/>
          <w:szCs w:val="17"/>
        </w:rPr>
        <w:t>.35</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Citizens of Geo</w:t>
      </w:r>
      <w:r>
        <w:rPr>
          <w:rFonts w:ascii="Times New Roman" w:hAnsi="Times New Roman"/>
          <w:color w:val="191919"/>
          <w:spacing w:val="-3"/>
          <w:sz w:val="17"/>
          <w:szCs w:val="17"/>
        </w:rPr>
        <w:t>r</w:t>
      </w:r>
      <w:r>
        <w:rPr>
          <w:rFonts w:ascii="Times New Roman" w:hAnsi="Times New Roman"/>
          <w:color w:val="191919"/>
          <w:sz w:val="17"/>
          <w:szCs w:val="17"/>
        </w:rPr>
        <w:t>gia 62 and Older</w:t>
      </w:r>
      <w:r>
        <w:rPr>
          <w:rFonts w:ascii="Times New Roman" w:hAnsi="Times New Roman"/>
          <w:color w:val="191919"/>
          <w:spacing w:val="42"/>
          <w:sz w:val="17"/>
          <w:szCs w:val="17"/>
        </w:rPr>
        <w:t xml:space="preserve"> </w:t>
      </w:r>
      <w:r>
        <w:rPr>
          <w:rFonts w:ascii="Times New Roman" w:hAnsi="Times New Roman"/>
          <w:color w:val="191919"/>
          <w:sz w:val="17"/>
          <w:szCs w:val="17"/>
        </w:rPr>
        <w:t xml:space="preserve">.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Audit (Noncredit) Fee</w:t>
      </w:r>
      <w:r>
        <w:rPr>
          <w:rFonts w:ascii="Times New Roman" w:hAnsi="Times New Roman"/>
          <w:color w:val="191919"/>
          <w:spacing w:val="25"/>
          <w:sz w:val="17"/>
          <w:szCs w:val="17"/>
        </w:rPr>
        <w:t xml:space="preserve"> </w:t>
      </w:r>
      <w:r>
        <w:rPr>
          <w:rFonts w:ascii="Times New Roman" w:hAnsi="Times New Roman"/>
          <w:color w:val="191919"/>
          <w:sz w:val="17"/>
          <w:szCs w:val="17"/>
        </w:rPr>
        <w:t xml:space="preserve">. .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Payment of Fees and Cha</w:t>
      </w:r>
      <w:r>
        <w:rPr>
          <w:rFonts w:ascii="Times New Roman" w:hAnsi="Times New Roman"/>
          <w:color w:val="191919"/>
          <w:spacing w:val="-3"/>
          <w:sz w:val="17"/>
          <w:szCs w:val="17"/>
        </w:rPr>
        <w:t>r</w:t>
      </w:r>
      <w:r>
        <w:rPr>
          <w:rFonts w:ascii="Times New Roman" w:hAnsi="Times New Roman"/>
          <w:color w:val="191919"/>
          <w:sz w:val="17"/>
          <w:szCs w:val="17"/>
        </w:rPr>
        <w:t>ges</w:t>
      </w:r>
      <w:r>
        <w:rPr>
          <w:rFonts w:ascii="Times New Roman" w:hAnsi="Times New Roman"/>
          <w:color w:val="191919"/>
          <w:spacing w:val="28"/>
          <w:sz w:val="17"/>
          <w:szCs w:val="17"/>
        </w:rPr>
        <w:t xml:space="preserve"> </w:t>
      </w:r>
      <w:r>
        <w:rPr>
          <w:rFonts w:ascii="Times New Roman" w:hAnsi="Times New Roman"/>
          <w:color w:val="191919"/>
          <w:sz w:val="17"/>
          <w:szCs w:val="17"/>
        </w:rPr>
        <w:t xml:space="preserve">.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 xml:space="preserve">General Refunds </w:t>
      </w:r>
      <w:r>
        <w:rPr>
          <w:rFonts w:ascii="Times New Roman" w:hAnsi="Times New Roman"/>
          <w:color w:val="191919"/>
          <w:spacing w:val="5"/>
          <w:sz w:val="17"/>
          <w:szCs w:val="17"/>
        </w:rPr>
        <w:t xml:space="preserve"> </w:t>
      </w:r>
      <w:r>
        <w:rPr>
          <w:rFonts w:ascii="Times New Roman" w:hAnsi="Times New Roman"/>
          <w:color w:val="191919"/>
          <w:sz w:val="17"/>
          <w:szCs w:val="17"/>
        </w:rPr>
        <w:t xml:space="preserve">. . . . . .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Room and Board Refunds</w:t>
      </w:r>
      <w:r>
        <w:rPr>
          <w:rFonts w:ascii="Times New Roman" w:hAnsi="Times New Roman"/>
          <w:color w:val="191919"/>
          <w:spacing w:val="19"/>
          <w:sz w:val="17"/>
          <w:szCs w:val="17"/>
        </w:rPr>
        <w:t xml:space="preserve"> </w:t>
      </w:r>
      <w:r>
        <w:rPr>
          <w:rFonts w:ascii="Times New Roman" w:hAnsi="Times New Roman"/>
          <w:color w:val="191919"/>
          <w:sz w:val="17"/>
          <w:szCs w:val="17"/>
        </w:rPr>
        <w:t xml:space="preserve">.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 xml:space="preserve">Boarding Student Fees </w:t>
      </w:r>
      <w:r>
        <w:rPr>
          <w:rFonts w:ascii="Times New Roman" w:hAnsi="Times New Roman"/>
          <w:color w:val="191919"/>
          <w:spacing w:val="29"/>
          <w:sz w:val="17"/>
          <w:szCs w:val="17"/>
        </w:rPr>
        <w:t xml:space="preserve"> </w:t>
      </w:r>
      <w:r>
        <w:rPr>
          <w:rFonts w:ascii="Times New Roman" w:hAnsi="Times New Roman"/>
          <w:color w:val="191919"/>
          <w:sz w:val="17"/>
          <w:szCs w:val="17"/>
        </w:rPr>
        <w:t xml:space="preserve">. . . . . . . . . . . . . . . . . . . . . . . . . . . . . . . . . </w:t>
      </w:r>
      <w:proofErr w:type="gramStart"/>
      <w:r>
        <w:rPr>
          <w:rFonts w:ascii="Times New Roman" w:hAnsi="Times New Roman"/>
          <w:color w:val="191919"/>
          <w:sz w:val="17"/>
          <w:szCs w:val="17"/>
        </w:rPr>
        <w:t>.36</w:t>
      </w:r>
      <w:proofErr w:type="gramEnd"/>
    </w:p>
    <w:p w:rsidR="00924DC4" w:rsidRDefault="00924DC4" w:rsidP="00924DC4">
      <w:pPr>
        <w:widowControl w:val="0"/>
        <w:autoSpaceDE w:val="0"/>
        <w:autoSpaceDN w:val="0"/>
        <w:adjustRightInd w:val="0"/>
        <w:spacing w:before="8" w:after="0" w:line="240" w:lineRule="auto"/>
        <w:rPr>
          <w:rFonts w:ascii="Times New Roman" w:hAnsi="Times New Roman"/>
          <w:color w:val="000000"/>
          <w:sz w:val="17"/>
          <w:szCs w:val="17"/>
        </w:rPr>
        <w:sectPr w:rsidR="00924DC4">
          <w:type w:val="continuous"/>
          <w:pgSz w:w="12240" w:h="15840"/>
          <w:pgMar w:top="1480" w:right="840" w:bottom="280" w:left="420" w:header="720" w:footer="720" w:gutter="0"/>
          <w:cols w:num="2" w:space="720" w:equalWidth="0">
            <w:col w:w="5701" w:space="479"/>
            <w:col w:w="4800"/>
          </w:cols>
          <w:noEndnote/>
        </w:sectPr>
      </w:pPr>
    </w:p>
    <w:p w:rsidR="00924DC4" w:rsidRDefault="007B3518" w:rsidP="00924DC4">
      <w:pPr>
        <w:widowControl w:val="0"/>
        <w:autoSpaceDE w:val="0"/>
        <w:autoSpaceDN w:val="0"/>
        <w:adjustRightInd w:val="0"/>
        <w:spacing w:before="7" w:after="0" w:line="180" w:lineRule="exact"/>
        <w:rPr>
          <w:rFonts w:ascii="Times New Roman" w:hAnsi="Times New Roman"/>
          <w:color w:val="000000"/>
          <w:sz w:val="18"/>
          <w:szCs w:val="18"/>
        </w:rPr>
      </w:pPr>
      <w:r w:rsidRPr="007B3518">
        <w:rPr>
          <w:noProof/>
        </w:rPr>
        <w:lastRenderedPageBreak/>
        <w:pict>
          <v:shape id="Text Box 806" o:spid="_x0000_s1062" type="#_x0000_t202" style="position:absolute;margin-left:20.85pt;margin-top:49pt;width:12pt;height:63.8pt;z-index:-25164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wTsw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7B3518">
        <w:rPr>
          <w:noProof/>
        </w:rPr>
        <w:pict>
          <v:group id="Group 814" o:spid="_x0000_s1063" style="position:absolute;margin-left:71.9pt;margin-top:49.35pt;width:504.15pt;height:342.2pt;z-index:-251654144;mso-position-horizontal-relative:page;mso-position-vertical-relative:page" coordorigin="1438,987" coordsize="10083,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" o:allowincell="f">
            <v:rect id="Rectangle 815" o:spid="_x0000_s1064" style="position:absolute;left:1440;top:989;width:10080;height:6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hMMA&#10;AADdAAAADwAAAGRycy9kb3ducmV2LnhtbERPy2rCQBTdC/2H4Ra600kLjWnqJJSCIm7qo+L2NnOb&#10;hGbuhJnRxL/vLASXh/NelKPpxIWcby0reJ4lIIgrq1uuFXwfltMMhA/IGjvLpOBKHsriYbLAXNuB&#10;d3TZh1rEEPY5KmhC6HMpfdWQQT+zPXHkfq0zGCJ0tdQOhxhuOvmSJKk02HJsaLCnz4aqv/3ZKBjc&#10;SK+rWn9l6eZ4eDv9zLHfOqWeHsePdxCBxnAX39xrrSBL53Fu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WhMMAAADdAAAADwAAAAAAAAAAAAAAAACYAgAAZHJzL2Rv&#10;d25yZXYueG1sUEsFBgAAAAAEAAQA9QAAAIgDAAAAAA==&#10;" fillcolor="#dcdcdc" stroked="f">
              <v:path arrowok="t"/>
            </v:rect>
            <v:rect id="Rectangle 816" o:spid="_x0000_s1065" style="position:absolute;left:1428;top:973;width:10100;height:6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A58UA&#10;AADdAAAADwAAAGRycy9kb3ducmV2LnhtbESPQWvCQBSE70L/w/IK3nRTDzaJriKtokergnp7ZJ9J&#10;aPZtyK4m9te7BcHjMDPfMNN5Zypxo8aVlhV8DCMQxJnVJecKDvvVIAbhPLLGyjIpuJOD+eytN8VU&#10;25Z/6LbzuQgQdikqKLyvUyldVpBBN7Q1cfAutjHog2xyqRtsA9xUchRFY2mw5LBQYE1fBWW/u6tR&#10;sI7rxWlj/9q8Wp7Xx+0x+d4nXqn+e7eYgPDU+Vf42d5oBfH4M4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y8DnxQAAAN0AAAAPAAAAAAAAAAAAAAAAAJgCAABkcnMv&#10;ZG93bnJldi54bWxQSwUGAAAAAAQABAD1AAAAigMAAAAA&#10;" filled="f" stroked="f">
              <v:textbox inset="0,0,0,0">
                <w:txbxContent>
                  <w:p w:rsidR="00F115A7" w:rsidRDefault="00F115A7" w:rsidP="00924DC4">
                    <w:pPr>
                      <w:spacing w:after="0" w:line="6880" w:lineRule="atLeast"/>
                      <w:rPr>
                        <w:rFonts w:ascii="Times New Roman" w:hAnsi="Times New Roman"/>
                        <w:sz w:val="24"/>
                        <w:szCs w:val="24"/>
                      </w:rPr>
                    </w:pPr>
                    <w:r>
                      <w:rPr>
                        <w:rFonts w:ascii="Times New Roman" w:hAnsi="Times New Roman"/>
                        <w:noProof/>
                        <w:sz w:val="24"/>
                        <w:szCs w:val="24"/>
                        <w:lang w:eastAsia="zh-CN"/>
                      </w:rPr>
                      <w:drawing>
                        <wp:inline distT="0" distB="0" distL="0" distR="0">
                          <wp:extent cx="6381750" cy="4343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381750" cy="4343400"/>
                                  </a:xfrm>
                                  <a:prstGeom prst="rect">
                                    <a:avLst/>
                                  </a:prstGeom>
                                  <a:noFill/>
                                  <a:ln w="9525">
                                    <a:noFill/>
                                    <a:miter lim="800000"/>
                                    <a:headEnd/>
                                    <a:tailEnd/>
                                  </a:ln>
                                </pic:spPr>
                              </pic:pic>
                            </a:graphicData>
                          </a:graphic>
                        </wp:inline>
                      </w:drawing>
                    </w:r>
                  </w:p>
                  <w:p w:rsidR="00F115A7" w:rsidRDefault="00F115A7" w:rsidP="00924DC4">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w:r>
      <w:r w:rsidRPr="007B3518">
        <w:rPr>
          <w:noProof/>
        </w:rPr>
        <w:pict>
          <v:polyline id="Freeform 817" o:spid="_x0000_s1547"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562.8pt,8in,562.8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" o:allowincell="f" filled="f" strokecolor="#191919" strokeweight=".04408mm">
            <v:path arrowok="t" o:connecttype="custom" o:connectlocs="0,0;2147483647,0" o:connectangles="0,0"/>
            <w10:wrap anchorx="page" anchory="page"/>
          </v:polyline>
        </w:pic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pPr>
      <w:r>
        <w:rPr>
          <w:rFonts w:ascii="Century Gothic" w:hAnsi="Century Gothic" w:cs="Century Gothic"/>
          <w:b/>
          <w:bCs/>
          <w:color w:val="191919"/>
          <w:position w:val="2"/>
          <w:sz w:val="36"/>
          <w:szCs w:val="36"/>
        </w:rPr>
        <w:t>26</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924DC4" w:rsidRDefault="00924DC4" w:rsidP="00924DC4">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sectPr w:rsidR="00924DC4">
          <w:type w:val="continuous"/>
          <w:pgSz w:w="12240" w:h="15840"/>
          <w:pgMar w:top="1480" w:right="840" w:bottom="280" w:left="420" w:header="720" w:footer="720" w:gutter="0"/>
          <w:cols w:space="720" w:equalWidth="0">
            <w:col w:w="10980"/>
          </w:cols>
          <w:noEndnote/>
        </w:sect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7" w:after="0" w:line="280" w:lineRule="exact"/>
        <w:rPr>
          <w:rFonts w:ascii="Times New Roman" w:hAnsi="Times New Roman"/>
          <w:color w:val="000000"/>
          <w:sz w:val="28"/>
          <w:szCs w:val="28"/>
        </w:rPr>
      </w:pPr>
    </w:p>
    <w:p w:rsidR="00924DC4" w:rsidRDefault="00924DC4" w:rsidP="00924DC4">
      <w:pPr>
        <w:widowControl w:val="0"/>
        <w:autoSpaceDE w:val="0"/>
        <w:autoSpaceDN w:val="0"/>
        <w:adjustRightInd w:val="0"/>
        <w:spacing w:after="0" w:line="240" w:lineRule="auto"/>
        <w:ind w:left="120" w:right="-128"/>
        <w:rPr>
          <w:rFonts w:ascii="Times New Roman" w:hAnsi="Times New Roman"/>
          <w:color w:val="000000"/>
          <w:sz w:val="72"/>
          <w:szCs w:val="72"/>
        </w:rPr>
      </w:pPr>
      <w:r>
        <w:rPr>
          <w:rFonts w:ascii="Times New Roman" w:hAnsi="Times New Roman"/>
          <w:color w:val="191919"/>
          <w:spacing w:val="-4"/>
          <w:sz w:val="72"/>
          <w:szCs w:val="72"/>
        </w:rPr>
        <w:t>Financia</w:t>
      </w:r>
      <w:r>
        <w:rPr>
          <w:rFonts w:ascii="Times New Roman" w:hAnsi="Times New Roman"/>
          <w:color w:val="191919"/>
          <w:sz w:val="72"/>
          <w:szCs w:val="72"/>
        </w:rPr>
        <w:t>l</w:t>
      </w:r>
      <w:r>
        <w:rPr>
          <w:rFonts w:ascii="Times New Roman" w:hAnsi="Times New Roman"/>
          <w:color w:val="191919"/>
          <w:spacing w:val="-46"/>
          <w:sz w:val="72"/>
          <w:szCs w:val="72"/>
        </w:rPr>
        <w:t xml:space="preserve"> </w:t>
      </w:r>
      <w:r>
        <w:rPr>
          <w:rFonts w:ascii="Times New Roman" w:hAnsi="Times New Roman"/>
          <w:color w:val="191919"/>
          <w:spacing w:val="-4"/>
          <w:sz w:val="72"/>
          <w:szCs w:val="72"/>
        </w:rPr>
        <w:t>Ai</w:t>
      </w:r>
      <w:r>
        <w:rPr>
          <w:rFonts w:ascii="Times New Roman" w:hAnsi="Times New Roman"/>
          <w:color w:val="191919"/>
          <w:sz w:val="72"/>
          <w:szCs w:val="72"/>
        </w:rPr>
        <w:t>d</w:t>
      </w:r>
      <w:r>
        <w:rPr>
          <w:rFonts w:ascii="Times New Roman" w:hAnsi="Times New Roman"/>
          <w:color w:val="191919"/>
          <w:spacing w:val="-7"/>
          <w:sz w:val="72"/>
          <w:szCs w:val="72"/>
        </w:rPr>
        <w:t xml:space="preserve"> </w:t>
      </w:r>
      <w:r>
        <w:rPr>
          <w:rFonts w:ascii="Times New Roman" w:hAnsi="Times New Roman"/>
          <w:color w:val="191919"/>
          <w:spacing w:val="-4"/>
          <w:sz w:val="72"/>
          <w:szCs w:val="72"/>
        </w:rPr>
        <w:t>Information</w:t>
      </w:r>
    </w:p>
    <w:p w:rsidR="00924DC4" w:rsidRDefault="007B3518" w:rsidP="00924DC4">
      <w:pPr>
        <w:widowControl w:val="0"/>
        <w:autoSpaceDE w:val="0"/>
        <w:autoSpaceDN w:val="0"/>
        <w:adjustRightInd w:val="0"/>
        <w:spacing w:before="56" w:after="0" w:line="240" w:lineRule="auto"/>
        <w:rPr>
          <w:rFonts w:ascii="Century Gothic" w:hAnsi="Century Gothic" w:cs="Century Gothic"/>
          <w:color w:val="000000"/>
          <w:sz w:val="16"/>
          <w:szCs w:val="16"/>
        </w:rPr>
      </w:pPr>
      <w:r w:rsidRPr="007B3518">
        <w:rPr>
          <w:noProof/>
        </w:rPr>
        <w:pict>
          <v:group id="Group 804" o:spid="_x0000_s1066" style="position:absolute;margin-left:427.45pt;margin-top:-86.9pt;width:156.05pt;height:11in;z-index:-251511808"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">
            <v:group id="Group 2735" o:spid="_x0000_s1067"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FtscAAADdAAAADwAAAGRycy9kb3ducmV2LnhtbESPT2vCQBTE7wW/w/KE&#10;3uomthVJXUWCigcpNCmU3h7ZZxLMvg3ZNX++fbdQ6HGYmd8wm91oGtFT52rLCuJFBIK4sLrmUsFn&#10;fnxag3AeWWNjmRRM5GC3nT1sMNF24A/qM1+KAGGXoILK+zaR0hUVGXQL2xIH72o7gz7IrpS6wyHA&#10;TSOXUbSSBmsOCxW2lFZU3LK7UXAacNg/x4f+crum03f++v51iUmpx/m4fwPhafT/4b/2WStYr15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FtscAAADd&#10;AAAADwAAAAAAAAAAAAAAAACqAgAAZHJzL2Rvd25yZXYueG1sUEsFBgAAAAAEAAQA+gAAAJ4DAAAA&#10;AA==&#10;">
              <v:rect id="Rectangle 2736" o:spid="_x0000_s1068"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giscA&#10;AADdAAAADwAAAGRycy9kb3ducmV2LnhtbESPQWvCQBSE74L/YXmCl9JsEkQkdZUgFoTiIbZKentk&#10;n0lo9m3IbjX9991CweMwM98w6+1oOnGjwbWWFSRRDIK4srrlWsHH++vzCoTzyBo7y6TghxxsN9PJ&#10;GjNt71zQ7eRrESDsMlTQeN9nUrqqIYMusj1x8K52MOiDHGqpB7wHuOlkGsdLabDlsNBgT7uGqq/T&#10;t1GwT8v8+tYVfXE05Tmh1DxVnxel5rMxfwHhafSP8H/7oBWslosU/t6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I4IrHAAAA3QAAAA8AAAAAAAAAAAAAAAAAmAIAAGRy&#10;cy9kb3ducmV2LnhtbFBLBQYAAAAABAAEAPUAAACMAwAAAAA=&#10;" fillcolor="#474747" stroked="f">
                <v:path arrowok="t"/>
              </v:rect>
              <v:rect id="Rectangle 2737" o:spid="_x0000_s1069"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OSMYA&#10;AADdAAAADwAAAGRycy9kb3ducmV2LnhtbESPT2vCQBTE74LfYXkFb7ppbWOaukoRLMVLW//g9TX7&#10;mgSzb8Pu1sRv7wqFHoeZ+Q0zX/amEWdyvras4H6SgCAurK65VLDfrccZCB+QNTaWScGFPCwXw8Ec&#10;c207/qLzNpQiQtjnqKAKoc2l9EVFBv3EtsTR+7HOYIjSlVI77CLcNPIhSVJpsOa4UGFLq4qK0/bX&#10;KOhcT09vpf7I0s1h93z8nmH76ZQa3fWvLyAC9eE//Nd+1wqy9HEKt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OSMYAAADdAAAADwAAAAAAAAAAAAAAAACYAgAAZHJz&#10;L2Rvd25yZXYueG1sUEsFBgAAAAAEAAQA9QAAAIsDAAAAAA==&#10;" fillcolor="#dcdcdc" stroked="f">
                <v:path arrowok="t"/>
              </v:rect>
              <v:rect id="Rectangle 2738" o:spid="_x0000_s1070"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iwpMYA&#10;AADdAAAADwAAAGRycy9kb3ducmV2LnhtbESPQWvCQBSE7wX/w/KE3upGkVSiq4iYIj2UGr14e+w+&#10;k2D2bciuMf77bqHQ4zAz3zCrzWAb0VPna8cKppMEBLF2puZSwfmUvy1A+IBssHFMCp7kYbMevaww&#10;M+7BR+qLUIoIYZ+hgiqENpPS64os+olriaN3dZ3FEGVXStPhI8JtI2dJkkqLNceFClvaVaRvxd1G&#10;yi7d36bffeGO+v3ylev950d+Vup1PGyXIAIN4T/81z4YBYt0Pof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iwpMYAAADdAAAADwAAAAAAAAAAAAAAAACYAgAAZHJz&#10;L2Rvd25yZXYueG1sUEsFBgAAAAAEAAQA9QAAAIsDAAAAAA==&#10;" fillcolor="#d8d8d8 [2732]" stroked="f">
                <v:path arrowok="t"/>
              </v:rect>
              <v:rect id="Rectangle 809" o:spid="_x0000_s1071"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5zcUA&#10;AADdAAAADwAAAGRycy9kb3ducmV2LnhtbESPQYvCMBSE7wv+h/AEb2uqrFKqUWRhZRUvVi/eXptn&#10;W2xeShNr999vBMHjMDPfMMt1b2rRUesqywom4wgEcW51xYWC8+nnMwbhPLLG2jIp+CMH69XgY4mJ&#10;tg8+Upf6QgQIuwQVlN43iZQuL8mgG9uGOHhX2xr0QbaF1C0+AtzUchpFc2mw4rBQYkPfJeW39G4U&#10;ZLvD0W/3520XZ0VT2+wyOdiZUqNhv1mA8NT7d/jV/tUK4vnXDJ5vwhO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HnNxQAAAN0AAAAPAAAAAAAAAAAAAAAAAJgCAABkcnMv&#10;ZG93bnJldi54bWxQSwUGAAAAAAQABAD1AAAAigMAAAAA&#10;" stroked="f">
                <v:path arrowok="t"/>
              </v:rect>
              <v:rect id="Rectangle 2740" o:spid="_x0000_s1072"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2ZcgA&#10;AADdAAAADwAAAGRycy9kb3ducmV2LnhtbESPQUvDQBSE74L/YXmCF2k3FY1tmk2pQtFTi6kgvb1m&#10;n0ls9m3YXdP4711B8DjMzDdMvhpNJwZyvrWsYDZNQBBXVrdcK3jbbyZzED4ga+wsk4Jv8rAqLi9y&#10;zLQ98ysNZahFhLDPUEETQp9J6auGDPqp7Ymj92GdwRClq6V2eI5w08nbJEmlwZbjQoM9PTVUncov&#10;o+Dz/dk9Lg73u1117IYNpdtk9nCj1PXVuF6CCDSG//Bf+0UrmKd3Kfy+iU9AF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vHZlyAAAAN0AAAAPAAAAAAAAAAAAAAAAAJgCAABk&#10;cnMvZG93bnJldi54bWxQSwUGAAAAAAQABAD1AAAAjQMAAAAA&#10;" filled="f" strokecolor="#a3a3a3" strokeweight="2pt">
                <v:path arrowok="t"/>
              </v:rect>
              <v:rect id="Rectangle 2741" o:spid="_x0000_s1073"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5HMcA&#10;AADdAAAADwAAAGRycy9kb3ducmV2LnhtbESPT2vCQBTE7wW/w/IEL0U3EVGJriJSSw9F/Hvw9sg+&#10;k2D2bZrdmvjtuwXB4zAzv2Hmy9aU4k61KywriAcRCOLU6oIzBafjpj8F4TyyxtIyKXiQg+Wi8zbH&#10;RNuG93Q/+EwECLsEFeTeV4mULs3JoBvYijh4V1sb9EHWmdQ1NgFuSjmMorE0WHBYyLGidU7p7fBr&#10;FHxuH9/D91t8jj/apjiNLj/ZboJK9brtagbCU+tf4Wf7SyuYjkcT+H8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F+RzHAAAA3QAAAA8AAAAAAAAAAAAAAAAAmAIAAGRy&#10;cy9kb3ducmV2LnhtbFBLBQYAAAAABAAEAPUAAACMAwAAAAA=&#10;" fillcolor="#191919" stroked="f">
                <v:path arrowok="t"/>
              </v:rect>
              <v:rect id="Rectangle 2742" o:spid="_x0000_s1074"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tbsYA&#10;AADdAAAADwAAAGRycy9kb3ducmV2LnhtbERPTWvCQBC9F/oflin0InUTCVZS11CKLR5ErNWDtyE7&#10;TUKyszG7Ncm/dw9Cj4/3vcwG04grda6yrCCeRiCIc6srLhQcfz5fFiCcR9bYWCYFIznIVo8PS0y1&#10;7fmbrgdfiBDCLkUFpfdtKqXLSzLoprYlDtyv7Qz6ALtC6g77EG4aOYuiuTRYcWgosaWPkvL68GcU&#10;fO3G7WxSx6d4PfTVMTlfiv0rKvX8NLy/gfA0+H/x3b3RChbzJMwNb8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ptbsYAAADdAAAADwAAAAAAAAAAAAAAAACYAgAAZHJz&#10;L2Rvd25yZXYueG1sUEsFBgAAAAAEAAQA9QAAAIsDAAAAAA==&#10;" fillcolor="#191919" stroked="f">
                <v:path arrowok="t"/>
              </v:rect>
              <v:group id="Group 2743" o:spid="_x0000_s1075"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bJsMcAAADdAAAADwAAAGRycy9kb3ducmV2LnhtbESPT2vCQBTE74LfYXmC&#10;N93EtqLRVUTa0oMI/gHx9sg+k2D2bciuSfz23ULB4zAzv2GW686UoqHaFZYVxOMIBHFqdcGZgvPp&#10;azQD4TyyxtIyKXiSg/Wq31tiom3LB2qOPhMBwi5BBbn3VSKlS3My6Ma2Ig7ezdYGfZB1JnWNbYCb&#10;Uk6iaCoNFhwWcqxom1N6Pz6Mgu8W281b/Nns7rft83r62F92MSk1HHSbBQhPnX+F/9s/WsFs+j6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ZbJsMcAAADd&#10;AAAADwAAAAAAAAAAAAAAAACqAgAAZHJzL2Rvd25yZXYueG1sUEsFBgAAAAAEAAQA+gAAAJ4DAAAA&#10;AA==&#10;">
                <v:shape id="Freeform 2744" o:spid="_x0000_s107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kicMA&#10;AADdAAAADwAAAGRycy9kb3ducmV2LnhtbERPTWvCQBC9F/oflil4KXWjJSKpqxRB8CTVNmBvQ3aa&#10;hGZnQ3aN0V/vHASPj/e9WA2uUT11ofZsYDJOQBEX3tZcGvj53rzNQYWIbLHxTAYuFGC1fH5aYGb9&#10;mffUH2KpJIRDhgaqGNtM61BU5DCMfUss3J/vHEaBXalth2cJd42eJslMO6xZGipsaV1R8X84OQPz&#10;Jn0nyr9+X/v8utuk/fFS5EdjRi/D5weoSEN8iO/urRXfLJX98kae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ekicMAAADdAAAADwAAAAAAAAAAAAAAAACYAgAAZHJzL2Rv&#10;d25yZXYueG1sUEsFBgAAAAAEAAQA9QAAAIgDAAAAAA==&#10;" path="m1094,l,e" filled="f" strokecolor="#191919" strokeweight="2pt">
                  <v:path arrowok="t" o:connecttype="custom" o:connectlocs="1094,0;0,0" o:connectangles="0,0"/>
                </v:shape>
                <v:shape id="Freeform 2745" o:spid="_x0000_s107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BEscA&#10;AADdAAAADwAAAGRycy9kb3ducmV2LnhtbESPQWvCQBSE70L/w/IKvUjdpBKR6BpKQeiptNGAvT2y&#10;zyQ0+zZktzHpr3cLgsdh5pthttloWjFQ7xrLCuJFBIK4tLrhSsHxsH9eg3AeWWNrmRRM5CDbPcy2&#10;mGp74S8acl+JUMIuRQW1910qpStrMugWtiMO3tn2Bn2QfSV1j5dQblr5EkUrabDhsFBjR281lT/5&#10;r1GwbpMlUfH5PR+Kv499Mpymsjgp9fQ4vm5AeBr9PXyj33XgVkkM/2/CE5C7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bARLHAAAA3QAAAA8AAAAAAAAAAAAAAAAAmAIAAGRy&#10;cy9kb3ducmV2LnhtbFBLBQYAAAAABAAEAPUAAACMAwAAAAA=&#10;" path="m,l1094,e" filled="f" strokecolor="#191919" strokeweight="2pt">
                  <v:path arrowok="t" o:connecttype="custom" o:connectlocs="0,0;1094,0" o:connectangles="0,0"/>
                </v:shape>
              </v:group>
              <v:group id="Group 2746" o:spid="_x0000_s1078"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vNHMUAAADdAAAADwAAAGRycy9kb3ducmV2LnhtbESPQYvCMBSE7wv+h/AE&#10;b2taRZFqFBFXPIiwKoi3R/Nsi81LabJt/fdGEPY4zMw3zGLVmVI0VLvCsoJ4GIEgTq0uOFNwOf98&#10;z0A4j6yxtEwKnuRgtex9LTDRtuVfak4+EwHCLkEFufdVIqVLczLohrYiDt7d1gZ9kHUmdY1tgJtS&#10;jqJoKg0WHBZyrGiTU/o4/RkFuxbb9TjeNofHffO8nSfH6yEmpQb9bj0H4anz/+FPe68VzKaTE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rzRzFAAAA3QAA&#10;AA8AAAAAAAAAAAAAAAAAqgIAAGRycy9kb3ducmV2LnhtbFBLBQYAAAAABAAEAPoAAACcAwAAAAA=&#10;">
                <v:shape id="Freeform 2747" o:spid="_x0000_s107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0b8UA&#10;AADdAAAADwAAAGRycy9kb3ducmV2LnhtbESPS6vCMBSE94L/IRzhbkRTrw+0GkUueHEj4mPh8tgc&#10;22JzUpqo9d8bQXA5zMw3zGxRm0LcqXK5ZQW9bgSCOLE651TB8bDqjEE4j6yxsEwKnuRgMW82Zhhr&#10;++Ad3fc+FQHCLkYFmfdlLKVLMjLourYkDt7FVgZ9kFUqdYWPADeF/I2ikTSYc1jIsKS/jJLr/mYU&#10;nNqri4ncZNje/tOZDgN9WyYbpX5a9XIKwlPtv+FPe60VjEfDPr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rRvxQAAAN0AAAAPAAAAAAAAAAAAAAAAAJgCAABkcnMv&#10;ZG93bnJldi54bWxQSwUGAAAAAAQABAD1AAAAigMAAAAA&#10;" path="m1094,l,e" filled="f" strokecolor="#191919" strokeweight="2pt">
                  <v:path arrowok="t" o:connecttype="custom" o:connectlocs="1094,0;0,0" o:connectangles="0,0"/>
                </v:shape>
                <v:shape id="Freeform 2748" o:spid="_x0000_s108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sG8UA&#10;AADdAAAADwAAAGRycy9kb3ducmV2LnhtbESPT4vCMBTE78J+h/CEvYimKypaG0UEl72IWD14fDav&#10;f7B5KU3U7rc3Cwseh5n5DZOsO1OLB7WusqzgaxSBIM6srrhQcD7thnMQziNrrC2Tgl9ysF599BKM&#10;tX3ykR6pL0SAsItRQel9E0vpspIMupFtiIOX29agD7ItpG7xGeCmluMomkmDFYeFEhvalpTd0rtR&#10;cBnschO5xXRw+KYrnSb6vsn2Sn32u80ShKfOv8P/7R+tYD6bTuD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ywbxQAAAN0AAAAPAAAAAAAAAAAAAAAAAJgCAABkcnMv&#10;ZG93bnJldi54bWxQSwUGAAAAAAQABAD1AAAAigMAAAAA&#10;" path="m,l1094,e" filled="f" strokecolor="#191919" strokeweight="2pt">
                  <v:path arrowok="t" o:connecttype="custom" o:connectlocs="0,0;1094,0" o:connectangles="0,0"/>
                </v:shape>
              </v:group>
              <v:group id="Group 2749" o:spid="_x0000_s1081"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shape id="Freeform 2750" o:spid="_x0000_s108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ZZsUA&#10;AADdAAAADwAAAGRycy9kb3ducmV2LnhtbESPQWvCQBSE74L/YXlCL0U3VRIkuooIgqfSqgG9PbLP&#10;JJh9G7LbGPvr3ULB4zDzzTDLdW9q0VHrKssKPiYRCOLc6ooLBafjbjwH4TyyxtoyKXiQg/VqOFhi&#10;qu2dv6k7+EKEEnYpKii9b1IpXV6SQTexDXHwrrY16INsC6lbvIdyU8tpFCXSYMVhocSGtiXlt8OP&#10;UTCv4xlR9nV577Lfz13cnR95dlbqbdRvFiA89f4V/qf3OnBJnMDfm/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plmxQAAAN0AAAAPAAAAAAAAAAAAAAAAAJgCAABkcnMv&#10;ZG93bnJldi54bWxQSwUGAAAAAAQABAD1AAAAigMAAAAA&#10;" path="m1094,l,e" filled="f" strokecolor="#191919" strokeweight="2pt">
                  <v:path arrowok="t" o:connecttype="custom" o:connectlocs="1094,0;0,0" o:connectangles="0,0"/>
                </v:shape>
                <v:shape id="Freeform 2751" o:spid="_x0000_s108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48/ccA&#10;AADdAAAADwAAAGRycy9kb3ducmV2LnhtbESPQWvCQBSE70L/w/IKXsRsWkkqaVYpBcGTVG1Ab4/s&#10;axKafRuy2xj767sFweMw880w+Xo0rRiod41lBU9RDIK4tLrhSsHncTNfgnAeWWNrmRRcycF69TDJ&#10;MdP2wnsaDr4SoYRdhgpq77tMSlfWZNBFtiMO3pftDfog+0rqHi+h3LTyOY5TabDhsFBjR+81ld+H&#10;H6Ng2SYLouLjPBuK390mGU7XsjgpNX0c315BeBr9PXyjtzpwafIC/2/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PP3HAAAA3QAAAA8AAAAAAAAAAAAAAAAAmAIAAGRy&#10;cy9kb3ducmV2LnhtbFBLBQYAAAAABAAEAPUAAACMAwAAAAA=&#10;" path="m,l1094,e" filled="f" strokecolor="#191919" strokeweight="2pt">
                  <v:path arrowok="t" o:connecttype="custom" o:connectlocs="0,0;1094,0" o:connectangles="0,0"/>
                </v:shape>
              </v:group>
              <v:group id="Group 2752" o:spid="_x0000_s1084"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wP69sQAAADdAAAA&#10;DwAAAAAAAAAAAAAAAACqAgAAZHJzL2Rvd25yZXYueG1sUEsFBgAAAAAEAAQA+gAAAJsDAAAAAA==&#10;">
                <v:shape id="Freeform 2753" o:spid="_x0000_s108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NFMYA&#10;AADdAAAADwAAAGRycy9kb3ducmV2LnhtbESPQWvCQBSE74L/YXlCL9JsaolomlWkIPRUrDagt0f2&#10;NQlm34bsGmN/fVcoeBxmvhkmWw+mET11rras4CWKQRAXVtdcKvg+bJ8XIJxH1thYJgU3crBejUcZ&#10;ptpe+Yv6vS9FKGGXooLK+zaV0hUVGXSRbYmD92M7gz7IrpS6w2soN42cxfFcGqw5LFTY0ntFxXl/&#10;MQoWTfJKlO9O0z7//dwm/fFW5EelnibD5g2Ep8E/wv/0hw7cPFnC/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0NFMYAAADdAAAADwAAAAAAAAAAAAAAAACYAgAAZHJz&#10;L2Rvd25yZXYueG1sUEsFBgAAAAAEAAQA9QAAAIsDAAAAAA==&#10;" path="m1094,l,e" filled="f" strokecolor="#191919" strokeweight="2pt">
                  <v:path arrowok="t" o:connecttype="custom" o:connectlocs="1094,0;0,0" o:connectangles="0,0"/>
                </v:shape>
                <v:shape id="Freeform 2754" o:spid="_x0000_s108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uNMMA&#10;AADdAAAADwAAAGRycy9kb3ducmV2LnhtbERPTWvCQBC9C/6HZQpeRDdVDJK6ihQET8XaBvQ2ZKdJ&#10;aHY2ZNcY++s7h0KPj/e92Q2uUT11ofZs4HmegCIuvK25NPD5cZitQYWIbLHxTAYeFGC3HY82mFl/&#10;53fqz7FUEsIhQwNVjG2mdSgqchjmviUW7st3DqPArtS2w7uEu0YvkiTVDmuWhgpbeq2o+D7fnIF1&#10;s1oS5afrtM9/3g6r/vIo8osxk6dh/wIq0hD/xX/uoxVfmsp+eSN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uNMMAAADdAAAADwAAAAAAAAAAAAAAAACYAgAAZHJzL2Rv&#10;d25yZXYueG1sUEsFBgAAAAAEAAQA9QAAAIgDAAAAAA==&#10;" path="m,l1094,e" filled="f" strokecolor="#191919" strokeweight="2pt">
                  <v:path arrowok="t" o:connecttype="custom" o:connectlocs="0,0;1094,0" o:connectangles="0,0"/>
                </v:shape>
              </v:group>
              <v:group id="Group 2755" o:spid="_x0000_s1087"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WZ1sUAAADdAAAADwAAAGRycy9kb3ducmV2LnhtbESPQYvCMBSE7wv+h/AE&#10;b2valS1SjSLiigcRVgXx9miebbF5KU1s6783C8Ieh5n5hpkve1OJlhpXWlYQjyMQxJnVJecKzqef&#10;zykI55E1VpZJwZMcLBeDjzmm2nb8S+3R5yJA2KWooPC+TqV0WUEG3djWxMG72cagD7LJpW6wC3BT&#10;ya8oSqTBksNCgTWtC8rux4dRsO2wW03iTbu/39bP6+n7cNnHpNRo2K9mIDz1/j/8bu+0gmmSxPD3&#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VmdbFAAAA3QAA&#10;AA8AAAAAAAAAAAAAAAAAqgIAAGRycy9kb3ducmV2LnhtbFBLBQYAAAAABAAEAPoAAACcAwAAAAA=&#10;">
                <v:shape id="Freeform 2756" o:spid="_x0000_s108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bBMcA&#10;AADdAAAADwAAAGRycy9kb3ducmV2LnhtbESP0WrCQBRE3wv9h+UWfCl1k4BB0mxESgWLUIz6AZfs&#10;bRKbvRuza0z/vlso+DjMzBkmX02mEyMNrrWsIJ5HIIgrq1uuFZyOm5clCOeRNXaWScEPOVgVjw85&#10;ZtreuKTx4GsRIOwyVNB432dSuqohg25ue+LgfdnBoA9yqKUe8BbgppNJFKXSYMthocGe3hqqvg9X&#10;oyAtk8/4fFm8n/Xzbj0e4/2l/NgrNXua1q8gPE3+Hv5vb7WCZZom8PcmPA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wTHAAAA3QAAAA8AAAAAAAAAAAAAAAAAmAIAAGRy&#10;cy9kb3ducmV2LnhtbFBLBQYAAAAABAAEAPUAAACMAwAAAAA=&#10;" path="m1094,l,e" filled="f" strokecolor="#191919" strokeweight="2pt">
                  <v:path arrowok="t" o:connecttype="custom" o:connectlocs="1094,0;0,0" o:connectangles="0,0"/>
                </v:shape>
                <v:shape id="Freeform 2757" o:spid="_x0000_s108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n8cA&#10;AADdAAAADwAAAGRycy9kb3ducmV2LnhtbESP0WrCQBRE3wv+w3KFvhSziaUhpK4ipQVLoRjtB1yy&#10;t0ls9m7MrjH+vVsQfBxm5gyzWI2mFQP1rrGsIIliEMSl1Q1XCn72H7MMhPPIGlvLpOBCDlbLycMC&#10;c23PXNCw85UIEHY5Kqi973IpXVmTQRfZjjh4v7Y36IPsK6l7PAe4aeU8jlNpsOGwUGNHbzWVf7uT&#10;UZAW8+/kcHx5P+inr/WwT7bH4nOr1ON0XL+C8DT6e/jW3mgFWZo+w/+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Pp/HAAAA3QAAAA8AAAAAAAAAAAAAAAAAmAIAAGRy&#10;cy9kb3ducmV2LnhtbFBLBQYAAAAABAAEAPUAAACMAwAAAAA=&#10;" path="m,l1094,e" filled="f" strokecolor="#191919" strokeweight="2pt">
                  <v:path arrowok="t" o:connecttype="custom" o:connectlocs="0,0;1094,0" o:connectangles="0,0"/>
                </v:shape>
              </v:group>
              <v:shape id="Freeform 2758" o:spid="_x0000_s1090"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5rMYA&#10;AADdAAAADwAAAGRycy9kb3ducmV2LnhtbESPQWvCQBSE74L/YXlCb7qpLSGkrlKEglAIJBHx+Jp9&#10;TUKzb9Ps1sR/7xYEj8PMfMNsdpPpxIUG11pW8LyKQBBXVrdcKziWH8sEhPPIGjvLpOBKDnbb+WyD&#10;qbYj53QpfC0ChF2KChrv+1RKVzVk0K1sTxy8bzsY9EEOtdQDjgFuOrmOolgabDksNNjTvqHqp/gz&#10;Cuyp3n+Vp9/KZ/lnJMuze8niRKmnxfT+BsLT5B/he/ugFSRx/Ar/b8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85rMYAAADdAAAADwAAAAAAAAAAAAAAAACYAgAAZHJz&#10;L2Rvd25yZXYueG1sUEsFBgAAAAAEAAQA9QAAAIsDAAAAAA==&#10;" path="m,l423,e" filled="f" strokecolor="#191919" strokeweight="2pt">
                <v:path arrowok="t" o:connecttype="custom" o:connectlocs="0,0;423,0" o:connectangles="0,0"/>
              </v:shape>
              <v:shape id="Freeform 2759" o:spid="_x0000_s1091"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jXsUA&#10;AADdAAAADwAAAGRycy9kb3ducmV2LnhtbESPQUsDMRSE70L/Q3iCF7HZWtyWtWkpoqXXVhF6e908&#10;k8XNS0hiu/33RhB6HGbmG2axGlwvThRT51nBZFyBIG697tgo+Hh/e5iDSBlZY++ZFFwowWo5ullg&#10;o/2Zd3TaZyMKhFODCmzOoZEytZYcprEPxMX78tFhLjIaqSOeC9z18rGqaumw47JgMdCLpfZ7/+MU&#10;7GazI4XtvTH1NHabyzrY18+DUne3w/oZRKYhX8P/7a1WMK/rJ/h7U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qNexQAAAN0AAAAPAAAAAAAAAAAAAAAAAJgCAABkcnMv&#10;ZG93bnJldi54bWxQSwUGAAAAAAQABAD1AAAAigMAAAAA&#10;" path="m,l,40e" filled="f" strokecolor="#191919" strokeweight="2pt">
                <v:path arrowok="t" o:connecttype="custom" o:connectlocs="0,0;0,40" o:connectangles="0,0"/>
              </v:shape>
              <v:rect id="Rectangle 2760" o:spid="_x0000_s1092"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72sQA&#10;AADdAAAADwAAAGRycy9kb3ducmV2LnhtbESPQYvCMBSE78L+h/AWvGmqYCldo8jCyq54UXvx9tq8&#10;bYvNS2lirf/eCILHYWa+YZbrwTSip87VlhXMphEI4sLqmksF2elnkoBwHlljY5kU3MnBevUxWmKq&#10;7Y0P1B99KQKEXYoKKu/bVEpXVGTQTW1LHLx/2xn0QXal1B3eAtw0ch5FsTRYc1iosKXviorL8WoU&#10;5H/7g9/usm2f5GXb2Pw829uFUuPPYfMFwtPg3+FX+1crSOI4hu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u9rEAAAA3QAAAA8AAAAAAAAAAAAAAAAAmAIAAGRycy9k&#10;b3ducmV2LnhtbFBLBQYAAAAABAAEAPUAAACJAwAAAAA=&#10;" stroked="f">
                <v:path arrowok="t"/>
              </v:rect>
              <v:rect id="Rectangle 2761" o:spid="_x0000_s1093"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l0SscA&#10;AADdAAAADwAAAGRycy9kb3ducmV2LnhtbESP0UoDMRRE3wX/IVzBF7HZim7rtmkpglL7Im77AdfN&#10;7Wbb5GZJ0nb9eyMIPg4zc4aZLwdnxZlC7DwrGI8KEMSN1x23Cnbb1/spiJiQNVrPpOCbIiwX11dz&#10;rLS/8Ced69SKDOFYoQKTUl9JGRtDDuPI98TZ2/vgMGUZWqkDXjLcWflQFKV02HFeMNjTi6HmWJ+c&#10;Avq4e396Wx+Om4O21jw/ftWnSVDq9mZYzUAkGtJ/+K+91gqmZTmB3zf5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pdErHAAAA3QAAAA8AAAAAAAAAAAAAAAAAmAIAAGRy&#10;cy9kb3ducmV2LnhtbFBLBQYAAAAABAAEAPUAAACMAwAAAAA=&#10;" filled="f" strokecolor="#191919" strokeweight="2pt">
                <v:path arrowok="t"/>
              </v:rect>
            </v:group>
            <v:shape id="Text Box 2594" o:spid="_x0000_s1094"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9AcUA&#10;AADdAAAADwAAAGRycy9kb3ducmV2LnhtbERPz2vCMBS+C/sfwhN209RtFumMMnWDIQqbuoO3R/Ns&#10;y5qX2mQ2/vfLQfD48f2ezoOpxYVaV1lWMBomIIhzqysuFBz2H4MJCOeRNdaWScGVHMxnD70pZtp2&#10;/E2XnS9EDGGXoYLS+yaT0uUlGXRD2xBH7mRbgz7CtpC6xS6Gm1o+JUkqDVYcG0psaFlS/rv7Mwre&#10;F1/r1fYcwqlbjKoXXI1/njdHpR774e0VhKfg7+Kb+1MrmKRpnBvfxCc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z0B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095"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YmskA&#10;AADdAAAADwAAAGRycy9kb3ducmV2LnhtbESPT2vCQBTE74V+h+UVvNWN2gabuop/KohYaK0eentk&#10;n0kw+zbNbs3223eFQo/DzPyGmcyCqcWFWldZVjDoJyCIc6srLhQcPtb3YxDOI2usLZOCH3Iwm97e&#10;TDDTtuN3uux9ISKEXYYKSu+bTEqXl2TQ9W1DHL2TbQ36KNtC6ha7CDe1HCZJKg1WHBdKbGhZUn7e&#10;fxsFL4u37er1K4RTtxhUD7h6PI52n0r17sL8GYSn4P/Df+2NVjBO0ye4volP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ZeYms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096"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n2sYA&#10;AADdAAAADwAAAGRycy9kb3ducmV2LnhtbERPy2oCMRTdC/2HcAvd1YzWqkyNUh+FIi34aBfdXSbX&#10;maGTm3ESnfj3ZiG4PJz3ZBZMJc7UuNKygl43AUGcWV1yruBn//E8BuE8ssbKMim4kIPZ9KEzwVTb&#10;lrd03vlcxBB2KSoovK9TKV1WkEHXtTVx5A62MegjbHKpG2xjuKlkP0mG0mDJsaHAmhYFZf+7k1Gw&#10;mm/Wy+9jCId23isHuHz9ffn6U+rpMby/gfAU/F18c39qBePhKO6Pb+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Sn2sYAAADdAAAADwAAAAAAAAAAAAAAAACYAgAAZHJz&#10;L2Rvd25yZXYueG1sUEsFBgAAAAAEAAQA9QAAAIsDA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097"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CQcgA&#10;AADdAAAADwAAAGRycy9kb3ducmV2LnhtbESPQWvCQBSE74L/YXlCb3WTtlqJrlJrBRELrW0PvT2y&#10;zySYfZtmV7P9912h4HGYmW+Y2SKYWpypdZVlBekwAUGcW11xoeDzY307AeE8ssbaMin4JQeLeb83&#10;w0zbjt/pvPeFiBB2GSoovW8yKV1ekkE3tA1x9A62NeijbAupW+wi3NTyLknG0mDFcaHEhp5Lyo/7&#10;k1Hwsnzbrl5/Qjh0y7R6wNXo6373rdTNIDxNQXgK/hr+b2+0gsn4MYXLm/g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OAJB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098"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cNsgA&#10;AADdAAAADwAAAGRycy9kb3ducmV2LnhtbESPQWsCMRSE74L/ITzBW81qq5WtUbRWkNJC1fbQ22Pz&#10;3F3cvKyb6Kb/vikUPA4z8w0zWwRTiSs1rrSsYDhIQBBnVpecK/g8bO6mIJxH1lhZJgU/5GAx73Zm&#10;mGrb8o6ue5+LCGGXooLC+zqV0mUFGXQDWxNH72gbgz7KJpe6wTbCTSVHSTKRBkuOCwXW9FxQdtpf&#10;jIKX1cfr+v0cwrFdDcsHXI+/7t++ler3wvIJhKfgb+H/9lYrmE4eR/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pw2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099"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5rcgA&#10;AADdAAAADwAAAGRycy9kb3ducmV2LnhtbESPQWsCMRSE74L/ITzBW81aq5WtUbRWkNJC1fbQ22Pz&#10;3F3cvKyb6Kb/vikUPA4z8w0zWwRTiSs1rrSsYDhIQBBnVpecK/g8bO6mIJxH1lhZJgU/5GAx73Zm&#10;mGrb8o6ue5+LCGGXooLC+zqV0mUFGXQDWxNH72gbgz7KJpe6wTbCTSXvk2QiDZYcFwqs6bmg7LS/&#10;GAUvq4/X9fs5hGO7GpYPuB5/jd6+ler3wvIJhKfgb+H/9lYrmE4eR/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pjmt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100"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2ckA&#10;AADdAAAADwAAAGRycy9kb3ducmV2LnhtbESPS2vDMBCE74X+B7GF3Bo5zRM3SkiaFkJJII/20Nti&#10;bWwTa+VYaqz8+6pQ6HGYmW+Y6TyYSlypcaVlBb1uAoI4s7rkXMHH8e1xAsJ5ZI2VZVJwIwfz2f3d&#10;FFNtW97T9eBzESHsUlRQeF+nUrqsIIOua2vi6J1sY9BH2eRSN9hGuKnkU5KMpMGS40KBNb0UlJ0P&#10;30bB63L3vtpeQji1y145wNXws7/5UqrzEBbPIDwF/x/+a6+1gsloPIDfN/EJyN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k+h2c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101"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EQskA&#10;AADdAAAADwAAAGRycy9kb3ducmV2LnhtbESPS2vDMBCE74X+B7GF3ho5afPAjRLyaCCEBPJoD70t&#10;1sY2sVaupcbqv68ChR6HmfmGGU+DqcSVGldaVtDtJCCIM6tLzhW8n1ZPIxDOI2usLJOCH3Iwndzf&#10;jTHVtuUDXY8+FxHCLkUFhfd1KqXLCjLoOrYmjt7ZNgZ9lE0udYNthJtK9pJkIA2WHBcKrGlRUHY5&#10;fhsFb/P9Zrn7CuHczrvlCy77H8/bT6UeH8LsFYSn4P/Df+21VjAaDPtwexOfgJ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QMEQskAAADdAAAADwAAAAAAAAAAAAAAAACYAgAA&#10;ZHJzL2Rvd25yZXYueG1sUEsFBgAAAAAEAAQA9QAAAI4DA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924DC4">
        <w:rPr>
          <w:rFonts w:ascii="Times New Roman" w:hAnsi="Times New Roman"/>
          <w:color w:val="000000"/>
          <w:sz w:val="72"/>
          <w:szCs w:val="72"/>
        </w:rPr>
        <w:br w:type="column"/>
      </w:r>
      <w:r w:rsidR="00924DC4">
        <w:rPr>
          <w:rFonts w:ascii="Century Gothic" w:hAnsi="Century Gothic" w:cs="Century Gothic"/>
          <w:b/>
          <w:bCs/>
          <w:color w:val="191919"/>
          <w:sz w:val="16"/>
          <w:szCs w:val="16"/>
        </w:rPr>
        <w:lastRenderedPageBreak/>
        <w:t>Financial Information</w:t>
      </w:r>
    </w:p>
    <w:p w:rsidR="00924DC4" w:rsidRDefault="00924DC4" w:rsidP="00924DC4">
      <w:pPr>
        <w:widowControl w:val="0"/>
        <w:autoSpaceDE w:val="0"/>
        <w:autoSpaceDN w:val="0"/>
        <w:adjustRightInd w:val="0"/>
        <w:spacing w:before="56" w:after="0" w:line="240" w:lineRule="auto"/>
        <w:rPr>
          <w:rFonts w:ascii="Century Gothic" w:hAnsi="Century Gothic" w:cs="Century Gothic"/>
          <w:color w:val="000000"/>
          <w:sz w:val="16"/>
          <w:szCs w:val="16"/>
        </w:rPr>
        <w:sectPr w:rsidR="00924DC4">
          <w:pgSz w:w="12240" w:h="15840"/>
          <w:pgMar w:top="420" w:right="420" w:bottom="280" w:left="600" w:header="720" w:footer="720" w:gutter="0"/>
          <w:cols w:num="2" w:space="720" w:equalWidth="0">
            <w:col w:w="7550" w:space="1347"/>
            <w:col w:w="2323"/>
          </w:cols>
          <w:noEndnote/>
        </w:sectPr>
      </w:pPr>
    </w:p>
    <w:p w:rsidR="00924DC4" w:rsidRDefault="007B3518" w:rsidP="00924DC4">
      <w:pPr>
        <w:widowControl w:val="0"/>
        <w:autoSpaceDE w:val="0"/>
        <w:autoSpaceDN w:val="0"/>
        <w:adjustRightInd w:val="0"/>
        <w:spacing w:before="6" w:after="0" w:line="160" w:lineRule="exact"/>
        <w:rPr>
          <w:rFonts w:ascii="Century Gothic" w:hAnsi="Century Gothic" w:cs="Century Gothic"/>
          <w:color w:val="000000"/>
          <w:sz w:val="16"/>
          <w:szCs w:val="16"/>
        </w:rPr>
      </w:pPr>
      <w:r w:rsidRPr="007B3518">
        <w:rPr>
          <w:noProof/>
        </w:rPr>
        <w:lastRenderedPageBreak/>
        <w:pict>
          <v:shape id="Text Box 849" o:spid="_x0000_s1102" type="#_x0000_t202" style="position:absolute;margin-left:579.15pt;margin-top:49pt;width:12pt;height:63.8pt;z-index:-25163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ins w:id="0" w:author="tharris" w:date="2011-05-16T08:22:00Z">
        <w:r w:rsidR="004026FD">
          <w:rPr>
            <w:rFonts w:ascii="Times New Roman" w:hAnsi="Times New Roman"/>
            <w:color w:val="191919"/>
            <w:spacing w:val="-2"/>
            <w:sz w:val="18"/>
            <w:szCs w:val="18"/>
          </w:rPr>
          <w:t>ice</w:t>
        </w:r>
      </w:ins>
      <w:del w:id="1" w:author="tharris" w:date="2011-05-16T08:22:00Z">
        <w:r w:rsidDel="004026FD">
          <w:rPr>
            <w:rFonts w:ascii="Times New Roman" w:hAnsi="Times New Roman"/>
            <w:color w:val="191919"/>
            <w:spacing w:val="-2"/>
            <w:sz w:val="18"/>
            <w:szCs w:val="18"/>
          </w:rPr>
          <w:delText>- ice</w:delText>
        </w:r>
      </w:del>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del w:id="2" w:author="tharris" w:date="2011-05-16T08:22:00Z">
        <w:r w:rsidDel="004026FD">
          <w:rPr>
            <w:rFonts w:ascii="Times New Roman" w:hAnsi="Times New Roman"/>
            <w:color w:val="191919"/>
            <w:spacing w:val="-2"/>
            <w:sz w:val="18"/>
            <w:szCs w:val="18"/>
          </w:rPr>
          <w:delText>individ</w:delText>
        </w:r>
      </w:del>
      <w:ins w:id="3" w:author="tharris" w:date="2011-05-16T08:22:00Z">
        <w:r w:rsidR="004026FD">
          <w:rPr>
            <w:rFonts w:ascii="Times New Roman" w:hAnsi="Times New Roman"/>
            <w:color w:val="191919"/>
            <w:spacing w:val="-2"/>
            <w:sz w:val="18"/>
            <w:szCs w:val="18"/>
          </w:rPr>
          <w:t>individual</w:t>
        </w:r>
      </w:ins>
      <w:del w:id="4" w:author="tharris" w:date="2011-05-16T08:22:00Z">
        <w:r w:rsidDel="004026FD">
          <w:rPr>
            <w:rFonts w:ascii="Times New Roman" w:hAnsi="Times New Roman"/>
            <w:color w:val="191919"/>
            <w:spacing w:val="-2"/>
            <w:sz w:val="18"/>
            <w:szCs w:val="18"/>
          </w:rPr>
          <w:delText>- ua</w:delText>
        </w:r>
      </w:del>
      <w:del w:id="5" w:author="tharris" w:date="2011-05-16T08:23:00Z">
        <w:r w:rsidDel="004026FD">
          <w:rPr>
            <w:rFonts w:ascii="Times New Roman" w:hAnsi="Times New Roman"/>
            <w:color w:val="191919"/>
            <w:sz w:val="18"/>
            <w:szCs w:val="18"/>
          </w:rPr>
          <w:delText>l</w:delText>
        </w:r>
      </w:del>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924DC4" w:rsidRDefault="00924DC4" w:rsidP="00924DC4">
      <w:pPr>
        <w:widowControl w:val="0"/>
        <w:autoSpaceDE w:val="0"/>
        <w:autoSpaceDN w:val="0"/>
        <w:adjustRightInd w:val="0"/>
        <w:spacing w:before="3"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20" w:right="6669"/>
        <w:jc w:val="both"/>
        <w:rPr>
          <w:rFonts w:ascii="Times New Roman" w:hAnsi="Times New Roman"/>
          <w:color w:val="000000"/>
          <w:sz w:val="19"/>
          <w:szCs w:val="19"/>
        </w:rPr>
      </w:pPr>
      <w:r>
        <w:rPr>
          <w:rFonts w:ascii="Times New Roman" w:hAnsi="Times New Roman"/>
          <w:b/>
          <w:bCs/>
          <w:color w:val="191919"/>
          <w:spacing w:val="-3"/>
          <w:sz w:val="26"/>
          <w:szCs w:val="26"/>
        </w:rPr>
        <w:t>F</w:t>
      </w:r>
      <w:r>
        <w:rPr>
          <w:rFonts w:ascii="Times New Roman" w:hAnsi="Times New Roman"/>
          <w:b/>
          <w:bCs/>
          <w:color w:val="191919"/>
          <w:spacing w:val="-3"/>
          <w:sz w:val="19"/>
          <w:szCs w:val="19"/>
        </w:rPr>
        <w:t>INANCIA</w:t>
      </w:r>
      <w:r>
        <w:rPr>
          <w:rFonts w:ascii="Times New Roman" w:hAnsi="Times New Roman"/>
          <w:b/>
          <w:bCs/>
          <w:color w:val="191919"/>
          <w:sz w:val="19"/>
          <w:szCs w:val="19"/>
        </w:rPr>
        <w:t>L</w:t>
      </w:r>
      <w:r>
        <w:rPr>
          <w:rFonts w:ascii="Times New Roman" w:hAnsi="Times New Roman"/>
          <w:b/>
          <w:bCs/>
          <w:color w:val="191919"/>
          <w:spacing w:val="6"/>
          <w:sz w:val="19"/>
          <w:szCs w:val="19"/>
        </w:rPr>
        <w:t xml:space="preserve"> </w:t>
      </w:r>
      <w:r>
        <w:rPr>
          <w:rFonts w:ascii="Times New Roman" w:hAnsi="Times New Roman"/>
          <w:b/>
          <w:bCs/>
          <w:color w:val="191919"/>
          <w:spacing w:val="-3"/>
          <w:sz w:val="26"/>
          <w:szCs w:val="26"/>
        </w:rPr>
        <w:t>A</w:t>
      </w:r>
      <w:r>
        <w:rPr>
          <w:rFonts w:ascii="Times New Roman" w:hAnsi="Times New Roman"/>
          <w:b/>
          <w:bCs/>
          <w:color w:val="191919"/>
          <w:spacing w:val="-3"/>
          <w:sz w:val="19"/>
          <w:szCs w:val="19"/>
        </w:rPr>
        <w:t>I</w:t>
      </w:r>
      <w:r>
        <w:rPr>
          <w:rFonts w:ascii="Times New Roman" w:hAnsi="Times New Roman"/>
          <w:b/>
          <w:bCs/>
          <w:color w:val="191919"/>
          <w:sz w:val="19"/>
          <w:szCs w:val="19"/>
        </w:rPr>
        <w:t>D</w:t>
      </w:r>
      <w:r>
        <w:rPr>
          <w:rFonts w:ascii="Times New Roman" w:hAnsi="Times New Roman"/>
          <w:b/>
          <w:bCs/>
          <w:color w:val="191919"/>
          <w:spacing w:val="2"/>
          <w:sz w:val="19"/>
          <w:szCs w:val="19"/>
        </w:rPr>
        <w:t xml:space="preserve"> </w:t>
      </w:r>
      <w:r>
        <w:rPr>
          <w:rFonts w:ascii="Times New Roman" w:hAnsi="Times New Roman"/>
          <w:b/>
          <w:bCs/>
          <w:color w:val="191919"/>
          <w:spacing w:val="-3"/>
          <w:sz w:val="26"/>
          <w:szCs w:val="26"/>
        </w:rPr>
        <w:t>A</w:t>
      </w:r>
      <w:r>
        <w:rPr>
          <w:rFonts w:ascii="Times New Roman" w:hAnsi="Times New Roman"/>
          <w:b/>
          <w:bCs/>
          <w:color w:val="191919"/>
          <w:spacing w:val="-3"/>
          <w:sz w:val="19"/>
          <w:szCs w:val="19"/>
        </w:rPr>
        <w:t>PPLIC</w:t>
      </w:r>
      <w:r>
        <w:rPr>
          <w:rFonts w:ascii="Times New Roman" w:hAnsi="Times New Roman"/>
          <w:b/>
          <w:bCs/>
          <w:color w:val="191919"/>
          <w:spacing w:val="-17"/>
          <w:sz w:val="19"/>
          <w:szCs w:val="19"/>
        </w:rPr>
        <w:t>A</w:t>
      </w:r>
      <w:r>
        <w:rPr>
          <w:rFonts w:ascii="Times New Roman" w:hAnsi="Times New Roman"/>
          <w:b/>
          <w:bCs/>
          <w:color w:val="191919"/>
          <w:spacing w:val="-3"/>
          <w:sz w:val="19"/>
          <w:szCs w:val="19"/>
        </w:rPr>
        <w:t>TIO</w:t>
      </w:r>
      <w:r>
        <w:rPr>
          <w:rFonts w:ascii="Times New Roman" w:hAnsi="Times New Roman"/>
          <w:b/>
          <w:bCs/>
          <w:color w:val="191919"/>
          <w:sz w:val="19"/>
          <w:szCs w:val="19"/>
        </w:rPr>
        <w:t>N</w:t>
      </w:r>
      <w:r>
        <w:rPr>
          <w:rFonts w:ascii="Times New Roman" w:hAnsi="Times New Roman"/>
          <w:b/>
          <w:bCs/>
          <w:color w:val="191919"/>
          <w:spacing w:val="36"/>
          <w:sz w:val="19"/>
          <w:szCs w:val="19"/>
        </w:rPr>
        <w:t xml:space="preserve"> </w:t>
      </w:r>
      <w:r>
        <w:rPr>
          <w:rFonts w:ascii="Times New Roman" w:hAnsi="Times New Roman"/>
          <w:b/>
          <w:bCs/>
          <w:color w:val="191919"/>
          <w:spacing w:val="-3"/>
          <w:sz w:val="26"/>
          <w:szCs w:val="26"/>
        </w:rPr>
        <w:t>P</w:t>
      </w:r>
      <w:r>
        <w:rPr>
          <w:rFonts w:ascii="Times New Roman" w:hAnsi="Times New Roman"/>
          <w:b/>
          <w:bCs/>
          <w:color w:val="191919"/>
          <w:spacing w:val="-3"/>
          <w:w w:val="102"/>
          <w:sz w:val="19"/>
          <w:szCs w:val="19"/>
        </w:rPr>
        <w:t>ROCEDURES</w:t>
      </w:r>
    </w:p>
    <w:p w:rsidR="00924DC4" w:rsidRDefault="00924DC4" w:rsidP="00924DC4">
      <w:pPr>
        <w:widowControl w:val="0"/>
        <w:autoSpaceDE w:val="0"/>
        <w:autoSpaceDN w:val="0"/>
        <w:adjustRightInd w:val="0"/>
        <w:spacing w:before="12"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50" w:lineRule="auto"/>
        <w:ind w:left="120" w:right="989"/>
        <w:jc w:val="both"/>
        <w:rPr>
          <w:ins w:id="6" w:author="tharris" w:date="2011-05-16T08:23:00Z"/>
          <w:rFonts w:ascii="Times New Roman" w:hAnsi="Times New Roman"/>
          <w:color w:val="191919"/>
          <w:sz w:val="18"/>
          <w:szCs w:val="18"/>
        </w:rPr>
      </w:pPr>
      <w:r>
        <w:rPr>
          <w:rFonts w:ascii="Times New Roman" w:hAnsi="Times New Roman"/>
          <w:color w:val="191919"/>
          <w:sz w:val="18"/>
          <w:szCs w:val="18"/>
        </w:rPr>
        <w:t>Students</w:t>
      </w:r>
      <w:r>
        <w:rPr>
          <w:rFonts w:ascii="Times New Roman" w:hAnsi="Times New Roman"/>
          <w:color w:val="191919"/>
          <w:spacing w:val="7"/>
          <w:sz w:val="18"/>
          <w:szCs w:val="18"/>
        </w:rPr>
        <w:t xml:space="preserve"> </w:t>
      </w:r>
      <w:r>
        <w:rPr>
          <w:rFonts w:ascii="Times New Roman" w:hAnsi="Times New Roman"/>
          <w:color w:val="191919"/>
          <w:sz w:val="18"/>
          <w:szCs w:val="18"/>
        </w:rPr>
        <w:t>desiring</w:t>
      </w:r>
      <w:r>
        <w:rPr>
          <w:rFonts w:ascii="Times New Roman" w:hAnsi="Times New Roman"/>
          <w:color w:val="191919"/>
          <w:spacing w:val="7"/>
          <w:sz w:val="18"/>
          <w:szCs w:val="18"/>
        </w:rPr>
        <w:t xml:space="preserve"> </w:t>
      </w:r>
      <w:r>
        <w:rPr>
          <w:rFonts w:ascii="Times New Roman" w:hAnsi="Times New Roman"/>
          <w:color w:val="191919"/>
          <w:sz w:val="18"/>
          <w:szCs w:val="18"/>
        </w:rPr>
        <w:t>financial</w:t>
      </w:r>
      <w:r>
        <w:rPr>
          <w:rFonts w:ascii="Times New Roman" w:hAnsi="Times New Roman"/>
          <w:color w:val="191919"/>
          <w:spacing w:val="7"/>
          <w:sz w:val="18"/>
          <w:szCs w:val="18"/>
        </w:rPr>
        <w:t xml:space="preserve"> </w:t>
      </w:r>
      <w:r>
        <w:rPr>
          <w:rFonts w:ascii="Times New Roman" w:hAnsi="Times New Roman"/>
          <w:color w:val="191919"/>
          <w:sz w:val="18"/>
          <w:szCs w:val="18"/>
        </w:rPr>
        <w:t>aid</w:t>
      </w:r>
      <w:r>
        <w:rPr>
          <w:rFonts w:ascii="Times New Roman" w:hAnsi="Times New Roman"/>
          <w:color w:val="191919"/>
          <w:spacing w:val="7"/>
          <w:sz w:val="18"/>
          <w:szCs w:val="18"/>
        </w:rPr>
        <w:t xml:space="preserve"> </w:t>
      </w:r>
      <w:r>
        <w:rPr>
          <w:rFonts w:ascii="Times New Roman" w:hAnsi="Times New Roman"/>
          <w:color w:val="191919"/>
          <w:sz w:val="18"/>
          <w:szCs w:val="18"/>
        </w:rPr>
        <w:t>should</w:t>
      </w:r>
      <w:r>
        <w:rPr>
          <w:rFonts w:ascii="Times New Roman" w:hAnsi="Times New Roman"/>
          <w:color w:val="191919"/>
          <w:spacing w:val="7"/>
          <w:sz w:val="18"/>
          <w:szCs w:val="18"/>
        </w:rPr>
        <w:t xml:space="preserve"> </w:t>
      </w:r>
      <w:r>
        <w:rPr>
          <w:rFonts w:ascii="Times New Roman" w:hAnsi="Times New Roman"/>
          <w:color w:val="191919"/>
          <w:sz w:val="18"/>
          <w:szCs w:val="18"/>
        </w:rPr>
        <w:t>complete</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Free</w:t>
      </w:r>
      <w:r>
        <w:rPr>
          <w:rFonts w:ascii="Times New Roman" w:hAnsi="Times New Roman"/>
          <w:color w:val="191919"/>
          <w:spacing w:val="-3"/>
          <w:sz w:val="18"/>
          <w:szCs w:val="18"/>
        </w:rPr>
        <w:t xml:space="preserve"> </w:t>
      </w:r>
      <w:r>
        <w:rPr>
          <w:rFonts w:ascii="Times New Roman" w:hAnsi="Times New Roman"/>
          <w:color w:val="191919"/>
          <w:sz w:val="18"/>
          <w:szCs w:val="18"/>
        </w:rPr>
        <w:t>Application</w:t>
      </w:r>
      <w:r>
        <w:rPr>
          <w:rFonts w:ascii="Times New Roman" w:hAnsi="Times New Roman"/>
          <w:color w:val="191919"/>
          <w:spacing w:val="7"/>
          <w:sz w:val="18"/>
          <w:szCs w:val="18"/>
        </w:rPr>
        <w:t xml:space="preserve"> </w:t>
      </w:r>
      <w:r>
        <w:rPr>
          <w:rFonts w:ascii="Times New Roman" w:hAnsi="Times New Roman"/>
          <w:color w:val="191919"/>
          <w:sz w:val="18"/>
          <w:szCs w:val="18"/>
        </w:rPr>
        <w:t>for</w:t>
      </w:r>
      <w:r>
        <w:rPr>
          <w:rFonts w:ascii="Times New Roman" w:hAnsi="Times New Roman"/>
          <w:color w:val="191919"/>
          <w:spacing w:val="7"/>
          <w:sz w:val="18"/>
          <w:szCs w:val="18"/>
        </w:rPr>
        <w:t xml:space="preserve"> </w:t>
      </w:r>
      <w:r>
        <w:rPr>
          <w:rFonts w:ascii="Times New Roman" w:hAnsi="Times New Roman"/>
          <w:color w:val="191919"/>
          <w:sz w:val="18"/>
          <w:szCs w:val="18"/>
        </w:rPr>
        <w:t>Federal</w:t>
      </w:r>
      <w:r>
        <w:rPr>
          <w:rFonts w:ascii="Times New Roman" w:hAnsi="Times New Roman"/>
          <w:color w:val="191919"/>
          <w:spacing w:val="7"/>
          <w:sz w:val="18"/>
          <w:szCs w:val="18"/>
        </w:rPr>
        <w:t xml:space="preserve"> </w:t>
      </w:r>
      <w:r>
        <w:rPr>
          <w:rFonts w:ascii="Times New Roman" w:hAnsi="Times New Roman"/>
          <w:color w:val="191919"/>
          <w:sz w:val="18"/>
          <w:szCs w:val="18"/>
        </w:rPr>
        <w:t>Student</w:t>
      </w:r>
      <w:r>
        <w:rPr>
          <w:rFonts w:ascii="Times New Roman" w:hAnsi="Times New Roman"/>
          <w:color w:val="191919"/>
          <w:spacing w:val="-3"/>
          <w:sz w:val="18"/>
          <w:szCs w:val="18"/>
        </w:rPr>
        <w:t xml:space="preserve"> </w:t>
      </w:r>
      <w:r>
        <w:rPr>
          <w:rFonts w:ascii="Times New Roman" w:hAnsi="Times New Roman"/>
          <w:color w:val="191919"/>
          <w:sz w:val="18"/>
          <w:szCs w:val="18"/>
        </w:rPr>
        <w:t>Aid</w:t>
      </w:r>
      <w:r>
        <w:rPr>
          <w:rFonts w:ascii="Times New Roman" w:hAnsi="Times New Roman"/>
          <w:color w:val="191919"/>
          <w:spacing w:val="7"/>
          <w:sz w:val="18"/>
          <w:szCs w:val="18"/>
        </w:rPr>
        <w:t xml:space="preserve"> </w:t>
      </w:r>
      <w:r>
        <w:rPr>
          <w:rFonts w:ascii="Times New Roman" w:hAnsi="Times New Roman"/>
          <w:color w:val="191919"/>
          <w:sz w:val="18"/>
          <w:szCs w:val="18"/>
        </w:rPr>
        <w:t>(</w:t>
      </w:r>
      <w:r>
        <w:rPr>
          <w:rFonts w:ascii="Times New Roman" w:hAnsi="Times New Roman"/>
          <w:color w:val="191919"/>
          <w:spacing w:val="-13"/>
          <w:sz w:val="18"/>
          <w:szCs w:val="18"/>
        </w:rPr>
        <w:t>F</w:t>
      </w:r>
      <w:r>
        <w:rPr>
          <w:rFonts w:ascii="Times New Roman" w:hAnsi="Times New Roman"/>
          <w:color w:val="191919"/>
          <w:sz w:val="18"/>
          <w:szCs w:val="18"/>
        </w:rPr>
        <w:t>AFSA)</w:t>
      </w:r>
      <w:r>
        <w:rPr>
          <w:rFonts w:ascii="Times New Roman" w:hAnsi="Times New Roman"/>
          <w:color w:val="191919"/>
          <w:spacing w:val="6"/>
          <w:sz w:val="18"/>
          <w:szCs w:val="18"/>
        </w:rPr>
        <w:t xml:space="preserve"> </w:t>
      </w:r>
      <w:r>
        <w:rPr>
          <w:rFonts w:ascii="Times New Roman" w:hAnsi="Times New Roman"/>
          <w:color w:val="191919"/>
          <w:sz w:val="18"/>
          <w:szCs w:val="18"/>
        </w:rPr>
        <w:t>as</w:t>
      </w:r>
      <w:r>
        <w:rPr>
          <w:rFonts w:ascii="Times New Roman" w:hAnsi="Times New Roman"/>
          <w:color w:val="191919"/>
          <w:spacing w:val="7"/>
          <w:sz w:val="18"/>
          <w:szCs w:val="18"/>
        </w:rPr>
        <w:t xml:space="preserve"> </w:t>
      </w:r>
      <w:r>
        <w:rPr>
          <w:rFonts w:ascii="Times New Roman" w:hAnsi="Times New Roman"/>
          <w:color w:val="191919"/>
          <w:sz w:val="18"/>
          <w:szCs w:val="18"/>
        </w:rPr>
        <w:t>soon</w:t>
      </w:r>
      <w:r>
        <w:rPr>
          <w:rFonts w:ascii="Times New Roman" w:hAnsi="Times New Roman"/>
          <w:color w:val="191919"/>
          <w:spacing w:val="6"/>
          <w:sz w:val="18"/>
          <w:szCs w:val="18"/>
        </w:rPr>
        <w:t xml:space="preserve"> </w:t>
      </w:r>
      <w:r>
        <w:rPr>
          <w:rFonts w:ascii="Times New Roman" w:hAnsi="Times New Roman"/>
          <w:color w:val="191919"/>
          <w:sz w:val="18"/>
          <w:szCs w:val="18"/>
        </w:rPr>
        <w:t>as</w:t>
      </w:r>
      <w:r>
        <w:rPr>
          <w:rFonts w:ascii="Times New Roman" w:hAnsi="Times New Roman"/>
          <w:color w:val="191919"/>
          <w:spacing w:val="7"/>
          <w:sz w:val="18"/>
          <w:szCs w:val="18"/>
        </w:rPr>
        <w:t xml:space="preserve"> </w:t>
      </w:r>
      <w:r>
        <w:rPr>
          <w:rFonts w:ascii="Times New Roman" w:hAnsi="Times New Roman"/>
          <w:color w:val="191919"/>
          <w:sz w:val="18"/>
          <w:szCs w:val="18"/>
        </w:rPr>
        <w:t>possible</w:t>
      </w:r>
      <w:r>
        <w:rPr>
          <w:rFonts w:ascii="Times New Roman" w:hAnsi="Times New Roman"/>
          <w:color w:val="191919"/>
          <w:spacing w:val="7"/>
          <w:sz w:val="18"/>
          <w:szCs w:val="18"/>
        </w:rPr>
        <w:t xml:space="preserve"> </w:t>
      </w:r>
      <w:r>
        <w:rPr>
          <w:rFonts w:ascii="Times New Roman" w:hAnsi="Times New Roman"/>
          <w:color w:val="191919"/>
          <w:sz w:val="18"/>
          <w:szCs w:val="18"/>
        </w:rPr>
        <w:t>after</w:t>
      </w:r>
      <w:r>
        <w:rPr>
          <w:rFonts w:ascii="Times New Roman" w:hAnsi="Times New Roman"/>
          <w:color w:val="191919"/>
          <w:spacing w:val="6"/>
          <w:sz w:val="18"/>
          <w:szCs w:val="18"/>
        </w:rPr>
        <w:t xml:space="preserve"> </w:t>
      </w:r>
      <w:r>
        <w:rPr>
          <w:rFonts w:ascii="Times New Roman" w:hAnsi="Times New Roman"/>
          <w:color w:val="191919"/>
          <w:sz w:val="18"/>
          <w:szCs w:val="18"/>
        </w:rPr>
        <w:t>January</w:t>
      </w:r>
      <w:r>
        <w:rPr>
          <w:rFonts w:ascii="Times New Roman" w:hAnsi="Times New Roman"/>
          <w:color w:val="191919"/>
          <w:spacing w:val="7"/>
          <w:sz w:val="18"/>
          <w:szCs w:val="18"/>
        </w:rPr>
        <w:t xml:space="preserve"> </w:t>
      </w:r>
      <w:r>
        <w:rPr>
          <w:rFonts w:ascii="Times New Roman" w:hAnsi="Times New Roman"/>
          <w:color w:val="191919"/>
          <w:sz w:val="18"/>
          <w:szCs w:val="18"/>
        </w:rPr>
        <w:t>1. Students are u</w:t>
      </w:r>
      <w:r>
        <w:rPr>
          <w:rFonts w:ascii="Times New Roman" w:hAnsi="Times New Roman"/>
          <w:color w:val="191919"/>
          <w:spacing w:val="-3"/>
          <w:sz w:val="18"/>
          <w:szCs w:val="18"/>
        </w:rPr>
        <w:t>r</w:t>
      </w:r>
      <w:r>
        <w:rPr>
          <w:rFonts w:ascii="Times New Roman" w:hAnsi="Times New Roman"/>
          <w:color w:val="191919"/>
          <w:sz w:val="18"/>
          <w:szCs w:val="18"/>
        </w:rPr>
        <w:t xml:space="preserve">ged to complete the </w:t>
      </w:r>
      <w:r>
        <w:rPr>
          <w:rFonts w:ascii="Times New Roman" w:hAnsi="Times New Roman"/>
          <w:color w:val="191919"/>
          <w:spacing w:val="-13"/>
          <w:sz w:val="18"/>
          <w:szCs w:val="18"/>
        </w:rPr>
        <w:t>F</w:t>
      </w:r>
      <w:r>
        <w:rPr>
          <w:rFonts w:ascii="Times New Roman" w:hAnsi="Times New Roman"/>
          <w:color w:val="191919"/>
          <w:sz w:val="18"/>
          <w:szCs w:val="18"/>
        </w:rPr>
        <w:t>AFSA</w:t>
      </w:r>
      <w:r>
        <w:rPr>
          <w:rFonts w:ascii="Times New Roman" w:hAnsi="Times New Roman"/>
          <w:color w:val="191919"/>
          <w:spacing w:val="-10"/>
          <w:sz w:val="18"/>
          <w:szCs w:val="18"/>
        </w:rPr>
        <w:t xml:space="preserve"> </w:t>
      </w:r>
      <w:hyperlink r:id="rId7" w:history="1">
        <w:r>
          <w:rPr>
            <w:rFonts w:ascii="Times New Roman" w:hAnsi="Times New Roman"/>
            <w:color w:val="191919"/>
            <w:sz w:val="18"/>
            <w:szCs w:val="18"/>
          </w:rPr>
          <w:t>online</w:t>
        </w:r>
      </w:hyperlink>
      <w:r>
        <w:rPr>
          <w:rFonts w:ascii="Times New Roman" w:hAnsi="Times New Roman"/>
          <w:color w:val="191919"/>
          <w:sz w:val="18"/>
          <w:szCs w:val="18"/>
        </w:rPr>
        <w:t xml:space="preserve"> at http://fafsa.ed.go</w:t>
      </w:r>
      <w:hyperlink r:id="rId8" w:history="1">
        <w:r>
          <w:rPr>
            <w:rFonts w:ascii="Times New Roman" w:hAnsi="Times New Roman"/>
            <w:color w:val="191919"/>
            <w:spacing w:val="-11"/>
            <w:sz w:val="18"/>
            <w:szCs w:val="18"/>
          </w:rPr>
          <w:t>v</w:t>
        </w:r>
      </w:hyperlink>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The</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University School Code is 001544.</w:t>
      </w:r>
    </w:p>
    <w:p w:rsidR="00000000" w:rsidRDefault="004026FD">
      <w:pPr>
        <w:pStyle w:val="Heading1"/>
        <w:jc w:val="center"/>
        <w:rPr>
          <w:ins w:id="7" w:author="tharris" w:date="2011-05-16T08:24:00Z"/>
        </w:rPr>
        <w:pPrChange w:id="8" w:author="tharris" w:date="2011-05-16T08:28:00Z">
          <w:pPr>
            <w:widowControl w:val="0"/>
            <w:autoSpaceDE w:val="0"/>
            <w:autoSpaceDN w:val="0"/>
            <w:adjustRightInd w:val="0"/>
            <w:spacing w:after="0" w:line="250" w:lineRule="auto"/>
            <w:ind w:left="120" w:right="989"/>
            <w:jc w:val="both"/>
          </w:pPr>
        </w:pPrChange>
      </w:pPr>
      <w:ins w:id="9" w:author="tharris" w:date="2011-05-16T08:24:00Z">
        <w:r>
          <w:t xml:space="preserve">Annual </w:t>
        </w:r>
        <w:proofErr w:type="spellStart"/>
        <w:r>
          <w:t>Appliction</w:t>
        </w:r>
        <w:proofErr w:type="spellEnd"/>
        <w:r>
          <w:t xml:space="preserve"> Deadline Dates</w:t>
        </w:r>
      </w:ins>
    </w:p>
    <w:tbl>
      <w:tblPr>
        <w:tblStyle w:val="TableGrid"/>
        <w:tblW w:w="0" w:type="auto"/>
        <w:jc w:val="center"/>
        <w:tblCellMar>
          <w:left w:w="115" w:type="dxa"/>
          <w:right w:w="115" w:type="dxa"/>
        </w:tblCellMar>
        <w:tblLook w:val="04A0"/>
        <w:tblPrChange w:id="10" w:author="tharris" w:date="2011-05-16T08:30:00Z">
          <w:tblPr>
            <w:tblStyle w:val="TableGrid"/>
            <w:tblW w:w="0" w:type="auto"/>
            <w:tblLook w:val="04A0"/>
          </w:tblPr>
        </w:tblPrChange>
      </w:tblPr>
      <w:tblGrid>
        <w:gridCol w:w="2305"/>
        <w:gridCol w:w="5483"/>
        <w:tblGridChange w:id="11">
          <w:tblGrid>
            <w:gridCol w:w="5718"/>
            <w:gridCol w:w="5718"/>
          </w:tblGrid>
        </w:tblGridChange>
      </w:tblGrid>
      <w:tr w:rsidR="004026FD" w:rsidTr="004026FD">
        <w:trPr>
          <w:trHeight w:val="261"/>
          <w:jc w:val="center"/>
          <w:ins w:id="12" w:author="tharris" w:date="2011-05-16T08:25:00Z"/>
        </w:trPr>
        <w:tc>
          <w:tcPr>
            <w:tcW w:w="0" w:type="auto"/>
            <w:tcPrChange w:id="13" w:author="tharris" w:date="2011-05-16T08:30:00Z">
              <w:tcPr>
                <w:tcW w:w="5718" w:type="dxa"/>
              </w:tcPr>
            </w:tcPrChange>
          </w:tcPr>
          <w:p w:rsidR="00000000" w:rsidRDefault="007B3518">
            <w:pPr>
              <w:widowControl w:val="0"/>
              <w:autoSpaceDE w:val="0"/>
              <w:autoSpaceDN w:val="0"/>
              <w:adjustRightInd w:val="0"/>
              <w:spacing w:line="250" w:lineRule="auto"/>
              <w:ind w:right="989"/>
              <w:rPr>
                <w:ins w:id="14" w:author="tharris" w:date="2011-05-16T08:25:00Z"/>
                <w:rFonts w:ascii="Times New Roman" w:hAnsi="Times New Roman"/>
                <w:b/>
                <w:color w:val="000000"/>
                <w:sz w:val="18"/>
                <w:szCs w:val="18"/>
                <w:rPrChange w:id="15" w:author="tharris" w:date="2011-05-16T08:28:00Z">
                  <w:rPr>
                    <w:ins w:id="16" w:author="tharris" w:date="2011-05-16T08:25:00Z"/>
                    <w:rFonts w:ascii="Times New Roman" w:hAnsi="Times New Roman"/>
                    <w:color w:val="000000"/>
                    <w:sz w:val="18"/>
                    <w:szCs w:val="18"/>
                  </w:rPr>
                </w:rPrChange>
              </w:rPr>
              <w:pPrChange w:id="17" w:author="tharris" w:date="2011-05-16T08:28:00Z">
                <w:pPr>
                  <w:widowControl w:val="0"/>
                  <w:autoSpaceDE w:val="0"/>
                  <w:autoSpaceDN w:val="0"/>
                  <w:adjustRightInd w:val="0"/>
                  <w:spacing w:after="200" w:line="250" w:lineRule="auto"/>
                  <w:ind w:right="989"/>
                  <w:jc w:val="both"/>
                </w:pPr>
              </w:pPrChange>
            </w:pPr>
            <w:ins w:id="18" w:author="tharris" w:date="2011-05-16T08:26:00Z">
              <w:r w:rsidRPr="007B3518">
                <w:rPr>
                  <w:rFonts w:ascii="Times New Roman" w:hAnsi="Times New Roman"/>
                  <w:b/>
                  <w:color w:val="000000"/>
                  <w:sz w:val="18"/>
                  <w:szCs w:val="18"/>
                  <w:rPrChange w:id="19" w:author="tharris" w:date="2011-05-16T08:28:00Z">
                    <w:rPr>
                      <w:rFonts w:ascii="Times New Roman" w:hAnsi="Times New Roman"/>
                      <w:color w:val="000000"/>
                      <w:sz w:val="18"/>
                      <w:szCs w:val="18"/>
                    </w:rPr>
                  </w:rPrChange>
                </w:rPr>
                <w:t>April 15, 2011</w:t>
              </w:r>
            </w:ins>
          </w:p>
        </w:tc>
        <w:tc>
          <w:tcPr>
            <w:tcW w:w="5483" w:type="dxa"/>
            <w:tcPrChange w:id="20"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21" w:author="tharris" w:date="2011-05-16T08:25:00Z"/>
                <w:rFonts w:ascii="Times New Roman" w:hAnsi="Times New Roman"/>
                <w:color w:val="000000"/>
                <w:sz w:val="18"/>
                <w:szCs w:val="18"/>
              </w:rPr>
            </w:pPr>
            <w:ins w:id="22" w:author="tharris" w:date="2011-05-16T08:26:00Z">
              <w:r>
                <w:rPr>
                  <w:rFonts w:ascii="Times New Roman" w:hAnsi="Times New Roman"/>
                  <w:color w:val="000000"/>
                  <w:sz w:val="18"/>
                  <w:szCs w:val="18"/>
                </w:rPr>
                <w:t>Priority FAFSA Processing Deadline</w:t>
              </w:r>
            </w:ins>
          </w:p>
        </w:tc>
      </w:tr>
      <w:tr w:rsidR="004026FD" w:rsidTr="004026FD">
        <w:trPr>
          <w:trHeight w:val="261"/>
          <w:jc w:val="center"/>
          <w:ins w:id="23" w:author="tharris" w:date="2011-05-16T08:25:00Z"/>
        </w:trPr>
        <w:tc>
          <w:tcPr>
            <w:tcW w:w="0" w:type="auto"/>
            <w:tcPrChange w:id="24" w:author="tharris" w:date="2011-05-16T08:30:00Z">
              <w:tcPr>
                <w:tcW w:w="5718" w:type="dxa"/>
              </w:tcPr>
            </w:tcPrChange>
          </w:tcPr>
          <w:p w:rsidR="00000000" w:rsidRDefault="007B3518">
            <w:pPr>
              <w:widowControl w:val="0"/>
              <w:autoSpaceDE w:val="0"/>
              <w:autoSpaceDN w:val="0"/>
              <w:adjustRightInd w:val="0"/>
              <w:spacing w:line="250" w:lineRule="auto"/>
              <w:ind w:right="989"/>
              <w:rPr>
                <w:ins w:id="25" w:author="tharris" w:date="2011-05-16T08:25:00Z"/>
                <w:rFonts w:ascii="Times New Roman" w:hAnsi="Times New Roman"/>
                <w:b/>
                <w:color w:val="000000"/>
                <w:sz w:val="18"/>
                <w:szCs w:val="18"/>
                <w:rPrChange w:id="26" w:author="tharris" w:date="2011-05-16T08:28:00Z">
                  <w:rPr>
                    <w:ins w:id="27" w:author="tharris" w:date="2011-05-16T08:25:00Z"/>
                    <w:rFonts w:ascii="Times New Roman" w:hAnsi="Times New Roman"/>
                    <w:color w:val="000000"/>
                    <w:sz w:val="18"/>
                    <w:szCs w:val="18"/>
                  </w:rPr>
                </w:rPrChange>
              </w:rPr>
              <w:pPrChange w:id="28" w:author="tharris" w:date="2011-05-16T08:28:00Z">
                <w:pPr>
                  <w:widowControl w:val="0"/>
                  <w:autoSpaceDE w:val="0"/>
                  <w:autoSpaceDN w:val="0"/>
                  <w:adjustRightInd w:val="0"/>
                  <w:spacing w:after="200" w:line="250" w:lineRule="auto"/>
                  <w:ind w:right="989"/>
                  <w:jc w:val="both"/>
                </w:pPr>
              </w:pPrChange>
            </w:pPr>
            <w:ins w:id="29" w:author="tharris" w:date="2011-05-16T08:27:00Z">
              <w:r w:rsidRPr="007B3518">
                <w:rPr>
                  <w:rFonts w:ascii="Times New Roman" w:hAnsi="Times New Roman"/>
                  <w:b/>
                  <w:color w:val="000000"/>
                  <w:sz w:val="18"/>
                  <w:szCs w:val="18"/>
                  <w:rPrChange w:id="30" w:author="tharris" w:date="2011-05-16T08:28:00Z">
                    <w:rPr>
                      <w:rFonts w:ascii="Times New Roman" w:hAnsi="Times New Roman"/>
                      <w:color w:val="000000"/>
                      <w:sz w:val="18"/>
                      <w:szCs w:val="18"/>
                    </w:rPr>
                  </w:rPrChange>
                </w:rPr>
                <w:t>June 1, 2011</w:t>
              </w:r>
            </w:ins>
          </w:p>
        </w:tc>
        <w:tc>
          <w:tcPr>
            <w:tcW w:w="5483" w:type="dxa"/>
            <w:tcPrChange w:id="31"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32" w:author="tharris" w:date="2011-05-16T08:25:00Z"/>
                <w:rFonts w:ascii="Times New Roman" w:hAnsi="Times New Roman"/>
                <w:color w:val="000000"/>
                <w:sz w:val="18"/>
                <w:szCs w:val="18"/>
              </w:rPr>
            </w:pPr>
            <w:ins w:id="33" w:author="tharris" w:date="2011-05-16T08:27:00Z">
              <w:r>
                <w:rPr>
                  <w:rFonts w:ascii="Times New Roman" w:hAnsi="Times New Roman"/>
                  <w:color w:val="000000"/>
                  <w:sz w:val="18"/>
                  <w:szCs w:val="18"/>
                </w:rPr>
                <w:t>FAFSA Processing Deadline for the Fall Semester</w:t>
              </w:r>
            </w:ins>
          </w:p>
        </w:tc>
      </w:tr>
      <w:tr w:rsidR="004026FD" w:rsidTr="004026FD">
        <w:trPr>
          <w:trHeight w:val="261"/>
          <w:jc w:val="center"/>
          <w:ins w:id="34" w:author="tharris" w:date="2011-05-16T08:25:00Z"/>
        </w:trPr>
        <w:tc>
          <w:tcPr>
            <w:tcW w:w="0" w:type="auto"/>
            <w:tcPrChange w:id="35" w:author="tharris" w:date="2011-05-16T08:30:00Z">
              <w:tcPr>
                <w:tcW w:w="5718" w:type="dxa"/>
              </w:tcPr>
            </w:tcPrChange>
          </w:tcPr>
          <w:p w:rsidR="00000000" w:rsidRDefault="007B3518">
            <w:pPr>
              <w:widowControl w:val="0"/>
              <w:autoSpaceDE w:val="0"/>
              <w:autoSpaceDN w:val="0"/>
              <w:adjustRightInd w:val="0"/>
              <w:spacing w:line="250" w:lineRule="auto"/>
              <w:ind w:right="989"/>
              <w:rPr>
                <w:ins w:id="36" w:author="tharris" w:date="2011-05-16T08:25:00Z"/>
                <w:rFonts w:ascii="Times New Roman" w:hAnsi="Times New Roman"/>
                <w:b/>
                <w:color w:val="000000"/>
                <w:sz w:val="18"/>
                <w:szCs w:val="18"/>
                <w:rPrChange w:id="37" w:author="tharris" w:date="2011-05-16T08:28:00Z">
                  <w:rPr>
                    <w:ins w:id="38" w:author="tharris" w:date="2011-05-16T08:25:00Z"/>
                    <w:rFonts w:ascii="Times New Roman" w:hAnsi="Times New Roman"/>
                    <w:color w:val="000000"/>
                    <w:sz w:val="18"/>
                    <w:szCs w:val="18"/>
                  </w:rPr>
                </w:rPrChange>
              </w:rPr>
              <w:pPrChange w:id="39" w:author="tharris" w:date="2011-05-16T08:28:00Z">
                <w:pPr>
                  <w:widowControl w:val="0"/>
                  <w:autoSpaceDE w:val="0"/>
                  <w:autoSpaceDN w:val="0"/>
                  <w:adjustRightInd w:val="0"/>
                  <w:spacing w:after="200" w:line="250" w:lineRule="auto"/>
                  <w:ind w:right="989"/>
                  <w:jc w:val="both"/>
                </w:pPr>
              </w:pPrChange>
            </w:pPr>
            <w:ins w:id="40" w:author="tharris" w:date="2011-05-16T08:27:00Z">
              <w:r w:rsidRPr="007B3518">
                <w:rPr>
                  <w:rFonts w:ascii="Times New Roman" w:hAnsi="Times New Roman"/>
                  <w:b/>
                  <w:color w:val="000000"/>
                  <w:sz w:val="18"/>
                  <w:szCs w:val="18"/>
                  <w:rPrChange w:id="41" w:author="tharris" w:date="2011-05-16T08:28:00Z">
                    <w:rPr>
                      <w:rFonts w:ascii="Times New Roman" w:hAnsi="Times New Roman"/>
                      <w:color w:val="000000"/>
                      <w:sz w:val="18"/>
                      <w:szCs w:val="18"/>
                    </w:rPr>
                  </w:rPrChange>
                </w:rPr>
                <w:t>June 30, 2011</w:t>
              </w:r>
            </w:ins>
          </w:p>
        </w:tc>
        <w:tc>
          <w:tcPr>
            <w:tcW w:w="5483" w:type="dxa"/>
            <w:tcPrChange w:id="42" w:author="tharris" w:date="2011-05-16T08:30:00Z">
              <w:tcPr>
                <w:tcW w:w="5718" w:type="dxa"/>
              </w:tcPr>
            </w:tcPrChange>
          </w:tcPr>
          <w:p w:rsidR="004026FD" w:rsidRDefault="004026FD" w:rsidP="004026FD">
            <w:pPr>
              <w:widowControl w:val="0"/>
              <w:autoSpaceDE w:val="0"/>
              <w:autoSpaceDN w:val="0"/>
              <w:adjustRightInd w:val="0"/>
              <w:spacing w:line="250" w:lineRule="auto"/>
              <w:ind w:right="989"/>
              <w:jc w:val="both"/>
              <w:rPr>
                <w:ins w:id="43" w:author="tharris" w:date="2011-05-16T08:25:00Z"/>
                <w:rFonts w:ascii="Times New Roman" w:hAnsi="Times New Roman"/>
                <w:color w:val="000000"/>
                <w:sz w:val="18"/>
                <w:szCs w:val="18"/>
              </w:rPr>
            </w:pPr>
            <w:ins w:id="44" w:author="tharris" w:date="2011-05-16T08:27:00Z">
              <w:r>
                <w:rPr>
                  <w:rFonts w:ascii="Times New Roman" w:hAnsi="Times New Roman"/>
                  <w:color w:val="000000"/>
                  <w:sz w:val="18"/>
                  <w:szCs w:val="18"/>
                </w:rPr>
                <w:t>Verification Document Deadline Date</w:t>
              </w:r>
            </w:ins>
          </w:p>
        </w:tc>
      </w:tr>
    </w:tbl>
    <w:p w:rsidR="00000000" w:rsidRDefault="00A232F0">
      <w:pPr>
        <w:widowControl w:val="0"/>
        <w:autoSpaceDE w:val="0"/>
        <w:autoSpaceDN w:val="0"/>
        <w:adjustRightInd w:val="0"/>
        <w:spacing w:after="0" w:line="250" w:lineRule="auto"/>
        <w:ind w:right="989"/>
        <w:jc w:val="both"/>
        <w:rPr>
          <w:rFonts w:ascii="Times New Roman" w:hAnsi="Times New Roman"/>
          <w:color w:val="000000"/>
          <w:sz w:val="18"/>
          <w:szCs w:val="18"/>
          <w:rPrChange w:id="45" w:author="tharris" w:date="2011-05-16T08:24:00Z">
            <w:rPr/>
          </w:rPrChange>
        </w:rPr>
        <w:pPrChange w:id="46" w:author="tharris" w:date="2011-05-16T08:24:00Z">
          <w:pPr>
            <w:widowControl w:val="0"/>
            <w:autoSpaceDE w:val="0"/>
            <w:autoSpaceDN w:val="0"/>
            <w:adjustRightInd w:val="0"/>
            <w:spacing w:after="0" w:line="250" w:lineRule="auto"/>
            <w:ind w:left="120" w:right="989"/>
            <w:jc w:val="both"/>
          </w:pPr>
        </w:pPrChange>
      </w:pP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89"/>
        <w:jc w:val="both"/>
        <w:rPr>
          <w:rFonts w:ascii="Times New Roman" w:hAnsi="Times New Roman"/>
          <w:color w:val="000000"/>
          <w:sz w:val="18"/>
          <w:szCs w:val="18"/>
        </w:rPr>
      </w:pPr>
      <w:r>
        <w:rPr>
          <w:rFonts w:ascii="Times New Roman" w:hAnsi="Times New Roman"/>
          <w:color w:val="191919"/>
          <w:sz w:val="18"/>
          <w:szCs w:val="18"/>
        </w:rPr>
        <w:t>The O</w:t>
      </w:r>
      <w:r>
        <w:rPr>
          <w:rFonts w:ascii="Times New Roman" w:hAnsi="Times New Roman"/>
          <w:color w:val="191919"/>
          <w:spacing w:val="-3"/>
          <w:sz w:val="18"/>
          <w:szCs w:val="18"/>
        </w:rPr>
        <w:t>f</w:t>
      </w:r>
      <w:r>
        <w:rPr>
          <w:rFonts w:ascii="Times New Roman" w:hAnsi="Times New Roman"/>
          <w:color w:val="191919"/>
          <w:sz w:val="18"/>
          <w:szCs w:val="18"/>
        </w:rPr>
        <w:t>fice of Financial</w:t>
      </w:r>
      <w:r>
        <w:rPr>
          <w:rFonts w:ascii="Times New Roman" w:hAnsi="Times New Roman"/>
          <w:color w:val="191919"/>
          <w:spacing w:val="-10"/>
          <w:sz w:val="18"/>
          <w:szCs w:val="18"/>
        </w:rPr>
        <w:t xml:space="preserve"> </w:t>
      </w:r>
      <w:r>
        <w:rPr>
          <w:rFonts w:ascii="Times New Roman" w:hAnsi="Times New Roman"/>
          <w:color w:val="191919"/>
          <w:sz w:val="18"/>
          <w:szCs w:val="18"/>
        </w:rPr>
        <w:t>Aid will be processing completed applications for the academic year as soon as Federal regulations are</w:t>
      </w:r>
      <w:r>
        <w:rPr>
          <w:rFonts w:ascii="Times New Roman" w:hAnsi="Times New Roman"/>
          <w:color w:val="191919"/>
          <w:spacing w:val="-2"/>
          <w:sz w:val="18"/>
          <w:szCs w:val="18"/>
        </w:rPr>
        <w:t xml:space="preserve"> </w:t>
      </w:r>
      <w:r>
        <w:rPr>
          <w:rFonts w:ascii="Times New Roman" w:hAnsi="Times New Roman"/>
          <w:color w:val="191919"/>
          <w:sz w:val="18"/>
          <w:szCs w:val="18"/>
        </w:rPr>
        <w:t>received and the</w:t>
      </w:r>
      <w:r>
        <w:rPr>
          <w:rFonts w:ascii="Times New Roman" w:hAnsi="Times New Roman"/>
          <w:color w:val="191919"/>
          <w:spacing w:val="2"/>
          <w:sz w:val="18"/>
          <w:szCs w:val="18"/>
        </w:rPr>
        <w:t xml:space="preserve"> </w:t>
      </w:r>
      <w:r>
        <w:rPr>
          <w:rFonts w:ascii="Times New Roman" w:hAnsi="Times New Roman"/>
          <w:color w:val="191919"/>
          <w:sz w:val="18"/>
          <w:szCs w:val="18"/>
        </w:rPr>
        <w:t>Board</w:t>
      </w:r>
      <w:r>
        <w:rPr>
          <w:rFonts w:ascii="Times New Roman" w:hAnsi="Times New Roman"/>
          <w:color w:val="191919"/>
          <w:spacing w:val="2"/>
          <w:sz w:val="18"/>
          <w:szCs w:val="18"/>
        </w:rPr>
        <w:t xml:space="preserve"> </w:t>
      </w:r>
      <w:r>
        <w:rPr>
          <w:rFonts w:ascii="Times New Roman" w:hAnsi="Times New Roman"/>
          <w:color w:val="191919"/>
          <w:sz w:val="18"/>
          <w:szCs w:val="18"/>
        </w:rPr>
        <w:t>of</w:t>
      </w:r>
      <w:r>
        <w:rPr>
          <w:rFonts w:ascii="Times New Roman" w:hAnsi="Times New Roman"/>
          <w:color w:val="191919"/>
          <w:spacing w:val="2"/>
          <w:sz w:val="18"/>
          <w:szCs w:val="18"/>
        </w:rPr>
        <w:t xml:space="preserve"> </w:t>
      </w:r>
      <w:r>
        <w:rPr>
          <w:rFonts w:ascii="Times New Roman" w:hAnsi="Times New Roman"/>
          <w:color w:val="191919"/>
          <w:sz w:val="18"/>
          <w:szCs w:val="18"/>
        </w:rPr>
        <w:t>Regents</w:t>
      </w:r>
      <w:r>
        <w:rPr>
          <w:rFonts w:ascii="Times New Roman" w:hAnsi="Times New Roman"/>
          <w:color w:val="191919"/>
          <w:spacing w:val="2"/>
          <w:sz w:val="18"/>
          <w:szCs w:val="18"/>
        </w:rPr>
        <w:t xml:space="preserve"> </w:t>
      </w:r>
      <w:r>
        <w:rPr>
          <w:rFonts w:ascii="Times New Roman" w:hAnsi="Times New Roman"/>
          <w:color w:val="191919"/>
          <w:sz w:val="18"/>
          <w:szCs w:val="18"/>
        </w:rPr>
        <w:t>determines</w:t>
      </w:r>
      <w:r>
        <w:rPr>
          <w:rFonts w:ascii="Times New Roman" w:hAnsi="Times New Roman"/>
          <w:color w:val="191919"/>
          <w:spacing w:val="2"/>
          <w:sz w:val="18"/>
          <w:szCs w:val="18"/>
        </w:rPr>
        <w:t xml:space="preserve"> </w:t>
      </w:r>
      <w:r>
        <w:rPr>
          <w:rFonts w:ascii="Times New Roman" w:hAnsi="Times New Roman"/>
          <w:color w:val="191919"/>
          <w:sz w:val="18"/>
          <w:szCs w:val="18"/>
        </w:rPr>
        <w:t>tuition</w:t>
      </w:r>
      <w:r>
        <w:rPr>
          <w:rFonts w:ascii="Times New Roman" w:hAnsi="Times New Roman"/>
          <w:color w:val="191919"/>
          <w:spacing w:val="2"/>
          <w:sz w:val="18"/>
          <w:szCs w:val="18"/>
        </w:rPr>
        <w:t xml:space="preserve"> </w:t>
      </w:r>
      <w:r>
        <w:rPr>
          <w:rFonts w:ascii="Times New Roman" w:hAnsi="Times New Roman"/>
          <w:color w:val="191919"/>
          <w:sz w:val="18"/>
          <w:szCs w:val="18"/>
        </w:rPr>
        <w:t>rates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academic</w:t>
      </w:r>
      <w:r>
        <w:rPr>
          <w:rFonts w:ascii="Times New Roman" w:hAnsi="Times New Roman"/>
          <w:color w:val="191919"/>
          <w:spacing w:val="2"/>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z w:val="18"/>
          <w:szCs w:val="18"/>
        </w:rPr>
        <w:t>student</w:t>
      </w:r>
      <w:r>
        <w:rPr>
          <w:rFonts w:ascii="Times New Roman" w:hAnsi="Times New Roman"/>
          <w:color w:val="191919"/>
          <w:spacing w:val="2"/>
          <w:sz w:val="18"/>
          <w:szCs w:val="18"/>
        </w:rPr>
        <w:t xml:space="preserve"> </w:t>
      </w:r>
      <w:r>
        <w:rPr>
          <w:rFonts w:ascii="Times New Roman" w:hAnsi="Times New Roman"/>
          <w:color w:val="191919"/>
          <w:sz w:val="18"/>
          <w:szCs w:val="18"/>
        </w:rPr>
        <w:t>must</w:t>
      </w:r>
      <w:r>
        <w:rPr>
          <w:rFonts w:ascii="Times New Roman" w:hAnsi="Times New Roman"/>
          <w:color w:val="191919"/>
          <w:spacing w:val="2"/>
          <w:sz w:val="18"/>
          <w:szCs w:val="18"/>
        </w:rPr>
        <w:t xml:space="preserve"> </w:t>
      </w:r>
      <w:r>
        <w:rPr>
          <w:rFonts w:ascii="Times New Roman" w:hAnsi="Times New Roman"/>
          <w:color w:val="191919"/>
          <w:sz w:val="18"/>
          <w:szCs w:val="18"/>
        </w:rPr>
        <w:t>be</w:t>
      </w:r>
      <w:r>
        <w:rPr>
          <w:rFonts w:ascii="Times New Roman" w:hAnsi="Times New Roman"/>
          <w:color w:val="191919"/>
          <w:spacing w:val="2"/>
          <w:sz w:val="18"/>
          <w:szCs w:val="18"/>
        </w:rPr>
        <w:t xml:space="preserve"> </w:t>
      </w:r>
      <w:r>
        <w:rPr>
          <w:rFonts w:ascii="Times New Roman" w:hAnsi="Times New Roman"/>
          <w:color w:val="191919"/>
          <w:sz w:val="18"/>
          <w:szCs w:val="18"/>
        </w:rPr>
        <w:t>accepted</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enrollment</w:t>
      </w:r>
      <w:r>
        <w:rPr>
          <w:rFonts w:ascii="Times New Roman" w:hAnsi="Times New Roman"/>
          <w:color w:val="191919"/>
          <w:spacing w:val="2"/>
          <w:sz w:val="18"/>
          <w:szCs w:val="18"/>
        </w:rPr>
        <w:t xml:space="preserve"> </w:t>
      </w:r>
      <w:r>
        <w:rPr>
          <w:rFonts w:ascii="Times New Roman" w:hAnsi="Times New Roman"/>
          <w:color w:val="191919"/>
          <w:sz w:val="18"/>
          <w:szCs w:val="18"/>
        </w:rPr>
        <w:t>(new</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readmits) before he/she can be awarded.</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89"/>
        <w:jc w:val="both"/>
        <w:rPr>
          <w:ins w:id="47" w:author="tharris" w:date="2011-05-16T08:34:00Z"/>
          <w:rFonts w:ascii="Times New Roman" w:hAnsi="Times New Roman"/>
          <w:color w:val="191919"/>
          <w:sz w:val="18"/>
          <w:szCs w:val="18"/>
        </w:rPr>
      </w:pPr>
      <w:r>
        <w:rPr>
          <w:rFonts w:ascii="Times New Roman" w:hAnsi="Times New Roman"/>
          <w:color w:val="191919"/>
          <w:sz w:val="18"/>
          <w:szCs w:val="18"/>
        </w:rPr>
        <w:t>Application processing can take six weeks or longer during peak processing periods.</w:t>
      </w:r>
      <w:r>
        <w:rPr>
          <w:rFonts w:ascii="Times New Roman" w:hAnsi="Times New Roman"/>
          <w:color w:val="191919"/>
          <w:spacing w:val="-10"/>
          <w:sz w:val="18"/>
          <w:szCs w:val="18"/>
        </w:rPr>
        <w:t xml:space="preserve"> </w:t>
      </w:r>
      <w:r>
        <w:rPr>
          <w:rFonts w:ascii="Times New Roman" w:hAnsi="Times New Roman"/>
          <w:color w:val="191919"/>
          <w:sz w:val="18"/>
          <w:szCs w:val="18"/>
        </w:rPr>
        <w:t>Although the priority deadline is</w:t>
      </w:r>
      <w:r>
        <w:rPr>
          <w:rFonts w:ascii="Times New Roman" w:hAnsi="Times New Roman"/>
          <w:color w:val="191919"/>
          <w:spacing w:val="-10"/>
          <w:sz w:val="18"/>
          <w:szCs w:val="18"/>
        </w:rPr>
        <w:t xml:space="preserve"> </w:t>
      </w:r>
      <w:r>
        <w:rPr>
          <w:rFonts w:ascii="Times New Roman" w:hAnsi="Times New Roman"/>
          <w:color w:val="191919"/>
          <w:sz w:val="18"/>
          <w:szCs w:val="18"/>
        </w:rPr>
        <w:t>April 15</w:t>
      </w:r>
      <w:r>
        <w:rPr>
          <w:rFonts w:ascii="Times New Roman" w:hAnsi="Times New Roman"/>
          <w:color w:val="191919"/>
          <w:spacing w:val="-1"/>
          <w:sz w:val="18"/>
          <w:szCs w:val="18"/>
        </w:rPr>
        <w:t xml:space="preserve"> </w:t>
      </w:r>
      <w:r>
        <w:rPr>
          <w:rFonts w:ascii="Times New Roman" w:hAnsi="Times New Roman"/>
          <w:color w:val="191919"/>
          <w:sz w:val="18"/>
          <w:szCs w:val="18"/>
        </w:rPr>
        <w:t>of each yea</w:t>
      </w:r>
      <w:r>
        <w:rPr>
          <w:rFonts w:ascii="Times New Roman" w:hAnsi="Times New Roman"/>
          <w:color w:val="191919"/>
          <w:spacing w:val="-7"/>
          <w:sz w:val="18"/>
          <w:szCs w:val="18"/>
        </w:rPr>
        <w:t>r</w:t>
      </w:r>
      <w:r>
        <w:rPr>
          <w:rFonts w:ascii="Times New Roman" w:hAnsi="Times New Roman"/>
          <w:color w:val="191919"/>
          <w:sz w:val="18"/>
          <w:szCs w:val="18"/>
        </w:rPr>
        <w:t>, application</w:t>
      </w:r>
      <w:r>
        <w:rPr>
          <w:rFonts w:ascii="Times New Roman" w:hAnsi="Times New Roman"/>
          <w:color w:val="191919"/>
          <w:spacing w:val="1"/>
          <w:sz w:val="18"/>
          <w:szCs w:val="18"/>
        </w:rPr>
        <w:t xml:space="preserve"> </w:t>
      </w:r>
      <w:r>
        <w:rPr>
          <w:rFonts w:ascii="Times New Roman" w:hAnsi="Times New Roman"/>
          <w:color w:val="191919"/>
          <w:sz w:val="18"/>
          <w:szCs w:val="18"/>
        </w:rPr>
        <w:t>that</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not</w:t>
      </w:r>
      <w:r>
        <w:rPr>
          <w:rFonts w:ascii="Times New Roman" w:hAnsi="Times New Roman"/>
          <w:color w:val="191919"/>
          <w:spacing w:val="1"/>
          <w:sz w:val="18"/>
          <w:szCs w:val="18"/>
        </w:rPr>
        <w:t xml:space="preserve"> </w:t>
      </w:r>
      <w:r>
        <w:rPr>
          <w:rFonts w:ascii="Times New Roman" w:hAnsi="Times New Roman"/>
          <w:color w:val="191919"/>
          <w:sz w:val="18"/>
          <w:szCs w:val="18"/>
        </w:rPr>
        <w:t>competed</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following</w:t>
      </w:r>
      <w:r>
        <w:rPr>
          <w:rFonts w:ascii="Times New Roman" w:hAnsi="Times New Roman"/>
          <w:color w:val="191919"/>
          <w:spacing w:val="1"/>
          <w:sz w:val="18"/>
          <w:szCs w:val="18"/>
        </w:rPr>
        <w:t xml:space="preserve"> </w:t>
      </w:r>
      <w:r>
        <w:rPr>
          <w:rFonts w:ascii="Times New Roman" w:hAnsi="Times New Roman"/>
          <w:color w:val="191919"/>
          <w:sz w:val="18"/>
          <w:szCs w:val="18"/>
        </w:rPr>
        <w:t>deadlines</w:t>
      </w:r>
      <w:r>
        <w:rPr>
          <w:rFonts w:ascii="Times New Roman" w:hAnsi="Times New Roman"/>
          <w:color w:val="191919"/>
          <w:spacing w:val="1"/>
          <w:sz w:val="18"/>
          <w:szCs w:val="18"/>
        </w:rPr>
        <w:t xml:space="preserve"> </w:t>
      </w:r>
      <w:r>
        <w:rPr>
          <w:rFonts w:ascii="Times New Roman" w:hAnsi="Times New Roman"/>
          <w:color w:val="191919"/>
          <w:sz w:val="18"/>
          <w:szCs w:val="18"/>
        </w:rPr>
        <w:t>may</w:t>
      </w:r>
      <w:r>
        <w:rPr>
          <w:rFonts w:ascii="Times New Roman" w:hAnsi="Times New Roman"/>
          <w:color w:val="191919"/>
          <w:spacing w:val="1"/>
          <w:sz w:val="18"/>
          <w:szCs w:val="18"/>
        </w:rPr>
        <w:t xml:space="preserve"> </w:t>
      </w:r>
      <w:r>
        <w:rPr>
          <w:rFonts w:ascii="Times New Roman" w:hAnsi="Times New Roman"/>
          <w:color w:val="191919"/>
          <w:sz w:val="18"/>
          <w:szCs w:val="18"/>
        </w:rPr>
        <w:t>be</w:t>
      </w:r>
      <w:r>
        <w:rPr>
          <w:rFonts w:ascii="Times New Roman" w:hAnsi="Times New Roman"/>
          <w:color w:val="191919"/>
          <w:spacing w:val="1"/>
          <w:sz w:val="18"/>
          <w:szCs w:val="18"/>
        </w:rPr>
        <w:t xml:space="preserve"> </w:t>
      </w:r>
      <w:r>
        <w:rPr>
          <w:rFonts w:ascii="Times New Roman" w:hAnsi="Times New Roman"/>
          <w:color w:val="191919"/>
          <w:sz w:val="18"/>
          <w:szCs w:val="18"/>
        </w:rPr>
        <w:t>processed</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beginning</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that</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Fall</w:t>
      </w:r>
      <w:r>
        <w:rPr>
          <w:rFonts w:ascii="Times New Roman" w:hAnsi="Times New Roman"/>
          <w:color w:val="191919"/>
          <w:spacing w:val="1"/>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 June</w:t>
      </w:r>
      <w:r>
        <w:rPr>
          <w:rFonts w:ascii="Times New Roman" w:hAnsi="Times New Roman"/>
          <w:color w:val="191919"/>
          <w:spacing w:val="1"/>
          <w:sz w:val="18"/>
          <w:szCs w:val="18"/>
        </w:rPr>
        <w:t xml:space="preserve"> </w:t>
      </w:r>
      <w:r>
        <w:rPr>
          <w:rFonts w:ascii="Times New Roman" w:hAnsi="Times New Roman"/>
          <w:color w:val="191919"/>
          <w:sz w:val="18"/>
          <w:szCs w:val="18"/>
        </w:rPr>
        <w:t>15; spring</w:t>
      </w:r>
      <w:r>
        <w:rPr>
          <w:rFonts w:ascii="Times New Roman" w:hAnsi="Times New Roman"/>
          <w:color w:val="191919"/>
          <w:spacing w:val="-2"/>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November</w:t>
      </w:r>
      <w:r>
        <w:rPr>
          <w:rFonts w:ascii="Times New Roman" w:hAnsi="Times New Roman"/>
          <w:color w:val="191919"/>
          <w:spacing w:val="-2"/>
          <w:sz w:val="18"/>
          <w:szCs w:val="18"/>
        </w:rPr>
        <w:t xml:space="preserve"> </w:t>
      </w:r>
      <w:r>
        <w:rPr>
          <w:rFonts w:ascii="Times New Roman" w:hAnsi="Times New Roman"/>
          <w:color w:val="191919"/>
          <w:sz w:val="18"/>
          <w:szCs w:val="18"/>
        </w:rPr>
        <w:t>15;</w:t>
      </w:r>
      <w:r>
        <w:rPr>
          <w:rFonts w:ascii="Times New Roman" w:hAnsi="Times New Roman"/>
          <w:color w:val="191919"/>
          <w:spacing w:val="-2"/>
          <w:sz w:val="18"/>
          <w:szCs w:val="18"/>
        </w:rPr>
        <w:t xml:space="preserve"> </w:t>
      </w:r>
      <w:r>
        <w:rPr>
          <w:rFonts w:ascii="Times New Roman" w:hAnsi="Times New Roman"/>
          <w:color w:val="191919"/>
          <w:sz w:val="18"/>
          <w:szCs w:val="18"/>
        </w:rPr>
        <w:t>summer</w:t>
      </w:r>
      <w:r>
        <w:rPr>
          <w:rFonts w:ascii="Times New Roman" w:hAnsi="Times New Roman"/>
          <w:color w:val="191919"/>
          <w:spacing w:val="-2"/>
          <w:sz w:val="18"/>
          <w:szCs w:val="18"/>
        </w:rPr>
        <w:t xml:space="preserve"> </w:t>
      </w:r>
      <w:r>
        <w:rPr>
          <w:rFonts w:ascii="Times New Roman" w:hAnsi="Times New Roman"/>
          <w:color w:val="191919"/>
          <w:sz w:val="18"/>
          <w:szCs w:val="18"/>
        </w:rPr>
        <w:t>semeste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z w:val="18"/>
          <w:szCs w:val="18"/>
        </w:rPr>
        <w:t>April</w:t>
      </w:r>
      <w:r>
        <w:rPr>
          <w:rFonts w:ascii="Times New Roman" w:hAnsi="Times New Roman"/>
          <w:color w:val="191919"/>
          <w:spacing w:val="-2"/>
          <w:sz w:val="18"/>
          <w:szCs w:val="18"/>
        </w:rPr>
        <w:t xml:space="preserve"> </w:t>
      </w:r>
      <w:r>
        <w:rPr>
          <w:rFonts w:ascii="Times New Roman" w:hAnsi="Times New Roman"/>
          <w:color w:val="191919"/>
          <w:sz w:val="18"/>
          <w:szCs w:val="18"/>
        </w:rPr>
        <w:t>15.</w:t>
      </w:r>
      <w:r>
        <w:rPr>
          <w:rFonts w:ascii="Times New Roman" w:hAnsi="Times New Roman"/>
          <w:color w:val="191919"/>
          <w:spacing w:val="-2"/>
          <w:sz w:val="18"/>
          <w:szCs w:val="18"/>
        </w:rPr>
        <w:t xml:space="preserve"> </w:t>
      </w:r>
      <w:r>
        <w:rPr>
          <w:rFonts w:ascii="Times New Roman" w:hAnsi="Times New Roman"/>
          <w:color w:val="191919"/>
          <w:sz w:val="18"/>
          <w:szCs w:val="18"/>
        </w:rPr>
        <w:t>If</w:t>
      </w:r>
      <w:r>
        <w:rPr>
          <w:rFonts w:ascii="Times New Roman" w:hAnsi="Times New Roman"/>
          <w:color w:val="191919"/>
          <w:spacing w:val="40"/>
          <w:sz w:val="18"/>
          <w:szCs w:val="18"/>
        </w:rPr>
        <w:t xml:space="preserve"> </w:t>
      </w:r>
      <w:r>
        <w:rPr>
          <w:rFonts w:ascii="Times New Roman" w:hAnsi="Times New Roman"/>
          <w:color w:val="191919"/>
          <w:sz w:val="18"/>
          <w:szCs w:val="18"/>
        </w:rPr>
        <w:t>you</w:t>
      </w:r>
      <w:r>
        <w:rPr>
          <w:rFonts w:ascii="Times New Roman" w:hAnsi="Times New Roman"/>
          <w:color w:val="191919"/>
          <w:spacing w:val="-2"/>
          <w:sz w:val="18"/>
          <w:szCs w:val="18"/>
        </w:rPr>
        <w:t xml:space="preserve"> </w:t>
      </w:r>
      <w:r>
        <w:rPr>
          <w:rFonts w:ascii="Times New Roman" w:hAnsi="Times New Roman"/>
          <w:color w:val="191919"/>
          <w:sz w:val="18"/>
          <w:szCs w:val="18"/>
        </w:rPr>
        <w:t>have</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completed</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application</w:t>
      </w:r>
      <w:r>
        <w:rPr>
          <w:rFonts w:ascii="Times New Roman" w:hAnsi="Times New Roman"/>
          <w:color w:val="191919"/>
          <w:spacing w:val="-2"/>
          <w:sz w:val="18"/>
          <w:szCs w:val="18"/>
        </w:rPr>
        <w:t xml:space="preserve"> </w:t>
      </w:r>
      <w:r>
        <w:rPr>
          <w:rFonts w:ascii="Times New Roman" w:hAnsi="Times New Roman"/>
          <w:color w:val="191919"/>
          <w:sz w:val="18"/>
          <w:szCs w:val="18"/>
        </w:rPr>
        <w:t>process</w:t>
      </w:r>
      <w:r>
        <w:rPr>
          <w:rFonts w:ascii="Times New Roman" w:hAnsi="Times New Roman"/>
          <w:color w:val="191919"/>
          <w:spacing w:val="-2"/>
          <w:sz w:val="18"/>
          <w:szCs w:val="18"/>
        </w:rPr>
        <w:t xml:space="preserve"> </w:t>
      </w:r>
      <w:r>
        <w:rPr>
          <w:rFonts w:ascii="Times New Roman" w:hAnsi="Times New Roman"/>
          <w:color w:val="191919"/>
          <w:sz w:val="18"/>
          <w:szCs w:val="18"/>
        </w:rPr>
        <w:t>(this</w:t>
      </w:r>
      <w:r>
        <w:rPr>
          <w:rFonts w:ascii="Times New Roman" w:hAnsi="Times New Roman"/>
          <w:color w:val="191919"/>
          <w:spacing w:val="-2"/>
          <w:sz w:val="18"/>
          <w:szCs w:val="18"/>
        </w:rPr>
        <w:t xml:space="preserve"> </w:t>
      </w:r>
      <w:r>
        <w:rPr>
          <w:rFonts w:ascii="Times New Roman" w:hAnsi="Times New Roman"/>
          <w:color w:val="191919"/>
          <w:sz w:val="18"/>
          <w:szCs w:val="18"/>
        </w:rPr>
        <w:t>included</w:t>
      </w:r>
      <w:r>
        <w:rPr>
          <w:rFonts w:ascii="Times New Roman" w:hAnsi="Times New Roman"/>
          <w:color w:val="191919"/>
          <w:spacing w:val="-2"/>
          <w:sz w:val="18"/>
          <w:szCs w:val="18"/>
        </w:rPr>
        <w:t xml:space="preserve"> </w:t>
      </w:r>
      <w:r>
        <w:rPr>
          <w:rFonts w:ascii="Times New Roman" w:hAnsi="Times New Roman"/>
          <w:color w:val="191919"/>
          <w:sz w:val="18"/>
          <w:szCs w:val="18"/>
        </w:rPr>
        <w:t>pro</w:t>
      </w:r>
      <w:r>
        <w:rPr>
          <w:rFonts w:ascii="Times New Roman" w:hAnsi="Times New Roman"/>
          <w:color w:val="191919"/>
          <w:spacing w:val="-1"/>
          <w:sz w:val="18"/>
          <w:szCs w:val="18"/>
        </w:rPr>
        <w:t>v</w:t>
      </w:r>
      <w:r>
        <w:rPr>
          <w:rFonts w:ascii="Times New Roman" w:hAnsi="Times New Roman"/>
          <w:color w:val="191919"/>
          <w:sz w:val="18"/>
          <w:szCs w:val="18"/>
        </w:rPr>
        <w:t>iding</w:t>
      </w:r>
      <w:r>
        <w:rPr>
          <w:rFonts w:ascii="Times New Roman" w:hAnsi="Times New Roman"/>
          <w:color w:val="191919"/>
          <w:spacing w:val="-2"/>
          <w:sz w:val="18"/>
          <w:szCs w:val="18"/>
        </w:rPr>
        <w:t xml:space="preserve"> </w:t>
      </w:r>
      <w:proofErr w:type="spellStart"/>
      <w:r>
        <w:rPr>
          <w:rFonts w:ascii="Times New Roman" w:hAnsi="Times New Roman"/>
          <w:color w:val="191919"/>
          <w:sz w:val="18"/>
          <w:szCs w:val="18"/>
        </w:rPr>
        <w:t>addi</w:t>
      </w:r>
      <w:proofErr w:type="spellEnd"/>
      <w:r>
        <w:rPr>
          <w:rFonts w:ascii="Times New Roman" w:hAnsi="Times New Roman"/>
          <w:color w:val="191919"/>
          <w:sz w:val="18"/>
          <w:szCs w:val="18"/>
        </w:rPr>
        <w:t xml:space="preserve">- </w:t>
      </w:r>
      <w:proofErr w:type="spellStart"/>
      <w:r>
        <w:rPr>
          <w:rFonts w:ascii="Times New Roman" w:hAnsi="Times New Roman"/>
          <w:color w:val="191919"/>
          <w:sz w:val="18"/>
          <w:szCs w:val="18"/>
        </w:rPr>
        <w:t>tional</w:t>
      </w:r>
      <w:proofErr w:type="spellEnd"/>
      <w:r>
        <w:rPr>
          <w:rFonts w:ascii="Times New Roman" w:hAnsi="Times New Roman"/>
          <w:color w:val="191919"/>
          <w:spacing w:val="5"/>
          <w:sz w:val="18"/>
          <w:szCs w:val="18"/>
        </w:rPr>
        <w:t xml:space="preserve"> </w:t>
      </w:r>
      <w:r>
        <w:rPr>
          <w:rFonts w:ascii="Times New Roman" w:hAnsi="Times New Roman"/>
          <w:color w:val="191919"/>
          <w:sz w:val="18"/>
          <w:szCs w:val="18"/>
        </w:rPr>
        <w:t>documentations</w:t>
      </w:r>
      <w:r>
        <w:rPr>
          <w:rFonts w:ascii="Times New Roman" w:hAnsi="Times New Roman"/>
          <w:color w:val="191919"/>
          <w:spacing w:val="5"/>
          <w:sz w:val="18"/>
          <w:szCs w:val="18"/>
        </w:rPr>
        <w:t xml:space="preserve"> </w:t>
      </w:r>
      <w:r>
        <w:rPr>
          <w:rFonts w:ascii="Times New Roman" w:hAnsi="Times New Roman"/>
          <w:color w:val="191919"/>
          <w:sz w:val="18"/>
          <w:szCs w:val="18"/>
        </w:rPr>
        <w:t>as</w:t>
      </w:r>
      <w:r>
        <w:rPr>
          <w:rFonts w:ascii="Times New Roman" w:hAnsi="Times New Roman"/>
          <w:color w:val="191919"/>
          <w:spacing w:val="5"/>
          <w:sz w:val="18"/>
          <w:szCs w:val="18"/>
        </w:rPr>
        <w:t xml:space="preserve"> </w:t>
      </w:r>
      <w:r>
        <w:rPr>
          <w:rFonts w:ascii="Times New Roman" w:hAnsi="Times New Roman"/>
          <w:color w:val="191919"/>
          <w:sz w:val="18"/>
          <w:szCs w:val="18"/>
        </w:rPr>
        <w:t>requested</w:t>
      </w:r>
      <w:r>
        <w:rPr>
          <w:rFonts w:ascii="Times New Roman" w:hAnsi="Times New Roman"/>
          <w:color w:val="191919"/>
          <w:spacing w:val="5"/>
          <w:sz w:val="18"/>
          <w:szCs w:val="18"/>
        </w:rPr>
        <w:t xml:space="preserve"> </w:t>
      </w:r>
      <w:r>
        <w:rPr>
          <w:rFonts w:ascii="Times New Roman" w:hAnsi="Times New Roman"/>
          <w:color w:val="191919"/>
          <w:sz w:val="18"/>
          <w:szCs w:val="18"/>
        </w:rPr>
        <w:t>by</w:t>
      </w:r>
      <w:r>
        <w:rPr>
          <w:rFonts w:ascii="Times New Roman" w:hAnsi="Times New Roman"/>
          <w:color w:val="191919"/>
          <w:spacing w:val="5"/>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fice</w:t>
      </w:r>
      <w:r>
        <w:rPr>
          <w:rFonts w:ascii="Times New Roman" w:hAnsi="Times New Roman"/>
          <w:color w:val="191919"/>
          <w:spacing w:val="5"/>
          <w:sz w:val="18"/>
          <w:szCs w:val="18"/>
        </w:rPr>
        <w:t xml:space="preserve"> </w:t>
      </w:r>
      <w:r>
        <w:rPr>
          <w:rFonts w:ascii="Times New Roman" w:hAnsi="Times New Roman"/>
          <w:color w:val="191919"/>
          <w:sz w:val="18"/>
          <w:szCs w:val="18"/>
        </w:rPr>
        <w:t>of</w:t>
      </w:r>
      <w:r>
        <w:rPr>
          <w:rFonts w:ascii="Times New Roman" w:hAnsi="Times New Roman"/>
          <w:color w:val="191919"/>
          <w:spacing w:val="5"/>
          <w:sz w:val="18"/>
          <w:szCs w:val="18"/>
        </w:rPr>
        <w:t xml:space="preserve"> </w:t>
      </w:r>
      <w:r>
        <w:rPr>
          <w:rFonts w:ascii="Times New Roman" w:hAnsi="Times New Roman"/>
          <w:color w:val="191919"/>
          <w:sz w:val="18"/>
          <w:szCs w:val="18"/>
        </w:rPr>
        <w:t>Financial</w:t>
      </w:r>
      <w:r>
        <w:rPr>
          <w:rFonts w:ascii="Times New Roman" w:hAnsi="Times New Roman"/>
          <w:color w:val="191919"/>
          <w:spacing w:val="-5"/>
          <w:sz w:val="18"/>
          <w:szCs w:val="18"/>
        </w:rPr>
        <w:t xml:space="preserve"> </w:t>
      </w:r>
      <w:r>
        <w:rPr>
          <w:rFonts w:ascii="Times New Roman" w:hAnsi="Times New Roman"/>
          <w:color w:val="191919"/>
          <w:sz w:val="18"/>
          <w:szCs w:val="18"/>
        </w:rPr>
        <w:t>Aid)</w:t>
      </w:r>
      <w:r>
        <w:rPr>
          <w:rFonts w:ascii="Times New Roman" w:hAnsi="Times New Roman"/>
          <w:color w:val="191919"/>
          <w:spacing w:val="5"/>
          <w:sz w:val="18"/>
          <w:szCs w:val="18"/>
        </w:rPr>
        <w:t xml:space="preserve"> </w:t>
      </w:r>
      <w:r>
        <w:rPr>
          <w:rFonts w:ascii="Times New Roman" w:hAnsi="Times New Roman"/>
          <w:color w:val="191919"/>
          <w:sz w:val="18"/>
          <w:szCs w:val="18"/>
        </w:rPr>
        <w:t>by</w:t>
      </w:r>
      <w:r>
        <w:rPr>
          <w:rFonts w:ascii="Times New Roman" w:hAnsi="Times New Roman"/>
          <w:color w:val="191919"/>
          <w:spacing w:val="5"/>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dates</w:t>
      </w:r>
      <w:r>
        <w:rPr>
          <w:rFonts w:ascii="Times New Roman" w:hAnsi="Times New Roman"/>
          <w:color w:val="191919"/>
          <w:spacing w:val="5"/>
          <w:sz w:val="18"/>
          <w:szCs w:val="18"/>
        </w:rPr>
        <w:t xml:space="preserve"> </w:t>
      </w:r>
      <w:r>
        <w:rPr>
          <w:rFonts w:ascii="Times New Roman" w:hAnsi="Times New Roman"/>
          <w:color w:val="191919"/>
          <w:sz w:val="18"/>
          <w:szCs w:val="18"/>
        </w:rPr>
        <w:t>given</w:t>
      </w:r>
      <w:r>
        <w:rPr>
          <w:rFonts w:ascii="Times New Roman" w:hAnsi="Times New Roman"/>
          <w:color w:val="191919"/>
          <w:spacing w:val="5"/>
          <w:sz w:val="18"/>
          <w:szCs w:val="18"/>
        </w:rPr>
        <w:t xml:space="preserve"> </w:t>
      </w:r>
      <w:r>
        <w:rPr>
          <w:rFonts w:ascii="Times New Roman" w:hAnsi="Times New Roman"/>
          <w:color w:val="191919"/>
          <w:sz w:val="18"/>
          <w:szCs w:val="18"/>
        </w:rPr>
        <w:t>above,</w:t>
      </w:r>
      <w:r>
        <w:rPr>
          <w:rFonts w:ascii="Times New Roman" w:hAnsi="Times New Roman"/>
          <w:color w:val="191919"/>
          <w:spacing w:val="5"/>
          <w:sz w:val="18"/>
          <w:szCs w:val="18"/>
        </w:rPr>
        <w:t xml:space="preserve"> </w:t>
      </w:r>
      <w:r>
        <w:rPr>
          <w:rFonts w:ascii="Times New Roman" w:hAnsi="Times New Roman"/>
          <w:color w:val="191919"/>
          <w:sz w:val="18"/>
          <w:szCs w:val="18"/>
        </w:rPr>
        <w:t>you</w:t>
      </w:r>
      <w:r>
        <w:rPr>
          <w:rFonts w:ascii="Times New Roman" w:hAnsi="Times New Roman"/>
          <w:color w:val="191919"/>
          <w:spacing w:val="5"/>
          <w:sz w:val="18"/>
          <w:szCs w:val="18"/>
        </w:rPr>
        <w:t xml:space="preserve"> </w:t>
      </w:r>
      <w:r>
        <w:rPr>
          <w:rFonts w:ascii="Times New Roman" w:hAnsi="Times New Roman"/>
          <w:color w:val="191919"/>
          <w:sz w:val="18"/>
          <w:szCs w:val="18"/>
        </w:rPr>
        <w:t>should</w:t>
      </w:r>
      <w:r>
        <w:rPr>
          <w:rFonts w:ascii="Times New Roman" w:hAnsi="Times New Roman"/>
          <w:color w:val="191919"/>
          <w:spacing w:val="5"/>
          <w:sz w:val="18"/>
          <w:szCs w:val="18"/>
        </w:rPr>
        <w:t xml:space="preserve"> </w:t>
      </w:r>
      <w:r>
        <w:rPr>
          <w:rFonts w:ascii="Times New Roman" w:hAnsi="Times New Roman"/>
          <w:color w:val="191919"/>
          <w:sz w:val="18"/>
          <w:szCs w:val="18"/>
        </w:rPr>
        <w:t>be</w:t>
      </w:r>
      <w:r>
        <w:rPr>
          <w:rFonts w:ascii="Times New Roman" w:hAnsi="Times New Roman"/>
          <w:color w:val="191919"/>
          <w:spacing w:val="5"/>
          <w:sz w:val="18"/>
          <w:szCs w:val="18"/>
        </w:rPr>
        <w:t xml:space="preserve"> </w:t>
      </w:r>
      <w:r>
        <w:rPr>
          <w:rFonts w:ascii="Times New Roman" w:hAnsi="Times New Roman"/>
          <w:color w:val="191919"/>
          <w:sz w:val="18"/>
          <w:szCs w:val="18"/>
        </w:rPr>
        <w:t>prepared</w:t>
      </w:r>
      <w:r>
        <w:rPr>
          <w:rFonts w:ascii="Times New Roman" w:hAnsi="Times New Roman"/>
          <w:color w:val="191919"/>
          <w:spacing w:val="5"/>
          <w:sz w:val="18"/>
          <w:szCs w:val="18"/>
        </w:rPr>
        <w:t xml:space="preserve"> </w:t>
      </w:r>
      <w:r>
        <w:rPr>
          <w:rFonts w:ascii="Times New Roman" w:hAnsi="Times New Roman"/>
          <w:color w:val="191919"/>
          <w:sz w:val="18"/>
          <w:szCs w:val="18"/>
        </w:rPr>
        <w:t>to</w:t>
      </w:r>
      <w:r>
        <w:rPr>
          <w:rFonts w:ascii="Times New Roman" w:hAnsi="Times New Roman"/>
          <w:color w:val="191919"/>
          <w:spacing w:val="5"/>
          <w:sz w:val="18"/>
          <w:szCs w:val="18"/>
        </w:rPr>
        <w:t xml:space="preserve"> </w:t>
      </w:r>
      <w:r>
        <w:rPr>
          <w:rFonts w:ascii="Times New Roman" w:hAnsi="Times New Roman"/>
          <w:color w:val="191919"/>
          <w:sz w:val="18"/>
          <w:szCs w:val="18"/>
        </w:rPr>
        <w:t>pay</w:t>
      </w:r>
      <w:r>
        <w:rPr>
          <w:rFonts w:ascii="Times New Roman" w:hAnsi="Times New Roman"/>
          <w:color w:val="191919"/>
          <w:spacing w:val="5"/>
          <w:sz w:val="18"/>
          <w:szCs w:val="18"/>
        </w:rPr>
        <w:t xml:space="preserve"> </w:t>
      </w:r>
      <w:r>
        <w:rPr>
          <w:rFonts w:ascii="Times New Roman" w:hAnsi="Times New Roman"/>
          <w:color w:val="191919"/>
          <w:sz w:val="18"/>
          <w:szCs w:val="18"/>
        </w:rPr>
        <w:t>all</w:t>
      </w:r>
      <w:r>
        <w:rPr>
          <w:rFonts w:ascii="Times New Roman" w:hAnsi="Times New Roman"/>
          <w:color w:val="191919"/>
          <w:spacing w:val="4"/>
          <w:sz w:val="18"/>
          <w:szCs w:val="18"/>
        </w:rPr>
        <w:t xml:space="preserve"> </w:t>
      </w:r>
      <w:r>
        <w:rPr>
          <w:rFonts w:ascii="Times New Roman" w:hAnsi="Times New Roman"/>
          <w:color w:val="191919"/>
          <w:sz w:val="18"/>
          <w:szCs w:val="18"/>
        </w:rPr>
        <w:t>educational costs assessed on your fee statement.</w:t>
      </w:r>
    </w:p>
    <w:p w:rsidR="002D3FFE" w:rsidRDefault="002D3FFE" w:rsidP="00924DC4">
      <w:pPr>
        <w:widowControl w:val="0"/>
        <w:autoSpaceDE w:val="0"/>
        <w:autoSpaceDN w:val="0"/>
        <w:adjustRightInd w:val="0"/>
        <w:spacing w:after="0" w:line="250" w:lineRule="auto"/>
        <w:ind w:left="120" w:right="989"/>
        <w:jc w:val="both"/>
        <w:rPr>
          <w:ins w:id="48" w:author="tharris" w:date="2011-05-16T08:34:00Z"/>
          <w:rFonts w:ascii="Times New Roman" w:hAnsi="Times New Roman"/>
          <w:color w:val="191919"/>
          <w:sz w:val="18"/>
          <w:szCs w:val="18"/>
        </w:rPr>
      </w:pPr>
    </w:p>
    <w:p w:rsidR="002D3FFE" w:rsidRPr="00D358B2" w:rsidRDefault="002D3FFE" w:rsidP="002D3FFE">
      <w:pPr>
        <w:pStyle w:val="BodyText"/>
        <w:rPr>
          <w:ins w:id="49" w:author="tharris" w:date="2011-05-16T08:34:00Z"/>
          <w:b/>
          <w:sz w:val="22"/>
          <w:szCs w:val="22"/>
        </w:rPr>
      </w:pPr>
      <w:ins w:id="50" w:author="tharris" w:date="2011-05-16T08:34:00Z">
        <w:r>
          <w:rPr>
            <w:b/>
            <w:sz w:val="22"/>
            <w:szCs w:val="22"/>
          </w:rPr>
          <w:t>Satisfactory Academic Progress (SAP)</w:t>
        </w:r>
      </w:ins>
    </w:p>
    <w:p w:rsidR="002D3FFE" w:rsidRDefault="002D3FFE" w:rsidP="00924DC4">
      <w:pPr>
        <w:widowControl w:val="0"/>
        <w:autoSpaceDE w:val="0"/>
        <w:autoSpaceDN w:val="0"/>
        <w:adjustRightInd w:val="0"/>
        <w:spacing w:after="0" w:line="250" w:lineRule="auto"/>
        <w:ind w:left="120" w:right="989"/>
        <w:jc w:val="both"/>
        <w:rPr>
          <w:ins w:id="51" w:author="tharris" w:date="2011-05-16T08:33:00Z"/>
          <w:rFonts w:ascii="Times New Roman" w:hAnsi="Times New Roman"/>
          <w:color w:val="191919"/>
          <w:sz w:val="18"/>
          <w:szCs w:val="18"/>
        </w:rPr>
      </w:pPr>
    </w:p>
    <w:p w:rsidR="002D3FFE" w:rsidRPr="0060430D" w:rsidRDefault="002D3FFE" w:rsidP="002D3FFE">
      <w:pPr>
        <w:pStyle w:val="BodyText"/>
        <w:rPr>
          <w:ins w:id="52" w:author="tharris" w:date="2011-05-16T08:33:00Z"/>
          <w:sz w:val="22"/>
          <w:szCs w:val="22"/>
        </w:rPr>
      </w:pPr>
      <w:ins w:id="53" w:author="tharris" w:date="2011-05-16T08:33:00Z">
        <w:r w:rsidRPr="0060430D">
          <w:rPr>
            <w:sz w:val="22"/>
            <w:szCs w:val="22"/>
          </w:rPr>
          <w:t>Federal regulations require that all students receiving any form of financial assistance make and maintain satisfactory academic progress</w:t>
        </w:r>
        <w:r>
          <w:rPr>
            <w:sz w:val="22"/>
            <w:szCs w:val="22"/>
          </w:rPr>
          <w:t xml:space="preserve"> (SAP)</w:t>
        </w:r>
        <w:r w:rsidRPr="0060430D">
          <w:rPr>
            <w:sz w:val="22"/>
            <w:szCs w:val="22"/>
          </w:rPr>
          <w:t xml:space="preserve"> toward the completion of their degrees</w:t>
        </w:r>
        <w:r>
          <w:rPr>
            <w:sz w:val="22"/>
            <w:szCs w:val="22"/>
          </w:rPr>
          <w:t>, within a reasonable period of time,</w:t>
        </w:r>
        <w:r w:rsidRPr="0060430D">
          <w:rPr>
            <w:sz w:val="22"/>
            <w:szCs w:val="22"/>
          </w:rPr>
          <w:t xml:space="preserve"> in order to remain eligible to receive assistance.  Students are evaluated on the basis of GPA (Grade Point Average), credit hour completion, a</w:t>
        </w:r>
        <w:r>
          <w:rPr>
            <w:sz w:val="22"/>
            <w:szCs w:val="22"/>
          </w:rPr>
          <w:t>nd maximum time frame</w:t>
        </w:r>
        <w:r w:rsidRPr="0060430D">
          <w:rPr>
            <w:sz w:val="22"/>
            <w:szCs w:val="22"/>
          </w:rPr>
          <w:t>. Students are considered to be making satisfactory academic progress if they meet the two stand</w:t>
        </w:r>
        <w:r>
          <w:rPr>
            <w:sz w:val="22"/>
            <w:szCs w:val="22"/>
          </w:rPr>
          <w:t>ards of measurement (Qualitative and Quantitative</w:t>
        </w:r>
        <w:r w:rsidRPr="0060430D">
          <w:rPr>
            <w:sz w:val="22"/>
            <w:szCs w:val="22"/>
          </w:rPr>
          <w:t xml:space="preserve">).  Failure to maintain </w:t>
        </w:r>
        <w:r>
          <w:rPr>
            <w:sz w:val="22"/>
            <w:szCs w:val="22"/>
          </w:rPr>
          <w:t>SAP</w:t>
        </w:r>
        <w:r w:rsidRPr="0060430D">
          <w:rPr>
            <w:sz w:val="22"/>
            <w:szCs w:val="22"/>
          </w:rPr>
          <w:t xml:space="preserve"> will result in the loss of all federal and state aid, including:</w:t>
        </w:r>
      </w:ins>
    </w:p>
    <w:p w:rsidR="002D3FFE" w:rsidRPr="0060430D" w:rsidRDefault="002D3FFE" w:rsidP="002D3FFE">
      <w:pPr>
        <w:pStyle w:val="BodyText"/>
        <w:rPr>
          <w:ins w:id="54" w:author="tharris" w:date="2011-05-16T08:33:00Z"/>
          <w:sz w:val="22"/>
          <w:szCs w:val="22"/>
        </w:rPr>
      </w:pPr>
    </w:p>
    <w:p w:rsidR="002D3FFE" w:rsidRPr="0060430D" w:rsidRDefault="002D3FFE" w:rsidP="002D3FFE">
      <w:pPr>
        <w:pStyle w:val="BodyText"/>
        <w:numPr>
          <w:ilvl w:val="0"/>
          <w:numId w:val="2"/>
        </w:numPr>
        <w:rPr>
          <w:ins w:id="55" w:author="tharris" w:date="2011-05-16T08:33:00Z"/>
          <w:sz w:val="22"/>
          <w:szCs w:val="22"/>
        </w:rPr>
      </w:pPr>
      <w:ins w:id="56" w:author="tharris" w:date="2011-05-16T08:33:00Z">
        <w:r w:rsidRPr="0060430D">
          <w:rPr>
            <w:sz w:val="22"/>
            <w:szCs w:val="22"/>
          </w:rPr>
          <w:t>Federal Pell Grant</w:t>
        </w:r>
      </w:ins>
    </w:p>
    <w:p w:rsidR="002D3FFE" w:rsidRPr="0060430D" w:rsidRDefault="002D3FFE" w:rsidP="002D3FFE">
      <w:pPr>
        <w:pStyle w:val="BodyText"/>
        <w:numPr>
          <w:ilvl w:val="0"/>
          <w:numId w:val="3"/>
        </w:numPr>
        <w:rPr>
          <w:ins w:id="57" w:author="tharris" w:date="2011-05-16T08:33:00Z"/>
          <w:sz w:val="22"/>
          <w:szCs w:val="22"/>
        </w:rPr>
      </w:pPr>
      <w:ins w:id="58" w:author="tharris" w:date="2011-05-16T08:33:00Z">
        <w:r w:rsidRPr="0060430D">
          <w:rPr>
            <w:sz w:val="22"/>
            <w:szCs w:val="22"/>
          </w:rPr>
          <w:t xml:space="preserve">Federal Supplemental Education </w:t>
        </w:r>
        <w:smartTag w:uri="urn:schemas-microsoft-com:office:smarttags" w:element="place">
          <w:r w:rsidRPr="0060430D">
            <w:rPr>
              <w:sz w:val="22"/>
              <w:szCs w:val="22"/>
            </w:rPr>
            <w:t>Opportunity</w:t>
          </w:r>
        </w:smartTag>
        <w:r w:rsidRPr="0060430D">
          <w:rPr>
            <w:sz w:val="22"/>
            <w:szCs w:val="22"/>
          </w:rPr>
          <w:t xml:space="preserve"> Grant (FSEO</w:t>
        </w:r>
        <w:r>
          <w:rPr>
            <w:sz w:val="22"/>
            <w:szCs w:val="22"/>
          </w:rPr>
          <w:t>G</w:t>
        </w:r>
        <w:r w:rsidRPr="0060430D">
          <w:rPr>
            <w:sz w:val="22"/>
            <w:szCs w:val="22"/>
          </w:rPr>
          <w:t>)</w:t>
        </w:r>
      </w:ins>
    </w:p>
    <w:p w:rsidR="002D3FFE" w:rsidRPr="0060430D" w:rsidRDefault="002D3FFE" w:rsidP="002D3FFE">
      <w:pPr>
        <w:pStyle w:val="BodyText"/>
        <w:numPr>
          <w:ilvl w:val="0"/>
          <w:numId w:val="4"/>
        </w:numPr>
        <w:rPr>
          <w:ins w:id="59" w:author="tharris" w:date="2011-05-16T08:33:00Z"/>
          <w:sz w:val="22"/>
          <w:szCs w:val="22"/>
        </w:rPr>
      </w:pPr>
      <w:ins w:id="60" w:author="tharris" w:date="2011-05-16T08:33:00Z">
        <w:r w:rsidRPr="0060430D">
          <w:rPr>
            <w:sz w:val="22"/>
            <w:szCs w:val="22"/>
          </w:rPr>
          <w:t>Federal Work Study</w:t>
        </w:r>
      </w:ins>
    </w:p>
    <w:p w:rsidR="002D3FFE" w:rsidRPr="0060430D" w:rsidRDefault="002D3FFE" w:rsidP="002D3FFE">
      <w:pPr>
        <w:pStyle w:val="BodyText"/>
        <w:numPr>
          <w:ilvl w:val="0"/>
          <w:numId w:val="5"/>
        </w:numPr>
        <w:rPr>
          <w:ins w:id="61" w:author="tharris" w:date="2011-05-16T08:33:00Z"/>
          <w:sz w:val="22"/>
          <w:szCs w:val="22"/>
        </w:rPr>
      </w:pPr>
      <w:ins w:id="62" w:author="tharris" w:date="2011-05-16T08:33:00Z">
        <w:r w:rsidRPr="0060430D">
          <w:rPr>
            <w:sz w:val="22"/>
            <w:szCs w:val="22"/>
          </w:rPr>
          <w:t xml:space="preserve">Federal </w:t>
        </w:r>
        <w:smartTag w:uri="urn:schemas-microsoft-com:office:smarttags" w:element="place">
          <w:r w:rsidRPr="0060430D">
            <w:rPr>
              <w:sz w:val="22"/>
              <w:szCs w:val="22"/>
            </w:rPr>
            <w:t>Stafford</w:t>
          </w:r>
        </w:smartTag>
        <w:r w:rsidRPr="0060430D">
          <w:rPr>
            <w:sz w:val="22"/>
            <w:szCs w:val="22"/>
          </w:rPr>
          <w:t xml:space="preserve"> Loans (Subsidized and Unsubsidized)</w:t>
        </w:r>
      </w:ins>
    </w:p>
    <w:p w:rsidR="002D3FFE" w:rsidRPr="0060430D" w:rsidRDefault="002D3FFE" w:rsidP="002D3FFE">
      <w:pPr>
        <w:pStyle w:val="BodyText"/>
        <w:numPr>
          <w:ilvl w:val="0"/>
          <w:numId w:val="6"/>
        </w:numPr>
        <w:rPr>
          <w:ins w:id="63" w:author="tharris" w:date="2011-05-16T08:33:00Z"/>
          <w:sz w:val="22"/>
          <w:szCs w:val="22"/>
        </w:rPr>
      </w:pPr>
      <w:ins w:id="64" w:author="tharris" w:date="2011-05-16T08:33:00Z">
        <w:r w:rsidRPr="0060430D">
          <w:rPr>
            <w:sz w:val="22"/>
            <w:szCs w:val="22"/>
          </w:rPr>
          <w:t>Federal Plus Loans</w:t>
        </w:r>
      </w:ins>
    </w:p>
    <w:p w:rsidR="002D3FFE" w:rsidRPr="0060430D" w:rsidRDefault="002D3FFE" w:rsidP="002D3FFE">
      <w:pPr>
        <w:pStyle w:val="BodyText"/>
        <w:numPr>
          <w:ilvl w:val="0"/>
          <w:numId w:val="7"/>
        </w:numPr>
        <w:rPr>
          <w:ins w:id="65" w:author="tharris" w:date="2011-05-16T08:33:00Z"/>
          <w:sz w:val="22"/>
          <w:szCs w:val="22"/>
        </w:rPr>
      </w:pPr>
      <w:ins w:id="66" w:author="tharris" w:date="2011-05-16T08:33:00Z">
        <w:r w:rsidRPr="0060430D">
          <w:rPr>
            <w:sz w:val="22"/>
            <w:szCs w:val="22"/>
          </w:rPr>
          <w:t>Federal Perkins Loans</w:t>
        </w:r>
      </w:ins>
    </w:p>
    <w:p w:rsidR="002D3FFE" w:rsidRPr="0060430D" w:rsidRDefault="002D3FFE" w:rsidP="002D3FFE">
      <w:pPr>
        <w:pStyle w:val="BodyText"/>
        <w:numPr>
          <w:ilvl w:val="0"/>
          <w:numId w:val="7"/>
        </w:numPr>
        <w:rPr>
          <w:ins w:id="67" w:author="tharris" w:date="2011-05-16T08:33:00Z"/>
          <w:sz w:val="22"/>
          <w:szCs w:val="22"/>
        </w:rPr>
      </w:pPr>
      <w:ins w:id="68" w:author="tharris" w:date="2011-05-16T08:33:00Z">
        <w:r>
          <w:rPr>
            <w:sz w:val="22"/>
            <w:szCs w:val="22"/>
          </w:rPr>
          <w:t>Federal Teach Grant</w:t>
        </w:r>
      </w:ins>
    </w:p>
    <w:p w:rsidR="002D3FFE" w:rsidRPr="0060430D" w:rsidRDefault="002D3FFE" w:rsidP="002D3FFE">
      <w:pPr>
        <w:pStyle w:val="BodyText"/>
        <w:numPr>
          <w:ilvl w:val="0"/>
          <w:numId w:val="8"/>
        </w:numPr>
        <w:rPr>
          <w:ins w:id="69" w:author="tharris" w:date="2011-05-16T08:33:00Z"/>
          <w:sz w:val="22"/>
          <w:szCs w:val="22"/>
        </w:rPr>
      </w:pPr>
      <w:ins w:id="70" w:author="tharris" w:date="2011-05-16T08:33:00Z">
        <w:r>
          <w:rPr>
            <w:sz w:val="22"/>
            <w:szCs w:val="22"/>
          </w:rPr>
          <w:t xml:space="preserve">State of Georgia Financial Aid Programs including the </w:t>
        </w:r>
        <w:r w:rsidRPr="0060430D">
          <w:rPr>
            <w:sz w:val="22"/>
            <w:szCs w:val="22"/>
          </w:rPr>
          <w:t>Georgia HOPE Scholarship Programs</w:t>
        </w:r>
      </w:ins>
    </w:p>
    <w:p w:rsidR="002D3FFE" w:rsidRPr="0060430D" w:rsidRDefault="002D3FFE" w:rsidP="002D3FFE">
      <w:pPr>
        <w:pStyle w:val="BodyText"/>
        <w:numPr>
          <w:ilvl w:val="0"/>
          <w:numId w:val="9"/>
        </w:numPr>
        <w:rPr>
          <w:ins w:id="71" w:author="tharris" w:date="2011-05-16T08:33:00Z"/>
          <w:sz w:val="22"/>
          <w:szCs w:val="22"/>
        </w:rPr>
      </w:pPr>
      <w:ins w:id="72" w:author="tharris" w:date="2011-05-16T08:33:00Z">
        <w:r w:rsidRPr="0060430D">
          <w:rPr>
            <w:sz w:val="22"/>
            <w:szCs w:val="22"/>
          </w:rPr>
          <w:t>Other Grant and/or Scholarship programs which require Satisfactory Academic Progress verification.</w:t>
        </w:r>
      </w:ins>
    </w:p>
    <w:p w:rsidR="002D3FFE" w:rsidRPr="0060430D" w:rsidRDefault="002D3FFE" w:rsidP="002D3FFE">
      <w:pPr>
        <w:pStyle w:val="BodyText"/>
        <w:rPr>
          <w:ins w:id="73" w:author="tharris" w:date="2011-05-16T08:33:00Z"/>
          <w:sz w:val="22"/>
          <w:szCs w:val="22"/>
        </w:rPr>
      </w:pPr>
    </w:p>
    <w:p w:rsidR="002D3FFE" w:rsidRPr="0060430D" w:rsidRDefault="002D3FFE" w:rsidP="002D3FFE">
      <w:pPr>
        <w:pStyle w:val="BodyText"/>
        <w:ind w:firstLine="720"/>
        <w:rPr>
          <w:ins w:id="74" w:author="tharris" w:date="2011-05-16T08:33:00Z"/>
          <w:sz w:val="22"/>
          <w:szCs w:val="22"/>
        </w:rPr>
      </w:pPr>
      <w:ins w:id="75" w:author="tharris" w:date="2011-05-16T08:33:00Z">
        <w:r w:rsidRPr="0060430D">
          <w:rPr>
            <w:sz w:val="22"/>
            <w:szCs w:val="22"/>
          </w:rPr>
          <w:t>Satisfactory Academic Progress will be reviewed based on cumulative academic history.  Qualitative and Quantitative measurement will be evaluated at the end of Spring Semester to determine eligibility for the next academic year.</w:t>
        </w:r>
      </w:ins>
    </w:p>
    <w:p w:rsidR="002D3FFE" w:rsidRPr="006F2262" w:rsidRDefault="002D3FFE" w:rsidP="002D3FFE">
      <w:pPr>
        <w:pStyle w:val="BodyText"/>
        <w:rPr>
          <w:ins w:id="76" w:author="tharris" w:date="2011-05-16T08:33:00Z"/>
          <w:b/>
          <w:sz w:val="22"/>
          <w:szCs w:val="22"/>
        </w:rPr>
      </w:pPr>
    </w:p>
    <w:p w:rsidR="002D3FFE" w:rsidRPr="0060430D" w:rsidRDefault="002D3FFE" w:rsidP="002D3FFE">
      <w:pPr>
        <w:pStyle w:val="BodyText"/>
        <w:ind w:firstLine="720"/>
        <w:rPr>
          <w:ins w:id="77" w:author="tharris" w:date="2011-05-16T08:33:00Z"/>
          <w:sz w:val="22"/>
          <w:szCs w:val="22"/>
        </w:rPr>
      </w:pPr>
      <w:ins w:id="78" w:author="tharris" w:date="2011-05-16T08:33:00Z">
        <w:r w:rsidRPr="0060430D">
          <w:rPr>
            <w:sz w:val="22"/>
            <w:szCs w:val="22"/>
          </w:rPr>
          <w:t>In order to be eligible for federal</w:t>
        </w:r>
        <w:r>
          <w:rPr>
            <w:sz w:val="22"/>
            <w:szCs w:val="22"/>
          </w:rPr>
          <w:t xml:space="preserve"> financial</w:t>
        </w:r>
        <w:r w:rsidRPr="0060430D">
          <w:rPr>
            <w:sz w:val="22"/>
            <w:szCs w:val="22"/>
          </w:rPr>
          <w:t xml:space="preserve"> aid</w:t>
        </w:r>
        <w:r>
          <w:rPr>
            <w:sz w:val="22"/>
            <w:szCs w:val="22"/>
          </w:rPr>
          <w:t xml:space="preserve"> funding</w:t>
        </w:r>
        <w:r w:rsidRPr="0060430D">
          <w:rPr>
            <w:sz w:val="22"/>
            <w:szCs w:val="22"/>
          </w:rPr>
          <w:t xml:space="preserve"> or </w:t>
        </w:r>
        <w:r>
          <w:rPr>
            <w:sz w:val="22"/>
            <w:szCs w:val="22"/>
          </w:rPr>
          <w:t xml:space="preserve">the Georgia </w:t>
        </w:r>
        <w:r w:rsidRPr="0060430D">
          <w:rPr>
            <w:sz w:val="22"/>
            <w:szCs w:val="22"/>
          </w:rPr>
          <w:t>HOPE</w:t>
        </w:r>
        <w:r>
          <w:rPr>
            <w:sz w:val="22"/>
            <w:szCs w:val="22"/>
          </w:rPr>
          <w:t xml:space="preserve"> Scholarship</w:t>
        </w:r>
        <w:r w:rsidRPr="0060430D">
          <w:rPr>
            <w:sz w:val="22"/>
            <w:szCs w:val="22"/>
          </w:rPr>
          <w:t>, a student must be making “Good” Satisfactory Academic Progress (SAP). Four (4) standards are used to measure Satisfactory Academic Progress:</w:t>
        </w:r>
      </w:ins>
    </w:p>
    <w:p w:rsidR="002D3FFE" w:rsidRDefault="002D3FFE" w:rsidP="002D3FFE">
      <w:pPr>
        <w:pStyle w:val="BodyText"/>
        <w:rPr>
          <w:ins w:id="79" w:author="tharris" w:date="2011-05-16T08:33:00Z"/>
          <w:sz w:val="22"/>
          <w:szCs w:val="22"/>
        </w:rPr>
      </w:pPr>
    </w:p>
    <w:p w:rsidR="002D3FFE" w:rsidRPr="00D358B2" w:rsidRDefault="002D3FFE" w:rsidP="002D3FFE">
      <w:pPr>
        <w:pStyle w:val="BodyText"/>
        <w:rPr>
          <w:ins w:id="80" w:author="tharris" w:date="2011-05-16T08:33:00Z"/>
          <w:b/>
          <w:sz w:val="22"/>
          <w:szCs w:val="22"/>
        </w:rPr>
      </w:pPr>
      <w:ins w:id="81" w:author="tharris" w:date="2011-05-16T08:33:00Z">
        <w:r w:rsidRPr="00D358B2">
          <w:rPr>
            <w:b/>
            <w:sz w:val="22"/>
            <w:szCs w:val="22"/>
          </w:rPr>
          <w:lastRenderedPageBreak/>
          <w:t>QUALITATIVE MEASUREMENT</w:t>
        </w:r>
      </w:ins>
    </w:p>
    <w:p w:rsidR="002D3FFE" w:rsidRPr="0060430D" w:rsidRDefault="002D3FFE" w:rsidP="002D3FFE">
      <w:pPr>
        <w:pStyle w:val="BodyText"/>
        <w:rPr>
          <w:ins w:id="82" w:author="tharris" w:date="2011-05-16T08:33:00Z"/>
          <w:sz w:val="22"/>
          <w:szCs w:val="22"/>
        </w:rPr>
      </w:pPr>
      <w:ins w:id="83" w:author="tharris" w:date="2011-05-16T08:33:00Z">
        <w:r>
          <w:rPr>
            <w:sz w:val="22"/>
            <w:szCs w:val="22"/>
          </w:rPr>
          <w:t>Evaluation of Grade Point Average (GPA rule)</w:t>
        </w:r>
      </w:ins>
    </w:p>
    <w:p w:rsidR="002D3FFE" w:rsidRPr="0060430D" w:rsidRDefault="002D3FFE" w:rsidP="002D3FFE">
      <w:pPr>
        <w:pStyle w:val="BodyText"/>
        <w:numPr>
          <w:ilvl w:val="0"/>
          <w:numId w:val="10"/>
        </w:numPr>
        <w:rPr>
          <w:ins w:id="84" w:author="tharris" w:date="2011-05-16T08:33:00Z"/>
          <w:sz w:val="22"/>
          <w:szCs w:val="22"/>
        </w:rPr>
      </w:pPr>
      <w:ins w:id="85" w:author="tharris" w:date="2011-05-16T08:33:00Z">
        <w:r w:rsidRPr="0060430D">
          <w:rPr>
            <w:sz w:val="22"/>
            <w:szCs w:val="22"/>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ins>
    </w:p>
    <w:p w:rsidR="002D3FFE" w:rsidRDefault="002D3FFE" w:rsidP="002D3FFE">
      <w:pPr>
        <w:pStyle w:val="BodyText"/>
        <w:rPr>
          <w:ins w:id="86" w:author="tharris" w:date="2011-05-16T08:33:00Z"/>
          <w:sz w:val="22"/>
          <w:szCs w:val="22"/>
        </w:rPr>
      </w:pPr>
    </w:p>
    <w:p w:rsidR="002D3FFE" w:rsidRPr="00D358B2" w:rsidRDefault="002D3FFE" w:rsidP="002D3FFE">
      <w:pPr>
        <w:pStyle w:val="BodyText"/>
        <w:rPr>
          <w:ins w:id="87" w:author="tharris" w:date="2011-05-16T08:33:00Z"/>
          <w:b/>
          <w:sz w:val="22"/>
          <w:szCs w:val="22"/>
        </w:rPr>
      </w:pPr>
      <w:ins w:id="88" w:author="tharris" w:date="2011-05-16T08:33:00Z">
        <w:r w:rsidRPr="00D358B2">
          <w:rPr>
            <w:b/>
            <w:sz w:val="22"/>
            <w:szCs w:val="22"/>
          </w:rPr>
          <w:t>QUANTITATIVE MEASUREMENT</w:t>
        </w:r>
      </w:ins>
    </w:p>
    <w:p w:rsidR="002D3FFE" w:rsidRDefault="002D3FFE" w:rsidP="002D3FFE">
      <w:pPr>
        <w:pStyle w:val="BodyText"/>
        <w:rPr>
          <w:ins w:id="89" w:author="tharris" w:date="2011-05-16T08:33:00Z"/>
          <w:sz w:val="22"/>
          <w:szCs w:val="22"/>
        </w:rPr>
      </w:pPr>
      <w:ins w:id="90" w:author="tharris" w:date="2011-05-16T08:33:00Z">
        <w:r>
          <w:rPr>
            <w:sz w:val="22"/>
            <w:szCs w:val="22"/>
          </w:rPr>
          <w:t>Completion Percentage (67% rule)</w:t>
        </w:r>
      </w:ins>
    </w:p>
    <w:p w:rsidR="002D3FFE" w:rsidRPr="0060430D" w:rsidRDefault="002D3FFE" w:rsidP="002D3FFE">
      <w:pPr>
        <w:pStyle w:val="BodyText"/>
        <w:numPr>
          <w:ilvl w:val="0"/>
          <w:numId w:val="10"/>
        </w:numPr>
        <w:rPr>
          <w:ins w:id="91" w:author="tharris" w:date="2011-05-16T08:33:00Z"/>
          <w:sz w:val="22"/>
          <w:szCs w:val="22"/>
        </w:rPr>
      </w:pPr>
      <w:ins w:id="92" w:author="tharris" w:date="2011-05-16T08:33:00Z">
        <w:r w:rsidRPr="0060430D">
          <w:rPr>
            <w:sz w:val="22"/>
            <w:szCs w:val="22"/>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ins>
    </w:p>
    <w:p w:rsidR="002D3FFE" w:rsidRDefault="002D3FFE" w:rsidP="002D3FFE">
      <w:pPr>
        <w:pStyle w:val="BodyText"/>
        <w:rPr>
          <w:ins w:id="93" w:author="tharris" w:date="2011-05-16T08:33:00Z"/>
          <w:sz w:val="22"/>
          <w:szCs w:val="22"/>
        </w:rPr>
      </w:pPr>
    </w:p>
    <w:p w:rsidR="002D3FFE" w:rsidRDefault="002D3FFE" w:rsidP="002D3FFE">
      <w:pPr>
        <w:pStyle w:val="BodyText"/>
        <w:rPr>
          <w:ins w:id="94" w:author="tharris" w:date="2011-05-16T08:33:00Z"/>
          <w:sz w:val="22"/>
          <w:szCs w:val="22"/>
        </w:rPr>
      </w:pPr>
    </w:p>
    <w:p w:rsidR="002D3FFE" w:rsidRPr="0060430D" w:rsidRDefault="002D3FFE" w:rsidP="002D3FFE">
      <w:pPr>
        <w:pStyle w:val="BodyText"/>
        <w:rPr>
          <w:ins w:id="95" w:author="tharris" w:date="2011-05-16T08:33:00Z"/>
          <w:sz w:val="22"/>
          <w:szCs w:val="22"/>
        </w:rPr>
      </w:pPr>
      <w:ins w:id="96" w:author="tharris" w:date="2011-05-16T08:33:00Z">
        <w:r>
          <w:rPr>
            <w:sz w:val="22"/>
            <w:szCs w:val="22"/>
          </w:rPr>
          <w:t>Maximum Timeframe (150% rule)</w:t>
        </w:r>
      </w:ins>
    </w:p>
    <w:p w:rsidR="002D3FFE" w:rsidRPr="0060430D" w:rsidRDefault="002D3FFE" w:rsidP="002D3FFE">
      <w:pPr>
        <w:pStyle w:val="BodyText"/>
        <w:numPr>
          <w:ilvl w:val="0"/>
          <w:numId w:val="10"/>
        </w:numPr>
        <w:rPr>
          <w:ins w:id="97" w:author="tharris" w:date="2011-05-16T08:33:00Z"/>
          <w:sz w:val="22"/>
          <w:szCs w:val="22"/>
        </w:rPr>
      </w:pPr>
      <w:ins w:id="98" w:author="tharris" w:date="2011-05-16T08:33:00Z">
        <w:r w:rsidRPr="0060430D">
          <w:rPr>
            <w:sz w:val="22"/>
            <w:szCs w:val="22"/>
          </w:rPr>
          <w:t>Students must complete their program of study within the allowable timeframe. The maximum number of hours allowed is 150% of the number of semester hours required to earn a degree.  For example at Albany State University, the average degree requires 12</w:t>
        </w:r>
        <w:r>
          <w:rPr>
            <w:sz w:val="22"/>
            <w:szCs w:val="22"/>
          </w:rPr>
          <w:t>0</w:t>
        </w:r>
        <w:r w:rsidRPr="0060430D">
          <w:rPr>
            <w:sz w:val="22"/>
            <w:szCs w:val="22"/>
          </w:rPr>
          <w:t xml:space="preserve">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ins>
    </w:p>
    <w:p w:rsidR="002D3FFE" w:rsidRPr="0060430D" w:rsidRDefault="002D3FFE" w:rsidP="002D3FFE">
      <w:pPr>
        <w:pStyle w:val="BodyText"/>
        <w:ind w:left="720"/>
        <w:rPr>
          <w:ins w:id="99" w:author="tharris" w:date="2011-05-16T08:33:00Z"/>
          <w:sz w:val="22"/>
          <w:szCs w:val="22"/>
        </w:rPr>
      </w:pPr>
    </w:p>
    <w:p w:rsidR="002D3FFE" w:rsidRPr="00084688" w:rsidRDefault="002D3FFE" w:rsidP="002D3FFE">
      <w:pPr>
        <w:pStyle w:val="BodyText"/>
        <w:ind w:left="720"/>
        <w:rPr>
          <w:ins w:id="100" w:author="tharris" w:date="2011-05-16T08:33:00Z"/>
          <w:b/>
          <w:sz w:val="22"/>
          <w:szCs w:val="22"/>
        </w:rPr>
      </w:pPr>
      <w:ins w:id="101" w:author="tharris" w:date="2011-05-16T08:33:00Z">
        <w:r w:rsidRPr="00084688">
          <w:rPr>
            <w:b/>
            <w:sz w:val="22"/>
            <w:szCs w:val="22"/>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ins>
    </w:p>
    <w:p w:rsidR="002D3FFE" w:rsidRDefault="002D3FFE" w:rsidP="002D3FFE">
      <w:pPr>
        <w:rPr>
          <w:ins w:id="102" w:author="tharris" w:date="2011-05-16T08:33:00Z"/>
        </w:rPr>
      </w:pPr>
    </w:p>
    <w:p w:rsidR="002D3FFE" w:rsidRPr="0060430D" w:rsidRDefault="002D3FFE" w:rsidP="002D3FFE">
      <w:pPr>
        <w:rPr>
          <w:ins w:id="103" w:author="tharris" w:date="2011-05-16T08:33:00Z"/>
        </w:rPr>
      </w:pPr>
      <w:ins w:id="104" w:author="tharris" w:date="2011-05-16T08:33:00Z">
        <w:r>
          <w:t>Maximum Learning Support (Max Remediation rule)</w:t>
        </w:r>
      </w:ins>
    </w:p>
    <w:p w:rsidR="002D3FFE" w:rsidRDefault="002D3FFE" w:rsidP="002D3FFE">
      <w:pPr>
        <w:numPr>
          <w:ilvl w:val="0"/>
          <w:numId w:val="10"/>
        </w:numPr>
        <w:spacing w:after="0" w:line="240" w:lineRule="auto"/>
        <w:jc w:val="both"/>
        <w:rPr>
          <w:ins w:id="105" w:author="tharris" w:date="2011-05-16T08:33:00Z"/>
        </w:rPr>
      </w:pPr>
      <w:ins w:id="106" w:author="tharris" w:date="2011-05-16T08:33:00Z">
        <w:r w:rsidRPr="0060430D">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ins>
    </w:p>
    <w:p w:rsidR="002D3FFE" w:rsidRDefault="002D3FFE" w:rsidP="002D3FFE">
      <w:pPr>
        <w:jc w:val="both"/>
        <w:rPr>
          <w:ins w:id="107" w:author="tharris" w:date="2011-05-16T08:33:00Z"/>
        </w:rPr>
      </w:pPr>
    </w:p>
    <w:p w:rsidR="002D3FFE" w:rsidRPr="006F2262" w:rsidRDefault="002D3FFE" w:rsidP="002D3FFE">
      <w:pPr>
        <w:jc w:val="both"/>
        <w:rPr>
          <w:ins w:id="108" w:author="tharris" w:date="2011-05-16T08:33:00Z"/>
          <w:b/>
        </w:rPr>
      </w:pPr>
      <w:ins w:id="109" w:author="tharris" w:date="2011-05-16T08:33:00Z">
        <w:r w:rsidRPr="006F2262">
          <w:rPr>
            <w:b/>
          </w:rPr>
          <w:t>Definition of Hours Attempted and Completed</w:t>
        </w:r>
      </w:ins>
    </w:p>
    <w:p w:rsidR="002D3FFE" w:rsidRDefault="002D3FFE" w:rsidP="002D3FFE">
      <w:pPr>
        <w:rPr>
          <w:ins w:id="110" w:author="tharris" w:date="2011-05-16T08:33:00Z"/>
        </w:rPr>
      </w:pPr>
      <w:ins w:id="111" w:author="tharris" w:date="2011-05-16T08:33:00Z">
        <w:r>
          <w:br/>
          <w:t>Hours counted as attempted include:</w:t>
        </w:r>
      </w:ins>
    </w:p>
    <w:p w:rsidR="002D3FFE" w:rsidRDefault="002D3FFE" w:rsidP="002D3FFE">
      <w:pPr>
        <w:pStyle w:val="ListParagraph"/>
        <w:numPr>
          <w:ilvl w:val="0"/>
          <w:numId w:val="12"/>
        </w:numPr>
        <w:spacing w:after="0" w:line="240" w:lineRule="auto"/>
        <w:rPr>
          <w:ins w:id="112" w:author="tharris" w:date="2011-05-16T08:33:00Z"/>
        </w:rPr>
      </w:pPr>
      <w:ins w:id="113" w:author="tharris" w:date="2011-05-16T08:33:00Z">
        <w:r>
          <w:t>All ASU courses for which the student receives any of the following grades: A, B, C, D, S, F, I and U</w:t>
        </w:r>
      </w:ins>
    </w:p>
    <w:p w:rsidR="002D3FFE" w:rsidRDefault="002D3FFE" w:rsidP="002D3FFE">
      <w:pPr>
        <w:pStyle w:val="ListParagraph"/>
        <w:numPr>
          <w:ilvl w:val="0"/>
          <w:numId w:val="12"/>
        </w:numPr>
        <w:spacing w:after="0" w:line="240" w:lineRule="auto"/>
        <w:rPr>
          <w:ins w:id="114" w:author="tharris" w:date="2011-05-16T08:33:00Z"/>
        </w:rPr>
      </w:pPr>
      <w:ins w:id="115" w:author="tharris" w:date="2011-05-16T08:33:00Z">
        <w:r>
          <w:t>All ASU courses marked as W, WF, and IP</w:t>
        </w:r>
      </w:ins>
    </w:p>
    <w:p w:rsidR="002D3FFE" w:rsidRDefault="002D3FFE" w:rsidP="002D3FFE">
      <w:pPr>
        <w:pStyle w:val="ListParagraph"/>
        <w:numPr>
          <w:ilvl w:val="0"/>
          <w:numId w:val="12"/>
        </w:numPr>
        <w:spacing w:after="0" w:line="240" w:lineRule="auto"/>
        <w:rPr>
          <w:ins w:id="116" w:author="tharris" w:date="2011-05-16T08:33:00Z"/>
        </w:rPr>
      </w:pPr>
      <w:ins w:id="117" w:author="tharris" w:date="2011-05-16T08:33:00Z">
        <w:r>
          <w:t>All ASU hours forgiven under the Academic Renewal Policy and Grade Replacement Policy as approved by the Office of Academic Services and Registrar.</w:t>
        </w:r>
      </w:ins>
    </w:p>
    <w:p w:rsidR="002D3FFE" w:rsidRDefault="002D3FFE" w:rsidP="002D3FFE">
      <w:pPr>
        <w:rPr>
          <w:ins w:id="118" w:author="tharris" w:date="2011-05-16T08:33:00Z"/>
        </w:rPr>
      </w:pPr>
    </w:p>
    <w:p w:rsidR="002D3FFE" w:rsidRDefault="002D3FFE" w:rsidP="002D3FFE">
      <w:pPr>
        <w:rPr>
          <w:ins w:id="119" w:author="tharris" w:date="2011-05-16T08:33:00Z"/>
        </w:rPr>
      </w:pPr>
      <w:ins w:id="120" w:author="tharris" w:date="2011-05-16T08:33:00Z">
        <w:r>
          <w:t>Hours not counted as attempted include:</w:t>
        </w:r>
      </w:ins>
    </w:p>
    <w:p w:rsidR="002D3FFE" w:rsidRDefault="002D3FFE" w:rsidP="002D3FFE">
      <w:pPr>
        <w:pStyle w:val="ListParagraph"/>
        <w:numPr>
          <w:ilvl w:val="0"/>
          <w:numId w:val="13"/>
        </w:numPr>
        <w:spacing w:after="0" w:line="240" w:lineRule="auto"/>
        <w:rPr>
          <w:ins w:id="121" w:author="tharris" w:date="2011-05-16T08:33:00Z"/>
        </w:rPr>
      </w:pPr>
      <w:ins w:id="122" w:author="tharris" w:date="2011-05-16T08:33:00Z">
        <w:r>
          <w:t>All ASU courses designated as Audit</w:t>
        </w:r>
      </w:ins>
    </w:p>
    <w:p w:rsidR="002D3FFE" w:rsidRDefault="002D3FFE" w:rsidP="002D3FFE">
      <w:pPr>
        <w:rPr>
          <w:ins w:id="123" w:author="tharris" w:date="2011-05-16T08:33:00Z"/>
        </w:rPr>
      </w:pPr>
    </w:p>
    <w:p w:rsidR="002D3FFE" w:rsidRDefault="002D3FFE" w:rsidP="002D3FFE">
      <w:pPr>
        <w:rPr>
          <w:ins w:id="124" w:author="tharris" w:date="2011-05-16T08:33:00Z"/>
        </w:rPr>
      </w:pPr>
      <w:ins w:id="125" w:author="tharris" w:date="2011-05-16T08:33:00Z">
        <w:r>
          <w:t>Hours successfully completed include:</w:t>
        </w:r>
      </w:ins>
    </w:p>
    <w:p w:rsidR="002D3FFE" w:rsidRDefault="002D3FFE" w:rsidP="002D3FFE">
      <w:pPr>
        <w:pStyle w:val="ListParagraph"/>
        <w:numPr>
          <w:ilvl w:val="0"/>
          <w:numId w:val="13"/>
        </w:numPr>
        <w:spacing w:after="0" w:line="240" w:lineRule="auto"/>
        <w:rPr>
          <w:ins w:id="126" w:author="tharris" w:date="2011-05-16T08:33:00Z"/>
        </w:rPr>
      </w:pPr>
      <w:ins w:id="127" w:author="tharris" w:date="2011-05-16T08:33:00Z">
        <w:r>
          <w:t>All ASU courses for which the student receives a passing grade: A, B, C, D and S</w:t>
        </w:r>
      </w:ins>
    </w:p>
    <w:p w:rsidR="002D3FFE" w:rsidRDefault="002D3FFE" w:rsidP="002D3FFE">
      <w:pPr>
        <w:rPr>
          <w:ins w:id="128" w:author="tharris" w:date="2011-05-16T08:33:00Z"/>
        </w:rPr>
      </w:pPr>
      <w:ins w:id="129" w:author="tharris" w:date="2011-05-16T08:33:00Z">
        <w:r>
          <w:lastRenderedPageBreak/>
          <w:br/>
          <w:t>Hours unsuccessfully completed include:</w:t>
        </w:r>
      </w:ins>
    </w:p>
    <w:p w:rsidR="002D3FFE" w:rsidRDefault="002D3FFE" w:rsidP="002D3FFE">
      <w:pPr>
        <w:pStyle w:val="ListParagraph"/>
        <w:numPr>
          <w:ilvl w:val="0"/>
          <w:numId w:val="13"/>
        </w:numPr>
        <w:spacing w:after="0" w:line="240" w:lineRule="auto"/>
        <w:rPr>
          <w:ins w:id="130" w:author="tharris" w:date="2011-05-16T08:33:00Z"/>
        </w:rPr>
      </w:pPr>
      <w:ins w:id="131" w:author="tharris" w:date="2011-05-16T08:33:00Z">
        <w:r>
          <w:t>All ASU courses for which the student receives any of the following grades: F, I or U</w:t>
        </w:r>
      </w:ins>
    </w:p>
    <w:p w:rsidR="002D3FFE" w:rsidRDefault="002D3FFE" w:rsidP="002D3FFE">
      <w:pPr>
        <w:pStyle w:val="ListParagraph"/>
        <w:numPr>
          <w:ilvl w:val="0"/>
          <w:numId w:val="13"/>
        </w:numPr>
        <w:spacing w:after="0" w:line="240" w:lineRule="auto"/>
        <w:rPr>
          <w:ins w:id="132" w:author="tharris" w:date="2011-05-16T08:33:00Z"/>
        </w:rPr>
      </w:pPr>
      <w:ins w:id="133" w:author="tharris" w:date="2011-05-16T08:33:00Z">
        <w:r>
          <w:t>All ASU courses marked as W, WF or IP</w:t>
        </w:r>
      </w:ins>
    </w:p>
    <w:p w:rsidR="002D3FFE" w:rsidRDefault="002D3FFE" w:rsidP="002D3FFE">
      <w:pPr>
        <w:rPr>
          <w:ins w:id="134" w:author="tharris" w:date="2011-05-16T08:33:00Z"/>
        </w:rPr>
      </w:pPr>
    </w:p>
    <w:p w:rsidR="002D3FFE" w:rsidRPr="00595E80" w:rsidRDefault="002D3FFE" w:rsidP="002D3FFE">
      <w:pPr>
        <w:rPr>
          <w:ins w:id="135" w:author="tharris" w:date="2011-05-16T08:33:00Z"/>
          <w:b/>
        </w:rPr>
      </w:pPr>
      <w:ins w:id="136" w:author="tharris" w:date="2011-05-16T08:33:00Z">
        <w:r w:rsidRPr="00595E80">
          <w:rPr>
            <w:b/>
          </w:rPr>
          <w:t>Maximum Time Frame: Definition of Hours Attempted</w:t>
        </w:r>
      </w:ins>
    </w:p>
    <w:p w:rsidR="002D3FFE" w:rsidRDefault="002D3FFE" w:rsidP="002D3FFE">
      <w:pPr>
        <w:rPr>
          <w:ins w:id="137" w:author="tharris" w:date="2011-05-16T08:33:00Z"/>
        </w:rPr>
      </w:pPr>
    </w:p>
    <w:p w:rsidR="002D3FFE" w:rsidRDefault="002D3FFE" w:rsidP="002D3FFE">
      <w:pPr>
        <w:rPr>
          <w:ins w:id="138" w:author="tharris" w:date="2011-05-16T08:33:00Z"/>
        </w:rPr>
      </w:pPr>
      <w:ins w:id="139" w:author="tharris" w:date="2011-05-16T08:33:00Z">
        <w:r>
          <w:t>Hours counted as attempted include:</w:t>
        </w:r>
      </w:ins>
    </w:p>
    <w:p w:rsidR="002D3FFE" w:rsidRDefault="002D3FFE" w:rsidP="002D3FFE">
      <w:pPr>
        <w:pStyle w:val="ListParagraph"/>
        <w:numPr>
          <w:ilvl w:val="0"/>
          <w:numId w:val="12"/>
        </w:numPr>
        <w:spacing w:after="0" w:line="240" w:lineRule="auto"/>
        <w:rPr>
          <w:ins w:id="140" w:author="tharris" w:date="2011-05-16T08:33:00Z"/>
        </w:rPr>
      </w:pPr>
      <w:ins w:id="141" w:author="tharris" w:date="2011-05-16T08:33:00Z">
        <w:r>
          <w:t>All ASU courses for which the student receives any of the following grades: A, B, C, D, S, F, I and U</w:t>
        </w:r>
      </w:ins>
    </w:p>
    <w:p w:rsidR="002D3FFE" w:rsidRDefault="002D3FFE" w:rsidP="002D3FFE">
      <w:pPr>
        <w:pStyle w:val="ListParagraph"/>
        <w:numPr>
          <w:ilvl w:val="0"/>
          <w:numId w:val="12"/>
        </w:numPr>
        <w:spacing w:after="0" w:line="240" w:lineRule="auto"/>
        <w:rPr>
          <w:ins w:id="142" w:author="tharris" w:date="2011-05-16T08:33:00Z"/>
        </w:rPr>
      </w:pPr>
      <w:ins w:id="143" w:author="tharris" w:date="2011-05-16T08:33:00Z">
        <w:r>
          <w:t>All ASU courses marked as W, WF, and IP</w:t>
        </w:r>
      </w:ins>
    </w:p>
    <w:p w:rsidR="002D3FFE" w:rsidRDefault="002D3FFE" w:rsidP="002D3FFE">
      <w:pPr>
        <w:pStyle w:val="ListParagraph"/>
        <w:numPr>
          <w:ilvl w:val="0"/>
          <w:numId w:val="12"/>
        </w:numPr>
        <w:spacing w:after="0" w:line="240" w:lineRule="auto"/>
        <w:rPr>
          <w:ins w:id="144" w:author="tharris" w:date="2011-05-16T08:33:00Z"/>
        </w:rPr>
      </w:pPr>
      <w:ins w:id="145" w:author="tharris" w:date="2011-05-16T08:33:00Z">
        <w:r>
          <w:t>All ASU hours forgiven under the Academic Renewal Policy and Grade Replacement Policy as approved by the Office of Academic Services and Registrar.</w:t>
        </w:r>
      </w:ins>
    </w:p>
    <w:p w:rsidR="002D3FFE" w:rsidRDefault="002D3FFE" w:rsidP="002D3FFE">
      <w:pPr>
        <w:pStyle w:val="ListParagraph"/>
        <w:numPr>
          <w:ilvl w:val="0"/>
          <w:numId w:val="12"/>
        </w:numPr>
        <w:spacing w:after="0" w:line="240" w:lineRule="auto"/>
        <w:rPr>
          <w:ins w:id="146" w:author="tharris" w:date="2011-05-16T08:33:00Z"/>
        </w:rPr>
      </w:pPr>
      <w:ins w:id="147" w:author="tharris" w:date="2011-05-16T08:33:00Z">
        <w:r>
          <w:t>All credits accepted for transfer from another institution</w:t>
        </w:r>
      </w:ins>
    </w:p>
    <w:p w:rsidR="002D3FFE" w:rsidRDefault="002D3FFE" w:rsidP="002D3FFE">
      <w:pPr>
        <w:rPr>
          <w:ins w:id="148" w:author="tharris" w:date="2011-05-16T08:33:00Z"/>
        </w:rPr>
      </w:pPr>
    </w:p>
    <w:p w:rsidR="002D3FFE" w:rsidRPr="00595E80" w:rsidRDefault="002D3FFE" w:rsidP="002D3FFE">
      <w:pPr>
        <w:rPr>
          <w:ins w:id="149" w:author="tharris" w:date="2011-05-16T08:33:00Z"/>
          <w:b/>
        </w:rPr>
      </w:pPr>
      <w:ins w:id="150" w:author="tharris" w:date="2011-05-16T08:33:00Z">
        <w:r>
          <w:rPr>
            <w:b/>
          </w:rPr>
          <w:t>Transient Courses</w:t>
        </w:r>
      </w:ins>
    </w:p>
    <w:p w:rsidR="002D3FFE" w:rsidRDefault="002D3FFE" w:rsidP="002D3FFE">
      <w:pPr>
        <w:rPr>
          <w:ins w:id="151" w:author="tharris" w:date="2011-05-16T08:33:00Z"/>
        </w:rPr>
      </w:pPr>
      <w:ins w:id="152" w:author="tharris" w:date="2011-05-16T08:33:00Z">
        <w:r>
          <w:t>Approved Transient courses are considered to be courses attempted at Albany State University and are monitored for Satisfactory Academic Progress accordingly.</w:t>
        </w:r>
      </w:ins>
    </w:p>
    <w:p w:rsidR="002D3FFE" w:rsidRDefault="002D3FFE" w:rsidP="002D3FFE">
      <w:pPr>
        <w:rPr>
          <w:ins w:id="153" w:author="tharris" w:date="2011-05-16T08:33:00Z"/>
        </w:rPr>
      </w:pPr>
    </w:p>
    <w:p w:rsidR="002D3FFE" w:rsidRPr="00767E68" w:rsidRDefault="002D3FFE" w:rsidP="002D3FFE">
      <w:pPr>
        <w:rPr>
          <w:ins w:id="154" w:author="tharris" w:date="2011-05-16T08:33:00Z"/>
          <w:b/>
        </w:rPr>
      </w:pPr>
      <w:ins w:id="155" w:author="tharris" w:date="2011-05-16T08:33:00Z">
        <w:r w:rsidRPr="00767E68">
          <w:rPr>
            <w:b/>
          </w:rPr>
          <w:t>Second Degrees, Double Majors, and Minors</w:t>
        </w:r>
      </w:ins>
    </w:p>
    <w:p w:rsidR="002D3FFE" w:rsidRDefault="002D3FFE" w:rsidP="002D3FFE">
      <w:pPr>
        <w:rPr>
          <w:ins w:id="156" w:author="tharris" w:date="2011-05-16T08:33:00Z"/>
        </w:rPr>
      </w:pPr>
      <w:ins w:id="157" w:author="tharris" w:date="2011-05-16T08:33:00Z">
        <w:r>
          <w:t xml:space="preserve">There are no adjustments to Qualitative or Quantitative measurements for students seeking second degrees double majors and or minors. </w:t>
        </w:r>
      </w:ins>
    </w:p>
    <w:p w:rsidR="002D3FFE" w:rsidRPr="0060430D" w:rsidRDefault="002D3FFE" w:rsidP="002D3FFE">
      <w:pPr>
        <w:rPr>
          <w:ins w:id="158" w:author="tharris" w:date="2011-05-16T08:33:00Z"/>
        </w:rPr>
      </w:pPr>
    </w:p>
    <w:p w:rsidR="002D3FFE" w:rsidRDefault="002D3FFE" w:rsidP="002D3FFE">
      <w:pPr>
        <w:pStyle w:val="BodyTextIndent2"/>
        <w:spacing w:line="240" w:lineRule="auto"/>
        <w:ind w:left="0"/>
        <w:jc w:val="both"/>
        <w:rPr>
          <w:ins w:id="159" w:author="tharris" w:date="2011-05-16T08:33:00Z"/>
          <w:b/>
          <w:sz w:val="22"/>
          <w:szCs w:val="22"/>
        </w:rPr>
      </w:pPr>
      <w:ins w:id="160" w:author="tharris" w:date="2011-05-16T08:33:00Z">
        <w:r w:rsidRPr="00767E68">
          <w:rPr>
            <w:b/>
            <w:sz w:val="22"/>
            <w:szCs w:val="22"/>
          </w:rPr>
          <w:t>Completed Progra</w:t>
        </w:r>
        <w:r>
          <w:rPr>
            <w:b/>
            <w:sz w:val="22"/>
            <w:szCs w:val="22"/>
          </w:rPr>
          <w:t>m of Study but no Degree Earned</w:t>
        </w:r>
      </w:ins>
    </w:p>
    <w:p w:rsidR="002D3FFE" w:rsidRPr="008617E1" w:rsidRDefault="002D3FFE" w:rsidP="002D3FFE">
      <w:pPr>
        <w:pStyle w:val="BodyTextIndent2"/>
        <w:spacing w:line="240" w:lineRule="auto"/>
        <w:ind w:left="0"/>
        <w:jc w:val="both"/>
        <w:rPr>
          <w:ins w:id="161" w:author="tharris" w:date="2011-05-16T08:33:00Z"/>
          <w:b/>
          <w:sz w:val="22"/>
          <w:szCs w:val="22"/>
        </w:rPr>
      </w:pPr>
      <w:ins w:id="162" w:author="tharris" w:date="2011-05-16T08:33:00Z">
        <w:r w:rsidRPr="008617E1">
          <w:rPr>
            <w:b/>
            <w:sz w:val="22"/>
            <w:szCs w:val="22"/>
          </w:rPr>
          <w:t>A student who completes the academic requirements for a program, but does not have a degree is not eligible for further Federal Title IV aid for that program.</w:t>
        </w:r>
      </w:ins>
    </w:p>
    <w:p w:rsidR="002D3FFE" w:rsidRDefault="002D3FFE" w:rsidP="002D3FFE">
      <w:pPr>
        <w:pStyle w:val="BodyTextIndent2"/>
        <w:spacing w:line="240" w:lineRule="auto"/>
        <w:ind w:left="0"/>
        <w:jc w:val="both"/>
        <w:rPr>
          <w:ins w:id="163" w:author="tharris" w:date="2011-05-16T08:33:00Z"/>
          <w:sz w:val="22"/>
          <w:szCs w:val="22"/>
        </w:rPr>
      </w:pPr>
      <w:ins w:id="164" w:author="tharris" w:date="2011-05-16T08:33:00Z">
        <w:r>
          <w:rPr>
            <w:sz w:val="22"/>
            <w:szCs w:val="22"/>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ins>
    </w:p>
    <w:p w:rsidR="002D3FFE" w:rsidRDefault="002D3FFE" w:rsidP="002D3FFE">
      <w:pPr>
        <w:pStyle w:val="BodyTextIndent2"/>
        <w:numPr>
          <w:ilvl w:val="0"/>
          <w:numId w:val="14"/>
        </w:numPr>
        <w:spacing w:line="240" w:lineRule="auto"/>
        <w:jc w:val="both"/>
        <w:rPr>
          <w:ins w:id="165" w:author="tharris" w:date="2011-05-16T08:33:00Z"/>
          <w:sz w:val="22"/>
          <w:szCs w:val="22"/>
        </w:rPr>
      </w:pPr>
      <w:ins w:id="166" w:author="tharris" w:date="2011-05-16T08:33:00Z">
        <w:r>
          <w:rPr>
            <w:sz w:val="22"/>
            <w:szCs w:val="22"/>
          </w:rPr>
          <w:t>Students who did not have the required GPA to earn their degree will not be eligible to receive financial aid funding, through the Office of Financial Aid, for the next semester of enrollment</w:t>
        </w:r>
      </w:ins>
    </w:p>
    <w:p w:rsidR="002D3FFE" w:rsidRDefault="002D3FFE" w:rsidP="002D3FFE">
      <w:pPr>
        <w:pStyle w:val="BodyTextIndent2"/>
        <w:numPr>
          <w:ilvl w:val="0"/>
          <w:numId w:val="14"/>
        </w:numPr>
        <w:spacing w:line="240" w:lineRule="auto"/>
        <w:jc w:val="both"/>
        <w:rPr>
          <w:ins w:id="167" w:author="tharris" w:date="2011-05-16T08:33:00Z"/>
          <w:sz w:val="22"/>
          <w:szCs w:val="22"/>
        </w:rPr>
      </w:pPr>
      <w:ins w:id="168" w:author="tharris" w:date="2011-05-16T08:33:00Z">
        <w:r>
          <w:rPr>
            <w:sz w:val="22"/>
            <w:szCs w:val="22"/>
          </w:rPr>
          <w:t>Students who did not pass any required exam (comprehensive exam, Praxis, etc.) will not be eligible to receive financial aid funding, through the Office of Financial Aid, for the next semester of enrollment.</w:t>
        </w:r>
      </w:ins>
    </w:p>
    <w:p w:rsidR="002D3FFE" w:rsidRDefault="002D3FFE" w:rsidP="002D3FFE">
      <w:pPr>
        <w:pStyle w:val="BodyTextIndent2"/>
        <w:spacing w:line="240" w:lineRule="auto"/>
        <w:ind w:left="0"/>
        <w:jc w:val="both"/>
        <w:rPr>
          <w:ins w:id="169" w:author="tharris" w:date="2011-05-16T08:33:00Z"/>
          <w:sz w:val="22"/>
          <w:szCs w:val="22"/>
        </w:rPr>
      </w:pPr>
      <w:ins w:id="170" w:author="tharris" w:date="2011-05-16T08:33:00Z">
        <w:r>
          <w:rPr>
            <w:sz w:val="22"/>
            <w:szCs w:val="22"/>
          </w:rPr>
          <w:t>Students who are not eligible to receive financial aid funding through the Office of Financial Aid, for the next semester enrollment will have to pay out of pocket.</w:t>
        </w:r>
      </w:ins>
    </w:p>
    <w:p w:rsidR="002D3FFE" w:rsidRDefault="002D3FFE" w:rsidP="002D3FFE">
      <w:pPr>
        <w:rPr>
          <w:ins w:id="171" w:author="tharris" w:date="2011-05-16T08:33:00Z"/>
          <w:b/>
        </w:rPr>
      </w:pPr>
      <w:ins w:id="172" w:author="tharris" w:date="2011-05-16T08:33:00Z">
        <w:r>
          <w:rPr>
            <w:b/>
          </w:rPr>
          <w:t>Unofficial Withdrawal (Grades of “F” in all courses)</w:t>
        </w:r>
      </w:ins>
    </w:p>
    <w:p w:rsidR="002D3FFE" w:rsidRPr="001E38E0" w:rsidRDefault="002D3FFE" w:rsidP="002D3FFE">
      <w:pPr>
        <w:rPr>
          <w:ins w:id="173" w:author="tharris" w:date="2011-05-16T08:33:00Z"/>
        </w:rPr>
      </w:pPr>
      <w:ins w:id="174" w:author="tharris" w:date="2011-05-16T08:33:00Z">
        <w:r>
          <w:lastRenderedPageBreak/>
          <w:t>Students who earn a grade of “F” in all courses at the end of a semester are defined as Unofficially Withdrawn from the university by the Federal Department of Education.</w:t>
        </w:r>
      </w:ins>
    </w:p>
    <w:p w:rsidR="002D3FFE" w:rsidRPr="001E38E0" w:rsidRDefault="002D3FFE" w:rsidP="002D3FFE">
      <w:pPr>
        <w:rPr>
          <w:ins w:id="175" w:author="tharris" w:date="2011-05-16T08:33:00Z"/>
          <w:b/>
        </w:rPr>
      </w:pPr>
    </w:p>
    <w:p w:rsidR="002D3FFE" w:rsidRPr="0060430D" w:rsidRDefault="002D3FFE" w:rsidP="002D3FFE">
      <w:pPr>
        <w:rPr>
          <w:ins w:id="176" w:author="tharris" w:date="2011-05-16T08:33:00Z"/>
          <w:b/>
        </w:rPr>
      </w:pPr>
      <w:ins w:id="177" w:author="tharris" w:date="2011-05-16T08:33:00Z">
        <w:r w:rsidRPr="0060430D">
          <w:rPr>
            <w:b/>
          </w:rPr>
          <w:t>Reinstatement of Financial Aid</w:t>
        </w:r>
      </w:ins>
    </w:p>
    <w:p w:rsidR="002D3FFE" w:rsidRDefault="002D3FFE" w:rsidP="002D3FFE">
      <w:pPr>
        <w:rPr>
          <w:ins w:id="178" w:author="tharris" w:date="2011-05-16T08:33:00Z"/>
        </w:rPr>
      </w:pPr>
      <w:ins w:id="179" w:author="tharris" w:date="2011-05-16T08:33:00Z">
        <w:r w:rsidRPr="0060430D">
          <w:t>Students may apply for reinstatement of financial aid by achieving one of the following:</w:t>
        </w:r>
      </w:ins>
    </w:p>
    <w:p w:rsidR="002D3FFE" w:rsidRPr="0060430D" w:rsidRDefault="002D3FFE" w:rsidP="002D3FFE">
      <w:pPr>
        <w:numPr>
          <w:ilvl w:val="0"/>
          <w:numId w:val="11"/>
        </w:numPr>
        <w:spacing w:after="0" w:line="240" w:lineRule="auto"/>
        <w:rPr>
          <w:ins w:id="180" w:author="tharris" w:date="2011-05-16T08:33:00Z"/>
        </w:rPr>
      </w:pPr>
      <w:ins w:id="181" w:author="tharris" w:date="2011-05-16T08:33:00Z">
        <w:r w:rsidRPr="0060430D">
          <w:t>Accomplishing a successful appeal through the process described below</w:t>
        </w:r>
      </w:ins>
    </w:p>
    <w:p w:rsidR="002D3FFE" w:rsidRPr="0060430D" w:rsidRDefault="002D3FFE" w:rsidP="002D3FFE">
      <w:pPr>
        <w:numPr>
          <w:ilvl w:val="0"/>
          <w:numId w:val="11"/>
        </w:numPr>
        <w:spacing w:after="0" w:line="240" w:lineRule="auto"/>
        <w:rPr>
          <w:ins w:id="182" w:author="tharris" w:date="2011-05-16T08:33:00Z"/>
        </w:rPr>
      </w:pPr>
      <w:ins w:id="183" w:author="tharris" w:date="2011-05-16T08:33:00Z">
        <w:r w:rsidRPr="0060430D">
          <w:t>Enrolling at your own expense until you are making “Good” Satisfactory Academic Progress towards a degree.</w:t>
        </w:r>
      </w:ins>
    </w:p>
    <w:p w:rsidR="002D3FFE" w:rsidRPr="0060430D" w:rsidRDefault="002D3FFE" w:rsidP="002D3FFE">
      <w:pPr>
        <w:rPr>
          <w:ins w:id="184" w:author="tharris" w:date="2011-05-16T08:33:00Z"/>
          <w:b/>
        </w:rPr>
      </w:pPr>
    </w:p>
    <w:p w:rsidR="002D3FFE" w:rsidRPr="0060430D" w:rsidRDefault="002D3FFE" w:rsidP="002D3FFE">
      <w:pPr>
        <w:rPr>
          <w:ins w:id="185" w:author="tharris" w:date="2011-05-16T08:33:00Z"/>
          <w:b/>
        </w:rPr>
      </w:pPr>
      <w:ins w:id="186" w:author="tharris" w:date="2011-05-16T08:33:00Z">
        <w:r w:rsidRPr="0060430D">
          <w:rPr>
            <w:b/>
          </w:rPr>
          <w:t>Appeals Process</w:t>
        </w:r>
      </w:ins>
    </w:p>
    <w:p w:rsidR="002D3FFE" w:rsidRPr="0060430D" w:rsidRDefault="002D3FFE" w:rsidP="002D3FFE">
      <w:pPr>
        <w:rPr>
          <w:ins w:id="187" w:author="tharris" w:date="2011-05-16T08:33:00Z"/>
          <w:b/>
        </w:rPr>
      </w:pPr>
    </w:p>
    <w:p w:rsidR="002D3FFE" w:rsidRDefault="002D3FFE" w:rsidP="002D3FFE">
      <w:pPr>
        <w:pStyle w:val="BodyTextIndent2"/>
        <w:spacing w:line="240" w:lineRule="auto"/>
        <w:ind w:left="0" w:firstLine="720"/>
        <w:jc w:val="both"/>
        <w:rPr>
          <w:ins w:id="188" w:author="tharris" w:date="2011-05-16T08:33:00Z"/>
          <w:sz w:val="22"/>
          <w:szCs w:val="22"/>
        </w:rPr>
      </w:pPr>
      <w:ins w:id="189" w:author="tharris" w:date="2011-05-16T08:33:00Z">
        <w:r w:rsidRPr="0060430D">
          <w:rPr>
            <w:sz w:val="22"/>
            <w:szCs w:val="22"/>
          </w:rPr>
          <w:t xml:space="preserve">An appeals process is available for students who have extenuating circumstances that account for their lack of academic progress.  Appeals must be made in writing to the Financial Aid </w:t>
        </w:r>
        <w:r>
          <w:rPr>
            <w:sz w:val="22"/>
            <w:szCs w:val="22"/>
          </w:rPr>
          <w:t xml:space="preserve">Appeals </w:t>
        </w:r>
        <w:r w:rsidRPr="0060430D">
          <w:rPr>
            <w:sz w:val="22"/>
            <w:szCs w:val="22"/>
          </w:rPr>
          <w:t xml:space="preserve">Committee.  Students must submit the Financial Aid Appeals </w:t>
        </w:r>
        <w:r>
          <w:rPr>
            <w:sz w:val="22"/>
            <w:szCs w:val="22"/>
          </w:rPr>
          <w:t>P</w:t>
        </w:r>
        <w:r w:rsidRPr="0060430D">
          <w:rPr>
            <w:sz w:val="22"/>
            <w:szCs w:val="22"/>
          </w:rPr>
          <w:t>etition</w:t>
        </w:r>
        <w:r>
          <w:rPr>
            <w:sz w:val="22"/>
            <w:szCs w:val="22"/>
          </w:rPr>
          <w:t xml:space="preserve"> form</w:t>
        </w:r>
        <w:r w:rsidRPr="0060430D">
          <w:rPr>
            <w:sz w:val="22"/>
            <w:szCs w:val="22"/>
          </w:rPr>
          <w:t xml:space="preserve"> along with supporting documents to indicate the specific reason(s) for failure to make satisfactory progr</w:t>
        </w:r>
        <w:r>
          <w:rPr>
            <w:sz w:val="22"/>
            <w:szCs w:val="22"/>
          </w:rPr>
          <w:t xml:space="preserve">ess. </w:t>
        </w:r>
        <w:r w:rsidRPr="0060430D">
          <w:rPr>
            <w:sz w:val="22"/>
            <w:szCs w:val="22"/>
          </w:rPr>
          <w:t>The com</w:t>
        </w:r>
        <w:r>
          <w:rPr>
            <w:sz w:val="22"/>
            <w:szCs w:val="22"/>
          </w:rPr>
          <w:t>mittee will review the petition</w:t>
        </w:r>
        <w:r w:rsidRPr="0060430D">
          <w:rPr>
            <w:sz w:val="22"/>
            <w:szCs w:val="22"/>
          </w:rPr>
          <w:t xml:space="preserve">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ins>
    </w:p>
    <w:p w:rsidR="002D3FFE" w:rsidRPr="00C5550B" w:rsidRDefault="002D3FFE" w:rsidP="002D3FFE">
      <w:pPr>
        <w:pStyle w:val="BodyTextIndent2"/>
        <w:numPr>
          <w:ilvl w:val="0"/>
          <w:numId w:val="15"/>
        </w:numPr>
        <w:spacing w:line="240" w:lineRule="auto"/>
        <w:jc w:val="both"/>
        <w:rPr>
          <w:ins w:id="190" w:author="tharris" w:date="2011-05-16T08:33:00Z"/>
          <w:sz w:val="22"/>
          <w:szCs w:val="22"/>
        </w:rPr>
      </w:pPr>
      <w:ins w:id="191" w:author="tharris" w:date="2011-05-16T08:33:00Z">
        <w:r w:rsidRPr="0094528B">
          <w:rPr>
            <w:sz w:val="22"/>
            <w:szCs w:val="22"/>
          </w:rPr>
          <w:t xml:space="preserve">Students </w:t>
        </w:r>
        <w:r>
          <w:rPr>
            <w:sz w:val="22"/>
            <w:szCs w:val="22"/>
          </w:rPr>
          <w:t>whose appeal has been approved by the Financial Aid Appeals Committee will be evaluated for Satisfactory Academic Progress at the end of semester of enrollment until the minimum standards for Qualitative and Quantitative measurement are met.</w:t>
        </w:r>
      </w:ins>
    </w:p>
    <w:p w:rsidR="002D3FFE" w:rsidRPr="008617E1" w:rsidRDefault="002D3FFE" w:rsidP="002D3FFE">
      <w:pPr>
        <w:pStyle w:val="BodyTextIndent2"/>
        <w:numPr>
          <w:ilvl w:val="0"/>
          <w:numId w:val="15"/>
        </w:numPr>
        <w:spacing w:line="240" w:lineRule="auto"/>
        <w:jc w:val="both"/>
        <w:rPr>
          <w:ins w:id="192" w:author="tharris" w:date="2011-05-16T08:33:00Z"/>
          <w:b/>
          <w:sz w:val="22"/>
          <w:szCs w:val="22"/>
        </w:rPr>
      </w:pPr>
      <w:ins w:id="193" w:author="tharris" w:date="2011-05-16T08:33:00Z">
        <w:r w:rsidRPr="008617E1">
          <w:rPr>
            <w:b/>
            <w:sz w:val="22"/>
            <w:szCs w:val="22"/>
          </w:rPr>
          <w:t xml:space="preserve">Beginning with the </w:t>
        </w:r>
        <w:proofErr w:type="gramStart"/>
        <w:r w:rsidRPr="008617E1">
          <w:rPr>
            <w:b/>
            <w:sz w:val="22"/>
            <w:szCs w:val="22"/>
          </w:rPr>
          <w:t>Fall</w:t>
        </w:r>
        <w:proofErr w:type="gramEnd"/>
        <w:r w:rsidRPr="008617E1">
          <w:rPr>
            <w:b/>
            <w:sz w:val="22"/>
            <w:szCs w:val="22"/>
          </w:rPr>
          <w:t xml:space="preserve"> 2011 semester, students are allowed to submit a maximum of five (5) Financial Aid Appeal Petitions. </w:t>
        </w:r>
      </w:ins>
    </w:p>
    <w:p w:rsidR="002D3FFE" w:rsidRDefault="002D3FFE" w:rsidP="002D3FFE">
      <w:pPr>
        <w:pStyle w:val="BodyTextIndent2"/>
        <w:numPr>
          <w:ilvl w:val="0"/>
          <w:numId w:val="15"/>
        </w:numPr>
        <w:spacing w:line="240" w:lineRule="auto"/>
        <w:jc w:val="both"/>
        <w:rPr>
          <w:ins w:id="194" w:author="tharris" w:date="2011-05-16T08:33:00Z"/>
          <w:sz w:val="22"/>
          <w:szCs w:val="22"/>
        </w:rPr>
      </w:pPr>
      <w:ins w:id="195" w:author="tharris" w:date="2011-05-16T08:33:00Z">
        <w:r>
          <w:rPr>
            <w:sz w:val="22"/>
            <w:szCs w:val="22"/>
          </w:rPr>
          <w:t>Students whose appeal has been approved are not meeting minimum Qualitative and or Quantitative measurements, and thus may not be eligible for certain grant or scholarship programs, such as those offered by the State of Georgia.</w:t>
        </w:r>
      </w:ins>
    </w:p>
    <w:p w:rsidR="002D3FFE" w:rsidRDefault="002D3FFE" w:rsidP="002D3FFE">
      <w:pPr>
        <w:pStyle w:val="BodyTextIndent2"/>
        <w:numPr>
          <w:ilvl w:val="0"/>
          <w:numId w:val="15"/>
        </w:numPr>
        <w:spacing w:line="240" w:lineRule="auto"/>
        <w:jc w:val="both"/>
        <w:rPr>
          <w:ins w:id="196" w:author="tharris" w:date="2011-05-16T08:33:00Z"/>
          <w:sz w:val="22"/>
          <w:szCs w:val="22"/>
        </w:rPr>
      </w:pPr>
      <w:ins w:id="197" w:author="tharris" w:date="2011-05-16T08:33:00Z">
        <w:r>
          <w:rPr>
            <w:sz w:val="22"/>
            <w:szCs w:val="22"/>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ins>
    </w:p>
    <w:p w:rsidR="002D3FFE" w:rsidRDefault="002D3FFE" w:rsidP="002D3FFE">
      <w:pPr>
        <w:pStyle w:val="BodyTextIndent2"/>
        <w:numPr>
          <w:ilvl w:val="0"/>
          <w:numId w:val="15"/>
        </w:numPr>
        <w:spacing w:line="240" w:lineRule="auto"/>
        <w:jc w:val="both"/>
        <w:rPr>
          <w:ins w:id="198" w:author="tharris" w:date="2011-05-16T08:33:00Z"/>
          <w:sz w:val="22"/>
          <w:szCs w:val="22"/>
        </w:rPr>
      </w:pPr>
      <w:ins w:id="199" w:author="tharris" w:date="2011-05-16T08:33:00Z">
        <w:r>
          <w:rPr>
            <w:sz w:val="22"/>
            <w:szCs w:val="22"/>
          </w:rPr>
          <w:t>If you are readmitting (completed Readmission Application) back into the university, your Appeal Petition cannot be acted upon until you have been approved for readmission back into the university by your Academic Department</w:t>
        </w:r>
      </w:ins>
    </w:p>
    <w:p w:rsidR="002D3FFE" w:rsidRDefault="002D3FFE" w:rsidP="002D3FFE">
      <w:pPr>
        <w:pStyle w:val="BodyTextIndent2"/>
        <w:spacing w:line="240" w:lineRule="auto"/>
        <w:ind w:left="0" w:firstLine="360"/>
        <w:jc w:val="both"/>
        <w:rPr>
          <w:ins w:id="200" w:author="tharris" w:date="2011-05-16T08:33:00Z"/>
          <w:sz w:val="22"/>
          <w:szCs w:val="22"/>
        </w:rPr>
      </w:pPr>
      <w:ins w:id="201" w:author="tharris" w:date="2011-05-16T08:33:00Z">
        <w:r w:rsidRPr="0094528B">
          <w:rPr>
            <w:sz w:val="22"/>
            <w:szCs w:val="22"/>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w:t>
        </w:r>
        <w:r>
          <w:rPr>
            <w:sz w:val="22"/>
            <w:szCs w:val="22"/>
          </w:rPr>
          <w:t>ppealing for the subsequent semester</w:t>
        </w:r>
        <w:r w:rsidRPr="0094528B">
          <w:rPr>
            <w:sz w:val="22"/>
            <w:szCs w:val="22"/>
          </w:rPr>
          <w:t>.</w:t>
        </w:r>
      </w:ins>
    </w:p>
    <w:p w:rsidR="002D3FFE" w:rsidRDefault="002D3FFE" w:rsidP="002D3FFE">
      <w:pPr>
        <w:pStyle w:val="BodyTextIndent2"/>
        <w:spacing w:line="240" w:lineRule="auto"/>
        <w:ind w:left="0" w:firstLine="360"/>
        <w:jc w:val="both"/>
        <w:rPr>
          <w:ins w:id="202" w:author="tharris" w:date="2011-05-16T08:33:00Z"/>
          <w:sz w:val="22"/>
          <w:szCs w:val="22"/>
        </w:rPr>
      </w:pPr>
      <w:ins w:id="203" w:author="tharris" w:date="2011-05-16T08:33:00Z">
        <w:r>
          <w:rPr>
            <w:sz w:val="22"/>
            <w:szCs w:val="22"/>
          </w:rPr>
          <w:t>A student may be required to provide an academic success plan as developed Albany State University Academic Advising Office or your departmental academic advisor.</w:t>
        </w:r>
      </w:ins>
    </w:p>
    <w:p w:rsidR="002D3FFE" w:rsidRDefault="002D3FFE" w:rsidP="002D3FFE">
      <w:pPr>
        <w:pStyle w:val="BodyTextIndent2"/>
        <w:spacing w:line="240" w:lineRule="auto"/>
        <w:ind w:left="0" w:firstLine="360"/>
        <w:jc w:val="both"/>
        <w:rPr>
          <w:ins w:id="204" w:author="tharris" w:date="2011-05-16T08:33:00Z"/>
          <w:sz w:val="22"/>
          <w:szCs w:val="22"/>
        </w:rPr>
      </w:pPr>
      <w:ins w:id="205" w:author="tharris" w:date="2011-05-16T08:33:00Z">
        <w:r>
          <w:rPr>
            <w:sz w:val="22"/>
            <w:szCs w:val="22"/>
          </w:rPr>
          <w:t>Depending on information provided in your appeal, the Office of Financial Aid may forward your information to the Albany State University Office of Counseling and Testing for evaluation.</w:t>
        </w:r>
      </w:ins>
    </w:p>
    <w:p w:rsidR="002D3FFE" w:rsidRDefault="002D3FFE" w:rsidP="00924DC4">
      <w:pPr>
        <w:widowControl w:val="0"/>
        <w:autoSpaceDE w:val="0"/>
        <w:autoSpaceDN w:val="0"/>
        <w:adjustRightInd w:val="0"/>
        <w:spacing w:after="0" w:line="250" w:lineRule="auto"/>
        <w:ind w:left="120" w:right="989"/>
        <w:jc w:val="both"/>
        <w:rPr>
          <w:rFonts w:ascii="Times New Roman" w:hAnsi="Times New Roman"/>
          <w:color w:val="000000"/>
          <w:sz w:val="18"/>
          <w:szCs w:val="18"/>
        </w:rPr>
      </w:pP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7568"/>
        <w:jc w:val="both"/>
        <w:rPr>
          <w:del w:id="206" w:author="tharris" w:date="2011-05-16T08:31:00Z"/>
          <w:rFonts w:ascii="Times New Roman" w:hAnsi="Times New Roman"/>
          <w:color w:val="000000"/>
          <w:sz w:val="18"/>
          <w:szCs w:val="18"/>
        </w:rPr>
      </w:pPr>
      <w:del w:id="207" w:author="tharris" w:date="2011-05-16T08:31:00Z">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TIS</w:delText>
        </w:r>
        <w:r w:rsidDel="004026FD">
          <w:rPr>
            <w:rFonts w:ascii="Times New Roman" w:hAnsi="Times New Roman"/>
            <w:b/>
            <w:bCs/>
            <w:color w:val="191919"/>
            <w:spacing w:val="-16"/>
            <w:sz w:val="18"/>
            <w:szCs w:val="18"/>
          </w:rPr>
          <w:delText>F</w:delText>
        </w:r>
        <w:r w:rsidDel="004026FD">
          <w:rPr>
            <w:rFonts w:ascii="Times New Roman" w:hAnsi="Times New Roman"/>
            <w:b/>
            <w:bCs/>
            <w:color w:val="191919"/>
            <w:spacing w:val="-2"/>
            <w:sz w:val="18"/>
            <w:szCs w:val="18"/>
          </w:rPr>
          <w:delText>AC</w:delText>
        </w:r>
        <w:r w:rsidDel="004026FD">
          <w:rPr>
            <w:rFonts w:ascii="Times New Roman" w:hAnsi="Times New Roman"/>
            <w:b/>
            <w:bCs/>
            <w:color w:val="191919"/>
            <w:spacing w:val="-6"/>
            <w:sz w:val="18"/>
            <w:szCs w:val="18"/>
          </w:rPr>
          <w:delText>T</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pacing w:val="-9"/>
            <w:sz w:val="18"/>
            <w:szCs w:val="18"/>
          </w:rPr>
          <w:delText>R</w:delText>
        </w:r>
        <w:r w:rsidDel="004026FD">
          <w:rPr>
            <w:rFonts w:ascii="Times New Roman" w:hAnsi="Times New Roman"/>
            <w:b/>
            <w:bCs/>
            <w:color w:val="191919"/>
            <w:sz w:val="18"/>
            <w:szCs w:val="18"/>
          </w:rPr>
          <w:delText>Y</w:delText>
        </w:r>
        <w:r w:rsidDel="004026FD">
          <w:rPr>
            <w:rFonts w:ascii="Times New Roman" w:hAnsi="Times New Roman"/>
            <w:b/>
            <w:bCs/>
            <w:color w:val="191919"/>
            <w:spacing w:val="-9"/>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CADEMI</w:delText>
        </w:r>
        <w:r w:rsidDel="004026FD">
          <w:rPr>
            <w:rFonts w:ascii="Times New Roman" w:hAnsi="Times New Roman"/>
            <w:b/>
            <w:bCs/>
            <w:color w:val="191919"/>
            <w:sz w:val="18"/>
            <w:szCs w:val="18"/>
          </w:rPr>
          <w:delText>C</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ROGRESS</w:delText>
        </w:r>
      </w:del>
    </w:p>
    <w:p w:rsidR="00924DC4" w:rsidDel="004026FD" w:rsidRDefault="00924DC4" w:rsidP="00924DC4">
      <w:pPr>
        <w:widowControl w:val="0"/>
        <w:autoSpaceDE w:val="0"/>
        <w:autoSpaceDN w:val="0"/>
        <w:adjustRightInd w:val="0"/>
        <w:spacing w:before="6" w:after="0" w:line="240" w:lineRule="exact"/>
        <w:rPr>
          <w:del w:id="208"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209" w:author="tharris" w:date="2011-05-16T08:31:00Z"/>
          <w:rFonts w:ascii="Times New Roman" w:hAnsi="Times New Roman"/>
          <w:color w:val="000000"/>
          <w:sz w:val="18"/>
          <w:szCs w:val="18"/>
        </w:rPr>
      </w:pPr>
      <w:del w:id="210" w:author="tharris" w:date="2011-05-16T08:31:00Z">
        <w:r w:rsidDel="004026FD">
          <w:rPr>
            <w:rFonts w:ascii="Times New Roman" w:hAnsi="Times New Roman"/>
            <w:color w:val="191919"/>
            <w:spacing w:val="-2"/>
            <w:sz w:val="18"/>
            <w:szCs w:val="18"/>
          </w:rPr>
          <w:lastRenderedPageBreak/>
          <w:delText>Federa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regulation</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requir</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al</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y</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for</w:delText>
        </w:r>
        <w:r w:rsidDel="004026FD">
          <w:rPr>
            <w:rFonts w:ascii="Times New Roman" w:hAnsi="Times New Roman"/>
            <w:color w:val="191919"/>
            <w:sz w:val="18"/>
            <w:szCs w:val="18"/>
          </w:rPr>
          <w:delText>m</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assistanc</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mak</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satisfactor</w:delText>
        </w:r>
        <w:r w:rsidDel="004026FD">
          <w:rPr>
            <w:rFonts w:ascii="Times New Roman" w:hAnsi="Times New Roman"/>
            <w:color w:val="191919"/>
            <w:sz w:val="18"/>
            <w:szCs w:val="18"/>
          </w:rPr>
          <w:delText>y</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academ</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c</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progres</w:delText>
        </w:r>
        <w:r w:rsidDel="004026FD">
          <w:rPr>
            <w:rFonts w:ascii="Times New Roman" w:hAnsi="Times New Roman"/>
            <w:color w:val="191919"/>
            <w:sz w:val="18"/>
            <w:szCs w:val="18"/>
          </w:rPr>
          <w:delText>s</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toward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completio</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o</w:delText>
        </w:r>
        <w:r w:rsidDel="004026FD">
          <w:rPr>
            <w:rFonts w:ascii="Times New Roman" w:hAnsi="Times New Roman"/>
            <w:color w:val="191919"/>
            <w:sz w:val="18"/>
            <w:szCs w:val="18"/>
          </w:rPr>
          <w:delText>f</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degree</w:delText>
        </w:r>
        <w:r w:rsidDel="004026FD">
          <w:rPr>
            <w:rFonts w:ascii="Times New Roman" w:hAnsi="Times New Roman"/>
            <w:color w:val="191919"/>
            <w:sz w:val="18"/>
            <w:szCs w:val="18"/>
          </w:rPr>
          <w:delText>s</w:delText>
        </w:r>
        <w:r w:rsidDel="004026FD">
          <w:rPr>
            <w:rFonts w:ascii="Times New Roman" w:hAnsi="Times New Roman"/>
            <w:color w:val="191919"/>
            <w:spacing w:val="-2"/>
            <w:sz w:val="18"/>
            <w:szCs w:val="18"/>
          </w:rPr>
          <w:delText xml:space="preserve"> i</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orde</w:delText>
        </w:r>
        <w:r w:rsidDel="004026FD">
          <w:rPr>
            <w:rFonts w:ascii="Times New Roman" w:hAnsi="Times New Roman"/>
            <w:color w:val="191919"/>
            <w:sz w:val="18"/>
            <w:szCs w:val="18"/>
          </w:rPr>
          <w:delText>r</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eligibl</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w:delText>
        </w:r>
        <w:r w:rsidDel="004026FD">
          <w:rPr>
            <w:rFonts w:ascii="Times New Roman" w:hAnsi="Times New Roman"/>
            <w:color w:val="191919"/>
            <w:sz w:val="18"/>
            <w:szCs w:val="18"/>
          </w:rPr>
          <w:delText>o</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assistance</w:delText>
        </w:r>
        <w:r w:rsidDel="004026FD">
          <w:rPr>
            <w:rFonts w:ascii="Times New Roman" w:hAnsi="Times New Roman"/>
            <w:color w:val="191919"/>
            <w:sz w:val="18"/>
            <w:szCs w:val="18"/>
          </w:rPr>
          <w:delText>.</w:delText>
        </w:r>
        <w:r w:rsidDel="004026FD">
          <w:rPr>
            <w:rFonts w:ascii="Times New Roman" w:hAnsi="Times New Roman"/>
            <w:color w:val="191919"/>
            <w:spacing w:val="4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evaluate</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basi</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t</w:delText>
        </w:r>
        <w:r w:rsidDel="004026FD">
          <w:rPr>
            <w:rFonts w:ascii="Times New Roman" w:hAnsi="Times New Roman"/>
            <w:color w:val="191919"/>
            <w:spacing w:val="-12"/>
            <w:sz w:val="18"/>
            <w:szCs w:val="18"/>
          </w:rPr>
          <w:delText xml:space="preserve"> </w:delText>
        </w:r>
        <w:r w:rsidDel="004026FD">
          <w:rPr>
            <w:rFonts w:ascii="Times New Roman" w:hAnsi="Times New Roman"/>
            <w:color w:val="191919"/>
            <w:spacing w:val="-15"/>
            <w:sz w:val="18"/>
            <w:szCs w:val="18"/>
          </w:rPr>
          <w:delText>A</w:delText>
        </w:r>
        <w:r w:rsidDel="004026FD">
          <w:rPr>
            <w:rFonts w:ascii="Times New Roman" w:hAnsi="Times New Roman"/>
            <w:color w:val="191919"/>
            <w:spacing w:val="-2"/>
            <w:sz w:val="18"/>
            <w:szCs w:val="18"/>
          </w:rPr>
          <w:delText>ve</w:delText>
        </w:r>
        <w:r w:rsidDel="004026FD">
          <w:rPr>
            <w:rFonts w:ascii="Times New Roman" w:hAnsi="Times New Roman"/>
            <w:color w:val="191919"/>
            <w:spacing w:val="-5"/>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age)</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credi</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completion</w:delText>
        </w:r>
        <w:r w:rsidDel="004026FD">
          <w:rPr>
            <w:rFonts w:ascii="Times New Roman" w:hAnsi="Times New Roman"/>
            <w:color w:val="191919"/>
            <w:sz w:val="18"/>
            <w:szCs w:val="18"/>
          </w:rPr>
          <w:delTex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tim</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fram</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limitation</w:delText>
        </w:r>
        <w:r w:rsidDel="004026FD">
          <w:rPr>
            <w:rFonts w:ascii="Times New Roman" w:hAnsi="Times New Roman"/>
            <w:color w:val="191919"/>
            <w:sz w:val="18"/>
            <w:szCs w:val="18"/>
          </w:rPr>
          <w:delText>.</w:delText>
        </w:r>
        <w:r w:rsidDel="004026FD">
          <w:rPr>
            <w:rFonts w:ascii="Times New Roman" w:hAnsi="Times New Roman"/>
            <w:color w:val="191919"/>
            <w:spacing w:val="40"/>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considere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makin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satisfactor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w:delText>
        </w:r>
        <w:r w:rsidDel="004026FD">
          <w:rPr>
            <w:rFonts w:ascii="Times New Roman" w:hAnsi="Times New Roman"/>
            <w:color w:val="191919"/>
            <w:spacing w:val="-3"/>
            <w:sz w:val="18"/>
            <w:szCs w:val="18"/>
          </w:rPr>
          <w:delText>r</w:delText>
        </w:r>
        <w:r w:rsidDel="004026FD">
          <w:rPr>
            <w:rFonts w:ascii="Times New Roman" w:hAnsi="Times New Roman"/>
            <w:color w:val="191919"/>
            <w:spacing w:val="-2"/>
            <w:sz w:val="18"/>
            <w:szCs w:val="18"/>
          </w:rPr>
          <w:delText>ogres</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they mee</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measuremen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(Qualitativ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Quantitative).</w:delText>
        </w:r>
      </w:del>
    </w:p>
    <w:p w:rsidR="00924DC4" w:rsidDel="004026FD" w:rsidRDefault="00924DC4" w:rsidP="00924DC4">
      <w:pPr>
        <w:widowControl w:val="0"/>
        <w:autoSpaceDE w:val="0"/>
        <w:autoSpaceDN w:val="0"/>
        <w:adjustRightInd w:val="0"/>
        <w:spacing w:before="8" w:after="0" w:line="190" w:lineRule="exact"/>
        <w:rPr>
          <w:del w:id="211"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8262"/>
        <w:jc w:val="both"/>
        <w:rPr>
          <w:del w:id="212" w:author="tharris" w:date="2011-05-16T08:31:00Z"/>
          <w:rFonts w:ascii="Times New Roman" w:hAnsi="Times New Roman"/>
          <w:color w:val="000000"/>
          <w:sz w:val="18"/>
          <w:szCs w:val="18"/>
        </w:rPr>
      </w:pPr>
      <w:del w:id="213" w:author="tharris" w:date="2011-05-16T08:31:00Z">
        <w:r w:rsidDel="004026FD">
          <w:rPr>
            <w:rFonts w:ascii="Times New Roman" w:hAnsi="Times New Roman"/>
            <w:b/>
            <w:bCs/>
            <w:color w:val="191919"/>
            <w:spacing w:val="-2"/>
            <w:sz w:val="24"/>
            <w:szCs w:val="24"/>
          </w:rPr>
          <w:delText>Q</w:delText>
        </w:r>
        <w:r w:rsidDel="004026FD">
          <w:rPr>
            <w:rFonts w:ascii="Times New Roman" w:hAnsi="Times New Roman"/>
            <w:b/>
            <w:bCs/>
            <w:color w:val="191919"/>
            <w:spacing w:val="-2"/>
            <w:sz w:val="18"/>
            <w:szCs w:val="18"/>
          </w:rPr>
          <w:delText>UALI</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TIV</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EASUREMENT</w:delText>
        </w:r>
      </w:del>
    </w:p>
    <w:p w:rsidR="00924DC4" w:rsidDel="004026FD" w:rsidRDefault="00924DC4" w:rsidP="00924DC4">
      <w:pPr>
        <w:widowControl w:val="0"/>
        <w:autoSpaceDE w:val="0"/>
        <w:autoSpaceDN w:val="0"/>
        <w:adjustRightInd w:val="0"/>
        <w:spacing w:before="6" w:after="0" w:line="240" w:lineRule="exact"/>
        <w:rPr>
          <w:del w:id="214"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215" w:author="tharris" w:date="2011-05-16T08:31:00Z"/>
          <w:rFonts w:ascii="Times New Roman" w:hAnsi="Times New Roman"/>
          <w:color w:val="000000"/>
          <w:sz w:val="18"/>
          <w:szCs w:val="18"/>
        </w:rPr>
      </w:pPr>
      <w:del w:id="216" w:author="tharris" w:date="2011-05-16T08:31:00Z">
        <w:r w:rsidDel="004026FD">
          <w:rPr>
            <w:rFonts w:ascii="Times New Roman" w:hAnsi="Times New Roman"/>
            <w:color w:val="191919"/>
            <w:spacing w:val="-3"/>
            <w:sz w:val="18"/>
            <w:szCs w:val="18"/>
          </w:rPr>
          <w:delText>Al</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expecte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sam</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a</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outline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pacing w:val="-6"/>
            <w:sz w:val="18"/>
            <w:szCs w:val="18"/>
          </w:rPr>
          <w:delText>f</w:delText>
        </w:r>
        <w:r w:rsidDel="004026FD">
          <w:rPr>
            <w:rFonts w:ascii="Times New Roman" w:hAnsi="Times New Roman"/>
            <w:color w:val="191919"/>
            <w:spacing w:val="-3"/>
            <w:sz w:val="18"/>
            <w:szCs w:val="18"/>
          </w:rPr>
          <w:delText>ficia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catalo</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21"/>
            <w:sz w:val="18"/>
            <w:szCs w:val="18"/>
          </w:rPr>
          <w:delText xml:space="preserve"> </w:delText>
        </w:r>
        <w:r w:rsidDel="004026FD">
          <w:rPr>
            <w:rFonts w:ascii="Times New Roman" w:hAnsi="Times New Roman"/>
            <w:color w:val="191919"/>
            <w:spacing w:val="-3"/>
            <w:sz w:val="18"/>
            <w:szCs w:val="18"/>
          </w:rPr>
          <w:delText>Alban</w:delText>
        </w:r>
        <w:r w:rsidDel="004026FD">
          <w:rPr>
            <w:rFonts w:ascii="Times New Roman" w:hAnsi="Times New Roman"/>
            <w:color w:val="191919"/>
            <w:sz w:val="18"/>
            <w:szCs w:val="18"/>
          </w:rPr>
          <w:delText>y</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Stat</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Universit</w:delText>
        </w:r>
        <w:r w:rsidDel="004026FD">
          <w:rPr>
            <w:rFonts w:ascii="Times New Roman" w:hAnsi="Times New Roman"/>
            <w:color w:val="191919"/>
            <w:spacing w:val="-15"/>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25"/>
            <w:sz w:val="18"/>
            <w:szCs w:val="18"/>
          </w:rPr>
          <w:delText xml:space="preserve"> </w:delText>
        </w:r>
        <w:r w:rsidDel="004026FD">
          <w:rPr>
            <w:rFonts w:ascii="Times New Roman" w:hAnsi="Times New Roman"/>
            <w:color w:val="191919"/>
            <w:spacing w:val="-3"/>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3"/>
            <w:sz w:val="18"/>
            <w:szCs w:val="18"/>
          </w:rPr>
          <w:delText xml:space="preserve">receiving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mee</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 xml:space="preserve">c </w:delText>
        </w:r>
        <w:r w:rsidDel="004026FD">
          <w:rPr>
            <w:rFonts w:ascii="Times New Roman" w:hAnsi="Times New Roman"/>
            <w:color w:val="191919"/>
            <w:spacing w:val="-2"/>
            <w:sz w:val="18"/>
            <w:szCs w:val="18"/>
          </w:rPr>
          <w:delText>standards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pos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baccalaureat</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 xml:space="preserve">n a </w:delText>
        </w:r>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 xml:space="preserve">0 </w:delText>
        </w:r>
        <w:r w:rsidDel="004026FD">
          <w:rPr>
            <w:rFonts w:ascii="Times New Roman" w:hAnsi="Times New Roman"/>
            <w:color w:val="191919"/>
            <w:spacing w:val="-2"/>
            <w:sz w:val="18"/>
            <w:szCs w:val="18"/>
          </w:rPr>
          <w:delText>mi</w:delText>
        </w:r>
        <w:r w:rsidDel="004026FD">
          <w:rPr>
            <w:rFonts w:ascii="Times New Roman" w:hAnsi="Times New Roman"/>
            <w:color w:val="191919"/>
            <w:spacing w:val="-3"/>
            <w:sz w:val="18"/>
            <w:szCs w:val="18"/>
          </w:rPr>
          <w:delText>n</w:delText>
        </w:r>
        <w:r w:rsidDel="004026FD">
          <w:rPr>
            <w:rFonts w:ascii="Times New Roman" w:hAnsi="Times New Roman"/>
            <w:color w:val="191919"/>
            <w:spacing w:val="-2"/>
            <w:sz w:val="18"/>
            <w:szCs w:val="18"/>
          </w:rPr>
          <w:delText>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cu- mulativ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goo</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standin</w:delText>
        </w:r>
        <w:r w:rsidDel="004026FD">
          <w:rPr>
            <w:rFonts w:ascii="Times New Roman" w:hAnsi="Times New Roman"/>
            <w:color w:val="191919"/>
            <w:sz w:val="18"/>
            <w:szCs w:val="18"/>
          </w:rPr>
          <w:delText>g</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maintai</w:delText>
        </w:r>
        <w:r w:rsidDel="004026FD">
          <w:rPr>
            <w:rFonts w:ascii="Times New Roman" w:hAnsi="Times New Roman"/>
            <w:color w:val="191919"/>
            <w:sz w:val="18"/>
            <w:szCs w:val="18"/>
          </w:rPr>
          <w:delText>n</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re- mai</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goo</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standin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6"/>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evaluate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base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z w:val="18"/>
            <w:szCs w:val="18"/>
          </w:rPr>
          <w:delText>2</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3"/>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spring ter</w:delText>
        </w:r>
        <w:r w:rsidDel="004026FD">
          <w:rPr>
            <w:rFonts w:ascii="Times New Roman" w:hAnsi="Times New Roman"/>
            <w:color w:val="191919"/>
            <w:sz w:val="18"/>
            <w:szCs w:val="18"/>
          </w:rPr>
          <w:delText>m</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summe</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befor</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applyin</w:delText>
        </w:r>
        <w:r w:rsidDel="004026FD">
          <w:rPr>
            <w:rFonts w:ascii="Times New Roman" w:hAnsi="Times New Roman"/>
            <w:color w:val="191919"/>
            <w:sz w:val="18"/>
            <w:szCs w:val="18"/>
          </w:rPr>
          <w:delText>g</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whos</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standing</w:delText>
        </w:r>
        <w:r w:rsidDel="004026FD">
          <w:rPr>
            <w:rFonts w:ascii="Times New Roman" w:hAnsi="Times New Roman"/>
            <w:color w:val="191919"/>
            <w:sz w:val="18"/>
            <w:szCs w:val="18"/>
          </w:rPr>
          <w:delText>s</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fal</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below 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prescribe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governe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8" w:after="0" w:line="190" w:lineRule="exact"/>
        <w:rPr>
          <w:del w:id="217"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20" w:right="5600"/>
        <w:jc w:val="both"/>
        <w:rPr>
          <w:del w:id="218" w:author="tharris" w:date="2011-05-16T08:31:00Z"/>
          <w:rFonts w:ascii="Times New Roman" w:hAnsi="Times New Roman"/>
          <w:color w:val="000000"/>
          <w:sz w:val="18"/>
          <w:szCs w:val="18"/>
        </w:rPr>
      </w:pPr>
      <w:del w:id="219" w:author="tharris" w:date="2011-05-16T08:31:00Z">
        <w:r w:rsidDel="004026FD">
          <w:rPr>
            <w:rFonts w:ascii="Times New Roman" w:hAnsi="Times New Roman"/>
            <w:b/>
            <w:bCs/>
            <w:color w:val="191919"/>
            <w:spacing w:val="-2"/>
            <w:sz w:val="24"/>
            <w:szCs w:val="24"/>
          </w:rPr>
          <w:delText>U</w:delText>
        </w:r>
        <w:r w:rsidDel="004026FD">
          <w:rPr>
            <w:rFonts w:ascii="Times New Roman" w:hAnsi="Times New Roman"/>
            <w:b/>
            <w:bCs/>
            <w:color w:val="191919"/>
            <w:spacing w:val="-2"/>
            <w:sz w:val="18"/>
            <w:szCs w:val="18"/>
          </w:rPr>
          <w:delText>NDERGRADU</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TE</w:delText>
        </w:r>
        <w:r w:rsidDel="004026FD">
          <w:rPr>
            <w:rFonts w:ascii="Times New Roman" w:hAnsi="Times New Roman"/>
            <w:b/>
            <w:bCs/>
            <w:color w:val="191919"/>
            <w:sz w:val="18"/>
            <w:szCs w:val="18"/>
          </w:rPr>
          <w:delText xml:space="preserve">S </w:delText>
        </w:r>
        <w:r w:rsidDel="004026FD">
          <w:rPr>
            <w:rFonts w:ascii="Times New Roman" w:hAnsi="Times New Roman"/>
            <w:b/>
            <w:bCs/>
            <w:color w:val="191919"/>
            <w:spacing w:val="-2"/>
            <w:sz w:val="18"/>
            <w:szCs w:val="18"/>
          </w:rPr>
          <w:delText>AN</w:delText>
        </w:r>
        <w:r w:rsidDel="004026FD">
          <w:rPr>
            <w:rFonts w:ascii="Times New Roman" w:hAnsi="Times New Roman"/>
            <w:b/>
            <w:bCs/>
            <w:color w:val="191919"/>
            <w:sz w:val="18"/>
            <w:szCs w:val="18"/>
          </w:rPr>
          <w:delText>D</w:delText>
        </w:r>
        <w:r w:rsidDel="004026FD">
          <w:rPr>
            <w:rFonts w:ascii="Times New Roman" w:hAnsi="Times New Roman"/>
            <w:b/>
            <w:bCs/>
            <w:color w:val="191919"/>
            <w:spacing w:val="11"/>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OS</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24"/>
            <w:szCs w:val="24"/>
          </w:rPr>
          <w:delText>B</w:delText>
        </w:r>
        <w:r w:rsidDel="004026FD">
          <w:rPr>
            <w:rFonts w:ascii="Times New Roman" w:hAnsi="Times New Roman"/>
            <w:b/>
            <w:bCs/>
            <w:color w:val="191919"/>
            <w:spacing w:val="-2"/>
            <w:sz w:val="18"/>
            <w:szCs w:val="18"/>
          </w:rPr>
          <w:delText>ACCALAURE</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1"/>
            <w:sz w:val="18"/>
            <w:szCs w:val="18"/>
          </w:rPr>
          <w:delText xml:space="preserve"> </w:delText>
        </w:r>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2"/>
            <w:sz w:val="18"/>
            <w:szCs w:val="18"/>
          </w:rPr>
          <w:delText>TUDENTS</w:delText>
        </w:r>
      </w:del>
    </w:p>
    <w:p w:rsidR="00924DC4" w:rsidDel="004026FD" w:rsidRDefault="00924DC4" w:rsidP="00924DC4">
      <w:pPr>
        <w:widowControl w:val="0"/>
        <w:autoSpaceDE w:val="0"/>
        <w:autoSpaceDN w:val="0"/>
        <w:adjustRightInd w:val="0"/>
        <w:spacing w:before="6" w:after="0" w:line="240" w:lineRule="exact"/>
        <w:rPr>
          <w:del w:id="220"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480" w:right="1466" w:hanging="180"/>
        <w:rPr>
          <w:del w:id="221" w:author="tharris" w:date="2011-05-16T08:31:00Z"/>
          <w:rFonts w:ascii="Times New Roman" w:hAnsi="Times New Roman"/>
          <w:color w:val="000000"/>
          <w:sz w:val="18"/>
          <w:szCs w:val="18"/>
        </w:rPr>
      </w:pPr>
      <w:del w:id="222"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pacing w:val="-3"/>
            <w:sz w:val="18"/>
            <w:szCs w:val="18"/>
          </w:rPr>
          <w:delText>e</w:delText>
        </w:r>
        <w:r w:rsidDel="004026FD">
          <w:rPr>
            <w:rFonts w:ascii="Times New Roman" w:hAnsi="Times New Roman"/>
            <w:color w:val="191919"/>
            <w:spacing w:val="-2"/>
            <w:sz w:val="18"/>
            <w:szCs w:val="18"/>
          </w:rPr>
          <w:delText>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abov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2.00.</w:delText>
        </w:r>
      </w:del>
    </w:p>
    <w:p w:rsidR="00924DC4" w:rsidDel="004026FD" w:rsidRDefault="00924DC4" w:rsidP="00924DC4">
      <w:pPr>
        <w:widowControl w:val="0"/>
        <w:autoSpaceDE w:val="0"/>
        <w:autoSpaceDN w:val="0"/>
        <w:adjustRightInd w:val="0"/>
        <w:spacing w:before="16" w:after="0" w:line="200" w:lineRule="exact"/>
        <w:rPr>
          <w:del w:id="223"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480" w:right="1474" w:hanging="180"/>
        <w:rPr>
          <w:del w:id="224" w:author="tharris" w:date="2011-05-16T08:31:00Z"/>
          <w:rFonts w:ascii="Times New Roman" w:hAnsi="Times New Roman"/>
          <w:color w:val="000000"/>
          <w:sz w:val="18"/>
          <w:szCs w:val="18"/>
        </w:rPr>
      </w:pPr>
      <w:del w:id="225"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pacing w:val="-5"/>
            <w:sz w:val="18"/>
            <w:szCs w:val="18"/>
          </w:rPr>
          <w:delText>e</w:delText>
        </w:r>
        <w:r w:rsidDel="004026FD">
          <w:rPr>
            <w:rFonts w:ascii="Times New Roman" w:hAnsi="Times New Roman"/>
            <w:color w:val="191919"/>
            <w:spacing w:val="-3"/>
            <w:sz w:val="18"/>
            <w:szCs w:val="18"/>
          </w:rPr>
          <w:delText>meste</w:delText>
        </w:r>
        <w:r w:rsidDel="004026FD">
          <w:rPr>
            <w:rFonts w:ascii="Times New Roman" w:hAnsi="Times New Roman"/>
            <w:color w:val="191919"/>
            <w:spacing w:val="4"/>
            <w:sz w:val="18"/>
            <w:szCs w:val="18"/>
          </w:rPr>
          <w:delText>r</w:delText>
        </w:r>
        <w:r w:rsidDel="004026FD">
          <w:rPr>
            <w:rFonts w:ascii="Times New Roman" w:hAnsi="Times New Roman"/>
            <w:color w:val="191919"/>
            <w:spacing w:val="-13"/>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3"/>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9"/>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5"/>
            <w:sz w:val="18"/>
            <w:szCs w:val="18"/>
          </w:rPr>
          <w:delText xml:space="preserve"> </w:delText>
        </w:r>
        <w:r w:rsidDel="004026FD">
          <w:rPr>
            <w:rFonts w:ascii="Times New Roman" w:hAnsi="Times New Roman"/>
            <w:color w:val="191919"/>
            <w:spacing w:val="-3"/>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semeste</w:delText>
        </w:r>
        <w:r w:rsidDel="004026FD">
          <w:rPr>
            <w:rFonts w:ascii="Times New Roman" w:hAnsi="Times New Roman"/>
            <w:color w:val="191919"/>
            <w:spacing w:val="4"/>
            <w:sz w:val="18"/>
            <w:szCs w:val="18"/>
          </w:rPr>
          <w:delText>r</w:delText>
        </w:r>
        <w:r w:rsidDel="004026FD">
          <w:rPr>
            <w:rFonts w:ascii="Times New Roman" w:hAnsi="Times New Roman"/>
            <w:color w:val="191919"/>
            <w:spacing w:val="-13"/>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w:delText>
        </w:r>
        <w:r w:rsidDel="004026FD">
          <w:rPr>
            <w:rFonts w:ascii="Times New Roman" w:hAnsi="Times New Roman"/>
            <w:color w:val="191919"/>
            <w:spacing w:val="-19"/>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5"/>
            <w:sz w:val="18"/>
            <w:szCs w:val="18"/>
          </w:rPr>
          <w:delText xml:space="preserve"> </w:delText>
        </w:r>
        <w:r w:rsidDel="004026FD">
          <w:rPr>
            <w:rFonts w:ascii="Times New Roman" w:hAnsi="Times New Roman"/>
            <w:color w:val="191919"/>
            <w:spacing w:val="-3"/>
            <w:sz w:val="18"/>
            <w:szCs w:val="18"/>
          </w:rPr>
          <w:delText>meet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graduate</w:delText>
        </w:r>
        <w:r w:rsidDel="004026FD">
          <w:rPr>
            <w:rFonts w:ascii="Times New Roman" w:hAnsi="Times New Roman"/>
            <w:color w:val="191919"/>
            <w:sz w:val="18"/>
            <w:szCs w:val="18"/>
          </w:rPr>
          <w:delText>d</w:delText>
        </w:r>
        <w:r w:rsidDel="004026FD">
          <w:rPr>
            <w:rFonts w:ascii="Times New Roman" w:hAnsi="Times New Roman"/>
            <w:color w:val="191919"/>
            <w:spacing w:val="-5"/>
            <w:sz w:val="18"/>
            <w:szCs w:val="18"/>
          </w:rPr>
          <w:delText xml:space="preserve"> </w:delText>
        </w:r>
        <w:r w:rsidDel="004026FD">
          <w:rPr>
            <w:rFonts w:ascii="Times New Roman" w:hAnsi="Times New Roman"/>
            <w:color w:val="191919"/>
            <w:spacing w:val="-3"/>
            <w:sz w:val="18"/>
            <w:szCs w:val="18"/>
          </w:rPr>
          <w:delText>scale.</w:delText>
        </w:r>
      </w:del>
    </w:p>
    <w:p w:rsidR="00924DC4" w:rsidDel="004026FD" w:rsidRDefault="00924DC4" w:rsidP="00924DC4">
      <w:pPr>
        <w:widowControl w:val="0"/>
        <w:autoSpaceDE w:val="0"/>
        <w:autoSpaceDN w:val="0"/>
        <w:adjustRightInd w:val="0"/>
        <w:spacing w:before="16" w:after="0" w:line="200" w:lineRule="exact"/>
        <w:rPr>
          <w:del w:id="226"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300"/>
        <w:rPr>
          <w:del w:id="227" w:author="tharris" w:date="2011-05-16T08:31:00Z"/>
          <w:rFonts w:ascii="Times New Roman" w:hAnsi="Times New Roman"/>
          <w:color w:val="000000"/>
          <w:sz w:val="18"/>
          <w:szCs w:val="18"/>
        </w:rPr>
      </w:pPr>
      <w:del w:id="228" w:author="tharris" w:date="2011-05-16T08:31:00Z">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Suspensio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cumulative</w:delText>
        </w:r>
      </w:del>
    </w:p>
    <w:p w:rsidR="00924DC4" w:rsidDel="004026FD" w:rsidRDefault="00924DC4" w:rsidP="00924DC4">
      <w:pPr>
        <w:widowControl w:val="0"/>
        <w:autoSpaceDE w:val="0"/>
        <w:autoSpaceDN w:val="0"/>
        <w:adjustRightInd w:val="0"/>
        <w:spacing w:before="9" w:after="0" w:line="500" w:lineRule="auto"/>
        <w:ind w:left="120" w:right="3024" w:firstLine="360"/>
        <w:rPr>
          <w:del w:id="229" w:author="tharris" w:date="2011-05-16T08:31:00Z"/>
          <w:rFonts w:ascii="Times New Roman" w:hAnsi="Times New Roman"/>
          <w:color w:val="000000"/>
          <w:sz w:val="18"/>
          <w:szCs w:val="18"/>
        </w:rPr>
      </w:pPr>
      <w:del w:id="230" w:author="tharris" w:date="2011-05-16T08:31:00Z">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ter</w:delText>
        </w:r>
        <w:r w:rsidDel="004026FD">
          <w:rPr>
            <w:rFonts w:ascii="Times New Roman" w:hAnsi="Times New Roman"/>
            <w:color w:val="191919"/>
            <w:sz w:val="18"/>
            <w:szCs w:val="18"/>
          </w:rPr>
          <w:delText>m</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doe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mee</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scale. Graduate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Scal</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Pos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Baccalaureat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Students</w:delText>
        </w:r>
      </w:del>
    </w:p>
    <w:p w:rsidR="00924DC4" w:rsidDel="004026FD" w:rsidRDefault="00924DC4" w:rsidP="00924DC4">
      <w:pPr>
        <w:widowControl w:val="0"/>
        <w:tabs>
          <w:tab w:val="left" w:pos="3000"/>
        </w:tabs>
        <w:autoSpaceDE w:val="0"/>
        <w:autoSpaceDN w:val="0"/>
        <w:adjustRightInd w:val="0"/>
        <w:spacing w:before="5" w:after="0" w:line="240" w:lineRule="auto"/>
        <w:ind w:left="120" w:right="7830"/>
        <w:jc w:val="both"/>
        <w:rPr>
          <w:del w:id="231" w:author="tharris" w:date="2011-05-16T08:31:00Z"/>
          <w:rFonts w:ascii="Times New Roman" w:hAnsi="Times New Roman"/>
          <w:color w:val="000000"/>
          <w:sz w:val="18"/>
          <w:szCs w:val="18"/>
        </w:rPr>
      </w:pPr>
      <w:del w:id="232" w:author="tharris" w:date="2011-05-16T08:31:00Z">
        <w:r w:rsidDel="004026FD">
          <w:rPr>
            <w:rFonts w:ascii="Times New Roman" w:hAnsi="Times New Roman"/>
            <w:b/>
            <w:bCs/>
            <w:color w:val="191919"/>
            <w:spacing w:val="-2"/>
            <w:sz w:val="18"/>
            <w:szCs w:val="18"/>
          </w:rPr>
          <w:delText>En</w:delText>
        </w:r>
        <w:r w:rsidDel="004026FD">
          <w:rPr>
            <w:rFonts w:ascii="Times New Roman" w:hAnsi="Times New Roman"/>
            <w:b/>
            <w:bCs/>
            <w:color w:val="191919"/>
            <w:spacing w:val="-5"/>
            <w:sz w:val="18"/>
            <w:szCs w:val="18"/>
          </w:rPr>
          <w:delText>r</w:delText>
        </w:r>
        <w:r w:rsidDel="004026FD">
          <w:rPr>
            <w:rFonts w:ascii="Times New Roman" w:hAnsi="Times New Roman"/>
            <w:b/>
            <w:bCs/>
            <w:color w:val="191919"/>
            <w:spacing w:val="-2"/>
            <w:sz w:val="18"/>
            <w:szCs w:val="18"/>
          </w:rPr>
          <w:delText>ollmen</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18"/>
            <w:szCs w:val="18"/>
          </w:rPr>
          <w:delText>Hour</w:delText>
        </w:r>
        <w:r w:rsidDel="004026FD">
          <w:rPr>
            <w:rFonts w:ascii="Times New Roman" w:hAnsi="Times New Roman"/>
            <w:b/>
            <w:bCs/>
            <w:color w:val="191919"/>
            <w:sz w:val="18"/>
            <w:szCs w:val="18"/>
          </w:rPr>
          <w:delText>s</w:delText>
        </w:r>
        <w:r w:rsidDel="004026FD">
          <w:rPr>
            <w:rFonts w:ascii="Times New Roman" w:hAnsi="Times New Roman"/>
            <w:b/>
            <w:bCs/>
            <w:color w:val="191919"/>
            <w:sz w:val="18"/>
            <w:szCs w:val="18"/>
          </w:rPr>
          <w:tab/>
        </w:r>
        <w:r w:rsidDel="004026FD">
          <w:rPr>
            <w:rFonts w:ascii="Times New Roman" w:hAnsi="Times New Roman"/>
            <w:b/>
            <w:bCs/>
            <w:color w:val="191919"/>
            <w:spacing w:val="-2"/>
            <w:sz w:val="18"/>
            <w:szCs w:val="18"/>
          </w:rPr>
          <w:delText>G</w:delText>
        </w:r>
        <w:r w:rsidDel="004026FD">
          <w:rPr>
            <w:rFonts w:ascii="Times New Roman" w:hAnsi="Times New Roman"/>
            <w:b/>
            <w:bCs/>
            <w:color w:val="191919"/>
            <w:spacing w:val="-15"/>
            <w:sz w:val="18"/>
            <w:szCs w:val="18"/>
          </w:rPr>
          <w:delText>P</w:delText>
        </w:r>
        <w:r w:rsidDel="004026FD">
          <w:rPr>
            <w:rFonts w:ascii="Times New Roman" w:hAnsi="Times New Roman"/>
            <w:b/>
            <w:bCs/>
            <w:color w:val="191919"/>
            <w:sz w:val="18"/>
            <w:szCs w:val="18"/>
          </w:rPr>
          <w:delText>A</w:delText>
        </w:r>
      </w:del>
    </w:p>
    <w:p w:rsidR="00924DC4" w:rsidDel="004026FD" w:rsidRDefault="00924DC4" w:rsidP="00924DC4">
      <w:pPr>
        <w:widowControl w:val="0"/>
        <w:tabs>
          <w:tab w:val="left" w:pos="3000"/>
        </w:tabs>
        <w:autoSpaceDE w:val="0"/>
        <w:autoSpaceDN w:val="0"/>
        <w:adjustRightInd w:val="0"/>
        <w:spacing w:before="12" w:after="0" w:line="240" w:lineRule="auto"/>
        <w:ind w:left="120" w:right="7885"/>
        <w:jc w:val="both"/>
        <w:rPr>
          <w:del w:id="233" w:author="tharris" w:date="2011-05-16T08:31:00Z"/>
          <w:rFonts w:ascii="Times New Roman" w:hAnsi="Times New Roman"/>
          <w:color w:val="000000"/>
          <w:sz w:val="18"/>
          <w:szCs w:val="18"/>
        </w:rPr>
      </w:pPr>
      <w:del w:id="234" w:author="tharris" w:date="2011-05-16T08:31:00Z">
        <w:r w:rsidDel="004026FD">
          <w:rPr>
            <w:rFonts w:ascii="Times New Roman" w:hAnsi="Times New Roman"/>
            <w:color w:val="191919"/>
            <w:sz w:val="18"/>
            <w:szCs w:val="18"/>
          </w:rPr>
          <w:delText>6</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w:delText>
        </w:r>
        <w:r w:rsidDel="004026FD">
          <w:rPr>
            <w:rFonts w:ascii="Times New Roman" w:hAnsi="Times New Roman"/>
            <w:color w:val="191919"/>
            <w:sz w:val="18"/>
            <w:szCs w:val="18"/>
          </w:rPr>
          <w:delText>e</w:delText>
        </w:r>
        <w:r w:rsidDel="004026FD">
          <w:rPr>
            <w:rFonts w:ascii="Times New Roman" w:hAnsi="Times New Roman"/>
            <w:color w:val="191919"/>
            <w:sz w:val="18"/>
            <w:szCs w:val="18"/>
          </w:rPr>
          <w:tab/>
        </w:r>
        <w:r w:rsidDel="004026FD">
          <w:rPr>
            <w:rFonts w:ascii="Times New Roman" w:hAnsi="Times New Roman"/>
            <w:color w:val="191919"/>
            <w:spacing w:val="-2"/>
            <w:sz w:val="18"/>
            <w:szCs w:val="18"/>
          </w:rPr>
          <w:delText>2.50</w:delText>
        </w:r>
      </w:del>
    </w:p>
    <w:p w:rsidR="00924DC4" w:rsidDel="004026FD" w:rsidRDefault="00924DC4" w:rsidP="00924DC4">
      <w:pPr>
        <w:widowControl w:val="0"/>
        <w:tabs>
          <w:tab w:val="left" w:pos="3000"/>
        </w:tabs>
        <w:autoSpaceDE w:val="0"/>
        <w:autoSpaceDN w:val="0"/>
        <w:adjustRightInd w:val="0"/>
        <w:spacing w:before="9" w:after="0" w:line="240" w:lineRule="auto"/>
        <w:ind w:left="120" w:right="7885"/>
        <w:jc w:val="both"/>
        <w:rPr>
          <w:del w:id="235" w:author="tharris" w:date="2011-05-16T08:31:00Z"/>
          <w:rFonts w:ascii="Times New Roman" w:hAnsi="Times New Roman"/>
          <w:color w:val="000000"/>
          <w:sz w:val="18"/>
          <w:szCs w:val="18"/>
        </w:rPr>
      </w:pPr>
      <w:del w:id="236" w:author="tharris" w:date="2011-05-16T08:31:00Z">
        <w:r w:rsidDel="004026FD">
          <w:rPr>
            <w:rFonts w:ascii="Times New Roman" w:hAnsi="Times New Roman"/>
            <w:color w:val="191919"/>
            <w:sz w:val="18"/>
            <w:szCs w:val="18"/>
          </w:rPr>
          <w:delText>5</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3</w:delText>
        </w:r>
        <w:r w:rsidDel="004026FD">
          <w:rPr>
            <w:rFonts w:ascii="Times New Roman" w:hAnsi="Times New Roman"/>
            <w:color w:val="191919"/>
            <w:sz w:val="18"/>
            <w:szCs w:val="18"/>
          </w:rPr>
          <w:tab/>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after="0" w:line="200" w:lineRule="exact"/>
        <w:rPr>
          <w:del w:id="237"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00" w:lineRule="exact"/>
        <w:rPr>
          <w:del w:id="238"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00" w:lineRule="exact"/>
        <w:rPr>
          <w:del w:id="239"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before="14" w:after="0" w:line="240" w:lineRule="exact"/>
        <w:rPr>
          <w:del w:id="240" w:author="tharris" w:date="2011-05-16T08:31:00Z"/>
          <w:rFonts w:ascii="Times New Roman" w:hAnsi="Times New Roman"/>
          <w:color w:val="000000"/>
          <w:sz w:val="24"/>
          <w:szCs w:val="24"/>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27</w:t>
      </w:r>
    </w:p>
    <w:p w:rsidR="00924DC4" w:rsidDel="004026FD" w:rsidRDefault="00924DC4" w:rsidP="00924DC4">
      <w:pPr>
        <w:widowControl w:val="0"/>
        <w:tabs>
          <w:tab w:val="left" w:pos="10700"/>
        </w:tabs>
        <w:autoSpaceDE w:val="0"/>
        <w:autoSpaceDN w:val="0"/>
        <w:adjustRightInd w:val="0"/>
        <w:spacing w:after="0" w:line="451" w:lineRule="exact"/>
        <w:ind w:left="4133"/>
        <w:rPr>
          <w:del w:id="241" w:author="tharris" w:date="2011-05-16T08:31:00Z"/>
          <w:rFonts w:ascii="Century Gothic" w:hAnsi="Century Gothic" w:cs="Century Gothic"/>
          <w:color w:val="000000"/>
          <w:sz w:val="36"/>
          <w:szCs w:val="36"/>
        </w:rPr>
        <w:sectPr w:rsidR="00924DC4" w:rsidDel="004026FD">
          <w:type w:val="continuous"/>
          <w:pgSz w:w="12240" w:h="15840"/>
          <w:pgMar w:top="1480" w:right="420" w:bottom="280" w:left="600" w:header="720" w:footer="720" w:gutter="0"/>
          <w:cols w:space="720" w:equalWidth="0">
            <w:col w:w="11220"/>
          </w:cols>
          <w:noEndnote/>
        </w:sectPr>
      </w:pPr>
    </w:p>
    <w:p w:rsidR="00924DC4" w:rsidDel="004026FD" w:rsidRDefault="007B3518" w:rsidP="00924DC4">
      <w:pPr>
        <w:widowControl w:val="0"/>
        <w:autoSpaceDE w:val="0"/>
        <w:autoSpaceDN w:val="0"/>
        <w:adjustRightInd w:val="0"/>
        <w:spacing w:before="68" w:after="0" w:line="195" w:lineRule="exact"/>
        <w:ind w:left="677"/>
        <w:rPr>
          <w:del w:id="242" w:author="tharris" w:date="2011-05-16T08:31:00Z"/>
          <w:rFonts w:ascii="Century Gothic" w:hAnsi="Century Gothic" w:cs="Century Gothic"/>
          <w:color w:val="000000"/>
          <w:sz w:val="16"/>
          <w:szCs w:val="16"/>
        </w:rPr>
      </w:pPr>
      <w:del w:id="243" w:author="tharris" w:date="2011-05-16T08:31:00Z">
        <w:r w:rsidRPr="007B3518">
          <w:rPr>
            <w:noProof/>
          </w:rPr>
          <w:lastRenderedPageBreak/>
          <w:pict>
            <v:group id="Group 1057" o:spid="_x0000_s1103" style="position:absolute;left:0;text-align:left;margin-left:-57.25pt;margin-top:-18.25pt;width:191pt;height:795.85pt;z-index:-251504640"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">
              <v:group id="Group 1058" o:spid="_x0000_s1104"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hRHmscAAADd&#10;AAAADwAAAAAAAAAAAAAAAACqAgAAZHJzL2Rvd25yZXYueG1sUEsFBgAAAAAEAAQA+gAAAJ4DAAAA&#10;AA==&#10;">
                <v:rect id="Rectangle 1059" o:spid="_x0000_s1105"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kpccA&#10;AADdAAAADwAAAGRycy9kb3ducmV2LnhtbESPT2vCQBTE74V+h+UVvBSzSSgi0VWCKAjSQ+wf4u2R&#10;fSbB7NuQXTV++26h0OMwM79hluvRdOJGg2stK0iiGARxZXXLtYLPj910DsJ5ZI2dZVLwIAfr1fPT&#10;EjNt71zQ7ehrESDsMlTQeN9nUrqqIYMusj1x8M52MOiDHGqpB7wHuOlkGsczabDlsNBgT5uGqsvx&#10;ahRs0zI/H7qiL95N+ZVQal6r07dSk5cxX4DwNPr/8F97rxXMZ/Eb/L4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HZKXHAAAA3QAAAA8AAAAAAAAAAAAAAAAAmAIAAGRy&#10;cy9kb3ducmV2LnhtbFBLBQYAAAAABAAEAPUAAACMAwAAAAA=&#10;" fillcolor="#474747" stroked="f">
                  <v:path arrowok="t"/>
                </v:rect>
                <v:rect id="Rectangle 2702" o:spid="_x0000_s1106"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KZ8UA&#10;AADdAAAADwAAAGRycy9kb3ducmV2LnhtbESPQWvCQBSE74L/YXlCb7qxYEyjq4jQIl7aakuvr9ln&#10;Esy+Dburif++WxA8DjPzDbNc96YRV3K+tqxgOklAEBdW11wq+Dq+jjMQPiBrbCyTght5WK+GgyXm&#10;2nb8SddDKEWEsM9RQRVCm0vpi4oM+oltiaN3ss5giNKVUjvsItw08jlJUmmw5rhQYUvbiorz4WIU&#10;dK6n2Vup37N0/318+fmdY/vhlHoa9ZsFiEB9eITv7Z1WkKXJ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EpnxQAAAN0AAAAPAAAAAAAAAAAAAAAAAJgCAABkcnMv&#10;ZG93bnJldi54bWxQSwUGAAAAAAQABAD1AAAAigMAAAAA&#10;" fillcolor="#dcdcdc" stroked="f">
                  <v:path arrowok="t"/>
                </v:rect>
                <v:rect id="Rectangle 2703" o:spid="_x0000_s1107"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UEMUA&#10;AADdAAAADwAAAGRycy9kb3ducmV2LnhtbESPQWvCQBSE74X+h+UVequbCo0xukoRWkovalS8PrOv&#10;SWj2bdjdmvTfu4LgcZiZb5j5cjCtOJPzjWUFr6MEBHFpdcOVgv3u4yUD4QOyxtYyKfgnD8vF48Mc&#10;c2173tK5CJWIEPY5KqhD6HIpfVmTQT+yHXH0fqwzGKJ0ldQO+wg3rRwnSSoNNhwXauxoVVP5W/wZ&#10;Bb0b6O2z0uss/T7spsfTBLuNU+r5aXifgQg0hHv41v7SCrI0SeH6Jj4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QQxQAAAN0AAAAPAAAAAAAAAAAAAAAAAJgCAABkcnMv&#10;ZG93bnJldi54bWxQSwUGAAAAAAQABAD1AAAAigMAAAAA&#10;" fillcolor="#dcdcdc" stroked="f">
                  <v:path arrowok="t"/>
                </v:rect>
                <v:rect id="Rectangle 1062" o:spid="_x0000_s1108"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vk8MA&#10;AADdAAAADwAAAGRycy9kb3ducmV2LnhtbERPTWuDQBC9B/oflin0lqwGKmKzCaUQSUMuJl56G92p&#10;St1ZcTfG/vvsIZDj431vdrPpxUSj6ywriFcRCOLa6o4bBeVlv0xBOI+ssbdMCv7JwW77sthgpu2N&#10;C5rOvhEhhF2GClrvh0xKV7dk0K3sQBy4Xzsa9AGOjdQj3kK46eU6ihJpsOPQ0OJAXy3Vf+erUVB9&#10;nwqfH8t8Sqtm6G31E5/su1Jvr/PnBwhPs3+KH+6DVpAmUZgb3oQn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dvk8MAAADdAAAADwAAAAAAAAAAAAAAAACYAgAAZHJzL2Rv&#10;d25yZXYueG1sUEsFBgAAAAAEAAQA9QAAAIgDAAAAAA==&#10;" stroked="f">
                  <v:path arrowok="t"/>
                </v:rect>
                <v:rect id="Rectangle 1063" o:spid="_x0000_s1109"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b18gA&#10;AADdAAAADwAAAGRycy9kb3ducmV2LnhtbESPQWsCMRSE74X+h/AKvRRNFLrVrVFUkPZUqQri7bl5&#10;3d1287Ik6br9941Q6HGYmW+Y2aK3jejIh9qxhtFQgSAunKm51HDYbwYTECEiG2wck4YfCrCY397M&#10;MDfuwu/U7WIpEoRDjhqqGNtcylBUZDEMXUucvA/nLcYkfSmNx0uC20aOlcqkxZrTQoUtrSsqvnbf&#10;VsPn8cWvpqfH7bY4N92Gsjc1enrQ+v6uXz6DiNTH//Bf+9VomGRqCtc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SVvXyAAAAN0AAAAPAAAAAAAAAAAAAAAAAJgCAABk&#10;cnMvZG93bnJldi54bWxQSwUGAAAAAAQABAD1AAAAjQMAAAAA&#10;" filled="f" strokecolor="#a3a3a3" strokeweight="2pt">
                  <v:path arrowok="t"/>
                </v:rect>
                <v:rect id="Rectangle 2706" o:spid="_x0000_s1110"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OdcQA&#10;AADdAAAADwAAAGRycy9kb3ducmV2LnhtbERPy4rCMBTdC/5DuMJsBk0rolKNIoMOsxDxuXB3aa5t&#10;sbnpNBlb/94sBlweznu+bE0pHlS7wrKCeBCBIE6tLjhTcD5t+lMQziNrLC2Tgic5WC66nTkm2jZ8&#10;oMfRZyKEsEtQQe59lUjp0pwMuoGtiAN3s7VBH2CdSV1jE8JNKYdRNJYGCw4NOVb0lVN6P/4ZBd+7&#10;53b4eY8v8bptivPo+pvtJ6jUR69dzUB4av1b/O/+0Qqm4zjsD2/C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fTnXEAAAA3QAAAA8AAAAAAAAAAAAAAAAAmAIAAGRycy9k&#10;b3ducmV2LnhtbFBLBQYAAAAABAAEAPUAAACJAwAAAAA=&#10;" fillcolor="#191919" stroked="f">
                  <v:path arrowok="t"/>
                </v:rect>
                <v:rect id="Rectangle 2707" o:spid="_x0000_s1111"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r7scA&#10;AADdAAAADwAAAGRycy9kb3ducmV2LnhtbESPQWvCQBSE74X+h+UVvJS6WSkqqauIqPQgRa0evD2y&#10;r0kw+zZmVxP/vVso9DjMzDfMZNbZStyo8aVjDaqfgCDOnCk513D4Xr2NQfiAbLByTBru5GE2fX6a&#10;YGpcyzu67UMuIoR9ihqKEOpUSp8VZNH3XU0cvR/XWAxRNrk0DbYRbis5SJKhtFhyXCiwpkVB2Xl/&#10;tRrWX/fN4PWsjmrZteXh/XTJtyPUuvfSzT9ABOrCf/iv/Wk0jIdKwe+b+ATk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T6+7HAAAA3QAAAA8AAAAAAAAAAAAAAAAAmAIAAGRy&#10;cy9kb3ducmV2LnhtbFBLBQYAAAAABAAEAPUAAACMAwAAAAA=&#10;" fillcolor="#191919" stroked="f">
                  <v:path arrowok="t"/>
                </v:rect>
                <v:group id="Group 2708" o:spid="_x0000_s1112"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F03MUAAADdAAAADwAAAGRycy9kb3ducmV2LnhtbESPT4vCMBTE74LfITxh&#10;b5rWZUWqUURU9iCCf0C8PZpnW2xeShPb+u03C4LHYWZ+w8yXnSlFQ7UrLCuIRxEI4tTqgjMFl/N2&#10;OAXhPLLG0jIpeJGD5aLfm2OibctHak4+EwHCLkEFufdVIqVLczLoRrYiDt7d1gZ9kHUmdY1tgJtS&#10;jqNoIg0WHBZyrGidU/o4PY2CXYvt6jveNPvHff26nX8O131MSn0NutUMhKfOf8Lv9q9WMJ3EY/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yBdNzFAAAA3QAA&#10;AA8AAAAAAAAAAAAAAAAAqgIAAGRycy9kb3ducmV2LnhtbFBLBQYAAAAABAAEAPoAAACcAwAAAAA=&#10;">
                  <v:shape id="Freeform 2709" o:spid="_x0000_s111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KOcUA&#10;AADdAAAADwAAAGRycy9kb3ducmV2LnhtbESPT2sCMRTE74LfITyhN82qoMtqFBELir34pxRvj81r&#10;dunmZUlS3X77plDwOMzMb5jlurONuJMPtWMF41EGgrh0umaj4Hp5HeYgQkTW2DgmBT8UYL3q95ZY&#10;aPfgE93P0YgE4VCggirGtpAylBVZDCPXEifv03mLMUlvpPb4SHDbyEmWzaTFmtNChS1tKyq/zt9W&#10;Qdgd6vdwsN2bbdzt+OHnxhy9Ui+DbrMAEamLz/B/e68V5LPxF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wo5xQAAAN0AAAAPAAAAAAAAAAAAAAAAAJgCAABkcnMv&#10;ZG93bnJldi54bWxQSwUGAAAAAAQABAD1AAAAigMAAAAA&#10;" path="m1804,l720,e" filled="f" strokecolor="#191919" strokeweight="2pt">
                    <v:path arrowok="t" o:connecttype="custom" o:connectlocs="1804,0;720,0" o:connectangles="0,0"/>
                  </v:shape>
                  <v:shape id="Freeform 2710" o:spid="_x0000_s111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STcUA&#10;AADdAAAADwAAAGRycy9kb3ducmV2LnhtbESPT2sCMRTE74LfITyhN80qostqFBELir34pxRvj81r&#10;dunmZUlS3X77plDwOMzMb5jlurONuJMPtWMF41EGgrh0umaj4Hp5HeYgQkTW2DgmBT8UYL3q95ZY&#10;aPfgE93P0YgE4VCggirGtpAylBVZDCPXEifv03mLMUlvpPb4SHDbyEmWzaTFmtNChS1tKyq/zt9W&#10;Qdgd6vdwsN2bbdzt+OHnxhy9Ui+DbrMAEamLz/B/e68V5LPxF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pJNxQAAAN0AAAAPAAAAAAAAAAAAAAAAAJgCAABkcnMv&#10;ZG93bnJldi54bWxQSwUGAAAAAAQABAD1AAAAigMAAAAA&#10;" path="m720,l1804,e" filled="f" strokecolor="#191919" strokeweight="2pt">
                    <v:path arrowok="t" o:connecttype="custom" o:connectlocs="720,0;1804,0" o:connectangles="0,0"/>
                  </v:shape>
                </v:group>
                <v:group id="Group 2711" o:spid="_x0000_s1115"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jsqMcAAADdAAAADwAAAGRycy9kb3ducmV2LnhtbESPQWuDQBSE74H+h+UV&#10;ektWWxSx2YQQ2tJDKEQDobeH+6IS9624WzX/vlso5DjMzDfMejubTow0uNaygngVgSCurG65VnAq&#10;35cZCOeRNXaWScGNHGw3D4s15tpOfKSx8LUIEHY5Kmi873MpXdWQQbeyPXHwLnYw6IMcaqkHnALc&#10;dPI5ilJpsOWw0GBP+4aqa/FjFHxMOO1e4rfxcL3sb99l8nU+xKTU0+O8ewXhafb38H/7UyvI0jiB&#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2jsqMcAAADd&#10;AAAADwAAAAAAAAAAAAAAAACqAgAAZHJzL2Rvd25yZXYueG1sUEsFBgAAAAAEAAQA+gAAAJ4DAAAA&#10;AA==&#10;">
                  <v:shape id="Freeform 2712" o:spid="_x0000_s111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nocUA&#10;AADdAAAADwAAAGRycy9kb3ducmV2LnhtbESPQWvCQBSE7wX/w/IKXkrdjUiQ6CpFUvTQi0Z6fmSf&#10;SUj2bchuY/rvu0LB4zAz3zDb/WQ7MdLgG8cakoUCQVw603Cl4Vp8vq9B+IBssHNMGn7Jw343e9li&#10;ZtydzzReQiUihH2GGuoQ+kxKX9Zk0S9cTxy9mxsshiiHSpoB7xFuO7lUKpUWG44LNfZ0qKlsLz9W&#10;w5Sv5HhUrfoqeZXk7dsyD8W31vPX6WMDItAUnuH/9sloWKdJCo838Qn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1qehxQAAAN0AAAAPAAAAAAAAAAAAAAAAAJgCAABkcnMv&#10;ZG93bnJldi54bWxQSwUGAAAAAAQABAD1AAAAigMAAAAA&#10;" path="m1781,l696,e" filled="f" strokecolor="#191919" strokeweight="2pt">
                    <v:path arrowok="t" o:connecttype="custom" o:connectlocs="1781,0;696,0" o:connectangles="0,0"/>
                  </v:shape>
                  <v:shape id="Freeform 2713" o:spid="_x0000_s111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oCOsQA&#10;AADdAAAADwAAAGRycy9kb3ducmV2LnhtbESPQWvCQBSE7wX/w/IEL0V3I2IluopISj14qRbPj+wz&#10;Ccm+DdltjP++Kwg9DjPzDbPZDbYRPXW+cqwhmSkQxLkzFRcafi6f0xUIH5ANNo5Jw4M87Lajtw2m&#10;xt35m/pzKESEsE9RQxlCm0rp85Is+plriaN3c53FEGVXSNPhPcJtI+dKLaXFiuNCiS0dSsrr86/V&#10;MGQL2X+pWp1yXiRZ/T7PwuWq9WQ87NcgAg3hP/xqH42G1TL5gO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aAjrEAAAA3QAAAA8AAAAAAAAAAAAAAAAAmAIAAGRycy9k&#10;b3ducmV2LnhtbFBLBQYAAAAABAAEAPUAAACJAwAAAAA=&#10;" path="m696,l1781,e" filled="f" strokecolor="#191919" strokeweight="2pt">
                    <v:path arrowok="t" o:connecttype="custom" o:connectlocs="696,0;1781,0" o:connectangles="0,0"/>
                  </v:shape>
                </v:group>
                <v:group id="Group 2714" o:spid="_x0000_s1118"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lDNsMAAADdAAAADwAAAGRycy9kb3ducmV2LnhtbERPy4rCMBTdC/5DuII7&#10;TTuDIh1TEZkZXIjgA2R2l+baljY3pcm09e/NQnB5OO/1ZjC16Kh1pWUF8TwCQZxZXXKu4Hr5ma1A&#10;OI+ssbZMCh7kYJOOR2tMtO35RN3Z5yKEsEtQQeF9k0jpsoIMurltiAN3t61BH2CbS91iH8JNLT+i&#10;aCkNlhwaCmxoV1BWnf+Ngt8e++1n/N0dqvvu8XdZHG+HmJSaTobtFwhPg3+LX+69VrBax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aUM2wwAAAN0AAAAP&#10;AAAAAAAAAAAAAAAAAKoCAABkcnMvZG93bnJldi54bWxQSwUGAAAAAAQABAD6AAAAmgMAAAAA&#10;">
                  <v:shape id="Freeform 2715" o:spid="_x0000_s111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cX8cA&#10;AADdAAAADwAAAGRycy9kb3ducmV2LnhtbESP0WrCQBRE34X+w3ILvkjdpIXURlfRUtEHKZj2A67Z&#10;2yQ0ezfsrhr9+m5B8HGYmTPMbNGbVpzI+caygnScgCAurW64UvD9tX6agPABWWNrmRRcyMNi/jCY&#10;Ya7tmfd0KkIlIoR9jgrqELpcSl/WZNCPbUccvR/rDIYoXSW1w3OEm1Y+J0kmDTYcF2rs6L2m8rc4&#10;GgWv1/TjRRvO2sLtNqv95XN3WI+UGj72yymIQH24h2/trVYwydI3+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YHF/HAAAA3QAAAA8AAAAAAAAAAAAAAAAAmAIAAGRy&#10;cy9kb3ducmV2LnhtbFBLBQYAAAAABAAEAPUAAACMAwAAAAA=&#10;" path="m1772,l687,e" filled="f" strokecolor="#191919" strokeweight="2pt">
                    <v:path arrowok="t" o:connecttype="custom" o:connectlocs="1772,0;687,0" o:connectangles="0,0"/>
                  </v:shape>
                  <v:shape id="Freeform 2716" o:spid="_x0000_s112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f8MA&#10;AADdAAAADwAAAGRycy9kb3ducmV2LnhtbERP3WrCMBS+H/gO4Qi7GZqq0Ek1ioqyXcjA6gMcm2Nb&#10;bE5KErX69MvFYJcf3/982ZlG3Mn52rKC0TABQVxYXXOp4HTcDaYgfEDW2FgmBU/ysFz03uaYafvg&#10;A93zUIoYwj5DBVUIbSalLyoy6Ie2JY7cxTqDIUJXSu3wEcNNI8dJkkqDNceGClvaVFRc85tR8Pka&#10;bSfacNrkbv+1Pjx/9ufdh1Lv/W41AxGoC//iP/e3VjBNx3F/fBOf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f8MAAADdAAAADwAAAAAAAAAAAAAAAACYAgAAZHJzL2Rv&#10;d25yZXYueG1sUEsFBgAAAAAEAAQA9QAAAIgDAAAAAA==&#10;" path="m687,l1772,e" filled="f" strokecolor="#191919" strokeweight="2pt">
                    <v:path arrowok="t" o:connecttype="custom" o:connectlocs="687,0;1772,0" o:connectangles="0,0"/>
                  </v:shape>
                </v:group>
                <v:group id="Group 2717" o:spid="_x0000_s1121"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8gFsUAAADdAAAADwAAAGRycy9kb3ducmV2LnhtbESPT4vCMBTE74LfITxh&#10;b5rWZUWqUURU9iCCf0C8PZpnW2xeShPb+u03C4LHYWZ+w8yXnSlFQ7UrLCuIRxEI4tTqgjMFl/N2&#10;OAXhPLLG0jIpeJGD5aLfm2OibctHak4+EwHCLkEFufdVIqVLczLoRrYiDt7d1gZ9kHUmdY1tgJtS&#10;jqNoIg0WHBZyrGidU/o4PY2CXYvt6jveNPvHff26nX8O131MSn0NutUMhKfOf8Lv9q9WMJ2MY/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IBbFAAAA3QAA&#10;AA8AAAAAAAAAAAAAAAAAqgIAAGRycy9kb3ducmV2LnhtbFBLBQYAAAAABAAEAPoAAACcAwAAAAA=&#10;">
                  <v:shape id="Freeform 2718" o:spid="_x0000_s112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WcUA&#10;AADdAAAADwAAAGRycy9kb3ducmV2LnhtbESP3WrCQBSE7wu+w3IE7+rGXIhNXaUU/KOUUvUBDtnT&#10;bDB7TsyuGvv03UKhl8PMfMPMl71v1JW6UAsbmIwzUMSl2JorA8fD6nEGKkRki40wGbhTgOVi8DDH&#10;wsqNP+m6j5VKEA4FGnAxtoXWoXTkMYylJU7el3QeY5JdpW2HtwT3jc6zbKo91pwWHLb06qg87S/e&#10;wHrztJm8fTuRk/bZuXz/kF2rjRkN+5dnUJH6+B/+a2+tgdk0z+H3TXo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H5ZxQAAAN0AAAAPAAAAAAAAAAAAAAAAAJgCAABkcnMv&#10;ZG93bnJldi54bWxQSwUGAAAAAAQABAD1AAAAigMAAAAA&#10;" path="m1790,l705,e" filled="f" strokecolor="#191919" strokeweight="2pt">
                    <v:path arrowok="t" o:connecttype="custom" o:connectlocs="1790,0;705,0" o:connectangles="0,0"/>
                  </v:shape>
                  <v:shape id="Freeform 2719" o:spid="_x0000_s112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bwsUA&#10;AADdAAAADwAAAGRycy9kb3ducmV2LnhtbESPUWsCMRCE34X+h7AF3zSngujVKKVgbZEi2v6A5bK9&#10;HF52z0uq1/56UxB8HGbmG2ax6nytztSGStjAaJiBIi7EVlwa+PpcD2agQkS2WAuTgV8KsFo+9BaY&#10;W7nwns6HWKoE4ZCjARdjk2sdCkcew1Aa4uR9S+sxJtmW2rZ4SXBf63GWTbXHitOCw4ZeHBXHw483&#10;8LqZb0bbPydy1D47FR87eW+0Mf3H7vkJVKQu3sO39ps1MJuOJ/D/Jj0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NvCxQAAAN0AAAAPAAAAAAAAAAAAAAAAAJgCAABkcnMv&#10;ZG93bnJldi54bWxQSwUGAAAAAAQABAD1AAAAigMAAAAA&#10;" path="m705,l1790,e" filled="f" strokecolor="#191919" strokeweight="2pt">
                    <v:path arrowok="t" o:connecttype="custom" o:connectlocs="705,0;1790,0" o:connectangles="0,0"/>
                  </v:shape>
                </v:group>
                <v:group id="Group 1078" o:spid="_x0000_s1124"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iDjsYAAADdAAAADwAAAGRycy9kb3ducmV2LnhtbESPT4vCMBTE7wt+h/AE&#10;b2ta3RWpRhFxxYMs+AfE26N5tsXmpTTZtn77jSB4HGbmN8x82ZlSNFS7wrKCeBiBIE6tLjhTcD79&#10;fE5BOI+ssbRMCh7kYLnofcwx0bblAzVHn4kAYZeggtz7KpHSpTkZdENbEQfvZmuDPsg6k7rGNsBN&#10;KUdRNJEGCw4LOVa0zim9H/+Mgm2L7Wocb5r9/bZ+XE/fv5d9TEoN+t1qBsJT59/hV3unFUwnoy9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SIOOxgAAAN0A&#10;AAAPAAAAAAAAAAAAAAAAAKoCAABkcnMvZG93bnJldi54bWxQSwUGAAAAAAQABAD6AAAAnQMAAAAA&#10;">
                  <v:shape id="Freeform 2721" o:spid="_x0000_s112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za8QA&#10;AADdAAAADwAAAGRycy9kb3ducmV2LnhtbESPQWvCQBSE7wX/w/IEL0V3DVYkuoqUSD14qYrnR/aZ&#10;hGTfhuw2pv/eLRQ8DjPzDbPZDbYRPXW+cqxhPlMgiHNnKi40XC+H6QqED8gGG8ek4Zc87Lajtw2m&#10;xj34m/pzKESEsE9RQxlCm0rp85Is+plriaN3d53FEGVXSNPhI8JtIxOlltJixXGhxJY+S8rr84/V&#10;MGQL2X+pWp1yXsyz+j3JwuWm9WQ87NcgAg3hFf5vH42G1TL5gL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82vEAAAA3QAAAA8AAAAAAAAAAAAAAAAAmAIAAGRycy9k&#10;b3ducmV2LnhtbFBLBQYAAAAABAAEAPUAAACJAwAAAAA=&#10;" path="m1781,l696,e" filled="f" strokecolor="#191919" strokeweight="2pt">
                    <v:path arrowok="t" o:connecttype="custom" o:connectlocs="1781,0;696,0" o:connectangles="0,0"/>
                  </v:shape>
                  <v:shape id="Freeform 2722" o:spid="_x0000_s112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tHMUA&#10;AADdAAAADwAAAGRycy9kb3ducmV2LnhtbESPwWrDMBBE74X8g9hCLyWWYoIJbuRQgktz6KVxyHmx&#10;traxtTKW6rh/XwUKPQ4z84bZHxY7iJkm3znWsEkUCOLamY4bDZfqbb0D4QOywcExafghD4di9bDH&#10;3Lgbf9J8Do2IEPY5amhDGHMpfd2SRZ+4kTh6X26yGKKcGmkmvEW4HWSqVCYtdhwXWhzp2FLdn7+t&#10;hqXcyvld9eqj5u2m7J/TMlRXrZ8el9cXEIGW8B/+a5+Mhl2WZnB/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m0cxQAAAN0AAAAPAAAAAAAAAAAAAAAAAJgCAABkcnMv&#10;ZG93bnJldi54bWxQSwUGAAAAAAQABAD1AAAAigMAAAAA&#10;" path="m696,l1781,e" filled="f" strokecolor="#191919" strokeweight="2pt">
                    <v:path arrowok="t" o:connecttype="custom" o:connectlocs="696,0;1781,0" o:connectangles="0,0"/>
                  </v:shape>
                </v:group>
                <v:shape id="Freeform 1081" o:spid="_x0000_s1127"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kXMMA&#10;AADdAAAADwAAAGRycy9kb3ducmV2LnhtbESPQYvCMBSE78L+h/AWvGmqoJauUUQreNlD67LnR/O2&#10;rTYvpYm2/vuNIHgcZuYbZr0dTCPu1LnasoLZNAJBXFhdc6ng53ycxCCcR9bYWCYFD3Kw3XyM1pho&#10;23NG99yXIkDYJaig8r5NpHRFRQbd1LbEwfuznUEfZFdK3WEf4KaR8yhaSoM1h4UKW9pXVFzzm1HQ&#10;t6m7nEyxz39l/p1mNKSLQ6bU+HPYfYHwNPh3+NU+aQXxcr6C55v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ykXMMAAADdAAAADwAAAAAAAAAAAAAAAACYAgAAZHJzL2Rv&#10;d25yZXYueG1sUEsFBgAAAAAEAAQA9QAAAIgDAAAAAA==&#10;" path="m,l44,e" filled="f" strokecolor="#191919" strokeweight="2pt">
                  <v:path arrowok="t" o:connecttype="custom" o:connectlocs="0,0;44,0" o:connectangles="0,0"/>
                </v:shape>
                <v:shape id="Freeform 1082" o:spid="_x0000_s1128"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ApMEA&#10;AADdAAAADwAAAGRycy9kb3ducmV2LnhtbERPy4rCMBTdC/5DuIIbGVNFRTqmRURBZudjMctLc6ep&#10;NjeliRr/frIYmOXhvDdltK14Uu8bxwpm0wwEceV0w7WC6+XwsQbhA7LG1jEpeJOHshgONphr9+IT&#10;Pc+hFimEfY4KTAhdLqWvDFn0U9cRJ+7H9RZDgn0tdY+vFG5bOc+ylbTYcGow2NHOUHU/P6yC7BKX&#10;uLjevju5b7cT2sfF19soNR7F7SeIQDH8i//cR61gvZqnuelNeg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RQKTBAAAA3QAAAA8AAAAAAAAAAAAAAAAAmAIAAGRycy9kb3du&#10;cmV2LnhtbFBLBQYAAAAABAAEAPUAAACGAwAAAAA=&#10;" path="m,l400,e" filled="f" strokecolor="#191919" strokeweight="2pt">
                  <v:path arrowok="t" o:connecttype="custom" o:connectlocs="0,0;400,0" o:connectangles="0,0"/>
                </v:shape>
                <v:rect id="Rectangle 1083" o:spid="_x0000_s1129"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6WaMYA&#10;AADdAAAADwAAAGRycy9kb3ducmV2LnhtbESPQWvCQBSE7wX/w/KE3pqNgiGNriJCxRYv2ly8vWSf&#10;STD7NmS3Sfrvu4VCj8PMfMNsdpNpxUC9aywrWEQxCOLS6oYrBfnn20sKwnlkja1lUvBNDnbb2dMG&#10;M21HvtBw9ZUIEHYZKqi97zIpXVmTQRfZjjh4d9sb9EH2ldQ9jgFuWrmM40QabDgs1NjRoabycf0y&#10;Cor388UfP/LjkBZV19ritjjblVLP82m/BuFp8v/hv/ZJK0iT5Sv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6WaMYAAADdAAAADwAAAAAAAAAAAAAAAACYAgAAZHJz&#10;L2Rvd25yZXYueG1sUEsFBgAAAAAEAAQA9QAAAIsDAAAAAA==&#10;" stroked="f">
                  <v:path arrowok="t"/>
                </v:rect>
                <v:rect id="Rectangle 1084" o:spid="_x0000_s1130"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DI8MA&#10;AADdAAAADwAAAGRycy9kb3ducmV2LnhtbERPzU4CMRC+m/AOzZhwMdJFEHClEEOCQS/GxQcYt+N2&#10;oZ1u2gLr29ODiccv3/9y3TsrzhRi61nBeFSAIK69brlR8LXf3i9AxISs0XomBb8UYb0a3Cyx1P7C&#10;n3SuUiNyCMcSFZiUulLKWBtyGEe+I87cjw8OU4ahkTrgJYc7Kx+KYiYdtpwbDHa0MVQfq5NTQB93&#10;b4+vu8Px/aCtNU/T7+o0D0oNb/uXZxCJ+vQv/nPvtILFbJL35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PDI8MAAADdAAAADwAAAAAAAAAAAAAAAACYAgAAZHJzL2Rv&#10;d25yZXYueG1sUEsFBgAAAAAEAAQA9QAAAIgDAAAAAA==&#10;" filled="f" strokecolor="#191919" strokeweight="2pt">
                  <v:path arrowok="t"/>
                </v:rect>
              </v:group>
              <v:shape id="Text Box 2699" o:spid="_x0000_s1131"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a8sMA&#10;AADdAAAADwAAAGRycy9kb3ducmV2LnhtbESP0YrCMBRE34X9h3AXfNNUyxapRlkKok/Cuv2AS3Nt&#10;is1Nt4m2/r0RhH0cZuYMs9mNthV36n3jWMFinoAgrpxuuFZQ/u5nKxA+IGtsHZOCB3nYbT8mG8y1&#10;G/iH7udQiwhhn6MCE0KXS+krQxb93HXE0bu43mKIsq+l7nGIcNvKZZJk0mLDccFgR4Wh6nq+WQWn&#10;hzRDar/KqiiyU5b+7fF6aJWafo7faxCBxvAffrePWsEqSxfwehOf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wa8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132"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EhcIA&#10;AADdAAAADwAAAGRycy9kb3ducmV2LnhtbESP0YrCMBRE3wX/IVzBN021WKRrFCnI7pOg6wdcmrtN&#10;sbmpTbT1740g7OMwM2eYzW6wjXhQ52vHChbzBARx6XTNlYLL72G2BuEDssbGMSl4kofddjzaYK5d&#10;zyd6nEMlIoR9jgpMCG0upS8NWfRz1xJH7891FkOUXSV1h32E20YukySTFmuOCwZbKgyV1/PdKjg+&#10;pelTu7qURZEds/R2wOt3o9R0Muy/QAQawn/40/7RCtZZuoT3m/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oSF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133"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hHsIA&#10;AADdAAAADwAAAGRycy9kb3ducmV2LnhtbESP0YrCMBRE3xf8h3AF39ZUyxapRpGC6JOwrh9waa5N&#10;sbmpTbT1740g7OMwM2eY1WawjXhQ52vHCmbTBARx6XTNlYLz3+57AcIHZI2NY1LwJA+b9ehrhbl2&#10;Pf/S4xQqESHsc1RgQmhzKX1pyKKfupY4ehfXWQxRdpXUHfYRbhs5T5JMWqw5LhhsqTBUXk93q+D4&#10;lKZP7c+5LIrsmKW3HV73jVKT8bBdggg0hP/wp33QChZZmsL7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iEe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134"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5asMA&#10;AADdAAAADwAAAGRycy9kb3ducmV2LnhtbESP0YrCMBRE3xf8h3AF39bU7VqkGkUKok+Crh9wae42&#10;xeamNllb/94sCD4OM3OGWW0G24g7db52rGA2TUAQl07XXCm4/Ow+FyB8QNbYOCYFD/KwWY8+Vphr&#10;1/OJ7udQiQhhn6MCE0KbS+lLQxb91LXE0ft1ncUQZVdJ3WEf4baRX0mSSYs1xwWDLRWGyuv5zyo4&#10;PqTpUzu/lEWRHbP0tsPrvlFqMh62SxCBhvAOv9oHrWCRpd/w/y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5a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135"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8cIA&#10;AADdAAAADwAAAGRycy9kb3ducmV2LnhtbESP0YrCMBRE3wX/IVzBN03dYpFqFCnI+iSs+gGX5toU&#10;m5vaRFv/frOw4OMwM2eYzW6wjXhR52vHChbzBARx6XTNlYLr5TBbgfABWWPjmBS8ycNuOx5tMNeu&#10;5x96nUMlIoR9jgpMCG0upS8NWfRz1xJH7+Y6iyHKrpK6wz7CbSO/kiSTFmuOCwZbKgyV9/PTKji9&#10;pelTu7yWRZGdsvRxwPt3o9R0MuzXIAIN4RP+bx+1glWWLuHv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1xzx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136"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ChsMA&#10;AADdAAAADwAAAGRycy9kb3ducmV2LnhtbESP0YrCMBRE34X9h3AXfNPULQbpGkUKok+Crh9waa5N&#10;sbnpNllb/94sLOzjMDNnmPV2dK14UB8azxoW8wwEceVNw7WG69d+tgIRIrLB1jNpeFKA7eZtssbC&#10;+IHP9LjEWiQIhwI12Bi7QspQWXIY5r4jTt7N9w5jkn0tTY9DgrtWfmSZkg4bTgsWOyotVffLj9Nw&#10;eko75G55rcpSnVT+vcf7odV6+j7uPkFEGuN/+K99NBpWKlfw+yY9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Chs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137"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nHcMA&#10;AADdAAAADwAAAGRycy9kb3ducmV2LnhtbESP0YrCMBRE3xf8h3AF39bULduVapSlIPok6PoBl+ba&#10;FJub2kRb/94ICz4OM3OGWa4H24g7db52rGA2TUAQl07XXCk4/W0+5yB8QNbYOCYFD/KwXo0+lphr&#10;1/OB7sdQiQhhn6MCE0KbS+lLQxb91LXE0Tu7zmKIsquk7rCPcNvIryTJpMWa44LBlgpD5eV4swr2&#10;D2n61H6fyqLI9ll63eBl2yg1GQ+/CxCBhvAO/7d3WsE8S3/g9SY+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knHc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138"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zb8EA&#10;AADdAAAADwAAAGRycy9kb3ducmV2LnhtbERP3WqDMBS+L+wdwhnsro2rTMQ1LUMo3ZUw6wMczJmR&#10;mhNnsmrfvrko9PLj+98dFjuIK02+d6zgfZOAIG6d7rlT0JyP6xyED8gaB8ek4EYeDvuX1Q4L7Wb+&#10;oWsdOhFD2BeowIQwFlL61pBFv3EjceR+3WQxRDh1Uk84x3A7yG2SZNJiz7HB4EilofZS/1sF1U2a&#10;ObUfTVuWWZWlf0e8nAal3l6Xr08QgZbwFD/c31pBnqVxbnwTn4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Ws2/BAAAA3QAAAA8AAAAAAAAAAAAAAAAAmAIAAGRycy9kb3du&#10;cmV2LnhtbFBLBQYAAAAABAAEAPUAAACG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7B3518">
          <w:rPr>
            <w:noProof/>
          </w:rPr>
          <w:pict>
            <v:shape id="Text Box 882" o:spid="_x0000_s1139" type="#_x0000_t202" style="position:absolute;left:0;text-align:left;margin-left:20.85pt;margin-top:46.65pt;width:12pt;height:63.8pt;z-index:-25162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4026FD">
          <w:rPr>
            <w:rFonts w:ascii="Century Gothic" w:hAnsi="Century Gothic" w:cs="Century Gothic"/>
            <w:b/>
            <w:bCs/>
            <w:color w:val="191919"/>
            <w:sz w:val="16"/>
            <w:szCs w:val="16"/>
          </w:rPr>
          <w:delText>Financial Information</w:delText>
        </w:r>
      </w:del>
    </w:p>
    <w:p w:rsidR="00924DC4" w:rsidDel="004026FD" w:rsidRDefault="00924DC4" w:rsidP="00924DC4">
      <w:pPr>
        <w:widowControl w:val="0"/>
        <w:autoSpaceDE w:val="0"/>
        <w:autoSpaceDN w:val="0"/>
        <w:adjustRightInd w:val="0"/>
        <w:spacing w:before="4" w:after="0" w:line="170" w:lineRule="exact"/>
        <w:rPr>
          <w:del w:id="244" w:author="tharris" w:date="2011-05-16T08:31:00Z"/>
          <w:rFonts w:ascii="Century Gothic" w:hAnsi="Century Gothic" w:cs="Century Gothic"/>
          <w:color w:val="000000"/>
          <w:sz w:val="17"/>
          <w:szCs w:val="17"/>
        </w:rPr>
      </w:pPr>
    </w:p>
    <w:p w:rsidR="00924DC4" w:rsidDel="004026FD" w:rsidRDefault="00924DC4" w:rsidP="00924DC4">
      <w:pPr>
        <w:widowControl w:val="0"/>
        <w:autoSpaceDE w:val="0"/>
        <w:autoSpaceDN w:val="0"/>
        <w:adjustRightInd w:val="0"/>
        <w:spacing w:after="0" w:line="200" w:lineRule="exact"/>
        <w:rPr>
          <w:del w:id="245" w:author="tharris" w:date="2011-05-16T08:31:00Z"/>
          <w:rFonts w:ascii="Century Gothic" w:hAnsi="Century Gothic" w:cs="Century Gothic"/>
          <w:color w:val="000000"/>
          <w:sz w:val="20"/>
          <w:szCs w:val="20"/>
        </w:rPr>
      </w:pPr>
    </w:p>
    <w:p w:rsidR="00924DC4" w:rsidDel="004026FD" w:rsidRDefault="00924DC4" w:rsidP="00924DC4">
      <w:pPr>
        <w:widowControl w:val="0"/>
        <w:autoSpaceDE w:val="0"/>
        <w:autoSpaceDN w:val="0"/>
        <w:adjustRightInd w:val="0"/>
        <w:spacing w:before="20" w:after="0" w:line="240" w:lineRule="auto"/>
        <w:ind w:left="1020" w:right="8078"/>
        <w:jc w:val="both"/>
        <w:rPr>
          <w:del w:id="246" w:author="tharris" w:date="2011-05-16T08:31:00Z"/>
          <w:rFonts w:ascii="Times New Roman" w:hAnsi="Times New Roman"/>
          <w:color w:val="000000"/>
          <w:sz w:val="18"/>
          <w:szCs w:val="18"/>
        </w:rPr>
      </w:pPr>
      <w:del w:id="247" w:author="tharris" w:date="2011-05-16T08:31:00Z">
        <w:r w:rsidDel="004026FD">
          <w:rPr>
            <w:rFonts w:ascii="Times New Roman" w:hAnsi="Times New Roman"/>
            <w:b/>
            <w:bCs/>
            <w:color w:val="191919"/>
            <w:spacing w:val="-2"/>
            <w:sz w:val="24"/>
            <w:szCs w:val="24"/>
          </w:rPr>
          <w:delText>G</w:delText>
        </w:r>
        <w:r w:rsidDel="004026FD">
          <w:rPr>
            <w:rFonts w:ascii="Times New Roman" w:hAnsi="Times New Roman"/>
            <w:b/>
            <w:bCs/>
            <w:color w:val="191919"/>
            <w:spacing w:val="-2"/>
            <w:sz w:val="18"/>
            <w:szCs w:val="18"/>
          </w:rPr>
          <w:delText>RADU</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S</w:delText>
        </w:r>
        <w:r w:rsidDel="004026FD">
          <w:rPr>
            <w:rFonts w:ascii="Times New Roman" w:hAnsi="Times New Roman"/>
            <w:b/>
            <w:bCs/>
            <w:color w:val="191919"/>
            <w:spacing w:val="-2"/>
            <w:sz w:val="18"/>
            <w:szCs w:val="18"/>
          </w:rPr>
          <w:delText>TUDENTS</w:delText>
        </w:r>
      </w:del>
    </w:p>
    <w:p w:rsidR="00924DC4" w:rsidDel="004026FD" w:rsidRDefault="00924DC4" w:rsidP="00924DC4">
      <w:pPr>
        <w:widowControl w:val="0"/>
        <w:autoSpaceDE w:val="0"/>
        <w:autoSpaceDN w:val="0"/>
        <w:adjustRightInd w:val="0"/>
        <w:spacing w:before="8" w:after="0" w:line="110" w:lineRule="exact"/>
        <w:rPr>
          <w:del w:id="248" w:author="tharris" w:date="2011-05-16T08:31:00Z"/>
          <w:rFonts w:ascii="Times New Roman" w:hAnsi="Times New Roman"/>
          <w:color w:val="000000"/>
          <w:sz w:val="11"/>
          <w:szCs w:val="11"/>
        </w:rPr>
      </w:pPr>
    </w:p>
    <w:p w:rsidR="00924DC4" w:rsidDel="004026FD" w:rsidRDefault="00924DC4" w:rsidP="00924DC4">
      <w:pPr>
        <w:widowControl w:val="0"/>
        <w:autoSpaceDE w:val="0"/>
        <w:autoSpaceDN w:val="0"/>
        <w:adjustRightInd w:val="0"/>
        <w:spacing w:after="0" w:line="200" w:lineRule="exact"/>
        <w:rPr>
          <w:del w:id="249"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329" w:hanging="180"/>
        <w:rPr>
          <w:del w:id="250" w:author="tharris" w:date="2011-05-16T08:31:00Z"/>
          <w:rFonts w:ascii="Times New Roman" w:hAnsi="Times New Roman"/>
          <w:color w:val="000000"/>
          <w:sz w:val="18"/>
          <w:szCs w:val="18"/>
        </w:rPr>
      </w:pPr>
      <w:del w:id="251"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previous 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abov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before="16" w:after="0" w:line="200" w:lineRule="exact"/>
        <w:rPr>
          <w:del w:id="252"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375" w:hanging="180"/>
        <w:rPr>
          <w:del w:id="253" w:author="tharris" w:date="2011-05-16T08:31:00Z"/>
          <w:rFonts w:ascii="Times New Roman" w:hAnsi="Times New Roman"/>
          <w:color w:val="000000"/>
          <w:sz w:val="18"/>
          <w:szCs w:val="18"/>
        </w:rPr>
      </w:pPr>
      <w:del w:id="254"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Suspensio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statu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exis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previou</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cumulativ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18"/>
            <w:sz w:val="18"/>
            <w:szCs w:val="18"/>
          </w:rPr>
          <w:delText>P</w:delText>
        </w:r>
        <w:r w:rsidDel="004026FD">
          <w:rPr>
            <w:rFonts w:ascii="Times New Roman" w:hAnsi="Times New Roman"/>
            <w:color w:val="191919"/>
            <w:sz w:val="18"/>
            <w:szCs w:val="18"/>
          </w:rPr>
          <w:delText>A</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3.00.</w:delText>
        </w:r>
      </w:del>
    </w:p>
    <w:p w:rsidR="00924DC4" w:rsidDel="004026FD" w:rsidRDefault="00924DC4" w:rsidP="00924DC4">
      <w:pPr>
        <w:widowControl w:val="0"/>
        <w:autoSpaceDE w:val="0"/>
        <w:autoSpaceDN w:val="0"/>
        <w:adjustRightInd w:val="0"/>
        <w:spacing w:before="8" w:after="0" w:line="190" w:lineRule="exact"/>
        <w:rPr>
          <w:del w:id="255"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7215"/>
        <w:jc w:val="both"/>
        <w:rPr>
          <w:del w:id="256" w:author="tharris" w:date="2011-05-16T08:31:00Z"/>
          <w:rFonts w:ascii="Times New Roman" w:hAnsi="Times New Roman"/>
          <w:color w:val="000000"/>
          <w:sz w:val="18"/>
          <w:szCs w:val="18"/>
        </w:rPr>
      </w:pPr>
      <w:del w:id="257" w:author="tharris" w:date="2011-05-16T08:31:00Z">
        <w:r w:rsidDel="004026FD">
          <w:rPr>
            <w:rFonts w:ascii="Times New Roman" w:hAnsi="Times New Roman"/>
            <w:b/>
            <w:bCs/>
            <w:color w:val="191919"/>
            <w:spacing w:val="-2"/>
            <w:sz w:val="24"/>
            <w:szCs w:val="24"/>
          </w:rPr>
          <w:delText>Q</w:delText>
        </w:r>
        <w:r w:rsidDel="004026FD">
          <w:rPr>
            <w:rFonts w:ascii="Times New Roman" w:hAnsi="Times New Roman"/>
            <w:b/>
            <w:bCs/>
            <w:color w:val="191919"/>
            <w:spacing w:val="-2"/>
            <w:sz w:val="18"/>
            <w:szCs w:val="18"/>
          </w:rPr>
          <w:delText>UANTI</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TIV</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EASUREMENT</w:delText>
        </w:r>
      </w:del>
    </w:p>
    <w:p w:rsidR="00924DC4" w:rsidDel="004026FD" w:rsidRDefault="00924DC4" w:rsidP="00924DC4">
      <w:pPr>
        <w:widowControl w:val="0"/>
        <w:autoSpaceDE w:val="0"/>
        <w:autoSpaceDN w:val="0"/>
        <w:adjustRightInd w:val="0"/>
        <w:spacing w:before="6" w:after="0" w:line="240" w:lineRule="exact"/>
        <w:rPr>
          <w:del w:id="258"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59" w:author="tharris" w:date="2011-05-16T08:31:00Z"/>
          <w:rFonts w:ascii="Times New Roman" w:hAnsi="Times New Roman"/>
          <w:color w:val="000000"/>
          <w:sz w:val="18"/>
          <w:szCs w:val="18"/>
        </w:rPr>
      </w:pPr>
      <w:del w:id="260" w:author="tharris" w:date="2011-05-16T08:31:00Z">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additio</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maintainin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standard</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average)</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13"/>
            <w:sz w:val="18"/>
            <w:szCs w:val="18"/>
          </w:rPr>
          <w:delText xml:space="preserve"> </w:delText>
        </w:r>
        <w:r w:rsidDel="004026FD">
          <w:rPr>
            <w:rFonts w:ascii="Times New Roman" w:hAnsi="Times New Roman"/>
            <w:color w:val="191919"/>
            <w:spacing w:val="-2"/>
            <w:sz w:val="18"/>
            <w:szCs w:val="18"/>
          </w:rPr>
          <w:delText>progres</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towar</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a</w:delText>
        </w:r>
        <w:r w:rsidDel="004026FD">
          <w:rPr>
            <w:rFonts w:ascii="Times New Roman" w:hAnsi="Times New Roman"/>
            <w:color w:val="191919"/>
            <w:spacing w:val="-3"/>
            <w:sz w:val="18"/>
            <w:szCs w:val="18"/>
          </w:rPr>
          <w:delText>c</w:delText>
        </w:r>
        <w:r w:rsidDel="004026FD">
          <w:rPr>
            <w:rFonts w:ascii="Times New Roman" w:hAnsi="Times New Roman"/>
            <w:color w:val="191919"/>
            <w:spacing w:val="-2"/>
            <w:sz w:val="18"/>
            <w:szCs w:val="18"/>
          </w:rPr>
          <w:delText>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degree i</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measure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criteria:</w:delText>
        </w:r>
      </w:del>
    </w:p>
    <w:p w:rsidR="00924DC4" w:rsidDel="004026FD" w:rsidRDefault="00924DC4" w:rsidP="00924DC4">
      <w:pPr>
        <w:widowControl w:val="0"/>
        <w:autoSpaceDE w:val="0"/>
        <w:autoSpaceDN w:val="0"/>
        <w:adjustRightInd w:val="0"/>
        <w:spacing w:before="16" w:after="0" w:line="200" w:lineRule="exact"/>
        <w:rPr>
          <w:del w:id="261"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427" w:hanging="180"/>
        <w:rPr>
          <w:del w:id="262" w:author="tharris" w:date="2011-05-16T08:31:00Z"/>
          <w:rFonts w:ascii="Times New Roman" w:hAnsi="Times New Roman"/>
          <w:color w:val="000000"/>
          <w:sz w:val="18"/>
          <w:szCs w:val="18"/>
        </w:rPr>
      </w:pPr>
      <w:del w:id="263" w:author="tharris" w:date="2011-05-16T08:31:00Z">
        <w:r w:rsidDel="004026FD">
          <w:rPr>
            <w:rFonts w:ascii="Times New Roman" w:hAnsi="Times New Roman"/>
            <w:color w:val="191919"/>
            <w:spacing w:val="-2"/>
            <w:sz w:val="18"/>
            <w:szCs w:val="18"/>
          </w:rPr>
          <w:delText>1</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percentag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credi</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eac</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onl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ha</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 xml:space="preserve">1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attendanc</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curren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prio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attendanc</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use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calculat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the 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percentage.)</w:delText>
        </w:r>
      </w:del>
    </w:p>
    <w:p w:rsidR="00924DC4" w:rsidDel="004026FD" w:rsidRDefault="00924DC4" w:rsidP="00924DC4">
      <w:pPr>
        <w:widowControl w:val="0"/>
        <w:autoSpaceDE w:val="0"/>
        <w:autoSpaceDN w:val="0"/>
        <w:adjustRightInd w:val="0"/>
        <w:spacing w:before="16" w:after="0" w:line="200" w:lineRule="exact"/>
        <w:rPr>
          <w:del w:id="264"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1200"/>
        <w:rPr>
          <w:del w:id="265" w:author="tharris" w:date="2011-05-16T08:31:00Z"/>
          <w:rFonts w:ascii="Times New Roman" w:hAnsi="Times New Roman"/>
          <w:color w:val="000000"/>
          <w:sz w:val="18"/>
          <w:szCs w:val="18"/>
        </w:rPr>
      </w:pPr>
      <w:del w:id="266" w:author="tharris" w:date="2011-05-16T08:31:00Z">
        <w:r w:rsidDel="004026FD">
          <w:rPr>
            <w:rFonts w:ascii="Times New Roman" w:hAnsi="Times New Roman"/>
            <w:color w:val="191919"/>
            <w:spacing w:val="-2"/>
            <w:sz w:val="18"/>
            <w:szCs w:val="18"/>
          </w:rPr>
          <w:delText>2</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withi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hours.</w:delText>
        </w:r>
      </w:del>
    </w:p>
    <w:p w:rsidR="00924DC4" w:rsidDel="004026FD" w:rsidRDefault="00924DC4" w:rsidP="00924DC4">
      <w:pPr>
        <w:widowControl w:val="0"/>
        <w:autoSpaceDE w:val="0"/>
        <w:autoSpaceDN w:val="0"/>
        <w:adjustRightInd w:val="0"/>
        <w:spacing w:before="5" w:after="0" w:line="220" w:lineRule="exact"/>
        <w:rPr>
          <w:del w:id="267" w:author="tharris" w:date="2011-05-16T08:31:00Z"/>
          <w:rFonts w:ascii="Times New Roman" w:hAnsi="Times New Roman"/>
          <w:color w:val="000000"/>
        </w:rPr>
      </w:pPr>
    </w:p>
    <w:p w:rsidR="00924DC4" w:rsidDel="004026FD" w:rsidRDefault="00924DC4" w:rsidP="00924DC4">
      <w:pPr>
        <w:widowControl w:val="0"/>
        <w:autoSpaceDE w:val="0"/>
        <w:autoSpaceDN w:val="0"/>
        <w:adjustRightInd w:val="0"/>
        <w:spacing w:after="0" w:line="240" w:lineRule="auto"/>
        <w:ind w:left="1200"/>
        <w:rPr>
          <w:del w:id="268" w:author="tharris" w:date="2011-05-16T08:31:00Z"/>
          <w:rFonts w:ascii="Times New Roman" w:hAnsi="Times New Roman"/>
          <w:color w:val="000000"/>
          <w:sz w:val="18"/>
          <w:szCs w:val="18"/>
        </w:rPr>
      </w:pPr>
      <w:del w:id="269" w:author="tharris" w:date="2011-05-16T08:31:00Z">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mandator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remediatio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coursewor</w:delText>
        </w:r>
        <w:r w:rsidDel="004026FD">
          <w:rPr>
            <w:rFonts w:ascii="Times New Roman" w:hAnsi="Times New Roman"/>
            <w:color w:val="191919"/>
            <w:sz w:val="18"/>
            <w:szCs w:val="18"/>
          </w:rPr>
          <w:delText>k</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withi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hours.</w:delText>
        </w:r>
      </w:del>
    </w:p>
    <w:p w:rsidR="00924DC4" w:rsidDel="004026FD" w:rsidRDefault="00924DC4" w:rsidP="00924DC4">
      <w:pPr>
        <w:widowControl w:val="0"/>
        <w:autoSpaceDE w:val="0"/>
        <w:autoSpaceDN w:val="0"/>
        <w:adjustRightInd w:val="0"/>
        <w:spacing w:before="7" w:after="0" w:line="200" w:lineRule="exact"/>
        <w:rPr>
          <w:del w:id="270"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40" w:lineRule="auto"/>
        <w:ind w:left="1020" w:right="4749"/>
        <w:jc w:val="both"/>
        <w:rPr>
          <w:del w:id="271" w:author="tharris" w:date="2011-05-16T08:31:00Z"/>
          <w:rFonts w:ascii="Times New Roman" w:hAnsi="Times New Roman"/>
          <w:color w:val="000000"/>
          <w:sz w:val="18"/>
          <w:szCs w:val="18"/>
        </w:rPr>
      </w:pPr>
      <w:del w:id="272"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INIMU</w:delText>
        </w:r>
        <w:r w:rsidDel="004026FD">
          <w:rPr>
            <w:rFonts w:ascii="Times New Roman" w:hAnsi="Times New Roman"/>
            <w:b/>
            <w:bCs/>
            <w:color w:val="191919"/>
            <w:sz w:val="18"/>
            <w:szCs w:val="18"/>
          </w:rPr>
          <w:delText>M</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ERCEN</w:delText>
        </w:r>
        <w:r w:rsidDel="004026FD">
          <w:rPr>
            <w:rFonts w:ascii="Times New Roman" w:hAnsi="Times New Roman"/>
            <w:b/>
            <w:bCs/>
            <w:color w:val="191919"/>
            <w:spacing w:val="-16"/>
            <w:sz w:val="18"/>
            <w:szCs w:val="18"/>
          </w:rPr>
          <w:delText>T</w:delText>
        </w:r>
        <w:r w:rsidDel="004026FD">
          <w:rPr>
            <w:rFonts w:ascii="Times New Roman" w:hAnsi="Times New Roman"/>
            <w:b/>
            <w:bCs/>
            <w:color w:val="191919"/>
            <w:spacing w:val="-2"/>
            <w:sz w:val="18"/>
            <w:szCs w:val="18"/>
          </w:rPr>
          <w:delText>AG</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z w:val="18"/>
            <w:szCs w:val="18"/>
          </w:rPr>
          <w:delText>F</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REDI</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24"/>
            <w:szCs w:val="24"/>
          </w:rPr>
          <w:delText>H</w:delText>
        </w:r>
        <w:r w:rsidDel="004026FD">
          <w:rPr>
            <w:rFonts w:ascii="Times New Roman" w:hAnsi="Times New Roman"/>
            <w:b/>
            <w:bCs/>
            <w:color w:val="191919"/>
            <w:spacing w:val="-2"/>
            <w:sz w:val="18"/>
            <w:szCs w:val="18"/>
          </w:rPr>
          <w:delText>OUR</w:delText>
        </w:r>
        <w:r w:rsidDel="004026FD">
          <w:rPr>
            <w:rFonts w:ascii="Times New Roman" w:hAnsi="Times New Roman"/>
            <w:b/>
            <w:bCs/>
            <w:color w:val="191919"/>
            <w:sz w:val="18"/>
            <w:szCs w:val="18"/>
          </w:rPr>
          <w:delText>S</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OMPLETION</w:delText>
        </w:r>
      </w:del>
    </w:p>
    <w:p w:rsidR="00924DC4" w:rsidDel="004026FD" w:rsidRDefault="00924DC4" w:rsidP="00924DC4">
      <w:pPr>
        <w:widowControl w:val="0"/>
        <w:autoSpaceDE w:val="0"/>
        <w:autoSpaceDN w:val="0"/>
        <w:adjustRightInd w:val="0"/>
        <w:spacing w:before="6" w:after="0" w:line="240" w:lineRule="exact"/>
        <w:rPr>
          <w:del w:id="273"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74" w:author="tharris" w:date="2011-05-16T08:31:00Z"/>
          <w:rFonts w:ascii="Times New Roman" w:hAnsi="Times New Roman"/>
          <w:color w:val="000000"/>
          <w:sz w:val="18"/>
          <w:szCs w:val="18"/>
        </w:rPr>
      </w:pPr>
      <w:del w:id="275"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successfull</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67</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whic</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registe</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eac</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yea</w:delText>
        </w:r>
        <w:r w:rsidDel="004026FD">
          <w:rPr>
            <w:rFonts w:ascii="Times New Roman" w:hAnsi="Times New Roman"/>
            <w:color w:val="191919"/>
            <w:spacing w:val="-12"/>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grade</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pacing w:val="-3"/>
            <w:sz w:val="18"/>
            <w:szCs w:val="18"/>
          </w:rPr>
          <w:delText>n</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coun</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as successfu</w:delText>
        </w:r>
        <w:r w:rsidDel="004026FD">
          <w:rPr>
            <w:rFonts w:ascii="Times New Roman" w:hAnsi="Times New Roman"/>
            <w:color w:val="191919"/>
            <w:sz w:val="18"/>
            <w:szCs w:val="18"/>
          </w:rPr>
          <w:delText>l</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coursework</w:delText>
        </w:r>
        <w:r w:rsidDel="004026FD">
          <w:rPr>
            <w:rFonts w:ascii="Times New Roman" w:hAnsi="Times New Roman"/>
            <w:color w:val="191919"/>
            <w:sz w:val="18"/>
            <w:szCs w:val="18"/>
          </w:rPr>
          <w:delText>.</w:delText>
        </w:r>
        <w:r w:rsidDel="004026FD">
          <w:rPr>
            <w:rFonts w:ascii="Times New Roman" w:hAnsi="Times New Roman"/>
            <w:color w:val="191919"/>
            <w:spacing w:val="29"/>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22"/>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rate</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reviewe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unles</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enr</w:delText>
        </w:r>
        <w:r w:rsidDel="004026FD">
          <w:rPr>
            <w:rFonts w:ascii="Times New Roman" w:hAnsi="Times New Roman"/>
            <w:color w:val="191919"/>
            <w:spacing w:val="-3"/>
            <w:sz w:val="18"/>
            <w:szCs w:val="18"/>
          </w:rPr>
          <w:delText>o</w:delText>
        </w:r>
        <w:r w:rsidDel="004026FD">
          <w:rPr>
            <w:rFonts w:ascii="Times New Roman" w:hAnsi="Times New Roman"/>
            <w:color w:val="191919"/>
            <w:spacing w:val="-2"/>
            <w:sz w:val="18"/>
            <w:szCs w:val="18"/>
          </w:rPr>
          <w:delText>llin</w:delText>
        </w:r>
        <w:r w:rsidDel="004026FD">
          <w:rPr>
            <w:rFonts w:ascii="Times New Roman" w:hAnsi="Times New Roman"/>
            <w:color w:val="191919"/>
            <w:sz w:val="18"/>
            <w:szCs w:val="18"/>
          </w:rPr>
          <w:delText>g</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sum- me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12"/>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3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en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thos</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successfull</w:delText>
        </w:r>
        <w:r w:rsidDel="004026FD">
          <w:rPr>
            <w:rFonts w:ascii="Times New Roman" w:hAnsi="Times New Roman"/>
            <w:color w:val="191919"/>
            <w:sz w:val="18"/>
            <w:szCs w:val="18"/>
          </w:rPr>
          <w:delText xml:space="preserve">y </w:delText>
        </w:r>
        <w:r w:rsidDel="004026FD">
          <w:rPr>
            <w:rFonts w:ascii="Times New Roman" w:hAnsi="Times New Roman"/>
            <w:color w:val="191919"/>
            <w:spacing w:val="-2"/>
            <w:sz w:val="18"/>
            <w:szCs w:val="18"/>
          </w:rPr>
          <w:delText>complete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67</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durin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las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two term</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terminate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e</w:delText>
        </w:r>
        <w:r w:rsidDel="004026FD">
          <w:rPr>
            <w:rFonts w:ascii="Times New Roman" w:hAnsi="Times New Roman"/>
            <w:color w:val="191919"/>
            <w:spacing w:val="-5"/>
            <w:sz w:val="18"/>
            <w:szCs w:val="18"/>
          </w:rPr>
          <w:delText>f</w:delText>
        </w:r>
        <w:r w:rsidDel="004026FD">
          <w:rPr>
            <w:rFonts w:ascii="Times New Roman" w:hAnsi="Times New Roman"/>
            <w:color w:val="191919"/>
            <w:spacing w:val="-2"/>
            <w:sz w:val="18"/>
            <w:szCs w:val="18"/>
          </w:rPr>
          <w:delText>fectiv</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nex</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fal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11"/>
            <w:sz w:val="18"/>
            <w:szCs w:val="18"/>
          </w:rPr>
          <w:delText>r</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startin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semes</w:delText>
        </w:r>
        <w:r w:rsidDel="004026FD">
          <w:rPr>
            <w:rFonts w:ascii="Times New Roman" w:hAnsi="Times New Roman"/>
            <w:color w:val="191919"/>
            <w:spacing w:val="-4"/>
            <w:sz w:val="18"/>
            <w:szCs w:val="18"/>
          </w:rPr>
          <w:delText>t</w:delText>
        </w:r>
        <w:r w:rsidDel="004026FD">
          <w:rPr>
            <w:rFonts w:ascii="Times New Roman" w:hAnsi="Times New Roman"/>
            <w:color w:val="191919"/>
            <w:spacing w:val="-2"/>
            <w:sz w:val="18"/>
            <w:szCs w:val="18"/>
          </w:rPr>
          <w:delText>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re- viewe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unti</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sprin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pacing w:val="-9"/>
            <w:sz w:val="18"/>
            <w:szCs w:val="18"/>
          </w:rPr>
          <w:delText>r</w:delText>
        </w:r>
        <w:r w:rsidDel="004026FD">
          <w:rPr>
            <w:rFonts w:ascii="Times New Roman" w:hAnsi="Times New Roman"/>
            <w:color w:val="191919"/>
            <w:sz w:val="18"/>
            <w:szCs w:val="18"/>
          </w:rPr>
          <w:delTex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whic</w:delText>
        </w:r>
        <w:r w:rsidDel="004026FD">
          <w:rPr>
            <w:rFonts w:ascii="Times New Roman" w:hAnsi="Times New Roman"/>
            <w:color w:val="191919"/>
            <w:sz w:val="18"/>
            <w:szCs w:val="18"/>
          </w:rPr>
          <w:delText>h</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allo</w:delText>
        </w:r>
        <w:r w:rsidDel="004026FD">
          <w:rPr>
            <w:rFonts w:ascii="Times New Roman" w:hAnsi="Times New Roman"/>
            <w:color w:val="191919"/>
            <w:sz w:val="18"/>
            <w:szCs w:val="18"/>
          </w:rPr>
          <w:delText>w</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leas</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tw</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semester</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prov</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themselve</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3"/>
            <w:sz w:val="18"/>
            <w:szCs w:val="18"/>
          </w:rPr>
          <w:delText>f</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aid</w:delText>
        </w:r>
        <w:r w:rsidDel="004026FD">
          <w:rPr>
            <w:rFonts w:ascii="Times New Roman" w:hAnsi="Times New Roman"/>
            <w:color w:val="191919"/>
            <w:sz w:val="18"/>
            <w:szCs w:val="18"/>
          </w:rPr>
          <w:delText>.</w:delText>
        </w:r>
        <w:r w:rsidDel="004026FD">
          <w:rPr>
            <w:rFonts w:ascii="Times New Roman" w:hAnsi="Times New Roman"/>
            <w:color w:val="191919"/>
            <w:spacing w:val="26"/>
            <w:sz w:val="18"/>
            <w:szCs w:val="18"/>
          </w:rPr>
          <w:delText xml:space="preserve"> </w:delText>
        </w:r>
        <w:r w:rsidDel="004026FD">
          <w:rPr>
            <w:rFonts w:ascii="Times New Roman" w:hAnsi="Times New Roman"/>
            <w:color w:val="191919"/>
            <w:spacing w:val="-2"/>
            <w:sz w:val="18"/>
            <w:szCs w:val="18"/>
          </w:rPr>
          <w:delText>Re- peate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coun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attempted.</w:delText>
        </w:r>
      </w:del>
    </w:p>
    <w:p w:rsidR="00924DC4" w:rsidDel="004026FD" w:rsidRDefault="00924DC4" w:rsidP="00924DC4">
      <w:pPr>
        <w:widowControl w:val="0"/>
        <w:autoSpaceDE w:val="0"/>
        <w:autoSpaceDN w:val="0"/>
        <w:adjustRightInd w:val="0"/>
        <w:spacing w:before="8" w:after="0" w:line="190" w:lineRule="exact"/>
        <w:rPr>
          <w:del w:id="276"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6502"/>
        <w:jc w:val="both"/>
        <w:rPr>
          <w:del w:id="277" w:author="tharris" w:date="2011-05-16T08:31:00Z"/>
          <w:rFonts w:ascii="Times New Roman" w:hAnsi="Times New Roman"/>
          <w:color w:val="000000"/>
          <w:sz w:val="18"/>
          <w:szCs w:val="18"/>
        </w:rPr>
      </w:pPr>
      <w:del w:id="278"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AXIMU</w:delText>
        </w:r>
        <w:r w:rsidDel="004026FD">
          <w:rPr>
            <w:rFonts w:ascii="Times New Roman" w:hAnsi="Times New Roman"/>
            <w:b/>
            <w:bCs/>
            <w:color w:val="191919"/>
            <w:sz w:val="18"/>
            <w:szCs w:val="18"/>
          </w:rPr>
          <w:delText>M</w:delText>
        </w:r>
        <w:r w:rsidDel="004026FD">
          <w:rPr>
            <w:rFonts w:ascii="Times New Roman" w:hAnsi="Times New Roman"/>
            <w:b/>
            <w:bCs/>
            <w:color w:val="191919"/>
            <w:spacing w:val="6"/>
            <w:sz w:val="18"/>
            <w:szCs w:val="18"/>
          </w:rPr>
          <w:delText xml:space="preserve"> </w:delText>
        </w:r>
        <w:r w:rsidDel="004026FD">
          <w:rPr>
            <w:rFonts w:ascii="Times New Roman" w:hAnsi="Times New Roman"/>
            <w:b/>
            <w:bCs/>
            <w:color w:val="191919"/>
            <w:spacing w:val="-2"/>
            <w:sz w:val="24"/>
            <w:szCs w:val="24"/>
          </w:rPr>
          <w:delText>T</w:delText>
        </w:r>
        <w:r w:rsidDel="004026FD">
          <w:rPr>
            <w:rFonts w:ascii="Times New Roman" w:hAnsi="Times New Roman"/>
            <w:b/>
            <w:bCs/>
            <w:color w:val="191919"/>
            <w:spacing w:val="-2"/>
            <w:sz w:val="18"/>
            <w:szCs w:val="18"/>
          </w:rPr>
          <w:delText>IM</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F</w:delText>
        </w:r>
        <w:r w:rsidDel="004026FD">
          <w:rPr>
            <w:rFonts w:ascii="Times New Roman" w:hAnsi="Times New Roman"/>
            <w:b/>
            <w:bCs/>
            <w:color w:val="191919"/>
            <w:spacing w:val="-2"/>
            <w:sz w:val="18"/>
            <w:szCs w:val="18"/>
          </w:rPr>
          <w:delText>RAM</w:delText>
        </w:r>
        <w:r w:rsidDel="004026FD">
          <w:rPr>
            <w:rFonts w:ascii="Times New Roman" w:hAnsi="Times New Roman"/>
            <w:b/>
            <w:bCs/>
            <w:color w:val="191919"/>
            <w:sz w:val="18"/>
            <w:szCs w:val="18"/>
          </w:rPr>
          <w:delText>E</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OMPLETION</w:delText>
        </w:r>
      </w:del>
    </w:p>
    <w:p w:rsidR="00924DC4" w:rsidDel="004026FD" w:rsidRDefault="00924DC4" w:rsidP="00924DC4">
      <w:pPr>
        <w:widowControl w:val="0"/>
        <w:autoSpaceDE w:val="0"/>
        <w:autoSpaceDN w:val="0"/>
        <w:adjustRightInd w:val="0"/>
        <w:spacing w:before="6" w:after="0" w:line="240" w:lineRule="exact"/>
        <w:rPr>
          <w:del w:id="279"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80" w:author="tharris" w:date="2011-05-16T08:31:00Z"/>
          <w:rFonts w:ascii="Times New Roman" w:hAnsi="Times New Roman"/>
          <w:color w:val="000000"/>
          <w:sz w:val="18"/>
          <w:szCs w:val="18"/>
        </w:rPr>
      </w:pPr>
      <w:del w:id="281" w:author="tharris" w:date="2011-05-16T08:31:00Z">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(tim</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frame</w:delText>
        </w:r>
        <w:r w:rsidDel="004026FD">
          <w:rPr>
            <w:rFonts w:ascii="Times New Roman" w:hAnsi="Times New Roman"/>
            <w:color w:val="191919"/>
            <w:sz w:val="18"/>
            <w:szCs w:val="18"/>
          </w:rPr>
          <w:delTex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allowe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150</w:delText>
        </w:r>
        <w:r w:rsidDel="004026FD">
          <w:rPr>
            <w:rFonts w:ascii="Times New Roman" w:hAnsi="Times New Roman"/>
            <w:color w:val="191919"/>
            <w:sz w:val="18"/>
            <w:szCs w:val="18"/>
          </w:rPr>
          <w:delText>%</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d</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ear</w:delText>
        </w:r>
        <w:r w:rsidDel="004026FD">
          <w:rPr>
            <w:rFonts w:ascii="Times New Roman" w:hAnsi="Times New Roman"/>
            <w:color w:val="191919"/>
            <w:sz w:val="18"/>
            <w:szCs w:val="18"/>
          </w:rPr>
          <w:delText>n</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degree</w:delText>
        </w:r>
        <w:r w:rsidDel="004026FD">
          <w:rPr>
            <w:rFonts w:ascii="Times New Roman" w:hAnsi="Times New Roman"/>
            <w:color w:val="191919"/>
            <w:sz w:val="18"/>
            <w:szCs w:val="18"/>
          </w:rPr>
          <w:delText>.</w:delText>
        </w:r>
        <w:r w:rsidDel="004026FD">
          <w:rPr>
            <w:rFonts w:ascii="Times New Roman" w:hAnsi="Times New Roman"/>
            <w:color w:val="191919"/>
            <w:spacing w:val="2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exampl</w:delText>
        </w:r>
        <w:r w:rsidDel="004026FD">
          <w:rPr>
            <w:rFonts w:ascii="Times New Roman" w:hAnsi="Times New Roman"/>
            <w:color w:val="191919"/>
            <w:sz w:val="18"/>
            <w:szCs w:val="18"/>
          </w:rPr>
          <w:delText>e</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9"/>
            <w:sz w:val="18"/>
            <w:szCs w:val="18"/>
          </w:rPr>
          <w:delText xml:space="preserve"> </w:delText>
        </w:r>
        <w:r w:rsidDel="004026FD">
          <w:rPr>
            <w:rFonts w:ascii="Times New Roman" w:hAnsi="Times New Roman"/>
            <w:color w:val="191919"/>
            <w:spacing w:val="-2"/>
            <w:sz w:val="18"/>
            <w:szCs w:val="18"/>
          </w:rPr>
          <w:delText>Albany Stat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pacing w:val="-13"/>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12</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12</w:delText>
        </w:r>
        <w:r w:rsidDel="004026FD">
          <w:rPr>
            <w:rFonts w:ascii="Times New Roman" w:hAnsi="Times New Roman"/>
            <w:color w:val="191919"/>
            <w:sz w:val="18"/>
            <w:szCs w:val="18"/>
          </w:rPr>
          <w:delText>7</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require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6</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completion; therefor</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afte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attempte</w:delText>
        </w:r>
        <w:r w:rsidDel="004026FD">
          <w:rPr>
            <w:rFonts w:ascii="Times New Roman" w:hAnsi="Times New Roman"/>
            <w:color w:val="191919"/>
            <w:sz w:val="18"/>
            <w:szCs w:val="18"/>
          </w:rPr>
          <w:delText>d</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19</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w:delText>
        </w:r>
        <w:r w:rsidDel="004026FD">
          <w:rPr>
            <w:rFonts w:ascii="Times New Roman" w:hAnsi="Times New Roman"/>
            <w:color w:val="191919"/>
            <w:spacing w:val="-6"/>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9</w:delText>
        </w:r>
        <w:r w:rsidDel="004026FD">
          <w:rPr>
            <w:rFonts w:ascii="Times New Roman" w:hAnsi="Times New Roman"/>
            <w:color w:val="191919"/>
            <w:sz w:val="18"/>
            <w:szCs w:val="18"/>
          </w:rPr>
          <w:delText>0</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3"/>
            <w:sz w:val="18"/>
            <w:szCs w:val="18"/>
          </w:rPr>
          <w:delText>h</w:delText>
        </w:r>
        <w:r w:rsidDel="004026FD">
          <w:rPr>
            <w:rFonts w:ascii="Times New Roman" w:hAnsi="Times New Roman"/>
            <w:color w:val="191919"/>
            <w:spacing w:val="-2"/>
            <w:sz w:val="18"/>
            <w:szCs w:val="18"/>
          </w:rPr>
          <w:delText>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(graduate). 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firs</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Regent</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combine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no</w:delText>
        </w:r>
        <w:r w:rsidDel="004026FD">
          <w:rPr>
            <w:rFonts w:ascii="Times New Roman" w:hAnsi="Times New Roman"/>
            <w:color w:val="191919"/>
            <w:sz w:val="18"/>
            <w:szCs w:val="18"/>
          </w:rPr>
          <w:delText>t</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counte</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hours</w:delText>
        </w:r>
        <w:r w:rsidDel="004026FD">
          <w:rPr>
            <w:rFonts w:ascii="Times New Roman" w:hAnsi="Times New Roman"/>
            <w:color w:val="191919"/>
            <w:sz w:val="18"/>
            <w:szCs w:val="18"/>
          </w:rPr>
          <w:delText>.</w:delText>
        </w:r>
        <w:r w:rsidDel="004026FD">
          <w:rPr>
            <w:rFonts w:ascii="Times New Roman" w:hAnsi="Times New Roman"/>
            <w:color w:val="191919"/>
            <w:spacing w:val="22"/>
            <w:sz w:val="18"/>
            <w:szCs w:val="18"/>
          </w:rPr>
          <w:delText xml:space="preserve"> </w:delText>
        </w:r>
        <w:r w:rsidDel="004026FD">
          <w:rPr>
            <w:rFonts w:ascii="Times New Roman" w:hAnsi="Times New Roman"/>
            <w:color w:val="191919"/>
            <w:spacing w:val="-9"/>
            <w:sz w:val="18"/>
            <w:szCs w:val="18"/>
          </w:rPr>
          <w:delText>T</w:delText>
        </w:r>
        <w:r w:rsidDel="004026FD">
          <w:rPr>
            <w:rFonts w:ascii="Times New Roman" w:hAnsi="Times New Roman"/>
            <w:color w:val="191919"/>
            <w:spacing w:val="-2"/>
            <w:sz w:val="18"/>
            <w:szCs w:val="18"/>
          </w:rPr>
          <w:delText>ransfe</w:delText>
        </w:r>
        <w:r w:rsidDel="004026FD">
          <w:rPr>
            <w:rFonts w:ascii="Times New Roman" w:hAnsi="Times New Roman"/>
            <w:color w:val="191919"/>
            <w:sz w:val="18"/>
            <w:szCs w:val="18"/>
          </w:rPr>
          <w:delText>r</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cred- it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counte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 xml:space="preserve">m </w:delText>
        </w:r>
        <w:r w:rsidDel="004026FD">
          <w:rPr>
            <w:rFonts w:ascii="Times New Roman" w:hAnsi="Times New Roman"/>
            <w:color w:val="191919"/>
            <w:spacing w:val="-2"/>
            <w:sz w:val="18"/>
            <w:szCs w:val="18"/>
          </w:rPr>
          <w:delText>numbe</w:delText>
        </w:r>
        <w:r w:rsidDel="004026FD">
          <w:rPr>
            <w:rFonts w:ascii="Times New Roman" w:hAnsi="Times New Roman"/>
            <w:color w:val="191919"/>
            <w:sz w:val="18"/>
            <w:szCs w:val="18"/>
          </w:rPr>
          <w:delText xml:space="preserve">r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hours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purpos</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 xml:space="preserve">o </w:delText>
        </w:r>
        <w:r w:rsidDel="004026FD">
          <w:rPr>
            <w:rFonts w:ascii="Times New Roman" w:hAnsi="Times New Roman"/>
            <w:color w:val="191919"/>
            <w:spacing w:val="-2"/>
            <w:sz w:val="18"/>
            <w:szCs w:val="18"/>
          </w:rPr>
          <w:delText>assis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earnin</w:delText>
        </w:r>
        <w:r w:rsidDel="004026FD">
          <w:rPr>
            <w:rFonts w:ascii="Times New Roman" w:hAnsi="Times New Roman"/>
            <w:color w:val="191919"/>
            <w:sz w:val="18"/>
            <w:szCs w:val="18"/>
          </w:rPr>
          <w:delText xml:space="preserve">g a </w:delText>
        </w:r>
        <w:r w:rsidDel="004026FD">
          <w:rPr>
            <w:rFonts w:ascii="Times New Roman" w:hAnsi="Times New Roman"/>
            <w:color w:val="191919"/>
            <w:spacing w:val="-2"/>
            <w:sz w:val="18"/>
            <w:szCs w:val="18"/>
          </w:rPr>
          <w:delText>degre</w:delText>
        </w:r>
        <w:r w:rsidDel="004026FD">
          <w:rPr>
            <w:rFonts w:ascii="Times New Roman" w:hAnsi="Times New Roman"/>
            <w:color w:val="191919"/>
            <w:spacing w:val="-3"/>
            <w:sz w:val="18"/>
            <w:szCs w:val="18"/>
          </w:rPr>
          <w:delText>e</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who hav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earne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requirement</w:delText>
        </w:r>
        <w:r w:rsidDel="004026FD">
          <w:rPr>
            <w:rFonts w:ascii="Times New Roman" w:hAnsi="Times New Roman"/>
            <w:color w:val="191919"/>
            <w:sz w:val="18"/>
            <w:szCs w:val="18"/>
          </w:rPr>
          <w:delText>s</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longe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16" w:after="0" w:line="200" w:lineRule="exact"/>
        <w:rPr>
          <w:del w:id="282"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020" w:right="71"/>
        <w:jc w:val="both"/>
        <w:rPr>
          <w:del w:id="283" w:author="tharris" w:date="2011-05-16T08:31:00Z"/>
          <w:rFonts w:ascii="Times New Roman" w:hAnsi="Times New Roman"/>
          <w:color w:val="000000"/>
          <w:sz w:val="18"/>
          <w:szCs w:val="18"/>
        </w:rPr>
      </w:pPr>
      <w:del w:id="284"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chang</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major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program</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reac</w:delText>
        </w:r>
        <w:r w:rsidDel="004026FD">
          <w:rPr>
            <w:rFonts w:ascii="Times New Roman" w:hAnsi="Times New Roman"/>
            <w:color w:val="191919"/>
            <w:sz w:val="18"/>
            <w:szCs w:val="18"/>
          </w:rPr>
          <w:delText>h</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eligibilit</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limit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receivin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befor</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obtainin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degree</w:delText>
        </w:r>
        <w:r w:rsidDel="004026FD">
          <w:rPr>
            <w:rFonts w:ascii="Times New Roman" w:hAnsi="Times New Roman"/>
            <w:color w:val="191919"/>
            <w:sz w:val="18"/>
            <w:szCs w:val="18"/>
          </w:rPr>
          <w:delText>.</w:delText>
        </w:r>
        <w:r w:rsidDel="004026FD">
          <w:rPr>
            <w:rFonts w:ascii="Times New Roman" w:hAnsi="Times New Roman"/>
            <w:color w:val="191919"/>
            <w:spacing w:val="32"/>
            <w:sz w:val="18"/>
            <w:szCs w:val="18"/>
          </w:rPr>
          <w:delText xml:space="preserve"> </w:delText>
        </w:r>
        <w:r w:rsidDel="004026FD">
          <w:rPr>
            <w:rFonts w:ascii="Times New Roman" w:hAnsi="Times New Roman"/>
            <w:color w:val="191919"/>
            <w:spacing w:val="-2"/>
            <w:sz w:val="18"/>
            <w:szCs w:val="18"/>
          </w:rPr>
          <w:delText>Students wh</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elec</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chang</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major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degre</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program</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shoul</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earl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avoi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jeopardizin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eligibilit</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aid.</w:delText>
        </w:r>
      </w:del>
    </w:p>
    <w:p w:rsidR="00924DC4" w:rsidDel="004026FD" w:rsidRDefault="00924DC4" w:rsidP="00924DC4">
      <w:pPr>
        <w:widowControl w:val="0"/>
        <w:autoSpaceDE w:val="0"/>
        <w:autoSpaceDN w:val="0"/>
        <w:adjustRightInd w:val="0"/>
        <w:spacing w:before="8" w:after="0" w:line="190" w:lineRule="exact"/>
        <w:rPr>
          <w:del w:id="285"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5042"/>
        <w:jc w:val="both"/>
        <w:rPr>
          <w:del w:id="286" w:author="tharris" w:date="2011-05-16T08:31:00Z"/>
          <w:rFonts w:ascii="Times New Roman" w:hAnsi="Times New Roman"/>
          <w:color w:val="000000"/>
          <w:sz w:val="18"/>
          <w:szCs w:val="18"/>
        </w:rPr>
      </w:pPr>
      <w:del w:id="287" w:author="tharris" w:date="2011-05-16T08:31:00Z">
        <w:r w:rsidDel="004026FD">
          <w:rPr>
            <w:rFonts w:ascii="Times New Roman" w:hAnsi="Times New Roman"/>
            <w:b/>
            <w:bCs/>
            <w:color w:val="191919"/>
            <w:spacing w:val="-2"/>
            <w:sz w:val="24"/>
            <w:szCs w:val="24"/>
          </w:rPr>
          <w:delText>M</w:delText>
        </w:r>
        <w:r w:rsidDel="004026FD">
          <w:rPr>
            <w:rFonts w:ascii="Times New Roman" w:hAnsi="Times New Roman"/>
            <w:b/>
            <w:bCs/>
            <w:color w:val="191919"/>
            <w:spacing w:val="-2"/>
            <w:sz w:val="18"/>
            <w:szCs w:val="18"/>
          </w:rPr>
          <w:delText>AND</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6"/>
            <w:sz w:val="18"/>
            <w:szCs w:val="18"/>
          </w:rPr>
          <w:delText>T</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pacing w:val="-9"/>
            <w:sz w:val="18"/>
            <w:szCs w:val="18"/>
          </w:rPr>
          <w:delText>R</w:delText>
        </w:r>
        <w:r w:rsidDel="004026FD">
          <w:rPr>
            <w:rFonts w:ascii="Times New Roman" w:hAnsi="Times New Roman"/>
            <w:b/>
            <w:bCs/>
            <w:color w:val="191919"/>
            <w:sz w:val="18"/>
            <w:szCs w:val="18"/>
          </w:rPr>
          <w:delText>Y</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CADEMI</w:delText>
        </w:r>
        <w:r w:rsidDel="004026FD">
          <w:rPr>
            <w:rFonts w:ascii="Times New Roman" w:hAnsi="Times New Roman"/>
            <w:b/>
            <w:bCs/>
            <w:color w:val="191919"/>
            <w:sz w:val="18"/>
            <w:szCs w:val="18"/>
          </w:rPr>
          <w:delText>C</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R</w:delText>
        </w:r>
        <w:r w:rsidDel="004026FD">
          <w:rPr>
            <w:rFonts w:ascii="Times New Roman" w:hAnsi="Times New Roman"/>
            <w:b/>
            <w:bCs/>
            <w:color w:val="191919"/>
            <w:spacing w:val="-2"/>
            <w:sz w:val="18"/>
            <w:szCs w:val="18"/>
          </w:rPr>
          <w:delText>EMEDI</w:delText>
        </w:r>
        <w:r w:rsidDel="004026FD">
          <w:rPr>
            <w:rFonts w:ascii="Times New Roman" w:hAnsi="Times New Roman"/>
            <w:b/>
            <w:bCs/>
            <w:color w:val="191919"/>
            <w:spacing w:val="-16"/>
            <w:sz w:val="18"/>
            <w:szCs w:val="18"/>
          </w:rPr>
          <w:delText>A</w:delText>
        </w:r>
        <w:r w:rsidDel="004026FD">
          <w:rPr>
            <w:rFonts w:ascii="Times New Roman" w:hAnsi="Times New Roman"/>
            <w:b/>
            <w:bCs/>
            <w:color w:val="191919"/>
            <w:spacing w:val="-2"/>
            <w:sz w:val="18"/>
            <w:szCs w:val="18"/>
          </w:rPr>
          <w:delText>TIO</w:delText>
        </w:r>
        <w:r w:rsidDel="004026FD">
          <w:rPr>
            <w:rFonts w:ascii="Times New Roman" w:hAnsi="Times New Roman"/>
            <w:b/>
            <w:bCs/>
            <w:color w:val="191919"/>
            <w:sz w:val="18"/>
            <w:szCs w:val="18"/>
          </w:rPr>
          <w:delText>N</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C</w:delText>
        </w:r>
        <w:r w:rsidDel="004026FD">
          <w:rPr>
            <w:rFonts w:ascii="Times New Roman" w:hAnsi="Times New Roman"/>
            <w:b/>
            <w:bCs/>
            <w:color w:val="191919"/>
            <w:spacing w:val="-2"/>
            <w:sz w:val="18"/>
            <w:szCs w:val="18"/>
          </w:rPr>
          <w:delText>OURSEWORK</w:delText>
        </w:r>
      </w:del>
    </w:p>
    <w:p w:rsidR="00924DC4" w:rsidDel="004026FD" w:rsidRDefault="00924DC4" w:rsidP="00924DC4">
      <w:pPr>
        <w:widowControl w:val="0"/>
        <w:autoSpaceDE w:val="0"/>
        <w:autoSpaceDN w:val="0"/>
        <w:adjustRightInd w:val="0"/>
        <w:spacing w:before="6" w:after="0" w:line="240" w:lineRule="exact"/>
        <w:rPr>
          <w:del w:id="288"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020" w:right="71"/>
        <w:jc w:val="both"/>
        <w:rPr>
          <w:del w:id="289" w:author="tharris" w:date="2011-05-16T08:31:00Z"/>
          <w:rFonts w:ascii="Times New Roman" w:hAnsi="Times New Roman"/>
          <w:color w:val="000000"/>
          <w:sz w:val="18"/>
          <w:szCs w:val="18"/>
        </w:rPr>
      </w:pPr>
      <w:del w:id="290"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enrolle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and/o</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Regent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maximu</w:delText>
        </w:r>
        <w:r w:rsidDel="004026FD">
          <w:rPr>
            <w:rFonts w:ascii="Times New Roman" w:hAnsi="Times New Roman"/>
            <w:color w:val="191919"/>
            <w:sz w:val="18"/>
            <w:szCs w:val="18"/>
          </w:rPr>
          <w:delText>m</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0"/>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credit. I</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thes</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course</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e</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take</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beyon</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0</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credit</w:delText>
        </w:r>
        <w:r w:rsidDel="004026FD">
          <w:rPr>
            <w:rFonts w:ascii="Times New Roman" w:hAnsi="Times New Roman"/>
            <w:color w:val="191919"/>
            <w:sz w:val="18"/>
            <w:szCs w:val="18"/>
          </w:rPr>
          <w:delTex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enrol</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ow</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expense</w:delText>
        </w:r>
        <w:r w:rsidDel="004026FD">
          <w:rPr>
            <w:rFonts w:ascii="Times New Roman" w:hAnsi="Times New Roman"/>
            <w:color w:val="191919"/>
            <w:sz w:val="18"/>
            <w:szCs w:val="18"/>
          </w:rPr>
          <w:delText>.</w:delText>
        </w:r>
        <w:r w:rsidDel="004026FD">
          <w:rPr>
            <w:rFonts w:ascii="Times New Roman" w:hAnsi="Times New Roman"/>
            <w:color w:val="191919"/>
            <w:spacing w:val="3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f</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9"/>
            <w:sz w:val="18"/>
            <w:szCs w:val="18"/>
          </w:rPr>
          <w:delText xml:space="preserve"> </w:delText>
        </w:r>
        <w:r w:rsidDel="004026FD">
          <w:rPr>
            <w:rFonts w:ascii="Times New Roman" w:hAnsi="Times New Roman"/>
            <w:color w:val="191919"/>
            <w:spacing w:val="-2"/>
            <w:sz w:val="18"/>
            <w:szCs w:val="18"/>
          </w:rPr>
          <w:delText>grante</w:delText>
        </w:r>
        <w:r w:rsidDel="004026FD">
          <w:rPr>
            <w:rFonts w:ascii="Times New Roman" w:hAnsi="Times New Roman"/>
            <w:color w:val="191919"/>
            <w:sz w:val="18"/>
            <w:szCs w:val="18"/>
          </w:rPr>
          <w:delText>d</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the appea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process</w:delText>
        </w:r>
        <w:r w:rsidDel="004026FD">
          <w:rPr>
            <w:rFonts w:ascii="Times New Roman" w:hAnsi="Times New Roman"/>
            <w:color w:val="191919"/>
            <w:sz w:val="18"/>
            <w:szCs w:val="18"/>
          </w:rPr>
          <w:delTex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the</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receiv</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cove</w:delText>
        </w:r>
        <w:r w:rsidDel="004026FD">
          <w:rPr>
            <w:rFonts w:ascii="Times New Roman" w:hAnsi="Times New Roman"/>
            <w:color w:val="191919"/>
            <w:sz w:val="18"/>
            <w:szCs w:val="18"/>
          </w:rPr>
          <w:delText>r</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remedia</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classes</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pacing w:val="-3"/>
            <w:sz w:val="18"/>
            <w:szCs w:val="18"/>
          </w:rPr>
          <w:delText>t</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w:delText>
        </w:r>
        <w:r w:rsidDel="004026FD">
          <w:rPr>
            <w:rFonts w:ascii="Times New Roman" w:hAnsi="Times New Roman"/>
            <w:color w:val="191919"/>
            <w:spacing w:val="-14"/>
            <w:sz w:val="18"/>
            <w:szCs w:val="18"/>
          </w:rPr>
          <w:delText xml:space="preserve"> </w:delText>
        </w:r>
        <w:r w:rsidDel="004026FD">
          <w:rPr>
            <w:rFonts w:ascii="Times New Roman" w:hAnsi="Times New Roman"/>
            <w:color w:val="191919"/>
            <w:spacing w:val="-2"/>
            <w:sz w:val="18"/>
            <w:szCs w:val="18"/>
          </w:rPr>
          <w:delText>SA</w:delText>
        </w:r>
        <w:r w:rsidDel="004026FD">
          <w:rPr>
            <w:rFonts w:ascii="Times New Roman" w:hAnsi="Times New Roman"/>
            <w:color w:val="191919"/>
            <w:sz w:val="18"/>
            <w:szCs w:val="18"/>
          </w:rPr>
          <w:delText>P</w:delText>
        </w:r>
        <w:r w:rsidDel="004026FD">
          <w:rPr>
            <w:rFonts w:ascii="Times New Roman" w:hAnsi="Times New Roman"/>
            <w:color w:val="191919"/>
            <w:spacing w:val="-8"/>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begin a</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evaluatio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perio</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w:delText>
        </w:r>
        <w:r w:rsidDel="004026FD">
          <w:rPr>
            <w:rFonts w:ascii="Times New Roman" w:hAnsi="Times New Roman"/>
            <w:color w:val="191919"/>
            <w:sz w:val="18"/>
            <w:szCs w:val="18"/>
          </w:rPr>
          <w:delText>g</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students</w:delText>
        </w:r>
        <w:r w:rsidDel="004026FD">
          <w:rPr>
            <w:rFonts w:ascii="Times New Roman" w:hAnsi="Times New Roman"/>
            <w:color w:val="191919"/>
            <w:sz w:val="18"/>
            <w:szCs w:val="18"/>
          </w:rPr>
          <w:delText>’</w:delText>
        </w:r>
        <w:r w:rsidDel="004026FD">
          <w:rPr>
            <w:rFonts w:ascii="Times New Roman" w:hAnsi="Times New Roman"/>
            <w:color w:val="191919"/>
            <w:spacing w:val="-17"/>
            <w:sz w:val="18"/>
            <w:szCs w:val="18"/>
          </w:rPr>
          <w:delText xml:space="preserve"> </w:delText>
        </w:r>
        <w:r w:rsidDel="004026FD">
          <w:rPr>
            <w:rFonts w:ascii="Times New Roman" w:hAnsi="Times New Roman"/>
            <w:color w:val="191919"/>
            <w:spacing w:val="-2"/>
            <w:sz w:val="18"/>
            <w:szCs w:val="18"/>
          </w:rPr>
          <w:delText>successfu</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completio</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Learnin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Suppor</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Program.</w:delText>
        </w:r>
      </w:del>
    </w:p>
    <w:p w:rsidR="00924DC4" w:rsidDel="004026FD" w:rsidRDefault="00924DC4" w:rsidP="00924DC4">
      <w:pPr>
        <w:widowControl w:val="0"/>
        <w:autoSpaceDE w:val="0"/>
        <w:autoSpaceDN w:val="0"/>
        <w:adjustRightInd w:val="0"/>
        <w:spacing w:before="8" w:after="0" w:line="190" w:lineRule="exact"/>
        <w:rPr>
          <w:del w:id="291" w:author="tharris" w:date="2011-05-16T08:31:00Z"/>
          <w:rFonts w:ascii="Times New Roman" w:hAnsi="Times New Roman"/>
          <w:color w:val="000000"/>
          <w:sz w:val="19"/>
          <w:szCs w:val="19"/>
        </w:rPr>
      </w:pPr>
    </w:p>
    <w:p w:rsidR="00924DC4" w:rsidDel="004026FD" w:rsidRDefault="00924DC4" w:rsidP="00924DC4">
      <w:pPr>
        <w:widowControl w:val="0"/>
        <w:autoSpaceDE w:val="0"/>
        <w:autoSpaceDN w:val="0"/>
        <w:adjustRightInd w:val="0"/>
        <w:spacing w:after="0" w:line="240" w:lineRule="auto"/>
        <w:ind w:left="1020" w:right="6792"/>
        <w:jc w:val="both"/>
        <w:rPr>
          <w:del w:id="292" w:author="tharris" w:date="2011-05-16T08:31:00Z"/>
          <w:rFonts w:ascii="Times New Roman" w:hAnsi="Times New Roman"/>
          <w:color w:val="000000"/>
          <w:sz w:val="18"/>
          <w:szCs w:val="18"/>
        </w:rPr>
      </w:pPr>
      <w:del w:id="293" w:author="tharris" w:date="2011-05-16T08:31:00Z">
        <w:r w:rsidDel="004026FD">
          <w:rPr>
            <w:rFonts w:ascii="Times New Roman" w:hAnsi="Times New Roman"/>
            <w:b/>
            <w:bCs/>
            <w:color w:val="191919"/>
            <w:spacing w:val="-2"/>
            <w:sz w:val="24"/>
            <w:szCs w:val="24"/>
          </w:rPr>
          <w:delText>R</w:delText>
        </w:r>
        <w:r w:rsidDel="004026FD">
          <w:rPr>
            <w:rFonts w:ascii="Times New Roman" w:hAnsi="Times New Roman"/>
            <w:b/>
            <w:bCs/>
            <w:color w:val="191919"/>
            <w:spacing w:val="-2"/>
            <w:sz w:val="18"/>
            <w:szCs w:val="18"/>
          </w:rPr>
          <w:delText>EINS</w:delText>
        </w:r>
        <w:r w:rsidDel="004026FD">
          <w:rPr>
            <w:rFonts w:ascii="Times New Roman" w:hAnsi="Times New Roman"/>
            <w:b/>
            <w:bCs/>
            <w:color w:val="191919"/>
            <w:spacing w:val="-16"/>
            <w:sz w:val="18"/>
            <w:szCs w:val="18"/>
          </w:rPr>
          <w:delText>TA</w:delText>
        </w:r>
        <w:r w:rsidDel="004026FD">
          <w:rPr>
            <w:rFonts w:ascii="Times New Roman" w:hAnsi="Times New Roman"/>
            <w:b/>
            <w:bCs/>
            <w:color w:val="191919"/>
            <w:spacing w:val="-2"/>
            <w:sz w:val="18"/>
            <w:szCs w:val="18"/>
          </w:rPr>
          <w:delText>TEMEN</w:delText>
        </w:r>
        <w:r w:rsidDel="004026FD">
          <w:rPr>
            <w:rFonts w:ascii="Times New Roman" w:hAnsi="Times New Roman"/>
            <w:b/>
            <w:bCs/>
            <w:color w:val="191919"/>
            <w:sz w:val="18"/>
            <w:szCs w:val="18"/>
          </w:rPr>
          <w:delText>T</w:delText>
        </w:r>
        <w:r w:rsidDel="004026FD">
          <w:rPr>
            <w:rFonts w:ascii="Times New Roman" w:hAnsi="Times New Roman"/>
            <w:b/>
            <w:bCs/>
            <w:color w:val="191919"/>
            <w:spacing w:val="7"/>
            <w:sz w:val="18"/>
            <w:szCs w:val="18"/>
          </w:rPr>
          <w:delText xml:space="preserve"> </w:delText>
        </w:r>
        <w:r w:rsidDel="004026FD">
          <w:rPr>
            <w:rFonts w:ascii="Times New Roman" w:hAnsi="Times New Roman"/>
            <w:b/>
            <w:bCs/>
            <w:color w:val="191919"/>
            <w:spacing w:val="-2"/>
            <w:sz w:val="18"/>
            <w:szCs w:val="18"/>
          </w:rPr>
          <w:delText>O</w:delText>
        </w:r>
        <w:r w:rsidDel="004026FD">
          <w:rPr>
            <w:rFonts w:ascii="Times New Roman" w:hAnsi="Times New Roman"/>
            <w:b/>
            <w:bCs/>
            <w:color w:val="191919"/>
            <w:sz w:val="18"/>
            <w:szCs w:val="18"/>
          </w:rPr>
          <w:delText>F</w:delText>
        </w:r>
        <w:r w:rsidDel="004026FD">
          <w:rPr>
            <w:rFonts w:ascii="Times New Roman" w:hAnsi="Times New Roman"/>
            <w:b/>
            <w:bCs/>
            <w:color w:val="191919"/>
            <w:spacing w:val="4"/>
            <w:sz w:val="18"/>
            <w:szCs w:val="18"/>
          </w:rPr>
          <w:delText xml:space="preserve"> </w:delText>
        </w:r>
        <w:r w:rsidDel="004026FD">
          <w:rPr>
            <w:rFonts w:ascii="Times New Roman" w:hAnsi="Times New Roman"/>
            <w:b/>
            <w:bCs/>
            <w:color w:val="191919"/>
            <w:spacing w:val="-2"/>
            <w:sz w:val="24"/>
            <w:szCs w:val="24"/>
          </w:rPr>
          <w:delText>F</w:delText>
        </w:r>
        <w:r w:rsidDel="004026FD">
          <w:rPr>
            <w:rFonts w:ascii="Times New Roman" w:hAnsi="Times New Roman"/>
            <w:b/>
            <w:bCs/>
            <w:color w:val="191919"/>
            <w:spacing w:val="-2"/>
            <w:sz w:val="18"/>
            <w:szCs w:val="18"/>
          </w:rPr>
          <w:delText>INANCIA</w:delText>
        </w:r>
        <w:r w:rsidDel="004026FD">
          <w:rPr>
            <w:rFonts w:ascii="Times New Roman" w:hAnsi="Times New Roman"/>
            <w:b/>
            <w:bCs/>
            <w:color w:val="191919"/>
            <w:sz w:val="18"/>
            <w:szCs w:val="18"/>
          </w:rPr>
          <w:delText>L</w:delText>
        </w:r>
        <w:r w:rsidDel="004026FD">
          <w:rPr>
            <w:rFonts w:ascii="Times New Roman" w:hAnsi="Times New Roman"/>
            <w:b/>
            <w:bCs/>
            <w:color w:val="191919"/>
            <w:spacing w:val="-13"/>
            <w:sz w:val="18"/>
            <w:szCs w:val="18"/>
          </w:rPr>
          <w:delText xml:space="preserve"> </w:delText>
        </w:r>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ID</w:delText>
        </w:r>
      </w:del>
    </w:p>
    <w:p w:rsidR="00924DC4" w:rsidDel="004026FD" w:rsidRDefault="00924DC4" w:rsidP="00924DC4">
      <w:pPr>
        <w:widowControl w:val="0"/>
        <w:autoSpaceDE w:val="0"/>
        <w:autoSpaceDN w:val="0"/>
        <w:adjustRightInd w:val="0"/>
        <w:spacing w:before="6" w:after="0" w:line="240" w:lineRule="exact"/>
        <w:rPr>
          <w:del w:id="294"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40" w:lineRule="auto"/>
        <w:ind w:left="1020" w:right="3957"/>
        <w:jc w:val="both"/>
        <w:rPr>
          <w:del w:id="295" w:author="tharris" w:date="2011-05-16T08:31:00Z"/>
          <w:rFonts w:ascii="Times New Roman" w:hAnsi="Times New Roman"/>
          <w:color w:val="000000"/>
          <w:sz w:val="18"/>
          <w:szCs w:val="18"/>
        </w:rPr>
      </w:pPr>
      <w:del w:id="296" w:author="tharris" w:date="2011-05-16T08:31:00Z">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ma</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appl</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reinstatemen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achievin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on</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following:</w:delText>
        </w:r>
      </w:del>
    </w:p>
    <w:p w:rsidR="00924DC4" w:rsidDel="004026FD" w:rsidRDefault="00924DC4" w:rsidP="00924DC4">
      <w:pPr>
        <w:widowControl w:val="0"/>
        <w:autoSpaceDE w:val="0"/>
        <w:autoSpaceDN w:val="0"/>
        <w:adjustRightInd w:val="0"/>
        <w:spacing w:before="5" w:after="0" w:line="220" w:lineRule="exact"/>
        <w:rPr>
          <w:del w:id="297" w:author="tharris" w:date="2011-05-16T08:31:00Z"/>
          <w:rFonts w:ascii="Times New Roman" w:hAnsi="Times New Roman"/>
          <w:color w:val="000000"/>
        </w:rPr>
      </w:pPr>
    </w:p>
    <w:p w:rsidR="00924DC4" w:rsidDel="004026FD" w:rsidRDefault="00924DC4" w:rsidP="00924DC4">
      <w:pPr>
        <w:widowControl w:val="0"/>
        <w:autoSpaceDE w:val="0"/>
        <w:autoSpaceDN w:val="0"/>
        <w:adjustRightInd w:val="0"/>
        <w:spacing w:after="0" w:line="250" w:lineRule="auto"/>
        <w:ind w:left="1380" w:right="71" w:hanging="180"/>
        <w:jc w:val="both"/>
        <w:rPr>
          <w:del w:id="298" w:author="tharris" w:date="2011-05-16T08:31:00Z"/>
          <w:rFonts w:ascii="Times New Roman" w:hAnsi="Times New Roman"/>
          <w:color w:val="000000"/>
          <w:sz w:val="18"/>
          <w:szCs w:val="18"/>
        </w:rPr>
      </w:pPr>
      <w:del w:id="299"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Completin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6</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expens</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wit</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grad</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poin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averag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2.5</w:delText>
        </w:r>
        <w:r w:rsidDel="004026FD">
          <w:rPr>
            <w:rFonts w:ascii="Times New Roman" w:hAnsi="Times New Roman"/>
            <w:color w:val="191919"/>
            <w:sz w:val="18"/>
            <w:szCs w:val="18"/>
          </w:rPr>
          <w:delText>0</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graduate</w:delText>
        </w:r>
        <w:r w:rsidDel="004026FD">
          <w:rPr>
            <w:rFonts w:ascii="Times New Roman" w:hAnsi="Times New Roman"/>
            <w:color w:val="191919"/>
            <w:sz w:val="18"/>
            <w:szCs w:val="18"/>
          </w:rPr>
          <w:delText>)</w:delText>
        </w:r>
        <w:r w:rsidDel="004026FD">
          <w:rPr>
            <w:rFonts w:ascii="Times New Roman" w:hAnsi="Times New Roman"/>
            <w:color w:val="191919"/>
            <w:spacing w:val="-3"/>
            <w:sz w:val="18"/>
            <w:szCs w:val="18"/>
          </w:rPr>
          <w:delText xml:space="preserve"> a</w:delText>
        </w:r>
        <w:r w:rsidDel="004026FD">
          <w:rPr>
            <w:rFonts w:ascii="Times New Roman" w:hAnsi="Times New Roman"/>
            <w:color w:val="191919"/>
            <w:spacing w:val="-2"/>
            <w:sz w:val="18"/>
            <w:szCs w:val="18"/>
          </w:rPr>
          <w:delText>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 (graduate</w:delText>
        </w:r>
        <w:r w:rsidDel="004026FD">
          <w:rPr>
            <w:rFonts w:ascii="Times New Roman" w:hAnsi="Times New Roman"/>
            <w:color w:val="191919"/>
            <w:sz w:val="18"/>
            <w:szCs w:val="18"/>
          </w:rPr>
          <w:delTex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t</w:delText>
        </w:r>
        <w:r w:rsidDel="004026FD">
          <w:rPr>
            <w:rFonts w:ascii="Times New Roman" w:hAnsi="Times New Roman"/>
            <w:color w:val="191919"/>
            <w:spacing w:val="-17"/>
            <w:sz w:val="18"/>
            <w:szCs w:val="18"/>
          </w:rPr>
          <w:delText xml:space="preserve"> </w:delText>
        </w:r>
        <w:r w:rsidDel="004026FD">
          <w:rPr>
            <w:rFonts w:ascii="Times New Roman" w:hAnsi="Times New Roman"/>
            <w:color w:val="191919"/>
            <w:spacing w:val="-2"/>
            <w:sz w:val="18"/>
            <w:szCs w:val="18"/>
          </w:rPr>
          <w:delText>Alban</w:delText>
        </w:r>
        <w:r w:rsidDel="004026FD">
          <w:rPr>
            <w:rFonts w:ascii="Times New Roman" w:hAnsi="Times New Roman"/>
            <w:color w:val="191919"/>
            <w:sz w:val="18"/>
            <w:szCs w:val="18"/>
          </w:rPr>
          <w:delText>y</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pacing w:val="-13"/>
            <w:sz w:val="18"/>
            <w:szCs w:val="18"/>
          </w:rPr>
          <w:delText>y</w:delText>
        </w:r>
        <w:r w:rsidDel="004026FD">
          <w:rPr>
            <w:rFonts w:ascii="Times New Roman" w:hAnsi="Times New Roman"/>
            <w:color w:val="191919"/>
            <w:sz w:val="18"/>
            <w:szCs w:val="18"/>
          </w:rPr>
          <w:delText>.</w:delText>
        </w:r>
        <w:r w:rsidDel="004026FD">
          <w:rPr>
            <w:rFonts w:ascii="Times New Roman" w:hAnsi="Times New Roman"/>
            <w:color w:val="191919"/>
            <w:spacing w:val="33"/>
            <w:sz w:val="18"/>
            <w:szCs w:val="18"/>
          </w:rPr>
          <w:delText xml:space="preserve"> </w:delText>
        </w:r>
        <w:r w:rsidDel="004026FD">
          <w:rPr>
            <w:rFonts w:ascii="Times New Roman" w:hAnsi="Times New Roman"/>
            <w:color w:val="191919"/>
            <w:spacing w:val="-2"/>
            <w:sz w:val="18"/>
            <w:szCs w:val="18"/>
          </w:rPr>
          <w:delText>Unde</w:delText>
        </w:r>
        <w:r w:rsidDel="004026FD">
          <w:rPr>
            <w:rFonts w:ascii="Times New Roman" w:hAnsi="Times New Roman"/>
            <w:color w:val="191919"/>
            <w:spacing w:val="-5"/>
            <w:sz w:val="18"/>
            <w:szCs w:val="18"/>
          </w:rPr>
          <w:delText>r</w:delText>
        </w:r>
        <w:r w:rsidDel="004026FD">
          <w:rPr>
            <w:rFonts w:ascii="Times New Roman" w:hAnsi="Times New Roman"/>
            <w:color w:val="191919"/>
            <w:spacing w:val="-2"/>
            <w:sz w:val="18"/>
            <w:szCs w:val="18"/>
          </w:rPr>
          <w:delText>graduat</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enrollin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3-</w:delText>
        </w:r>
        <w:r w:rsidDel="004026FD">
          <w:rPr>
            <w:rFonts w:ascii="Times New Roman" w:hAnsi="Times New Roman"/>
            <w:color w:val="191919"/>
            <w:sz w:val="18"/>
            <w:szCs w:val="18"/>
          </w:rPr>
          <w:delText>5</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hour</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ear</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minimu</w:delText>
        </w:r>
        <w:r w:rsidDel="004026FD">
          <w:rPr>
            <w:rFonts w:ascii="Times New Roman" w:hAnsi="Times New Roman"/>
            <w:color w:val="191919"/>
            <w:sz w:val="18"/>
            <w:szCs w:val="18"/>
          </w:rPr>
          <w:delText>m</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semeste</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g</w:delText>
        </w:r>
        <w:r w:rsidDel="004026FD">
          <w:rPr>
            <w:rFonts w:ascii="Times New Roman" w:hAnsi="Times New Roman"/>
            <w:color w:val="191919"/>
            <w:spacing w:val="-3"/>
            <w:sz w:val="18"/>
            <w:szCs w:val="18"/>
          </w:rPr>
          <w:delText>r</w:delText>
        </w:r>
        <w:r w:rsidDel="004026FD">
          <w:rPr>
            <w:rFonts w:ascii="Times New Roman" w:hAnsi="Times New Roman"/>
            <w:color w:val="191919"/>
            <w:spacing w:val="-2"/>
            <w:sz w:val="18"/>
            <w:szCs w:val="18"/>
          </w:rPr>
          <w:delText>ad</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point averag</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3.0.</w:delText>
        </w:r>
      </w:del>
    </w:p>
    <w:p w:rsidR="00924DC4" w:rsidDel="004026FD" w:rsidRDefault="00924DC4" w:rsidP="00924DC4">
      <w:pPr>
        <w:widowControl w:val="0"/>
        <w:autoSpaceDE w:val="0"/>
        <w:autoSpaceDN w:val="0"/>
        <w:adjustRightInd w:val="0"/>
        <w:spacing w:before="16" w:after="0" w:line="200" w:lineRule="exact"/>
        <w:rPr>
          <w:del w:id="300" w:author="tharris" w:date="2011-05-16T08:31:00Z"/>
          <w:rFonts w:ascii="Times New Roman" w:hAnsi="Times New Roman"/>
          <w:color w:val="000000"/>
          <w:sz w:val="20"/>
          <w:szCs w:val="20"/>
        </w:rPr>
      </w:pPr>
    </w:p>
    <w:p w:rsidR="00924DC4" w:rsidDel="004026FD" w:rsidRDefault="00924DC4" w:rsidP="00924DC4">
      <w:pPr>
        <w:widowControl w:val="0"/>
        <w:autoSpaceDE w:val="0"/>
        <w:autoSpaceDN w:val="0"/>
        <w:adjustRightInd w:val="0"/>
        <w:spacing w:after="0" w:line="250" w:lineRule="auto"/>
        <w:ind w:left="1380" w:right="1636" w:hanging="180"/>
        <w:rPr>
          <w:del w:id="301" w:author="tharris" w:date="2011-05-16T08:31:00Z"/>
          <w:rFonts w:ascii="Times New Roman" w:hAnsi="Times New Roman"/>
          <w:color w:val="000000"/>
          <w:sz w:val="18"/>
          <w:szCs w:val="18"/>
        </w:rPr>
      </w:pPr>
      <w:del w:id="302"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Readmittin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Universit</w:delText>
        </w:r>
        <w:r w:rsidDel="004026FD">
          <w:rPr>
            <w:rFonts w:ascii="Times New Roman" w:hAnsi="Times New Roman"/>
            <w:color w:val="191919"/>
            <w:sz w:val="18"/>
            <w:szCs w:val="18"/>
          </w:rPr>
          <w:delText>y</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afte</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extende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brea</w:delText>
        </w:r>
        <w:r w:rsidDel="004026FD">
          <w:rPr>
            <w:rFonts w:ascii="Times New Roman" w:hAnsi="Times New Roman"/>
            <w:color w:val="191919"/>
            <w:sz w:val="18"/>
            <w:szCs w:val="18"/>
          </w:rPr>
          <w:delText>k</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(fiv</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year</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more</w:delText>
        </w:r>
        <w:r w:rsidDel="004026FD">
          <w:rPr>
            <w:rFonts w:ascii="Times New Roman" w:hAnsi="Times New Roman"/>
            <w:color w:val="191919"/>
            <w:sz w:val="18"/>
            <w:szCs w:val="18"/>
          </w:rPr>
          <w:delTex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allo</w:delText>
        </w:r>
        <w:r w:rsidDel="004026FD">
          <w:rPr>
            <w:rFonts w:ascii="Times New Roman" w:hAnsi="Times New Roman"/>
            <w:color w:val="191919"/>
            <w:sz w:val="18"/>
            <w:szCs w:val="18"/>
          </w:rPr>
          <w:delText>w</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 place</w:delText>
        </w:r>
        <w:r w:rsidDel="004026FD">
          <w:rPr>
            <w:rFonts w:ascii="Times New Roman" w:hAnsi="Times New Roman"/>
            <w:color w:val="191919"/>
            <w:sz w:val="18"/>
            <w:szCs w:val="18"/>
          </w:rPr>
          <w:delText>d</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probationar</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status.</w:delText>
        </w:r>
      </w:del>
    </w:p>
    <w:p w:rsidR="00924DC4" w:rsidDel="004026FD" w:rsidRDefault="00924DC4" w:rsidP="00924DC4">
      <w:pPr>
        <w:widowControl w:val="0"/>
        <w:autoSpaceDE w:val="0"/>
        <w:autoSpaceDN w:val="0"/>
        <w:adjustRightInd w:val="0"/>
        <w:spacing w:before="6" w:after="0" w:line="180" w:lineRule="exact"/>
        <w:rPr>
          <w:del w:id="303" w:author="tharris" w:date="2011-05-16T08:31:00Z"/>
          <w:rFonts w:ascii="Times New Roman" w:hAnsi="Times New Roman"/>
          <w:color w:val="000000"/>
          <w:sz w:val="18"/>
          <w:szCs w:val="18"/>
        </w:rPr>
      </w:pPr>
    </w:p>
    <w:p w:rsidR="00924DC4" w:rsidDel="004026FD" w:rsidRDefault="00924DC4" w:rsidP="00924DC4">
      <w:pPr>
        <w:widowControl w:val="0"/>
        <w:autoSpaceDE w:val="0"/>
        <w:autoSpaceDN w:val="0"/>
        <w:adjustRightInd w:val="0"/>
        <w:spacing w:before="30" w:after="0" w:line="240" w:lineRule="auto"/>
        <w:ind w:left="1200"/>
        <w:rPr>
          <w:del w:id="304" w:author="tharris" w:date="2011-05-16T08:31:00Z"/>
          <w:rFonts w:ascii="Times New Roman" w:hAnsi="Times New Roman"/>
          <w:color w:val="000000"/>
          <w:sz w:val="18"/>
          <w:szCs w:val="18"/>
        </w:rPr>
      </w:pPr>
      <w:del w:id="305" w:author="tharris" w:date="2011-05-16T08:31:00Z">
        <w:r w:rsidDel="004026FD">
          <w:rPr>
            <w:rFonts w:ascii="Times New Roman" w:hAnsi="Times New Roman"/>
            <w:color w:val="191919"/>
            <w:sz w:val="18"/>
            <w:szCs w:val="18"/>
          </w:rPr>
          <w:delText xml:space="preserve">• </w:delText>
        </w:r>
        <w:r w:rsidDel="004026FD">
          <w:rPr>
            <w:rFonts w:ascii="Times New Roman" w:hAnsi="Times New Roman"/>
            <w:color w:val="191919"/>
            <w:spacing w:val="27"/>
            <w:sz w:val="18"/>
            <w:szCs w:val="18"/>
          </w:rPr>
          <w:delText xml:space="preserve"> </w:delText>
        </w:r>
        <w:r w:rsidDel="004026FD">
          <w:rPr>
            <w:rFonts w:ascii="Times New Roman" w:hAnsi="Times New Roman"/>
            <w:color w:val="191919"/>
            <w:spacing w:val="-2"/>
            <w:sz w:val="18"/>
            <w:szCs w:val="18"/>
          </w:rPr>
          <w:delText>Accomplishin</w:delText>
        </w:r>
        <w:r w:rsidDel="004026FD">
          <w:rPr>
            <w:rFonts w:ascii="Times New Roman" w:hAnsi="Times New Roman"/>
            <w:color w:val="191919"/>
            <w:sz w:val="18"/>
            <w:szCs w:val="18"/>
          </w:rPr>
          <w:delText>g</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z w:val="18"/>
            <w:szCs w:val="18"/>
          </w:rPr>
          <w:delText>a</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successfu</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proces</w:delText>
        </w:r>
        <w:r w:rsidDel="004026FD">
          <w:rPr>
            <w:rFonts w:ascii="Times New Roman" w:hAnsi="Times New Roman"/>
            <w:color w:val="191919"/>
            <w:sz w:val="18"/>
            <w:szCs w:val="18"/>
          </w:rPr>
          <w:delText>s</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describe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belo</w:delText>
        </w:r>
        <w:r w:rsidDel="004026FD">
          <w:rPr>
            <w:rFonts w:ascii="Times New Roman" w:hAnsi="Times New Roman"/>
            <w:color w:val="191919"/>
            <w:spacing w:val="-13"/>
            <w:sz w:val="18"/>
            <w:szCs w:val="18"/>
          </w:rPr>
          <w:delText>w</w:delText>
        </w:r>
        <w:r w:rsidDel="004026FD">
          <w:rPr>
            <w:rFonts w:ascii="Times New Roman" w:hAnsi="Times New Roman"/>
            <w:color w:val="191919"/>
            <w:sz w:val="18"/>
            <w:szCs w:val="18"/>
          </w:rPr>
          <w:delText>.</w:delText>
        </w:r>
      </w:del>
    </w:p>
    <w:p w:rsidR="00924DC4" w:rsidRDefault="00924DC4" w:rsidP="00924DC4">
      <w:pPr>
        <w:widowControl w:val="0"/>
        <w:autoSpaceDE w:val="0"/>
        <w:autoSpaceDN w:val="0"/>
        <w:adjustRightInd w:val="0"/>
        <w:spacing w:before="9" w:after="0" w:line="150" w:lineRule="exact"/>
        <w:rPr>
          <w:rFonts w:ascii="Times New Roman" w:hAnsi="Times New Roman"/>
          <w:color w:val="000000"/>
          <w:sz w:val="15"/>
          <w:szCs w:val="15"/>
        </w:rPr>
      </w:pP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28</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sectPr w:rsidR="00924DC4">
          <w:pgSz w:w="12240" w:h="15840"/>
          <w:pgMar w:top="360" w:right="620" w:bottom="280" w:left="420" w:header="720" w:footer="720" w:gutter="0"/>
          <w:cols w:space="720" w:equalWidth="0">
            <w:col w:w="11200"/>
          </w:cols>
          <w:noEndnote/>
        </w:sectPr>
      </w:pPr>
    </w:p>
    <w:p w:rsidR="00924DC4" w:rsidRDefault="007B3518" w:rsidP="00924DC4">
      <w:pPr>
        <w:widowControl w:val="0"/>
        <w:autoSpaceDE w:val="0"/>
        <w:autoSpaceDN w:val="0"/>
        <w:adjustRightInd w:val="0"/>
        <w:spacing w:before="73" w:after="0" w:line="195" w:lineRule="exact"/>
        <w:ind w:right="1032"/>
        <w:jc w:val="right"/>
        <w:rPr>
          <w:rFonts w:ascii="Century Gothic" w:hAnsi="Century Gothic" w:cs="Century Gothic"/>
          <w:color w:val="000000"/>
          <w:sz w:val="16"/>
          <w:szCs w:val="16"/>
        </w:rPr>
      </w:pPr>
      <w:r w:rsidRPr="007B3518">
        <w:rPr>
          <w:rFonts w:ascii="Times New Roman" w:hAnsi="Times New Roman"/>
          <w:noProof/>
          <w:color w:val="000000"/>
          <w:sz w:val="24"/>
          <w:szCs w:val="24"/>
        </w:rPr>
        <w:lastRenderedPageBreak/>
        <w:pict>
          <v:group id="Group 768" o:spid="_x0000_s1140" style="position:absolute;left:0;text-align:left;margin-left:427.25pt;margin-top:-20.05pt;width:156.05pt;height:11in;z-index:-251512832"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">
            <v:group id="Group 2735" o:spid="_x0000_s1141"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XFRcYAAADdAAAADwAAAGRycy9kb3ducmV2LnhtbESPS4vCQBCE74L/YWhh&#10;b+skig+io4isyx5kwQeItybTJsFMT8jMJvHf7wiCx6KqvqKW686UoqHaFZYVxMMIBHFqdcGZgvNp&#10;9zkH4TyyxtIyKXiQg/Wq31tiom3LB2qOPhMBwi5BBbn3VSKlS3My6Ia2Ig7ezdYGfZB1JnWNbYCb&#10;Uo6iaCoNFhwWcqxom1N6P/4ZBd8ttptx/NXs77ft43qa/F72MSn1Meg2CxCeOv8Ov9o/WsF8Mp3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cVFxgAAAN0A&#10;AAAPAAAAAAAAAAAAAAAAAKoCAABkcnMvZG93bnJldi54bWxQSwUGAAAAAAQABAD6AAAAnQMAAAAA&#10;">
              <v:rect id="Rectangle 2736" o:spid="_x0000_s1142"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qfMQA&#10;AADdAAAADwAAAGRycy9kb3ducmV2LnhtbERPTWvCQBC9C/0PyxR6Ed0k0CDRVaQoCKWHaCt6G7Jj&#10;EpqdDdk1Sf999yB4fLzv1WY0jeipc7VlBfE8AkFcWF1zqeD7tJ8tQDiPrLGxTAr+yMFm/TJZYabt&#10;wDn1R1+KEMIuQwWV920mpSsqMujmtiUO3M12Bn2AXSl1h0MIN41MoiiVBmsODRW29FFR8Xu8GwW7&#10;5LK9fTZ5m3+Zy09MiZkW17NSb6/jdgnC0+if4of7oBUs3tMwN7w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w6nzEAAAA3QAAAA8AAAAAAAAAAAAAAAAAmAIAAGRycy9k&#10;b3ducmV2LnhtbFBLBQYAAAAABAAEAPUAAACJAwAAAAA=&#10;" fillcolor="#474747" stroked="f">
                <v:path arrowok="t"/>
              </v:rect>
              <v:rect id="Rectangle 2737" o:spid="_x0000_s1143"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EvsUA&#10;AADdAAAADwAAAGRycy9kb3ducmV2LnhtbESPQWvCQBSE74L/YXlCb7qpYBpTVxHBIl6s2tLra/Y1&#10;Cc2+Dburif/eLRQ8DjPzDbNY9aYRV3K+tqzgeZKAIC6srrlU8HHejjMQPiBrbCyTght5WC2HgwXm&#10;2nZ8pOsplCJC2OeooAqhzaX0RUUG/cS2xNH7sc5giNKVUjvsItw0cpokqTRYc1yosKVNRcXv6WIU&#10;dK6n2VupD1m6/zzPv75fsH13Sj2N+vUriEB9eIT/2zutIJulc/h7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8S+xQAAAN0AAAAPAAAAAAAAAAAAAAAAAJgCAABkcnMv&#10;ZG93bnJldi54bWxQSwUGAAAAAAQABAD1AAAAigMAAAAA&#10;" fillcolor="#dcdcdc" stroked="f">
                <v:path arrowok="t"/>
              </v:rect>
              <v:rect id="Rectangle 2738" o:spid="_x0000_s1144"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dZscA&#10;AADdAAAADwAAAGRycy9kb3ducmV2LnhtbESPTWvDMAyG74P9B6NCb6vTQT/I6pZSmjF2KGvWy27C&#10;1pLQWA6xl2b/fjoUdhSv3kd6NrvRt2qgPjaBDcxnGShiG1zDlYHLZ/G0BhUTssM2MBn4pQi77ePD&#10;BnMXbnymoUyVEgjHHA3UKXW51tHW5DHOQkcs2XfoPSYZ+0q7Hm8C961+zrKl9tiwXKixo0NN9lr+&#10;eKEclsfr/GMow9muvk6FPb6/FhdjppNx/wIq0Zj+l+/tN2dgvVjJ/2IjJq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6HWbHAAAA3QAAAA8AAAAAAAAAAAAAAAAAmAIAAGRy&#10;cy9kb3ducmV2LnhtbFBLBQYAAAAABAAEAPUAAACMAwAAAAA=&#10;" fillcolor="#d8d8d8 [2732]" stroked="f">
                <v:path arrowok="t"/>
              </v:rect>
              <v:rect id="Rectangle 773" o:spid="_x0000_s1145"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UD8YA&#10;AADdAAAADwAAAGRycy9kb3ducmV2LnhtbESPQWuDQBSE74X8h+UFcmtWC2nFZBNCoKEpXmK85PZ0&#10;X1XqvhV3q/bfdwuFHoeZ+YbZHWbTiZEG11pWEK8jEMSV1S3XCorb62MCwnlkjZ1lUvBNDg77xcMO&#10;U20nvtKY+1oECLsUFTTe96mUrmrIoFvbnjh4H3Yw6IMcaqkHnALcdPIpip6lwZbDQoM9nRqqPvMv&#10;o6C8ZFd/fi/OY1LWfWfLe5zZjVKr5XzcgvA0+//wX/tNK0g2LzH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7UD8YAAADdAAAADwAAAAAAAAAAAAAAAACYAgAAZHJz&#10;L2Rvd25yZXYueG1sUEsFBgAAAAAEAAQA9QAAAIsDAAAAAA==&#10;" stroked="f">
                <v:path arrowok="t"/>
              </v:rect>
              <v:rect id="Rectangle 2740" o:spid="_x0000_s1146"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7bp8gA&#10;AADdAAAADwAAAGRycy9kb3ducmV2LnhtbESPT2vCQBTE74V+h+UVvBTdKPgvdZUqSHtSGgXx9pp9&#10;TdJm34bdNabfvisIPQ4z8xtmsepMLVpyvrKsYDhIQBDnVldcKDgetv0ZCB+QNdaWScEveVgtHx8W&#10;mGp75Q9qs1CICGGfooIyhCaV0uclGfQD2xBH78s6gyFKV0jt8BrhppajJJlIgxXHhRIb2pSU/2QX&#10;o+D79ObW8/N4v88/63ZLk10ynD4r1XvqXl9ABOrCf/jeftcKZuPpCG5v4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ztunyAAAAN0AAAAPAAAAAAAAAAAAAAAAAJgCAABk&#10;cnMvZG93bnJldi54bWxQSwUGAAAAAAQABAD1AAAAjQMAAAAA&#10;" filled="f" strokecolor="#a3a3a3" strokeweight="2pt">
                <v:path arrowok="t"/>
              </v:rect>
              <v:rect id="Rectangle 2741" o:spid="_x0000_s1147"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dU3sgA&#10;AADdAAAADwAAAGRycy9kb3ducmV2LnhtbESPQWvCQBSE70L/w/IKXqRuYmuV1FWKqHgQaVN76O2R&#10;fU2C2bcxu5r477sFweMwM98ws0VnKnGhxpWWFcTDCARxZnXJuYLD1/ppCsJ5ZI2VZVJwJQeL+UNv&#10;hom2LX/SJfW5CBB2CSoovK8TKV1WkEE3tDVx8H5tY9AH2eRSN9gGuKnkKIpepcGSw0KBNS0Lyo7p&#10;2SjY7K+70eAYf8erri0PLz+n/GOCSvUfu/c3EJ46fw/f2lutYDqePMP/m/A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N1TeyAAAAN0AAAAPAAAAAAAAAAAAAAAAAJgCAABk&#10;cnMvZG93bnJldi54bWxQSwUGAAAAAAQABAD1AAAAjQMAAAAA&#10;" fillcolor="#191919" stroked="f">
                <v:path arrowok="t"/>
              </v:rect>
              <v:rect id="Rectangle 2742" o:spid="_x0000_s1148"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MqskA&#10;AADdAAAADwAAAGRycy9kb3ducmV2LnhtbESPT2vCQBTE74V+h+UVvBSziWiVNKuUouKhSP136O2R&#10;fU2C2bdpdjXx23eFQo/DzPyGyRa9qcWVWldZVpBEMQji3OqKCwXHw2o4A+E8ssbaMim4kYPF/PEh&#10;w1Tbjnd03ftCBAi7FBWU3jeplC4vyaCLbEMcvG/bGvRBtoXULXYBbmo5iuMXabDisFBiQ+8l5ef9&#10;xShYb28fo+dzckqWfVcdx18/xecUlRo89W+vIDz1/j/8195oBbPJdAz3N+EJ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d7MqskAAADdAAAADwAAAAAAAAAAAAAAAACYAgAA&#10;ZHJzL2Rvd25yZXYueG1sUEsFBgAAAAAEAAQA9QAAAI4DAAAAAA==&#10;" fillcolor="#191919" stroked="f">
                <v:path arrowok="t"/>
              </v:rect>
              <v:group id="Group 2743" o:spid="_x0000_s1149"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kmh0xgAAAN0A&#10;AAAPAAAAAAAAAAAAAAAAAKoCAABkcnMvZG93bnJldi54bWxQSwUGAAAAAAQABAD6AAAAnQMAAAAA&#10;">
                <v:shape id="Freeform 2744" o:spid="_x0000_s115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escA&#10;AADdAAAADwAAAGRycy9kb3ducmV2LnhtbESPQWvCQBSE70L/w/IKXsRsWkkqaVYpBcGTVG1Ab4/s&#10;axKafRuy2xj767sFweMw880w+Xo0rRiod41lBU9RDIK4tLrhSsHncTNfgnAeWWNrmRRcycF69TDJ&#10;MdP2wnsaDr4SoYRdhgpq77tMSlfWZNBFtiMO3pftDfog+0rqHi+h3LTyOY5TabDhsFBjR+81ld+H&#10;H6Ng2SYLouLjPBuK390mGU7XsjgpNX0c315BeBr9PXyjtzpwyUsK/2/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ipHrHAAAA3QAAAA8AAAAAAAAAAAAAAAAAmAIAAGRy&#10;cy9kb3ducmV2LnhtbFBLBQYAAAAABAAEAPUAAACMAwAAAAA=&#10;" path="m1094,l,e" filled="f" strokecolor="#191919" strokeweight="2pt">
                  <v:path arrowok="t" o:connecttype="custom" o:connectlocs="1094,0;0,0" o:connectangles="0,0"/>
                </v:shape>
                <v:shape id="Freeform 2745" o:spid="_x0000_s115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B4cYA&#10;AADdAAAADwAAAGRycy9kb3ducmV2LnhtbESPQWvCQBSE74L/YXlCL9JsakmVmFWkIPRUrDZgb4/s&#10;Mwlm34bsGmN/fVcoeBxmvhkmWw+mET11rras4CWKQRAXVtdcKvg+bJ8XIJxH1thYJgU3crBejUcZ&#10;ptpe+Yv6vS9FKGGXooLK+zaV0hUVGXSRbYmDd7KdQR9kV0rd4TWUm0bO4vhNGqw5LFTY0ntFxXl/&#10;MQoWTfJKlO9+pn3++7lN+uOtyI9KPU2GzRKEp8E/wv/0hw5cMp/D/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4B4cYAAADdAAAADwAAAAAAAAAAAAAAAACYAgAAZHJz&#10;L2Rvd25yZXYueG1sUEsFBgAAAAAEAAQA9QAAAIsDAAAAAA==&#10;" path="m,l1094,e" filled="f" strokecolor="#191919" strokeweight="2pt">
                  <v:path arrowok="t" o:connecttype="custom" o:connectlocs="0,0;1094,0" o:connectangles="0,0"/>
                </v:shape>
              </v:group>
              <v:group id="Group 2746" o:spid="_x0000_s1152"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PH6sMAAADdAAAADwAAAGRycy9kb3ducmV2LnhtbERPTYvCMBC9C/sfwgh7&#10;07S76Eo1ioi7eBDBuiDehmZsi82kNLGt/94cBI+P971Y9aYSLTWutKwgHkcgiDOrS84V/J9+RzMQ&#10;ziNrrCyTggc5WC0/BgtMtO34SG3qcxFC2CWooPC+TqR0WUEG3djWxIG72sagD7DJpW6wC+Gmkl9R&#10;NJUGSw4NBda0KSi7pXej4K/Dbv0db9v97bp5XE6Tw3kfk1Kfw349B+Gp92/xy73TCmaTnzA3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8fqwwAAAN0AAAAP&#10;AAAAAAAAAAAAAAAAAKoCAABkcnMvZG93bnJldi54bWxQSwUGAAAAAAQABAD6AAAAmgMAAAAA&#10;">
                <v:shape id="Freeform 2747" o:spid="_x0000_s115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mcQA&#10;AADdAAAADwAAAGRycy9kb3ducmV2LnhtbESPS6vCMBSE94L/IRzBjWiq+KxGEUFxcxEfC5fH5tgW&#10;m5PSRO399zfCBZfDzHzDLFa1KcSLKpdbVtDvRSCIE6tzThVcztvuFITzyBoLy6Tglxysls3GAmNt&#10;33yk18mnIkDYxagg876MpXRJRgZdz5bEwbvbyqAPskqlrvAd4KaQgygaS4M5h4UMS9pklDxOT6Pg&#10;2tneTeRmo85hRzc6D/Vznfwo1W7V6zkIT7X/hv/be61gOprM4PM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vpnEAAAA3QAAAA8AAAAAAAAAAAAAAAAAmAIAAGRycy9k&#10;b3ducmV2LnhtbFBLBQYAAAAABAAEAPUAAACJAwAAAAA=&#10;" path="m1094,l,e" filled="f" strokecolor="#191919" strokeweight="2pt">
                  <v:path arrowok="t" o:connecttype="custom" o:connectlocs="1094,0;0,0" o:connectangles="0,0"/>
                </v:shape>
                <v:shape id="Freeform 2748" o:spid="_x0000_s115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nI8AA&#10;AADdAAAADwAAAGRycy9kb3ducmV2LnhtbERPy6rCMBDdC/5DGMGNaKqo1GoUERQ3F/GxcDk2Y1ts&#10;JqWJWv/+ZiG4PJz3YtWYUryodoVlBcNBBII4tbrgTMHlvO3HIJxH1lhaJgUfcrBatlsLTLR985Fe&#10;J5+JEMIuQQW591UipUtzMugGtiIO3N3WBn2AdSZ1je8Qbko5iqKpNFhwaMixok1O6eP0NAquve3d&#10;RG426R12dKPzWD/X6Z9S3U6znoPw1Pif+OveawXxJA77w5vw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lnI8AAAADdAAAADwAAAAAAAAAAAAAAAACYAgAAZHJzL2Rvd25y&#10;ZXYueG1sUEsFBgAAAAAEAAQA9QAAAIUDAAAAAA==&#10;" path="m,l1094,e" filled="f" strokecolor="#191919" strokeweight="2pt">
                  <v:path arrowok="t" o:connecttype="custom" o:connectlocs="0,0;1094,0" o:connectangles="0,0"/>
                </v:shape>
              </v:group>
              <v:group id="Group 2749" o:spid="_x0000_s1155"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98HlDFAAAA3QAA&#10;AA8AAAAAAAAAAAAAAAAAqgIAAGRycy9kb3ducmV2LnhtbFBLBQYAAAAABAAEAPoAAACcAwAAAAA=&#10;">
                <v:shape id="Freeform 2750" o:spid="_x0000_s115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SXsYA&#10;AADdAAAADwAAAGRycy9kb3ducmV2LnhtbESPT2vCQBTE7wW/w/IEL0U3tURCdBUpCJ6k/gno7ZF9&#10;JsHs25BdY+yn7wqFHoeZ3wyzWPWmFh21rrKs4GMSgSDOra64UHA6bsYJCOeRNdaWScGTHKyWg7cF&#10;pto+eE/dwRcilLBLUUHpfZNK6fKSDLqJbYiDd7WtQR9kW0jd4iOUm1pOo2gmDVYcFkps6Kuk/Ha4&#10;GwVJHX8SZd+X9y772W3i7vzMs7NSo2G/noPw1Pv/8B+91YGLkym8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zSXsYAAADdAAAADwAAAAAAAAAAAAAAAACYAgAAZHJz&#10;L2Rvd25yZXYueG1sUEsFBgAAAAAEAAQA9QAAAIsDAAAAAA==&#10;" path="m1094,l,e" filled="f" strokecolor="#191919" strokeweight="2pt">
                  <v:path arrowok="t" o:connecttype="custom" o:connectlocs="1094,0;0,0" o:connectangles="0,0"/>
                </v:shape>
                <v:shape id="Freeform 2751" o:spid="_x0000_s115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3xcUA&#10;AADdAAAADwAAAGRycy9kb3ducmV2LnhtbESPQWvCQBSE70L/w/IKXkQ3KikhukoRBE/SagN6e2Sf&#10;SWj2bciuMfrruwXB4zDzzTDLdW9q0VHrKssKppMIBHFudcWFgp/jdpyAcB5ZY22ZFNzJwXr1Nlhi&#10;qu2Nv6k7+EKEEnYpKii9b1IpXV6SQTexDXHwLrY16INsC6lbvIVyU8tZFH1IgxWHhRIb2pSU/x6u&#10;RkFSx3Oi7Os86rLHfht3p3uenZQavvefCxCeev8KP+mdDlyczOH/TX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HfFxQAAAN0AAAAPAAAAAAAAAAAAAAAAAJgCAABkcnMv&#10;ZG93bnJldi54bWxQSwUGAAAAAAQABAD1AAAAigMAAAAA&#10;" path="m,l1094,e" filled="f" strokecolor="#191919" strokeweight="2pt">
                  <v:path arrowok="t" o:connecttype="custom" o:connectlocs="0,0;1094,0" o:connectangles="0,0"/>
                </v:shape>
              </v:group>
              <v:group id="Group 2752" o:spid="_x0000_s1158"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73IxgAAAN0A&#10;AAAPAAAAAAAAAAAAAAAAAKoCAABkcnMvZG93bnJldi54bWxQSwUGAAAAAAQABAD6AAAAnQMAAAAA&#10;">
                <v:shape id="Freeform 2753" o:spid="_x0000_s115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KKsUA&#10;AADdAAAADwAAAGRycy9kb3ducmV2LnhtbESPQWvCQBSE70L/w/IKXopurERCdJVSEHoSqwb09sg+&#10;k2D2bciuMfrr3ULB4zDzzTCLVW9q0VHrKssKJuMIBHFudcWFgsN+PUpAOI+ssbZMCu7kYLV8Gyww&#10;1fbGv9TtfCFCCbsUFZTeN6mULi/JoBvbhjh4Z9sa9EG2hdQt3kK5qeVnFM2kwYrDQokNfZeUX3ZX&#10;oyCp4ylRtj19dNljs4674z3PjkoN3/uvOQhPvX+F/+kfHbg4ieHvTX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UoqxQAAAN0AAAAPAAAAAAAAAAAAAAAAAJgCAABkcnMv&#10;ZG93bnJldi54bWxQSwUGAAAAAAQABAD1AAAAigMAAAAA&#10;" path="m1094,l,e" filled="f" strokecolor="#191919" strokeweight="2pt">
                  <v:path arrowok="t" o:connecttype="custom" o:connectlocs="1094,0;0,0" o:connectangles="0,0"/>
                </v:shape>
                <v:shape id="Freeform 2754" o:spid="_x0000_s116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XccA&#10;AADdAAAADwAAAGRycy9kb3ducmV2LnhtbESPzWrDMBCE74W+g9hCLqGR02JjXMuhFAI9hfzUkN4W&#10;a2ubWitjKY6Tp68CgR6HmW+GyVeT6cRIg2stK1guIhDEldUt1wq+DuvnFITzyBo7y6TgQg5WxeND&#10;jpm2Z97RuPe1CCXsMlTQeN9nUrqqIYNuYXvi4P3YwaAPcqilHvAcyk0nX6IokQZbDgsN9vTRUPW7&#10;PxkFaRe/EpXb7/lYXjfreDxeqvKo1Oxpen8D4Wny/+E7/akDF6cJ3N6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31F3HAAAA3QAAAA8AAAAAAAAAAAAAAAAAmAIAAGRy&#10;cy9kb3ducmV2LnhtbFBLBQYAAAAABAAEAPUAAACMAwAAAAA=&#10;" path="m,l1094,e" filled="f" strokecolor="#191919" strokeweight="2pt">
                  <v:path arrowok="t" o:connecttype="custom" o:connectlocs="0,0;1094,0" o:connectangles="0,0"/>
                </v:shape>
              </v:group>
              <v:group id="Group 2755" o:spid="_x0000_s1161"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kjv8cAAADdAAAADwAAAGRycy9kb3ducmV2LnhtbESPT2vCQBTE70K/w/IK&#10;vekmFm2IWUVESw9SqBaKt0f25Q9m34bsmsRv3y0UPA4z8xsm24ymET11rrasIJ5FIIhzq2suFXyf&#10;D9MEhPPIGhvLpOBODjbrp0mGqbYDf1F/8qUIEHYpKqi8b1MpXV6RQTezLXHwCtsZ9EF2pdQdDgFu&#10;GjmPoqU0WHNYqLClXUX59XQzCt4HHLav8b4/Xovd/XJefP4cY1Lq5XncrkB4Gv0j/N/+0AqSRfIG&#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9kjv8cAAADd&#10;AAAADwAAAAAAAAAAAAAAAACqAgAAZHJzL2Rvd25yZXYueG1sUEsFBgAAAAAEAAQA+gAAAJ4DAAAA&#10;AA==&#10;">
                <v:shape id="Freeform 2756" o:spid="_x0000_s116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raMMA&#10;AADdAAAADwAAAGRycy9kb3ducmV2LnhtbERPzYrCMBC+C/sOYYS9iKYVlNI1iiwKLgti1QcYmtm2&#10;2kxqE2v37c1B8Pjx/S9WvalFR62rLCuIJxEI4tzqigsF59N2nIBwHlljbZkU/JOD1fJjsMBU2wdn&#10;1B19IUIIuxQVlN43qZQuL8mgm9iGOHB/tjXoA2wLqVt8hHBTy2kUzaXBikNDiQ19l5Rfj3ejYJ5N&#10;9/HlNttc9Oh33Z3iwy37OSj1OezXXyA89f4tfrl3WkEyS8Lc8CY8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0raMMAAADdAAAADwAAAAAAAAAAAAAAAACYAgAAZHJzL2Rv&#10;d25yZXYueG1sUEsFBgAAAAAEAAQA9QAAAIgDAAAAAA==&#10;" path="m1094,l,e" filled="f" strokecolor="#191919" strokeweight="2pt">
                  <v:path arrowok="t" o:connecttype="custom" o:connectlocs="1094,0;0,0" o:connectangles="0,0"/>
                </v:shape>
                <v:shape id="Freeform 2757" o:spid="_x0000_s116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O88cA&#10;AADdAAAADwAAAGRycy9kb3ducmV2LnhtbESP0WrCQBRE3wX/YblCX0Q3EZSYuoqIhRahGO0HXLK3&#10;SWz2bsxuY/r3bkHwcZiZM8xq05tadNS6yrKCeBqBIM6trrhQ8HV+myQgnEfWWFsmBX/kYLMeDlaY&#10;anvjjLqTL0SAsEtRQel9k0rp8pIMuqltiIP3bVuDPsi2kLrFW4CbWs6iaCENVhwWSmxoV1L+c/o1&#10;ChbZ7DO+XOf7ix4ftt05Pl6zj6NSL6N++wrCU++f4Uf7XStI5skS/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BjvPHAAAA3QAAAA8AAAAAAAAAAAAAAAAAmAIAAGRy&#10;cy9kb3ducmV2LnhtbFBLBQYAAAAABAAEAPUAAACMAwAAAAA=&#10;" path="m,l1094,e" filled="f" strokecolor="#191919" strokeweight="2pt">
                  <v:path arrowok="t" o:connecttype="custom" o:connectlocs="0,0;1094,0" o:connectangles="0,0"/>
                </v:shape>
              </v:group>
              <v:shape id="Freeform 2758" o:spid="_x0000_s1164"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u9MIA&#10;AADdAAAADwAAAGRycy9kb3ducmV2LnhtbERPTYvCMBC9L/gfwgh7W1NdVmptKiIIgiBoF9nj2Ixt&#10;sZnUJmr995uD4PHxvtNFbxpxp87VlhWMRxEI4sLqmksFv/n6KwbhPLLGxjIpeJKDRTb4SDHR9sF7&#10;uh98KUIIuwQVVN63iZSuqMigG9mWOHBn2xn0AXal1B0+Qrhp5CSKptJgzaGhwpZWFRWXw80osMdy&#10;dcqP18Lv9ttI5n/uezeNlfoc9ss5CE+9f4tf7o1WEP/Mwv7wJjwB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C70wgAAAN0AAAAPAAAAAAAAAAAAAAAAAJgCAABkcnMvZG93&#10;bnJldi54bWxQSwUGAAAAAAQABAD1AAAAhwMAAAAA&#10;" path="m,l423,e" filled="f" strokecolor="#191919" strokeweight="2pt">
                <v:path arrowok="t" o:connecttype="custom" o:connectlocs="0,0;423,0" o:connectangles="0,0"/>
              </v:shape>
              <v:shape id="Freeform 2759" o:spid="_x0000_s1165"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0BsUA&#10;AADdAAAADwAAAGRycy9kb3ducmV2LnhtbESPQWsCMRSE7wX/Q3hCL6VmbanarVFE2uJVWwRvr5vX&#10;ZHHzEpJU13/fFIQeh5n5hpkve9eJE8XUelYwHlUgiBuvWzYKPj/e7mcgUkbW2HkmBRdKsFwMbuZY&#10;a3/mLZ122YgC4VSjAptzqKVMjSWHaeQDcfG+fXSYi4xG6ojnAnedfKiqiXTYclmwGGhtqTnufpyC&#10;7XT6RWFzZ8zkMbbvl1Wwr/uDUrfDfvUCIlOf/8PX9kYrmD09j+HvTXk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bQGxQAAAN0AAAAPAAAAAAAAAAAAAAAAAJgCAABkcnMv&#10;ZG93bnJldi54bWxQSwUGAAAAAAQABAD1AAAAigMAAAAA&#10;" path="m,l,40e" filled="f" strokecolor="#191919" strokeweight="2pt">
                <v:path arrowok="t" o:connecttype="custom" o:connectlocs="0,0;0,40" o:connectangles="0,0"/>
              </v:shape>
              <v:rect id="Rectangle 2760" o:spid="_x0000_s1166"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gsUA&#10;AADdAAAADwAAAGRycy9kb3ducmV2LnhtbESPQYvCMBSE78L+h/AW9qapglK7RlkWlFW8WL3s7bV5&#10;tsXmpTSx1n9vBMHjMDPfMItVb2rRUesqywrGowgEcW51xYWC03E9jEE4j6yxtkwK7uRgtfwYLDDR&#10;9sYH6lJfiABhl6CC0vsmkdLlJRl0I9sQB+9sW4M+yLaQusVbgJtaTqJoJg1WHBZKbOi3pPySXo2C&#10;bLs/+M3utOnirGhqm/2P93aq1Ndn//MNwlPv3+FX+08riKfzC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KyCxQAAAN0AAAAPAAAAAAAAAAAAAAAAAJgCAABkcnMv&#10;ZG93bnJldi54bWxQSwUGAAAAAAQABAD1AAAAigMAAAAA&#10;" stroked="f">
                <v:path arrowok="t"/>
              </v:rect>
              <v:rect id="Rectangle 2761" o:spid="_x0000_s1167"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jEscA&#10;AADdAAAADwAAAGRycy9kb3ducmV2LnhtbESP0U4CMRRE3034h+aS+GKki4rAQiHGRIK+GFc+4Lq9&#10;bhfa201bYPl7a2Li42RmzmSW695ZcaIQW88KxqMCBHHtdcuNgt3ny+0MREzIGq1nUnChCOvV4GqJ&#10;pfZn/qBTlRqRIRxLVGBS6kopY23IYRz5jjh73z44TFmGRuqA5wx3Vt4VxaN02HJeMNjRs6H6UB2d&#10;Anq/eZ1stvvD215ba+YPX9VxGpS6HvZPCxCJ+vQf/mtvtYLZZH4Pv2/y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YxLHAAAA3QAAAA8AAAAAAAAAAAAAAAAAmAIAAGRy&#10;cy9kb3ducmV2LnhtbFBLBQYAAAAABAAEAPUAAACMAwAAAAA=&#10;" filled="f" strokecolor="#191919" strokeweight="2pt">
                <v:path arrowok="t"/>
              </v:rect>
            </v:group>
            <v:shape id="Text Box 2594" o:spid="_x0000_s1168"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mX8gA&#10;AADdAAAADwAAAGRycy9kb3ducmV2LnhtbESPQWsCMRSE74L/IbyCN81qVezWKFpbkNJCa9tDb4/N&#10;c3dx87JuUjf+e1MQPA4z8w0zXwZTiRM1rrSsYDhIQBBnVpecK/j+eunPQDiPrLGyTArO5GC56Hbm&#10;mGrb8ieddj4XEcIuRQWF93UqpcsKMugGtiaO3t42Bn2UTS51g22Em0qOkmQqDZYcFwqs6amg7LD7&#10;Mwqe1x+vm/djCPt2PSzHuJn83L/9KtW7C6tHEJ6Cv4Wv7a1WMJs8jOH/TXw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ZiZf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169"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DxMkA&#10;AADdAAAADwAAAGRycy9kb3ducmV2LnhtbESPT2vCQBTE74V+h+UVvNWN2hSbuor/CkVaaK0eentk&#10;n0kw+zZmt2b99m6h0OMwM79hJrNganGm1lWWFQz6CQji3OqKCwW7r5f7MQjnkTXWlknBhRzMprc3&#10;E8y07fiTzltfiAhhl6GC0vsmk9LlJRl0fdsQR+9gW4M+yraQusUuwk0th0nyKA1WHBdKbGhZUn7c&#10;/hgF68XHZvV+CuHQLQbVA67S/ejtW6neXZg/g/AU/H/4r/2qFYzTpxR+38QnI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iqDx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170"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s8gA&#10;AADdAAAADwAAAGRycy9kb3ducmV2LnhtbESPQWsCMRSE74L/IbyCN81qq9itUbRWKMVCa9tDb4/N&#10;c3dx87Juohv/vSkUPA4z8w0zWwRTiTM1rrSsYDhIQBBnVpecK/j+2vSnIJxH1lhZJgUXcrCYdzsz&#10;TLVt+ZPOO5+LCGGXooLC+zqV0mUFGXQDWxNHb28bgz7KJpe6wTbCTSVHSTKRBkuOCwXW9FxQdtid&#10;jIKX1cfb+v0Ywr5dDcsHXI9/7re/SvXuwvIJhKfgb+H/9qtWMB0/TuDvTXw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B2z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171"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4KMkA&#10;AADdAAAADwAAAGRycy9kb3ducmV2LnhtbESPT2sCMRTE74LfIbxCb5q1rf+2Rqm1QikWrNWDt8fm&#10;ubu4edluUjf99k1B6HGYmd8ws0UwlbhQ40rLCgb9BARxZnXJuYL957o3AeE8ssbKMin4IQeLebcz&#10;w1Tblj/osvO5iBB2KSoovK9TKV1WkEHXtzVx9E62MeijbHKpG2wj3FTyLklG0mDJcaHAmp4Lys67&#10;b6PgZbl9W71/hXBql4PyAVfDw/3mqNTtTXh6BOEp+P/wtf2qFUyG0zH8vYlP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S4K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172"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sWsUA&#10;AADdAAAADwAAAGRycy9kb3ducmV2LnhtbERPy2oCMRTdC/5DuII7zVir2NEo9VEoYqG17aK7y+Q6&#10;Mzi5GSepE/++WRRcHs57sQqmEldqXGlZwWiYgCDOrC45V/D1+TKYgXAeWWNlmRTcyMFq2e0sMNW2&#10;5Q+6Hn0uYgi7FBUU3teplC4ryKAb2po4cifbGPQRNrnUDbYx3FTyIUmm0mDJsaHAmjYFZefjr1Gw&#10;W7/vt2+XEE7telQ+4nbyPT78KNXvhec5CE/B38X/7letYDZ5inPj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yxaxQAAAN0AAAAPAAAAAAAAAAAAAAAAAJgCAABkcnMv&#10;ZG93bnJldi54bWxQSwUGAAAAAAQABAD1AAAAig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173"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JwcgA&#10;AADdAAAADwAAAGRycy9kb3ducmV2LnhtbESPT2sCMRTE7wW/Q3iCt5pVa9GtUfxXKKWFqu2ht8fm&#10;ubu4eVk3qRu/vSkUehxm5jfMbBFMJS7UuNKygkE/AUGcWV1yruDz8Hw/AeE8ssbKMim4koPFvHM3&#10;w1Tblnd02ftcRAi7FBUU3teplC4ryKDr25o4ekfbGPRRNrnUDbYRbio5TJJHabDkuFBgTeuCstP+&#10;xyjYrj5eN+/nEI7talA+4Gb8NXr7VqrXDcsnEJ6C/w//tV+0gsl4OoXfN/EJ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Z4nB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174"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Up8QA&#10;AADdAAAADwAAAGRycy9kb3ducmV2LnhtbERPy2oCMRTdC/5DuIXuNGMfIlOj1EdBxIKvLrq7TK4z&#10;g5ObcRKd+PdmUejycN7jaTCVuFHjSssKBv0EBHFmdcm5guPhqzcC4TyyxsoyKbiTg+mk2xljqm3L&#10;O7rtfS5iCLsUFRTe16mULivIoOvbmjhyJ9sY9BE2udQNtjHcVPIlSYbSYMmxocCa5gVl5/3VKFjO&#10;tuvF9yWEUzsblG+4eP953fwq9fwUPj9AeAr+X/znXmkFo2ES98c38Qn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y1KfEAAAA3QAAAA8AAAAAAAAAAAAAAAAAmAIAAGRycy9k&#10;b3ducmV2LnhtbFBLBQYAAAAABAAEAPUAAACJAw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175"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xPMgA&#10;AADdAAAADwAAAGRycy9kb3ducmV2LnhtbESPT2vCQBTE7wW/w/IK3uom9Q+SukrVFkRaaNUeentk&#10;n0kw+zZmt2b99l2h0OMwM79hZotganGh1lWWFaSDBARxbnXFhYLD/vVhCsJ5ZI21ZVJwJQeLee9u&#10;hpm2HX/SZecLESHsMlRQet9kUrq8JINuYBvi6B1ta9BH2RZSt9hFuKnlY5JMpMGK40KJDa1Kyk+7&#10;H6PgZfmxXb+fQzh2y7Qa4Xr8NXz7Vqp/H56fQHgK/j/8195oBdNJksLtTX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PnE8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7B3518">
        <w:rPr>
          <w:noProof/>
        </w:rPr>
        <w:pict>
          <v:shape id="Text Box 924" o:spid="_x0000_s1176" type="#_x0000_t202" style="position:absolute;left:0;text-align:left;margin-left:579.15pt;margin-top:48.9pt;width:12pt;height:63.8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Scholarships</w:t>
      </w:r>
    </w:p>
    <w:p w:rsidR="00924DC4" w:rsidRDefault="00924DC4" w:rsidP="00924DC4">
      <w:pPr>
        <w:widowControl w:val="0"/>
        <w:autoSpaceDE w:val="0"/>
        <w:autoSpaceDN w:val="0"/>
        <w:adjustRightInd w:val="0"/>
        <w:spacing w:before="9"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4026FD" w:rsidRDefault="00924DC4" w:rsidP="00924DC4">
      <w:pPr>
        <w:widowControl w:val="0"/>
        <w:autoSpaceDE w:val="0"/>
        <w:autoSpaceDN w:val="0"/>
        <w:adjustRightInd w:val="0"/>
        <w:spacing w:before="20" w:after="0" w:line="240" w:lineRule="auto"/>
        <w:ind w:left="120" w:right="9310"/>
        <w:jc w:val="both"/>
        <w:rPr>
          <w:del w:id="306" w:author="tharris" w:date="2011-05-16T08:31:00Z"/>
          <w:rFonts w:ascii="Times New Roman" w:hAnsi="Times New Roman"/>
          <w:color w:val="000000"/>
          <w:sz w:val="18"/>
          <w:szCs w:val="18"/>
        </w:rPr>
      </w:pPr>
      <w:del w:id="307" w:author="tharris" w:date="2011-05-16T08:31:00Z">
        <w:r w:rsidDel="004026FD">
          <w:rPr>
            <w:rFonts w:ascii="Times New Roman" w:hAnsi="Times New Roman"/>
            <w:b/>
            <w:bCs/>
            <w:color w:val="191919"/>
            <w:spacing w:val="-2"/>
            <w:sz w:val="24"/>
            <w:szCs w:val="24"/>
          </w:rPr>
          <w:delText>A</w:delText>
        </w:r>
        <w:r w:rsidDel="004026FD">
          <w:rPr>
            <w:rFonts w:ascii="Times New Roman" w:hAnsi="Times New Roman"/>
            <w:b/>
            <w:bCs/>
            <w:color w:val="191919"/>
            <w:spacing w:val="-2"/>
            <w:sz w:val="18"/>
            <w:szCs w:val="18"/>
          </w:rPr>
          <w:delText>PPEAL</w:delText>
        </w:r>
        <w:r w:rsidDel="004026FD">
          <w:rPr>
            <w:rFonts w:ascii="Times New Roman" w:hAnsi="Times New Roman"/>
            <w:b/>
            <w:bCs/>
            <w:color w:val="191919"/>
            <w:sz w:val="18"/>
            <w:szCs w:val="18"/>
          </w:rPr>
          <w:delText>S</w:delText>
        </w:r>
        <w:r w:rsidDel="004026FD">
          <w:rPr>
            <w:rFonts w:ascii="Times New Roman" w:hAnsi="Times New Roman"/>
            <w:b/>
            <w:bCs/>
            <w:color w:val="191919"/>
            <w:spacing w:val="10"/>
            <w:sz w:val="18"/>
            <w:szCs w:val="18"/>
          </w:rPr>
          <w:delText xml:space="preserve"> </w:delText>
        </w:r>
        <w:r w:rsidDel="004026FD">
          <w:rPr>
            <w:rFonts w:ascii="Times New Roman" w:hAnsi="Times New Roman"/>
            <w:b/>
            <w:bCs/>
            <w:color w:val="191919"/>
            <w:spacing w:val="-2"/>
            <w:sz w:val="24"/>
            <w:szCs w:val="24"/>
          </w:rPr>
          <w:delText>P</w:delText>
        </w:r>
        <w:r w:rsidDel="004026FD">
          <w:rPr>
            <w:rFonts w:ascii="Times New Roman" w:hAnsi="Times New Roman"/>
            <w:b/>
            <w:bCs/>
            <w:color w:val="191919"/>
            <w:spacing w:val="-2"/>
            <w:sz w:val="18"/>
            <w:szCs w:val="18"/>
          </w:rPr>
          <w:delText>ROCESS</w:delText>
        </w:r>
      </w:del>
    </w:p>
    <w:p w:rsidR="00924DC4" w:rsidDel="004026FD" w:rsidRDefault="00924DC4" w:rsidP="00924DC4">
      <w:pPr>
        <w:widowControl w:val="0"/>
        <w:autoSpaceDE w:val="0"/>
        <w:autoSpaceDN w:val="0"/>
        <w:adjustRightInd w:val="0"/>
        <w:spacing w:before="6" w:after="0" w:line="240" w:lineRule="exact"/>
        <w:rPr>
          <w:del w:id="308" w:author="tharris" w:date="2011-05-16T08:31:00Z"/>
          <w:rFonts w:ascii="Times New Roman" w:hAnsi="Times New Roman"/>
          <w:color w:val="000000"/>
          <w:sz w:val="24"/>
          <w:szCs w:val="24"/>
        </w:rPr>
      </w:pPr>
    </w:p>
    <w:p w:rsidR="00924DC4" w:rsidDel="004026FD" w:rsidRDefault="00924DC4" w:rsidP="00924DC4">
      <w:pPr>
        <w:widowControl w:val="0"/>
        <w:autoSpaceDE w:val="0"/>
        <w:autoSpaceDN w:val="0"/>
        <w:adjustRightInd w:val="0"/>
        <w:spacing w:after="0" w:line="250" w:lineRule="auto"/>
        <w:ind w:left="120" w:right="991"/>
        <w:jc w:val="both"/>
        <w:rPr>
          <w:del w:id="309" w:author="tharris" w:date="2011-05-16T08:31:00Z"/>
          <w:rFonts w:ascii="Times New Roman" w:hAnsi="Times New Roman"/>
          <w:color w:val="000000"/>
          <w:sz w:val="18"/>
          <w:szCs w:val="18"/>
        </w:rPr>
      </w:pPr>
      <w:del w:id="310" w:author="tharris" w:date="2011-05-16T08:31:00Z">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proces</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availabl</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wh</w:delText>
        </w:r>
        <w:r w:rsidDel="004026FD">
          <w:rPr>
            <w:rFonts w:ascii="Times New Roman" w:hAnsi="Times New Roman"/>
            <w:color w:val="191919"/>
            <w:sz w:val="18"/>
            <w:szCs w:val="18"/>
          </w:rPr>
          <w:delText>o</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hav</w:delText>
        </w:r>
        <w:r w:rsidDel="004026FD">
          <w:rPr>
            <w:rFonts w:ascii="Times New Roman" w:hAnsi="Times New Roman"/>
            <w:color w:val="191919"/>
            <w:sz w:val="18"/>
            <w:szCs w:val="18"/>
          </w:rPr>
          <w:delText>e</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extenuatin</w:delText>
        </w:r>
        <w:r w:rsidDel="004026FD">
          <w:rPr>
            <w:rFonts w:ascii="Times New Roman" w:hAnsi="Times New Roman"/>
            <w:color w:val="191919"/>
            <w:sz w:val="18"/>
            <w:szCs w:val="18"/>
          </w:rPr>
          <w:delText>g</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circumstance</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accoun</w:delText>
        </w:r>
        <w:r w:rsidDel="004026FD">
          <w:rPr>
            <w:rFonts w:ascii="Times New Roman" w:hAnsi="Times New Roman"/>
            <w:color w:val="191919"/>
            <w:sz w:val="18"/>
            <w:szCs w:val="18"/>
          </w:rPr>
          <w:delText>t</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thei</w:delText>
        </w:r>
        <w:r w:rsidDel="004026FD">
          <w:rPr>
            <w:rFonts w:ascii="Times New Roman" w:hAnsi="Times New Roman"/>
            <w:color w:val="191919"/>
            <w:sz w:val="18"/>
            <w:szCs w:val="18"/>
          </w:rPr>
          <w:delText>r</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lac</w:delText>
        </w:r>
        <w:r w:rsidDel="004026FD">
          <w:rPr>
            <w:rFonts w:ascii="Times New Roman" w:hAnsi="Times New Roman"/>
            <w:color w:val="191919"/>
            <w:sz w:val="18"/>
            <w:szCs w:val="18"/>
          </w:rPr>
          <w:delText>k</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f</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progre</w:delText>
        </w:r>
        <w:r w:rsidDel="004026FD">
          <w:rPr>
            <w:rFonts w:ascii="Times New Roman" w:hAnsi="Times New Roman"/>
            <w:color w:val="191919"/>
            <w:spacing w:val="-3"/>
            <w:sz w:val="18"/>
            <w:szCs w:val="18"/>
          </w:rPr>
          <w:delText>s</w:delText>
        </w:r>
        <w:r w:rsidDel="004026FD">
          <w:rPr>
            <w:rFonts w:ascii="Times New Roman" w:hAnsi="Times New Roman"/>
            <w:color w:val="191919"/>
            <w:spacing w:val="-2"/>
            <w:sz w:val="18"/>
            <w:szCs w:val="18"/>
          </w:rPr>
          <w:delText>s</w:delText>
        </w:r>
        <w:r w:rsidDel="004026FD">
          <w:rPr>
            <w:rFonts w:ascii="Times New Roman" w:hAnsi="Times New Roman"/>
            <w:color w:val="191919"/>
            <w:sz w:val="18"/>
            <w:szCs w:val="18"/>
          </w:rPr>
          <w:delText>.</w:delText>
        </w:r>
        <w:r w:rsidDel="004026FD">
          <w:rPr>
            <w:rFonts w:ascii="Times New Roman" w:hAnsi="Times New Roman"/>
            <w:color w:val="191919"/>
            <w:spacing w:val="23"/>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7"/>
            <w:sz w:val="18"/>
            <w:szCs w:val="18"/>
          </w:rPr>
          <w:delText xml:space="preserve"> </w:delText>
        </w:r>
        <w:r w:rsidDel="004026FD">
          <w:rPr>
            <w:rFonts w:ascii="Times New Roman" w:hAnsi="Times New Roman"/>
            <w:color w:val="191919"/>
            <w:spacing w:val="-2"/>
            <w:sz w:val="18"/>
            <w:szCs w:val="18"/>
          </w:rPr>
          <w:delText>must b</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mad</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n</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writin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w:delText>
        </w:r>
        <w:r w:rsidDel="004026FD">
          <w:rPr>
            <w:rFonts w:ascii="Times New Roman" w:hAnsi="Times New Roman"/>
            <w:color w:val="191919"/>
            <w:sz w:val="18"/>
            <w:szCs w:val="18"/>
          </w:rPr>
          <w:delText>o</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Committee</w:delText>
        </w:r>
        <w:r w:rsidDel="004026FD">
          <w:rPr>
            <w:rFonts w:ascii="Times New Roman" w:hAnsi="Times New Roman"/>
            <w:color w:val="191919"/>
            <w:sz w:val="18"/>
            <w:szCs w:val="18"/>
          </w:rPr>
          <w:delText>.</w:delText>
        </w:r>
        <w:r w:rsidDel="004026FD">
          <w:rPr>
            <w:rFonts w:ascii="Times New Roman" w:hAnsi="Times New Roman"/>
            <w:color w:val="191919"/>
            <w:spacing w:val="4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mus</w:delText>
        </w:r>
        <w:r w:rsidDel="004026FD">
          <w:rPr>
            <w:rFonts w:ascii="Times New Roman" w:hAnsi="Times New Roman"/>
            <w:color w:val="191919"/>
            <w:sz w:val="18"/>
            <w:szCs w:val="18"/>
          </w:rPr>
          <w:delText>t</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complet</w:delText>
        </w:r>
        <w:r w:rsidDel="004026FD">
          <w:rPr>
            <w:rFonts w:ascii="Times New Roman" w:hAnsi="Times New Roman"/>
            <w:color w:val="191919"/>
            <w:sz w:val="18"/>
            <w:szCs w:val="18"/>
          </w:rPr>
          <w:delText>e</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11"/>
            <w:sz w:val="18"/>
            <w:szCs w:val="18"/>
          </w:rPr>
          <w:delText xml:space="preserve"> </w:delText>
        </w:r>
        <w:r w:rsidDel="004026FD">
          <w:rPr>
            <w:rFonts w:ascii="Times New Roman" w:hAnsi="Times New Roman"/>
            <w:color w:val="191919"/>
            <w:spacing w:val="-2"/>
            <w:sz w:val="18"/>
            <w:szCs w:val="18"/>
          </w:rPr>
          <w:delText>Appeal</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petition</w:delText>
        </w:r>
        <w:r w:rsidDel="004026FD">
          <w:rPr>
            <w:rFonts w:ascii="Times New Roman" w:hAnsi="Times New Roman"/>
            <w:color w:val="191919"/>
            <w:sz w:val="18"/>
            <w:szCs w:val="18"/>
          </w:rPr>
          <w:delText>s</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alon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wit</w:delText>
        </w:r>
        <w:r w:rsidDel="004026FD">
          <w:rPr>
            <w:rFonts w:ascii="Times New Roman" w:hAnsi="Times New Roman"/>
            <w:color w:val="191919"/>
            <w:sz w:val="18"/>
            <w:szCs w:val="18"/>
          </w:rPr>
          <w:delText>h</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supporti</w:delText>
        </w:r>
        <w:r w:rsidDel="004026FD">
          <w:rPr>
            <w:rFonts w:ascii="Times New Roman" w:hAnsi="Times New Roman"/>
            <w:color w:val="191919"/>
            <w:spacing w:val="-3"/>
            <w:sz w:val="18"/>
            <w:szCs w:val="18"/>
          </w:rPr>
          <w:delText>n</w:delText>
        </w:r>
        <w:r w:rsidDel="004026FD">
          <w:rPr>
            <w:rFonts w:ascii="Times New Roman" w:hAnsi="Times New Roman"/>
            <w:color w:val="191919"/>
            <w:sz w:val="18"/>
            <w:szCs w:val="18"/>
          </w:rPr>
          <w:delText>g</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documents 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indicat</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specifi</w:delText>
        </w:r>
        <w:r w:rsidDel="004026FD">
          <w:rPr>
            <w:rFonts w:ascii="Times New Roman" w:hAnsi="Times New Roman"/>
            <w:color w:val="191919"/>
            <w:sz w:val="18"/>
            <w:szCs w:val="18"/>
          </w:rPr>
          <w:delText>c</w:delText>
        </w:r>
        <w:r w:rsidDel="004026FD">
          <w:rPr>
            <w:rFonts w:ascii="Times New Roman" w:hAnsi="Times New Roman"/>
            <w:color w:val="191919"/>
            <w:spacing w:val="-2"/>
            <w:sz w:val="18"/>
            <w:szCs w:val="18"/>
          </w:rPr>
          <w:delText xml:space="preserve"> reason(s</w:delText>
        </w:r>
        <w:r w:rsidDel="004026FD">
          <w:rPr>
            <w:rFonts w:ascii="Times New Roman" w:hAnsi="Times New Roman"/>
            <w:color w:val="191919"/>
            <w:sz w:val="18"/>
            <w:szCs w:val="18"/>
          </w:rPr>
          <w:delText>)</w:delText>
        </w:r>
        <w:r w:rsidDel="004026FD">
          <w:rPr>
            <w:rFonts w:ascii="Times New Roman" w:hAnsi="Times New Roman"/>
            <w:color w:val="191919"/>
            <w:spacing w:val="-2"/>
            <w:sz w:val="18"/>
            <w:szCs w:val="18"/>
          </w:rPr>
          <w:delText xml:space="preserve"> fo</w:delText>
        </w:r>
        <w:r w:rsidDel="004026FD">
          <w:rPr>
            <w:rFonts w:ascii="Times New Roman" w:hAnsi="Times New Roman"/>
            <w:color w:val="191919"/>
            <w:sz w:val="18"/>
            <w:szCs w:val="18"/>
          </w:rPr>
          <w:delText>r</w:delText>
        </w:r>
        <w:r w:rsidDel="004026FD">
          <w:rPr>
            <w:rFonts w:ascii="Times New Roman" w:hAnsi="Times New Roman"/>
            <w:color w:val="191919"/>
            <w:spacing w:val="-2"/>
            <w:sz w:val="18"/>
            <w:szCs w:val="18"/>
          </w:rPr>
          <w:delText xml:space="preserve"> failur</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t</w:delText>
        </w:r>
        <w:r w:rsidDel="004026FD">
          <w:rPr>
            <w:rFonts w:ascii="Times New Roman" w:hAnsi="Times New Roman"/>
            <w:color w:val="191919"/>
            <w:sz w:val="18"/>
            <w:szCs w:val="18"/>
          </w:rPr>
          <w:delText>o</w:delText>
        </w:r>
        <w:r w:rsidDel="004026FD">
          <w:rPr>
            <w:rFonts w:ascii="Times New Roman" w:hAnsi="Times New Roman"/>
            <w:color w:val="191919"/>
            <w:spacing w:val="-2"/>
            <w:sz w:val="18"/>
            <w:szCs w:val="18"/>
          </w:rPr>
          <w:delText xml:space="preserve"> mak</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satisfactor</w:delText>
        </w:r>
        <w:r w:rsidDel="004026FD">
          <w:rPr>
            <w:rFonts w:ascii="Times New Roman" w:hAnsi="Times New Roman"/>
            <w:color w:val="191919"/>
            <w:sz w:val="18"/>
            <w:szCs w:val="18"/>
          </w:rPr>
          <w:delText>y</w:delText>
        </w:r>
        <w:r w:rsidDel="004026FD">
          <w:rPr>
            <w:rFonts w:ascii="Times New Roman" w:hAnsi="Times New Roman"/>
            <w:color w:val="191919"/>
            <w:spacing w:val="-2"/>
            <w:sz w:val="18"/>
            <w:szCs w:val="18"/>
          </w:rPr>
          <w:delText xml:space="preserve"> progress</w:delText>
        </w:r>
        <w:r w:rsidDel="004026FD">
          <w:rPr>
            <w:rFonts w:ascii="Times New Roman" w:hAnsi="Times New Roman"/>
            <w:color w:val="191919"/>
            <w:sz w:val="18"/>
            <w:szCs w:val="18"/>
          </w:rPr>
          <w:delText>.</w:delText>
        </w:r>
        <w:r w:rsidDel="004026FD">
          <w:rPr>
            <w:rFonts w:ascii="Times New Roman" w:hAnsi="Times New Roman"/>
            <w:color w:val="191919"/>
            <w:spacing w:val="39"/>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committe</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wil</w:delText>
        </w:r>
        <w:r w:rsidDel="004026FD">
          <w:rPr>
            <w:rFonts w:ascii="Times New Roman" w:hAnsi="Times New Roman"/>
            <w:color w:val="191919"/>
            <w:sz w:val="18"/>
            <w:szCs w:val="18"/>
          </w:rPr>
          <w:delText>l</w:delText>
        </w:r>
        <w:r w:rsidDel="004026FD">
          <w:rPr>
            <w:rFonts w:ascii="Times New Roman" w:hAnsi="Times New Roman"/>
            <w:color w:val="191919"/>
            <w:spacing w:val="-2"/>
            <w:sz w:val="18"/>
            <w:szCs w:val="18"/>
          </w:rPr>
          <w:delText xml:space="preserve"> revie</w:delText>
        </w:r>
        <w:r w:rsidDel="004026FD">
          <w:rPr>
            <w:rFonts w:ascii="Times New Roman" w:hAnsi="Times New Roman"/>
            <w:color w:val="191919"/>
            <w:sz w:val="18"/>
            <w:szCs w:val="18"/>
          </w:rPr>
          <w:delText>w</w:delText>
        </w:r>
        <w:r w:rsidDel="004026FD">
          <w:rPr>
            <w:rFonts w:ascii="Times New Roman" w:hAnsi="Times New Roman"/>
            <w:color w:val="191919"/>
            <w:spacing w:val="-2"/>
            <w:sz w:val="18"/>
            <w:szCs w:val="18"/>
          </w:rPr>
          <w:delText xml:space="preserve"> th</w:delText>
        </w:r>
        <w:r w:rsidDel="004026FD">
          <w:rPr>
            <w:rFonts w:ascii="Times New Roman" w:hAnsi="Times New Roman"/>
            <w:color w:val="191919"/>
            <w:sz w:val="18"/>
            <w:szCs w:val="18"/>
          </w:rPr>
          <w:delText>e</w:delText>
        </w:r>
        <w:r w:rsidDel="004026FD">
          <w:rPr>
            <w:rFonts w:ascii="Times New Roman" w:hAnsi="Times New Roman"/>
            <w:color w:val="191919"/>
            <w:spacing w:val="-2"/>
            <w:sz w:val="18"/>
            <w:szCs w:val="18"/>
          </w:rPr>
          <w:delText xml:space="preserve"> statemen</w:delText>
        </w:r>
        <w:r w:rsidDel="004026FD">
          <w:rPr>
            <w:rFonts w:ascii="Times New Roman" w:hAnsi="Times New Roman"/>
            <w:color w:val="191919"/>
            <w:sz w:val="18"/>
            <w:szCs w:val="18"/>
          </w:rPr>
          <w:delText>t</w:delText>
        </w:r>
        <w:r w:rsidDel="004026FD">
          <w:rPr>
            <w:rFonts w:ascii="Times New Roman" w:hAnsi="Times New Roman"/>
            <w:color w:val="191919"/>
            <w:spacing w:val="-2"/>
            <w:sz w:val="18"/>
            <w:szCs w:val="18"/>
          </w:rPr>
          <w:delText xml:space="preserve"> an</w:delText>
        </w:r>
        <w:r w:rsidDel="004026FD">
          <w:rPr>
            <w:rFonts w:ascii="Times New Roman" w:hAnsi="Times New Roman"/>
            <w:color w:val="191919"/>
            <w:sz w:val="18"/>
            <w:szCs w:val="18"/>
          </w:rPr>
          <w:delText>d</w:delText>
        </w:r>
        <w:r w:rsidDel="004026FD">
          <w:rPr>
            <w:rFonts w:ascii="Times New Roman" w:hAnsi="Times New Roman"/>
            <w:color w:val="191919"/>
            <w:spacing w:val="-2"/>
            <w:sz w:val="18"/>
            <w:szCs w:val="18"/>
          </w:rPr>
          <w:delText xml:space="preserve"> sup</w:delText>
        </w:r>
        <w:r w:rsidDel="004026FD">
          <w:rPr>
            <w:rFonts w:ascii="Times New Roman" w:hAnsi="Times New Roman"/>
            <w:color w:val="191919"/>
            <w:spacing w:val="-3"/>
            <w:sz w:val="18"/>
            <w:szCs w:val="18"/>
          </w:rPr>
          <w:delText>p</w:delText>
        </w:r>
        <w:r w:rsidDel="004026FD">
          <w:rPr>
            <w:rFonts w:ascii="Times New Roman" w:hAnsi="Times New Roman"/>
            <w:color w:val="191919"/>
            <w:spacing w:val="-2"/>
            <w:sz w:val="18"/>
            <w:szCs w:val="18"/>
          </w:rPr>
          <w:delText>ortin</w:delText>
        </w:r>
        <w:r w:rsidDel="004026FD">
          <w:rPr>
            <w:rFonts w:ascii="Times New Roman" w:hAnsi="Times New Roman"/>
            <w:color w:val="191919"/>
            <w:sz w:val="18"/>
            <w:szCs w:val="18"/>
          </w:rPr>
          <w:delText>g</w:delText>
        </w:r>
        <w:r w:rsidDel="004026FD">
          <w:rPr>
            <w:rFonts w:ascii="Times New Roman" w:hAnsi="Times New Roman"/>
            <w:color w:val="191919"/>
            <w:spacing w:val="-2"/>
            <w:sz w:val="18"/>
            <w:szCs w:val="18"/>
          </w:rPr>
          <w:delText xml:space="preserve"> documents, a</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wel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pas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performanc</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pas</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academi</w:delText>
        </w:r>
        <w:r w:rsidDel="004026FD">
          <w:rPr>
            <w:rFonts w:ascii="Times New Roman" w:hAnsi="Times New Roman"/>
            <w:color w:val="191919"/>
            <w:sz w:val="18"/>
            <w:szCs w:val="18"/>
          </w:rPr>
          <w:delText>c</w:delText>
        </w:r>
        <w:r w:rsidDel="004026FD">
          <w:rPr>
            <w:rFonts w:ascii="Times New Roman" w:hAnsi="Times New Roman"/>
            <w:color w:val="191919"/>
            <w:spacing w:val="1"/>
            <w:sz w:val="18"/>
            <w:szCs w:val="18"/>
          </w:rPr>
          <w:delText xml:space="preserve"> </w:delText>
        </w:r>
        <w:r w:rsidDel="004026FD">
          <w:rPr>
            <w:rFonts w:ascii="Times New Roman" w:hAnsi="Times New Roman"/>
            <w:color w:val="191919"/>
            <w:spacing w:val="-2"/>
            <w:sz w:val="18"/>
            <w:szCs w:val="18"/>
          </w:rPr>
          <w:delText>record</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Student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wil</w:delText>
        </w:r>
        <w:r w:rsidDel="004026FD">
          <w:rPr>
            <w:rFonts w:ascii="Times New Roman" w:hAnsi="Times New Roman"/>
            <w:color w:val="191919"/>
            <w:sz w:val="18"/>
            <w:szCs w:val="18"/>
          </w:rPr>
          <w:delText xml:space="preserve">l </w:delText>
        </w:r>
        <w:r w:rsidDel="004026FD">
          <w:rPr>
            <w:rFonts w:ascii="Times New Roman" w:hAnsi="Times New Roman"/>
            <w:color w:val="191919"/>
            <w:spacing w:val="-2"/>
            <w:sz w:val="18"/>
            <w:szCs w:val="18"/>
          </w:rPr>
          <w:delText>b</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notifie</w:delText>
        </w:r>
        <w:r w:rsidDel="004026FD">
          <w:rPr>
            <w:rFonts w:ascii="Times New Roman" w:hAnsi="Times New Roman"/>
            <w:color w:val="191919"/>
            <w:sz w:val="18"/>
            <w:szCs w:val="18"/>
          </w:rPr>
          <w:delText xml:space="preserve">d </w:delText>
        </w:r>
        <w:r w:rsidDel="004026FD">
          <w:rPr>
            <w:rFonts w:ascii="Times New Roman" w:hAnsi="Times New Roman"/>
            <w:color w:val="191919"/>
            <w:spacing w:val="-2"/>
            <w:sz w:val="18"/>
            <w:szCs w:val="18"/>
          </w:rPr>
          <w:delText>i</w:delText>
        </w:r>
        <w:r w:rsidDel="004026FD">
          <w:rPr>
            <w:rFonts w:ascii="Times New Roman" w:hAnsi="Times New Roman"/>
            <w:color w:val="191919"/>
            <w:sz w:val="18"/>
            <w:szCs w:val="18"/>
          </w:rPr>
          <w:delText xml:space="preserve">n </w:delText>
        </w:r>
        <w:r w:rsidDel="004026FD">
          <w:rPr>
            <w:rFonts w:ascii="Times New Roman" w:hAnsi="Times New Roman"/>
            <w:color w:val="191919"/>
            <w:spacing w:val="-2"/>
            <w:sz w:val="18"/>
            <w:szCs w:val="18"/>
          </w:rPr>
          <w:delText>writin</w:delText>
        </w:r>
        <w:r w:rsidDel="004026FD">
          <w:rPr>
            <w:rFonts w:ascii="Times New Roman" w:hAnsi="Times New Roman"/>
            <w:color w:val="191919"/>
            <w:sz w:val="18"/>
            <w:szCs w:val="18"/>
          </w:rPr>
          <w:delText xml:space="preserve">g </w:delText>
        </w:r>
        <w:r w:rsidDel="004026FD">
          <w:rPr>
            <w:rFonts w:ascii="Times New Roman" w:hAnsi="Times New Roman"/>
            <w:color w:val="191919"/>
            <w:spacing w:val="-2"/>
            <w:sz w:val="18"/>
            <w:szCs w:val="18"/>
          </w:rPr>
          <w:delText>o</w:delText>
        </w:r>
        <w:r w:rsidDel="004026FD">
          <w:rPr>
            <w:rFonts w:ascii="Times New Roman" w:hAnsi="Times New Roman"/>
            <w:color w:val="191919"/>
            <w:sz w:val="18"/>
            <w:szCs w:val="18"/>
          </w:rPr>
          <w:delText xml:space="preserve">f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committee</w:delText>
        </w:r>
        <w:r w:rsidDel="004026FD">
          <w:rPr>
            <w:rFonts w:ascii="Times New Roman" w:hAnsi="Times New Roman"/>
            <w:color w:val="191919"/>
            <w:spacing w:val="-12"/>
            <w:sz w:val="18"/>
            <w:szCs w:val="18"/>
          </w:rPr>
          <w:delTex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decision</w:delText>
        </w:r>
        <w:r w:rsidDel="004026FD">
          <w:rPr>
            <w:rFonts w:ascii="Times New Roman" w:hAnsi="Times New Roman"/>
            <w:color w:val="191919"/>
            <w:sz w:val="18"/>
            <w:szCs w:val="18"/>
          </w:rPr>
          <w:delText xml:space="preserve">. </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Stud</w:delText>
        </w:r>
        <w:r w:rsidDel="004026FD">
          <w:rPr>
            <w:rFonts w:ascii="Times New Roman" w:hAnsi="Times New Roman"/>
            <w:color w:val="191919"/>
            <w:spacing w:val="-3"/>
            <w:sz w:val="18"/>
            <w:szCs w:val="18"/>
          </w:rPr>
          <w:delText>e</w:delText>
        </w:r>
        <w:r w:rsidDel="004026FD">
          <w:rPr>
            <w:rFonts w:ascii="Times New Roman" w:hAnsi="Times New Roman"/>
            <w:color w:val="191919"/>
            <w:spacing w:val="-2"/>
            <w:sz w:val="18"/>
            <w:szCs w:val="18"/>
          </w:rPr>
          <w:delText>nt</w:delText>
        </w:r>
        <w:r w:rsidDel="004026FD">
          <w:rPr>
            <w:rFonts w:ascii="Times New Roman" w:hAnsi="Times New Roman"/>
            <w:color w:val="191919"/>
            <w:sz w:val="18"/>
            <w:szCs w:val="18"/>
          </w:rPr>
          <w:delText xml:space="preserve">s </w:delText>
        </w:r>
        <w:r w:rsidDel="004026FD">
          <w:rPr>
            <w:rFonts w:ascii="Times New Roman" w:hAnsi="Times New Roman"/>
            <w:color w:val="191919"/>
            <w:spacing w:val="-2"/>
            <w:sz w:val="18"/>
            <w:szCs w:val="18"/>
          </w:rPr>
          <w:delText>tha</w:delText>
        </w:r>
        <w:r w:rsidDel="004026FD">
          <w:rPr>
            <w:rFonts w:ascii="Times New Roman" w:hAnsi="Times New Roman"/>
            <w:color w:val="191919"/>
            <w:sz w:val="18"/>
            <w:szCs w:val="18"/>
          </w:rPr>
          <w:delText xml:space="preserve">t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 xml:space="preserve">e </w:delText>
        </w:r>
        <w:r w:rsidDel="004026FD">
          <w:rPr>
            <w:rFonts w:ascii="Times New Roman" w:hAnsi="Times New Roman"/>
            <w:color w:val="191919"/>
            <w:spacing w:val="-2"/>
            <w:sz w:val="18"/>
            <w:szCs w:val="18"/>
          </w:rPr>
          <w:delText>aca- demicall</w:delText>
        </w:r>
        <w:r w:rsidDel="004026FD">
          <w:rPr>
            <w:rFonts w:ascii="Times New Roman" w:hAnsi="Times New Roman"/>
            <w:color w:val="191919"/>
            <w:sz w:val="18"/>
            <w:szCs w:val="18"/>
          </w:rPr>
          <w:delText>y</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enrollmen</w:delText>
        </w:r>
        <w:r w:rsidDel="004026FD">
          <w:rPr>
            <w:rFonts w:ascii="Times New Roman" w:hAnsi="Times New Roman"/>
            <w:color w:val="191919"/>
            <w:sz w:val="18"/>
            <w:szCs w:val="18"/>
          </w:rPr>
          <w:delText>t</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an</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ar</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approve</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fo</w:delText>
        </w:r>
        <w:r w:rsidDel="004026FD">
          <w:rPr>
            <w:rFonts w:ascii="Times New Roman" w:hAnsi="Times New Roman"/>
            <w:color w:val="191919"/>
            <w:sz w:val="18"/>
            <w:szCs w:val="18"/>
          </w:rPr>
          <w:delText>r</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financia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ai</w:delText>
        </w:r>
        <w:r w:rsidDel="004026FD">
          <w:rPr>
            <w:rFonts w:ascii="Times New Roman" w:hAnsi="Times New Roman"/>
            <w:color w:val="191919"/>
            <w:sz w:val="18"/>
            <w:szCs w:val="18"/>
          </w:rPr>
          <w:delText>d</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throug</w:delText>
        </w:r>
        <w:r w:rsidDel="004026FD">
          <w:rPr>
            <w:rFonts w:ascii="Times New Roman" w:hAnsi="Times New Roman"/>
            <w:color w:val="191919"/>
            <w:sz w:val="18"/>
            <w:szCs w:val="18"/>
          </w:rPr>
          <w:delText>h</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appea</w:delText>
        </w:r>
        <w:r w:rsidDel="004026FD">
          <w:rPr>
            <w:rFonts w:ascii="Times New Roman" w:hAnsi="Times New Roman"/>
            <w:color w:val="191919"/>
            <w:sz w:val="18"/>
            <w:szCs w:val="18"/>
          </w:rPr>
          <w:delText>l</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remai</w:delText>
        </w:r>
        <w:r w:rsidDel="004026FD">
          <w:rPr>
            <w:rFonts w:ascii="Times New Roman" w:hAnsi="Times New Roman"/>
            <w:color w:val="191919"/>
            <w:sz w:val="18"/>
            <w:szCs w:val="18"/>
          </w:rPr>
          <w:delText>n</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eligibl</w:delText>
        </w:r>
        <w:r w:rsidDel="004026FD">
          <w:rPr>
            <w:rFonts w:ascii="Times New Roman" w:hAnsi="Times New Roman"/>
            <w:color w:val="191919"/>
            <w:sz w:val="18"/>
            <w:szCs w:val="18"/>
          </w:rPr>
          <w:delText>e</w:delText>
        </w:r>
        <w:r w:rsidDel="004026FD">
          <w:rPr>
            <w:rFonts w:ascii="Times New Roman" w:hAnsi="Times New Roman"/>
            <w:color w:val="191919"/>
            <w:spacing w:val="-3"/>
            <w:sz w:val="18"/>
            <w:szCs w:val="18"/>
          </w:rPr>
          <w:delText xml:space="preserve"> </w:delText>
        </w:r>
        <w:r w:rsidDel="004026FD">
          <w:rPr>
            <w:rFonts w:ascii="Times New Roman" w:hAnsi="Times New Roman"/>
            <w:color w:val="191919"/>
            <w:spacing w:val="-2"/>
            <w:sz w:val="18"/>
            <w:szCs w:val="18"/>
          </w:rPr>
          <w:delText>unti</w:delText>
        </w:r>
        <w:r w:rsidDel="004026FD">
          <w:rPr>
            <w:rFonts w:ascii="Times New Roman" w:hAnsi="Times New Roman"/>
            <w:color w:val="191919"/>
            <w:sz w:val="18"/>
            <w:szCs w:val="18"/>
          </w:rPr>
          <w:delText>l</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th</w:delText>
        </w:r>
        <w:r w:rsidDel="004026FD">
          <w:rPr>
            <w:rFonts w:ascii="Times New Roman" w:hAnsi="Times New Roman"/>
            <w:color w:val="191919"/>
            <w:sz w:val="18"/>
            <w:szCs w:val="18"/>
          </w:rPr>
          <w:delText>e</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nex</w:delText>
        </w:r>
        <w:r w:rsidDel="004026FD">
          <w:rPr>
            <w:rFonts w:ascii="Times New Roman" w:hAnsi="Times New Roman"/>
            <w:color w:val="191919"/>
            <w:sz w:val="18"/>
            <w:szCs w:val="18"/>
          </w:rPr>
          <w:delText>t</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evaluati</w:delText>
        </w:r>
        <w:r w:rsidDel="004026FD">
          <w:rPr>
            <w:rFonts w:ascii="Times New Roman" w:hAnsi="Times New Roman"/>
            <w:color w:val="191919"/>
            <w:spacing w:val="-3"/>
            <w:sz w:val="18"/>
            <w:szCs w:val="18"/>
          </w:rPr>
          <w:delText>o</w:delText>
        </w:r>
        <w:r w:rsidDel="004026FD">
          <w:rPr>
            <w:rFonts w:ascii="Times New Roman" w:hAnsi="Times New Roman"/>
            <w:color w:val="191919"/>
            <w:sz w:val="18"/>
            <w:szCs w:val="18"/>
          </w:rPr>
          <w:delText>n</w:delText>
        </w:r>
        <w:r w:rsidDel="004026FD">
          <w:rPr>
            <w:rFonts w:ascii="Times New Roman" w:hAnsi="Times New Roman"/>
            <w:color w:val="191919"/>
            <w:spacing w:val="-4"/>
            <w:sz w:val="18"/>
            <w:szCs w:val="18"/>
          </w:rPr>
          <w:delText xml:space="preserve"> </w:delText>
        </w:r>
        <w:r w:rsidDel="004026FD">
          <w:rPr>
            <w:rFonts w:ascii="Times New Roman" w:hAnsi="Times New Roman"/>
            <w:color w:val="191919"/>
            <w:spacing w:val="-2"/>
            <w:sz w:val="18"/>
            <w:szCs w:val="18"/>
          </w:rPr>
          <w:delText>period.</w:delText>
        </w:r>
      </w:del>
    </w:p>
    <w:p w:rsidR="00924DC4" w:rsidRDefault="00924DC4" w:rsidP="00924DC4">
      <w:pPr>
        <w:widowControl w:val="0"/>
        <w:autoSpaceDE w:val="0"/>
        <w:autoSpaceDN w:val="0"/>
        <w:adjustRightInd w:val="0"/>
        <w:spacing w:before="86" w:after="0" w:line="240" w:lineRule="auto"/>
        <w:ind w:left="120" w:right="3191"/>
        <w:jc w:val="both"/>
        <w:rPr>
          <w:rFonts w:ascii="Times New Roman" w:hAnsi="Times New Roman"/>
          <w:color w:val="000000"/>
          <w:sz w:val="54"/>
          <w:szCs w:val="54"/>
        </w:rPr>
      </w:pPr>
      <w:r>
        <w:rPr>
          <w:rFonts w:ascii="Times New Roman" w:hAnsi="Times New Roman"/>
          <w:color w:val="191919"/>
          <w:sz w:val="72"/>
          <w:szCs w:val="72"/>
        </w:rPr>
        <w:t>S</w:t>
      </w:r>
      <w:r>
        <w:rPr>
          <w:rFonts w:ascii="Times New Roman" w:hAnsi="Times New Roman"/>
          <w:color w:val="191919"/>
          <w:sz w:val="54"/>
          <w:szCs w:val="54"/>
        </w:rPr>
        <w:t>OURCES</w:t>
      </w:r>
      <w:r>
        <w:rPr>
          <w:rFonts w:ascii="Times New Roman" w:hAnsi="Times New Roman"/>
          <w:color w:val="191919"/>
          <w:spacing w:val="45"/>
          <w:sz w:val="54"/>
          <w:szCs w:val="54"/>
        </w:rPr>
        <w:t xml:space="preserve"> </w:t>
      </w:r>
      <w:r>
        <w:rPr>
          <w:rFonts w:ascii="Times New Roman" w:hAnsi="Times New Roman"/>
          <w:color w:val="191919"/>
          <w:sz w:val="54"/>
          <w:szCs w:val="54"/>
        </w:rPr>
        <w:t>OF</w:t>
      </w:r>
      <w:r>
        <w:rPr>
          <w:rFonts w:ascii="Times New Roman" w:hAnsi="Times New Roman"/>
          <w:color w:val="191919"/>
          <w:spacing w:val="45"/>
          <w:sz w:val="54"/>
          <w:szCs w:val="54"/>
        </w:rPr>
        <w:t xml:space="preserve"> </w:t>
      </w:r>
      <w:r>
        <w:rPr>
          <w:rFonts w:ascii="Times New Roman" w:hAnsi="Times New Roman"/>
          <w:color w:val="191919"/>
          <w:sz w:val="72"/>
          <w:szCs w:val="72"/>
        </w:rPr>
        <w:t>F</w:t>
      </w:r>
      <w:r>
        <w:rPr>
          <w:rFonts w:ascii="Times New Roman" w:hAnsi="Times New Roman"/>
          <w:color w:val="191919"/>
          <w:sz w:val="54"/>
          <w:szCs w:val="54"/>
        </w:rPr>
        <w:t>INANCIAL</w:t>
      </w:r>
      <w:r>
        <w:rPr>
          <w:rFonts w:ascii="Times New Roman" w:hAnsi="Times New Roman"/>
          <w:color w:val="191919"/>
          <w:spacing w:val="-15"/>
          <w:sz w:val="54"/>
          <w:szCs w:val="54"/>
        </w:rPr>
        <w:t xml:space="preserve"> </w:t>
      </w:r>
      <w:r>
        <w:rPr>
          <w:rFonts w:ascii="Times New Roman" w:hAnsi="Times New Roman"/>
          <w:color w:val="191919"/>
          <w:sz w:val="72"/>
          <w:szCs w:val="72"/>
        </w:rPr>
        <w:t>A</w:t>
      </w:r>
      <w:r>
        <w:rPr>
          <w:rFonts w:ascii="Times New Roman" w:hAnsi="Times New Roman"/>
          <w:color w:val="191919"/>
          <w:sz w:val="54"/>
          <w:szCs w:val="54"/>
        </w:rPr>
        <w:t>ID</w:t>
      </w:r>
    </w:p>
    <w:p w:rsidR="00924DC4" w:rsidRDefault="00924DC4" w:rsidP="00924DC4">
      <w:pPr>
        <w:widowControl w:val="0"/>
        <w:autoSpaceDE w:val="0"/>
        <w:autoSpaceDN w:val="0"/>
        <w:adjustRightInd w:val="0"/>
        <w:spacing w:before="93" w:after="0" w:line="240" w:lineRule="auto"/>
        <w:ind w:left="120" w:right="8300"/>
        <w:jc w:val="both"/>
        <w:rPr>
          <w:rFonts w:ascii="Times New Roman" w:hAnsi="Times New Roman"/>
          <w:color w:val="000000"/>
          <w:sz w:val="36"/>
          <w:szCs w:val="36"/>
        </w:rPr>
      </w:pPr>
      <w:r>
        <w:rPr>
          <w:rFonts w:ascii="Times New Roman" w:hAnsi="Times New Roman"/>
          <w:color w:val="191919"/>
          <w:sz w:val="48"/>
          <w:szCs w:val="48"/>
        </w:rPr>
        <w:t>S</w:t>
      </w:r>
      <w:r>
        <w:rPr>
          <w:rFonts w:ascii="Times New Roman" w:hAnsi="Times New Roman"/>
          <w:color w:val="191919"/>
          <w:sz w:val="36"/>
          <w:szCs w:val="36"/>
        </w:rPr>
        <w:t>CHOLARSHIPS</w:t>
      </w:r>
    </w:p>
    <w:p w:rsidR="00924DC4" w:rsidRDefault="00924DC4" w:rsidP="00924DC4">
      <w:pPr>
        <w:widowControl w:val="0"/>
        <w:autoSpaceDE w:val="0"/>
        <w:autoSpaceDN w:val="0"/>
        <w:adjustRightInd w:val="0"/>
        <w:spacing w:before="78" w:after="0" w:line="240" w:lineRule="auto"/>
        <w:ind w:left="120" w:right="7870"/>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RESIDENTIA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20" w:right="989"/>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del w:id="311" w:author="tharris" w:date="2011-05-16T08:40:00Z">
        <w:r w:rsidDel="002D3FFE">
          <w:rPr>
            <w:rFonts w:ascii="Times New Roman" w:hAnsi="Times New Roman"/>
            <w:color w:val="191919"/>
            <w:spacing w:val="-2"/>
            <w:sz w:val="18"/>
            <w:szCs w:val="18"/>
          </w:rPr>
          <w:delText>competi- tiv</w:delText>
        </w:r>
        <w:r w:rsidDel="002D3FFE">
          <w:rPr>
            <w:rFonts w:ascii="Times New Roman" w:hAnsi="Times New Roman"/>
            <w:color w:val="191919"/>
            <w:sz w:val="18"/>
            <w:szCs w:val="18"/>
          </w:rPr>
          <w:delText>e</w:delText>
        </w:r>
      </w:del>
      <w:r>
        <w:rPr>
          <w:rFonts w:ascii="Times New Roman" w:hAnsi="Times New Roman"/>
          <w:color w:val="191919"/>
          <w:spacing w:val="3"/>
          <w:sz w:val="18"/>
          <w:szCs w:val="18"/>
        </w:rPr>
        <w:t xml:space="preserve"> </w:t>
      </w:r>
      <w:ins w:id="312" w:author="tharris" w:date="2011-05-16T08:40:00Z">
        <w:r w:rsidR="002D3FFE">
          <w:rPr>
            <w:rFonts w:ascii="Times New Roman" w:hAnsi="Times New Roman"/>
            <w:color w:val="191919"/>
            <w:spacing w:val="3"/>
            <w:sz w:val="18"/>
            <w:szCs w:val="18"/>
          </w:rPr>
          <w:t xml:space="preserve">competitive </w:t>
        </w:r>
      </w:ins>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ins w:id="313" w:author="tharris" w:date="2011-05-16T08:42:00Z">
        <w:r w:rsidR="002D3FFE">
          <w:rPr>
            <w:rFonts w:ascii="Times New Roman" w:hAnsi="Times New Roman"/>
            <w:color w:val="191919"/>
            <w:spacing w:val="29"/>
            <w:sz w:val="18"/>
            <w:szCs w:val="18"/>
          </w:rPr>
          <w:t>The Application deadline is April 20</w:t>
        </w:r>
        <w:r w:rsidR="007B3518" w:rsidRPr="007B3518">
          <w:rPr>
            <w:rFonts w:ascii="Times New Roman" w:hAnsi="Times New Roman"/>
            <w:color w:val="191919"/>
            <w:spacing w:val="29"/>
            <w:sz w:val="18"/>
            <w:szCs w:val="18"/>
            <w:vertAlign w:val="superscript"/>
            <w:rPrChange w:id="314" w:author="tharris" w:date="2011-05-16T08:43:00Z">
              <w:rPr>
                <w:rFonts w:ascii="Times New Roman" w:hAnsi="Times New Roman"/>
                <w:color w:val="191919"/>
                <w:spacing w:val="29"/>
                <w:sz w:val="18"/>
                <w:szCs w:val="18"/>
              </w:rPr>
            </w:rPrChange>
          </w:rPr>
          <w:t>th</w:t>
        </w:r>
        <w:r w:rsidR="002D3FFE">
          <w:rPr>
            <w:rFonts w:ascii="Times New Roman" w:hAnsi="Times New Roman"/>
            <w:color w:val="191919"/>
            <w:spacing w:val="29"/>
            <w:sz w:val="18"/>
            <w:szCs w:val="18"/>
          </w:rPr>
          <w:t xml:space="preserve"> </w:t>
        </w:r>
      </w:ins>
      <w:ins w:id="315" w:author="tharris" w:date="2011-05-16T08:43:00Z">
        <w:r w:rsidR="002D3FFE">
          <w:rPr>
            <w:rFonts w:ascii="Times New Roman" w:hAnsi="Times New Roman"/>
            <w:color w:val="191919"/>
            <w:spacing w:val="29"/>
            <w:sz w:val="18"/>
            <w:szCs w:val="18"/>
          </w:rPr>
          <w:t xml:space="preserve">of each year. </w:t>
        </w:r>
      </w:ins>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the </w:t>
      </w:r>
      <w:ins w:id="316" w:author="tharris" w:date="2011-05-16T08:43:00Z">
        <w:r w:rsidR="002D3FFE">
          <w:rPr>
            <w:rFonts w:ascii="Times New Roman" w:hAnsi="Times New Roman"/>
            <w:color w:val="191919"/>
            <w:spacing w:val="-2"/>
            <w:sz w:val="18"/>
            <w:szCs w:val="18"/>
          </w:rPr>
          <w:t xml:space="preserve">Velma Fudge Grant Honors </w:t>
        </w:r>
        <w:proofErr w:type="spellStart"/>
        <w:r w:rsidR="002D3FFE">
          <w:rPr>
            <w:rFonts w:ascii="Times New Roman" w:hAnsi="Times New Roman"/>
            <w:color w:val="191919"/>
            <w:spacing w:val="-2"/>
            <w:sz w:val="18"/>
            <w:szCs w:val="18"/>
          </w:rPr>
          <w:t>Progrm</w:t>
        </w:r>
        <w:proofErr w:type="spellEnd"/>
        <w:r w:rsidR="002D3FFE">
          <w:rPr>
            <w:rFonts w:ascii="Times New Roman" w:hAnsi="Times New Roman"/>
            <w:color w:val="191919"/>
            <w:spacing w:val="-2"/>
            <w:sz w:val="18"/>
            <w:szCs w:val="18"/>
          </w:rPr>
          <w:t xml:space="preserve">, </w:t>
        </w:r>
      </w:ins>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hyperlink r:id="rId9"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5320"/>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w:t>
      </w:r>
      <w:r>
        <w:rPr>
          <w:rFonts w:ascii="Times New Roman" w:hAnsi="Times New Roman"/>
          <w:b/>
          <w:bCs/>
          <w:color w:val="191919"/>
          <w:sz w:val="18"/>
          <w:szCs w:val="18"/>
        </w:rPr>
        <w:t>E</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OUND</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20" w:right="99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del w:id="317" w:author="tharris" w:date="2011-05-16T08:44:00Z">
        <w:r w:rsidDel="00F115A7">
          <w:rPr>
            <w:rFonts w:ascii="Times New Roman" w:hAnsi="Times New Roman"/>
            <w:color w:val="191919"/>
            <w:spacing w:val="-2"/>
            <w:sz w:val="18"/>
            <w:szCs w:val="18"/>
          </w:rPr>
          <w:delText>21</w:delText>
        </w:r>
      </w:del>
    </w:p>
    <w:p w:rsidR="00924DC4" w:rsidDel="00F115A7" w:rsidRDefault="00F115A7" w:rsidP="00924DC4">
      <w:pPr>
        <w:widowControl w:val="0"/>
        <w:autoSpaceDE w:val="0"/>
        <w:autoSpaceDN w:val="0"/>
        <w:adjustRightInd w:val="0"/>
        <w:spacing w:after="0" w:line="240" w:lineRule="auto"/>
        <w:ind w:left="120" w:right="991"/>
        <w:jc w:val="both"/>
        <w:rPr>
          <w:del w:id="318" w:author="tharris" w:date="2011-05-16T08:45:00Z"/>
          <w:rFonts w:ascii="Times New Roman" w:hAnsi="Times New Roman"/>
          <w:color w:val="000000"/>
          <w:sz w:val="18"/>
          <w:szCs w:val="18"/>
        </w:rPr>
      </w:pPr>
      <w:proofErr w:type="gramStart"/>
      <w:ins w:id="319" w:author="tharris" w:date="2011-05-16T08:44:00Z">
        <w:r>
          <w:rPr>
            <w:rFonts w:ascii="Times New Roman" w:hAnsi="Times New Roman"/>
            <w:color w:val="191919"/>
            <w:spacing w:val="-2"/>
            <w:sz w:val="18"/>
            <w:szCs w:val="18"/>
          </w:rPr>
          <w:t xml:space="preserve">22 Composite </w:t>
        </w:r>
      </w:ins>
      <w:r w:rsidR="00924DC4">
        <w:rPr>
          <w:rFonts w:ascii="Times New Roman" w:hAnsi="Times New Roman"/>
          <w:color w:val="191919"/>
          <w:spacing w:val="-2"/>
          <w:sz w:val="18"/>
          <w:szCs w:val="18"/>
        </w:rPr>
        <w:t>AC</w:t>
      </w:r>
      <w:r w:rsidR="00924DC4">
        <w:rPr>
          <w:rFonts w:ascii="Times New Roman" w:hAnsi="Times New Roman"/>
          <w:color w:val="191919"/>
          <w:sz w:val="18"/>
          <w:szCs w:val="18"/>
        </w:rPr>
        <w:t>T</w:t>
      </w:r>
      <w:r w:rsidR="00924DC4">
        <w:rPr>
          <w:rFonts w:ascii="Times New Roman" w:hAnsi="Times New Roman"/>
          <w:color w:val="191919"/>
          <w:spacing w:val="-9"/>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6"/>
          <w:sz w:val="18"/>
          <w:szCs w:val="18"/>
        </w:rPr>
        <w:t xml:space="preserve"> </w:t>
      </w:r>
      <w:r w:rsidR="00924DC4">
        <w:rPr>
          <w:rFonts w:ascii="Times New Roman" w:hAnsi="Times New Roman"/>
          <w:color w:val="191919"/>
          <w:sz w:val="18"/>
          <w:szCs w:val="18"/>
        </w:rPr>
        <w:t>a</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3.</w:t>
      </w:r>
      <w:ins w:id="320" w:author="tharris" w:date="2011-05-16T08:44:00Z">
        <w:r>
          <w:rPr>
            <w:rFonts w:ascii="Times New Roman" w:hAnsi="Times New Roman"/>
            <w:color w:val="191919"/>
            <w:sz w:val="18"/>
            <w:szCs w:val="18"/>
          </w:rPr>
          <w:t>5</w:t>
        </w:r>
      </w:ins>
      <w:del w:id="321" w:author="tharris" w:date="2011-05-16T08:44:00Z">
        <w:r w:rsidR="00924DC4" w:rsidDel="00F115A7">
          <w:rPr>
            <w:rFonts w:ascii="Times New Roman" w:hAnsi="Times New Roman"/>
            <w:color w:val="191919"/>
            <w:sz w:val="18"/>
            <w:szCs w:val="18"/>
          </w:rPr>
          <w:delText>0</w:delText>
        </w:r>
      </w:del>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grad</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poin</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average</w:t>
      </w:r>
      <w:r w:rsidR="00924DC4">
        <w:rPr>
          <w:rFonts w:ascii="Times New Roman" w:hAnsi="Times New Roman"/>
          <w:color w:val="191919"/>
          <w:sz w:val="18"/>
          <w:szCs w:val="18"/>
        </w:rPr>
        <w:t>.</w:t>
      </w:r>
      <w:proofErr w:type="gramEnd"/>
      <w:r w:rsidR="00924DC4">
        <w:rPr>
          <w:rFonts w:ascii="Times New Roman" w:hAnsi="Times New Roman"/>
          <w:color w:val="191919"/>
          <w:spacing w:val="-9"/>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studen</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wh</w:t>
      </w:r>
      <w:r w:rsidR="00924DC4">
        <w:rPr>
          <w:rFonts w:ascii="Times New Roman" w:hAnsi="Times New Roman"/>
          <w:color w:val="191919"/>
          <w:sz w:val="18"/>
          <w:szCs w:val="18"/>
        </w:rPr>
        <w:t>o</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wishe</w:t>
      </w:r>
      <w:r w:rsidR="00924DC4">
        <w:rPr>
          <w:rFonts w:ascii="Times New Roman" w:hAnsi="Times New Roman"/>
          <w:color w:val="191919"/>
          <w:sz w:val="18"/>
          <w:szCs w:val="18"/>
        </w:rPr>
        <w:t>s</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w:t>
      </w:r>
      <w:r w:rsidR="00924DC4">
        <w:rPr>
          <w:rFonts w:ascii="Times New Roman" w:hAnsi="Times New Roman"/>
          <w:color w:val="191919"/>
          <w:sz w:val="18"/>
          <w:szCs w:val="18"/>
        </w:rPr>
        <w:t>o</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appl</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fo</w:t>
      </w:r>
      <w:r w:rsidR="00924DC4">
        <w:rPr>
          <w:rFonts w:ascii="Times New Roman" w:hAnsi="Times New Roman"/>
          <w:color w:val="191919"/>
          <w:sz w:val="18"/>
          <w:szCs w:val="18"/>
        </w:rPr>
        <w:t>r</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16"/>
          <w:sz w:val="18"/>
          <w:szCs w:val="18"/>
        </w:rPr>
        <w:t xml:space="preserve"> </w:t>
      </w:r>
      <w:r w:rsidR="00924DC4">
        <w:rPr>
          <w:rFonts w:ascii="Times New Roman" w:hAnsi="Times New Roman"/>
          <w:color w:val="191919"/>
          <w:spacing w:val="-2"/>
          <w:sz w:val="18"/>
          <w:szCs w:val="18"/>
        </w:rPr>
        <w:t>Alban</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Stat</w:t>
      </w:r>
      <w:r w:rsidR="00924DC4">
        <w:rPr>
          <w:rFonts w:ascii="Times New Roman" w:hAnsi="Times New Roman"/>
          <w:color w:val="191919"/>
          <w:sz w:val="18"/>
          <w:szCs w:val="18"/>
        </w:rPr>
        <w:t>e</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Universit</w:t>
      </w:r>
      <w:r w:rsidR="00924DC4">
        <w:rPr>
          <w:rFonts w:ascii="Times New Roman" w:hAnsi="Times New Roman"/>
          <w:color w:val="191919"/>
          <w:sz w:val="18"/>
          <w:szCs w:val="18"/>
        </w:rPr>
        <w:t>y</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Foundatio</w:t>
      </w:r>
      <w:r w:rsidR="00924DC4">
        <w:rPr>
          <w:rFonts w:ascii="Times New Roman" w:hAnsi="Times New Roman"/>
          <w:color w:val="191919"/>
          <w:sz w:val="18"/>
          <w:szCs w:val="18"/>
        </w:rPr>
        <w:t>n</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Scholarshi</w:t>
      </w:r>
      <w:r w:rsidR="00924DC4">
        <w:rPr>
          <w:rFonts w:ascii="Times New Roman" w:hAnsi="Times New Roman"/>
          <w:color w:val="191919"/>
          <w:sz w:val="18"/>
          <w:szCs w:val="18"/>
        </w:rPr>
        <w:t>p</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shoul</w:t>
      </w:r>
      <w:r w:rsidR="00924DC4">
        <w:rPr>
          <w:rFonts w:ascii="Times New Roman" w:hAnsi="Times New Roman"/>
          <w:color w:val="191919"/>
          <w:sz w:val="18"/>
          <w:szCs w:val="18"/>
        </w:rPr>
        <w:t>d</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contac</w:t>
      </w:r>
      <w:r w:rsidR="00924DC4">
        <w:rPr>
          <w:rFonts w:ascii="Times New Roman" w:hAnsi="Times New Roman"/>
          <w:color w:val="191919"/>
          <w:sz w:val="18"/>
          <w:szCs w:val="18"/>
        </w:rPr>
        <w:t>t</w:t>
      </w:r>
      <w:r w:rsidR="00924DC4">
        <w:rPr>
          <w:rFonts w:ascii="Times New Roman" w:hAnsi="Times New Roman"/>
          <w:color w:val="191919"/>
          <w:spacing w:val="-6"/>
          <w:sz w:val="18"/>
          <w:szCs w:val="18"/>
        </w:rPr>
        <w:t xml:space="preserve"> </w:t>
      </w:r>
      <w:r w:rsidR="00924DC4">
        <w:rPr>
          <w:rFonts w:ascii="Times New Roman" w:hAnsi="Times New Roman"/>
          <w:color w:val="191919"/>
          <w:spacing w:val="-2"/>
          <w:sz w:val="18"/>
          <w:szCs w:val="18"/>
        </w:rPr>
        <w:t>the</w:t>
      </w:r>
      <w:ins w:id="322" w:author="tharris" w:date="2011-05-16T08:45:00Z">
        <w:r>
          <w:rPr>
            <w:rFonts w:ascii="Times New Roman" w:hAnsi="Times New Roman"/>
            <w:color w:val="191919"/>
            <w:spacing w:val="-2"/>
            <w:sz w:val="18"/>
            <w:szCs w:val="18"/>
          </w:rPr>
          <w:t xml:space="preserve"> Velma Fudge Grant Honors Program, Office of the President or the Office of Financial Aid</w:t>
        </w:r>
      </w:ins>
    </w:p>
    <w:p w:rsidR="00000000" w:rsidRDefault="00924DC4">
      <w:pPr>
        <w:widowControl w:val="0"/>
        <w:autoSpaceDE w:val="0"/>
        <w:autoSpaceDN w:val="0"/>
        <w:adjustRightInd w:val="0"/>
        <w:spacing w:after="0" w:line="240" w:lineRule="auto"/>
        <w:ind w:left="120" w:right="991"/>
        <w:jc w:val="both"/>
        <w:rPr>
          <w:rFonts w:ascii="Times New Roman" w:hAnsi="Times New Roman"/>
          <w:color w:val="000000"/>
          <w:sz w:val="18"/>
          <w:szCs w:val="18"/>
        </w:rPr>
        <w:pPrChange w:id="323" w:author="tharris" w:date="2011-05-16T08:45:00Z">
          <w:pPr>
            <w:widowControl w:val="0"/>
            <w:autoSpaceDE w:val="0"/>
            <w:autoSpaceDN w:val="0"/>
            <w:adjustRightInd w:val="0"/>
            <w:spacing w:before="9" w:after="0" w:line="240" w:lineRule="auto"/>
            <w:ind w:left="120" w:right="3275"/>
            <w:jc w:val="both"/>
          </w:pPr>
        </w:pPrChange>
      </w:pPr>
      <w:del w:id="324" w:author="tharris" w:date="2011-05-16T08:45:00Z">
        <w:r w:rsidDel="00F115A7">
          <w:rPr>
            <w:rFonts w:ascii="Times New Roman" w:hAnsi="Times New Roman"/>
            <w:color w:val="191919"/>
            <w:spacing w:val="-2"/>
            <w:sz w:val="18"/>
            <w:szCs w:val="18"/>
          </w:rPr>
          <w:delText>O</w:delText>
        </w:r>
        <w:r w:rsidDel="00F115A7">
          <w:rPr>
            <w:rFonts w:ascii="Times New Roman" w:hAnsi="Times New Roman"/>
            <w:color w:val="191919"/>
            <w:spacing w:val="-5"/>
            <w:sz w:val="18"/>
            <w:szCs w:val="18"/>
          </w:rPr>
          <w:delText>f</w:delText>
        </w:r>
        <w:r w:rsidDel="00F115A7">
          <w:rPr>
            <w:rFonts w:ascii="Times New Roman" w:hAnsi="Times New Roman"/>
            <w:color w:val="191919"/>
            <w:spacing w:val="-2"/>
            <w:sz w:val="18"/>
            <w:szCs w:val="18"/>
          </w:rPr>
          <w:delText>fic</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Financia</w:delText>
        </w:r>
        <w:r w:rsidDel="00F115A7">
          <w:rPr>
            <w:rFonts w:ascii="Times New Roman" w:hAnsi="Times New Roman"/>
            <w:color w:val="191919"/>
            <w:sz w:val="18"/>
            <w:szCs w:val="18"/>
          </w:rPr>
          <w:delText>l</w:delText>
        </w:r>
        <w:r w:rsidDel="00F115A7">
          <w:rPr>
            <w:rFonts w:ascii="Times New Roman" w:hAnsi="Times New Roman"/>
            <w:color w:val="191919"/>
            <w:spacing w:val="-13"/>
            <w:sz w:val="18"/>
            <w:szCs w:val="18"/>
          </w:rPr>
          <w:delText xml:space="preserve"> </w:delText>
        </w:r>
        <w:r w:rsidDel="00F115A7">
          <w:rPr>
            <w:rFonts w:ascii="Times New Roman" w:hAnsi="Times New Roman"/>
            <w:color w:val="191919"/>
            <w:spacing w:val="-2"/>
            <w:sz w:val="18"/>
            <w:szCs w:val="18"/>
          </w:rPr>
          <w:delText>Aid</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sidR="007B3518" w:rsidRPr="007B3518">
        <w:fldChar w:fldCharType="begin"/>
      </w:r>
      <w:r w:rsidR="00F115A7">
        <w:instrText xml:space="preserve"> HYPERLINK "http://www.asurams.edu" </w:instrText>
      </w:r>
      <w:r w:rsidR="007B3518" w:rsidRPr="007B3518">
        <w:fldChar w:fldCharType="separate"/>
      </w:r>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r w:rsidR="007B3518">
        <w:rPr>
          <w:rFonts w:ascii="Times New Roman" w:hAnsi="Times New Roman"/>
          <w:color w:val="191919"/>
          <w:spacing w:val="-2"/>
          <w:sz w:val="18"/>
          <w:szCs w:val="18"/>
        </w:rPr>
        <w:fldChar w:fldCharType="end"/>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924DC4" w:rsidRDefault="00924DC4" w:rsidP="00924DC4">
      <w:pPr>
        <w:widowControl w:val="0"/>
        <w:autoSpaceDE w:val="0"/>
        <w:autoSpaceDN w:val="0"/>
        <w:adjustRightInd w:val="0"/>
        <w:spacing w:before="15"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6762"/>
        <w:jc w:val="both"/>
        <w:rPr>
          <w:rFonts w:ascii="Times New Roman" w:hAnsi="Times New Roman"/>
          <w:color w:val="000000"/>
          <w:sz w:val="18"/>
          <w:szCs w:val="18"/>
        </w:rPr>
      </w:pPr>
      <w:r>
        <w:rPr>
          <w:rFonts w:ascii="Times New Roman" w:hAnsi="Times New Roman"/>
          <w:b/>
          <w:bCs/>
          <w:color w:val="191919"/>
          <w:spacing w:val="-2"/>
          <w:sz w:val="24"/>
          <w:szCs w:val="24"/>
        </w:rPr>
        <w:t>J</w:t>
      </w:r>
      <w:r>
        <w:rPr>
          <w:rFonts w:ascii="Times New Roman" w:hAnsi="Times New Roman"/>
          <w:b/>
          <w:bCs/>
          <w:color w:val="191919"/>
          <w:spacing w:val="-2"/>
          <w:sz w:val="18"/>
          <w:szCs w:val="18"/>
        </w:rPr>
        <w:t>AME</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O</w:t>
      </w:r>
      <w:r>
        <w:rPr>
          <w:rFonts w:ascii="Times New Roman" w:hAnsi="Times New Roman"/>
          <w:b/>
          <w:bCs/>
          <w:color w:val="191919"/>
          <w:spacing w:val="-9"/>
          <w:sz w:val="18"/>
          <w:szCs w:val="18"/>
        </w:rPr>
        <w:t>R</w:t>
      </w:r>
      <w:r>
        <w:rPr>
          <w:rFonts w:ascii="Times New Roman" w:hAnsi="Times New Roman"/>
          <w:b/>
          <w:bCs/>
          <w:color w:val="191919"/>
          <w:spacing w:val="-2"/>
          <w:sz w:val="18"/>
          <w:szCs w:val="18"/>
        </w:rPr>
        <w:t>TE</w:t>
      </w:r>
      <w:r>
        <w:rPr>
          <w:rFonts w:ascii="Times New Roman" w:hAnsi="Times New Roman"/>
          <w:b/>
          <w:bCs/>
          <w:color w:val="191919"/>
          <w:sz w:val="18"/>
          <w:szCs w:val="18"/>
        </w:rPr>
        <w:t>R</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CADEMI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20" w:right="991"/>
        <w:jc w:val="both"/>
        <w:rPr>
          <w:ins w:id="325" w:author="tharris" w:date="2011-05-16T08:52:00Z"/>
          <w:rFonts w:ascii="Times New Roman" w:hAnsi="Times New Roman"/>
          <w:color w:val="191919"/>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it</w:t>
      </w:r>
      <w:r>
        <w:rPr>
          <w:rFonts w:ascii="Times New Roman" w:hAnsi="Times New Roman"/>
          <w:color w:val="191919"/>
          <w:sz w:val="18"/>
          <w:szCs w:val="18"/>
        </w:rPr>
        <w:t>y</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del w:id="326" w:author="tharris" w:date="2011-05-16T08:45:00Z">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scholarshi</w:delText>
        </w:r>
        <w:r w:rsidDel="00F115A7">
          <w:rPr>
            <w:rFonts w:ascii="Times New Roman" w:hAnsi="Times New Roman"/>
            <w:color w:val="191919"/>
            <w:sz w:val="18"/>
            <w:szCs w:val="18"/>
          </w:rPr>
          <w:delText>p</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currentl</w:delText>
        </w:r>
        <w:r w:rsidDel="00F115A7">
          <w:rPr>
            <w:rFonts w:ascii="Times New Roman" w:hAnsi="Times New Roman"/>
            <w:color w:val="191919"/>
            <w:sz w:val="18"/>
            <w:szCs w:val="18"/>
          </w:rPr>
          <w:delText>y</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pay</w:delText>
        </w:r>
        <w:r w:rsidDel="00F115A7">
          <w:rPr>
            <w:rFonts w:ascii="Times New Roman" w:hAnsi="Times New Roman"/>
            <w:color w:val="191919"/>
            <w:sz w:val="18"/>
            <w:szCs w:val="18"/>
          </w:rPr>
          <w:delText>s</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$3,00</w:delText>
        </w:r>
        <w:r w:rsidDel="00F115A7">
          <w:rPr>
            <w:rFonts w:ascii="Times New Roman" w:hAnsi="Times New Roman"/>
            <w:color w:val="191919"/>
            <w:sz w:val="18"/>
            <w:szCs w:val="18"/>
          </w:rPr>
          <w:delText>0</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pe</w:delText>
        </w:r>
        <w:r w:rsidDel="00F115A7">
          <w:rPr>
            <w:rFonts w:ascii="Times New Roman" w:hAnsi="Times New Roman"/>
            <w:color w:val="191919"/>
            <w:sz w:val="18"/>
            <w:szCs w:val="18"/>
          </w:rPr>
          <w:delText>r</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academi</w:delText>
        </w:r>
        <w:r w:rsidDel="00F115A7">
          <w:rPr>
            <w:rFonts w:ascii="Times New Roman" w:hAnsi="Times New Roman"/>
            <w:color w:val="191919"/>
            <w:sz w:val="18"/>
            <w:szCs w:val="18"/>
          </w:rPr>
          <w:delText>c</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yea</w:delText>
        </w:r>
        <w:r w:rsidDel="00F115A7">
          <w:rPr>
            <w:rFonts w:ascii="Times New Roman" w:hAnsi="Times New Roman"/>
            <w:color w:val="191919"/>
            <w:spacing w:val="-12"/>
            <w:sz w:val="18"/>
            <w:szCs w:val="18"/>
          </w:rPr>
          <w:delText>r</w:delText>
        </w:r>
        <w:r w:rsidDel="00F115A7">
          <w:rPr>
            <w:rFonts w:ascii="Times New Roman" w:hAnsi="Times New Roman"/>
            <w:color w:val="191919"/>
            <w:sz w:val="18"/>
            <w:szCs w:val="18"/>
          </w:rPr>
          <w:delText>.</w:delText>
        </w:r>
      </w:del>
    </w:p>
    <w:p w:rsidR="00F115A7" w:rsidRPr="00F115A7" w:rsidRDefault="007B3518" w:rsidP="00F115A7">
      <w:pPr>
        <w:jc w:val="both"/>
        <w:rPr>
          <w:ins w:id="327" w:author="tharris" w:date="2011-05-16T08:52:00Z"/>
          <w:rStyle w:val="BookTitle"/>
          <w:rFonts w:ascii="Times New Roman" w:hAnsi="Times New Roman"/>
          <w:sz w:val="18"/>
          <w:szCs w:val="18"/>
          <w:rPrChange w:id="328" w:author="tharris" w:date="2011-05-16T08:53:00Z">
            <w:rPr>
              <w:ins w:id="329" w:author="tharris" w:date="2011-05-16T08:52:00Z"/>
              <w:rStyle w:val="BookTitle"/>
            </w:rPr>
          </w:rPrChange>
        </w:rPr>
      </w:pPr>
      <w:ins w:id="330" w:author="tharris" w:date="2011-05-16T08:52:00Z">
        <w:r w:rsidRPr="007B3518">
          <w:rPr>
            <w:rStyle w:val="BookTitle"/>
            <w:rFonts w:ascii="Times New Roman" w:hAnsi="Times New Roman"/>
            <w:sz w:val="18"/>
            <w:szCs w:val="18"/>
            <w:rPrChange w:id="331" w:author="tharris" w:date="2011-05-16T08:53:00Z">
              <w:rPr>
                <w:rStyle w:val="BookTitle"/>
              </w:rPr>
            </w:rPrChange>
          </w:rPr>
          <w:t>Award Criteria</w:t>
        </w:r>
      </w:ins>
    </w:p>
    <w:p w:rsidR="00F115A7" w:rsidRPr="00F115A7" w:rsidRDefault="007B3518" w:rsidP="00F115A7">
      <w:pPr>
        <w:jc w:val="both"/>
        <w:rPr>
          <w:ins w:id="332" w:author="tharris" w:date="2011-05-16T08:52:00Z"/>
          <w:rStyle w:val="BookTitle"/>
          <w:rFonts w:ascii="Times New Roman" w:hAnsi="Times New Roman"/>
          <w:b w:val="0"/>
          <w:smallCaps w:val="0"/>
          <w:sz w:val="18"/>
          <w:szCs w:val="18"/>
          <w:rPrChange w:id="333" w:author="tharris" w:date="2011-05-16T08:53:00Z">
            <w:rPr>
              <w:ins w:id="334" w:author="tharris" w:date="2011-05-16T08:52:00Z"/>
              <w:rStyle w:val="BookTitle"/>
              <w:b w:val="0"/>
              <w:smallCaps w:val="0"/>
            </w:rPr>
          </w:rPrChange>
        </w:rPr>
      </w:pPr>
      <w:ins w:id="335" w:author="tharris" w:date="2011-05-16T08:52:00Z">
        <w:r w:rsidRPr="007B3518">
          <w:rPr>
            <w:rStyle w:val="BookTitle"/>
            <w:rFonts w:ascii="Times New Roman" w:hAnsi="Times New Roman"/>
            <w:sz w:val="18"/>
            <w:szCs w:val="18"/>
            <w:rPrChange w:id="336" w:author="tharris" w:date="2011-05-16T08:53:00Z">
              <w:rPr>
                <w:rStyle w:val="BookTitle"/>
              </w:rPr>
            </w:rPrChange>
          </w:rPr>
          <w:t>Minimum eligibility requirements to receive the James H. Porter Academic Scholarship include:</w:t>
        </w:r>
      </w:ins>
    </w:p>
    <w:p w:rsidR="00F115A7" w:rsidRPr="00F115A7" w:rsidRDefault="007B3518" w:rsidP="00F115A7">
      <w:pPr>
        <w:pStyle w:val="ListParagraph"/>
        <w:numPr>
          <w:ilvl w:val="0"/>
          <w:numId w:val="16"/>
        </w:numPr>
        <w:jc w:val="both"/>
        <w:rPr>
          <w:ins w:id="337" w:author="tharris" w:date="2011-05-16T08:52:00Z"/>
          <w:rStyle w:val="BookTitle"/>
          <w:rFonts w:ascii="Times New Roman" w:hAnsi="Times New Roman"/>
          <w:b w:val="0"/>
          <w:smallCaps w:val="0"/>
          <w:sz w:val="18"/>
          <w:szCs w:val="18"/>
          <w:rPrChange w:id="338" w:author="tharris" w:date="2011-05-16T08:53:00Z">
            <w:rPr>
              <w:ins w:id="339" w:author="tharris" w:date="2011-05-16T08:52:00Z"/>
              <w:rStyle w:val="BookTitle"/>
              <w:b w:val="0"/>
              <w:smallCaps w:val="0"/>
            </w:rPr>
          </w:rPrChange>
        </w:rPr>
      </w:pPr>
      <w:ins w:id="340" w:author="tharris" w:date="2011-05-16T08:52:00Z">
        <w:r w:rsidRPr="007B3518">
          <w:rPr>
            <w:rStyle w:val="BookTitle"/>
            <w:rFonts w:ascii="Times New Roman" w:hAnsi="Times New Roman"/>
            <w:sz w:val="18"/>
            <w:szCs w:val="18"/>
            <w:rPrChange w:id="341" w:author="tharris" w:date="2011-05-16T08:53:00Z">
              <w:rPr>
                <w:rStyle w:val="BookTitle"/>
              </w:rPr>
            </w:rPrChange>
          </w:rPr>
          <w:t>Must be a Georgia Resident</w:t>
        </w:r>
      </w:ins>
    </w:p>
    <w:p w:rsidR="00F115A7" w:rsidRPr="00F115A7" w:rsidRDefault="007B3518" w:rsidP="00F115A7">
      <w:pPr>
        <w:pStyle w:val="ListParagraph"/>
        <w:numPr>
          <w:ilvl w:val="0"/>
          <w:numId w:val="16"/>
        </w:numPr>
        <w:jc w:val="both"/>
        <w:rPr>
          <w:ins w:id="342" w:author="tharris" w:date="2011-05-16T08:52:00Z"/>
          <w:rStyle w:val="BookTitle"/>
          <w:rFonts w:ascii="Times New Roman" w:hAnsi="Times New Roman"/>
          <w:b w:val="0"/>
          <w:smallCaps w:val="0"/>
          <w:sz w:val="18"/>
          <w:szCs w:val="18"/>
          <w:rPrChange w:id="343" w:author="tharris" w:date="2011-05-16T08:53:00Z">
            <w:rPr>
              <w:ins w:id="344" w:author="tharris" w:date="2011-05-16T08:52:00Z"/>
              <w:rStyle w:val="BookTitle"/>
              <w:b w:val="0"/>
              <w:smallCaps w:val="0"/>
            </w:rPr>
          </w:rPrChange>
        </w:rPr>
      </w:pPr>
      <w:ins w:id="345" w:author="tharris" w:date="2011-05-16T08:52:00Z">
        <w:r w:rsidRPr="007B3518">
          <w:rPr>
            <w:rStyle w:val="BookTitle"/>
            <w:rFonts w:ascii="Times New Roman" w:hAnsi="Times New Roman"/>
            <w:sz w:val="18"/>
            <w:szCs w:val="18"/>
            <w:rPrChange w:id="346" w:author="tharris" w:date="2011-05-16T08:53:00Z">
              <w:rPr>
                <w:rStyle w:val="BookTitle"/>
              </w:rPr>
            </w:rPrChange>
          </w:rPr>
          <w:t>Must be a full-time students (graduate or undergraduate)</w:t>
        </w:r>
      </w:ins>
    </w:p>
    <w:p w:rsidR="00F115A7" w:rsidRPr="00F115A7" w:rsidRDefault="007B3518" w:rsidP="00F115A7">
      <w:pPr>
        <w:pStyle w:val="ListParagraph"/>
        <w:numPr>
          <w:ilvl w:val="0"/>
          <w:numId w:val="16"/>
        </w:numPr>
        <w:jc w:val="both"/>
        <w:rPr>
          <w:ins w:id="347" w:author="tharris" w:date="2011-05-16T08:52:00Z"/>
          <w:rStyle w:val="BookTitle"/>
          <w:rFonts w:ascii="Times New Roman" w:hAnsi="Times New Roman"/>
          <w:b w:val="0"/>
          <w:smallCaps w:val="0"/>
          <w:sz w:val="18"/>
          <w:szCs w:val="18"/>
          <w:rPrChange w:id="348" w:author="tharris" w:date="2011-05-16T08:53:00Z">
            <w:rPr>
              <w:ins w:id="349" w:author="tharris" w:date="2011-05-16T08:52:00Z"/>
              <w:rStyle w:val="BookTitle"/>
              <w:b w:val="0"/>
              <w:smallCaps w:val="0"/>
            </w:rPr>
          </w:rPrChange>
        </w:rPr>
      </w:pPr>
      <w:ins w:id="350" w:author="tharris" w:date="2011-05-16T08:52:00Z">
        <w:r w:rsidRPr="007B3518">
          <w:rPr>
            <w:rStyle w:val="BookTitle"/>
            <w:rFonts w:ascii="Times New Roman" w:hAnsi="Times New Roman"/>
            <w:sz w:val="18"/>
            <w:szCs w:val="18"/>
            <w:rPrChange w:id="351" w:author="tharris" w:date="2011-05-16T08:53:00Z">
              <w:rPr>
                <w:rStyle w:val="BookTitle"/>
              </w:rPr>
            </w:rPrChange>
          </w:rPr>
          <w:t>Undergraduate students</w:t>
        </w:r>
      </w:ins>
    </w:p>
    <w:p w:rsidR="00F115A7" w:rsidRPr="00F115A7" w:rsidRDefault="007B3518" w:rsidP="00F115A7">
      <w:pPr>
        <w:pStyle w:val="ListParagraph"/>
        <w:numPr>
          <w:ilvl w:val="1"/>
          <w:numId w:val="16"/>
        </w:numPr>
        <w:jc w:val="both"/>
        <w:rPr>
          <w:ins w:id="352" w:author="tharris" w:date="2011-05-16T08:52:00Z"/>
          <w:rStyle w:val="BookTitle"/>
          <w:rFonts w:ascii="Times New Roman" w:hAnsi="Times New Roman"/>
          <w:b w:val="0"/>
          <w:smallCaps w:val="0"/>
          <w:sz w:val="18"/>
          <w:szCs w:val="18"/>
          <w:rPrChange w:id="353" w:author="tharris" w:date="2011-05-16T08:53:00Z">
            <w:rPr>
              <w:ins w:id="354" w:author="tharris" w:date="2011-05-16T08:52:00Z"/>
              <w:rStyle w:val="BookTitle"/>
              <w:b w:val="0"/>
              <w:smallCaps w:val="0"/>
            </w:rPr>
          </w:rPrChange>
        </w:rPr>
      </w:pPr>
      <w:ins w:id="355" w:author="tharris" w:date="2011-05-16T08:52:00Z">
        <w:r w:rsidRPr="007B3518">
          <w:rPr>
            <w:rStyle w:val="BookTitle"/>
            <w:rFonts w:ascii="Times New Roman" w:hAnsi="Times New Roman"/>
            <w:sz w:val="18"/>
            <w:szCs w:val="18"/>
            <w:rPrChange w:id="356" w:author="tharris" w:date="2011-05-16T08:53:00Z">
              <w:rPr>
                <w:rStyle w:val="BookTitle"/>
              </w:rPr>
            </w:rPrChange>
          </w:rPr>
          <w:t>Students with no previous college credit (freshman) must have an SAT (critical reading and mathematics) 1000 or higher and a high school GPA in academic subjects of 3.0 or better</w:t>
        </w:r>
      </w:ins>
    </w:p>
    <w:p w:rsidR="00F115A7" w:rsidRPr="00F115A7" w:rsidRDefault="007B3518" w:rsidP="00F115A7">
      <w:pPr>
        <w:pStyle w:val="ListParagraph"/>
        <w:numPr>
          <w:ilvl w:val="1"/>
          <w:numId w:val="16"/>
        </w:numPr>
        <w:jc w:val="both"/>
        <w:rPr>
          <w:ins w:id="357" w:author="tharris" w:date="2011-05-16T08:52:00Z"/>
          <w:rStyle w:val="BookTitle"/>
          <w:rFonts w:ascii="Times New Roman" w:hAnsi="Times New Roman"/>
          <w:b w:val="0"/>
          <w:smallCaps w:val="0"/>
          <w:sz w:val="18"/>
          <w:szCs w:val="18"/>
          <w:rPrChange w:id="358" w:author="tharris" w:date="2011-05-16T08:53:00Z">
            <w:rPr>
              <w:ins w:id="359" w:author="tharris" w:date="2011-05-16T08:52:00Z"/>
              <w:rStyle w:val="BookTitle"/>
              <w:b w:val="0"/>
              <w:smallCaps w:val="0"/>
            </w:rPr>
          </w:rPrChange>
        </w:rPr>
      </w:pPr>
      <w:ins w:id="360" w:author="tharris" w:date="2011-05-16T08:52:00Z">
        <w:r w:rsidRPr="007B3518">
          <w:rPr>
            <w:rStyle w:val="BookTitle"/>
            <w:rFonts w:ascii="Times New Roman" w:hAnsi="Times New Roman"/>
            <w:sz w:val="18"/>
            <w:szCs w:val="18"/>
            <w:rPrChange w:id="361" w:author="tharris" w:date="2011-05-16T08:53:00Z">
              <w:rPr>
                <w:rStyle w:val="BookTitle"/>
              </w:rPr>
            </w:rPrChange>
          </w:rPr>
          <w:t>Students with prior college experience must have a college GPA of 3.3 or better</w:t>
        </w:r>
      </w:ins>
    </w:p>
    <w:p w:rsidR="00F115A7" w:rsidRPr="00F115A7" w:rsidRDefault="007B3518" w:rsidP="00F115A7">
      <w:pPr>
        <w:pStyle w:val="ListParagraph"/>
        <w:numPr>
          <w:ilvl w:val="0"/>
          <w:numId w:val="16"/>
        </w:numPr>
        <w:jc w:val="both"/>
        <w:rPr>
          <w:ins w:id="362" w:author="tharris" w:date="2011-05-16T08:52:00Z"/>
          <w:rStyle w:val="BookTitle"/>
          <w:rFonts w:ascii="Times New Roman" w:hAnsi="Times New Roman"/>
          <w:b w:val="0"/>
          <w:smallCaps w:val="0"/>
          <w:sz w:val="18"/>
          <w:szCs w:val="18"/>
          <w:rPrChange w:id="363" w:author="tharris" w:date="2011-05-16T08:53:00Z">
            <w:rPr>
              <w:ins w:id="364" w:author="tharris" w:date="2011-05-16T08:52:00Z"/>
              <w:rStyle w:val="BookTitle"/>
              <w:b w:val="0"/>
              <w:smallCaps w:val="0"/>
            </w:rPr>
          </w:rPrChange>
        </w:rPr>
      </w:pPr>
      <w:ins w:id="365" w:author="tharris" w:date="2011-05-16T08:52:00Z">
        <w:r w:rsidRPr="007B3518">
          <w:rPr>
            <w:rStyle w:val="BookTitle"/>
            <w:rFonts w:ascii="Times New Roman" w:hAnsi="Times New Roman"/>
            <w:sz w:val="18"/>
            <w:szCs w:val="18"/>
            <w:rPrChange w:id="366" w:author="tharris" w:date="2011-05-16T08:53:00Z">
              <w:rPr>
                <w:rStyle w:val="BookTitle"/>
              </w:rPr>
            </w:rPrChange>
          </w:rPr>
          <w:t>Graduate Students</w:t>
        </w:r>
      </w:ins>
    </w:p>
    <w:p w:rsidR="00F115A7" w:rsidRPr="00F115A7" w:rsidRDefault="007B3518" w:rsidP="00F115A7">
      <w:pPr>
        <w:pStyle w:val="ListParagraph"/>
        <w:numPr>
          <w:ilvl w:val="1"/>
          <w:numId w:val="16"/>
        </w:numPr>
        <w:jc w:val="both"/>
        <w:rPr>
          <w:ins w:id="367" w:author="tharris" w:date="2011-05-16T08:52:00Z"/>
          <w:rStyle w:val="BookTitle"/>
          <w:rFonts w:ascii="Times New Roman" w:hAnsi="Times New Roman"/>
          <w:b w:val="0"/>
          <w:smallCaps w:val="0"/>
          <w:sz w:val="18"/>
          <w:szCs w:val="18"/>
          <w:rPrChange w:id="368" w:author="tharris" w:date="2011-05-16T08:53:00Z">
            <w:rPr>
              <w:ins w:id="369" w:author="tharris" w:date="2011-05-16T08:52:00Z"/>
              <w:rStyle w:val="BookTitle"/>
              <w:b w:val="0"/>
              <w:smallCaps w:val="0"/>
            </w:rPr>
          </w:rPrChange>
        </w:rPr>
      </w:pPr>
      <w:ins w:id="370" w:author="tharris" w:date="2011-05-16T08:52:00Z">
        <w:r w:rsidRPr="007B3518">
          <w:rPr>
            <w:rStyle w:val="BookTitle"/>
            <w:rFonts w:ascii="Times New Roman" w:hAnsi="Times New Roman"/>
            <w:sz w:val="18"/>
            <w:szCs w:val="18"/>
            <w:rPrChange w:id="371" w:author="tharris" w:date="2011-05-16T08:53:00Z">
              <w:rPr>
                <w:rStyle w:val="BookTitle"/>
              </w:rPr>
            </w:rPrChange>
          </w:rPr>
          <w:t>Must have a minimum undergraduate GPA of 3.3 or higher</w:t>
        </w:r>
      </w:ins>
    </w:p>
    <w:p w:rsidR="00F115A7" w:rsidRPr="00F115A7" w:rsidRDefault="007B3518" w:rsidP="00F115A7">
      <w:pPr>
        <w:pStyle w:val="ListParagraph"/>
        <w:numPr>
          <w:ilvl w:val="1"/>
          <w:numId w:val="16"/>
        </w:numPr>
        <w:jc w:val="both"/>
        <w:rPr>
          <w:ins w:id="372" w:author="tharris" w:date="2011-05-16T08:52:00Z"/>
          <w:rStyle w:val="BookTitle"/>
          <w:rFonts w:ascii="Times New Roman" w:hAnsi="Times New Roman"/>
          <w:b w:val="0"/>
          <w:smallCaps w:val="0"/>
          <w:sz w:val="18"/>
          <w:szCs w:val="18"/>
          <w:rPrChange w:id="373" w:author="tharris" w:date="2011-05-16T08:53:00Z">
            <w:rPr>
              <w:ins w:id="374" w:author="tharris" w:date="2011-05-16T08:52:00Z"/>
              <w:rStyle w:val="BookTitle"/>
              <w:b w:val="0"/>
              <w:smallCaps w:val="0"/>
            </w:rPr>
          </w:rPrChange>
        </w:rPr>
      </w:pPr>
      <w:ins w:id="375" w:author="tharris" w:date="2011-05-16T08:52:00Z">
        <w:r w:rsidRPr="007B3518">
          <w:rPr>
            <w:rStyle w:val="BookTitle"/>
            <w:rFonts w:ascii="Times New Roman" w:hAnsi="Times New Roman"/>
            <w:sz w:val="18"/>
            <w:szCs w:val="18"/>
            <w:rPrChange w:id="376" w:author="tharris" w:date="2011-05-16T08:53:00Z">
              <w:rPr>
                <w:rStyle w:val="BookTitle"/>
              </w:rPr>
            </w:rPrChange>
          </w:rPr>
          <w:t>Must have a  minimum score:</w:t>
        </w:r>
      </w:ins>
    </w:p>
    <w:p w:rsidR="00F115A7" w:rsidRPr="00F115A7" w:rsidRDefault="007B3518" w:rsidP="00F115A7">
      <w:pPr>
        <w:pStyle w:val="ListParagraph"/>
        <w:numPr>
          <w:ilvl w:val="2"/>
          <w:numId w:val="16"/>
        </w:numPr>
        <w:jc w:val="both"/>
        <w:rPr>
          <w:ins w:id="377" w:author="tharris" w:date="2011-05-16T08:52:00Z"/>
          <w:rStyle w:val="BookTitle"/>
          <w:rFonts w:ascii="Times New Roman" w:hAnsi="Times New Roman"/>
          <w:b w:val="0"/>
          <w:smallCaps w:val="0"/>
          <w:sz w:val="18"/>
          <w:szCs w:val="18"/>
          <w:rPrChange w:id="378" w:author="tharris" w:date="2011-05-16T08:53:00Z">
            <w:rPr>
              <w:ins w:id="379" w:author="tharris" w:date="2011-05-16T08:52:00Z"/>
              <w:rStyle w:val="BookTitle"/>
              <w:b w:val="0"/>
              <w:smallCaps w:val="0"/>
            </w:rPr>
          </w:rPrChange>
        </w:rPr>
      </w:pPr>
      <w:ins w:id="380" w:author="tharris" w:date="2011-05-16T08:52:00Z">
        <w:r w:rsidRPr="007B3518">
          <w:rPr>
            <w:rStyle w:val="BookTitle"/>
            <w:rFonts w:ascii="Times New Roman" w:hAnsi="Times New Roman"/>
            <w:sz w:val="18"/>
            <w:szCs w:val="18"/>
            <w:rPrChange w:id="381" w:author="tharris" w:date="2011-05-16T08:53:00Z">
              <w:rPr>
                <w:rStyle w:val="BookTitle"/>
              </w:rPr>
            </w:rPrChange>
          </w:rPr>
          <w:t>1,100 (verbal and quantitative) or higher on the GRE or;</w:t>
        </w:r>
      </w:ins>
    </w:p>
    <w:p w:rsidR="00F115A7" w:rsidRPr="00F115A7" w:rsidRDefault="007B3518" w:rsidP="00F115A7">
      <w:pPr>
        <w:pStyle w:val="ListParagraph"/>
        <w:numPr>
          <w:ilvl w:val="2"/>
          <w:numId w:val="16"/>
        </w:numPr>
        <w:jc w:val="both"/>
        <w:rPr>
          <w:ins w:id="382" w:author="tharris" w:date="2011-05-16T08:52:00Z"/>
          <w:rStyle w:val="BookTitle"/>
          <w:rFonts w:ascii="Times New Roman" w:hAnsi="Times New Roman"/>
          <w:b w:val="0"/>
          <w:smallCaps w:val="0"/>
          <w:sz w:val="18"/>
          <w:szCs w:val="18"/>
          <w:rPrChange w:id="383" w:author="tharris" w:date="2011-05-16T08:53:00Z">
            <w:rPr>
              <w:ins w:id="384" w:author="tharris" w:date="2011-05-16T08:52:00Z"/>
              <w:rStyle w:val="BookTitle"/>
              <w:b w:val="0"/>
              <w:smallCaps w:val="0"/>
            </w:rPr>
          </w:rPrChange>
        </w:rPr>
      </w:pPr>
      <w:ins w:id="385" w:author="tharris" w:date="2011-05-16T08:52:00Z">
        <w:r w:rsidRPr="007B3518">
          <w:rPr>
            <w:rStyle w:val="BookTitle"/>
            <w:rFonts w:ascii="Times New Roman" w:hAnsi="Times New Roman"/>
            <w:sz w:val="18"/>
            <w:szCs w:val="18"/>
            <w:rPrChange w:id="386" w:author="tharris" w:date="2011-05-16T08:53:00Z">
              <w:rPr>
                <w:rStyle w:val="BookTitle"/>
              </w:rPr>
            </w:rPrChange>
          </w:rPr>
          <w:t>500 or higher on the GMAT and;</w:t>
        </w:r>
      </w:ins>
    </w:p>
    <w:p w:rsidR="00F115A7" w:rsidRPr="00F115A7" w:rsidRDefault="007B3518" w:rsidP="00F115A7">
      <w:pPr>
        <w:pStyle w:val="ListParagraph"/>
        <w:numPr>
          <w:ilvl w:val="2"/>
          <w:numId w:val="16"/>
        </w:numPr>
        <w:jc w:val="both"/>
        <w:rPr>
          <w:ins w:id="387" w:author="tharris" w:date="2011-05-16T08:52:00Z"/>
          <w:rStyle w:val="BookTitle"/>
          <w:rFonts w:ascii="Times New Roman" w:hAnsi="Times New Roman"/>
          <w:b w:val="0"/>
          <w:smallCaps w:val="0"/>
          <w:sz w:val="18"/>
          <w:szCs w:val="18"/>
          <w:rPrChange w:id="388" w:author="tharris" w:date="2011-05-16T08:53:00Z">
            <w:rPr>
              <w:ins w:id="389" w:author="tharris" w:date="2011-05-16T08:52:00Z"/>
              <w:rStyle w:val="BookTitle"/>
              <w:b w:val="0"/>
              <w:smallCaps w:val="0"/>
            </w:rPr>
          </w:rPrChange>
        </w:rPr>
      </w:pPr>
      <w:ins w:id="390" w:author="tharris" w:date="2011-05-16T08:52:00Z">
        <w:r w:rsidRPr="007B3518">
          <w:rPr>
            <w:rStyle w:val="BookTitle"/>
            <w:rFonts w:ascii="Times New Roman" w:hAnsi="Times New Roman"/>
            <w:sz w:val="18"/>
            <w:szCs w:val="18"/>
            <w:rPrChange w:id="391" w:author="tharris" w:date="2011-05-16T08:53:00Z">
              <w:rPr>
                <w:rStyle w:val="BookTitle"/>
              </w:rPr>
            </w:rPrChange>
          </w:rPr>
          <w:t>Meet program admission test score requirements</w:t>
        </w:r>
      </w:ins>
    </w:p>
    <w:p w:rsidR="00F115A7" w:rsidRPr="00F115A7" w:rsidRDefault="007B3518" w:rsidP="00F115A7">
      <w:pPr>
        <w:pStyle w:val="ListParagraph"/>
        <w:numPr>
          <w:ilvl w:val="0"/>
          <w:numId w:val="16"/>
        </w:numPr>
        <w:jc w:val="both"/>
        <w:rPr>
          <w:ins w:id="392" w:author="tharris" w:date="2011-05-16T08:52:00Z"/>
          <w:rStyle w:val="BookTitle"/>
          <w:rFonts w:ascii="Times New Roman" w:hAnsi="Times New Roman"/>
          <w:b w:val="0"/>
          <w:smallCaps w:val="0"/>
          <w:sz w:val="18"/>
          <w:szCs w:val="18"/>
          <w:rPrChange w:id="393" w:author="tharris" w:date="2011-05-16T08:53:00Z">
            <w:rPr>
              <w:ins w:id="394" w:author="tharris" w:date="2011-05-16T08:52:00Z"/>
              <w:rStyle w:val="BookTitle"/>
              <w:b w:val="0"/>
              <w:smallCaps w:val="0"/>
            </w:rPr>
          </w:rPrChange>
        </w:rPr>
      </w:pPr>
      <w:ins w:id="395" w:author="tharris" w:date="2011-05-16T08:52:00Z">
        <w:r w:rsidRPr="007B3518">
          <w:rPr>
            <w:rStyle w:val="BookTitle"/>
            <w:rFonts w:ascii="Times New Roman" w:hAnsi="Times New Roman"/>
            <w:sz w:val="18"/>
            <w:szCs w:val="18"/>
            <w:rPrChange w:id="396" w:author="tharris" w:date="2011-05-16T08:53:00Z">
              <w:rPr>
                <w:rStyle w:val="BookTitle"/>
              </w:rPr>
            </w:rPrChange>
          </w:rPr>
          <w:t>Awards are limited to four years (undergraduate) and/or two years (graduate)</w:t>
        </w:r>
      </w:ins>
    </w:p>
    <w:p w:rsidR="00F115A7" w:rsidRPr="00F115A7" w:rsidRDefault="007B3518" w:rsidP="00F115A7">
      <w:pPr>
        <w:pStyle w:val="ListParagraph"/>
        <w:numPr>
          <w:ilvl w:val="0"/>
          <w:numId w:val="16"/>
        </w:numPr>
        <w:jc w:val="both"/>
        <w:rPr>
          <w:ins w:id="397" w:author="tharris" w:date="2011-05-16T08:52:00Z"/>
          <w:rStyle w:val="BookTitle"/>
          <w:rFonts w:ascii="Times New Roman" w:hAnsi="Times New Roman"/>
          <w:b w:val="0"/>
          <w:smallCaps w:val="0"/>
          <w:sz w:val="18"/>
          <w:szCs w:val="18"/>
          <w:rPrChange w:id="398" w:author="tharris" w:date="2011-05-16T08:53:00Z">
            <w:rPr>
              <w:ins w:id="399" w:author="tharris" w:date="2011-05-16T08:52:00Z"/>
              <w:rStyle w:val="BookTitle"/>
              <w:b w:val="0"/>
              <w:smallCaps w:val="0"/>
            </w:rPr>
          </w:rPrChange>
        </w:rPr>
      </w:pPr>
      <w:ins w:id="400" w:author="tharris" w:date="2011-05-16T08:52:00Z">
        <w:r w:rsidRPr="007B3518">
          <w:rPr>
            <w:rStyle w:val="BookTitle"/>
            <w:rFonts w:ascii="Times New Roman" w:hAnsi="Times New Roman"/>
            <w:sz w:val="18"/>
            <w:szCs w:val="18"/>
            <w:rPrChange w:id="401" w:author="tharris" w:date="2011-05-16T08:53:00Z">
              <w:rPr>
                <w:rStyle w:val="BookTitle"/>
              </w:rPr>
            </w:rPrChange>
          </w:rPr>
          <w:t>Renewal awards</w:t>
        </w:r>
      </w:ins>
    </w:p>
    <w:p w:rsidR="00F115A7" w:rsidRPr="00F115A7" w:rsidRDefault="007B3518" w:rsidP="00F115A7">
      <w:pPr>
        <w:pStyle w:val="ListParagraph"/>
        <w:numPr>
          <w:ilvl w:val="1"/>
          <w:numId w:val="16"/>
        </w:numPr>
        <w:jc w:val="both"/>
        <w:rPr>
          <w:ins w:id="402" w:author="tharris" w:date="2011-05-16T08:52:00Z"/>
          <w:rStyle w:val="BookTitle"/>
          <w:rFonts w:ascii="Times New Roman" w:hAnsi="Times New Roman"/>
          <w:b w:val="0"/>
          <w:smallCaps w:val="0"/>
          <w:sz w:val="18"/>
          <w:szCs w:val="18"/>
          <w:rPrChange w:id="403" w:author="tharris" w:date="2011-05-16T08:53:00Z">
            <w:rPr>
              <w:ins w:id="404" w:author="tharris" w:date="2011-05-16T08:52:00Z"/>
              <w:rStyle w:val="BookTitle"/>
              <w:b w:val="0"/>
              <w:smallCaps w:val="0"/>
            </w:rPr>
          </w:rPrChange>
        </w:rPr>
      </w:pPr>
      <w:ins w:id="405" w:author="tharris" w:date="2011-05-16T08:52:00Z">
        <w:r w:rsidRPr="007B3518">
          <w:rPr>
            <w:rStyle w:val="BookTitle"/>
            <w:rFonts w:ascii="Times New Roman" w:hAnsi="Times New Roman"/>
            <w:sz w:val="18"/>
            <w:szCs w:val="18"/>
            <w:rPrChange w:id="406" w:author="tharris" w:date="2011-05-16T08:53:00Z">
              <w:rPr>
                <w:rStyle w:val="BookTitle"/>
              </w:rPr>
            </w:rPrChange>
          </w:rPr>
          <w:t>Must maintain a 3.0 GPA or higher</w:t>
        </w:r>
      </w:ins>
    </w:p>
    <w:p w:rsidR="00F115A7" w:rsidRPr="00F115A7" w:rsidRDefault="007B3518" w:rsidP="00F115A7">
      <w:pPr>
        <w:pStyle w:val="ListParagraph"/>
        <w:numPr>
          <w:ilvl w:val="1"/>
          <w:numId w:val="16"/>
        </w:numPr>
        <w:jc w:val="both"/>
        <w:rPr>
          <w:ins w:id="407" w:author="tharris" w:date="2011-05-16T08:52:00Z"/>
          <w:rStyle w:val="BookTitle"/>
          <w:rFonts w:ascii="Times New Roman" w:hAnsi="Times New Roman"/>
          <w:b w:val="0"/>
          <w:smallCaps w:val="0"/>
          <w:sz w:val="18"/>
          <w:szCs w:val="18"/>
          <w:rPrChange w:id="408" w:author="tharris" w:date="2011-05-16T08:53:00Z">
            <w:rPr>
              <w:ins w:id="409" w:author="tharris" w:date="2011-05-16T08:52:00Z"/>
              <w:rStyle w:val="BookTitle"/>
              <w:b w:val="0"/>
              <w:smallCaps w:val="0"/>
            </w:rPr>
          </w:rPrChange>
        </w:rPr>
      </w:pPr>
      <w:ins w:id="410" w:author="tharris" w:date="2011-05-16T08:52:00Z">
        <w:r w:rsidRPr="007B3518">
          <w:rPr>
            <w:rStyle w:val="BookTitle"/>
            <w:rFonts w:ascii="Times New Roman" w:hAnsi="Times New Roman"/>
            <w:sz w:val="18"/>
            <w:szCs w:val="18"/>
            <w:rPrChange w:id="411" w:author="tharris" w:date="2011-05-16T08:53:00Z">
              <w:rPr>
                <w:rStyle w:val="BookTitle"/>
              </w:rPr>
            </w:rPrChange>
          </w:rPr>
          <w:t>Renewal is not automatic and is dependent on available funding.</w:t>
        </w:r>
      </w:ins>
    </w:p>
    <w:p w:rsidR="00F115A7" w:rsidRPr="00F115A7" w:rsidRDefault="007B3518" w:rsidP="00F115A7">
      <w:pPr>
        <w:pStyle w:val="ListParagraph"/>
        <w:numPr>
          <w:ilvl w:val="1"/>
          <w:numId w:val="16"/>
        </w:numPr>
        <w:jc w:val="both"/>
        <w:rPr>
          <w:ins w:id="412" w:author="tharris" w:date="2011-05-16T08:52:00Z"/>
          <w:rStyle w:val="BookTitle"/>
          <w:rFonts w:ascii="Times New Roman" w:hAnsi="Times New Roman"/>
          <w:b w:val="0"/>
          <w:smallCaps w:val="0"/>
          <w:sz w:val="18"/>
          <w:szCs w:val="18"/>
          <w:rPrChange w:id="413" w:author="tharris" w:date="2011-05-16T08:53:00Z">
            <w:rPr>
              <w:ins w:id="414" w:author="tharris" w:date="2011-05-16T08:52:00Z"/>
              <w:rStyle w:val="BookTitle"/>
              <w:b w:val="0"/>
              <w:smallCaps w:val="0"/>
            </w:rPr>
          </w:rPrChange>
        </w:rPr>
      </w:pPr>
      <w:ins w:id="415" w:author="tharris" w:date="2011-05-16T08:52:00Z">
        <w:r w:rsidRPr="007B3518">
          <w:rPr>
            <w:rStyle w:val="BookTitle"/>
            <w:rFonts w:ascii="Times New Roman" w:hAnsi="Times New Roman"/>
            <w:sz w:val="18"/>
            <w:szCs w:val="18"/>
            <w:rPrChange w:id="416" w:author="tharris" w:date="2011-05-16T08:53:00Z">
              <w:rPr>
                <w:rStyle w:val="BookTitle"/>
              </w:rPr>
            </w:rPrChange>
          </w:rPr>
          <w:t>Students are expected to re-apply every year.</w:t>
        </w:r>
      </w:ins>
    </w:p>
    <w:p w:rsidR="00F115A7" w:rsidRPr="00F115A7" w:rsidRDefault="007B3518" w:rsidP="00F115A7">
      <w:pPr>
        <w:jc w:val="both"/>
        <w:rPr>
          <w:ins w:id="417" w:author="tharris" w:date="2011-05-16T08:52:00Z"/>
          <w:rStyle w:val="BookTitle"/>
          <w:rFonts w:ascii="Times New Roman" w:hAnsi="Times New Roman"/>
          <w:sz w:val="18"/>
          <w:szCs w:val="18"/>
          <w:rPrChange w:id="418" w:author="tharris" w:date="2011-05-16T08:53:00Z">
            <w:rPr>
              <w:ins w:id="419" w:author="tharris" w:date="2011-05-16T08:52:00Z"/>
              <w:rStyle w:val="BookTitle"/>
            </w:rPr>
          </w:rPrChange>
        </w:rPr>
      </w:pPr>
      <w:ins w:id="420" w:author="tharris" w:date="2011-05-16T08:52:00Z">
        <w:r w:rsidRPr="007B3518">
          <w:rPr>
            <w:rStyle w:val="BookTitle"/>
            <w:rFonts w:ascii="Times New Roman" w:hAnsi="Times New Roman"/>
            <w:sz w:val="18"/>
            <w:szCs w:val="18"/>
            <w:rPrChange w:id="421" w:author="tharris" w:date="2011-05-16T08:53:00Z">
              <w:rPr>
                <w:rStyle w:val="BookTitle"/>
              </w:rPr>
            </w:rPrChange>
          </w:rPr>
          <w:br w:type="page"/>
        </w:r>
        <w:r w:rsidRPr="007B3518">
          <w:rPr>
            <w:rStyle w:val="BookTitle"/>
            <w:rFonts w:ascii="Times New Roman" w:hAnsi="Times New Roman"/>
            <w:sz w:val="18"/>
            <w:szCs w:val="18"/>
            <w:rPrChange w:id="422" w:author="tharris" w:date="2011-05-16T08:53:00Z">
              <w:rPr>
                <w:rStyle w:val="BookTitle"/>
              </w:rPr>
            </w:rPrChange>
          </w:rPr>
          <w:lastRenderedPageBreak/>
          <w:t>Determination of Award Amounts</w:t>
        </w:r>
      </w:ins>
    </w:p>
    <w:p w:rsidR="00F115A7" w:rsidRPr="00F115A7" w:rsidRDefault="007B3518" w:rsidP="00F115A7">
      <w:pPr>
        <w:jc w:val="both"/>
        <w:rPr>
          <w:ins w:id="423" w:author="tharris" w:date="2011-05-16T08:52:00Z"/>
          <w:rStyle w:val="BookTitle"/>
          <w:rFonts w:ascii="Times New Roman" w:hAnsi="Times New Roman"/>
          <w:b w:val="0"/>
          <w:smallCaps w:val="0"/>
          <w:sz w:val="18"/>
          <w:szCs w:val="18"/>
          <w:rPrChange w:id="424" w:author="tharris" w:date="2011-05-16T08:53:00Z">
            <w:rPr>
              <w:ins w:id="425" w:author="tharris" w:date="2011-05-16T08:52:00Z"/>
              <w:rStyle w:val="BookTitle"/>
              <w:b w:val="0"/>
              <w:smallCaps w:val="0"/>
            </w:rPr>
          </w:rPrChange>
        </w:rPr>
      </w:pPr>
      <w:ins w:id="426" w:author="tharris" w:date="2011-05-16T08:52:00Z">
        <w:r w:rsidRPr="007B3518">
          <w:rPr>
            <w:rStyle w:val="BookTitle"/>
            <w:rFonts w:ascii="Times New Roman" w:hAnsi="Times New Roman"/>
            <w:sz w:val="18"/>
            <w:szCs w:val="18"/>
            <w:rPrChange w:id="427" w:author="tharris" w:date="2011-05-16T08:53:00Z">
              <w:rPr>
                <w:rStyle w:val="BookTitle"/>
              </w:rPr>
            </w:rPrChange>
          </w:rPr>
          <w:t xml:space="preserve">The determination of the Scholarship award amounts </w:t>
        </w:r>
        <w:proofErr w:type="gramStart"/>
        <w:r w:rsidRPr="007B3518">
          <w:rPr>
            <w:rStyle w:val="BookTitle"/>
            <w:rFonts w:ascii="Times New Roman" w:hAnsi="Times New Roman"/>
            <w:sz w:val="18"/>
            <w:szCs w:val="18"/>
            <w:rPrChange w:id="428" w:author="tharris" w:date="2011-05-16T08:53:00Z">
              <w:rPr>
                <w:rStyle w:val="BookTitle"/>
              </w:rPr>
            </w:rPrChange>
          </w:rPr>
          <w:t>are</w:t>
        </w:r>
        <w:proofErr w:type="gramEnd"/>
        <w:r w:rsidRPr="007B3518">
          <w:rPr>
            <w:rStyle w:val="BookTitle"/>
            <w:rFonts w:ascii="Times New Roman" w:hAnsi="Times New Roman"/>
            <w:sz w:val="18"/>
            <w:szCs w:val="18"/>
            <w:rPrChange w:id="429" w:author="tharris" w:date="2011-05-16T08:53:00Z">
              <w:rPr>
                <w:rStyle w:val="BookTitle"/>
              </w:rPr>
            </w:rPrChange>
          </w:rPr>
          <w:t xml:space="preserve"> based on available funding. </w:t>
        </w:r>
      </w:ins>
    </w:p>
    <w:p w:rsidR="00F115A7" w:rsidRPr="00F115A7" w:rsidRDefault="007B3518" w:rsidP="00F115A7">
      <w:pPr>
        <w:jc w:val="both"/>
        <w:rPr>
          <w:ins w:id="430" w:author="tharris" w:date="2011-05-16T08:52:00Z"/>
          <w:rStyle w:val="BookTitle"/>
          <w:rFonts w:ascii="Times New Roman" w:hAnsi="Times New Roman"/>
          <w:b w:val="0"/>
          <w:smallCaps w:val="0"/>
          <w:sz w:val="18"/>
          <w:szCs w:val="18"/>
          <w:rPrChange w:id="431" w:author="tharris" w:date="2011-05-16T08:53:00Z">
            <w:rPr>
              <w:ins w:id="432" w:author="tharris" w:date="2011-05-16T08:52:00Z"/>
              <w:rStyle w:val="BookTitle"/>
              <w:b w:val="0"/>
              <w:smallCaps w:val="0"/>
            </w:rPr>
          </w:rPrChange>
        </w:rPr>
      </w:pPr>
      <w:ins w:id="433" w:author="tharris" w:date="2011-05-16T08:52:00Z">
        <w:r w:rsidRPr="007B3518">
          <w:rPr>
            <w:rStyle w:val="BookTitle"/>
            <w:rFonts w:ascii="Times New Roman" w:hAnsi="Times New Roman"/>
            <w:sz w:val="18"/>
            <w:szCs w:val="18"/>
            <w:rPrChange w:id="434" w:author="tharris" w:date="2011-05-16T08:53:00Z">
              <w:rPr>
                <w:rStyle w:val="BookTitle"/>
              </w:rPr>
            </w:rPrChange>
          </w:rPr>
          <w:t>Scholarship awards for the James H. Porter Academic Scholarship are from $1000 - $5000 annually.</w:t>
        </w:r>
      </w:ins>
    </w:p>
    <w:p w:rsidR="00F115A7" w:rsidDel="00F115A7" w:rsidRDefault="00F115A7" w:rsidP="00924DC4">
      <w:pPr>
        <w:widowControl w:val="0"/>
        <w:autoSpaceDE w:val="0"/>
        <w:autoSpaceDN w:val="0"/>
        <w:adjustRightInd w:val="0"/>
        <w:spacing w:before="30" w:after="0" w:line="250" w:lineRule="auto"/>
        <w:ind w:left="120" w:right="991"/>
        <w:jc w:val="both"/>
        <w:rPr>
          <w:del w:id="435" w:author="tharris" w:date="2011-05-16T08:53:00Z"/>
          <w:rFonts w:ascii="Times New Roman" w:hAnsi="Times New Roman"/>
          <w:color w:val="000000"/>
          <w:sz w:val="18"/>
          <w:szCs w:val="18"/>
        </w:rPr>
      </w:pPr>
    </w:p>
    <w:p w:rsidR="00924DC4" w:rsidDel="00F115A7" w:rsidRDefault="00924DC4" w:rsidP="00924DC4">
      <w:pPr>
        <w:widowControl w:val="0"/>
        <w:autoSpaceDE w:val="0"/>
        <w:autoSpaceDN w:val="0"/>
        <w:adjustRightInd w:val="0"/>
        <w:spacing w:before="16" w:after="0" w:line="200" w:lineRule="exact"/>
        <w:rPr>
          <w:del w:id="436" w:author="tharris" w:date="2011-05-16T08:53:00Z"/>
          <w:rFonts w:ascii="Times New Roman" w:hAnsi="Times New Roman"/>
          <w:color w:val="000000"/>
          <w:sz w:val="20"/>
          <w:szCs w:val="20"/>
        </w:rPr>
      </w:pPr>
    </w:p>
    <w:p w:rsidR="00924DC4" w:rsidDel="00F115A7" w:rsidRDefault="00924DC4" w:rsidP="00924DC4">
      <w:pPr>
        <w:widowControl w:val="0"/>
        <w:autoSpaceDE w:val="0"/>
        <w:autoSpaceDN w:val="0"/>
        <w:adjustRightInd w:val="0"/>
        <w:spacing w:after="0" w:line="250" w:lineRule="auto"/>
        <w:ind w:left="120" w:right="991"/>
        <w:jc w:val="both"/>
        <w:rPr>
          <w:del w:id="437" w:author="tharris" w:date="2011-05-16T08:53:00Z"/>
          <w:rFonts w:ascii="Times New Roman" w:hAnsi="Times New Roman"/>
          <w:color w:val="000000"/>
          <w:sz w:val="18"/>
          <w:szCs w:val="18"/>
        </w:rPr>
      </w:pPr>
      <w:del w:id="438" w:author="tharris" w:date="2011-05-16T08:53:00Z">
        <w:r w:rsidDel="00F115A7">
          <w:rPr>
            <w:rFonts w:ascii="Times New Roman" w:hAnsi="Times New Roman"/>
            <w:color w:val="191919"/>
            <w:spacing w:val="-2"/>
            <w:sz w:val="18"/>
            <w:szCs w:val="18"/>
          </w:rPr>
          <w:delText>Eligibilit</w:delText>
        </w:r>
        <w:r w:rsidDel="00F115A7">
          <w:rPr>
            <w:rFonts w:ascii="Times New Roman" w:hAnsi="Times New Roman"/>
            <w:color w:val="191919"/>
            <w:sz w:val="18"/>
            <w:szCs w:val="18"/>
          </w:rPr>
          <w:delText>y</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requirement</w:delText>
        </w:r>
        <w:r w:rsidDel="00F115A7">
          <w:rPr>
            <w:rFonts w:ascii="Times New Roman" w:hAnsi="Times New Roman"/>
            <w:color w:val="191919"/>
            <w:sz w:val="18"/>
            <w:szCs w:val="18"/>
          </w:rPr>
          <w:delText>s</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ar</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s</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follows</w:delText>
        </w:r>
        <w:r w:rsidDel="00F115A7">
          <w:rPr>
            <w:rFonts w:ascii="Times New Roman" w:hAnsi="Times New Roman"/>
            <w:color w:val="191919"/>
            <w:sz w:val="18"/>
            <w:szCs w:val="18"/>
          </w:rPr>
          <w:delText xml:space="preserve">: </w:delText>
        </w:r>
        <w:r w:rsidDel="00F115A7">
          <w:rPr>
            <w:rFonts w:ascii="Times New Roman" w:hAnsi="Times New Roman"/>
            <w:color w:val="191919"/>
            <w:spacing w:val="30"/>
            <w:sz w:val="18"/>
            <w:szCs w:val="18"/>
          </w:rPr>
          <w:delText xml:space="preserve"> </w:delText>
        </w:r>
        <w:r w:rsidDel="00F115A7">
          <w:rPr>
            <w:rFonts w:ascii="Times New Roman" w:hAnsi="Times New Roman"/>
            <w:color w:val="191919"/>
            <w:spacing w:val="-2"/>
            <w:sz w:val="18"/>
            <w:szCs w:val="18"/>
          </w:rPr>
          <w:delText>(1</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residen</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Geo</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gia</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(2</w:delText>
        </w:r>
        <w:r w:rsidDel="00F115A7">
          <w:rPr>
            <w:rFonts w:ascii="Times New Roman" w:hAnsi="Times New Roman"/>
            <w:color w:val="191919"/>
            <w:sz w:val="18"/>
            <w:szCs w:val="18"/>
          </w:rPr>
          <w:delTex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full-tim</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unde</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studen</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composit</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S</w:delText>
        </w:r>
        <w:r w:rsidDel="00F115A7">
          <w:rPr>
            <w:rFonts w:ascii="Times New Roman" w:hAnsi="Times New Roman"/>
            <w:color w:val="191919"/>
            <w:spacing w:val="-2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9"/>
            <w:sz w:val="18"/>
            <w:szCs w:val="18"/>
          </w:rPr>
          <w:delText xml:space="preserve"> </w:delText>
        </w:r>
        <w:r w:rsidDel="00F115A7">
          <w:rPr>
            <w:rFonts w:ascii="Times New Roman" w:hAnsi="Times New Roman"/>
            <w:color w:val="191919"/>
            <w:spacing w:val="-2"/>
            <w:sz w:val="18"/>
            <w:szCs w:val="18"/>
          </w:rPr>
          <w:delText>s</w:delText>
        </w:r>
        <w:r w:rsidDel="00F115A7">
          <w:rPr>
            <w:rFonts w:ascii="Times New Roman" w:hAnsi="Times New Roman"/>
            <w:color w:val="191919"/>
            <w:spacing w:val="-3"/>
            <w:sz w:val="18"/>
            <w:szCs w:val="18"/>
          </w:rPr>
          <w:delText>c</w:delText>
        </w:r>
        <w:r w:rsidDel="00F115A7">
          <w:rPr>
            <w:rFonts w:ascii="Times New Roman" w:hAnsi="Times New Roman"/>
            <w:color w:val="191919"/>
            <w:spacing w:val="-2"/>
            <w:sz w:val="18"/>
            <w:szCs w:val="18"/>
          </w:rPr>
          <w:delText>or</w:delText>
        </w:r>
        <w:r w:rsidDel="00F115A7">
          <w:rPr>
            <w:rFonts w:ascii="Times New Roman" w:hAnsi="Times New Roman"/>
            <w:color w:val="191919"/>
            <w:sz w:val="18"/>
            <w:szCs w:val="18"/>
          </w:rPr>
          <w:delText>e</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8"/>
            <w:sz w:val="18"/>
            <w:szCs w:val="18"/>
          </w:rPr>
          <w:delText>1</w:delText>
        </w:r>
        <w:r w:rsidDel="00F115A7">
          <w:rPr>
            <w:rFonts w:ascii="Times New Roman" w:hAnsi="Times New Roman"/>
            <w:color w:val="191919"/>
            <w:spacing w:val="-2"/>
            <w:sz w:val="18"/>
            <w:szCs w:val="18"/>
          </w:rPr>
          <w:delText>10</w:delText>
        </w:r>
        <w:r w:rsidDel="00F115A7">
          <w:rPr>
            <w:rFonts w:ascii="Times New Roman" w:hAnsi="Times New Roman"/>
            <w:color w:val="191919"/>
            <w:sz w:val="18"/>
            <w:szCs w:val="18"/>
          </w:rPr>
          <w:delText>0</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24 o</w:delText>
        </w:r>
        <w:r w:rsidDel="00F115A7">
          <w:rPr>
            <w:rFonts w:ascii="Times New Roman" w:hAnsi="Times New Roman"/>
            <w:color w:val="191919"/>
            <w:sz w:val="18"/>
            <w:szCs w:val="18"/>
          </w:rPr>
          <w:delText>n</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10"/>
            <w:sz w:val="18"/>
            <w:szCs w:val="18"/>
          </w:rPr>
          <w:delText xml:space="preserve"> </w:delText>
        </w:r>
        <w:r w:rsidDel="00F115A7">
          <w:rPr>
            <w:rFonts w:ascii="Times New Roman" w:hAnsi="Times New Roman"/>
            <w:color w:val="191919"/>
            <w:spacing w:val="-2"/>
            <w:sz w:val="18"/>
            <w:szCs w:val="18"/>
          </w:rPr>
          <w:delText>AC</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z w:val="18"/>
            <w:szCs w:val="18"/>
          </w:rPr>
          <w:delText xml:space="preserve">r </w:delText>
        </w:r>
        <w:r w:rsidDel="00F115A7">
          <w:rPr>
            <w:rFonts w:ascii="Times New Roman" w:hAnsi="Times New Roman"/>
            <w:color w:val="191919"/>
            <w:spacing w:val="-2"/>
            <w:sz w:val="18"/>
            <w:szCs w:val="18"/>
          </w:rPr>
          <w:delText>an</w:delText>
        </w:r>
        <w:r w:rsidDel="00F115A7">
          <w:rPr>
            <w:rFonts w:ascii="Times New Roman" w:hAnsi="Times New Roman"/>
            <w:color w:val="191919"/>
            <w:sz w:val="18"/>
            <w:szCs w:val="18"/>
          </w:rPr>
          <w:delText>d</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hig</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schoo</w:delText>
        </w:r>
        <w:r w:rsidDel="00F115A7">
          <w:rPr>
            <w:rFonts w:ascii="Times New Roman" w:hAnsi="Times New Roman"/>
            <w:color w:val="191919"/>
            <w:sz w:val="18"/>
            <w:szCs w:val="18"/>
          </w:rPr>
          <w:delText>l</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G</w:delText>
        </w:r>
        <w:r w:rsidDel="00F115A7">
          <w:rPr>
            <w:rFonts w:ascii="Times New Roman" w:hAnsi="Times New Roman"/>
            <w:color w:val="191919"/>
            <w:spacing w:val="-18"/>
            <w:sz w:val="18"/>
            <w:szCs w:val="18"/>
          </w:rPr>
          <w:delText>P</w:delText>
        </w:r>
        <w:r w:rsidDel="00F115A7">
          <w:rPr>
            <w:rFonts w:ascii="Times New Roman" w:hAnsi="Times New Roman"/>
            <w:color w:val="191919"/>
            <w:sz w:val="18"/>
            <w:szCs w:val="18"/>
          </w:rPr>
          <w:delText>A</w:delText>
        </w:r>
        <w:r w:rsidDel="00F115A7">
          <w:rPr>
            <w:rFonts w:ascii="Times New Roman" w:hAnsi="Times New Roman"/>
            <w:color w:val="191919"/>
            <w:spacing w:val="-1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z w:val="18"/>
            <w:szCs w:val="18"/>
          </w:rPr>
          <w:delText>0</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better</w:delText>
        </w:r>
        <w:r w:rsidDel="00F115A7">
          <w:rPr>
            <w:rFonts w:ascii="Times New Roman" w:hAnsi="Times New Roman"/>
            <w:color w:val="191919"/>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full-tim</w:delText>
        </w:r>
        <w:r w:rsidDel="00F115A7">
          <w:rPr>
            <w:rFonts w:ascii="Times New Roman" w:hAnsi="Times New Roman"/>
            <w:color w:val="191919"/>
            <w:sz w:val="18"/>
            <w:szCs w:val="18"/>
          </w:rPr>
          <w:delText xml:space="preserve">e </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studen</w:delText>
        </w:r>
        <w:r w:rsidDel="00F115A7">
          <w:rPr>
            <w:rFonts w:ascii="Times New Roman" w:hAnsi="Times New Roman"/>
            <w:color w:val="191919"/>
            <w:sz w:val="18"/>
            <w:szCs w:val="18"/>
          </w:rPr>
          <w:delText>t</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wit</w:delText>
        </w:r>
        <w:r w:rsidDel="00F115A7">
          <w:rPr>
            <w:rFonts w:ascii="Times New Roman" w:hAnsi="Times New Roman"/>
            <w:color w:val="191919"/>
            <w:sz w:val="18"/>
            <w:szCs w:val="18"/>
          </w:rPr>
          <w:delText>h</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n</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unde</w:delText>
        </w:r>
        <w:r w:rsidDel="00F115A7">
          <w:rPr>
            <w:rFonts w:ascii="Times New Roman" w:hAnsi="Times New Roman"/>
            <w:color w:val="191919"/>
            <w:spacing w:val="-5"/>
            <w:sz w:val="18"/>
            <w:szCs w:val="18"/>
          </w:rPr>
          <w:delText>r</w:delText>
        </w:r>
        <w:r w:rsidDel="00F115A7">
          <w:rPr>
            <w:rFonts w:ascii="Times New Roman" w:hAnsi="Times New Roman"/>
            <w:color w:val="191919"/>
            <w:spacing w:val="-2"/>
            <w:sz w:val="18"/>
            <w:szCs w:val="18"/>
          </w:rPr>
          <w:delText>graduat</w:delText>
        </w:r>
        <w:r w:rsidDel="00F115A7">
          <w:rPr>
            <w:rFonts w:ascii="Times New Roman" w:hAnsi="Times New Roman"/>
            <w:color w:val="191919"/>
            <w:sz w:val="18"/>
            <w:szCs w:val="18"/>
          </w:rPr>
          <w:delText>e</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G</w:delText>
        </w:r>
        <w:r w:rsidDel="00F115A7">
          <w:rPr>
            <w:rFonts w:ascii="Times New Roman" w:hAnsi="Times New Roman"/>
            <w:color w:val="191919"/>
            <w:spacing w:val="-18"/>
            <w:sz w:val="18"/>
            <w:szCs w:val="18"/>
          </w:rPr>
          <w:delText>P</w:delText>
        </w:r>
        <w:r w:rsidDel="00F115A7">
          <w:rPr>
            <w:rFonts w:ascii="Times New Roman" w:hAnsi="Times New Roman"/>
            <w:color w:val="191919"/>
            <w:sz w:val="18"/>
            <w:szCs w:val="18"/>
          </w:rPr>
          <w:delText>A</w:delText>
        </w:r>
        <w:r w:rsidDel="00F115A7">
          <w:rPr>
            <w:rFonts w:ascii="Times New Roman" w:hAnsi="Times New Roman"/>
            <w:color w:val="191919"/>
            <w:spacing w:val="-1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pacing w:val="-3"/>
            <w:sz w:val="18"/>
            <w:szCs w:val="18"/>
          </w:rPr>
          <w:delText>.</w:delText>
        </w:r>
        <w:r w:rsidDel="00F115A7">
          <w:rPr>
            <w:rFonts w:ascii="Times New Roman" w:hAnsi="Times New Roman"/>
            <w:color w:val="191919"/>
            <w:sz w:val="18"/>
            <w:szCs w:val="18"/>
          </w:rPr>
          <w:delText>5</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1"/>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z w:val="18"/>
            <w:szCs w:val="18"/>
          </w:rPr>
          <w:delText xml:space="preserve">r </w:delText>
        </w:r>
        <w:r w:rsidDel="00F115A7">
          <w:rPr>
            <w:rFonts w:ascii="Times New Roman" w:hAnsi="Times New Roman"/>
            <w:color w:val="191919"/>
            <w:spacing w:val="-2"/>
            <w:sz w:val="18"/>
            <w:szCs w:val="18"/>
          </w:rPr>
          <w:delText>and hav</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score</w:delText>
        </w:r>
        <w:r w:rsidDel="00F115A7">
          <w:rPr>
            <w:rFonts w:ascii="Times New Roman" w:hAnsi="Times New Roman"/>
            <w:color w:val="191919"/>
            <w:sz w:val="18"/>
            <w:szCs w:val="18"/>
          </w:rPr>
          <w:delText>s</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n</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GR</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leas</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8"/>
            <w:sz w:val="18"/>
            <w:szCs w:val="18"/>
          </w:rPr>
          <w:delText>11</w:delText>
        </w:r>
        <w:r w:rsidDel="00F115A7">
          <w:rPr>
            <w:rFonts w:ascii="Times New Roman" w:hAnsi="Times New Roman"/>
            <w:color w:val="191919"/>
            <w:spacing w:val="-2"/>
            <w:sz w:val="18"/>
            <w:szCs w:val="18"/>
          </w:rPr>
          <w:delText>10</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NT</w:delText>
        </w:r>
        <w:r w:rsidDel="00F115A7">
          <w:rPr>
            <w:rFonts w:ascii="Times New Roman" w:hAnsi="Times New Roman"/>
            <w:color w:val="191919"/>
            <w:sz w:val="18"/>
            <w:szCs w:val="18"/>
          </w:rPr>
          <w:delText>E</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2"/>
            <w:sz w:val="18"/>
            <w:szCs w:val="18"/>
          </w:rPr>
          <w:delText>WCE</w:delText>
        </w:r>
        <w:r w:rsidDel="00F115A7">
          <w:rPr>
            <w:rFonts w:ascii="Times New Roman" w:hAnsi="Times New Roman"/>
            <w:color w:val="191919"/>
            <w:sz w:val="18"/>
            <w:szCs w:val="18"/>
          </w:rPr>
          <w:delText>T</w:delText>
        </w:r>
        <w:r w:rsidDel="00F115A7">
          <w:rPr>
            <w:rFonts w:ascii="Times New Roman" w:hAnsi="Times New Roman"/>
            <w:color w:val="191919"/>
            <w:spacing w:val="-6"/>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60</w:delText>
        </w:r>
        <w:r w:rsidDel="00F115A7">
          <w:rPr>
            <w:rFonts w:ascii="Times New Roman" w:hAnsi="Times New Roman"/>
            <w:color w:val="191919"/>
            <w:sz w:val="18"/>
            <w:szCs w:val="18"/>
          </w:rPr>
          <w:delText>0</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bette</w:delText>
        </w:r>
        <w:r w:rsidDel="00F115A7">
          <w:rPr>
            <w:rFonts w:ascii="Times New Roman" w:hAnsi="Times New Roman"/>
            <w:color w:val="191919"/>
            <w:spacing w:val="-9"/>
            <w:sz w:val="18"/>
            <w:szCs w:val="18"/>
          </w:rPr>
          <w:delText>r</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GM</w:delText>
        </w:r>
        <w:r w:rsidDel="00F115A7">
          <w:rPr>
            <w:rFonts w:ascii="Times New Roman" w:hAnsi="Times New Roman"/>
            <w:color w:val="191919"/>
            <w:spacing w:val="-2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50</w:delText>
        </w:r>
        <w:r w:rsidDel="00F115A7">
          <w:rPr>
            <w:rFonts w:ascii="Times New Roman" w:hAnsi="Times New Roman"/>
            <w:color w:val="191919"/>
            <w:sz w:val="18"/>
            <w:szCs w:val="18"/>
          </w:rPr>
          <w:delText>0</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better</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(3</w:delText>
        </w:r>
        <w:r w:rsidDel="00F115A7">
          <w:rPr>
            <w:rFonts w:ascii="Times New Roman" w:hAnsi="Times New Roman"/>
            <w:color w:val="191919"/>
            <w:sz w:val="18"/>
            <w:szCs w:val="18"/>
          </w:rPr>
          <w:delTex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mee</w:delText>
        </w:r>
        <w:r w:rsidDel="00F115A7">
          <w:rPr>
            <w:rFonts w:ascii="Times New Roman" w:hAnsi="Times New Roman"/>
            <w:color w:val="191919"/>
            <w:sz w:val="18"/>
            <w:szCs w:val="18"/>
          </w:rPr>
          <w:delText>t</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al</w:delText>
        </w:r>
        <w:r w:rsidDel="00F115A7">
          <w:rPr>
            <w:rFonts w:ascii="Times New Roman" w:hAnsi="Times New Roman"/>
            <w:color w:val="191919"/>
            <w:sz w:val="18"/>
            <w:szCs w:val="18"/>
          </w:rPr>
          <w:delText>l</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othe</w:delText>
        </w:r>
        <w:r w:rsidDel="00F115A7">
          <w:rPr>
            <w:rFonts w:ascii="Times New Roman" w:hAnsi="Times New Roman"/>
            <w:color w:val="191919"/>
            <w:sz w:val="18"/>
            <w:szCs w:val="18"/>
          </w:rPr>
          <w:delText>r</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requirement</w:delText>
        </w:r>
        <w:r w:rsidDel="00F115A7">
          <w:rPr>
            <w:rFonts w:ascii="Times New Roman" w:hAnsi="Times New Roman"/>
            <w:color w:val="191919"/>
            <w:sz w:val="18"/>
            <w:szCs w:val="18"/>
          </w:rPr>
          <w:delText>s</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established b</w:delText>
        </w:r>
        <w:r w:rsidDel="00F115A7">
          <w:rPr>
            <w:rFonts w:ascii="Times New Roman" w:hAnsi="Times New Roman"/>
            <w:color w:val="191919"/>
            <w:sz w:val="18"/>
            <w:szCs w:val="18"/>
          </w:rPr>
          <w:delText>y</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Boar</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o</w:delText>
        </w:r>
        <w:r w:rsidDel="00F115A7">
          <w:rPr>
            <w:rFonts w:ascii="Times New Roman" w:hAnsi="Times New Roman"/>
            <w:color w:val="191919"/>
            <w:sz w:val="18"/>
            <w:szCs w:val="18"/>
          </w:rPr>
          <w:delText>f</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Regents</w:delText>
        </w:r>
        <w:r w:rsidDel="00F115A7">
          <w:rPr>
            <w:rFonts w:ascii="Times New Roman" w:hAnsi="Times New Roman"/>
            <w:color w:val="191919"/>
            <w:sz w:val="18"/>
            <w:szCs w:val="18"/>
          </w:rPr>
          <w:delText>.</w:delText>
        </w:r>
        <w:r w:rsidDel="00F115A7">
          <w:rPr>
            <w:rFonts w:ascii="Times New Roman" w:hAnsi="Times New Roman"/>
            <w:color w:val="191919"/>
            <w:spacing w:val="40"/>
            <w:sz w:val="18"/>
            <w:szCs w:val="18"/>
          </w:rPr>
          <w:delText xml:space="preserve"> </w:delText>
        </w:r>
        <w:r w:rsidDel="00F115A7">
          <w:rPr>
            <w:rFonts w:ascii="Times New Roman" w:hAnsi="Times New Roman"/>
            <w:color w:val="191919"/>
            <w:spacing w:val="-2"/>
            <w:sz w:val="18"/>
            <w:szCs w:val="18"/>
          </w:rPr>
          <w:delText>Pleas</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visi</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th</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Financia</w:delText>
        </w:r>
        <w:r w:rsidDel="00F115A7">
          <w:rPr>
            <w:rFonts w:ascii="Times New Roman" w:hAnsi="Times New Roman"/>
            <w:color w:val="191919"/>
            <w:sz w:val="18"/>
            <w:szCs w:val="18"/>
          </w:rPr>
          <w:delText>l</w:delText>
        </w:r>
        <w:r w:rsidDel="00F115A7">
          <w:rPr>
            <w:rFonts w:ascii="Times New Roman" w:hAnsi="Times New Roman"/>
            <w:color w:val="191919"/>
            <w:spacing w:val="-13"/>
            <w:sz w:val="18"/>
            <w:szCs w:val="18"/>
          </w:rPr>
          <w:delText xml:space="preserve"> </w:delText>
        </w:r>
        <w:r w:rsidDel="00F115A7">
          <w:rPr>
            <w:rFonts w:ascii="Times New Roman" w:hAnsi="Times New Roman"/>
            <w:color w:val="191919"/>
            <w:spacing w:val="-2"/>
            <w:sz w:val="18"/>
            <w:szCs w:val="18"/>
          </w:rPr>
          <w:delText>Ai</w:delText>
        </w:r>
        <w:r w:rsidDel="00F115A7">
          <w:rPr>
            <w:rFonts w:ascii="Times New Roman" w:hAnsi="Times New Roman"/>
            <w:color w:val="191919"/>
            <w:sz w:val="18"/>
            <w:szCs w:val="18"/>
          </w:rPr>
          <w:delText>d</w:delText>
        </w:r>
        <w:r w:rsidDel="00F115A7">
          <w:rPr>
            <w:rFonts w:ascii="Times New Roman" w:hAnsi="Times New Roman"/>
            <w:color w:val="191919"/>
            <w:spacing w:val="-7"/>
            <w:sz w:val="18"/>
            <w:szCs w:val="18"/>
          </w:rPr>
          <w:delText xml:space="preserve"> </w:delText>
        </w:r>
        <w:r w:rsidDel="00F115A7">
          <w:rPr>
            <w:rFonts w:ascii="Times New Roman" w:hAnsi="Times New Roman"/>
            <w:color w:val="191919"/>
            <w:spacing w:val="-16"/>
            <w:sz w:val="18"/>
            <w:szCs w:val="18"/>
          </w:rPr>
          <w:delText>W</w:delText>
        </w:r>
        <w:r w:rsidDel="00F115A7">
          <w:rPr>
            <w:rFonts w:ascii="Times New Roman" w:hAnsi="Times New Roman"/>
            <w:color w:val="191919"/>
            <w:spacing w:val="-2"/>
            <w:sz w:val="18"/>
            <w:szCs w:val="18"/>
          </w:rPr>
          <w:delText>ebsit</w:delText>
        </w:r>
        <w:r w:rsidDel="00F115A7">
          <w:rPr>
            <w:rFonts w:ascii="Times New Roman" w:hAnsi="Times New Roman"/>
            <w:color w:val="191919"/>
            <w:sz w:val="18"/>
            <w:szCs w:val="18"/>
          </w:rPr>
          <w:delText>e</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w:delText>
        </w:r>
        <w:r w:rsidDel="00F115A7">
          <w:rPr>
            <w:rFonts w:ascii="Times New Roman" w:hAnsi="Times New Roman"/>
            <w:color w:val="191919"/>
            <w:sz w:val="18"/>
            <w:szCs w:val="18"/>
          </w:rPr>
          <w:delText>t</w:delText>
        </w:r>
        <w:r w:rsidDel="00F115A7">
          <w:rPr>
            <w:rFonts w:ascii="Times New Roman" w:hAnsi="Times New Roman"/>
            <w:color w:val="191919"/>
            <w:spacing w:val="-4"/>
            <w:sz w:val="18"/>
            <w:szCs w:val="18"/>
          </w:rPr>
          <w:delText xml:space="preserve"> </w:delText>
        </w:r>
        <w:r w:rsidR="007B3518" w:rsidRPr="007B3518" w:rsidDel="00F115A7">
          <w:fldChar w:fldCharType="begin"/>
        </w:r>
        <w:r w:rsidR="00F115A7" w:rsidDel="00F115A7">
          <w:delInstrText xml:space="preserve"> HYPERLINK "http://www.asurams.edu" </w:delInstrText>
        </w:r>
        <w:r w:rsidR="007B3518" w:rsidRPr="007B3518" w:rsidDel="00F115A7">
          <w:fldChar w:fldCharType="separate"/>
        </w:r>
        <w:r w:rsidDel="00F115A7">
          <w:rPr>
            <w:rFonts w:ascii="Times New Roman" w:hAnsi="Times New Roman"/>
            <w:color w:val="191919"/>
            <w:spacing w:val="-2"/>
            <w:sz w:val="18"/>
            <w:szCs w:val="18"/>
          </w:rPr>
          <w:delText>ww</w:delText>
        </w:r>
        <w:r w:rsidDel="00F115A7">
          <w:rPr>
            <w:rFonts w:ascii="Times New Roman" w:hAnsi="Times New Roman"/>
            <w:color w:val="191919"/>
            <w:spacing w:val="-14"/>
            <w:sz w:val="18"/>
            <w:szCs w:val="18"/>
          </w:rPr>
          <w:delText>w</w:delText>
        </w:r>
        <w:r w:rsidDel="00F115A7">
          <w:rPr>
            <w:rFonts w:ascii="Times New Roman" w:hAnsi="Times New Roman"/>
            <w:color w:val="191919"/>
            <w:spacing w:val="-2"/>
            <w:sz w:val="18"/>
            <w:szCs w:val="18"/>
          </w:rPr>
          <w:delText>.asurams.ed</w:delText>
        </w:r>
        <w:r w:rsidR="007B3518" w:rsidDel="00F115A7">
          <w:rPr>
            <w:rFonts w:ascii="Times New Roman" w:hAnsi="Times New Roman"/>
            <w:color w:val="191919"/>
            <w:spacing w:val="-2"/>
            <w:sz w:val="18"/>
            <w:szCs w:val="18"/>
          </w:rPr>
          <w:fldChar w:fldCharType="end"/>
        </w:r>
        <w:r w:rsidDel="00F115A7">
          <w:rPr>
            <w:rFonts w:ascii="Times New Roman" w:hAnsi="Times New Roman"/>
            <w:color w:val="191919"/>
            <w:sz w:val="18"/>
            <w:szCs w:val="18"/>
          </w:rPr>
          <w:delText>u</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fo</w:delText>
        </w:r>
        <w:r w:rsidDel="00F115A7">
          <w:rPr>
            <w:rFonts w:ascii="Times New Roman" w:hAnsi="Times New Roman"/>
            <w:color w:val="191919"/>
            <w:sz w:val="18"/>
            <w:szCs w:val="18"/>
          </w:rPr>
          <w:delText>r</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applicatio</w:delText>
        </w:r>
        <w:r w:rsidDel="00F115A7">
          <w:rPr>
            <w:rFonts w:ascii="Times New Roman" w:hAnsi="Times New Roman"/>
            <w:color w:val="191919"/>
            <w:sz w:val="18"/>
            <w:szCs w:val="18"/>
          </w:rPr>
          <w:delText>n</w:delText>
        </w:r>
        <w:r w:rsidDel="00F115A7">
          <w:rPr>
            <w:rFonts w:ascii="Times New Roman" w:hAnsi="Times New Roman"/>
            <w:color w:val="191919"/>
            <w:spacing w:val="-3"/>
            <w:sz w:val="18"/>
            <w:szCs w:val="18"/>
          </w:rPr>
          <w:delText xml:space="preserve"> </w:delText>
        </w:r>
        <w:r w:rsidDel="00F115A7">
          <w:rPr>
            <w:rFonts w:ascii="Times New Roman" w:hAnsi="Times New Roman"/>
            <w:color w:val="191919"/>
            <w:spacing w:val="-2"/>
            <w:sz w:val="18"/>
            <w:szCs w:val="18"/>
          </w:rPr>
          <w:delText>procedures.</w:delText>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20" w:right="3073"/>
        <w:jc w:val="both"/>
        <w:rPr>
          <w:rFonts w:ascii="Times New Roman" w:hAnsi="Times New Roman"/>
          <w:color w:val="000000"/>
          <w:sz w:val="24"/>
          <w:szCs w:val="24"/>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pacing w:val="-16"/>
          <w:sz w:val="18"/>
          <w:szCs w:val="18"/>
        </w:rPr>
        <w:t>A</w:t>
      </w:r>
      <w:r>
        <w:rPr>
          <w:rFonts w:ascii="Times New Roman" w:hAnsi="Times New Roman"/>
          <w:b/>
          <w:bCs/>
          <w:color w:val="191919"/>
          <w:spacing w:val="-2"/>
          <w:sz w:val="24"/>
          <w:szCs w:val="24"/>
        </w:rPr>
        <w:t>’</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HOP</w:t>
      </w:r>
      <w:r>
        <w:rPr>
          <w:rFonts w:ascii="Times New Roman" w:hAnsi="Times New Roman"/>
          <w:b/>
          <w:bCs/>
          <w:color w:val="191919"/>
          <w:sz w:val="24"/>
          <w:szCs w:val="24"/>
        </w:rPr>
        <w:t>E</w:t>
      </w:r>
      <w:r>
        <w:rPr>
          <w:rFonts w:ascii="Times New Roman" w:hAnsi="Times New Roman"/>
          <w:b/>
          <w:bCs/>
          <w:color w:val="191919"/>
          <w:spacing w:val="-5"/>
          <w:sz w:val="24"/>
          <w:szCs w:val="24"/>
        </w:rPr>
        <w:t xml:space="preserve"> </w:t>
      </w:r>
      <w:r>
        <w:rPr>
          <w:rFonts w:ascii="Times New Roman" w:hAnsi="Times New Roman"/>
          <w:b/>
          <w:bCs/>
          <w:color w:val="191919"/>
          <w:spacing w:val="-3"/>
          <w:sz w:val="24"/>
          <w:szCs w:val="24"/>
        </w:rPr>
        <w:t>S</w:t>
      </w:r>
      <w:r>
        <w:rPr>
          <w:rFonts w:ascii="Times New Roman" w:hAnsi="Times New Roman"/>
          <w:b/>
          <w:bCs/>
          <w:color w:val="191919"/>
          <w:spacing w:val="-2"/>
          <w:sz w:val="18"/>
          <w:szCs w:val="18"/>
        </w:rPr>
        <w:t>CHOLARSHI</w:t>
      </w:r>
      <w:r>
        <w:rPr>
          <w:rFonts w:ascii="Times New Roman" w:hAnsi="Times New Roman"/>
          <w:b/>
          <w:bCs/>
          <w:color w:val="191919"/>
          <w:sz w:val="18"/>
          <w:szCs w:val="18"/>
        </w:rPr>
        <w:t xml:space="preserve">P </w:t>
      </w:r>
      <w:r>
        <w:rPr>
          <w:rFonts w:ascii="Times New Roman" w:hAnsi="Times New Roman"/>
          <w:b/>
          <w:bCs/>
          <w:color w:val="191919"/>
          <w:spacing w:val="-2"/>
          <w:sz w:val="24"/>
          <w:szCs w:val="24"/>
        </w:rPr>
        <w:t>(H</w:t>
      </w:r>
      <w:r>
        <w:rPr>
          <w:rFonts w:ascii="Times New Roman" w:hAnsi="Times New Roman"/>
          <w:b/>
          <w:bCs/>
          <w:color w:val="191919"/>
          <w:spacing w:val="-2"/>
          <w:sz w:val="18"/>
          <w:szCs w:val="18"/>
        </w:rPr>
        <w:t>ELPIN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UTS</w:t>
      </w:r>
      <w:r>
        <w:rPr>
          <w:rFonts w:ascii="Times New Roman" w:hAnsi="Times New Roman"/>
          <w:b/>
          <w:bCs/>
          <w:color w:val="191919"/>
          <w:spacing w:val="-16"/>
          <w:sz w:val="18"/>
          <w:szCs w:val="18"/>
        </w:rPr>
        <w:t>T</w:t>
      </w:r>
      <w:r>
        <w:rPr>
          <w:rFonts w:ascii="Times New Roman" w:hAnsi="Times New Roman"/>
          <w:b/>
          <w:bCs/>
          <w:color w:val="191919"/>
          <w:spacing w:val="-2"/>
          <w:sz w:val="18"/>
          <w:szCs w:val="18"/>
        </w:rPr>
        <w:t>ANDIN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UPIL</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E</w:t>
      </w:r>
      <w:r>
        <w:rPr>
          <w:rFonts w:ascii="Times New Roman" w:hAnsi="Times New Roman"/>
          <w:b/>
          <w:bCs/>
          <w:color w:val="191919"/>
          <w:spacing w:val="-2"/>
          <w:sz w:val="18"/>
          <w:szCs w:val="18"/>
        </w:rPr>
        <w:t>DUC</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TIONAL</w:t>
      </w:r>
      <w:r>
        <w:rPr>
          <w:rFonts w:ascii="Times New Roman" w:hAnsi="Times New Roman"/>
          <w:b/>
          <w:bCs/>
          <w:color w:val="191919"/>
          <w:spacing w:val="-19"/>
          <w:sz w:val="18"/>
          <w:szCs w:val="18"/>
        </w:rPr>
        <w:t>L</w:t>
      </w:r>
      <w:r>
        <w:rPr>
          <w:rFonts w:ascii="Times New Roman" w:hAnsi="Times New Roman"/>
          <w:b/>
          <w:bCs/>
          <w:color w:val="191919"/>
          <w:spacing w:val="-2"/>
          <w:sz w:val="18"/>
          <w:szCs w:val="18"/>
        </w:rPr>
        <w:t>Y</w:t>
      </w:r>
      <w:r>
        <w:rPr>
          <w:rFonts w:ascii="Times New Roman" w:hAnsi="Times New Roman"/>
          <w:b/>
          <w:bCs/>
          <w:color w:val="191919"/>
          <w:sz w:val="24"/>
          <w:szCs w:val="24"/>
        </w:rPr>
        <w:t>)</w:t>
      </w:r>
    </w:p>
    <w:p w:rsidR="00924DC4" w:rsidRDefault="00924DC4" w:rsidP="00924DC4">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2"/>
          <w:sz w:val="18"/>
          <w:szCs w:val="18"/>
        </w:rPr>
        <w:t xml:space="preserve"> yo</w:t>
      </w:r>
      <w:r>
        <w:rPr>
          <w:rFonts w:ascii="Times New Roman" w:hAnsi="Times New Roman"/>
          <w:color w:val="191919"/>
          <w:sz w:val="18"/>
          <w:szCs w:val="18"/>
        </w:rPr>
        <w:t>u</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residen</w:t>
      </w:r>
      <w:r>
        <w:rPr>
          <w:rFonts w:ascii="Times New Roman" w:hAnsi="Times New Roman"/>
          <w:color w:val="191919"/>
          <w:sz w:val="18"/>
          <w:szCs w:val="18"/>
        </w:rPr>
        <w:t>t</w:t>
      </w:r>
      <w:r>
        <w:rPr>
          <w:rFonts w:ascii="Times New Roman" w:hAnsi="Times New Roman"/>
          <w:color w:val="191919"/>
          <w:spacing w:val="-2"/>
          <w:sz w:val="18"/>
          <w:szCs w:val="18"/>
        </w:rPr>
        <w:t xml:space="preserve"> enrollin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college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technica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w:t>
      </w:r>
      <w:r>
        <w:rPr>
          <w:rFonts w:ascii="Times New Roman" w:hAnsi="Times New Roman"/>
          <w:color w:val="191919"/>
          <w:spacing w:val="39"/>
          <w:sz w:val="18"/>
          <w:szCs w:val="18"/>
        </w:rPr>
        <w:t xml:space="preserve"> </w:t>
      </w:r>
      <w:ins w:id="439" w:author="tharris" w:date="2011-05-16T08:55:00Z">
        <w:r w:rsidR="00C30CC5">
          <w:rPr>
            <w:rFonts w:ascii="Times New Roman" w:hAnsi="Times New Roman"/>
            <w:color w:val="191919"/>
            <w:spacing w:val="39"/>
            <w:sz w:val="18"/>
            <w:szCs w:val="18"/>
          </w:rPr>
          <w:t xml:space="preserve">The Georgia HOPE </w:t>
        </w:r>
        <w:proofErr w:type="spellStart"/>
        <w:r w:rsidR="00C30CC5">
          <w:rPr>
            <w:rFonts w:ascii="Times New Roman" w:hAnsi="Times New Roman"/>
            <w:color w:val="191919"/>
            <w:spacing w:val="39"/>
            <w:sz w:val="18"/>
            <w:szCs w:val="18"/>
          </w:rPr>
          <w:t>Scholarhips</w:t>
        </w:r>
        <w:proofErr w:type="spellEnd"/>
        <w:r w:rsidR="00C30CC5">
          <w:rPr>
            <w:rFonts w:ascii="Times New Roman" w:hAnsi="Times New Roman"/>
            <w:color w:val="191919"/>
            <w:spacing w:val="39"/>
            <w:sz w:val="18"/>
            <w:szCs w:val="18"/>
          </w:rPr>
          <w:t xml:space="preserve"> </w:t>
        </w:r>
        <w:proofErr w:type="gramStart"/>
        <w:r w:rsidR="00C30CC5">
          <w:rPr>
            <w:rFonts w:ascii="Times New Roman" w:hAnsi="Times New Roman"/>
            <w:color w:val="191919"/>
            <w:spacing w:val="39"/>
            <w:sz w:val="18"/>
            <w:szCs w:val="18"/>
          </w:rPr>
          <w:t xml:space="preserve">awards </w:t>
        </w:r>
      </w:ins>
      <w:del w:id="440" w:author="tharris" w:date="2011-05-16T08:56:00Z">
        <w:r w:rsidDel="00C30CC5">
          <w:rPr>
            <w:rFonts w:ascii="Times New Roman" w:hAnsi="Times New Roman"/>
            <w:color w:val="191919"/>
            <w:spacing w:val="-2"/>
            <w:sz w:val="18"/>
            <w:szCs w:val="18"/>
          </w:rPr>
          <w:delText>Fund</w:delText>
        </w:r>
        <w:r w:rsidDel="00C30CC5">
          <w:rPr>
            <w:rFonts w:ascii="Times New Roman" w:hAnsi="Times New Roman"/>
            <w:color w:val="191919"/>
            <w:sz w:val="18"/>
            <w:szCs w:val="18"/>
          </w:rPr>
          <w:delText>s</w:delText>
        </w:r>
        <w:r w:rsidDel="00C30CC5">
          <w:rPr>
            <w:rFonts w:ascii="Times New Roman" w:hAnsi="Times New Roman"/>
            <w:color w:val="191919"/>
            <w:spacing w:val="-4"/>
            <w:sz w:val="18"/>
            <w:szCs w:val="18"/>
          </w:rPr>
          <w:delText xml:space="preserve"> </w:delText>
        </w:r>
      </w:del>
      <w:r>
        <w:rPr>
          <w:rFonts w:ascii="Times New Roman" w:hAnsi="Times New Roman"/>
          <w:color w:val="191919"/>
          <w:spacing w:val="-2"/>
          <w:sz w:val="18"/>
          <w:szCs w:val="18"/>
        </w:rPr>
        <w:t>cove</w:t>
      </w:r>
      <w:r>
        <w:rPr>
          <w:rFonts w:ascii="Times New Roman" w:hAnsi="Times New Roman"/>
          <w:color w:val="191919"/>
          <w:sz w:val="18"/>
          <w:szCs w:val="18"/>
        </w:rPr>
        <w:t>r</w:t>
      </w:r>
      <w:ins w:id="441" w:author="tharris" w:date="2011-05-16T08:56:00Z">
        <w:r w:rsidR="00C30CC5">
          <w:rPr>
            <w:rFonts w:ascii="Times New Roman" w:hAnsi="Times New Roman"/>
            <w:color w:val="191919"/>
            <w:sz w:val="18"/>
            <w:szCs w:val="18"/>
          </w:rPr>
          <w:t>s</w:t>
        </w:r>
      </w:ins>
      <w:proofErr w:type="gramEnd"/>
      <w:ins w:id="442" w:author="tharris" w:date="2011-05-16T08:53:00Z">
        <w:r w:rsidR="00F115A7">
          <w:rPr>
            <w:rFonts w:ascii="Times New Roman" w:hAnsi="Times New Roman"/>
            <w:color w:val="191919"/>
            <w:sz w:val="18"/>
            <w:szCs w:val="18"/>
          </w:rPr>
          <w:t xml:space="preserve"> 90% of the prior year</w:t>
        </w:r>
      </w:ins>
      <w:ins w:id="443" w:author="tharris" w:date="2011-05-16T08:54:00Z">
        <w:r w:rsidR="00F115A7">
          <w:rPr>
            <w:rFonts w:ascii="Times New Roman" w:hAnsi="Times New Roman"/>
            <w:color w:val="191919"/>
            <w:sz w:val="18"/>
            <w:szCs w:val="18"/>
          </w:rPr>
          <w:t xml:space="preserve"> matriculation (tuition) cost. The HOPE Scholarship no long provides funding for </w:t>
        </w:r>
        <w:proofErr w:type="gramStart"/>
        <w:r w:rsidR="00F115A7">
          <w:rPr>
            <w:rFonts w:ascii="Times New Roman" w:hAnsi="Times New Roman"/>
            <w:color w:val="191919"/>
            <w:sz w:val="18"/>
            <w:szCs w:val="18"/>
          </w:rPr>
          <w:t>m</w:t>
        </w:r>
        <w:r w:rsidR="00C30CC5">
          <w:rPr>
            <w:rFonts w:ascii="Times New Roman" w:hAnsi="Times New Roman"/>
            <w:color w:val="191919"/>
            <w:sz w:val="18"/>
            <w:szCs w:val="18"/>
          </w:rPr>
          <w:t>andatory fees</w:t>
        </w:r>
      </w:ins>
      <w:ins w:id="444" w:author="tharris" w:date="2011-05-16T08:56:00Z">
        <w:r w:rsidR="00C30CC5">
          <w:rPr>
            <w:rFonts w:ascii="Times New Roman" w:hAnsi="Times New Roman"/>
            <w:color w:val="191919"/>
            <w:sz w:val="18"/>
            <w:szCs w:val="18"/>
          </w:rPr>
          <w:t xml:space="preserve"> nor</w:t>
        </w:r>
        <w:proofErr w:type="gramEnd"/>
        <w:r w:rsidR="00C30CC5">
          <w:rPr>
            <w:rFonts w:ascii="Times New Roman" w:hAnsi="Times New Roman"/>
            <w:color w:val="191919"/>
            <w:sz w:val="18"/>
            <w:szCs w:val="18"/>
          </w:rPr>
          <w:t xml:space="preserve"> does it </w:t>
        </w:r>
      </w:ins>
      <w:ins w:id="445" w:author="tharris" w:date="2011-05-16T08:54:00Z">
        <w:r w:rsidR="00F115A7">
          <w:rPr>
            <w:rFonts w:ascii="Times New Roman" w:hAnsi="Times New Roman"/>
            <w:color w:val="191919"/>
            <w:sz w:val="18"/>
            <w:szCs w:val="18"/>
          </w:rPr>
          <w:t xml:space="preserve">provides a </w:t>
        </w:r>
      </w:ins>
      <w:ins w:id="446" w:author="tharris" w:date="2011-05-16T08:55:00Z">
        <w:r w:rsidR="00F115A7">
          <w:rPr>
            <w:rFonts w:ascii="Times New Roman" w:hAnsi="Times New Roman"/>
            <w:color w:val="191919"/>
            <w:sz w:val="18"/>
            <w:szCs w:val="18"/>
          </w:rPr>
          <w:t>book allowance.</w:t>
        </w:r>
      </w:ins>
      <w:del w:id="447" w:author="tharris" w:date="2011-05-16T08:55:00Z">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tuition</w:delText>
        </w:r>
        <w:r w:rsidDel="00F115A7">
          <w:rPr>
            <w:rFonts w:ascii="Times New Roman" w:hAnsi="Times New Roman"/>
            <w:color w:val="191919"/>
            <w:sz w:val="18"/>
            <w:szCs w:val="18"/>
          </w:rPr>
          <w:delTex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HOPE-approve</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mandator</w:delText>
        </w:r>
        <w:r w:rsidDel="00F115A7">
          <w:rPr>
            <w:rFonts w:ascii="Times New Roman" w:hAnsi="Times New Roman"/>
            <w:color w:val="191919"/>
            <w:sz w:val="18"/>
            <w:szCs w:val="18"/>
          </w:rPr>
          <w:delText>y</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fees</w:delText>
        </w:r>
        <w:r w:rsidDel="00F115A7">
          <w:rPr>
            <w:rFonts w:ascii="Times New Roman" w:hAnsi="Times New Roman"/>
            <w:color w:val="191919"/>
            <w:sz w:val="18"/>
            <w:szCs w:val="18"/>
          </w:rPr>
          <w:delText>,</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an</w:delText>
        </w:r>
        <w:r w:rsidDel="00F115A7">
          <w:rPr>
            <w:rFonts w:ascii="Times New Roman" w:hAnsi="Times New Roman"/>
            <w:color w:val="191919"/>
            <w:sz w:val="18"/>
            <w:szCs w:val="18"/>
          </w:rPr>
          <w:delText>d</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z w:val="18"/>
            <w:szCs w:val="18"/>
          </w:rPr>
          <w:delText>a</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boo</w:delText>
        </w:r>
        <w:r w:rsidDel="00F115A7">
          <w:rPr>
            <w:rFonts w:ascii="Times New Roman" w:hAnsi="Times New Roman"/>
            <w:color w:val="191919"/>
            <w:sz w:val="18"/>
            <w:szCs w:val="18"/>
          </w:rPr>
          <w:delText>k</w:delText>
        </w:r>
        <w:r w:rsidDel="00F115A7">
          <w:rPr>
            <w:rFonts w:ascii="Times New Roman" w:hAnsi="Times New Roman"/>
            <w:color w:val="191919"/>
            <w:spacing w:val="-4"/>
            <w:sz w:val="18"/>
            <w:szCs w:val="18"/>
          </w:rPr>
          <w:delText xml:space="preserve"> </w:delText>
        </w:r>
        <w:r w:rsidDel="00F115A7">
          <w:rPr>
            <w:rFonts w:ascii="Times New Roman" w:hAnsi="Times New Roman"/>
            <w:color w:val="191919"/>
            <w:spacing w:val="-2"/>
            <w:sz w:val="18"/>
            <w:szCs w:val="18"/>
          </w:rPr>
          <w:delText>allowance</w:delText>
        </w:r>
        <w:r w:rsidDel="00F115A7">
          <w:rPr>
            <w:rFonts w:ascii="Times New Roman" w:hAnsi="Times New Roman"/>
            <w:color w:val="191919"/>
            <w:sz w:val="18"/>
            <w:szCs w:val="18"/>
          </w:rPr>
          <w:delText>.</w:delText>
        </w:r>
      </w:del>
      <w:r>
        <w:rPr>
          <w:rFonts w:ascii="Times New Roman" w:hAnsi="Times New Roman"/>
          <w:color w:val="191919"/>
          <w:spacing w:val="39"/>
          <w:sz w:val="18"/>
          <w:szCs w:val="18"/>
        </w:rPr>
        <w:t xml:space="preserve"> </w:t>
      </w:r>
      <w:del w:id="448" w:author="tharris" w:date="2011-05-16T08:55:00Z">
        <w:r w:rsidDel="00C30CC5">
          <w:rPr>
            <w:rFonts w:ascii="Times New Roman" w:hAnsi="Times New Roman"/>
            <w:color w:val="191919"/>
            <w:spacing w:val="-2"/>
            <w:sz w:val="18"/>
            <w:szCs w:val="18"/>
          </w:rPr>
          <w:delText>I</w:delText>
        </w:r>
        <w:r w:rsidDel="00C30CC5">
          <w:rPr>
            <w:rFonts w:ascii="Times New Roman" w:hAnsi="Times New Roman"/>
            <w:color w:val="191919"/>
            <w:sz w:val="18"/>
            <w:szCs w:val="18"/>
          </w:rPr>
          <w:delText>f</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yo</w:delText>
        </w:r>
        <w:r w:rsidDel="00C30CC5">
          <w:rPr>
            <w:rFonts w:ascii="Times New Roman" w:hAnsi="Times New Roman"/>
            <w:color w:val="191919"/>
            <w:sz w:val="18"/>
            <w:szCs w:val="18"/>
          </w:rPr>
          <w:delText>u</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wis</w:delText>
        </w:r>
        <w:r w:rsidDel="00C30CC5">
          <w:rPr>
            <w:rFonts w:ascii="Times New Roman" w:hAnsi="Times New Roman"/>
            <w:color w:val="191919"/>
            <w:sz w:val="18"/>
            <w:szCs w:val="18"/>
          </w:rPr>
          <w:delText>h</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t</w:delText>
        </w:r>
        <w:r w:rsidDel="00C30CC5">
          <w:rPr>
            <w:rFonts w:ascii="Times New Roman" w:hAnsi="Times New Roman"/>
            <w:color w:val="191919"/>
            <w:sz w:val="18"/>
            <w:szCs w:val="18"/>
          </w:rPr>
          <w:delText>o</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enrol</w:delText>
        </w:r>
        <w:r w:rsidDel="00C30CC5">
          <w:rPr>
            <w:rFonts w:ascii="Times New Roman" w:hAnsi="Times New Roman"/>
            <w:color w:val="191919"/>
            <w:sz w:val="18"/>
            <w:szCs w:val="18"/>
          </w:rPr>
          <w:delText>l</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i</w:delText>
        </w:r>
        <w:r w:rsidDel="00C30CC5">
          <w:rPr>
            <w:rFonts w:ascii="Times New Roman" w:hAnsi="Times New Roman"/>
            <w:color w:val="191919"/>
            <w:sz w:val="18"/>
            <w:szCs w:val="18"/>
          </w:rPr>
          <w:delText>n</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Geo</w:delText>
        </w:r>
        <w:r w:rsidDel="00C30CC5">
          <w:rPr>
            <w:rFonts w:ascii="Times New Roman" w:hAnsi="Times New Roman"/>
            <w:color w:val="191919"/>
            <w:spacing w:val="-5"/>
            <w:sz w:val="18"/>
            <w:szCs w:val="18"/>
          </w:rPr>
          <w:delText>r</w:delText>
        </w:r>
        <w:r w:rsidDel="00C30CC5">
          <w:rPr>
            <w:rFonts w:ascii="Times New Roman" w:hAnsi="Times New Roman"/>
            <w:color w:val="191919"/>
            <w:spacing w:val="-2"/>
            <w:sz w:val="18"/>
            <w:szCs w:val="18"/>
          </w:rPr>
          <w:delText>gi</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private college</w:delText>
        </w:r>
        <w:r w:rsidDel="00C30CC5">
          <w:rPr>
            <w:rFonts w:ascii="Times New Roman" w:hAnsi="Times New Roman"/>
            <w:color w:val="191919"/>
            <w:sz w:val="18"/>
            <w:szCs w:val="18"/>
          </w:rPr>
          <w:delText>,</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yo</w:delText>
        </w:r>
        <w:r w:rsidDel="00C30CC5">
          <w:rPr>
            <w:rFonts w:ascii="Times New Roman" w:hAnsi="Times New Roman"/>
            <w:color w:val="191919"/>
            <w:sz w:val="18"/>
            <w:szCs w:val="18"/>
          </w:rPr>
          <w:delText>u</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ma</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b</w:delText>
        </w:r>
        <w:r w:rsidDel="00C30CC5">
          <w:rPr>
            <w:rFonts w:ascii="Times New Roman" w:hAnsi="Times New Roman"/>
            <w:color w:val="191919"/>
            <w:sz w:val="18"/>
            <w:szCs w:val="18"/>
          </w:rPr>
          <w:delText>e</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eligibl</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z w:val="18"/>
            <w:szCs w:val="18"/>
          </w:rPr>
          <w:delText>a</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$3,00</w:delText>
        </w:r>
        <w:r w:rsidDel="00C30CC5">
          <w:rPr>
            <w:rFonts w:ascii="Times New Roman" w:hAnsi="Times New Roman"/>
            <w:color w:val="191919"/>
            <w:sz w:val="18"/>
            <w:szCs w:val="18"/>
          </w:rPr>
          <w:delText>0</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pe</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academi</w:delText>
        </w:r>
        <w:r w:rsidDel="00C30CC5">
          <w:rPr>
            <w:rFonts w:ascii="Times New Roman" w:hAnsi="Times New Roman"/>
            <w:color w:val="191919"/>
            <w:sz w:val="18"/>
            <w:szCs w:val="18"/>
          </w:rPr>
          <w:delText>c</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yea</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scholarshi</w:delText>
        </w:r>
        <w:r w:rsidDel="00C30CC5">
          <w:rPr>
            <w:rFonts w:ascii="Times New Roman" w:hAnsi="Times New Roman"/>
            <w:color w:val="191919"/>
            <w:sz w:val="18"/>
            <w:szCs w:val="18"/>
          </w:rPr>
          <w:delText>p</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full-tim</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stud</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$1,50</w:delText>
        </w:r>
        <w:r w:rsidDel="00C30CC5">
          <w:rPr>
            <w:rFonts w:ascii="Times New Roman" w:hAnsi="Times New Roman"/>
            <w:color w:val="191919"/>
            <w:sz w:val="18"/>
            <w:szCs w:val="18"/>
          </w:rPr>
          <w:delText>0</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fo</w:delText>
        </w:r>
        <w:r w:rsidDel="00C30CC5">
          <w:rPr>
            <w:rFonts w:ascii="Times New Roman" w:hAnsi="Times New Roman"/>
            <w:color w:val="191919"/>
            <w:sz w:val="18"/>
            <w:szCs w:val="18"/>
          </w:rPr>
          <w:delText>r</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half-tim</w:delText>
        </w:r>
        <w:r w:rsidDel="00C30CC5">
          <w:rPr>
            <w:rFonts w:ascii="Times New Roman" w:hAnsi="Times New Roman"/>
            <w:color w:val="191919"/>
            <w:sz w:val="18"/>
            <w:szCs w:val="18"/>
          </w:rPr>
          <w:delText>e</w:delText>
        </w:r>
        <w:r w:rsidDel="00C30CC5">
          <w:rPr>
            <w:rFonts w:ascii="Times New Roman" w:hAnsi="Times New Roman"/>
            <w:color w:val="191919"/>
            <w:spacing w:val="-3"/>
            <w:sz w:val="18"/>
            <w:szCs w:val="18"/>
          </w:rPr>
          <w:delText xml:space="preserve"> </w:delText>
        </w:r>
        <w:r w:rsidDel="00C30CC5">
          <w:rPr>
            <w:rFonts w:ascii="Times New Roman" w:hAnsi="Times New Roman"/>
            <w:color w:val="191919"/>
            <w:spacing w:val="-2"/>
            <w:sz w:val="18"/>
            <w:szCs w:val="18"/>
          </w:rPr>
          <w:delText>stud</w:delText>
        </w:r>
        <w:r w:rsidDel="00C30CC5">
          <w:rPr>
            <w:rFonts w:ascii="Times New Roman" w:hAnsi="Times New Roman"/>
            <w:color w:val="191919"/>
            <w:sz w:val="18"/>
            <w:szCs w:val="18"/>
          </w:rPr>
          <w:delText>y</w:delText>
        </w:r>
        <w:r w:rsidDel="00C30CC5">
          <w:rPr>
            <w:rFonts w:ascii="Times New Roman" w:hAnsi="Times New Roman"/>
            <w:color w:val="191919"/>
            <w:spacing w:val="-4"/>
            <w:sz w:val="18"/>
            <w:szCs w:val="18"/>
          </w:rPr>
          <w:delText xml:space="preserve"> </w:delText>
        </w:r>
        <w:r w:rsidDel="00C30CC5">
          <w:rPr>
            <w:rFonts w:ascii="Times New Roman" w:hAnsi="Times New Roman"/>
            <w:color w:val="191919"/>
            <w:spacing w:val="-2"/>
            <w:sz w:val="18"/>
            <w:szCs w:val="18"/>
          </w:rPr>
          <w:delText>(6-</w:delText>
        </w:r>
        <w:r w:rsidDel="00C30CC5">
          <w:rPr>
            <w:rFonts w:ascii="Times New Roman" w:hAnsi="Times New Roman"/>
            <w:color w:val="191919"/>
            <w:spacing w:val="-8"/>
            <w:sz w:val="18"/>
            <w:szCs w:val="18"/>
          </w:rPr>
          <w:delText>1</w:delText>
        </w:r>
        <w:r w:rsidDel="00C30CC5">
          <w:rPr>
            <w:rFonts w:ascii="Times New Roman" w:hAnsi="Times New Roman"/>
            <w:color w:val="191919"/>
            <w:sz w:val="18"/>
            <w:szCs w:val="18"/>
          </w:rPr>
          <w:delText>1</w:delText>
        </w:r>
        <w:r w:rsidDel="00C30CC5">
          <w:rPr>
            <w:rFonts w:ascii="Times New Roman" w:hAnsi="Times New Roman"/>
            <w:color w:val="191919"/>
            <w:spacing w:val="-5"/>
            <w:sz w:val="18"/>
            <w:szCs w:val="18"/>
          </w:rPr>
          <w:delText xml:space="preserve"> </w:delText>
        </w:r>
        <w:r w:rsidDel="00C30CC5">
          <w:rPr>
            <w:rFonts w:ascii="Times New Roman" w:hAnsi="Times New Roman"/>
            <w:color w:val="191919"/>
            <w:spacing w:val="-2"/>
            <w:sz w:val="18"/>
            <w:szCs w:val="18"/>
          </w:rPr>
          <w:delText>hours).</w:delText>
        </w:r>
      </w:del>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HOP</w:t>
      </w:r>
      <w:r>
        <w:rPr>
          <w:rFonts w:ascii="Times New Roman" w:hAnsi="Times New Roman"/>
          <w:color w:val="191919"/>
          <w:sz w:val="18"/>
          <w:szCs w:val="18"/>
        </w:rPr>
        <w:t>E</w:t>
      </w:r>
      <w:r>
        <w:rPr>
          <w:rFonts w:ascii="Times New Roman" w:hAnsi="Times New Roman"/>
          <w:color w:val="191919"/>
          <w:spacing w:val="-2"/>
          <w:sz w:val="18"/>
          <w:szCs w:val="18"/>
        </w:rPr>
        <w:t xml:space="preserve"> Scholarshi</w:t>
      </w:r>
      <w:r>
        <w:rPr>
          <w:rFonts w:ascii="Times New Roman" w:hAnsi="Times New Roman"/>
          <w:color w:val="191919"/>
          <w:sz w:val="18"/>
          <w:szCs w:val="18"/>
        </w:rPr>
        <w:t>p</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funde</w:t>
      </w:r>
      <w:r>
        <w:rPr>
          <w:rFonts w:ascii="Times New Roman" w:hAnsi="Times New Roman"/>
          <w:color w:val="191919"/>
          <w:sz w:val="18"/>
          <w:szCs w:val="18"/>
        </w:rPr>
        <w:t>d</w:t>
      </w:r>
      <w:r>
        <w:rPr>
          <w:rFonts w:ascii="Times New Roman" w:hAnsi="Times New Roman"/>
          <w:color w:val="191919"/>
          <w:spacing w:val="-2"/>
          <w:sz w:val="18"/>
          <w:szCs w:val="18"/>
        </w:rPr>
        <w:t xml:space="preserve"> throug</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Lotter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assis</w:t>
      </w:r>
      <w:r>
        <w:rPr>
          <w:rFonts w:ascii="Times New Roman" w:hAnsi="Times New Roman"/>
          <w:color w:val="191919"/>
          <w:sz w:val="18"/>
          <w:szCs w:val="18"/>
        </w:rPr>
        <w:t>t</w:t>
      </w:r>
      <w:r>
        <w:rPr>
          <w:rFonts w:ascii="Times New Roman" w:hAnsi="Times New Roman"/>
          <w:color w:val="191919"/>
          <w:spacing w:val="-2"/>
          <w:sz w:val="18"/>
          <w:szCs w:val="18"/>
        </w:rPr>
        <w:t xml:space="preserve"> enterin</w:t>
      </w:r>
      <w:r>
        <w:rPr>
          <w:rFonts w:ascii="Times New Roman" w:hAnsi="Times New Roman"/>
          <w:color w:val="191919"/>
          <w:sz w:val="18"/>
          <w:szCs w:val="18"/>
        </w:rPr>
        <w:t>g</w:t>
      </w: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Geo</w:t>
      </w:r>
      <w:r>
        <w:rPr>
          <w:rFonts w:ascii="Times New Roman" w:hAnsi="Times New Roman"/>
          <w:color w:val="191919"/>
          <w:spacing w:val="-5"/>
          <w:sz w:val="18"/>
          <w:szCs w:val="18"/>
        </w:rPr>
        <w:t>r</w:t>
      </w:r>
      <w:r>
        <w:rPr>
          <w:rFonts w:ascii="Times New Roman" w:hAnsi="Times New Roman"/>
          <w:color w:val="191919"/>
          <w:spacing w:val="-2"/>
          <w:sz w:val="18"/>
          <w:szCs w:val="18"/>
        </w:rPr>
        <w:t>gia 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curriculum</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assistance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include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w:t>
      </w:r>
      <w:r>
        <w:rPr>
          <w:rFonts w:ascii="Times New Roman" w:hAnsi="Times New Roman"/>
          <w:color w:val="191919"/>
          <w:spacing w:val="-3"/>
          <w:sz w:val="18"/>
          <w:szCs w:val="18"/>
        </w:rPr>
        <w:t>t</w:t>
      </w:r>
      <w:r>
        <w:rPr>
          <w:rFonts w:ascii="Times New Roman" w:hAnsi="Times New Roman"/>
          <w:color w:val="191919"/>
          <w:spacing w:val="-2"/>
          <w:sz w:val="18"/>
          <w:szCs w:val="18"/>
        </w:rPr>
        <w: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$15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26"/>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proofErr w:type="spellStart"/>
      <w:r>
        <w:rPr>
          <w:rFonts w:ascii="Times New Roman" w:hAnsi="Times New Roman"/>
          <w:color w:val="191919"/>
          <w:spacing w:val="-2"/>
          <w:sz w:val="18"/>
          <w:szCs w:val="18"/>
        </w:rPr>
        <w:t>Schol</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arshi</w:t>
      </w:r>
      <w:r>
        <w:rPr>
          <w:rFonts w:ascii="Times New Roman" w:hAnsi="Times New Roman"/>
          <w:color w:val="191919"/>
          <w:sz w:val="18"/>
          <w:szCs w:val="18"/>
        </w:rPr>
        <w:t>p</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eligible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1"/>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HOP</w:t>
      </w:r>
      <w:r>
        <w:rPr>
          <w:rFonts w:ascii="Times New Roman" w:hAnsi="Times New Roman"/>
          <w:color w:val="191919"/>
          <w:sz w:val="18"/>
          <w:szCs w:val="18"/>
        </w:rPr>
        <w:t>E</w:t>
      </w:r>
      <w:r>
        <w:rPr>
          <w:rFonts w:ascii="Times New Roman" w:hAnsi="Times New Roman"/>
          <w:color w:val="191919"/>
          <w:spacing w:val="-5"/>
          <w:sz w:val="18"/>
          <w:szCs w:val="18"/>
        </w:rPr>
        <w:t xml:space="preserve"> </w:t>
      </w:r>
      <w:proofErr w:type="spellStart"/>
      <w:r>
        <w:rPr>
          <w:rFonts w:ascii="Times New Roman" w:hAnsi="Times New Roman"/>
          <w:color w:val="191919"/>
          <w:spacing w:val="-2"/>
          <w:sz w:val="18"/>
          <w:szCs w:val="18"/>
        </w:rPr>
        <w:t>Evalua</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3"/>
          <w:sz w:val="18"/>
          <w:szCs w:val="18"/>
        </w:rPr>
        <w:t>tio</w:t>
      </w:r>
      <w:r>
        <w:rPr>
          <w:rFonts w:ascii="Times New Roman" w:hAnsi="Times New Roman"/>
          <w:color w:val="191919"/>
          <w:sz w:val="18"/>
          <w:szCs w:val="18"/>
        </w:rPr>
        <w:t>n</w:t>
      </w:r>
      <w:proofErr w:type="spellEnd"/>
      <w:r>
        <w:rPr>
          <w:rFonts w:ascii="Times New Roman" w:hAnsi="Times New Roman"/>
          <w:color w:val="191919"/>
          <w:spacing w:val="-11"/>
          <w:sz w:val="18"/>
          <w:szCs w:val="18"/>
        </w:rPr>
        <w:t xml:space="preserve"> </w:t>
      </w:r>
      <w:r>
        <w:rPr>
          <w:rFonts w:ascii="Times New Roman" w:hAnsi="Times New Roman"/>
          <w:color w:val="191919"/>
          <w:spacing w:val="-3"/>
          <w:sz w:val="18"/>
          <w:szCs w:val="18"/>
        </w:rPr>
        <w:t>Reques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Form</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assistanc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HOPE</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HOP</w:t>
      </w:r>
      <w:r>
        <w:rPr>
          <w:rFonts w:ascii="Times New Roman" w:hAnsi="Times New Roman"/>
          <w:color w:val="191919"/>
          <w:sz w:val="18"/>
          <w:szCs w:val="18"/>
        </w:rPr>
        <w:t>E</w:t>
      </w:r>
      <w:r>
        <w:rPr>
          <w:rFonts w:ascii="Times New Roman" w:hAnsi="Times New Roman"/>
          <w:color w:val="191919"/>
          <w:spacing w:val="-11"/>
          <w:sz w:val="18"/>
          <w:szCs w:val="18"/>
        </w:rPr>
        <w:t xml:space="preserve"> </w:t>
      </w:r>
      <w:proofErr w:type="spellStart"/>
      <w:r>
        <w:rPr>
          <w:rFonts w:ascii="Times New Roman" w:hAnsi="Times New Roman"/>
          <w:color w:val="191919"/>
          <w:spacing w:val="-3"/>
          <w:sz w:val="18"/>
          <w:szCs w:val="18"/>
        </w:rPr>
        <w:t>Schol</w:t>
      </w:r>
      <w:proofErr w:type="spellEnd"/>
      <w:r>
        <w:rPr>
          <w:rFonts w:ascii="Times New Roman" w:hAnsi="Times New Roman"/>
          <w:color w:val="191919"/>
          <w:spacing w:val="-3"/>
          <w:sz w:val="18"/>
          <w:szCs w:val="18"/>
        </w:rPr>
        <w:t xml:space="preserve">- </w:t>
      </w:r>
      <w:proofErr w:type="spellStart"/>
      <w:r>
        <w:rPr>
          <w:rFonts w:ascii="Times New Roman" w:hAnsi="Times New Roman"/>
          <w:color w:val="191919"/>
          <w:spacing w:val="-2"/>
          <w:sz w:val="18"/>
          <w:szCs w:val="18"/>
        </w:rPr>
        <w:t>arshi</w:t>
      </w:r>
      <w:r>
        <w:rPr>
          <w:rFonts w:ascii="Times New Roman" w:hAnsi="Times New Roman"/>
          <w:color w:val="191919"/>
          <w:sz w:val="18"/>
          <w:szCs w:val="18"/>
        </w:rPr>
        <w:t>p</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2D3FFE" w:rsidRDefault="00924DC4" w:rsidP="00924DC4">
      <w:pPr>
        <w:widowControl w:val="0"/>
        <w:autoSpaceDE w:val="0"/>
        <w:autoSpaceDN w:val="0"/>
        <w:adjustRightInd w:val="0"/>
        <w:spacing w:after="0" w:line="240" w:lineRule="auto"/>
        <w:ind w:left="120" w:right="6564"/>
        <w:jc w:val="both"/>
        <w:rPr>
          <w:del w:id="449" w:author="tharris" w:date="2011-05-16T08:41:00Z"/>
          <w:rFonts w:ascii="Times New Roman" w:hAnsi="Times New Roman"/>
          <w:color w:val="000000"/>
          <w:sz w:val="18"/>
          <w:szCs w:val="18"/>
        </w:rPr>
      </w:pPr>
      <w:del w:id="450" w:author="tharris" w:date="2011-05-16T08:41:00Z">
        <w:r w:rsidDel="002D3FFE">
          <w:rPr>
            <w:rFonts w:ascii="Times New Roman" w:hAnsi="Times New Roman"/>
            <w:b/>
            <w:bCs/>
            <w:color w:val="191919"/>
            <w:spacing w:val="-2"/>
            <w:sz w:val="24"/>
            <w:szCs w:val="24"/>
          </w:rPr>
          <w:delText>T</w:delText>
        </w:r>
        <w:r w:rsidDel="002D3FFE">
          <w:rPr>
            <w:rFonts w:ascii="Times New Roman" w:hAnsi="Times New Roman"/>
            <w:b/>
            <w:bCs/>
            <w:color w:val="191919"/>
            <w:spacing w:val="-2"/>
            <w:sz w:val="18"/>
            <w:szCs w:val="18"/>
          </w:rPr>
          <w:delText>H</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HOP</w:delText>
        </w:r>
        <w:r w:rsidDel="002D3FFE">
          <w:rPr>
            <w:rFonts w:ascii="Times New Roman" w:hAnsi="Times New Roman"/>
            <w:b/>
            <w:bCs/>
            <w:color w:val="191919"/>
            <w:sz w:val="24"/>
            <w:szCs w:val="24"/>
          </w:rPr>
          <w:delText>E</w:delText>
        </w:r>
        <w:r w:rsidDel="002D3FFE">
          <w:rPr>
            <w:rFonts w:ascii="Times New Roman" w:hAnsi="Times New Roman"/>
            <w:b/>
            <w:bCs/>
            <w:color w:val="191919"/>
            <w:spacing w:val="-9"/>
            <w:sz w:val="24"/>
            <w:szCs w:val="24"/>
          </w:rPr>
          <w:delText xml:space="preserve"> </w:delText>
        </w:r>
        <w:r w:rsidDel="002D3FFE">
          <w:rPr>
            <w:rFonts w:ascii="Times New Roman" w:hAnsi="Times New Roman"/>
            <w:b/>
            <w:bCs/>
            <w:color w:val="191919"/>
            <w:spacing w:val="-3"/>
            <w:sz w:val="24"/>
            <w:szCs w:val="24"/>
          </w:rPr>
          <w:delText>T</w:delText>
        </w:r>
        <w:r w:rsidDel="002D3FFE">
          <w:rPr>
            <w:rFonts w:ascii="Times New Roman" w:hAnsi="Times New Roman"/>
            <w:b/>
            <w:bCs/>
            <w:color w:val="191919"/>
            <w:spacing w:val="-2"/>
            <w:sz w:val="18"/>
            <w:szCs w:val="18"/>
          </w:rPr>
          <w:delText>EACHE</w:delText>
        </w:r>
        <w:r w:rsidDel="002D3FFE">
          <w:rPr>
            <w:rFonts w:ascii="Times New Roman" w:hAnsi="Times New Roman"/>
            <w:b/>
            <w:bCs/>
            <w:color w:val="191919"/>
            <w:sz w:val="18"/>
            <w:szCs w:val="18"/>
          </w:rPr>
          <w:delText>R</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S</w:delText>
        </w:r>
        <w:r w:rsidDel="002D3FFE">
          <w:rPr>
            <w:rFonts w:ascii="Times New Roman" w:hAnsi="Times New Roman"/>
            <w:b/>
            <w:bCs/>
            <w:color w:val="191919"/>
            <w:spacing w:val="-2"/>
            <w:sz w:val="18"/>
            <w:szCs w:val="18"/>
          </w:rPr>
          <w:delText>CHOLARSHI</w:delText>
        </w:r>
        <w:r w:rsidDel="002D3FFE">
          <w:rPr>
            <w:rFonts w:ascii="Times New Roman" w:hAnsi="Times New Roman"/>
            <w:b/>
            <w:bCs/>
            <w:color w:val="191919"/>
            <w:sz w:val="18"/>
            <w:szCs w:val="18"/>
          </w:rPr>
          <w:delText xml:space="preserve">P </w:delText>
        </w:r>
        <w:r w:rsidDel="002D3FFE">
          <w:rPr>
            <w:rFonts w:ascii="Times New Roman" w:hAnsi="Times New Roman"/>
            <w:b/>
            <w:bCs/>
            <w:color w:val="191919"/>
            <w:spacing w:val="-2"/>
            <w:sz w:val="24"/>
            <w:szCs w:val="24"/>
          </w:rPr>
          <w:delText>P</w:delText>
        </w:r>
        <w:r w:rsidDel="002D3FFE">
          <w:rPr>
            <w:rFonts w:ascii="Times New Roman" w:hAnsi="Times New Roman"/>
            <w:b/>
            <w:bCs/>
            <w:color w:val="191919"/>
            <w:spacing w:val="-2"/>
            <w:sz w:val="18"/>
            <w:szCs w:val="18"/>
          </w:rPr>
          <w:delText>ROGRAM</w:delText>
        </w:r>
      </w:del>
    </w:p>
    <w:p w:rsidR="00924DC4" w:rsidDel="002D3FFE" w:rsidRDefault="00924DC4" w:rsidP="00924DC4">
      <w:pPr>
        <w:widowControl w:val="0"/>
        <w:autoSpaceDE w:val="0"/>
        <w:autoSpaceDN w:val="0"/>
        <w:adjustRightInd w:val="0"/>
        <w:spacing w:before="30" w:after="0" w:line="250" w:lineRule="auto"/>
        <w:ind w:left="120" w:right="991"/>
        <w:jc w:val="both"/>
        <w:rPr>
          <w:del w:id="451" w:author="tharris" w:date="2011-05-16T08:41:00Z"/>
          <w:rFonts w:ascii="Times New Roman" w:hAnsi="Times New Roman"/>
          <w:color w:val="000000"/>
          <w:sz w:val="18"/>
          <w:szCs w:val="18"/>
        </w:rPr>
      </w:pPr>
      <w:del w:id="452" w:author="tharris" w:date="2011-05-16T08:41:00Z">
        <w:r w:rsidDel="002D3FFE">
          <w:rPr>
            <w:rFonts w:ascii="Times New Roman" w:hAnsi="Times New Roman"/>
            <w:color w:val="191919"/>
            <w:spacing w:val="-2"/>
            <w:sz w:val="18"/>
            <w:szCs w:val="18"/>
          </w:rPr>
          <w:delText>Thi</w:delText>
        </w:r>
        <w:r w:rsidDel="002D3FFE">
          <w:rPr>
            <w:rFonts w:ascii="Times New Roman" w:hAnsi="Times New Roman"/>
            <w:color w:val="191919"/>
            <w:sz w:val="18"/>
            <w:szCs w:val="18"/>
          </w:rPr>
          <w:delText>s</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m</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assis</w:delText>
        </w:r>
        <w:r w:rsidDel="002D3FFE">
          <w:rPr>
            <w:rFonts w:ascii="Times New Roman" w:hAnsi="Times New Roman"/>
            <w:color w:val="191919"/>
            <w:sz w:val="18"/>
            <w:szCs w:val="18"/>
          </w:rPr>
          <w:delText>t</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student</w:delText>
        </w:r>
        <w:r w:rsidDel="002D3FFE">
          <w:rPr>
            <w:rFonts w:ascii="Times New Roman" w:hAnsi="Times New Roman"/>
            <w:color w:val="191919"/>
            <w:sz w:val="18"/>
            <w:szCs w:val="18"/>
          </w:rPr>
          <w:delText>s</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(teachers</w:delText>
        </w:r>
        <w:r w:rsidDel="002D3FFE">
          <w:rPr>
            <w:rFonts w:ascii="Times New Roman" w:hAnsi="Times New Roman"/>
            <w:color w:val="191919"/>
            <w:sz w:val="18"/>
            <w:szCs w:val="18"/>
          </w:rPr>
          <w:delText>)</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wh</w:delText>
        </w:r>
        <w:r w:rsidDel="002D3FFE">
          <w:rPr>
            <w:rFonts w:ascii="Times New Roman" w:hAnsi="Times New Roman"/>
            <w:color w:val="191919"/>
            <w:sz w:val="18"/>
            <w:szCs w:val="18"/>
          </w:rPr>
          <w:delText>o</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ar</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seekin</w:delText>
        </w:r>
        <w:r w:rsidDel="002D3FFE">
          <w:rPr>
            <w:rFonts w:ascii="Times New Roman" w:hAnsi="Times New Roman"/>
            <w:color w:val="191919"/>
            <w:sz w:val="18"/>
            <w:szCs w:val="18"/>
          </w:rPr>
          <w:delText>g</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w:delText>
        </w:r>
        <w:r w:rsidDel="002D3FFE">
          <w:rPr>
            <w:rFonts w:ascii="Times New Roman" w:hAnsi="Times New Roman"/>
            <w:color w:val="191919"/>
            <w:sz w:val="18"/>
            <w:szCs w:val="18"/>
          </w:rPr>
          <w:delText>n</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advance</w:delText>
        </w:r>
        <w:r w:rsidDel="002D3FFE">
          <w:rPr>
            <w:rFonts w:ascii="Times New Roman" w:hAnsi="Times New Roman"/>
            <w:color w:val="191919"/>
            <w:sz w:val="18"/>
            <w:szCs w:val="18"/>
          </w:rPr>
          <w:delText>d</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degre</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n</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critica</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fiel</w:delText>
        </w:r>
        <w:r w:rsidDel="002D3FFE">
          <w:rPr>
            <w:rFonts w:ascii="Times New Roman" w:hAnsi="Times New Roman"/>
            <w:color w:val="191919"/>
            <w:sz w:val="18"/>
            <w:szCs w:val="18"/>
          </w:rPr>
          <w:delText>d</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stud</w:delText>
        </w:r>
        <w:r w:rsidDel="002D3FFE">
          <w:rPr>
            <w:rFonts w:ascii="Times New Roman" w:hAnsi="Times New Roman"/>
            <w:color w:val="191919"/>
            <w:spacing w:val="-13"/>
            <w:sz w:val="18"/>
            <w:szCs w:val="18"/>
          </w:rPr>
          <w:delText>y</w:delText>
        </w:r>
        <w:r w:rsidDel="002D3FFE">
          <w:rPr>
            <w:rFonts w:ascii="Times New Roman" w:hAnsi="Times New Roman"/>
            <w:color w:val="191919"/>
            <w:sz w:val="18"/>
            <w:szCs w:val="18"/>
          </w:rPr>
          <w:delText>.</w:delText>
        </w:r>
        <w:r w:rsidDel="002D3FFE">
          <w:rPr>
            <w:rFonts w:ascii="Times New Roman" w:hAnsi="Times New Roman"/>
            <w:color w:val="191919"/>
            <w:spacing w:val="30"/>
            <w:sz w:val="18"/>
            <w:szCs w:val="18"/>
          </w:rPr>
          <w:delText xml:space="preserve"> </w:delText>
        </w:r>
        <w:r w:rsidDel="002D3FFE">
          <w:rPr>
            <w:rFonts w:ascii="Times New Roman" w:hAnsi="Times New Roman"/>
            <w:color w:val="191919"/>
            <w:spacing w:val="-2"/>
            <w:sz w:val="18"/>
            <w:szCs w:val="18"/>
          </w:rPr>
          <w:delText>Financia</w:delText>
        </w:r>
        <w:r w:rsidDel="002D3FFE">
          <w:rPr>
            <w:rFonts w:ascii="Times New Roman" w:hAnsi="Times New Roman"/>
            <w:color w:val="191919"/>
            <w:sz w:val="18"/>
            <w:szCs w:val="18"/>
          </w:rPr>
          <w:delText>l</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assis</w:delText>
        </w:r>
        <w:r w:rsidDel="002D3FFE">
          <w:rPr>
            <w:rFonts w:ascii="Times New Roman" w:hAnsi="Times New Roman"/>
            <w:color w:val="191919"/>
            <w:spacing w:val="-3"/>
            <w:sz w:val="18"/>
            <w:szCs w:val="18"/>
          </w:rPr>
          <w:delText>t</w:delText>
        </w:r>
        <w:r w:rsidDel="002D3FFE">
          <w:rPr>
            <w:rFonts w:ascii="Times New Roman" w:hAnsi="Times New Roman"/>
            <w:color w:val="191919"/>
            <w:spacing w:val="-2"/>
            <w:sz w:val="18"/>
            <w:szCs w:val="18"/>
          </w:rPr>
          <w:delText>anc</w:delText>
        </w:r>
        <w:r w:rsidDel="002D3FFE">
          <w:rPr>
            <w:rFonts w:ascii="Times New Roman" w:hAnsi="Times New Roman"/>
            <w:color w:val="191919"/>
            <w:sz w:val="18"/>
            <w:szCs w:val="18"/>
          </w:rPr>
          <w:delText>e</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u</w:delText>
        </w:r>
        <w:r w:rsidDel="002D3FFE">
          <w:rPr>
            <w:rFonts w:ascii="Times New Roman" w:hAnsi="Times New Roman"/>
            <w:color w:val="191919"/>
            <w:sz w:val="18"/>
            <w:szCs w:val="18"/>
          </w:rPr>
          <w:delText>p</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o</w:delText>
        </w:r>
        <w:r w:rsidDel="002D3FFE">
          <w:rPr>
            <w:rFonts w:ascii="Times New Roman" w:hAnsi="Times New Roman"/>
            <w:color w:val="191919"/>
            <w:spacing w:val="-8"/>
            <w:sz w:val="18"/>
            <w:szCs w:val="18"/>
          </w:rPr>
          <w:delText xml:space="preserve"> </w:delText>
        </w:r>
        <w:r w:rsidDel="002D3FFE">
          <w:rPr>
            <w:rFonts w:ascii="Times New Roman" w:hAnsi="Times New Roman"/>
            <w:color w:val="191919"/>
            <w:spacing w:val="-2"/>
            <w:sz w:val="18"/>
            <w:szCs w:val="18"/>
          </w:rPr>
          <w:delText>$10,000 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awarde</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towar</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th</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cos</w:delText>
        </w:r>
        <w:r w:rsidDel="002D3FFE">
          <w:rPr>
            <w:rFonts w:ascii="Times New Roman" w:hAnsi="Times New Roman"/>
            <w:color w:val="191919"/>
            <w:sz w:val="18"/>
            <w:szCs w:val="18"/>
          </w:rPr>
          <w:delText>t</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f</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attendance</w:delText>
        </w:r>
        <w:r w:rsidDel="002D3FFE">
          <w:rPr>
            <w:rFonts w:ascii="Times New Roman" w:hAnsi="Times New Roman"/>
            <w:color w:val="191919"/>
            <w:sz w:val="18"/>
            <w:szCs w:val="18"/>
          </w:rPr>
          <w:delText xml:space="preserve">. </w:delText>
        </w:r>
        <w:r w:rsidDel="002D3FFE">
          <w:rPr>
            <w:rFonts w:ascii="Times New Roman" w:hAnsi="Times New Roman"/>
            <w:color w:val="191919"/>
            <w:spacing w:val="14"/>
            <w:sz w:val="18"/>
            <w:szCs w:val="18"/>
          </w:rPr>
          <w:delText xml:space="preserve"> </w:delText>
        </w:r>
        <w:r w:rsidDel="002D3FFE">
          <w:rPr>
            <w:rFonts w:ascii="Times New Roman" w:hAnsi="Times New Roman"/>
            <w:color w:val="191919"/>
            <w:spacing w:val="-2"/>
            <w:sz w:val="18"/>
            <w:szCs w:val="18"/>
          </w:rPr>
          <w:delText>Th</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m</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operat</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a</w:delText>
        </w:r>
        <w:r w:rsidDel="002D3FFE">
          <w:rPr>
            <w:rFonts w:ascii="Times New Roman" w:hAnsi="Times New Roman"/>
            <w:color w:val="191919"/>
            <w:sz w:val="18"/>
            <w:szCs w:val="18"/>
          </w:rPr>
          <w:delText>s</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fo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givabl</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loan</w:delText>
        </w:r>
        <w:r w:rsidDel="002D3FFE">
          <w:rPr>
            <w:rFonts w:ascii="Times New Roman" w:hAnsi="Times New Roman"/>
            <w:color w:val="191919"/>
            <w:sz w:val="18"/>
            <w:szCs w:val="18"/>
          </w:rPr>
          <w:delText>,</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whic</w:delText>
        </w:r>
        <w:r w:rsidDel="002D3FFE">
          <w:rPr>
            <w:rFonts w:ascii="Times New Roman" w:hAnsi="Times New Roman"/>
            <w:color w:val="191919"/>
            <w:sz w:val="18"/>
            <w:szCs w:val="18"/>
          </w:rPr>
          <w:delText>h</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l</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e</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repai</w:delText>
        </w:r>
        <w:r w:rsidDel="002D3FFE">
          <w:rPr>
            <w:rFonts w:ascii="Times New Roman" w:hAnsi="Times New Roman"/>
            <w:color w:val="191919"/>
            <w:sz w:val="18"/>
            <w:szCs w:val="18"/>
          </w:rPr>
          <w:delText>d</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b</w:delText>
        </w:r>
        <w:r w:rsidDel="002D3FFE">
          <w:rPr>
            <w:rFonts w:ascii="Times New Roman" w:hAnsi="Times New Roman"/>
            <w:color w:val="191919"/>
            <w:sz w:val="18"/>
            <w:szCs w:val="18"/>
          </w:rPr>
          <w:delText>y</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teachi</w:delText>
        </w:r>
        <w:r w:rsidDel="002D3FFE">
          <w:rPr>
            <w:rFonts w:ascii="Times New Roman" w:hAnsi="Times New Roman"/>
            <w:color w:val="191919"/>
            <w:spacing w:val="-3"/>
            <w:sz w:val="18"/>
            <w:szCs w:val="18"/>
          </w:rPr>
          <w:delText>n</w:delText>
        </w:r>
        <w:r w:rsidDel="002D3FFE">
          <w:rPr>
            <w:rFonts w:ascii="Times New Roman" w:hAnsi="Times New Roman"/>
            <w:color w:val="191919"/>
            <w:sz w:val="18"/>
            <w:szCs w:val="18"/>
          </w:rPr>
          <w:delText>g</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n</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Geo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w:delText>
        </w:r>
        <w:r w:rsidDel="002D3FFE">
          <w:rPr>
            <w:rFonts w:ascii="Times New Roman" w:hAnsi="Times New Roman"/>
            <w:color w:val="191919"/>
            <w:sz w:val="18"/>
            <w:szCs w:val="18"/>
          </w:rPr>
          <w:delText>a</w:delText>
        </w:r>
        <w:r w:rsidDel="002D3FFE">
          <w:rPr>
            <w:rFonts w:ascii="Times New Roman" w:hAnsi="Times New Roman"/>
            <w:color w:val="191919"/>
            <w:spacing w:val="-10"/>
            <w:sz w:val="18"/>
            <w:szCs w:val="18"/>
          </w:rPr>
          <w:delText xml:space="preserve"> </w:delText>
        </w:r>
        <w:r w:rsidDel="002D3FFE">
          <w:rPr>
            <w:rFonts w:ascii="Times New Roman" w:hAnsi="Times New Roman"/>
            <w:color w:val="191919"/>
            <w:spacing w:val="-2"/>
            <w:sz w:val="18"/>
            <w:szCs w:val="18"/>
          </w:rPr>
          <w:delText>pub- li</w:delText>
        </w:r>
        <w:r w:rsidDel="002D3FFE">
          <w:rPr>
            <w:rFonts w:ascii="Times New Roman" w:hAnsi="Times New Roman"/>
            <w:color w:val="191919"/>
            <w:sz w:val="18"/>
            <w:szCs w:val="18"/>
          </w:rPr>
          <w:delText>c</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school</w:delText>
        </w:r>
        <w:r w:rsidDel="002D3FFE">
          <w:rPr>
            <w:rFonts w:ascii="Times New Roman" w:hAnsi="Times New Roman"/>
            <w:color w:val="191919"/>
            <w:sz w:val="18"/>
            <w:szCs w:val="18"/>
          </w:rPr>
          <w:delText>.</w:delText>
        </w:r>
        <w:r w:rsidDel="002D3FFE">
          <w:rPr>
            <w:rFonts w:ascii="Times New Roman" w:hAnsi="Times New Roman"/>
            <w:color w:val="191919"/>
            <w:spacing w:val="40"/>
            <w:sz w:val="18"/>
            <w:szCs w:val="18"/>
          </w:rPr>
          <w:delText xml:space="preserve"> </w:delText>
        </w:r>
        <w:r w:rsidDel="002D3FFE">
          <w:rPr>
            <w:rFonts w:ascii="Times New Roman" w:hAnsi="Times New Roman"/>
            <w:color w:val="191919"/>
            <w:spacing w:val="-2"/>
            <w:sz w:val="18"/>
            <w:szCs w:val="18"/>
          </w:rPr>
          <w:delText>Fo</w:delText>
        </w:r>
        <w:r w:rsidDel="002D3FFE">
          <w:rPr>
            <w:rFonts w:ascii="Times New Roman" w:hAnsi="Times New Roman"/>
            <w:color w:val="191919"/>
            <w:sz w:val="18"/>
            <w:szCs w:val="18"/>
          </w:rPr>
          <w:delText>r</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mor</w:delText>
        </w:r>
        <w:r w:rsidDel="002D3FFE">
          <w:rPr>
            <w:rFonts w:ascii="Times New Roman" w:hAnsi="Times New Roman"/>
            <w:color w:val="191919"/>
            <w:sz w:val="18"/>
            <w:szCs w:val="18"/>
          </w:rPr>
          <w:delText>e</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informatio</w:delText>
        </w:r>
        <w:r w:rsidDel="002D3FFE">
          <w:rPr>
            <w:rFonts w:ascii="Times New Roman" w:hAnsi="Times New Roman"/>
            <w:color w:val="191919"/>
            <w:sz w:val="18"/>
            <w:szCs w:val="18"/>
          </w:rPr>
          <w:delText>n</w:delText>
        </w:r>
        <w:r w:rsidDel="002D3FFE">
          <w:rPr>
            <w:rFonts w:ascii="Times New Roman" w:hAnsi="Times New Roman"/>
            <w:color w:val="191919"/>
            <w:spacing w:val="-3"/>
            <w:sz w:val="18"/>
            <w:szCs w:val="18"/>
          </w:rPr>
          <w:delText xml:space="preserve">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n</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HOP</w:delText>
        </w:r>
        <w:r w:rsidDel="002D3FFE">
          <w:rPr>
            <w:rFonts w:ascii="Times New Roman" w:hAnsi="Times New Roman"/>
            <w:color w:val="191919"/>
            <w:sz w:val="18"/>
            <w:szCs w:val="18"/>
          </w:rPr>
          <w:delText>E</w:delText>
        </w:r>
        <w:r w:rsidDel="002D3FFE">
          <w:rPr>
            <w:rFonts w:ascii="Times New Roman" w:hAnsi="Times New Roman"/>
            <w:color w:val="191919"/>
            <w:spacing w:val="-7"/>
            <w:sz w:val="18"/>
            <w:szCs w:val="18"/>
          </w:rPr>
          <w:delText xml:space="preserve"> </w:delText>
        </w:r>
        <w:r w:rsidDel="002D3FFE">
          <w:rPr>
            <w:rFonts w:ascii="Times New Roman" w:hAnsi="Times New Roman"/>
            <w:color w:val="191919"/>
            <w:spacing w:val="-14"/>
            <w:sz w:val="18"/>
            <w:szCs w:val="18"/>
          </w:rPr>
          <w:delText>T</w:delText>
        </w:r>
        <w:r w:rsidDel="002D3FFE">
          <w:rPr>
            <w:rFonts w:ascii="Times New Roman" w:hAnsi="Times New Roman"/>
            <w:color w:val="191919"/>
            <w:spacing w:val="-2"/>
            <w:sz w:val="18"/>
            <w:szCs w:val="18"/>
          </w:rPr>
          <w:delText>eache</w:delText>
        </w:r>
        <w:r w:rsidDel="002D3FFE">
          <w:rPr>
            <w:rFonts w:ascii="Times New Roman" w:hAnsi="Times New Roman"/>
            <w:color w:val="191919"/>
            <w:sz w:val="18"/>
            <w:szCs w:val="18"/>
          </w:rPr>
          <w:delText>r</w:delText>
        </w:r>
        <w:r w:rsidDel="002D3FFE">
          <w:rPr>
            <w:rFonts w:ascii="Times New Roman" w:hAnsi="Times New Roman"/>
            <w:color w:val="191919"/>
            <w:spacing w:val="-3"/>
            <w:sz w:val="18"/>
            <w:szCs w:val="18"/>
          </w:rPr>
          <w:delText xml:space="preserve"> </w:delText>
        </w:r>
        <w:r w:rsidDel="002D3FFE">
          <w:rPr>
            <w:rFonts w:ascii="Times New Roman" w:hAnsi="Times New Roman"/>
            <w:color w:val="191919"/>
            <w:spacing w:val="-2"/>
            <w:sz w:val="18"/>
            <w:szCs w:val="18"/>
          </w:rPr>
          <w:delText>Scholarshi</w:delText>
        </w:r>
        <w:r w:rsidDel="002D3FFE">
          <w:rPr>
            <w:rFonts w:ascii="Times New Roman" w:hAnsi="Times New Roman"/>
            <w:color w:val="191919"/>
            <w:sz w:val="18"/>
            <w:szCs w:val="18"/>
          </w:rPr>
          <w:delText>p</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g</w:delText>
        </w:r>
        <w:r w:rsidDel="002D3FFE">
          <w:rPr>
            <w:rFonts w:ascii="Times New Roman" w:hAnsi="Times New Roman"/>
            <w:color w:val="191919"/>
            <w:sz w:val="18"/>
            <w:szCs w:val="18"/>
          </w:rPr>
          <w:delText>o</w:delText>
        </w:r>
        <w:r w:rsidDel="002D3FFE">
          <w:rPr>
            <w:rFonts w:ascii="Times New Roman" w:hAnsi="Times New Roman"/>
            <w:color w:val="191919"/>
            <w:spacing w:val="-4"/>
            <w:sz w:val="18"/>
            <w:szCs w:val="18"/>
          </w:rPr>
          <w:delText xml:space="preserve"> </w:delText>
        </w:r>
        <w:r w:rsidDel="002D3FFE">
          <w:rPr>
            <w:rFonts w:ascii="Times New Roman" w:hAnsi="Times New Roman"/>
            <w:color w:val="191919"/>
            <w:spacing w:val="-2"/>
            <w:sz w:val="18"/>
            <w:szCs w:val="18"/>
          </w:rPr>
          <w:delText>to</w:delText>
        </w:r>
        <w:r w:rsidDel="002D3FFE">
          <w:rPr>
            <w:rFonts w:ascii="Times New Roman" w:hAnsi="Times New Roman"/>
            <w:color w:val="191919"/>
            <w:sz w:val="18"/>
            <w:szCs w:val="18"/>
          </w:rPr>
          <w:delText>:</w:delText>
        </w:r>
        <w:r w:rsidDel="002D3FFE">
          <w:rPr>
            <w:rFonts w:ascii="Times New Roman" w:hAnsi="Times New Roman"/>
            <w:color w:val="191919"/>
            <w:spacing w:val="-4"/>
            <w:sz w:val="18"/>
            <w:szCs w:val="18"/>
          </w:rPr>
          <w:delText xml:space="preserve"> </w:delText>
        </w:r>
        <w:r w:rsidR="007B3518" w:rsidRPr="007B3518" w:rsidDel="002D3FFE">
          <w:fldChar w:fldCharType="begin"/>
        </w:r>
        <w:r w:rsidR="00F115A7" w:rsidDel="002D3FFE">
          <w:delInstrText xml:space="preserve"> HYPERLINK "http://www.gacollege411.org" </w:delInstrText>
        </w:r>
        <w:r w:rsidR="007B3518" w:rsidRPr="007B3518" w:rsidDel="002D3FFE">
          <w:fldChar w:fldCharType="separate"/>
        </w:r>
        <w:r w:rsidDel="002D3FFE">
          <w:rPr>
            <w:rFonts w:ascii="Times New Roman" w:hAnsi="Times New Roman"/>
            <w:color w:val="191919"/>
            <w:spacing w:val="-2"/>
            <w:sz w:val="18"/>
            <w:szCs w:val="18"/>
          </w:rPr>
          <w:delText>http://ww</w:delText>
        </w:r>
        <w:r w:rsidDel="002D3FFE">
          <w:rPr>
            <w:rFonts w:ascii="Times New Roman" w:hAnsi="Times New Roman"/>
            <w:color w:val="191919"/>
            <w:spacing w:val="-13"/>
            <w:sz w:val="18"/>
            <w:szCs w:val="18"/>
          </w:rPr>
          <w:delText>w</w:delText>
        </w:r>
        <w:r w:rsidDel="002D3FFE">
          <w:rPr>
            <w:rFonts w:ascii="Times New Roman" w:hAnsi="Times New Roman"/>
            <w:color w:val="191919"/>
            <w:spacing w:val="-2"/>
            <w:sz w:val="18"/>
            <w:szCs w:val="18"/>
          </w:rPr>
          <w:delText>.gacollege4</w:delText>
        </w:r>
        <w:r w:rsidDel="002D3FFE">
          <w:rPr>
            <w:rFonts w:ascii="Times New Roman" w:hAnsi="Times New Roman"/>
            <w:color w:val="191919"/>
            <w:spacing w:val="-8"/>
            <w:sz w:val="18"/>
            <w:szCs w:val="18"/>
          </w:rPr>
          <w:delText>1</w:delText>
        </w:r>
        <w:r w:rsidDel="002D3FFE">
          <w:rPr>
            <w:rFonts w:ascii="Times New Roman" w:hAnsi="Times New Roman"/>
            <w:color w:val="191919"/>
            <w:spacing w:val="-2"/>
            <w:sz w:val="18"/>
            <w:szCs w:val="18"/>
          </w:rPr>
          <w:delText>1.o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w:delText>
        </w:r>
        <w:r w:rsidR="007B3518" w:rsidDel="002D3FFE">
          <w:rPr>
            <w:rFonts w:ascii="Times New Roman" w:hAnsi="Times New Roman"/>
            <w:color w:val="191919"/>
            <w:spacing w:val="-2"/>
            <w:sz w:val="18"/>
            <w:szCs w:val="18"/>
          </w:rPr>
          <w:fldChar w:fldCharType="end"/>
        </w:r>
      </w:del>
    </w:p>
    <w:p w:rsidR="00924DC4" w:rsidRDefault="00924DC4" w:rsidP="00924DC4">
      <w:pPr>
        <w:widowControl w:val="0"/>
        <w:autoSpaceDE w:val="0"/>
        <w:autoSpaceDN w:val="0"/>
        <w:adjustRightInd w:val="0"/>
        <w:spacing w:before="1" w:after="0" w:line="130" w:lineRule="exact"/>
        <w:rPr>
          <w:rFonts w:ascii="Times New Roman" w:hAnsi="Times New Roman"/>
          <w:color w:val="000000"/>
          <w:sz w:val="13"/>
          <w:szCs w:val="13"/>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29</w:t>
      </w: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sectPr w:rsidR="00924DC4">
          <w:pgSz w:w="12240" w:h="15840"/>
          <w:pgMar w:top="400" w:right="420" w:bottom="280" w:left="600" w:header="720" w:footer="720" w:gutter="0"/>
          <w:cols w:space="720" w:equalWidth="0">
            <w:col w:w="11220"/>
          </w:cols>
          <w:noEndnote/>
        </w:sectPr>
      </w:pPr>
    </w:p>
    <w:p w:rsidR="00924DC4" w:rsidRDefault="007B3518" w:rsidP="00924DC4">
      <w:pPr>
        <w:widowControl w:val="0"/>
        <w:autoSpaceDE w:val="0"/>
        <w:autoSpaceDN w:val="0"/>
        <w:adjustRightInd w:val="0"/>
        <w:spacing w:before="73" w:after="0" w:line="195" w:lineRule="exact"/>
        <w:ind w:left="1008"/>
        <w:rPr>
          <w:rFonts w:ascii="Century Gothic" w:hAnsi="Century Gothic" w:cs="Century Gothic"/>
          <w:color w:val="000000"/>
          <w:sz w:val="16"/>
          <w:szCs w:val="16"/>
        </w:rPr>
      </w:pPr>
      <w:r w:rsidRPr="007B3518">
        <w:rPr>
          <w:noProof/>
        </w:rPr>
        <w:lastRenderedPageBreak/>
        <w:pict>
          <v:group id="Group 1021" o:spid="_x0000_s1177" style="position:absolute;left:0;text-align:left;margin-left:-57.5pt;margin-top:-21pt;width:191pt;height:795.85pt;z-index:-251505664"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">
            <v:group id="Group 1022" o:spid="_x0000_s1178"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2xNbMYAAADdAAAADwAAAGRycy9kb3ducmV2LnhtbESPT4vCMBTE78J+h/AW&#10;9qZpXRS3GkXEXTyI4B9YvD2aZ1tsXkoT2/rtjSB4HGbmN8xs0ZlSNFS7wrKCeBCBIE6tLjhTcDr+&#10;9icgnEfWWFomBXdysJh/9GaYaNvynpqDz0SAsEtQQe59lUjp0pwMuoGtiIN3sbVBH2SdSV1jG+Cm&#10;lMMoGkuDBYeFHCta5ZReDzej4K/Fdvkdr5vt9bK6n4+j3f82JqW+PrvlFISnzr/Dr/ZGK5iMhj/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bE1sxgAAAN0A&#10;AAAPAAAAAAAAAAAAAAAAAKoCAABkcnMvZG93bnJldi54bWxQSwUGAAAAAAQABAD6AAAAnQMAAAAA&#10;">
              <v:rect id="Rectangle 1023" o:spid="_x0000_s1179"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JZ8UA&#10;AADdAAAADwAAAGRycy9kb3ducmV2LnhtbERPy2rCQBTdC/7DcIVupJmY0hJSRxFREKSL2Afp7pK5&#10;JsHMnZCZJunfdxYFl4fzXm8n04qBetdYVrCKYhDEpdUNVwo+3o+PKQjnkTW2lknBLznYbuazNWba&#10;jpzTcPGVCCHsMlRQe99lUrqyJoMush1x4K62N+gD7CupexxDuGllEscv0mDDoaHGjvY1lbfLj1Fw&#10;SIrd9dzmXf5mis8VJWZZfn8p9bCYdq8gPE3+Lv53n7SC9Pkp7A9vw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clnxQAAAN0AAAAPAAAAAAAAAAAAAAAAAJgCAABkcnMv&#10;ZG93bnJldi54bWxQSwUGAAAAAAQABAD1AAAAigMAAAAA&#10;" fillcolor="#474747" stroked="f">
                <v:path arrowok="t"/>
              </v:rect>
              <v:rect id="Rectangle 2702" o:spid="_x0000_s1180"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npcUA&#10;AADdAAAADwAAAGRycy9kb3ducmV2LnhtbESPT2vCQBTE74V+h+UVvNWNihpTVymCIr3Uv/T6mn1N&#10;QrNvw+5q0m/vCgWPw8z8hpkvO1OLKzlfWVYw6CcgiHOrKy4UnI7r1xSED8gaa8uk4I88LBfPT3PM&#10;tG15T9dDKESEsM9QQRlCk0np85IM+r5tiKP3Y53BEKUrpHbYRrip5TBJJtJgxXGhxIZWJeW/h4tR&#10;0LqOxptCf6aTj/Nx9vU9xWbnlOq9dO9vIAJ14RH+b2+1gnQ8GsD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uelxQAAAN0AAAAPAAAAAAAAAAAAAAAAAJgCAABkcnMv&#10;ZG93bnJldi54bWxQSwUGAAAAAAQABAD1AAAAigMAAAAA&#10;" fillcolor="#dcdcdc" stroked="f">
                <v:path arrowok="t"/>
              </v:rect>
              <v:rect id="Rectangle 2703" o:spid="_x0000_s1181"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50sYA&#10;AADdAAAADwAAAGRycy9kb3ducmV2LnhtbESPQWvCQBSE70L/w/IK3nRTixpTVxGhpfSijUqvr9nX&#10;JDT7NuyuJv33riD0OMzMN8xy3ZtGXMj52rKCp3ECgriwuuZSwfHwOkpB+ICssbFMCv7Iw3r1MFhi&#10;pm3Hn3TJQykihH2GCqoQ2kxKX1Rk0I9tSxy9H+sMhihdKbXDLsJNIydJMpMGa44LFba0raj4zc9G&#10;Qed6mr6VepfOPk6Hxdf3HNu9U2r42G9eQATqw3/43n7XCtLp8wRub+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R50sYAAADdAAAADwAAAAAAAAAAAAAAAACYAgAAZHJz&#10;L2Rvd25yZXYueG1sUEsFBgAAAAAEAAQA9QAAAIsDAAAAAA==&#10;" fillcolor="#dcdcdc" stroked="f">
                <v:path arrowok="t"/>
              </v:rect>
              <v:rect id="Rectangle 1026" o:spid="_x0000_s1182"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pWI8YA&#10;AADdAAAADwAAAGRycy9kb3ducmV2LnhtbESPQWvCQBSE7wX/w/IEb83GBkuIriKCwRYv2lx6e8k+&#10;k2D2bchuY/rvu4VCj8PMfMNsdpPpxEiDay0rWEYxCOLK6pZrBcXH8TkF4Tyyxs4yKfgmB7vt7GmD&#10;mbYPvtB49bUIEHYZKmi87zMpXdWQQRfZnjh4NzsY9EEOtdQDPgLcdPIljl+lwZbDQoM9HRqq7tcv&#10;o6B8O198/l7kY1rWfWfLz+XZrpRazKf9GoSnyf+H/9onrSBdJQ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pWI8YAAADdAAAADwAAAAAAAAAAAAAAAACYAgAAZHJz&#10;L2Rvd25yZXYueG1sUEsFBgAAAAAEAAQA9QAAAIsDAAAAAA==&#10;" stroked="f">
                <v:path arrowok="t"/>
              </v:rect>
              <v:rect id="Rectangle 1027" o:spid="_x0000_s1183"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fiMkA&#10;AADdAAAADwAAAGRycy9kb3ducmV2LnhtbESPW2sCMRSE3wv9D+EU+lI0a1tvW6O0BalPihcQ346b&#10;093VzcmSpOv23zdCwcdhZr5hJrPWVKIh50vLCnrdBARxZnXJuYLddt4ZgfABWWNlmRT8kofZ9P5u&#10;gqm2F15Tswm5iBD2KSooQqhTKX1WkEHftTVx9L6tMxiidLnUDi8Rbir5nCQDabDkuFBgTZ8FZefN&#10;j1Fw2n+5j/Ghv1plx6qZ02CZ9IZPSj0+tO9vIAK14Rb+by+0glH/5RWub+IT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AFfiMkAAADdAAAADwAAAAAAAAAAAAAAAACYAgAA&#10;ZHJzL2Rvd25yZXYueG1sUEsFBgAAAAAEAAQA9QAAAI4DAAAAAA==&#10;" filled="f" strokecolor="#a3a3a3" strokeweight="2pt">
                <v:path arrowok="t"/>
              </v:rect>
              <v:rect id="Rectangle 2706" o:spid="_x0000_s1184"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OhsgA&#10;AADdAAAADwAAAGRycy9kb3ducmV2LnhtbESPT2vCQBTE74V+h+UVvBTdRK1KdJVSrHiQ4t+Dt0f2&#10;NQlm36bZrYnf3hUKPQ4z8xtmtmhNKa5Uu8KygrgXgSBOrS44U3A8fHYnIJxH1lhaJgU3crCYPz/N&#10;MNG24R1d9z4TAcIuQQW591UipUtzMuh6tiIO3retDfog60zqGpsAN6XsR9FIGiw4LORY0UdO6WX/&#10;axSsvm6b/uslPsXLtimOw/NPth2jUp2X9n0KwlPr/8N/7bVWMHkbjODxJj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k6GyAAAAN0AAAAPAAAAAAAAAAAAAAAAAJgCAABk&#10;cnMvZG93bnJldi54bWxQSwUGAAAAAAQABAD1AAAAjQMAAAAA&#10;" fillcolor="#191919" stroked="f">
                <v:path arrowok="t"/>
              </v:rect>
              <v:rect id="Rectangle 2707" o:spid="_x0000_s1185"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brHcgA&#10;AADdAAAADwAAAGRycy9kb3ducmV2LnhtbESPQWvCQBSE70L/w/IKXqRuYmuV1FWKqHgQaVN76O2R&#10;fU2C2bcxu5r477sFweMwM98ws0VnKnGhxpWWFcTDCARxZnXJuYLD1/ppCsJ5ZI2VZVJwJQeL+UNv&#10;hom2LX/SJfW5CBB2CSoovK8TKV1WkEE3tDVx8H5tY9AH2eRSN9gGuKnkKIpepcGSw0KBNS0Lyo7p&#10;2SjY7K+70eAYf8erri0PLz+n/GOCSvUfu/c3EJ46fw/f2lutYDp+nsD/m/AE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ZusdyAAAAN0AAAAPAAAAAAAAAAAAAAAAAJgCAABk&#10;cnMvZG93bnJldi54bWxQSwUGAAAAAAQABAD1AAAAjQMAAAAA&#10;" fillcolor="#191919" stroked="f">
                <v:path arrowok="t"/>
              </v:rect>
              <v:group id="Group 2708" o:spid="_x0000_s1186"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l+KsMAAADdAAAADwAAAGRycy9kb3ducmV2LnhtbERPTYvCMBC9L/gfwgje&#10;1rSKi1RTEVHxIAurgngbmrEtbSaliW3995vDwh4f73u9GUwtOmpdaVlBPI1AEGdWl5wruF0Pn0sQ&#10;ziNrrC2Tgjc52KSjjzUm2vb8Q93F5yKEsEtQQeF9k0jpsoIMuqltiAP3tK1BH2CbS91iH8JNLWdR&#10;9CUNlhwaCmxoV1BWXV5GwbHHfjuP9925eu7ej+vi+36OSanJeNiuQHga/L/4z33SCpaLeZgb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X4qwwAAAN0AAAAP&#10;AAAAAAAAAAAAAAAAAKoCAABkcnMvZG93bnJldi54bWxQSwUGAAAAAAQABAD6AAAAmgMAAAAA&#10;">
                <v:shape id="Freeform 2709" o:spid="_x0000_s118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Az8UA&#10;AADdAAAADwAAAGRycy9kb3ducmV2LnhtbESPT2sCMRTE70K/Q3gFbzXbiq2uRimioOil/qH09tg8&#10;s0s3L0sSdf32plDwOMzMb5jJrLW1uJAPlWMFr70MBHHhdMVGwWG/fBmCCBFZY+2YFNwowGz61Jlg&#10;rt2Vv+iyi0YkCIccFZQxNrmUoSjJYui5hjh5J+ctxiS9kdrjNcFtLd+y7F1arDgtlNjQvKTid3e2&#10;CsJiXR3D2rZbW7ufzbf/MGbjleo+t59jEJHa+Aj/t1dawXDQH8Hfm/Q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DPxQAAAN0AAAAPAAAAAAAAAAAAAAAAAJgCAABkcnMv&#10;ZG93bnJldi54bWxQSwUGAAAAAAQABAD1AAAAigMAAAAA&#10;" path="m1804,l720,e" filled="f" strokecolor="#191919" strokeweight="2pt">
                  <v:path arrowok="t" o:connecttype="custom" o:connectlocs="1804,0;720,0" o:connectangles="0,0"/>
                </v:shape>
                <v:shape id="Freeform 2710" o:spid="_x0000_s118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aL8IA&#10;AADdAAAADwAAAGRycy9kb3ducmV2LnhtbERPTWsCMRC9C/6HMII3zVaqla1RRCwoenHbUnobNtPs&#10;0s1kSaKu/94cBI+P971YdbYRF/KhdqzgZZyBIC6drtko+Pr8GM1BhIissXFMCm4UYLXs9xaYa3fl&#10;E12KaEQK4ZCjgirGNpcylBVZDGPXEifuz3mLMUFvpPZ4TeG2kZMsm0mLNaeGClvaVFT+F2erIGz3&#10;9XfY2+5oG/d7+PFvxhy8UsNBt34HEamLT/HDvdMK5tPXtD+9S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9ovwgAAAN0AAAAPAAAAAAAAAAAAAAAAAJgCAABkcnMvZG93&#10;bnJldi54bWxQSwUGAAAAAAQABAD1AAAAhwMAAAAA&#10;" path="m720,l1804,e" filled="f" strokecolor="#191919" strokeweight="2pt">
                  <v:path arrowok="t" o:connecttype="custom" o:connectlocs="720,0;1804,0" o:connectangles="0,0"/>
                </v:shape>
              </v:group>
              <v:group id="Group 2711" o:spid="_x0000_s1189"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MWkyscAAADd&#10;AAAADwAAAAAAAAAAAAAAAACqAgAAZHJzL2Rvd25yZXYueG1sUEsFBgAAAAAEAAQA+gAAAJ4DAAAA&#10;AA==&#10;">
                <v:shape id="Freeform 2712" o:spid="_x0000_s119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vvw8UA&#10;AADdAAAADwAAAGRycy9kb3ducmV2LnhtbESPQWvCQBSE7wX/w/KEXoruGlKR6CpSUuyhl6p4fmSf&#10;SUj2bchuY/z3XUHocZiZb5jNbrStGKj3tWMNi7kCQVw4U3Op4Xz6nK1A+IBssHVMGu7kYbedvGww&#10;M+7GPzQcQykihH2GGqoQukxKX1Rk0c9dRxy9q+sthij7UpoebxFuW5kotZQWa44LFXb0UVHRHH+t&#10;hjFP5XBQjfouOF3kzVuSh9NF69fpuF+DCDSG//Cz/WU0rN7TBB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DxQAAAN0AAAAPAAAAAAAAAAAAAAAAAJgCAABkcnMv&#10;ZG93bnJldi54bWxQSwUGAAAAAAQABAD1AAAAigMAAAAA&#10;" path="m1781,l696,e" filled="f" strokecolor="#191919" strokeweight="2pt">
                  <v:path arrowok="t" o:connecttype="custom" o:connectlocs="1781,0;696,0" o:connectangles="0,0"/>
                </v:shape>
                <v:shape id="Freeform 2713" o:spid="_x0000_s119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KWMUA&#10;AADdAAAADwAAAGRycy9kb3ducmV2LnhtbESPT2vCQBTE7wW/w/KEXoruaqNIdBWRSHvoxT94fmSf&#10;SUj2bchuY/z23UKhx2FmfsNsdoNtRE+drxxrmE0VCOLcmYoLDdfLcbIC4QOywcYxaXiSh9129LLB&#10;1LgHn6g/h0JECPsUNZQhtKmUPi/Jop+6ljh6d9dZDFF2hTQdPiLcNnKu1FJarDgulNjSoaS8Pn9b&#10;DUOWyP5D1eor52SW1W/zLFxuWr+Oh/0aRKAh/If/2p9Gw2qRvMP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0pYxQAAAN0AAAAPAAAAAAAAAAAAAAAAAJgCAABkcnMv&#10;ZG93bnJldi54bWxQSwUGAAAAAAQABAD1AAAAigMAAAAA&#10;" path="m696,l1781,e" filled="f" strokecolor="#191919" strokeweight="2pt">
                  <v:path arrowok="t" o:connecttype="custom" o:connectlocs="696,0;1781,0" o:connectangles="0,0"/>
                </v:shape>
              </v:group>
              <v:group id="Group 2714" o:spid="_x0000_s1192"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sgdSxgAAAN0A&#10;AAAPAAAAAAAAAAAAAAAAAKoCAABkcnMvZG93bnJldi54bWxQSwUGAAAAAAQABAD6AAAAnQMAAAAA&#10;">
                <v:shape id="Freeform 2715" o:spid="_x0000_s119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YO8cA&#10;AADdAAAADwAAAGRycy9kb3ducmV2LnhtbESP3WoCMRSE7wu+QzhCb4pmtfWHrVFUlHohgqsPcNyc&#10;7i5uTpYk1bVP3xQKvRxm5htmtmhNLW7kfGVZwaCfgCDOra64UHA+bXtTED4ga6wtk4IHeVjMO08z&#10;TLW985FuWShEhLBPUUEZQpNK6fOSDPq+bYij92mdwRClK6R2eI9wU8thkoylwYrjQokNrUvKr9mX&#10;UTD5HmxeteFxnbn9x+r4OOwv2xelnrvt8h1EoDb8h//aO61gOnobwe+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DWDvHAAAA3QAAAA8AAAAAAAAAAAAAAAAAmAIAAGRy&#10;cy9kb3ducmV2LnhtbFBLBQYAAAAABAAEAPUAAACMAwAAAAA=&#10;" path="m1772,l687,e" filled="f" strokecolor="#191919" strokeweight="2pt">
                  <v:path arrowok="t" o:connecttype="custom" o:connectlocs="1772,0;687,0" o:connectangles="0,0"/>
                </v:shape>
                <v:shape id="Freeform 2716" o:spid="_x0000_s119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GTMcA&#10;AADdAAAADwAAAGRycy9kb3ducmV2LnhtbESP0WrCQBRE3wX/YbmFvkjdWGuU1FW0KO2DCKZ+wG32&#10;Nglm74bdrUa/3i0U+jjMzBlmvuxMI87kfG1ZwWiYgCAurK65VHD83D7NQPiArLGxTAqu5GG56Pfm&#10;mGl74QOd81CKCGGfoYIqhDaT0hcVGfRD2xJH79s6gyFKV0rt8BLhppHPSZJKgzXHhQpbequoOOU/&#10;RsH0NtqMteG0yd3ufX247ndf24FSjw/d6hVEoC78h//aH1rBbPKSwu+b+AT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xkzHAAAA3QAAAA8AAAAAAAAAAAAAAAAAmAIAAGRy&#10;cy9kb3ducmV2LnhtbFBLBQYAAAAABAAEAPUAAACMAwAAAAA=&#10;" path="m687,l1772,e" filled="f" strokecolor="#191919" strokeweight="2pt">
                  <v:path arrowok="t" o:connecttype="custom" o:connectlocs="687,0;1772,0" o:connectangles="0,0"/>
                </v:shape>
              </v:group>
              <v:group id="Group 2717" o:spid="_x0000_s1195"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GCZJccAAADd&#10;AAAADwAAAAAAAAAAAAAAAACqAgAAZHJzL2Rvd25yZXYueG1sUEsFBgAAAAAEAAQA+gAAAJ4DAAAA&#10;AA==&#10;">
                <v:shape id="Freeform 2718" o:spid="_x0000_s119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Nb8MA&#10;AADdAAAADwAAAGRycy9kb3ducmV2LnhtbERP22oCMRB9L/gPYYS+adZii65GkUK1pYh4+YBhM24W&#10;NzPbTarbfn3zIPTxcO7zZedrdaU2VMIGRsMMFHEhtuLSwOn4NpiAChHZYi1MBn4owHLRe5hjbuXG&#10;e7oeYqlSCIccDbgYm1zrUDjyGIbSECfuLK3HmGBbatviLYX7Wj9l2Yv2WHFqcNjQq6Picvj2Btab&#10;6Wb0+etELtpnX8V2Jx+NNuax361moCJ18V98d79bA5PncZqb3qQn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Nb8MAAADdAAAADwAAAAAAAAAAAAAAAACYAgAAZHJzL2Rv&#10;d25yZXYueG1sUEsFBgAAAAAEAAQA9QAAAIgDAAAAAA==&#10;" path="m1790,l705,e" filled="f" strokecolor="#191919" strokeweight="2pt">
                  <v:path arrowok="t" o:connecttype="custom" o:connectlocs="1790,0;705,0" o:connectangles="0,0"/>
                </v:shape>
                <v:shape id="Freeform 2719" o:spid="_x0000_s119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o9MYA&#10;AADdAAAADwAAAGRycy9kb3ducmV2LnhtbESPUWsCMRCE3wv+h7AF32rOUotejSKFVouI1PYHLJft&#10;5fCye71EPf31jVDwcZiZb5jpvPO1OlIbKmEDw0EGirgQW3Fp4Pvr7WEMKkRki7UwGThTgPmsdzfF&#10;3MqJP+m4i6VKEA45GnAxNrnWoXDkMQykIU7ej7QeY5JtqW2LpwT3tX7MsmftseK04LChV0fFfnfw&#10;Bt6Xk+VwfXEie+2z32KzlY9GG9O/7xYvoCJ18Rb+b6+sgfHoaQLXN+kJ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5o9MYAAADdAAAADwAAAAAAAAAAAAAAAACYAgAAZHJz&#10;L2Rvd25yZXYueG1sUEsFBgAAAAAEAAQA9QAAAIsDAAAAAA==&#10;" path="m705,l1790,e" filled="f" strokecolor="#191919" strokeweight="2pt">
                  <v:path arrowok="t" o:connecttype="custom" o:connectlocs="705,0;1790,0" o:connectangles="0,0"/>
                </v:shape>
              </v:group>
              <v:group id="Group 1042" o:spid="_x0000_s1198"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CXjMQAAADdAAAADwAAAGRycy9kb3ducmV2LnhtbERPy0rDQBTdF/yH4Qru&#10;2kmUlBA7LaWouAhCk0Jxd8ncJqGZOyEz5vH3zkJweTjv3WE2nRhpcK1lBfEmAkFcWd1yreBSvq9T&#10;EM4ja+wsk4KFHBz2D6sdZtpOfKax8LUIIewyVNB432dSuqohg25je+LA3exg0Ac41FIPOIVw08nn&#10;KNpKgy2HhgZ7OjVU3Ysfo+Bjwun4Er+N+f12Wr7L5Ouax6TU0+N8fAXhafb/4j/3p1aQJknYH96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lCXjMQAAADdAAAA&#10;DwAAAAAAAAAAAAAAAACqAgAAZHJzL2Rvd25yZXYueG1sUEsFBgAAAAAEAAQA+gAAAJsDAAAAAA==&#10;">
                <v:shape id="Freeform 2721" o:spid="_x0000_s119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nacQA&#10;AADdAAAADwAAAGRycy9kb3ducmV2LnhtbESPQWvCQBSE7wX/w/IEL0V3I1okuopISj14qRbPj+wz&#10;Ccm+DdltjP++Kwg9DjPzDbPZDbYRPXW+cqwhmSkQxLkzFRcafi6f0xUIH5ANNo5Jw4M87Lajtw2m&#10;xt35m/pzKESEsE9RQxlCm0rp85Is+plriaN3c53FEGVXSNPhPcJtI+dKfUiLFceFEls6lJTX51+r&#10;YcgWsv9StTrlvEiy+n2ehctV68l42K9BBBrCf/jVPhoNq+Uyge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52nEAAAA3QAAAA8AAAAAAAAAAAAAAAAAmAIAAGRycy9k&#10;b3ducmV2LnhtbFBLBQYAAAAABAAEAPUAAACJAwAAAAA=&#10;" path="m1781,l696,e" filled="f" strokecolor="#191919" strokeweight="2pt">
                  <v:path arrowok="t" o:connecttype="custom" o:connectlocs="1781,0;696,0" o:connectangles="0,0"/>
                </v:shape>
                <v:shape id="Freeform 2722" o:spid="_x0000_s120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J5HsQA&#10;AADdAAAADwAAAGRycy9kb3ducmV2LnhtbESPQWvCQBSE7wX/w/IEL0V3DVokuopISj14qRbPj+wz&#10;Ccm+DdltjP++Kwg9DjPzDbPZDbYRPXW+cqxhPlMgiHNnKi40/Fw+pysQPiAbbByThgd52G1HbxtM&#10;jbvzN/XnUIgIYZ+ihjKENpXS5yVZ9DPXEkfv5jqLIcqukKbDe4TbRiZKfUiLFceFEls6lJTX51+r&#10;YcgWsv9StTrlvJhn9XuShctV68l42K9BBBrCf/jVPhoNq+Uyge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eR7EAAAA3QAAAA8AAAAAAAAAAAAAAAAAmAIAAGRycy9k&#10;b3ducmV2LnhtbFBLBQYAAAAABAAEAPUAAACJAwAAAAA=&#10;" path="m696,l1781,e" filled="f" strokecolor="#191919" strokeweight="2pt">
                  <v:path arrowok="t" o:connecttype="custom" o:connectlocs="696,0;1781,0" o:connectangles="0,0"/>
                </v:shape>
              </v:group>
              <v:shape id="Freeform 1045" o:spid="_x0000_s1201"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wXsQA&#10;AADdAAAADwAAAGRycy9kb3ducmV2LnhtbESPQWuDQBSE74H+h+UVcotrUyxiswklteAlB23p+eG+&#10;qKn7VtyNmn+fLRR6HGbmG2Z3WEwvJhpdZ1nBUxSDIK6t7rhR8PX5sUlBOI+ssbdMCm7k4LB/WO0w&#10;03bmkqbKNyJA2GWooPV+yKR0dUsGXWQH4uCd7WjQBzk2Uo84B7jp5TaOX6TBjsNCiwMdW6p/qqtR&#10;MA+5uxSmPlbfsjrlJS158l4qtX5c3l5BeFr8f/ivXWgFaZI8w++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ksF7EAAAA3QAAAA8AAAAAAAAAAAAAAAAAmAIAAGRycy9k&#10;b3ducmV2LnhtbFBLBQYAAAAABAAEAPUAAACJAwAAAAA=&#10;" path="m,l44,e" filled="f" strokecolor="#191919" strokeweight="2pt">
                <v:path arrowok="t" o:connecttype="custom" o:connectlocs="0,0;44,0" o:connectangles="0,0"/>
              </v:shape>
              <v:shape id="Freeform 1046" o:spid="_x0000_s1202"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9YoMQA&#10;AADdAAAADwAAAGRycy9kb3ducmV2LnhtbESPQWsCMRSE7wX/Q3gFL6VmW3ZFVqOIWJDedD14fGxe&#10;N2s3L8sm1fjvG0HwOMzMN8xiFW0nLjT41rGCj0kGgrh2uuVGwbH6ep+B8AFZY+eYFNzIw2o5ellg&#10;qd2V93Q5hEYkCPsSFZgQ+lJKXxuy6CeuJ07ejxsshiSHRuoBrwluO/mZZVNpseW0YLCnjaH69/Bn&#10;FWRVLDA/nk+93HbrN9rG/PtmlBq/xvUcRKAYnuFHe6cVzIoih/ub9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WKDEAAAA3QAAAA8AAAAAAAAAAAAAAAAAmAIAAGRycy9k&#10;b3ducmV2LnhtbFBLBQYAAAAABAAEAPUAAACJAwAAAAA=&#10;" path="m,l400,e" filled="f" strokecolor="#191919" strokeweight="2pt">
                <v:path arrowok="t" o:connecttype="custom" o:connectlocs="0,0;400,0" o:connectangles="0,0"/>
              </v:shape>
              <v:rect id="Rectangle 1047" o:spid="_x0000_s1203"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ObMQA&#10;AADdAAAADwAAAGRycy9kb3ducmV2LnhtbESPQYvCMBSE78L+h/AWvGmqUCldo8jCyq54UXvx9tq8&#10;bYvNS2lirf/eCILHYWa+YZbrwTSip87VlhXMphEI4sLqmksF2elnkoBwHlljY5kU3MnBevUxWmKq&#10;7Y0P1B99KQKEXYoKKu/bVEpXVGTQTW1LHLx/2xn0QXal1B3eAtw0ch5FC2mw5rBQYUvfFRWX49Uo&#10;yP/2B7/dZds+ycu2sfl5trexUuPPYfMFwtPg3+FX+1crSOI4hu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AjmzEAAAA3QAAAA8AAAAAAAAAAAAAAAAAmAIAAGRycy9k&#10;b3ducmV2LnhtbFBLBQYAAAAABAAEAPUAAACJAwAAAAA=&#10;" stroked="f">
                <v:path arrowok="t"/>
              </v:rect>
              <v:rect id="Rectangle 1048" o:spid="_x0000_s1204"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6EMcA&#10;AADdAAAADwAAAGRycy9kb3ducmV2LnhtbESP0UoDMRRE3wX/IVzBF2mzilvbtWkRQWn7Im79gOvm&#10;drNtcrMkabv+vREKPg4zc4aZLwdnxYlC7DwruB8XIIgbrztuFXxt30ZTEDEha7SeScEPRVgurq/m&#10;WGl/5k861akVGcKxQgUmpb6SMjaGHMax74mzt/PBYcoytFIHPGe4s/KhKCbSYcd5wWBPr4aaQ310&#10;Cujjbl2+r/aHzV5ba2aP3/XxKSh1ezO8PININKT/8KW90gqmZTmBvzf5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ehDHAAAA3QAAAA8AAAAAAAAAAAAAAAAAmAIAAGRy&#10;cy9kb3ducmV2LnhtbFBLBQYAAAAABAAEAPUAAACMAwAAAAA=&#10;" filled="f" strokecolor="#191919" strokeweight="2pt">
                <v:path arrowok="t"/>
              </v:rect>
            </v:group>
            <v:shape id="Text Box 2699" o:spid="_x0000_s1205"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OjwcQA&#10;AADdAAAADwAAAGRycy9kb3ducmV2LnhtbESP3YrCMBSE7xf2HcJZ8G5NVVqlGmUpiF4J/jzAoTk2&#10;xeak20Rb394sLHg5zMw3zGoz2EY8qPO1YwWTcQKCuHS65krB5bz9XoDwAVlj45gUPMnDZv35scJc&#10;u56P9DiFSkQI+xwVmBDaXEpfGrLox64ljt7VdRZDlF0ldYd9hNtGTpMkkxZrjgsGWyoMlbfT3So4&#10;PKXpZza9lEWRHbLZ7xZvu0ap0dfwswQRaAjv8H97rxUs0nQOf2/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zo8H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206"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3s78A&#10;AADdAAAADwAAAGRycy9kb3ducmV2LnhtbERPzYrCMBC+L/gOYQRva6rSItUoUhA9Cev6AEMzNsVm&#10;Upto69ubg+Dx4/tfbwfbiCd1vnasYDZNQBCXTtdcKbj873+XIHxA1tg4JgUv8rDdjH7WmGvX8x89&#10;z6ESMYR9jgpMCG0upS8NWfRT1xJH7uo6iyHCrpK6wz6G20bOkySTFmuODQZbKgyVt/PDKji9pOkX&#10;Nr2URZGdssV9j7dDo9RkPOxWIAIN4Sv+uI9awTJN49z4Jj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LDezvwAAAN0AAAAPAAAAAAAAAAAAAAAAAJgCAABkcnMvZG93bnJl&#10;di54bWxQSwUGAAAAAAQABAD1AAAAhA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207"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SKMQA&#10;AADdAAAADwAAAGRycy9kb3ducmV2LnhtbESP3YrCMBSE7xf2HcJZ8G5NVVq0GmUpiF4J/jzAoTk2&#10;xeak20Rb394sLHg5zMw3zGoz2EY8qPO1YwWTcQKCuHS65krB5bz9noPwAVlj45gUPMnDZv35scJc&#10;u56P9DiFSkQI+xwVmBDaXEpfGrLox64ljt7VdRZDlF0ldYd9hNtGTpMkkxZrjgsGWyoMlbfT3So4&#10;PKXpZza9lEWRHbLZ7xZvu0ap0dfwswQRaAjv8H97rxXM03QBf2/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gki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208"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xCMAA&#10;AADdAAAADwAAAGRycy9kb3ducmV2LnhtbERPzYrCMBC+C/sOYRa8aeqKRbqmRQqiJ0HtAwzN2BSb&#10;SbfJ2vr25rCwx4/vf1dMthNPGnzrWMFqmYAgrp1uuVFQ3Q6LLQgfkDV2jknBizwU+cdsh5l2I1/o&#10;eQ2NiCHsM1RgQugzKX1tyKJfup44cnc3WAwRDo3UA44x3HbyK0lSabHl2GCwp9JQ/bj+WgXnlzTj&#10;2m6quizTc7r+OeDj2Ck1/5z23yACTeFf/Oc+aQXbTRr3xzfxCcj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bxCMAAAADd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209"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Uk8IA&#10;AADdAAAADwAAAGRycy9kb3ducmV2LnhtbESP0YrCMBRE3wX/IVzBN01VLFKNIgXRJ2FdP+DSXJti&#10;c1ObaOvfG2FhH4eZOcNsdr2txYtaXzlWMJsmIIgLpysuFVx/D5MVCB+QNdaOScGbPOy2w8EGM+06&#10;/qHXJZQiQthnqMCE0GRS+sKQRT91DXH0bq61GKJsS6lb7CLc1nKeJKm0WHFcMNhQbqi4X55Wwfkt&#10;Tbewy2uR5+k5XTwOeD/WSo1H/X4NIlAf/sN/7ZNWsFqmM/i+iU9Ab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lST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210"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K5MIA&#10;AADdAAAADwAAAGRycy9kb3ducmV2LnhtbESP0YrCMBRE3wX/IVzBN01VLFKNIgXRJ2FdP+DSXJti&#10;c1ObaOvfG2FhH4eZOcNsdr2txYtaXzlWMJsmIIgLpysuFVx/D5MVCB+QNdaOScGbPOy2w8EGM+06&#10;/qHXJZQiQthnqMCE0GRS+sKQRT91DXH0bq61GKJsS6lb7CLc1nKeJKm0WHFcMNhQbqi4X55Wwfkt&#10;Tbewy2uR5+k5XTwOeD/WSo1H/X4NIlAf/sN/7ZNWsFqmc/i+iU9Ab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MrkwgAAAN0AAAAPAAAAAAAAAAAAAAAAAJgCAABkcnMvZG93&#10;bnJldi54bWxQSwUGAAAAAAQABAD1AAAAhw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211"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vf8IA&#10;AADdAAAADwAAAGRycy9kb3ducmV2LnhtbESP0YrCMBRE3wX/IVzBN03dYpFqFCnI+iSs+gGX5toU&#10;m5vaRFv/frOw4OMwM2eYzW6wjXhR52vHChbzBARx6XTNlYLr5TBbgfABWWPjmBS8ycNuOx5tMNeu&#10;5x96nUMlIoR9jgpMCG0upS8NWfRz1xJH7+Y6iyHKrpK6wz7CbSO/kiSTFmuOCwZbKgyV9/PTKji9&#10;pelTu7yWRZGdsvRxwPt3o9R0MuzXIAIN4RP+bx+1gtUyS+Hv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G9/wgAAAN0AAAAPAAAAAAAAAAAAAAAAAJgCAABkcnMvZG93&#10;bnJldi54bWxQSwUGAAAAAAQABAD1AAAAhwM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212"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33C8MA&#10;AADdAAAADwAAAGRycy9kb3ducmV2LnhtbESP0YrCMBRE3wX/IVzBN01dtUg1ylKQ9UlY9QMuzbUp&#10;Nje1ydr690YQ9nGYmTPMZtfbWjyo9ZVjBbNpAoK4cLriUsHlvJ+sQPiArLF2TAqe5GG3HQ42mGnX&#10;8S89TqEUEcI+QwUmhCaT0heGLPqpa4ijd3WtxRBlW0rdYhfhtpZfSZJKixXHBYMN5YaK2+nPKjg+&#10;penmdnkp8jw9pvP7Hm8/tVLjUf+9BhGoD//hT/ugFayW6QLeb+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33C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7B3518">
        <w:rPr>
          <w:noProof/>
        </w:rPr>
        <w:pict>
          <v:shape id="Text Box 954" o:spid="_x0000_s1213" type="#_x0000_t202" style="position:absolute;left:0;text-align:left;margin-left:20.85pt;margin-top:48.9pt;width:12pt;height:63.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n2tQIAALg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Scholarships</w:t>
      </w:r>
    </w:p>
    <w:p w:rsidR="00924DC4" w:rsidRDefault="00924DC4" w:rsidP="00924DC4">
      <w:pPr>
        <w:widowControl w:val="0"/>
        <w:autoSpaceDE w:val="0"/>
        <w:autoSpaceDN w:val="0"/>
        <w:adjustRightInd w:val="0"/>
        <w:spacing w:before="9"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2D3FFE" w:rsidRDefault="00924DC4" w:rsidP="00924DC4">
      <w:pPr>
        <w:widowControl w:val="0"/>
        <w:autoSpaceDE w:val="0"/>
        <w:autoSpaceDN w:val="0"/>
        <w:adjustRightInd w:val="0"/>
        <w:spacing w:before="20" w:after="0" w:line="240" w:lineRule="auto"/>
        <w:ind w:left="1020" w:right="5713"/>
        <w:jc w:val="both"/>
        <w:rPr>
          <w:del w:id="453" w:author="tharris" w:date="2011-05-16T08:41:00Z"/>
          <w:rFonts w:ascii="Times New Roman" w:hAnsi="Times New Roman"/>
          <w:color w:val="000000"/>
          <w:sz w:val="18"/>
          <w:szCs w:val="18"/>
        </w:rPr>
      </w:pPr>
      <w:del w:id="454" w:author="tharris" w:date="2011-05-16T08:41:00Z">
        <w:r w:rsidDel="002D3FFE">
          <w:rPr>
            <w:rFonts w:ascii="Times New Roman" w:hAnsi="Times New Roman"/>
            <w:b/>
            <w:bCs/>
            <w:color w:val="191919"/>
            <w:spacing w:val="-2"/>
            <w:sz w:val="24"/>
            <w:szCs w:val="24"/>
          </w:rPr>
          <w:delText>T</w:delText>
        </w:r>
        <w:r w:rsidDel="002D3FFE">
          <w:rPr>
            <w:rFonts w:ascii="Times New Roman" w:hAnsi="Times New Roman"/>
            <w:b/>
            <w:bCs/>
            <w:color w:val="191919"/>
            <w:spacing w:val="-2"/>
            <w:sz w:val="18"/>
            <w:szCs w:val="18"/>
          </w:rPr>
          <w:delText>H</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HOP</w:delText>
        </w:r>
        <w:r w:rsidDel="002D3FFE">
          <w:rPr>
            <w:rFonts w:ascii="Times New Roman" w:hAnsi="Times New Roman"/>
            <w:b/>
            <w:bCs/>
            <w:color w:val="191919"/>
            <w:sz w:val="24"/>
            <w:szCs w:val="24"/>
          </w:rPr>
          <w:delText>E</w:delText>
        </w:r>
        <w:r w:rsidDel="002D3FFE">
          <w:rPr>
            <w:rFonts w:ascii="Times New Roman" w:hAnsi="Times New Roman"/>
            <w:b/>
            <w:bCs/>
            <w:color w:val="191919"/>
            <w:spacing w:val="-5"/>
            <w:sz w:val="24"/>
            <w:szCs w:val="24"/>
          </w:rPr>
          <w:delText xml:space="preserve"> </w:delText>
        </w:r>
        <w:r w:rsidDel="002D3FFE">
          <w:rPr>
            <w:rFonts w:ascii="Times New Roman" w:hAnsi="Times New Roman"/>
            <w:b/>
            <w:bCs/>
            <w:color w:val="191919"/>
            <w:spacing w:val="-3"/>
            <w:sz w:val="24"/>
            <w:szCs w:val="24"/>
          </w:rPr>
          <w:delText>P</w:delText>
        </w:r>
        <w:r w:rsidDel="002D3FFE">
          <w:rPr>
            <w:rFonts w:ascii="Times New Roman" w:hAnsi="Times New Roman"/>
            <w:b/>
            <w:bCs/>
            <w:color w:val="191919"/>
            <w:spacing w:val="-2"/>
            <w:sz w:val="18"/>
            <w:szCs w:val="18"/>
          </w:rPr>
          <w:delText>ROMIS</w:delText>
        </w:r>
        <w:r w:rsidDel="002D3FFE">
          <w:rPr>
            <w:rFonts w:ascii="Times New Roman" w:hAnsi="Times New Roman"/>
            <w:b/>
            <w:bCs/>
            <w:color w:val="191919"/>
            <w:sz w:val="18"/>
            <w:szCs w:val="18"/>
          </w:rPr>
          <w:delText>E</w:delText>
        </w:r>
        <w:r w:rsidDel="002D3FFE">
          <w:rPr>
            <w:rFonts w:ascii="Times New Roman" w:hAnsi="Times New Roman"/>
            <w:b/>
            <w:bCs/>
            <w:color w:val="191919"/>
            <w:spacing w:val="10"/>
            <w:sz w:val="18"/>
            <w:szCs w:val="18"/>
          </w:rPr>
          <w:delText xml:space="preserve"> </w:delText>
        </w:r>
        <w:r w:rsidDel="002D3FFE">
          <w:rPr>
            <w:rFonts w:ascii="Times New Roman" w:hAnsi="Times New Roman"/>
            <w:b/>
            <w:bCs/>
            <w:color w:val="191919"/>
            <w:spacing w:val="-2"/>
            <w:sz w:val="24"/>
            <w:szCs w:val="24"/>
          </w:rPr>
          <w:delText>S</w:delText>
        </w:r>
        <w:r w:rsidDel="002D3FFE">
          <w:rPr>
            <w:rFonts w:ascii="Times New Roman" w:hAnsi="Times New Roman"/>
            <w:b/>
            <w:bCs/>
            <w:color w:val="191919"/>
            <w:spacing w:val="-2"/>
            <w:sz w:val="18"/>
            <w:szCs w:val="18"/>
          </w:rPr>
          <w:delText>CHOLARSHI</w:delText>
        </w:r>
        <w:r w:rsidDel="002D3FFE">
          <w:rPr>
            <w:rFonts w:ascii="Times New Roman" w:hAnsi="Times New Roman"/>
            <w:b/>
            <w:bCs/>
            <w:color w:val="191919"/>
            <w:sz w:val="18"/>
            <w:szCs w:val="18"/>
          </w:rPr>
          <w:delText xml:space="preserve">P </w:delText>
        </w:r>
        <w:r w:rsidDel="002D3FFE">
          <w:rPr>
            <w:rFonts w:ascii="Times New Roman" w:hAnsi="Times New Roman"/>
            <w:b/>
            <w:bCs/>
            <w:color w:val="191919"/>
            <w:spacing w:val="-2"/>
            <w:sz w:val="24"/>
            <w:szCs w:val="24"/>
          </w:rPr>
          <w:delText>P</w:delText>
        </w:r>
        <w:r w:rsidDel="002D3FFE">
          <w:rPr>
            <w:rFonts w:ascii="Times New Roman" w:hAnsi="Times New Roman"/>
            <w:b/>
            <w:bCs/>
            <w:color w:val="191919"/>
            <w:spacing w:val="-2"/>
            <w:sz w:val="18"/>
            <w:szCs w:val="18"/>
          </w:rPr>
          <w:delText>ROGRAM</w:delText>
        </w:r>
      </w:del>
    </w:p>
    <w:p w:rsidR="00924DC4" w:rsidDel="002D3FFE" w:rsidRDefault="00924DC4" w:rsidP="00924DC4">
      <w:pPr>
        <w:widowControl w:val="0"/>
        <w:autoSpaceDE w:val="0"/>
        <w:autoSpaceDN w:val="0"/>
        <w:adjustRightInd w:val="0"/>
        <w:spacing w:before="30" w:after="0" w:line="250" w:lineRule="auto"/>
        <w:ind w:left="1020" w:right="88"/>
        <w:jc w:val="both"/>
        <w:rPr>
          <w:del w:id="455" w:author="tharris" w:date="2011-05-16T08:41:00Z"/>
          <w:rFonts w:ascii="Times New Roman" w:hAnsi="Times New Roman"/>
          <w:color w:val="000000"/>
          <w:sz w:val="18"/>
          <w:szCs w:val="18"/>
        </w:rPr>
      </w:pPr>
      <w:del w:id="456" w:author="tharris" w:date="2011-05-16T08:41:00Z">
        <w:r w:rsidDel="002D3FFE">
          <w:rPr>
            <w:rFonts w:ascii="Times New Roman" w:hAnsi="Times New Roman"/>
            <w:color w:val="191919"/>
            <w:spacing w:val="-2"/>
            <w:sz w:val="18"/>
            <w:szCs w:val="18"/>
          </w:rPr>
          <w:delText>Thi</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progra</w:delText>
        </w:r>
        <w:r w:rsidDel="002D3FFE">
          <w:rPr>
            <w:rFonts w:ascii="Times New Roman" w:hAnsi="Times New Roman"/>
            <w:color w:val="191919"/>
            <w:sz w:val="18"/>
            <w:szCs w:val="18"/>
          </w:rPr>
          <w:delText xml:space="preserve">m </w:delText>
        </w:r>
        <w:r w:rsidDel="002D3FFE">
          <w:rPr>
            <w:rFonts w:ascii="Times New Roman" w:hAnsi="Times New Roman"/>
            <w:color w:val="191919"/>
            <w:spacing w:val="-2"/>
            <w:sz w:val="18"/>
            <w:szCs w:val="18"/>
          </w:rPr>
          <w:delText>wil</w:delText>
        </w:r>
        <w:r w:rsidDel="002D3FFE">
          <w:rPr>
            <w:rFonts w:ascii="Times New Roman" w:hAnsi="Times New Roman"/>
            <w:color w:val="191919"/>
            <w:sz w:val="18"/>
            <w:szCs w:val="18"/>
          </w:rPr>
          <w:delText xml:space="preserve">l </w:delText>
        </w:r>
        <w:r w:rsidDel="002D3FFE">
          <w:rPr>
            <w:rFonts w:ascii="Times New Roman" w:hAnsi="Times New Roman"/>
            <w:color w:val="191919"/>
            <w:spacing w:val="-2"/>
            <w:sz w:val="18"/>
            <w:szCs w:val="18"/>
          </w:rPr>
          <w:delText>provid</w:delText>
        </w:r>
        <w:r w:rsidDel="002D3FFE">
          <w:rPr>
            <w:rFonts w:ascii="Times New Roman" w:hAnsi="Times New Roman"/>
            <w:color w:val="191919"/>
            <w:sz w:val="18"/>
            <w:szCs w:val="18"/>
          </w:rPr>
          <w:delText xml:space="preserve">e </w:delText>
        </w:r>
        <w:r w:rsidDel="002D3FFE">
          <w:rPr>
            <w:rFonts w:ascii="Times New Roman" w:hAnsi="Times New Roman"/>
            <w:color w:val="191919"/>
            <w:spacing w:val="-2"/>
            <w:sz w:val="18"/>
            <w:szCs w:val="18"/>
          </w:rPr>
          <w:delText>fo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givabl</w:delText>
        </w:r>
        <w:r w:rsidDel="002D3FFE">
          <w:rPr>
            <w:rFonts w:ascii="Times New Roman" w:hAnsi="Times New Roman"/>
            <w:color w:val="191919"/>
            <w:sz w:val="18"/>
            <w:szCs w:val="18"/>
          </w:rPr>
          <w:delText xml:space="preserve">e </w:delText>
        </w:r>
        <w:r w:rsidDel="002D3FFE">
          <w:rPr>
            <w:rFonts w:ascii="Times New Roman" w:hAnsi="Times New Roman"/>
            <w:color w:val="191919"/>
            <w:spacing w:val="-2"/>
            <w:sz w:val="18"/>
            <w:szCs w:val="18"/>
          </w:rPr>
          <w:delText>loan</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o</w:delText>
        </w:r>
        <w:r w:rsidDel="002D3FFE">
          <w:rPr>
            <w:rFonts w:ascii="Times New Roman" w:hAnsi="Times New Roman"/>
            <w:color w:val="191919"/>
            <w:sz w:val="18"/>
            <w:szCs w:val="18"/>
          </w:rPr>
          <w:delText xml:space="preserve">f </w:delText>
        </w:r>
        <w:r w:rsidDel="002D3FFE">
          <w:rPr>
            <w:rFonts w:ascii="Times New Roman" w:hAnsi="Times New Roman"/>
            <w:color w:val="191919"/>
            <w:spacing w:val="-2"/>
            <w:sz w:val="18"/>
            <w:szCs w:val="18"/>
          </w:rPr>
          <w:delText>$3,00</w:delText>
        </w:r>
        <w:r w:rsidDel="002D3FFE">
          <w:rPr>
            <w:rFonts w:ascii="Times New Roman" w:hAnsi="Times New Roman"/>
            <w:color w:val="191919"/>
            <w:sz w:val="18"/>
            <w:szCs w:val="18"/>
          </w:rPr>
          <w:delText xml:space="preserve">0 </w:delText>
        </w:r>
        <w:r w:rsidDel="002D3FFE">
          <w:rPr>
            <w:rFonts w:ascii="Times New Roman" w:hAnsi="Times New Roman"/>
            <w:color w:val="191919"/>
            <w:spacing w:val="-2"/>
            <w:sz w:val="18"/>
            <w:szCs w:val="18"/>
          </w:rPr>
          <w:delText>pe</w:delText>
        </w:r>
        <w:r w:rsidDel="002D3FFE">
          <w:rPr>
            <w:rFonts w:ascii="Times New Roman" w:hAnsi="Times New Roman"/>
            <w:color w:val="191919"/>
            <w:sz w:val="18"/>
            <w:szCs w:val="18"/>
          </w:rPr>
          <w:delText xml:space="preserve">r </w:delText>
        </w:r>
        <w:r w:rsidDel="002D3FFE">
          <w:rPr>
            <w:rFonts w:ascii="Times New Roman" w:hAnsi="Times New Roman"/>
            <w:color w:val="191919"/>
            <w:spacing w:val="-2"/>
            <w:sz w:val="18"/>
            <w:szCs w:val="18"/>
          </w:rPr>
          <w:delText>yea</w:delText>
        </w:r>
        <w:r w:rsidDel="002D3FFE">
          <w:rPr>
            <w:rFonts w:ascii="Times New Roman" w:hAnsi="Times New Roman"/>
            <w:color w:val="191919"/>
            <w:sz w:val="18"/>
            <w:szCs w:val="18"/>
          </w:rPr>
          <w:delText xml:space="preserve">r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student</w:delText>
        </w:r>
        <w:r w:rsidDel="002D3FFE">
          <w:rPr>
            <w:rFonts w:ascii="Times New Roman" w:hAnsi="Times New Roman"/>
            <w:color w:val="191919"/>
            <w:sz w:val="18"/>
            <w:szCs w:val="18"/>
          </w:rPr>
          <w:delText xml:space="preserve">s </w:delText>
        </w:r>
        <w:r w:rsidDel="002D3FFE">
          <w:rPr>
            <w:rFonts w:ascii="Times New Roman" w:hAnsi="Times New Roman"/>
            <w:color w:val="191919"/>
            <w:spacing w:val="-2"/>
            <w:sz w:val="18"/>
            <w:szCs w:val="18"/>
          </w:rPr>
          <w:delText>wh</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commi</w:delText>
        </w:r>
        <w:r w:rsidDel="002D3FFE">
          <w:rPr>
            <w:rFonts w:ascii="Times New Roman" w:hAnsi="Times New Roman"/>
            <w:color w:val="191919"/>
            <w:sz w:val="18"/>
            <w:szCs w:val="18"/>
          </w:rPr>
          <w:delText xml:space="preserve">t </w:delText>
        </w:r>
        <w:r w:rsidDel="002D3FFE">
          <w:rPr>
            <w:rFonts w:ascii="Times New Roman" w:hAnsi="Times New Roman"/>
            <w:color w:val="191919"/>
            <w:spacing w:val="-2"/>
            <w:sz w:val="18"/>
            <w:szCs w:val="18"/>
          </w:rPr>
          <w:delText>t</w:delText>
        </w:r>
        <w:r w:rsidDel="002D3FFE">
          <w:rPr>
            <w:rFonts w:ascii="Times New Roman" w:hAnsi="Times New Roman"/>
            <w:color w:val="191919"/>
            <w:sz w:val="18"/>
            <w:szCs w:val="18"/>
          </w:rPr>
          <w:delText xml:space="preserve">o </w:delText>
        </w:r>
        <w:r w:rsidDel="002D3FFE">
          <w:rPr>
            <w:rFonts w:ascii="Times New Roman" w:hAnsi="Times New Roman"/>
            <w:color w:val="191919"/>
            <w:spacing w:val="-2"/>
            <w:sz w:val="18"/>
            <w:szCs w:val="18"/>
          </w:rPr>
          <w:delText>teac</w:delText>
        </w:r>
        <w:r w:rsidDel="002D3FFE">
          <w:rPr>
            <w:rFonts w:ascii="Times New Roman" w:hAnsi="Times New Roman"/>
            <w:color w:val="191919"/>
            <w:sz w:val="18"/>
            <w:szCs w:val="18"/>
          </w:rPr>
          <w:delText xml:space="preserve">h </w:delText>
        </w:r>
        <w:r w:rsidDel="002D3FFE">
          <w:rPr>
            <w:rFonts w:ascii="Times New Roman" w:hAnsi="Times New Roman"/>
            <w:color w:val="191919"/>
            <w:spacing w:val="-2"/>
            <w:sz w:val="18"/>
            <w:szCs w:val="18"/>
          </w:rPr>
          <w:delText>i</w:delText>
        </w:r>
        <w:r w:rsidDel="002D3FFE">
          <w:rPr>
            <w:rFonts w:ascii="Times New Roman" w:hAnsi="Times New Roman"/>
            <w:color w:val="191919"/>
            <w:sz w:val="18"/>
            <w:szCs w:val="18"/>
          </w:rPr>
          <w:delText xml:space="preserve">n a </w:delText>
        </w:r>
        <w:r w:rsidDel="002D3FFE">
          <w:rPr>
            <w:rFonts w:ascii="Times New Roman" w:hAnsi="Times New Roman"/>
            <w:color w:val="191919"/>
            <w:spacing w:val="-2"/>
            <w:sz w:val="18"/>
            <w:szCs w:val="18"/>
          </w:rPr>
          <w:delText>Geo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gi</w:delText>
        </w:r>
        <w:r w:rsidDel="002D3FFE">
          <w:rPr>
            <w:rFonts w:ascii="Times New Roman" w:hAnsi="Times New Roman"/>
            <w:color w:val="191919"/>
            <w:sz w:val="18"/>
            <w:szCs w:val="18"/>
          </w:rPr>
          <w:delText xml:space="preserve">a </w:delText>
        </w:r>
        <w:r w:rsidDel="002D3FFE">
          <w:rPr>
            <w:rFonts w:ascii="Times New Roman" w:hAnsi="Times New Roman"/>
            <w:color w:val="191919"/>
            <w:spacing w:val="-2"/>
            <w:sz w:val="18"/>
            <w:szCs w:val="18"/>
          </w:rPr>
          <w:delText>publi</w:delText>
        </w:r>
        <w:r w:rsidDel="002D3FFE">
          <w:rPr>
            <w:rFonts w:ascii="Times New Roman" w:hAnsi="Times New Roman"/>
            <w:color w:val="191919"/>
            <w:sz w:val="18"/>
            <w:szCs w:val="18"/>
          </w:rPr>
          <w:delText xml:space="preserve">c </w:delText>
        </w:r>
        <w:r w:rsidDel="002D3FFE">
          <w:rPr>
            <w:rFonts w:ascii="Times New Roman" w:hAnsi="Times New Roman"/>
            <w:color w:val="191919"/>
            <w:spacing w:val="-2"/>
            <w:sz w:val="18"/>
            <w:szCs w:val="18"/>
          </w:rPr>
          <w:delText>schoo</w:delText>
        </w:r>
        <w:r w:rsidDel="002D3FFE">
          <w:rPr>
            <w:rFonts w:ascii="Times New Roman" w:hAnsi="Times New Roman"/>
            <w:color w:val="191919"/>
            <w:sz w:val="18"/>
            <w:szCs w:val="18"/>
          </w:rPr>
          <w:delText xml:space="preserve">l </w:delText>
        </w:r>
        <w:r w:rsidDel="002D3FFE">
          <w:rPr>
            <w:rFonts w:ascii="Times New Roman" w:hAnsi="Times New Roman"/>
            <w:color w:val="191919"/>
            <w:spacing w:val="-2"/>
            <w:sz w:val="18"/>
            <w:szCs w:val="18"/>
          </w:rPr>
          <w:delText>an</w:delText>
        </w:r>
        <w:r w:rsidDel="002D3FFE">
          <w:rPr>
            <w:rFonts w:ascii="Times New Roman" w:hAnsi="Times New Roman"/>
            <w:color w:val="191919"/>
            <w:sz w:val="18"/>
            <w:szCs w:val="18"/>
          </w:rPr>
          <w:delText xml:space="preserve">d </w:delText>
        </w:r>
        <w:r w:rsidDel="002D3FFE">
          <w:rPr>
            <w:rFonts w:ascii="Times New Roman" w:hAnsi="Times New Roman"/>
            <w:color w:val="191919"/>
            <w:spacing w:val="-2"/>
            <w:sz w:val="18"/>
            <w:szCs w:val="18"/>
          </w:rPr>
          <w:delText>h</w:delText>
        </w:r>
        <w:r w:rsidDel="002D3FFE">
          <w:rPr>
            <w:rFonts w:ascii="Times New Roman" w:hAnsi="Times New Roman"/>
            <w:color w:val="191919"/>
            <w:spacing w:val="-3"/>
            <w:sz w:val="18"/>
            <w:szCs w:val="18"/>
          </w:rPr>
          <w:delText>a</w:delText>
        </w:r>
        <w:r w:rsidDel="002D3FFE">
          <w:rPr>
            <w:rFonts w:ascii="Times New Roman" w:hAnsi="Times New Roman"/>
            <w:color w:val="191919"/>
            <w:spacing w:val="-2"/>
            <w:sz w:val="18"/>
            <w:szCs w:val="18"/>
          </w:rPr>
          <w:delText>v</w:delText>
        </w:r>
        <w:r w:rsidDel="002D3FFE">
          <w:rPr>
            <w:rFonts w:ascii="Times New Roman" w:hAnsi="Times New Roman"/>
            <w:color w:val="191919"/>
            <w:sz w:val="18"/>
            <w:szCs w:val="18"/>
          </w:rPr>
          <w:delText xml:space="preserve">e a </w:delText>
        </w:r>
        <w:r w:rsidDel="002D3FFE">
          <w:rPr>
            <w:rFonts w:ascii="Times New Roman" w:hAnsi="Times New Roman"/>
            <w:color w:val="191919"/>
            <w:spacing w:val="-2"/>
            <w:sz w:val="18"/>
            <w:szCs w:val="18"/>
          </w:rPr>
          <w:delText xml:space="preserve">cumula- </w:delText>
        </w:r>
        <w:r w:rsidDel="002D3FFE">
          <w:rPr>
            <w:rFonts w:ascii="Times New Roman" w:hAnsi="Times New Roman"/>
            <w:color w:val="191919"/>
            <w:sz w:val="18"/>
            <w:szCs w:val="18"/>
          </w:rPr>
          <w:delText xml:space="preserve">tive 3.0 or higher grade average after their sophomore year in college. For more information on HOPE Promise Scholarship go to: </w:delText>
        </w:r>
        <w:r w:rsidR="007B3518" w:rsidRPr="007B3518" w:rsidDel="002D3FFE">
          <w:fldChar w:fldCharType="begin"/>
        </w:r>
        <w:r w:rsidR="00F115A7" w:rsidDel="002D3FFE">
          <w:delInstrText xml:space="preserve"> HYPERLINK "http://www.gacollege411.org" </w:delInstrText>
        </w:r>
        <w:r w:rsidR="007B3518" w:rsidRPr="007B3518" w:rsidDel="002D3FFE">
          <w:fldChar w:fldCharType="separate"/>
        </w:r>
        <w:r w:rsidDel="002D3FFE">
          <w:rPr>
            <w:rFonts w:ascii="Times New Roman" w:hAnsi="Times New Roman"/>
            <w:color w:val="191919"/>
            <w:spacing w:val="-2"/>
            <w:sz w:val="18"/>
            <w:szCs w:val="18"/>
          </w:rPr>
          <w:delText>http://ww</w:delText>
        </w:r>
        <w:r w:rsidDel="002D3FFE">
          <w:rPr>
            <w:rFonts w:ascii="Times New Roman" w:hAnsi="Times New Roman"/>
            <w:color w:val="191919"/>
            <w:spacing w:val="-13"/>
            <w:sz w:val="18"/>
            <w:szCs w:val="18"/>
          </w:rPr>
          <w:delText>w</w:delText>
        </w:r>
        <w:r w:rsidDel="002D3FFE">
          <w:rPr>
            <w:rFonts w:ascii="Times New Roman" w:hAnsi="Times New Roman"/>
            <w:color w:val="191919"/>
            <w:spacing w:val="-2"/>
            <w:sz w:val="18"/>
            <w:szCs w:val="18"/>
          </w:rPr>
          <w:delText>.gacollege4</w:delText>
        </w:r>
        <w:r w:rsidDel="002D3FFE">
          <w:rPr>
            <w:rFonts w:ascii="Times New Roman" w:hAnsi="Times New Roman"/>
            <w:color w:val="191919"/>
            <w:spacing w:val="-8"/>
            <w:sz w:val="18"/>
            <w:szCs w:val="18"/>
          </w:rPr>
          <w:delText>1</w:delText>
        </w:r>
        <w:r w:rsidDel="002D3FFE">
          <w:rPr>
            <w:rFonts w:ascii="Times New Roman" w:hAnsi="Times New Roman"/>
            <w:color w:val="191919"/>
            <w:spacing w:val="-2"/>
            <w:sz w:val="18"/>
            <w:szCs w:val="18"/>
          </w:rPr>
          <w:delText>1.o</w:delText>
        </w:r>
        <w:r w:rsidDel="002D3FFE">
          <w:rPr>
            <w:rFonts w:ascii="Times New Roman" w:hAnsi="Times New Roman"/>
            <w:color w:val="191919"/>
            <w:spacing w:val="-5"/>
            <w:sz w:val="18"/>
            <w:szCs w:val="18"/>
          </w:rPr>
          <w:delText>r</w:delText>
        </w:r>
        <w:r w:rsidDel="002D3FFE">
          <w:rPr>
            <w:rFonts w:ascii="Times New Roman" w:hAnsi="Times New Roman"/>
            <w:color w:val="191919"/>
            <w:spacing w:val="-2"/>
            <w:sz w:val="18"/>
            <w:szCs w:val="18"/>
          </w:rPr>
          <w:delText>g.</w:delText>
        </w:r>
        <w:r w:rsidR="007B3518" w:rsidDel="002D3FFE">
          <w:rPr>
            <w:rFonts w:ascii="Times New Roman" w:hAnsi="Times New Roman"/>
            <w:color w:val="191919"/>
            <w:spacing w:val="-2"/>
            <w:sz w:val="18"/>
            <w:szCs w:val="18"/>
          </w:rPr>
          <w:fldChar w:fldCharType="end"/>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6475"/>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HURGOO</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ARSHAL</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020" w:right="91"/>
        <w:jc w:val="both"/>
        <w:rPr>
          <w:ins w:id="457" w:author="tharris" w:date="2011-05-16T08:58:00Z"/>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Thu</w:t>
      </w:r>
      <w:r>
        <w:rPr>
          <w:rFonts w:ascii="Times New Roman" w:hAnsi="Times New Roman"/>
          <w:color w:val="191919"/>
          <w:spacing w:val="-5"/>
          <w:sz w:val="18"/>
          <w:szCs w:val="18"/>
        </w:rPr>
        <w:t>r</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Marshal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must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attaine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1,10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 xml:space="preserve">. </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Ad</w:t>
      </w:r>
      <w:r>
        <w:rPr>
          <w:rFonts w:ascii="Times New Roman" w:hAnsi="Times New Roman"/>
          <w:color w:val="191919"/>
          <w:spacing w:val="-3"/>
          <w:sz w:val="18"/>
          <w:szCs w:val="18"/>
        </w:rPr>
        <w:t>d</w:t>
      </w:r>
      <w:r>
        <w:rPr>
          <w:rFonts w:ascii="Times New Roman" w:hAnsi="Times New Roman"/>
          <w:color w:val="191919"/>
          <w:spacing w:val="-2"/>
          <w:sz w:val="18"/>
          <w:szCs w:val="18"/>
        </w:rPr>
        <w:t>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recommende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commitmen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p>
    <w:p w:rsidR="00C30CC5" w:rsidRDefault="00C30CC5" w:rsidP="00924DC4">
      <w:pPr>
        <w:widowControl w:val="0"/>
        <w:autoSpaceDE w:val="0"/>
        <w:autoSpaceDN w:val="0"/>
        <w:adjustRightInd w:val="0"/>
        <w:spacing w:before="30" w:after="0" w:line="250" w:lineRule="auto"/>
        <w:ind w:left="1020" w:right="91"/>
        <w:jc w:val="both"/>
        <w:rPr>
          <w:ins w:id="458" w:author="tharris" w:date="2011-05-16T08:58:00Z"/>
          <w:rFonts w:ascii="Times New Roman" w:hAnsi="Times New Roman"/>
          <w:color w:val="191919"/>
          <w:spacing w:val="-2"/>
          <w:sz w:val="18"/>
          <w:szCs w:val="18"/>
        </w:rPr>
      </w:pPr>
    </w:p>
    <w:p w:rsidR="00C30CC5" w:rsidRDefault="00C30CC5" w:rsidP="00C30CC5">
      <w:pPr>
        <w:widowControl w:val="0"/>
        <w:autoSpaceDE w:val="0"/>
        <w:autoSpaceDN w:val="0"/>
        <w:adjustRightInd w:val="0"/>
        <w:spacing w:after="0" w:line="240" w:lineRule="auto"/>
        <w:ind w:left="1020" w:right="6475"/>
        <w:jc w:val="both"/>
        <w:rPr>
          <w:ins w:id="459" w:author="tharris" w:date="2011-05-16T08:58:00Z"/>
          <w:rFonts w:ascii="Times New Roman" w:hAnsi="Times New Roman"/>
          <w:color w:val="000000"/>
          <w:sz w:val="18"/>
          <w:szCs w:val="18"/>
        </w:rPr>
      </w:pPr>
      <w:ins w:id="460" w:author="tharris" w:date="2011-05-16T08:58:00Z">
        <w:r>
          <w:rPr>
            <w:rFonts w:ascii="Times New Roman" w:hAnsi="Times New Roman"/>
            <w:b/>
            <w:bCs/>
            <w:color w:val="191919"/>
            <w:spacing w:val="-2"/>
            <w:sz w:val="24"/>
            <w:szCs w:val="24"/>
          </w:rPr>
          <w:t>Albany State University National Alumni Association Scholarships</w:t>
        </w:r>
      </w:ins>
    </w:p>
    <w:p w:rsidR="00C30CC5" w:rsidRDefault="00C30CC5" w:rsidP="00C30CC5">
      <w:pPr>
        <w:widowControl w:val="0"/>
        <w:autoSpaceDE w:val="0"/>
        <w:autoSpaceDN w:val="0"/>
        <w:adjustRightInd w:val="0"/>
        <w:spacing w:before="30" w:after="0" w:line="250" w:lineRule="auto"/>
        <w:ind w:left="1020" w:right="91"/>
        <w:jc w:val="both"/>
        <w:rPr>
          <w:ins w:id="461" w:author="tharris" w:date="2011-05-16T09:01:00Z"/>
          <w:rFonts w:ascii="Times New Roman" w:hAnsi="Times New Roman"/>
          <w:color w:val="191919"/>
          <w:spacing w:val="-2"/>
          <w:sz w:val="18"/>
          <w:szCs w:val="18"/>
        </w:rPr>
      </w:pPr>
      <w:ins w:id="462" w:author="tharris" w:date="2011-05-16T08:58:00Z">
        <w:r>
          <w:rPr>
            <w:rFonts w:ascii="Times New Roman" w:hAnsi="Times New Roman"/>
            <w:color w:val="191919"/>
            <w:spacing w:val="-2"/>
            <w:sz w:val="18"/>
            <w:szCs w:val="18"/>
          </w:rPr>
          <w:t xml:space="preserve">The Albany State University National Alumni Association awards scholarship annually to undergraduate students. For more information, you can contact the </w:t>
        </w:r>
      </w:ins>
      <w:ins w:id="463" w:author="tharris" w:date="2011-05-16T09:00:00Z">
        <w:r>
          <w:rPr>
            <w:rFonts w:ascii="Times New Roman" w:hAnsi="Times New Roman"/>
            <w:color w:val="191919"/>
            <w:spacing w:val="-2"/>
            <w:sz w:val="18"/>
            <w:szCs w:val="18"/>
          </w:rPr>
          <w:t xml:space="preserve">Albany State University </w:t>
        </w:r>
      </w:ins>
      <w:ins w:id="464" w:author="tharris" w:date="2011-05-16T08:58:00Z">
        <w:r>
          <w:rPr>
            <w:rFonts w:ascii="Times New Roman" w:hAnsi="Times New Roman"/>
            <w:color w:val="191919"/>
            <w:spacing w:val="-2"/>
            <w:sz w:val="18"/>
            <w:szCs w:val="18"/>
          </w:rPr>
          <w:t>National Alumni Association at</w:t>
        </w:r>
      </w:ins>
      <w:ins w:id="465" w:author="tharris" w:date="2011-05-16T09:00:00Z">
        <w:r>
          <w:rPr>
            <w:rFonts w:ascii="Times New Roman" w:hAnsi="Times New Roman"/>
            <w:color w:val="191919"/>
            <w:spacing w:val="-2"/>
            <w:sz w:val="18"/>
            <w:szCs w:val="18"/>
          </w:rPr>
          <w:t xml:space="preserve"> 229-430-3982.</w:t>
        </w:r>
      </w:ins>
      <w:ins w:id="466" w:author="tharris" w:date="2011-05-16T09:01:00Z">
        <w:r>
          <w:rPr>
            <w:rFonts w:ascii="Times New Roman" w:hAnsi="Times New Roman"/>
            <w:color w:val="191919"/>
            <w:spacing w:val="-2"/>
            <w:sz w:val="18"/>
            <w:szCs w:val="18"/>
          </w:rPr>
          <w:t xml:space="preserve"> Scholarships include:</w:t>
        </w:r>
      </w:ins>
    </w:p>
    <w:p w:rsidR="00000000" w:rsidRDefault="00C30CC5">
      <w:pPr>
        <w:pStyle w:val="ListParagraph"/>
        <w:widowControl w:val="0"/>
        <w:numPr>
          <w:ilvl w:val="0"/>
          <w:numId w:val="17"/>
        </w:numPr>
        <w:autoSpaceDE w:val="0"/>
        <w:autoSpaceDN w:val="0"/>
        <w:adjustRightInd w:val="0"/>
        <w:spacing w:before="30" w:after="0" w:line="250" w:lineRule="auto"/>
        <w:ind w:right="91"/>
        <w:jc w:val="both"/>
        <w:rPr>
          <w:ins w:id="467" w:author="tharris" w:date="2011-05-16T09:01:00Z"/>
          <w:rFonts w:ascii="Times New Roman" w:hAnsi="Times New Roman"/>
          <w:color w:val="000000"/>
          <w:sz w:val="18"/>
          <w:szCs w:val="18"/>
        </w:rPr>
        <w:pPrChange w:id="468" w:author="tharris" w:date="2011-05-16T09:01:00Z">
          <w:pPr>
            <w:widowControl w:val="0"/>
            <w:autoSpaceDE w:val="0"/>
            <w:autoSpaceDN w:val="0"/>
            <w:adjustRightInd w:val="0"/>
            <w:spacing w:before="30" w:after="0" w:line="250" w:lineRule="auto"/>
            <w:ind w:left="1020" w:right="91"/>
            <w:jc w:val="both"/>
          </w:pPr>
        </w:pPrChange>
      </w:pPr>
      <w:ins w:id="469" w:author="tharris" w:date="2011-05-16T09:01:00Z">
        <w:r>
          <w:rPr>
            <w:rFonts w:ascii="Times New Roman" w:hAnsi="Times New Roman"/>
            <w:color w:val="000000"/>
            <w:sz w:val="18"/>
            <w:szCs w:val="18"/>
          </w:rPr>
          <w:t>The Marie H. Dixon (see below)</w:t>
        </w:r>
      </w:ins>
    </w:p>
    <w:p w:rsidR="00000000" w:rsidRDefault="00C30CC5">
      <w:pPr>
        <w:pStyle w:val="ListParagraph"/>
        <w:widowControl w:val="0"/>
        <w:numPr>
          <w:ilvl w:val="0"/>
          <w:numId w:val="17"/>
        </w:numPr>
        <w:autoSpaceDE w:val="0"/>
        <w:autoSpaceDN w:val="0"/>
        <w:adjustRightInd w:val="0"/>
        <w:spacing w:before="30" w:after="0" w:line="250" w:lineRule="auto"/>
        <w:ind w:right="91"/>
        <w:jc w:val="both"/>
        <w:rPr>
          <w:ins w:id="470" w:author="tharris" w:date="2011-05-16T09:01:00Z"/>
          <w:rFonts w:ascii="Times New Roman" w:hAnsi="Times New Roman"/>
          <w:color w:val="000000"/>
          <w:sz w:val="18"/>
          <w:szCs w:val="18"/>
        </w:rPr>
        <w:pPrChange w:id="471" w:author="tharris" w:date="2011-05-16T09:01:00Z">
          <w:pPr>
            <w:widowControl w:val="0"/>
            <w:autoSpaceDE w:val="0"/>
            <w:autoSpaceDN w:val="0"/>
            <w:adjustRightInd w:val="0"/>
            <w:spacing w:before="30" w:after="0" w:line="250" w:lineRule="auto"/>
            <w:ind w:left="1020" w:right="91"/>
            <w:jc w:val="both"/>
          </w:pPr>
        </w:pPrChange>
      </w:pPr>
      <w:ins w:id="472" w:author="tharris" w:date="2011-05-16T09:01:00Z">
        <w:r>
          <w:rPr>
            <w:rFonts w:ascii="Times New Roman" w:hAnsi="Times New Roman"/>
            <w:color w:val="000000"/>
            <w:sz w:val="18"/>
            <w:szCs w:val="18"/>
          </w:rPr>
          <w:t xml:space="preserve">National </w:t>
        </w:r>
        <w:proofErr w:type="spellStart"/>
        <w:r>
          <w:rPr>
            <w:rFonts w:ascii="Times New Roman" w:hAnsi="Times New Roman"/>
            <w:color w:val="000000"/>
            <w:sz w:val="18"/>
            <w:szCs w:val="18"/>
          </w:rPr>
          <w:t>Slumni</w:t>
        </w:r>
        <w:proofErr w:type="spellEnd"/>
        <w:r>
          <w:rPr>
            <w:rFonts w:ascii="Times New Roman" w:hAnsi="Times New Roman"/>
            <w:color w:val="000000"/>
            <w:sz w:val="18"/>
            <w:szCs w:val="18"/>
          </w:rPr>
          <w:t xml:space="preserve"> Association Directors Scholarship</w:t>
        </w:r>
      </w:ins>
    </w:p>
    <w:p w:rsidR="00000000" w:rsidRDefault="00C30CC5">
      <w:pPr>
        <w:pStyle w:val="ListParagraph"/>
        <w:widowControl w:val="0"/>
        <w:numPr>
          <w:ilvl w:val="0"/>
          <w:numId w:val="17"/>
        </w:numPr>
        <w:autoSpaceDE w:val="0"/>
        <w:autoSpaceDN w:val="0"/>
        <w:adjustRightInd w:val="0"/>
        <w:spacing w:before="30" w:after="0" w:line="250" w:lineRule="auto"/>
        <w:ind w:right="91"/>
        <w:jc w:val="both"/>
        <w:rPr>
          <w:ins w:id="473" w:author="tharris" w:date="2011-05-16T09:01:00Z"/>
          <w:rFonts w:ascii="Times New Roman" w:hAnsi="Times New Roman"/>
          <w:color w:val="000000"/>
          <w:sz w:val="18"/>
          <w:szCs w:val="18"/>
        </w:rPr>
        <w:pPrChange w:id="474" w:author="tharris" w:date="2011-05-16T09:01:00Z">
          <w:pPr>
            <w:widowControl w:val="0"/>
            <w:autoSpaceDE w:val="0"/>
            <w:autoSpaceDN w:val="0"/>
            <w:adjustRightInd w:val="0"/>
            <w:spacing w:before="30" w:after="0" w:line="250" w:lineRule="auto"/>
            <w:ind w:left="1020" w:right="91"/>
            <w:jc w:val="both"/>
          </w:pPr>
        </w:pPrChange>
      </w:pPr>
      <w:ins w:id="475" w:author="tharris" w:date="2011-05-16T09:01:00Z">
        <w:r>
          <w:rPr>
            <w:rFonts w:ascii="Times New Roman" w:hAnsi="Times New Roman"/>
            <w:color w:val="000000"/>
            <w:sz w:val="18"/>
            <w:szCs w:val="18"/>
          </w:rPr>
          <w:t xml:space="preserve">Pre Alumni </w:t>
        </w:r>
        <w:proofErr w:type="spellStart"/>
        <w:r>
          <w:rPr>
            <w:rFonts w:ascii="Times New Roman" w:hAnsi="Times New Roman"/>
            <w:color w:val="000000"/>
            <w:sz w:val="18"/>
            <w:szCs w:val="18"/>
          </w:rPr>
          <w:t>Associatio</w:t>
        </w:r>
        <w:proofErr w:type="spellEnd"/>
        <w:r>
          <w:rPr>
            <w:rFonts w:ascii="Times New Roman" w:hAnsi="Times New Roman"/>
            <w:color w:val="000000"/>
            <w:sz w:val="18"/>
            <w:szCs w:val="18"/>
          </w:rPr>
          <w:t xml:space="preserve"> Scholarship</w:t>
        </w:r>
      </w:ins>
    </w:p>
    <w:p w:rsidR="00C30CC5" w:rsidDel="00C30CC5" w:rsidRDefault="00C30CC5" w:rsidP="00924DC4">
      <w:pPr>
        <w:widowControl w:val="0"/>
        <w:autoSpaceDE w:val="0"/>
        <w:autoSpaceDN w:val="0"/>
        <w:adjustRightInd w:val="0"/>
        <w:spacing w:before="30" w:after="0" w:line="250" w:lineRule="auto"/>
        <w:ind w:left="1020" w:right="91"/>
        <w:jc w:val="both"/>
        <w:rPr>
          <w:del w:id="476" w:author="tharris" w:date="2011-05-16T08:58:00Z"/>
          <w:rFonts w:ascii="Times New Roman" w:hAnsi="Times New Roman"/>
          <w:color w:val="000000"/>
          <w:sz w:val="18"/>
          <w:szCs w:val="18"/>
        </w:rPr>
      </w:pPr>
    </w:p>
    <w:p w:rsidR="00924DC4" w:rsidDel="00C30CC5"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moveFromRangeStart w:id="477" w:author="tharris" w:date="2011-05-16T09:02:00Z" w:name="move293299869"/>
    </w:p>
    <w:p w:rsidR="00924DC4" w:rsidDel="00C30CC5" w:rsidRDefault="00924DC4" w:rsidP="00924DC4">
      <w:pPr>
        <w:widowControl w:val="0"/>
        <w:autoSpaceDE w:val="0"/>
        <w:autoSpaceDN w:val="0"/>
        <w:adjustRightInd w:val="0"/>
        <w:spacing w:after="0" w:line="240" w:lineRule="auto"/>
        <w:ind w:left="1020" w:right="5061"/>
        <w:jc w:val="both"/>
        <w:rPr>
          <w:rFonts w:ascii="Times New Roman" w:hAnsi="Times New Roman"/>
          <w:color w:val="000000"/>
          <w:sz w:val="18"/>
          <w:szCs w:val="18"/>
        </w:rPr>
      </w:pPr>
      <w:moveFrom w:id="478" w:author="tharris" w:date="2011-05-16T09:02:00Z">
        <w:r w:rsidDel="00C30CC5">
          <w:rPr>
            <w:rFonts w:ascii="Times New Roman" w:hAnsi="Times New Roman"/>
            <w:b/>
            <w:bCs/>
            <w:color w:val="191919"/>
            <w:spacing w:val="-2"/>
            <w:sz w:val="24"/>
            <w:szCs w:val="24"/>
          </w:rPr>
          <w:t>A</w:t>
        </w:r>
        <w:r w:rsidDel="00C30CC5">
          <w:rPr>
            <w:rFonts w:ascii="Times New Roman" w:hAnsi="Times New Roman"/>
            <w:b/>
            <w:bCs/>
            <w:color w:val="191919"/>
            <w:spacing w:val="-2"/>
            <w:sz w:val="18"/>
            <w:szCs w:val="18"/>
          </w:rPr>
          <w:t>LBAN</w:t>
        </w:r>
        <w:r w:rsidDel="00C30CC5">
          <w:rPr>
            <w:rFonts w:ascii="Times New Roman" w:hAnsi="Times New Roman"/>
            <w:b/>
            <w:bCs/>
            <w:color w:val="191919"/>
            <w:sz w:val="18"/>
            <w:szCs w:val="18"/>
          </w:rPr>
          <w:t>Y</w:t>
        </w:r>
        <w:r w:rsidDel="00C30CC5">
          <w:rPr>
            <w:rFonts w:ascii="Times New Roman" w:hAnsi="Times New Roman"/>
            <w:b/>
            <w:bCs/>
            <w:color w:val="191919"/>
            <w:spacing w:val="4"/>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16"/>
            <w:sz w:val="18"/>
            <w:szCs w:val="18"/>
          </w:rPr>
          <w:t>TA</w:t>
        </w:r>
        <w:r w:rsidDel="00C30CC5">
          <w:rPr>
            <w:rFonts w:ascii="Times New Roman" w:hAnsi="Times New Roman"/>
            <w:b/>
            <w:bCs/>
            <w:color w:val="191919"/>
            <w:spacing w:val="-2"/>
            <w:sz w:val="18"/>
            <w:szCs w:val="18"/>
          </w:rPr>
          <w:t>T</w:t>
        </w:r>
        <w:r w:rsidDel="00C30CC5">
          <w:rPr>
            <w:rFonts w:ascii="Times New Roman" w:hAnsi="Times New Roman"/>
            <w:b/>
            <w:bCs/>
            <w:color w:val="191919"/>
            <w:sz w:val="18"/>
            <w:szCs w:val="18"/>
          </w:rPr>
          <w:t>E</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U</w:t>
        </w:r>
        <w:r w:rsidDel="00C30CC5">
          <w:rPr>
            <w:rFonts w:ascii="Times New Roman" w:hAnsi="Times New Roman"/>
            <w:b/>
            <w:bCs/>
            <w:color w:val="191919"/>
            <w:spacing w:val="-2"/>
            <w:sz w:val="18"/>
            <w:szCs w:val="18"/>
          </w:rPr>
          <w:t>NIVERSIT</w:t>
        </w:r>
        <w:r w:rsidDel="00C30CC5">
          <w:rPr>
            <w:rFonts w:ascii="Times New Roman" w:hAnsi="Times New Roman"/>
            <w:b/>
            <w:bCs/>
            <w:color w:val="191919"/>
            <w:sz w:val="18"/>
            <w:szCs w:val="18"/>
          </w:rPr>
          <w:t>Y</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16"/>
            <w:sz w:val="24"/>
            <w:szCs w:val="24"/>
          </w:rPr>
          <w:t>A</w:t>
        </w:r>
        <w:r w:rsidDel="00C30CC5">
          <w:rPr>
            <w:rFonts w:ascii="Times New Roman" w:hAnsi="Times New Roman"/>
            <w:b/>
            <w:bCs/>
            <w:color w:val="191919"/>
            <w:spacing w:val="-2"/>
            <w:sz w:val="18"/>
            <w:szCs w:val="18"/>
          </w:rPr>
          <w:t>THLETI</w:t>
        </w:r>
        <w:r w:rsidDel="00C30CC5">
          <w:rPr>
            <w:rFonts w:ascii="Times New Roman" w:hAnsi="Times New Roman"/>
            <w:b/>
            <w:bCs/>
            <w:color w:val="191919"/>
            <w:sz w:val="18"/>
            <w:szCs w:val="18"/>
          </w:rPr>
          <w:t>C</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2"/>
            <w:sz w:val="18"/>
            <w:szCs w:val="18"/>
          </w:rPr>
          <w:t>CHOLARSHIPS</w:t>
        </w:r>
      </w:moveFrom>
    </w:p>
    <w:p w:rsidR="00924DC4" w:rsidDel="00C30CC5" w:rsidRDefault="00924DC4" w:rsidP="00924DC4">
      <w:pPr>
        <w:widowControl w:val="0"/>
        <w:autoSpaceDE w:val="0"/>
        <w:autoSpaceDN w:val="0"/>
        <w:adjustRightInd w:val="0"/>
        <w:spacing w:before="30" w:after="0" w:line="240" w:lineRule="auto"/>
        <w:ind w:left="1020" w:right="4755"/>
        <w:jc w:val="both"/>
        <w:rPr>
          <w:rFonts w:ascii="Times New Roman" w:hAnsi="Times New Roman"/>
          <w:color w:val="000000"/>
          <w:sz w:val="18"/>
          <w:szCs w:val="18"/>
        </w:rPr>
      </w:pPr>
      <w:moveFrom w:id="479" w:author="tharris" w:date="2011-05-16T09:02:00Z">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Directo</w:t>
        </w:r>
        <w:r w:rsidDel="00C30CC5">
          <w:rPr>
            <w:rFonts w:ascii="Times New Roman" w:hAnsi="Times New Roman"/>
            <w:color w:val="191919"/>
            <w:sz w:val="18"/>
            <w:szCs w:val="18"/>
          </w:rPr>
          <w:t>r</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Intercollegiat</w:t>
        </w:r>
        <w:r w:rsidDel="00C30CC5">
          <w:rPr>
            <w:rFonts w:ascii="Times New Roman" w:hAnsi="Times New Roman"/>
            <w:color w:val="191919"/>
            <w:sz w:val="18"/>
            <w:szCs w:val="18"/>
          </w:rPr>
          <w:t>e</w:t>
        </w:r>
        <w:r w:rsidDel="00C30CC5">
          <w:rPr>
            <w:rFonts w:ascii="Times New Roman" w:hAnsi="Times New Roman"/>
            <w:color w:val="191919"/>
            <w:spacing w:val="-13"/>
            <w:sz w:val="18"/>
            <w:szCs w:val="18"/>
          </w:rPr>
          <w:t xml:space="preserve"> </w:t>
        </w:r>
        <w:r w:rsidDel="00C30CC5">
          <w:rPr>
            <w:rFonts w:ascii="Times New Roman" w:hAnsi="Times New Roman"/>
            <w:color w:val="191919"/>
            <w:spacing w:val="-2"/>
            <w:sz w:val="18"/>
            <w:szCs w:val="18"/>
          </w:rPr>
          <w:t>Athletic</w:t>
        </w:r>
        <w:r w:rsidDel="00C30CC5">
          <w:rPr>
            <w:rFonts w:ascii="Times New Roman" w:hAnsi="Times New Roman"/>
            <w:color w:val="191919"/>
            <w:sz w:val="18"/>
            <w:szCs w:val="18"/>
          </w:rPr>
          <w:t>s</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shoul</w:t>
        </w:r>
        <w:r w:rsidDel="00C30CC5">
          <w:rPr>
            <w:rFonts w:ascii="Times New Roman" w:hAnsi="Times New Roman"/>
            <w:color w:val="191919"/>
            <w:sz w:val="18"/>
            <w:szCs w:val="18"/>
          </w:rPr>
          <w:t>d</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b</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contacte</w:t>
        </w:r>
        <w:r w:rsidDel="00C30CC5">
          <w:rPr>
            <w:rFonts w:ascii="Times New Roman" w:hAnsi="Times New Roman"/>
            <w:color w:val="191919"/>
            <w:sz w:val="18"/>
            <w:szCs w:val="18"/>
          </w:rPr>
          <w:t>d</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fo</w:t>
        </w:r>
        <w:r w:rsidDel="00C30CC5">
          <w:rPr>
            <w:rFonts w:ascii="Times New Roman" w:hAnsi="Times New Roman"/>
            <w:color w:val="191919"/>
            <w:sz w:val="18"/>
            <w:szCs w:val="18"/>
          </w:rPr>
          <w:t>r</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information.</w:t>
        </w:r>
      </w:moveFrom>
    </w:p>
    <w:p w:rsidR="00924DC4" w:rsidDel="00C30CC5"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Del="00C30CC5" w:rsidRDefault="00924DC4" w:rsidP="00924DC4">
      <w:pPr>
        <w:widowControl w:val="0"/>
        <w:autoSpaceDE w:val="0"/>
        <w:autoSpaceDN w:val="0"/>
        <w:adjustRightInd w:val="0"/>
        <w:spacing w:after="0" w:line="240" w:lineRule="auto"/>
        <w:ind w:left="1020" w:right="5462"/>
        <w:jc w:val="both"/>
        <w:rPr>
          <w:rFonts w:ascii="Times New Roman" w:hAnsi="Times New Roman"/>
          <w:color w:val="000000"/>
          <w:sz w:val="18"/>
          <w:szCs w:val="18"/>
        </w:rPr>
      </w:pPr>
      <w:moveFrom w:id="480" w:author="tharris" w:date="2011-05-16T09:02:00Z">
        <w:r w:rsidDel="00C30CC5">
          <w:rPr>
            <w:rFonts w:ascii="Times New Roman" w:hAnsi="Times New Roman"/>
            <w:b/>
            <w:bCs/>
            <w:color w:val="191919"/>
            <w:spacing w:val="-2"/>
            <w:sz w:val="24"/>
            <w:szCs w:val="24"/>
          </w:rPr>
          <w:t>A</w:t>
        </w:r>
        <w:r w:rsidDel="00C30CC5">
          <w:rPr>
            <w:rFonts w:ascii="Times New Roman" w:hAnsi="Times New Roman"/>
            <w:b/>
            <w:bCs/>
            <w:color w:val="191919"/>
            <w:spacing w:val="-2"/>
            <w:sz w:val="18"/>
            <w:szCs w:val="18"/>
          </w:rPr>
          <w:t>LBAN</w:t>
        </w:r>
        <w:r w:rsidDel="00C30CC5">
          <w:rPr>
            <w:rFonts w:ascii="Times New Roman" w:hAnsi="Times New Roman"/>
            <w:b/>
            <w:bCs/>
            <w:color w:val="191919"/>
            <w:sz w:val="18"/>
            <w:szCs w:val="18"/>
          </w:rPr>
          <w:t>Y</w:t>
        </w:r>
        <w:r w:rsidDel="00C30CC5">
          <w:rPr>
            <w:rFonts w:ascii="Times New Roman" w:hAnsi="Times New Roman"/>
            <w:b/>
            <w:bCs/>
            <w:color w:val="191919"/>
            <w:spacing w:val="4"/>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16"/>
            <w:sz w:val="18"/>
            <w:szCs w:val="18"/>
          </w:rPr>
          <w:t>TA</w:t>
        </w:r>
        <w:r w:rsidDel="00C30CC5">
          <w:rPr>
            <w:rFonts w:ascii="Times New Roman" w:hAnsi="Times New Roman"/>
            <w:b/>
            <w:bCs/>
            <w:color w:val="191919"/>
            <w:spacing w:val="-2"/>
            <w:sz w:val="18"/>
            <w:szCs w:val="18"/>
          </w:rPr>
          <w:t>T</w:t>
        </w:r>
        <w:r w:rsidDel="00C30CC5">
          <w:rPr>
            <w:rFonts w:ascii="Times New Roman" w:hAnsi="Times New Roman"/>
            <w:b/>
            <w:bCs/>
            <w:color w:val="191919"/>
            <w:sz w:val="18"/>
            <w:szCs w:val="18"/>
          </w:rPr>
          <w:t>E</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U</w:t>
        </w:r>
        <w:r w:rsidDel="00C30CC5">
          <w:rPr>
            <w:rFonts w:ascii="Times New Roman" w:hAnsi="Times New Roman"/>
            <w:b/>
            <w:bCs/>
            <w:color w:val="191919"/>
            <w:spacing w:val="-2"/>
            <w:sz w:val="18"/>
            <w:szCs w:val="18"/>
          </w:rPr>
          <w:t>NIVERSIT</w:t>
        </w:r>
        <w:r w:rsidDel="00C30CC5">
          <w:rPr>
            <w:rFonts w:ascii="Times New Roman" w:hAnsi="Times New Roman"/>
            <w:b/>
            <w:bCs/>
            <w:color w:val="191919"/>
            <w:sz w:val="18"/>
            <w:szCs w:val="18"/>
          </w:rPr>
          <w:t>Y</w:t>
        </w:r>
        <w:r w:rsidDel="00C30CC5">
          <w:rPr>
            <w:rFonts w:ascii="Times New Roman" w:hAnsi="Times New Roman"/>
            <w:b/>
            <w:bCs/>
            <w:color w:val="191919"/>
            <w:spacing w:val="3"/>
            <w:sz w:val="18"/>
            <w:szCs w:val="18"/>
          </w:rPr>
          <w:t xml:space="preserve"> </w:t>
        </w:r>
        <w:r w:rsidDel="00C30CC5">
          <w:rPr>
            <w:rFonts w:ascii="Times New Roman" w:hAnsi="Times New Roman"/>
            <w:b/>
            <w:bCs/>
            <w:color w:val="191919"/>
            <w:spacing w:val="-2"/>
            <w:sz w:val="24"/>
            <w:szCs w:val="24"/>
          </w:rPr>
          <w:t>M</w:t>
        </w:r>
        <w:r w:rsidDel="00C30CC5">
          <w:rPr>
            <w:rFonts w:ascii="Times New Roman" w:hAnsi="Times New Roman"/>
            <w:b/>
            <w:bCs/>
            <w:color w:val="191919"/>
            <w:spacing w:val="-2"/>
            <w:sz w:val="18"/>
            <w:szCs w:val="18"/>
          </w:rPr>
          <w:t>USI</w:t>
        </w:r>
        <w:r w:rsidDel="00C30CC5">
          <w:rPr>
            <w:rFonts w:ascii="Times New Roman" w:hAnsi="Times New Roman"/>
            <w:b/>
            <w:bCs/>
            <w:color w:val="191919"/>
            <w:sz w:val="18"/>
            <w:szCs w:val="18"/>
          </w:rPr>
          <w:t>C</w:t>
        </w:r>
        <w:r w:rsidDel="00C30CC5">
          <w:rPr>
            <w:rFonts w:ascii="Times New Roman" w:hAnsi="Times New Roman"/>
            <w:b/>
            <w:bCs/>
            <w:color w:val="191919"/>
            <w:spacing w:val="10"/>
            <w:sz w:val="18"/>
            <w:szCs w:val="18"/>
          </w:rPr>
          <w:t xml:space="preserve"> </w:t>
        </w:r>
        <w:r w:rsidDel="00C30CC5">
          <w:rPr>
            <w:rFonts w:ascii="Times New Roman" w:hAnsi="Times New Roman"/>
            <w:b/>
            <w:bCs/>
            <w:color w:val="191919"/>
            <w:spacing w:val="-2"/>
            <w:sz w:val="24"/>
            <w:szCs w:val="24"/>
          </w:rPr>
          <w:t>S</w:t>
        </w:r>
        <w:r w:rsidDel="00C30CC5">
          <w:rPr>
            <w:rFonts w:ascii="Times New Roman" w:hAnsi="Times New Roman"/>
            <w:b/>
            <w:bCs/>
            <w:color w:val="191919"/>
            <w:spacing w:val="-2"/>
            <w:sz w:val="18"/>
            <w:szCs w:val="18"/>
          </w:rPr>
          <w:t>CHOLARSHIP</w:t>
        </w:r>
      </w:moveFrom>
    </w:p>
    <w:p w:rsidR="00924DC4" w:rsidDel="00C30CC5" w:rsidRDefault="00924DC4" w:rsidP="00924DC4">
      <w:pPr>
        <w:widowControl w:val="0"/>
        <w:autoSpaceDE w:val="0"/>
        <w:autoSpaceDN w:val="0"/>
        <w:adjustRightInd w:val="0"/>
        <w:spacing w:before="30" w:after="0" w:line="240" w:lineRule="auto"/>
        <w:ind w:left="1020" w:right="4391"/>
        <w:jc w:val="both"/>
        <w:rPr>
          <w:rFonts w:ascii="Times New Roman" w:hAnsi="Times New Roman"/>
          <w:color w:val="000000"/>
          <w:sz w:val="18"/>
          <w:szCs w:val="18"/>
        </w:rPr>
      </w:pPr>
      <w:moveFrom w:id="481" w:author="tharris" w:date="2011-05-16T09:02:00Z">
        <w:r w:rsidDel="00C30CC5">
          <w:rPr>
            <w:rFonts w:ascii="Times New Roman" w:hAnsi="Times New Roman"/>
            <w:color w:val="191919"/>
            <w:spacing w:val="-2"/>
            <w:sz w:val="18"/>
            <w:szCs w:val="18"/>
          </w:rPr>
          <w:t>Intereste</w:t>
        </w:r>
        <w:r w:rsidDel="00C30CC5">
          <w:rPr>
            <w:rFonts w:ascii="Times New Roman" w:hAnsi="Times New Roman"/>
            <w:color w:val="191919"/>
            <w:sz w:val="18"/>
            <w:szCs w:val="18"/>
          </w:rPr>
          <w:t>d</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student</w:t>
        </w:r>
        <w:r w:rsidDel="00C30CC5">
          <w:rPr>
            <w:rFonts w:ascii="Times New Roman" w:hAnsi="Times New Roman"/>
            <w:color w:val="191919"/>
            <w:sz w:val="18"/>
            <w:szCs w:val="18"/>
          </w:rPr>
          <w:t>s</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shoul</w:t>
        </w:r>
        <w:r w:rsidDel="00C30CC5">
          <w:rPr>
            <w:rFonts w:ascii="Times New Roman" w:hAnsi="Times New Roman"/>
            <w:color w:val="191919"/>
            <w:sz w:val="18"/>
            <w:szCs w:val="18"/>
          </w:rPr>
          <w:t>d</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contac</w:t>
        </w:r>
        <w:r w:rsidDel="00C30CC5">
          <w:rPr>
            <w:rFonts w:ascii="Times New Roman" w:hAnsi="Times New Roman"/>
            <w:color w:val="191919"/>
            <w:sz w:val="18"/>
            <w:szCs w:val="18"/>
          </w:rPr>
          <w:t>t</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Chairperso</w:t>
        </w:r>
        <w:r w:rsidDel="00C30CC5">
          <w:rPr>
            <w:rFonts w:ascii="Times New Roman" w:hAnsi="Times New Roman"/>
            <w:color w:val="191919"/>
            <w:sz w:val="18"/>
            <w:szCs w:val="18"/>
          </w:rPr>
          <w:t>n</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th</w:t>
        </w:r>
        <w:r w:rsidDel="00C30CC5">
          <w:rPr>
            <w:rFonts w:ascii="Times New Roman" w:hAnsi="Times New Roman"/>
            <w:color w:val="191919"/>
            <w:sz w:val="18"/>
            <w:szCs w:val="18"/>
          </w:rPr>
          <w:t>e</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Departmen</w:t>
        </w:r>
        <w:r w:rsidDel="00C30CC5">
          <w:rPr>
            <w:rFonts w:ascii="Times New Roman" w:hAnsi="Times New Roman"/>
            <w:color w:val="191919"/>
            <w:sz w:val="18"/>
            <w:szCs w:val="18"/>
          </w:rPr>
          <w:t>t</w:t>
        </w:r>
        <w:r w:rsidDel="00C30CC5">
          <w:rPr>
            <w:rFonts w:ascii="Times New Roman" w:hAnsi="Times New Roman"/>
            <w:color w:val="191919"/>
            <w:spacing w:val="-3"/>
            <w:sz w:val="18"/>
            <w:szCs w:val="18"/>
          </w:rPr>
          <w:t xml:space="preserve"> </w:t>
        </w:r>
        <w:r w:rsidDel="00C30CC5">
          <w:rPr>
            <w:rFonts w:ascii="Times New Roman" w:hAnsi="Times New Roman"/>
            <w:color w:val="191919"/>
            <w:spacing w:val="-2"/>
            <w:sz w:val="18"/>
            <w:szCs w:val="18"/>
          </w:rPr>
          <w:t>o</w:t>
        </w:r>
        <w:r w:rsidDel="00C30CC5">
          <w:rPr>
            <w:rFonts w:ascii="Times New Roman" w:hAnsi="Times New Roman"/>
            <w:color w:val="191919"/>
            <w:sz w:val="18"/>
            <w:szCs w:val="18"/>
          </w:rPr>
          <w:t>f</w:t>
        </w:r>
        <w:r w:rsidDel="00C30CC5">
          <w:rPr>
            <w:rFonts w:ascii="Times New Roman" w:hAnsi="Times New Roman"/>
            <w:color w:val="191919"/>
            <w:spacing w:val="-4"/>
            <w:sz w:val="18"/>
            <w:szCs w:val="18"/>
          </w:rPr>
          <w:t xml:space="preserve"> </w:t>
        </w:r>
        <w:r w:rsidDel="00C30CC5">
          <w:rPr>
            <w:rFonts w:ascii="Times New Roman" w:hAnsi="Times New Roman"/>
            <w:color w:val="191919"/>
            <w:spacing w:val="-2"/>
            <w:sz w:val="18"/>
            <w:szCs w:val="18"/>
          </w:rPr>
          <w:t>Fin</w:t>
        </w:r>
        <w:r w:rsidDel="00C30CC5">
          <w:rPr>
            <w:rFonts w:ascii="Times New Roman" w:hAnsi="Times New Roman"/>
            <w:color w:val="191919"/>
            <w:sz w:val="18"/>
            <w:szCs w:val="18"/>
          </w:rPr>
          <w:t>e</w:t>
        </w:r>
        <w:r w:rsidDel="00C30CC5">
          <w:rPr>
            <w:rFonts w:ascii="Times New Roman" w:hAnsi="Times New Roman"/>
            <w:color w:val="191919"/>
            <w:spacing w:val="-14"/>
            <w:sz w:val="18"/>
            <w:szCs w:val="18"/>
          </w:rPr>
          <w:t xml:space="preserve"> </w:t>
        </w:r>
        <w:r w:rsidDel="00C30CC5">
          <w:rPr>
            <w:rFonts w:ascii="Times New Roman" w:hAnsi="Times New Roman"/>
            <w:color w:val="191919"/>
            <w:spacing w:val="-2"/>
            <w:sz w:val="18"/>
            <w:szCs w:val="18"/>
          </w:rPr>
          <w:t>Arts.</w:t>
        </w:r>
      </w:moveFrom>
    </w:p>
    <w:moveFromRangeEnd w:id="477"/>
    <w:p w:rsidR="00924DC4" w:rsidRDefault="00924DC4" w:rsidP="00924DC4">
      <w:pPr>
        <w:widowControl w:val="0"/>
        <w:autoSpaceDE w:val="0"/>
        <w:autoSpaceDN w:val="0"/>
        <w:adjustRightInd w:val="0"/>
        <w:spacing w:before="15"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20" w:right="7136"/>
        <w:jc w:val="both"/>
        <w:rPr>
          <w:rFonts w:ascii="Times New Roman" w:hAnsi="Times New Roman"/>
          <w:color w:val="000000"/>
          <w:sz w:val="18"/>
          <w:szCs w:val="18"/>
        </w:rPr>
      </w:pPr>
      <w:r>
        <w:rPr>
          <w:rFonts w:ascii="Times New Roman" w:hAnsi="Times New Roman"/>
          <w:b/>
          <w:bCs/>
          <w:color w:val="191919"/>
          <w:spacing w:val="-2"/>
          <w:sz w:val="24"/>
          <w:szCs w:val="24"/>
        </w:rPr>
        <w:t>M</w:t>
      </w:r>
      <w:r>
        <w:rPr>
          <w:rFonts w:ascii="Times New Roman" w:hAnsi="Times New Roman"/>
          <w:b/>
          <w:bCs/>
          <w:color w:val="191919"/>
          <w:spacing w:val="-2"/>
          <w:sz w:val="18"/>
          <w:szCs w:val="18"/>
        </w:rPr>
        <w:t>ARI</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D</w:t>
      </w:r>
      <w:r>
        <w:rPr>
          <w:rFonts w:ascii="Times New Roman" w:hAnsi="Times New Roman"/>
          <w:b/>
          <w:bCs/>
          <w:color w:val="191919"/>
          <w:spacing w:val="-2"/>
          <w:sz w:val="18"/>
          <w:szCs w:val="18"/>
        </w:rPr>
        <w:t>IXO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94"/>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Mari</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Dixo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presente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Associatio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perpetuat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10"/>
          <w:sz w:val="18"/>
          <w:szCs w:val="18"/>
        </w:rPr>
        <w:t xml:space="preserve"> </w:t>
      </w:r>
      <w:proofErr w:type="spellStart"/>
      <w:r>
        <w:rPr>
          <w:rFonts w:ascii="Times New Roman" w:hAnsi="Times New Roman"/>
          <w:color w:val="191919"/>
          <w:spacing w:val="-2"/>
          <w:sz w:val="18"/>
          <w:szCs w:val="18"/>
        </w:rPr>
        <w:t>eme</w:t>
      </w:r>
      <w:r>
        <w:rPr>
          <w:rFonts w:ascii="Times New Roman" w:hAnsi="Times New Roman"/>
          <w:color w:val="191919"/>
          <w:spacing w:val="-5"/>
          <w:sz w:val="18"/>
          <w:szCs w:val="18"/>
        </w:rPr>
        <w:t>r</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itus</w:t>
      </w:r>
      <w:proofErr w:type="spellEnd"/>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14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Associatio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annuall</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z w:val="18"/>
          <w:szCs w:val="18"/>
        </w:rPr>
        <w:t>A</w:t>
      </w:r>
      <w:proofErr w:type="gramEnd"/>
      <w:r>
        <w:rPr>
          <w:rFonts w:ascii="Times New Roman" w:hAnsi="Times New Roman"/>
          <w:color w:val="191919"/>
          <w:spacing w:val="-1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Exhibi</w:t>
      </w:r>
      <w:r>
        <w:rPr>
          <w:rFonts w:ascii="Times New Roman" w:hAnsi="Times New Roman"/>
          <w:color w:val="191919"/>
          <w:sz w:val="18"/>
          <w:szCs w:val="18"/>
        </w:rPr>
        <w:t>t</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events.</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p>
    <w:p w:rsidR="00924DC4"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RDefault="00924DC4" w:rsidP="00924DC4">
      <w:pPr>
        <w:widowControl w:val="0"/>
        <w:autoSpaceDE w:val="0"/>
        <w:autoSpaceDN w:val="0"/>
        <w:adjustRightInd w:val="0"/>
        <w:spacing w:after="0" w:line="240" w:lineRule="auto"/>
        <w:ind w:left="1020" w:right="3898"/>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(229</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430-4658.</w:t>
      </w:r>
    </w:p>
    <w:p w:rsidR="00C30CC5" w:rsidRDefault="00C30CC5" w:rsidP="00C30CC5">
      <w:pPr>
        <w:widowControl w:val="0"/>
        <w:autoSpaceDE w:val="0"/>
        <w:autoSpaceDN w:val="0"/>
        <w:adjustRightInd w:val="0"/>
        <w:spacing w:after="0" w:line="240" w:lineRule="auto"/>
        <w:ind w:left="1020" w:right="5061"/>
        <w:jc w:val="both"/>
        <w:rPr>
          <w:rFonts w:ascii="Times New Roman" w:hAnsi="Times New Roman"/>
          <w:color w:val="000000"/>
          <w:sz w:val="18"/>
          <w:szCs w:val="18"/>
        </w:rPr>
      </w:pPr>
      <w:moveToRangeStart w:id="482" w:author="tharris" w:date="2011-05-16T09:02:00Z" w:name="move293299869"/>
      <w:moveTo w:id="483" w:author="tharris" w:date="2011-05-16T09:02:00Z">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10"/>
            <w:sz w:val="18"/>
            <w:szCs w:val="18"/>
          </w:rPr>
          <w:t xml:space="preserve"> </w:t>
        </w:r>
        <w:r>
          <w:rPr>
            <w:rFonts w:ascii="Times New Roman" w:hAnsi="Times New Roman"/>
            <w:b/>
            <w:bCs/>
            <w:color w:val="191919"/>
            <w:spacing w:val="-16"/>
            <w:sz w:val="24"/>
            <w:szCs w:val="24"/>
          </w:rPr>
          <w:t>A</w:t>
        </w:r>
        <w:r>
          <w:rPr>
            <w:rFonts w:ascii="Times New Roman" w:hAnsi="Times New Roman"/>
            <w:b/>
            <w:bCs/>
            <w:color w:val="191919"/>
            <w:spacing w:val="-2"/>
            <w:sz w:val="18"/>
            <w:szCs w:val="18"/>
          </w:rPr>
          <w:t>THLETI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moveTo>
    </w:p>
    <w:p w:rsidR="00C30CC5" w:rsidRDefault="00C30CC5" w:rsidP="00C30CC5">
      <w:pPr>
        <w:widowControl w:val="0"/>
        <w:autoSpaceDE w:val="0"/>
        <w:autoSpaceDN w:val="0"/>
        <w:adjustRightInd w:val="0"/>
        <w:spacing w:before="30" w:after="0" w:line="240" w:lineRule="auto"/>
        <w:ind w:left="1020" w:right="4755"/>
        <w:jc w:val="both"/>
        <w:rPr>
          <w:rFonts w:ascii="Times New Roman" w:hAnsi="Times New Roman"/>
          <w:color w:val="000000"/>
          <w:sz w:val="18"/>
          <w:szCs w:val="18"/>
        </w:rPr>
      </w:pPr>
      <w:moveTo w:id="484" w:author="tharris" w:date="2011-05-16T09:02:00Z">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moveTo>
    </w:p>
    <w:p w:rsidR="00C30CC5" w:rsidRDefault="00C30CC5" w:rsidP="00C30CC5">
      <w:pPr>
        <w:widowControl w:val="0"/>
        <w:autoSpaceDE w:val="0"/>
        <w:autoSpaceDN w:val="0"/>
        <w:adjustRightInd w:val="0"/>
        <w:spacing w:before="7" w:after="0" w:line="200" w:lineRule="exact"/>
        <w:rPr>
          <w:rFonts w:ascii="Times New Roman" w:hAnsi="Times New Roman"/>
          <w:color w:val="000000"/>
          <w:sz w:val="20"/>
          <w:szCs w:val="20"/>
        </w:rPr>
      </w:pPr>
    </w:p>
    <w:p w:rsidR="00C30CC5" w:rsidRDefault="00C30CC5" w:rsidP="00C30CC5">
      <w:pPr>
        <w:widowControl w:val="0"/>
        <w:autoSpaceDE w:val="0"/>
        <w:autoSpaceDN w:val="0"/>
        <w:adjustRightInd w:val="0"/>
        <w:spacing w:after="0" w:line="240" w:lineRule="auto"/>
        <w:ind w:left="1020" w:right="5462"/>
        <w:jc w:val="both"/>
        <w:rPr>
          <w:rFonts w:ascii="Times New Roman" w:hAnsi="Times New Roman"/>
          <w:color w:val="000000"/>
          <w:sz w:val="18"/>
          <w:szCs w:val="18"/>
        </w:rPr>
      </w:pPr>
      <w:moveTo w:id="485" w:author="tharris" w:date="2011-05-16T09:02:00Z">
        <w:r>
          <w:rPr>
            <w:rFonts w:ascii="Times New Roman" w:hAnsi="Times New Roman"/>
            <w:b/>
            <w:bCs/>
            <w:color w:val="191919"/>
            <w:spacing w:val="-2"/>
            <w:sz w:val="24"/>
            <w:szCs w:val="24"/>
          </w:rPr>
          <w:t>A</w:t>
        </w:r>
        <w:r>
          <w:rPr>
            <w:rFonts w:ascii="Times New Roman" w:hAnsi="Times New Roman"/>
            <w:b/>
            <w:bCs/>
            <w:color w:val="191919"/>
            <w:spacing w:val="-2"/>
            <w:sz w:val="18"/>
            <w:szCs w:val="18"/>
          </w:rPr>
          <w:t>LBAN</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16"/>
            <w:sz w:val="18"/>
            <w:szCs w:val="18"/>
          </w:rPr>
          <w:t>TA</w:t>
        </w:r>
        <w:r>
          <w:rPr>
            <w:rFonts w:ascii="Times New Roman" w:hAnsi="Times New Roman"/>
            <w:b/>
            <w:bCs/>
            <w:color w:val="191919"/>
            <w:spacing w:val="-2"/>
            <w:sz w:val="18"/>
            <w:szCs w:val="18"/>
          </w:rPr>
          <w:t>T</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NIVERSIT</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USI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moveTo>
    </w:p>
    <w:p w:rsidR="00C30CC5" w:rsidRDefault="00C30CC5" w:rsidP="00C30CC5">
      <w:pPr>
        <w:widowControl w:val="0"/>
        <w:autoSpaceDE w:val="0"/>
        <w:autoSpaceDN w:val="0"/>
        <w:adjustRightInd w:val="0"/>
        <w:spacing w:before="30" w:after="0" w:line="240" w:lineRule="auto"/>
        <w:ind w:left="1020" w:right="4391"/>
        <w:jc w:val="both"/>
        <w:rPr>
          <w:ins w:id="486" w:author="tharris" w:date="2011-05-16T09:03:00Z"/>
          <w:rFonts w:ascii="Times New Roman" w:hAnsi="Times New Roman"/>
          <w:color w:val="191919"/>
          <w:spacing w:val="-2"/>
          <w:sz w:val="18"/>
          <w:szCs w:val="18"/>
        </w:rPr>
      </w:pPr>
      <w:moveTo w:id="487" w:author="tharris" w:date="2011-05-16T09:02:00Z">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moveTo>
    </w:p>
    <w:p w:rsidR="00C30CC5" w:rsidRDefault="00C30CC5" w:rsidP="00C30CC5">
      <w:pPr>
        <w:widowControl w:val="0"/>
        <w:autoSpaceDE w:val="0"/>
        <w:autoSpaceDN w:val="0"/>
        <w:adjustRightInd w:val="0"/>
        <w:spacing w:before="30" w:after="0" w:line="240" w:lineRule="auto"/>
        <w:ind w:left="1020" w:right="4391"/>
        <w:jc w:val="both"/>
        <w:rPr>
          <w:ins w:id="488" w:author="tharris" w:date="2011-05-16T09:03:00Z"/>
          <w:rFonts w:ascii="Times New Roman" w:hAnsi="Times New Roman"/>
          <w:color w:val="191919"/>
          <w:spacing w:val="-2"/>
          <w:sz w:val="18"/>
          <w:szCs w:val="18"/>
        </w:rPr>
      </w:pPr>
    </w:p>
    <w:p w:rsidR="00BA61D7" w:rsidRPr="0047204F" w:rsidRDefault="007B3518" w:rsidP="00BA61D7">
      <w:pPr>
        <w:widowControl w:val="0"/>
        <w:autoSpaceDE w:val="0"/>
        <w:autoSpaceDN w:val="0"/>
        <w:adjustRightInd w:val="0"/>
        <w:spacing w:after="0" w:line="240" w:lineRule="auto"/>
        <w:ind w:left="1020" w:right="5044"/>
        <w:jc w:val="both"/>
        <w:rPr>
          <w:ins w:id="489" w:author="tharris" w:date="2011-05-16T09:07:00Z"/>
          <w:rFonts w:ascii="Times New Roman" w:hAnsi="Times New Roman"/>
          <w:smallCaps/>
          <w:color w:val="000000"/>
          <w:sz w:val="18"/>
          <w:szCs w:val="18"/>
          <w:rPrChange w:id="490" w:author="tharris" w:date="2011-05-16T09:26:00Z">
            <w:rPr>
              <w:ins w:id="491" w:author="tharris" w:date="2011-05-16T09:07:00Z"/>
              <w:rFonts w:ascii="Times New Roman" w:hAnsi="Times New Roman"/>
              <w:color w:val="000000"/>
              <w:sz w:val="18"/>
              <w:szCs w:val="18"/>
            </w:rPr>
          </w:rPrChange>
        </w:rPr>
      </w:pPr>
      <w:ins w:id="492" w:author="tharris" w:date="2011-05-16T09:07:00Z">
        <w:r>
          <w:rPr>
            <w:rFonts w:ascii="Times New Roman" w:hAnsi="Times New Roman"/>
            <w:b/>
            <w:bCs/>
            <w:smallCaps/>
            <w:color w:val="191919"/>
            <w:spacing w:val="-2"/>
            <w:sz w:val="24"/>
            <w:szCs w:val="24"/>
          </w:rPr>
          <w:t>The Gates Millennium Scholars Program</w:t>
        </w:r>
      </w:ins>
    </w:p>
    <w:p w:rsidR="00BA61D7" w:rsidRDefault="00BA61D7" w:rsidP="00BA61D7">
      <w:pPr>
        <w:widowControl w:val="0"/>
        <w:autoSpaceDE w:val="0"/>
        <w:autoSpaceDN w:val="0"/>
        <w:adjustRightInd w:val="0"/>
        <w:spacing w:before="30" w:after="0" w:line="250" w:lineRule="auto"/>
        <w:ind w:left="1020" w:right="93"/>
        <w:jc w:val="both"/>
        <w:rPr>
          <w:ins w:id="493" w:author="tharris" w:date="2011-05-16T09:26:00Z"/>
          <w:rFonts w:ascii="Times New Roman" w:hAnsi="Times New Roman"/>
          <w:color w:val="191919"/>
          <w:spacing w:val="-2"/>
          <w:sz w:val="18"/>
          <w:szCs w:val="18"/>
        </w:rPr>
      </w:pPr>
      <w:ins w:id="494" w:author="tharris" w:date="2011-05-16T09:07:00Z">
        <w:r>
          <w:rPr>
            <w:rFonts w:ascii="Times New Roman" w:hAnsi="Times New Roman"/>
            <w:color w:val="191919"/>
            <w:spacing w:val="-2"/>
            <w:sz w:val="18"/>
            <w:szCs w:val="18"/>
          </w:rPr>
          <w:t>The Gates Mi</w:t>
        </w:r>
      </w:ins>
      <w:ins w:id="495" w:author="tharris" w:date="2011-05-16T09:08:00Z">
        <w:r>
          <w:rPr>
            <w:rFonts w:ascii="Times New Roman" w:hAnsi="Times New Roman"/>
            <w:color w:val="191919"/>
            <w:spacing w:val="-2"/>
            <w:sz w:val="18"/>
            <w:szCs w:val="18"/>
          </w:rPr>
          <w:t xml:space="preserve">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w:t>
        </w:r>
      </w:ins>
      <w:ins w:id="496" w:author="tharris" w:date="2011-05-16T09:09:00Z">
        <w:r>
          <w:rPr>
            <w:rFonts w:ascii="Times New Roman" w:hAnsi="Times New Roman"/>
            <w:color w:val="191919"/>
            <w:spacing w:val="-2"/>
            <w:sz w:val="18"/>
            <w:szCs w:val="18"/>
          </w:rPr>
          <w:t>undergraduate</w:t>
        </w:r>
      </w:ins>
      <w:ins w:id="497" w:author="tharris" w:date="2011-05-16T09:08:00Z">
        <w:r>
          <w:rPr>
            <w:rFonts w:ascii="Times New Roman" w:hAnsi="Times New Roman"/>
            <w:color w:val="191919"/>
            <w:spacing w:val="-2"/>
            <w:sz w:val="18"/>
            <w:szCs w:val="18"/>
          </w:rPr>
          <w:t xml:space="preserve"> college education </w:t>
        </w:r>
      </w:ins>
    </w:p>
    <w:p w:rsidR="0047204F" w:rsidRDefault="0047204F" w:rsidP="00BA61D7">
      <w:pPr>
        <w:widowControl w:val="0"/>
        <w:autoSpaceDE w:val="0"/>
        <w:autoSpaceDN w:val="0"/>
        <w:adjustRightInd w:val="0"/>
        <w:spacing w:before="30" w:after="0" w:line="250" w:lineRule="auto"/>
        <w:ind w:left="1020" w:right="93"/>
        <w:jc w:val="both"/>
        <w:rPr>
          <w:ins w:id="498" w:author="tharris" w:date="2011-05-16T09:07:00Z"/>
          <w:rFonts w:ascii="Times New Roman" w:hAnsi="Times New Roman"/>
          <w:color w:val="000000"/>
          <w:sz w:val="18"/>
          <w:szCs w:val="18"/>
        </w:rPr>
      </w:pPr>
      <w:ins w:id="499" w:author="tharris" w:date="2011-05-16T09:26:00Z">
        <w:r>
          <w:rPr>
            <w:rFonts w:ascii="Times New Roman" w:hAnsi="Times New Roman"/>
            <w:color w:val="191919"/>
            <w:spacing w:val="-2"/>
            <w:sz w:val="18"/>
            <w:szCs w:val="18"/>
          </w:rPr>
          <w:t xml:space="preserve">To apply, visit </w:t>
        </w:r>
        <w:r w:rsidRPr="0047204F">
          <w:rPr>
            <w:rFonts w:ascii="Times New Roman" w:hAnsi="Times New Roman"/>
            <w:color w:val="191919"/>
            <w:spacing w:val="-2"/>
            <w:sz w:val="18"/>
            <w:szCs w:val="18"/>
          </w:rPr>
          <w:t>http://www.gmsp.org</w:t>
        </w:r>
        <w:r>
          <w:rPr>
            <w:rFonts w:ascii="Times New Roman" w:hAnsi="Times New Roman"/>
            <w:color w:val="191919"/>
            <w:spacing w:val="-2"/>
            <w:sz w:val="18"/>
            <w:szCs w:val="18"/>
          </w:rPr>
          <w:t>.</w:t>
        </w:r>
      </w:ins>
    </w:p>
    <w:p w:rsidR="00C30CC5" w:rsidDel="00BA61D7" w:rsidRDefault="00C30CC5" w:rsidP="00C30CC5">
      <w:pPr>
        <w:widowControl w:val="0"/>
        <w:autoSpaceDE w:val="0"/>
        <w:autoSpaceDN w:val="0"/>
        <w:adjustRightInd w:val="0"/>
        <w:spacing w:before="30" w:after="0" w:line="240" w:lineRule="auto"/>
        <w:ind w:left="1020" w:right="4391"/>
        <w:jc w:val="both"/>
        <w:rPr>
          <w:del w:id="500" w:author="tharris" w:date="2011-05-16T09:07:00Z"/>
          <w:rFonts w:ascii="Times New Roman" w:hAnsi="Times New Roman"/>
          <w:color w:val="000000"/>
          <w:sz w:val="18"/>
          <w:szCs w:val="18"/>
        </w:rPr>
      </w:pPr>
    </w:p>
    <w:moveToRangeEnd w:id="482"/>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5044"/>
        <w:jc w:val="both"/>
        <w:rPr>
          <w:rFonts w:ascii="Times New Roman" w:hAnsi="Times New Roman"/>
          <w:color w:val="000000"/>
          <w:sz w:val="18"/>
          <w:szCs w:val="18"/>
        </w:rPr>
      </w:pPr>
      <w:r>
        <w:rPr>
          <w:rFonts w:ascii="Times New Roman" w:hAnsi="Times New Roman"/>
          <w:b/>
          <w:bCs/>
          <w:color w:val="191919"/>
          <w:spacing w:val="-2"/>
          <w:sz w:val="24"/>
          <w:szCs w:val="24"/>
        </w:rPr>
        <w:t>L</w:t>
      </w:r>
      <w:r>
        <w:rPr>
          <w:rFonts w:ascii="Times New Roman" w:hAnsi="Times New Roman"/>
          <w:b/>
          <w:bCs/>
          <w:color w:val="191919"/>
          <w:spacing w:val="-22"/>
          <w:sz w:val="18"/>
          <w:szCs w:val="18"/>
        </w:rPr>
        <w:t>A</w:t>
      </w:r>
      <w:r>
        <w:rPr>
          <w:rFonts w:ascii="Times New Roman" w:hAnsi="Times New Roman"/>
          <w:b/>
          <w:bCs/>
          <w:color w:val="191919"/>
          <w:sz w:val="18"/>
          <w:szCs w:val="18"/>
        </w:rPr>
        <w:t>W</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E</w:t>
      </w:r>
      <w:r>
        <w:rPr>
          <w:rFonts w:ascii="Times New Roman" w:hAnsi="Times New Roman"/>
          <w:b/>
          <w:bCs/>
          <w:color w:val="191919"/>
          <w:spacing w:val="-2"/>
          <w:sz w:val="18"/>
          <w:szCs w:val="18"/>
        </w:rPr>
        <w:t>NFORCEMEN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ERSONNE</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EPENDENT</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020" w:right="93"/>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$2,00</w:t>
      </w:r>
      <w:r>
        <w:rPr>
          <w:rFonts w:ascii="Times New Roman" w:hAnsi="Times New Roman"/>
          <w:color w:val="191919"/>
          <w:sz w:val="18"/>
          <w:szCs w:val="18"/>
        </w:rPr>
        <w:t xml:space="preserve">0 </w:t>
      </w:r>
      <w:r>
        <w:rPr>
          <w:rFonts w:ascii="Times New Roman" w:hAnsi="Times New Roman"/>
          <w:color w:val="191919"/>
          <w:spacing w:val="-2"/>
          <w:sz w:val="18"/>
          <w:szCs w:val="18"/>
        </w:rPr>
        <w:t>pe</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dependen</w:t>
      </w:r>
      <w:r>
        <w:rPr>
          <w:rFonts w:ascii="Times New Roman" w:hAnsi="Times New Roman"/>
          <w:color w:val="191919"/>
          <w:sz w:val="18"/>
          <w:szCs w:val="18"/>
        </w:rPr>
        <w:t xml:space="preserve">t </w:t>
      </w:r>
      <w:r>
        <w:rPr>
          <w:rFonts w:ascii="Times New Roman" w:hAnsi="Times New Roman"/>
          <w:color w:val="191919"/>
          <w:spacing w:val="-2"/>
          <w:sz w:val="18"/>
          <w:szCs w:val="18"/>
        </w:rPr>
        <w:t>childre</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la</w:t>
      </w:r>
      <w:r>
        <w:rPr>
          <w:rFonts w:ascii="Times New Roman" w:hAnsi="Times New Roman"/>
          <w:color w:val="191919"/>
          <w:sz w:val="18"/>
          <w:szCs w:val="18"/>
        </w:rPr>
        <w:t xml:space="preserve">w </w:t>
      </w:r>
      <w:r>
        <w:rPr>
          <w:rFonts w:ascii="Times New Roman" w:hAnsi="Times New Roman"/>
          <w:color w:val="191919"/>
          <w:spacing w:val="-2"/>
          <w:sz w:val="18"/>
          <w:szCs w:val="18"/>
        </w:rPr>
        <w:t xml:space="preserve">en- </w:t>
      </w:r>
      <w:proofErr w:type="spellStart"/>
      <w:r>
        <w:rPr>
          <w:rFonts w:ascii="Times New Roman" w:hAnsi="Times New Roman"/>
          <w:color w:val="191919"/>
          <w:spacing w:val="-2"/>
          <w:sz w:val="18"/>
          <w:szCs w:val="18"/>
        </w:rPr>
        <w:t>forcemen</w:t>
      </w:r>
      <w:r>
        <w:rPr>
          <w:rFonts w:ascii="Times New Roman" w:hAnsi="Times New Roman"/>
          <w:color w:val="191919"/>
          <w:sz w:val="18"/>
          <w:szCs w:val="18"/>
        </w:rPr>
        <w:t>t</w:t>
      </w:r>
      <w:proofErr w:type="spellEnd"/>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2"/>
          <w:sz w:val="18"/>
          <w:szCs w:val="18"/>
        </w:rPr>
        <w:t xml:space="preserve"> priso</w:t>
      </w:r>
      <w:r>
        <w:rPr>
          <w:rFonts w:ascii="Times New Roman" w:hAnsi="Times New Roman"/>
          <w:color w:val="191919"/>
          <w:sz w:val="18"/>
          <w:szCs w:val="18"/>
        </w:rPr>
        <w:t>n</w:t>
      </w:r>
      <w:r>
        <w:rPr>
          <w:rFonts w:ascii="Times New Roman" w:hAnsi="Times New Roman"/>
          <w:color w:val="191919"/>
          <w:spacing w:val="-2"/>
          <w:sz w:val="18"/>
          <w:szCs w:val="18"/>
        </w:rPr>
        <w:t xml:space="preserve"> guard</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fireme</w:t>
      </w:r>
      <w:r>
        <w:rPr>
          <w:rFonts w:ascii="Times New Roman" w:hAnsi="Times New Roman"/>
          <w:color w:val="191919"/>
          <w:sz w:val="18"/>
          <w:szCs w:val="18"/>
        </w:rPr>
        <w:t>n</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permanentl</w:t>
      </w:r>
      <w:r>
        <w:rPr>
          <w:rFonts w:ascii="Times New Roman" w:hAnsi="Times New Roman"/>
          <w:color w:val="191919"/>
          <w:sz w:val="18"/>
          <w:szCs w:val="18"/>
        </w:rPr>
        <w:t>y</w:t>
      </w:r>
      <w:r>
        <w:rPr>
          <w:rFonts w:ascii="Times New Roman" w:hAnsi="Times New Roman"/>
          <w:color w:val="191919"/>
          <w:spacing w:val="-2"/>
          <w:sz w:val="18"/>
          <w:szCs w:val="18"/>
        </w:rPr>
        <w:t xml:space="preserve"> disable</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wer</w:t>
      </w:r>
      <w:r>
        <w:rPr>
          <w:rFonts w:ascii="Times New Roman" w:hAnsi="Times New Roman"/>
          <w:color w:val="191919"/>
          <w:sz w:val="18"/>
          <w:szCs w:val="18"/>
        </w:rPr>
        <w:t>e</w:t>
      </w:r>
      <w:r>
        <w:rPr>
          <w:rFonts w:ascii="Times New Roman" w:hAnsi="Times New Roman"/>
          <w:color w:val="191919"/>
          <w:spacing w:val="-2"/>
          <w:sz w:val="18"/>
          <w:szCs w:val="18"/>
        </w:rPr>
        <w:t xml:space="preserve"> kille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lin</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qu</w:t>
      </w:r>
      <w:r>
        <w:rPr>
          <w:rFonts w:ascii="Times New Roman" w:hAnsi="Times New Roman"/>
          <w:color w:val="191919"/>
          <w:spacing w:val="-3"/>
          <w:sz w:val="18"/>
          <w:szCs w:val="18"/>
        </w:rPr>
        <w:t>a</w:t>
      </w:r>
      <w:r>
        <w:rPr>
          <w:rFonts w:ascii="Times New Roman" w:hAnsi="Times New Roman"/>
          <w:color w:val="191919"/>
          <w:spacing w:val="-2"/>
          <w:sz w:val="18"/>
          <w:szCs w:val="18"/>
        </w:rPr>
        <w:t>lif</w:t>
      </w:r>
      <w:r>
        <w:rPr>
          <w:rFonts w:ascii="Times New Roman" w:hAnsi="Times New Roman"/>
          <w:color w:val="191919"/>
          <w:sz w:val="18"/>
          <w:szCs w:val="18"/>
        </w:rPr>
        <w:t>y</w:t>
      </w:r>
      <w:r>
        <w:rPr>
          <w:rFonts w:ascii="Times New Roman" w:hAnsi="Times New Roman"/>
          <w:color w:val="191919"/>
          <w:spacing w:val="-2"/>
          <w:sz w:val="18"/>
          <w:szCs w:val="18"/>
        </w:rPr>
        <w:t xml:space="preserve"> shoul</w:t>
      </w:r>
      <w:r>
        <w:rPr>
          <w:rFonts w:ascii="Times New Roman" w:hAnsi="Times New Roman"/>
          <w:color w:val="191919"/>
          <w:sz w:val="18"/>
          <w:szCs w:val="18"/>
        </w:rPr>
        <w:t>d</w:t>
      </w:r>
      <w:r>
        <w:rPr>
          <w:rFonts w:ascii="Times New Roman" w:hAnsi="Times New Roman"/>
          <w:color w:val="191919"/>
          <w:spacing w:val="-2"/>
          <w:sz w:val="18"/>
          <w:szCs w:val="18"/>
        </w:rPr>
        <w:t xml:space="preserve"> con- 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1"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proofErr w:type="gramEnd"/>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5857"/>
        <w:jc w:val="both"/>
        <w:rPr>
          <w:rFonts w:ascii="Times New Roman" w:hAnsi="Times New Roman"/>
          <w:color w:val="000000"/>
          <w:sz w:val="18"/>
          <w:szCs w:val="18"/>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z w:val="18"/>
          <w:szCs w:val="18"/>
        </w:rPr>
        <w:t xml:space="preserve">A </w:t>
      </w:r>
      <w:r>
        <w:rPr>
          <w:rFonts w:ascii="Times New Roman" w:hAnsi="Times New Roman"/>
          <w:b/>
          <w:bCs/>
          <w:color w:val="191919"/>
          <w:spacing w:val="-2"/>
          <w:sz w:val="24"/>
          <w:szCs w:val="24"/>
        </w:rPr>
        <w:t>P</w:t>
      </w:r>
      <w:r>
        <w:rPr>
          <w:rFonts w:ascii="Times New Roman" w:hAnsi="Times New Roman"/>
          <w:b/>
          <w:bCs/>
          <w:color w:val="191919"/>
          <w:spacing w:val="-2"/>
          <w:sz w:val="18"/>
          <w:szCs w:val="18"/>
        </w:rPr>
        <w:t>UBLI</w:t>
      </w:r>
      <w:r>
        <w:rPr>
          <w:rFonts w:ascii="Times New Roman" w:hAnsi="Times New Roman"/>
          <w:b/>
          <w:bCs/>
          <w:color w:val="191919"/>
          <w:sz w:val="18"/>
          <w:szCs w:val="18"/>
        </w:rPr>
        <w:t>C</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AFET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EMORIA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proofErr w:type="spellStart"/>
      <w:r>
        <w:rPr>
          <w:rFonts w:ascii="Times New Roman" w:hAnsi="Times New Roman"/>
          <w:color w:val="191919"/>
          <w:spacing w:val="-2"/>
          <w:sz w:val="18"/>
          <w:szCs w:val="18"/>
        </w:rPr>
        <w:t>institu</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tion</w:t>
      </w:r>
      <w:proofErr w:type="spellEnd"/>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1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20" w:right="6108"/>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OBE</w:t>
      </w:r>
      <w:r>
        <w:rPr>
          <w:rFonts w:ascii="Times New Roman" w:hAnsi="Times New Roman"/>
          <w:b/>
          <w:bCs/>
          <w:color w:val="191919"/>
          <w:spacing w:val="-9"/>
          <w:sz w:val="18"/>
          <w:szCs w:val="18"/>
        </w:rPr>
        <w:t>R</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z w:val="24"/>
          <w:szCs w:val="24"/>
        </w:rPr>
        <w:t>.</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B</w:t>
      </w:r>
      <w:r>
        <w:rPr>
          <w:rFonts w:ascii="Times New Roman" w:hAnsi="Times New Roman"/>
          <w:b/>
          <w:bCs/>
          <w:color w:val="191919"/>
          <w:spacing w:val="-2"/>
          <w:sz w:val="18"/>
          <w:szCs w:val="18"/>
        </w:rPr>
        <w:t>YR</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w:t>
      </w:r>
      <w:r>
        <w:rPr>
          <w:rFonts w:ascii="Times New Roman" w:hAnsi="Times New Roman"/>
          <w:b/>
          <w:bCs/>
          <w:color w:val="191919"/>
          <w:sz w:val="18"/>
          <w:szCs w:val="18"/>
        </w:rPr>
        <w:t xml:space="preserve">P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w:t>
      </w:r>
    </w:p>
    <w:p w:rsidR="00924DC4" w:rsidRDefault="00924DC4" w:rsidP="00924DC4">
      <w:pPr>
        <w:widowControl w:val="0"/>
        <w:tabs>
          <w:tab w:val="left" w:pos="5820"/>
        </w:tabs>
        <w:autoSpaceDE w:val="0"/>
        <w:autoSpaceDN w:val="0"/>
        <w:adjustRightInd w:val="0"/>
        <w:spacing w:before="30" w:after="0" w:line="250" w:lineRule="auto"/>
        <w:ind w:left="1020" w:right="88"/>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 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recipi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z w:val="18"/>
          <w:szCs w:val="18"/>
        </w:rPr>
        <w:t>ent</w:t>
      </w:r>
      <w:proofErr w:type="spell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z w:val="18"/>
          <w:szCs w:val="18"/>
        </w:rPr>
        <w:tab/>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proofErr w:type="gramStart"/>
      <w:r>
        <w:rPr>
          <w:rFonts w:ascii="Times New Roman" w:hAnsi="Times New Roman"/>
          <w:color w:val="191919"/>
          <w:sz w:val="18"/>
          <w:szCs w:val="18"/>
        </w:rPr>
        <w:t xml:space="preserve">Byrd </w:t>
      </w:r>
      <w:r>
        <w:rPr>
          <w:rFonts w:ascii="Times New Roman" w:hAnsi="Times New Roman"/>
          <w:color w:val="191919"/>
          <w:spacing w:val="27"/>
          <w:sz w:val="18"/>
          <w:szCs w:val="18"/>
        </w:rPr>
        <w:t xml:space="preserve"> </w:t>
      </w:r>
      <w:r>
        <w:rPr>
          <w:rFonts w:ascii="Times New Roman" w:hAnsi="Times New Roman"/>
          <w:color w:val="191919"/>
          <w:sz w:val="18"/>
          <w:szCs w:val="18"/>
        </w:rPr>
        <w:t>Scholarship</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go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to: </w:t>
      </w:r>
      <w:hyperlink r:id="rId13"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909"/>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OB</w:t>
      </w:r>
      <w:r>
        <w:rPr>
          <w:rFonts w:ascii="Times New Roman" w:hAnsi="Times New Roman"/>
          <w:b/>
          <w:bCs/>
          <w:color w:val="191919"/>
          <w:sz w:val="18"/>
          <w:szCs w:val="18"/>
        </w:rPr>
        <w:t>B</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81"/>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w:t>
      </w:r>
    </w:p>
    <w:p w:rsidR="00924DC4" w:rsidRDefault="00924DC4" w:rsidP="00924DC4">
      <w:pPr>
        <w:widowControl w:val="0"/>
        <w:autoSpaceDE w:val="0"/>
        <w:autoSpaceDN w:val="0"/>
        <w:adjustRightInd w:val="0"/>
        <w:spacing w:after="0" w:line="240" w:lineRule="auto"/>
        <w:ind w:left="1020" w:right="9689"/>
        <w:jc w:val="both"/>
        <w:rPr>
          <w:rFonts w:ascii="Times New Roman" w:hAnsi="Times New Roman"/>
          <w:color w:val="000000"/>
          <w:sz w:val="18"/>
          <w:szCs w:val="18"/>
        </w:rPr>
      </w:pPr>
      <w:r>
        <w:rPr>
          <w:rFonts w:ascii="Times New Roman" w:hAnsi="Times New Roman"/>
          <w:color w:val="191919"/>
          <w:spacing w:val="-2"/>
          <w:sz w:val="18"/>
          <w:szCs w:val="18"/>
        </w:rPr>
        <w:t>30051.</w:t>
      </w:r>
    </w:p>
    <w:p w:rsidR="00924DC4" w:rsidRDefault="00924DC4" w:rsidP="00924DC4">
      <w:pPr>
        <w:widowControl w:val="0"/>
        <w:autoSpaceDE w:val="0"/>
        <w:autoSpaceDN w:val="0"/>
        <w:adjustRightInd w:val="0"/>
        <w:spacing w:before="14" w:after="0" w:line="220" w:lineRule="exact"/>
        <w:rPr>
          <w:rFonts w:ascii="Times New Roman" w:hAnsi="Times New Roman"/>
          <w:color w:val="000000"/>
        </w:rPr>
      </w:pPr>
    </w:p>
    <w:p w:rsidR="00924DC4" w:rsidRDefault="00924DC4" w:rsidP="00924DC4">
      <w:pPr>
        <w:widowControl w:val="0"/>
        <w:autoSpaceDE w:val="0"/>
        <w:autoSpaceDN w:val="0"/>
        <w:adjustRightInd w:val="0"/>
        <w:spacing w:before="20" w:after="0" w:line="240" w:lineRule="auto"/>
        <w:ind w:left="1020"/>
        <w:rPr>
          <w:rFonts w:ascii="Times New Roman" w:hAnsi="Times New Roman"/>
          <w:color w:val="000000"/>
          <w:sz w:val="18"/>
          <w:szCs w:val="18"/>
        </w:rPr>
      </w:pPr>
      <w:r>
        <w:rPr>
          <w:rFonts w:ascii="Times New Roman" w:hAnsi="Times New Roman"/>
          <w:b/>
          <w:bCs/>
          <w:color w:val="191919"/>
          <w:spacing w:val="-2"/>
          <w:sz w:val="24"/>
          <w:szCs w:val="24"/>
        </w:rPr>
        <w:t>A</w:t>
      </w:r>
      <w:r>
        <w:rPr>
          <w:rFonts w:ascii="Times New Roman" w:hAnsi="Times New Roman"/>
          <w:b/>
          <w:bCs/>
          <w:color w:val="191919"/>
          <w:spacing w:val="-2"/>
          <w:sz w:val="18"/>
          <w:szCs w:val="18"/>
        </w:rPr>
        <w:t>LIC</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M</w:t>
      </w:r>
      <w:r>
        <w:rPr>
          <w:rFonts w:ascii="Times New Roman" w:hAnsi="Times New Roman"/>
          <w:b/>
          <w:bCs/>
          <w:color w:val="191919"/>
          <w:spacing w:val="-2"/>
          <w:sz w:val="18"/>
          <w:szCs w:val="18"/>
        </w:rPr>
        <w:t>INO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TUBB</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H</w:t>
      </w:r>
      <w:r>
        <w:rPr>
          <w:rFonts w:ascii="Times New Roman" w:hAnsi="Times New Roman"/>
          <w:b/>
          <w:bCs/>
          <w:color w:val="191919"/>
          <w:spacing w:val="-22"/>
          <w:sz w:val="18"/>
          <w:szCs w:val="18"/>
        </w:rPr>
        <w:t>A</w:t>
      </w:r>
      <w:r>
        <w:rPr>
          <w:rFonts w:ascii="Times New Roman" w:hAnsi="Times New Roman"/>
          <w:b/>
          <w:bCs/>
          <w:color w:val="191919"/>
          <w:spacing w:val="-2"/>
          <w:sz w:val="18"/>
          <w:szCs w:val="18"/>
        </w:rPr>
        <w:t>WTHORN</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w:t>
      </w:r>
    </w:p>
    <w:p w:rsidR="00924DC4" w:rsidRDefault="00924DC4" w:rsidP="00924DC4">
      <w:pPr>
        <w:widowControl w:val="0"/>
        <w:autoSpaceDE w:val="0"/>
        <w:autoSpaceDN w:val="0"/>
        <w:adjustRightInd w:val="0"/>
        <w:spacing w:before="30" w:after="0" w:line="250" w:lineRule="auto"/>
        <w:ind w:left="1020" w:right="95"/>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24DC4" w:rsidRDefault="00924DC4" w:rsidP="00924DC4">
      <w:pPr>
        <w:widowControl w:val="0"/>
        <w:autoSpaceDE w:val="0"/>
        <w:autoSpaceDN w:val="0"/>
        <w:adjustRightInd w:val="0"/>
        <w:spacing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924DC4" w:rsidRDefault="00924DC4" w:rsidP="00924DC4">
      <w:pPr>
        <w:widowControl w:val="0"/>
        <w:autoSpaceDE w:val="0"/>
        <w:autoSpaceDN w:val="0"/>
        <w:adjustRightInd w:val="0"/>
        <w:spacing w:before="9" w:after="0" w:line="240" w:lineRule="auto"/>
        <w:ind w:left="12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924DC4" w:rsidRDefault="00924DC4" w:rsidP="00924DC4">
      <w:pPr>
        <w:widowControl w:val="0"/>
        <w:autoSpaceDE w:val="0"/>
        <w:autoSpaceDN w:val="0"/>
        <w:adjustRightInd w:val="0"/>
        <w:spacing w:before="8" w:after="0" w:line="220" w:lineRule="exact"/>
        <w:rPr>
          <w:rFonts w:ascii="Times New Roman" w:hAnsi="Times New Roman"/>
          <w:color w:val="000000"/>
        </w:rPr>
      </w:pP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30</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after="0" w:line="240" w:lineRule="auto"/>
        <w:ind w:left="105"/>
        <w:rPr>
          <w:rFonts w:ascii="Times New Roman" w:hAnsi="Times New Roman"/>
          <w:color w:val="000000"/>
          <w:sz w:val="20"/>
          <w:szCs w:val="20"/>
        </w:rPr>
        <w:sectPr w:rsidR="00924DC4">
          <w:pgSz w:w="12240" w:h="15840"/>
          <w:pgMar w:top="400" w:right="600" w:bottom="280" w:left="420" w:header="720" w:footer="720" w:gutter="0"/>
          <w:cols w:space="720"/>
          <w:noEndnote/>
        </w:sectPr>
      </w:pPr>
    </w:p>
    <w:p w:rsidR="00924DC4" w:rsidRDefault="007B3518" w:rsidP="00924DC4">
      <w:pPr>
        <w:widowControl w:val="0"/>
        <w:autoSpaceDE w:val="0"/>
        <w:autoSpaceDN w:val="0"/>
        <w:adjustRightInd w:val="0"/>
        <w:spacing w:before="9" w:after="0" w:line="120" w:lineRule="exact"/>
        <w:rPr>
          <w:rFonts w:ascii="Century Gothic" w:hAnsi="Century Gothic" w:cs="Century Gothic"/>
          <w:color w:val="000000"/>
          <w:sz w:val="12"/>
          <w:szCs w:val="12"/>
        </w:rPr>
      </w:pPr>
      <w:r w:rsidRPr="007B3518">
        <w:rPr>
          <w:rFonts w:ascii="Times New Roman" w:hAnsi="Times New Roman"/>
          <w:noProof/>
          <w:color w:val="000000"/>
          <w:sz w:val="18"/>
          <w:szCs w:val="18"/>
        </w:rPr>
        <w:lastRenderedPageBreak/>
        <w:pict>
          <v:group id="Group 732" o:spid="_x0000_s1214" style="position:absolute;margin-left:425.5pt;margin-top:-20pt;width:156.05pt;height:11in;z-index:-251513856"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">
            <v:group id="Group 2735" o:spid="_x0000_s1215"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YZZ8cAAADdAAAADwAAAGRycy9kb3ducmV2LnhtbESPT2vCQBTE7wW/w/KE&#10;3nQT24pGVxHR0oMI/gHx9sg+k2D2bciuSfz23YLQ4zAzv2Hmy86UoqHaFZYVxMMIBHFqdcGZgvNp&#10;O5iAcB5ZY2mZFDzJwXLRe5tjom3LB2qOPhMBwi5BBbn3VSKlS3My6Ia2Ig7ezdYGfZB1JnWNbYCb&#10;Uo6iaCwNFhwWcqxonVN6Pz6Mgu8W29VHvGl299v6eT197S+7mJR673erGQhPnf8Pv9o/WsHkczq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JYZZ8cAAADd&#10;AAAADwAAAAAAAAAAAAAAAACqAgAAZHJzL2Rvd25yZXYueG1sUEsFBgAAAAAEAAQA+gAAAJ4DAAAA&#10;AA==&#10;">
              <v:rect id="Rectangle 2736" o:spid="_x0000_s1216"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Ht8cA&#10;AADdAAAADwAAAGRycy9kb3ducmV2LnhtbESPT2vCQBTE7wW/w/KEXopujEVidBWRFoTSQ/yH3h7Z&#10;ZxLMvg3ZrabfvlsQPA4z8xtmvuxMLW7UusqygtEwAkGcW11xoWC/+xwkIJxH1lhbJgW/5GC56L3M&#10;MdX2zhndtr4QAcIuRQWl900qpctLMuiGtiEO3sW2Bn2QbSF1i/cAN7WMo2giDVYcFkpsaF1Sft3+&#10;GAUf8Wl1+aqzJvs2p8OIYvOWn49Kvfa71QyEp84/w4/2RitI3qdj+H8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gB7fHAAAA3QAAAA8AAAAAAAAAAAAAAAAAmAIAAGRy&#10;cy9kb3ducmV2LnhtbFBLBQYAAAAABAAEAPUAAACMAwAAAAA=&#10;" fillcolor="#474747" stroked="f">
                <v:path arrowok="t"/>
              </v:rect>
              <v:rect id="Rectangle 2737" o:spid="_x0000_s1217"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UmsYA&#10;AADdAAAADwAAAGRycy9kb3ducmV2LnhtbESPQWvCQBSE7wX/w/KE3uqmYjVGVylCS/GijYrXZ/Y1&#10;Cc2+DbtbE/99tyD0OMzMN8xy3ZtGXMn52rKC51ECgriwuuZSwfHw9pSC8AFZY2OZFNzIw3o1eFhi&#10;pm3Hn3TNQykihH2GCqoQ2kxKX1Rk0I9sSxy9L+sMhihdKbXDLsJNI8dJMpUGa44LFba0qaj4zn+M&#10;gs719PJe6l063Z4O8/Nlhu3eKfU47F8XIAL14T98b39oBelkPoG/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YUmsYAAADdAAAADwAAAAAAAAAAAAAAAACYAgAAZHJz&#10;L2Rvd25yZXYueG1sUEsFBgAAAAAEAAQA9QAAAIsDAAAAAA==&#10;" fillcolor="#dcdcdc" stroked="f">
                <v:path arrowok="t"/>
              </v:rect>
              <v:rect id="Rectangle 2738" o:spid="_x0000_s1218"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XmccA&#10;AADdAAAADwAAAGRycy9kb3ducmV2LnhtbESPT2vCQBTE74V+h+UVvOlG8V9TVxExpXgoNXrp7bH7&#10;mgSzb0N2G+O37wpCj8PM/IZZbXpbi45aXzlWMB4lIIi1MxUXCs6nbLgE4QOywdoxKbiRh836+WmF&#10;qXFXPlKXh0JECPsUFZQhNKmUXpdk0Y9cQxy9H9daDFG2hTQtXiPc1nKSJHNpseK4UGJDu5L0Jf+1&#10;kbKb7y/jry53R734/sz0/vCenZUavPTbNxCB+vAffrQ/jILl9HUG9zfx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gV5nHAAAA3QAAAA8AAAAAAAAAAAAAAAAAmAIAAGRy&#10;cy9kb3ducmV2LnhtbFBLBQYAAAAABAAEAPUAAACMAwAAAAA=&#10;" fillcolor="#d8d8d8 [2732]" stroked="f">
                <v:path arrowok="t"/>
              </v:rect>
              <v:rect id="Rectangle 737" o:spid="_x0000_s1219"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Ah8YA&#10;AADdAAAADwAAAGRycy9kb3ducmV2LnhtbESPQWvCQBSE7wX/w/KE3upGqTZGV5FCxRYvUS/eXrLP&#10;JJh9G7JrjP++WxB6HGbmG2a57k0tOmpdZVnBeBSBIM6trrhQcDp+vcUgnEfWWFsmBQ9ysF4NXpaY&#10;aHvnlLqDL0SAsEtQQel9k0jp8pIMupFtiIN3sa1BH2RbSN3iPcBNLSdRNJMGKw4LJTb0WVJ+PdyM&#10;gux7n/rtz2nbxVnR1DY7j/d2qtTrsN8sQHjq/X/42d5pBfH7/AP+3o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YAh8YAAADdAAAADwAAAAAAAAAAAAAAAACYAgAAZHJz&#10;L2Rvd25yZXYueG1sUEsFBgAAAAAEAAQA9QAAAIsDAAAAAA==&#10;" stroked="f">
                <v:path arrowok="t"/>
              </v:rect>
              <v:rect id="Rectangle 2740" o:spid="_x0000_s1220"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FKsUA&#10;AADdAAAADwAAAGRycy9kb3ducmV2LnhtbERPz2vCMBS+C/sfwhvsIpo6nNPOKCqIOymrguz21ry1&#10;3ZqXksRa/3tzGOz48f2eLztTi5acrywrGA0TEMS51RUXCk7H7WAKwgdkjbVlUnAjD8vFQ2+OqbZX&#10;/qA2C4WIIexTVFCG0KRS+rwkg35oG+LIfVtnMEToCqkdXmO4qeVzkkykwYpjQ4kNbUrKf7OLUfBz&#10;3rn17PPlcMi/6nZLk30yeu0r9fTYrd5ABOrCv/jP/a4VTMezODe+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wUqxQAAAN0AAAAPAAAAAAAAAAAAAAAAAJgCAABkcnMv&#10;ZG93bnJldi54bWxQSwUGAAAAAAQABAD1AAAAigMAAAAA&#10;" filled="f" strokecolor="#a3a3a3" strokeweight="2pt">
                <v:path arrowok="t"/>
              </v:rect>
              <v:rect id="Rectangle 2741" o:spid="_x0000_s1221"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KU8kA&#10;AADdAAAADwAAAGRycy9kb3ducmV2LnhtbESPT2vCQBTE74V+h+UVvBSziYjVNKuUouKhSP136O2R&#10;fU2C2bdpdjXx23eFQo/DzPyGyRa9qcWVWldZVpBEMQji3OqKCwXHw2o4BeE8ssbaMim4kYPF/PEh&#10;w1Tbjnd03ftCBAi7FBWU3jeplC4vyaCLbEMcvG/bGvRBtoXULXYBbmo5iuOJNFhxWCixofeS8vP+&#10;YhSst7eP0fM5OSXLvquO46+f4vMFlRo89W+vIDz1/j/8195oBdPxbAb3N+EJ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TKKU8kAAADdAAAADwAAAAAAAAAAAAAAAACYAgAA&#10;ZHJzL2Rvd25yZXYueG1sUEsFBgAAAAAEAAQA9QAAAI4DAAAAAA==&#10;" fillcolor="#191919" stroked="f">
                <v:path arrowok="t"/>
              </v:rect>
              <v:rect id="Rectangle 2742" o:spid="_x0000_s1222"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51MYA&#10;AADdAAAADwAAAGRycy9kb3ducmV2LnhtbERPTWvCQBC9F/wPywheSrOJtFZiVpGipYcimtqDtyE7&#10;JsHsbJpdTfz33UOhx8f7zlaDacSNOldbVpBEMQjiwuqaSwXHr+3THITzyBoby6TgTg5Wy9FDhqm2&#10;PR/olvtShBB2KSqovG9TKV1RkUEX2ZY4cGfbGfQBdqXUHfYh3DRyGsczabDm0FBhS28VFZf8ahS8&#10;7+6f08dL8p1shr4+Pp9+yv0rKjUZD+sFCE+D/xf/uT+0gvlLHPaH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O51MYAAADdAAAADwAAAAAAAAAAAAAAAACYAgAAZHJz&#10;L2Rvd25yZXYueG1sUEsFBgAAAAAEAAQA9QAAAIsDAAAAAA==&#10;" fillcolor="#191919" stroked="f">
                <v:path arrowok="t"/>
              </v:rect>
              <v:group id="Group 2743" o:spid="_x0000_s1223"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KvHQrFAAAA3QAA&#10;AA8AAAAAAAAAAAAAAAAAqgIAAGRycy9kb3ducmV2LnhtbFBLBQYAAAAABAAEAPoAAACcAwAAAAA=&#10;">
                <v:shape id="Freeform 2744" o:spid="_x0000_s122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BMUA&#10;AADdAAAADwAAAGRycy9kb3ducmV2LnhtbESPT4vCMBTE78J+h/AWvMiaqnSRapRFEDyJf7bg3h7N&#10;sy3bvJQm1uqnN4LgcZj5zTDzZWcq0VLjSssKRsMIBHFmdcm5gt/j+msKwnlkjZVlUnAjB8vFR2+O&#10;ibZX3lN78LkIJewSVFB4XydSuqwgg25oa+LgnW1j0AfZ5FI3eA3lppLjKPqWBksOCwXWtCoo+z9c&#10;jIJpFU+I0t3foE3v23Xcnm5ZelKq/9n9zEB46vw7/KI3OnBxNI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9EExQAAAN0AAAAPAAAAAAAAAAAAAAAAAJgCAABkcnMv&#10;ZG93bnJldi54bWxQSwUGAAAAAAQABAD1AAAAigMAAAAA&#10;" path="m1094,l,e" filled="f" strokecolor="#191919" strokeweight="2pt">
                  <v:path arrowok="t" o:connecttype="custom" o:connectlocs="1094,0;0,0" o:connectangles="0,0"/>
                </v:shape>
                <v:shape id="Freeform 2745" o:spid="_x0000_s122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0n8cA&#10;AADdAAAADwAAAGRycy9kb3ducmV2LnhtbESPT2vCQBTE74V+h+UVepG6aUOKRFcphYAnsdqAvT2y&#10;zyQ0+zZk1/zx07sFocdh5jfDrDajaURPnastK3idRyCIC6trLhV8H7OXBQjnkTU2lknBRA4268eH&#10;FabaDvxF/cGXIpSwS1FB5X2bSumKigy6uW2Jg3e2nUEfZFdK3eEQyk0j36LoXRqsOSxU2NJnRcXv&#10;4WIULJokJsr3P7M+v+6ypD9NRX5S6vlp/FiC8DT6//Cd3urAJVEM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TdJ/HAAAA3QAAAA8AAAAAAAAAAAAAAAAAmAIAAGRy&#10;cy9kb3ducmV2LnhtbFBLBQYAAAAABAAEAPUAAACMAwAAAAA=&#10;" path="m,l1094,e" filled="f" strokecolor="#191919" strokeweight="2pt">
                  <v:path arrowok="t" o:connecttype="custom" o:connectlocs="0,0;1094,0" o:connectangles="0,0"/>
                </v:shape>
              </v:group>
              <v:group id="Group 2746" o:spid="_x0000_s1226"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Freeform 2747" o:spid="_x0000_s122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H4cYA&#10;AADdAAAADwAAAGRycy9kb3ducmV2LnhtbESPT2vCQBTE70K/w/IKvUizW2lKTLOKCBYvRao9eHzN&#10;vvyh2bchu2r89t2C4HGYmd8wxXK0nTjT4FvHGl4SBYK4dKblWsP3YfOcgfAB2WDnmDRcycNy8TAp&#10;MDfuwl903odaRAj7HDU0IfS5lL5syKJPXE8cvcoNFkOUQy3NgJcIt52cKfUmLbYcFxrsad1Q+bs/&#10;WQ3H6aayys/T6e6Dfujwak6r8lPrp8dx9Q4i0Bju4Vt7azRkqUrh/0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3H4cYAAADdAAAADwAAAAAAAAAAAAAAAACYAgAAZHJz&#10;L2Rvd25yZXYueG1sUEsFBgAAAAAEAAQA9QAAAIsDAAAAAA==&#10;" path="m1094,l,e" filled="f" strokecolor="#191919" strokeweight="2pt">
                  <v:path arrowok="t" o:connecttype="custom" o:connectlocs="1094,0;0,0" o:connectangles="0,0"/>
                </v:shape>
                <v:shape id="Freeform 2748" o:spid="_x0000_s122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ZlsUA&#10;AADdAAAADwAAAGRycy9kb3ducmV2LnhtbESPQYvCMBSE7wv7H8Jb8CKarKhoNYosKF5k2boHj8/m&#10;2Rabl9JErf/eCILHYWa+YebL1lbiSo0vHWv47isQxJkzJeca/vfr3gSED8gGK8ek4U4elovPjzkm&#10;xt34j65pyEWEsE9QQxFCnUjps4Is+r6riaN3co3FEGWTS9PgLcJtJQdKjaXFkuNCgTX9FJSd04vV&#10;cOiuT1b56aj7u6Ej7Yfmssp2Wne+2tUMRKA2vMOv9tZomIzUGJ5v4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mWxQAAAN0AAAAPAAAAAAAAAAAAAAAAAJgCAABkcnMv&#10;ZG93bnJldi54bWxQSwUGAAAAAAQABAD1AAAAigMAAAAA&#10;" path="m,l1094,e" filled="f" strokecolor="#191919" strokeweight="2pt">
                  <v:path arrowok="t" o:connecttype="custom" o:connectlocs="0,0;1094,0" o:connectangles="0,0"/>
                </v:shape>
              </v:group>
              <v:group id="Group 2749" o:spid="_x0000_s1229"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CiDlxgAAAN0A&#10;AAAPAAAAAAAAAAAAAAAAAKoCAABkcnMvZG93bnJldi54bWxQSwUGAAAAAAQABAD6AAAAnQMAAAAA&#10;">
                <v:shape id="Freeform 2750" o:spid="_x0000_s123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m7sMA&#10;AADdAAAADwAAAGRycy9kb3ducmV2LnhtbERPTWvCQBC9F/oflil4KbqpEpHoKqUg9FSsGoi3ITsm&#10;odnZkN3G2F/fORR6fLzvzW50rRqoD41nAy+zBBRx6W3DlYHzaT9dgQoR2WLrmQzcKcBu+/iwwcz6&#10;G3/ScIyVkhAOGRqoY+wyrUNZk8Mw8x2xcFffO4wC+0rbHm8S7lo9T5KldtiwNNTY0VtN5dfx2xlY&#10;temCKD9cnof852OfDsW9zAtjJk/j6xpUpDH+i//c71Z8aSJz5Y08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m7sMAAADdAAAADwAAAAAAAAAAAAAAAACYAgAAZHJzL2Rv&#10;d25yZXYueG1sUEsFBgAAAAAEAAQA9QAAAIgDAAAAAA==&#10;" path="m1094,l,e" filled="f" strokecolor="#191919" strokeweight="2pt">
                  <v:path arrowok="t" o:connecttype="custom" o:connectlocs="1094,0;0,0" o:connectangles="0,0"/>
                </v:shape>
                <v:shape id="Freeform 2751" o:spid="_x0000_s123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DdcUA&#10;AADdAAAADwAAAGRycy9kb3ducmV2LnhtbESPQWvCQBSE7wX/w/IEL0U3WiIaXUUEwVNp1YDeHtln&#10;Esy+Ddk1xv76bqHgcZj5ZpjlujOVaKlxpWUF41EEgjizuuRcwem4G85AOI+ssbJMCp7kYL3qvS0x&#10;0fbB39QefC5CCbsEFRTe14mULivIoBvZmjh4V9sY9EE2udQNPkK5qeQkiqbSYMlhocCatgVlt8Pd&#10;KJhV8QdR+nV5b9Ofz13cnp9ZelZq0O82CxCeOv8K/9N7Hbg4msPfm/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0N1xQAAAN0AAAAPAAAAAAAAAAAAAAAAAJgCAABkcnMv&#10;ZG93bnJldi54bWxQSwUGAAAAAAQABAD1AAAAigMAAAAA&#10;" path="m,l1094,e" filled="f" strokecolor="#191919" strokeweight="2pt">
                  <v:path arrowok="t" o:connecttype="custom" o:connectlocs="0,0;1094,0" o:connectangles="0,0"/>
                </v:shape>
              </v:group>
              <v:group id="Group 2752" o:spid="_x0000_s1232"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ouTMMAAADdAAAADwAAAGRycy9kb3ducmV2LnhtbERPy4rCMBTdC/5DuII7&#10;TTuDIh1TEZkZXIjgA2R2l+baljY3pcm09e/NQnB5OO/1ZjC16Kh1pWUF8TwCQZxZXXKu4Hr5ma1A&#10;OI+ssbZMCh7kYJOOR2tMtO35RN3Z5yKEsEtQQeF9k0jpsoIMurltiAN3t61BH2CbS91iH8JNLT+i&#10;aCkNlhwaCmxoV1BWnf+Ngt8e++1n/N0dqvvu8XdZHG+HmJSaTobtFwhPg3+LX+69VrBax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Oi5MwwAAAN0AAAAP&#10;AAAAAAAAAAAAAAAAAKoCAABkcnMvZG93bnJldi54bWxQSwUGAAAAAAQABAD6AAAAmgMAAAAA&#10;">
                <v:shape id="Freeform 2753" o:spid="_x0000_s123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rsUA&#10;AADdAAAADwAAAGRycy9kb3ducmV2LnhtbESPQWvCQBSE70L/w/IKXopuoqRIdJUiCJ7EagN6e2Sf&#10;SWj2bciuMfrr3ULB4zDzzTCLVW9q0VHrKssK4nEEgji3uuJCwc9xM5qBcB5ZY22ZFNzJwWr5Nlhg&#10;qu2Nv6k7+EKEEnYpKii9b1IpXV6SQTe2DXHwLrY16INsC6lbvIVyU8tJFH1KgxWHhRIbWpeU/x6u&#10;RsGsTqZE2f780WWP3SbpTvc8Oyk1fO+/5iA89f4V/qe3OnB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1NmuxQAAAN0AAAAPAAAAAAAAAAAAAAAAAJgCAABkcnMv&#10;ZG93bnJldi54bWxQSwUGAAAAAAQABAD1AAAAigMAAAAA&#10;" path="m1094,l,e" filled="f" strokecolor="#191919" strokeweight="2pt">
                  <v:path arrowok="t" o:connecttype="custom" o:connectlocs="1094,0;0,0" o:connectangles="0,0"/>
                </v:shape>
                <v:shape id="Freeform 2754" o:spid="_x0000_s123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H2cUA&#10;AADdAAAADwAAAGRycy9kb3ducmV2LnhtbESPQYvCMBSE78L+h/AW9iKaqlSkGmVZEDwtrlrQ26N5&#10;tsXmpTSxVn+9WRA8DjPfDLNYdaYSLTWutKxgNIxAEGdWl5wrOOzXgxkI55E1VpZJwZ0crJYfvQUm&#10;2t74j9qdz0UoYZeggsL7OpHSZQUZdENbEwfvbBuDPsgml7rBWyg3lRxH0VQaLDksFFjTT0HZZXc1&#10;CmZVPCFKt6d+mz5+13F7vGfpUamvz+57DsJT59/hF73RgYtHY/h/E5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kfZxQAAAN0AAAAPAAAAAAAAAAAAAAAAAJgCAABkcnMv&#10;ZG93bnJldi54bWxQSwUGAAAAAAQABAD1AAAAigMAAAAA&#10;" path="m,l1094,e" filled="f" strokecolor="#191919" strokeweight="2pt">
                  <v:path arrowok="t" o:connecttype="custom" o:connectlocs="0,0;1094,0" o:connectangles="0,0"/>
                </v:shape>
              </v:group>
              <v:group id="Group 2755" o:spid="_x0000_s1235"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iwO8UAAADdAAAADwAAAGRycy9kb3ducmV2LnhtbESPQYvCMBSE74L/ITzB&#10;m6ZVXKQaRURlD7KwdWHx9miebbF5KU1s67/fLAgeh5n5hllve1OJlhpXWlYQTyMQxJnVJecKfi7H&#10;yRKE88gaK8uk4EkOtpvhYI2Jth1/U5v6XAQIuwQVFN7XiZQuK8igm9qaOHg32xj0QTa51A12AW4q&#10;OYuiD2mw5LBQYE37grJ7+jAKTh12u3l8aM/32/55vSy+fs8xKTUe9bsVCE+9f4df7U+tYLmI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sDvFAAAA3QAA&#10;AA8AAAAAAAAAAAAAAAAAqgIAAGRycy9kb3ducmV2LnhtbFBLBQYAAAAABAAEAPoAAACcAwAAAAA=&#10;">
                <v:shape id="Freeform 2756" o:spid="_x0000_s123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06sYA&#10;AADdAAAADwAAAGRycy9kb3ducmV2LnhtbESP0WrCQBRE3wv+w3IFX4puIioSXUWkhRahGPUDLtlr&#10;Es3ejdk1xr93C4U+DjNzhlmuO1OJlhpXWlYQjyIQxJnVJecKTsfP4RyE88gaK8uk4EkO1qve2xIT&#10;bR+cUnvwuQgQdgkqKLyvEyldVpBBN7I1cfDOtjHog2xyqRt8BLip5DiKZtJgyWGhwJq2BWXXw90o&#10;mKXjn/hym35c9Ptu0x7j/S393is16HebBQhPnf8P/7W/tIL5NJ7A75vwBOTq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q06sYAAADdAAAADwAAAAAAAAAAAAAAAACYAgAAZHJz&#10;L2Rvd25yZXYueG1sUEsFBgAAAAAEAAQA9QAAAIsDAAAAAA==&#10;" path="m1094,l,e" filled="f" strokecolor="#191919" strokeweight="2pt">
                  <v:path arrowok="t" o:connecttype="custom" o:connectlocs="1094,0;0,0" o:connectangles="0,0"/>
                </v:shape>
                <v:shape id="Freeform 2757" o:spid="_x0000_s123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RcccA&#10;AADdAAAADwAAAGRycy9kb3ducmV2LnhtbESP3WrCQBSE7wu+w3IKvSm6iRAJqRsRUWgpFKM+wCF7&#10;mp9mz8bsNqZv3y0UvBxm5htmvZlMJ0YaXGNZQbyIQBCXVjdcKbicD/MUhPPIGjvLpOCHHGzy2cMa&#10;M21vXNB48pUIEHYZKqi97zMpXVmTQbewPXHwPu1g0Ac5VFIPeAtw08llFK2kwYbDQo097Woqv07f&#10;RsGqWH7E7TXZt/r5fTue4+O1eDsq9fQ4bV9AeJr8PfzfftUK0iRO4O9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EXHHAAAA3QAAAA8AAAAAAAAAAAAAAAAAmAIAAGRy&#10;cy9kb3ducmV2LnhtbFBLBQYAAAAABAAEAPUAAACMAwAAAAA=&#10;" path="m,l1094,e" filled="f" strokecolor="#191919" strokeweight="2pt">
                  <v:path arrowok="t" o:connecttype="custom" o:connectlocs="0,0;1094,0" o:connectangles="0,0"/>
                </v:shape>
              </v:group>
              <v:shape id="Freeform 2758" o:spid="_x0000_s1238"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QQcYA&#10;AADdAAAADwAAAGRycy9kb3ducmV2LnhtbESPQWuDQBSE74X+h+UVcqtrEiJi3IQSKAQKATVIj6/u&#10;i0rdt9bdJvbfdwOFHoeZ+YbJ97MZxJUm11tWsIxiEMSN1T23Cs7V63MKwnlkjYNlUvBDDva7x4cc&#10;M21vXNC19K0IEHYZKui8HzMpXdORQRfZkTh4FzsZ9EFOrdQT3gLcDHIVx4k02HNY6HCkQ0fNZ/lt&#10;FNi6PXxU9VfjT8VbLKt3tz4lqVKLp/llC8LT7P/Df+2jVpBulgnc34Qn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IQQcYAAADdAAAADwAAAAAAAAAAAAAAAACYAgAAZHJz&#10;L2Rvd25yZXYueG1sUEsFBgAAAAAEAAQA9QAAAIsDAAAAAA==&#10;" path="m,l423,e" filled="f" strokecolor="#191919" strokeweight="2pt">
                <v:path arrowok="t" o:connecttype="custom" o:connectlocs="0,0;423,0" o:connectangles="0,0"/>
              </v:shape>
              <v:shape id="Freeform 2759" o:spid="_x0000_s1239"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Ks8UA&#10;AADdAAAADwAAAGRycy9kb3ducmV2LnhtbESPQUsDMRSE70L/Q3gFL9Jmq9gta9NSikqvrSL09tw8&#10;k8XNS0jSdvvvjSB4HGbmG2a5HlwvzhRT51nBbFqBIG697tgoeH97mSxApIyssfdMCq6UYL0a3Syx&#10;0f7CezofshEFwqlBBTbn0EiZWksO09QH4uJ9+egwFxmN1BEvBe56eV9Vc+mw47JgMdDWUvt9ODkF&#10;+7r+pLC7M2b+ELvX6ybY54+jUrfjYfMEItOQ/8N/7Z1WsHic1fD7pj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4qzxQAAAN0AAAAPAAAAAAAAAAAAAAAAAJgCAABkcnMv&#10;ZG93bnJldi54bWxQSwUGAAAAAAQABAD1AAAAigMAAAAA&#10;" path="m,l,40e" filled="f" strokecolor="#191919" strokeweight="2pt">
                <v:path arrowok="t" o:connecttype="custom" o:connectlocs="0,0;0,40" o:connectangles="0,0"/>
              </v:shape>
              <v:rect id="Rectangle 2760" o:spid="_x0000_s1240"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uYMsEA&#10;AADdAAAADwAAAGRycy9kb3ducmV2LnhtbERPy4rCMBTdD/gP4QruxrSCQ6lGEUFRceNj4+62ubbF&#10;5qY0sda/nywEl4fzni97U4uOWldZVhCPIxDEudUVFwqul81vAsJ5ZI21ZVLwJgfLxeBnjqm2Lz5R&#10;d/aFCCHsUlRQet+kUrq8JINubBviwN1ta9AH2BZSt/gK4aaWkyj6kwYrDg0lNrQuKX+cn0ZBtj+e&#10;/PZw3XZJVjS1zW7x0U6VGg371QyEp95/xR/3TitIpnGYG96EJ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rmDLBAAAA3QAAAA8AAAAAAAAAAAAAAAAAmAIAAGRycy9kb3du&#10;cmV2LnhtbFBLBQYAAAAABAAEAPUAAACGAwAAAAA=&#10;" stroked="f">
                <v:path arrowok="t"/>
              </v:rect>
              <v:rect id="Rectangle 2761" o:spid="_x0000_s1241"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XoscA&#10;AADdAAAADwAAAGRycy9kb3ducmV2LnhtbESP0WoCMRRE34X+Q7iFvhTNWmrVrVFKocX6Il39gNvN&#10;7WY1uVmSqNu/bwoFH4eZOcMsVr2z4kwhtp4VjEcFCOLa65YbBfvd23AGIiZkjdYzKfihCKvlzWCB&#10;pfYX/qRzlRqRIRxLVGBS6kopY23IYRz5jjh73z44TFmGRuqAlwx3Vj4UxZN02HJeMNjRq6H6WJ2c&#10;Atref0ze14fj5qCtNfPHr+o0DUrd3fYvzyAS9eka/m+vtYLZZDyHvzf5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ZV6LHAAAA3QAAAA8AAAAAAAAAAAAAAAAAmAIAAGRy&#10;cy9kb3ducmV2LnhtbFBLBQYAAAAABAAEAPUAAACMAwAAAAA=&#10;" filled="f" strokecolor="#191919" strokeweight="2pt">
                <v:path arrowok="t"/>
              </v:rect>
            </v:group>
            <v:shape id="Text Box 2594" o:spid="_x0000_s1242"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pu8UA&#10;AADdAAAADwAAAGRycy9kb3ducmV2LnhtbERPy2oCMRTdF/yHcIXuakZbi4xGqY+CSAv1tXB3mVxn&#10;hk5uxkl04t+bRaHLw3lPZsFU4kaNKy0r6PcSEMSZ1SXnCg77z5cRCOeRNVaWScGdHMymnacJptq2&#10;vKXbzucihrBLUUHhfZ1K6bKCDLqerYkjd7aNQR9hk0vdYBvDTSUHSfIuDZYcGwqsaVFQ9ru7GgWr&#10;+c9m+X0J4dzO++UbLofH16+TUs/d8DEG4Sn4f/Gfe60VjIaDuD++i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um7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243"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MIMgA&#10;AADdAAAADwAAAGRycy9kb3ducmV2LnhtbESPT2vCQBTE7wW/w/KE3uomtoqkrqK1hSIK9d+ht0f2&#10;mQSzb9Ps1my/fbcg9DjMzG+Y6TyYWlypdZVlBekgAUGcW11xoeB4eHuYgHAeWWNtmRT8kIP5rHc3&#10;xUzbjnd03ftCRAi7DBWU3jeZlC4vyaAb2IY4emfbGvRRtoXULXYRbmo5TJKxNFhxXCixoZeS8sv+&#10;2yh4XX6sV9uvEM7dMq2ecDU6PW4+lbrvh8UzCE/B/4dv7XetYDIapv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rkwg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244"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SV8gA&#10;AADdAAAADwAAAGRycy9kb3ducmV2LnhtbESPT2vCQBTE7wW/w/KE3urGtIqkrqK1hSIK9d+ht0f2&#10;mQSzb9Ps1my/fbcg9DjMzG+Y6TyYWlypdZVlBcNBAoI4t7riQsHx8PYwAeE8ssbaMin4IQfzWe9u&#10;ipm2He/ouveFiBB2GSoovW8yKV1ekkE3sA1x9M62NeijbAupW+wi3NQyTZKxNFhxXCixoZeS8sv+&#10;2yh4XX6sV9uvEM7dclg94Wp0etx8KnXfD4tnEJ6C/w/f2u9awWSUpv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NJX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245"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3zMcA&#10;AADdAAAADwAAAGRycy9kb3ducmV2LnhtbESPS2vDMBCE74X+B7GF3ho5T4ITJeTRQCgt5HnobbE2&#10;tqm1ci01Vv99VCjkOMzMN8x0HkwlrtS40rKCbicBQZxZXXKu4HTcvIxBOI+ssbJMCn7JwXz2+DDF&#10;VNuW93Q9+FxECLsUFRTe16mULivIoOvYmjh6F9sY9FE2udQNthFuKtlLkpE0WHJcKLCmVUHZ1+HH&#10;KHhd7t7WH98hXNpltxzgenjuv38q9fwUFhMQnoK/h//bW61gPOz14e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wd8zHAAAA3QAAAA8AAAAAAAAAAAAAAAAAmAIAAGRy&#10;cy9kb3ducmV2LnhtbFBLBQYAAAAABAAEAPUAAACMAw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246"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vuMgA&#10;AADdAAAADwAAAGRycy9kb3ducmV2LnhtbESPT2sCMRTE7wW/Q3gFbzWr1SKrUWpVkNKCfw+9PTbP&#10;3cXNy3aTuvHbN0Khx2FmfsNM58FU4kqNKy0r6PcSEMSZ1SXnCo6H9dMYhPPIGivLpOBGDuazzsMU&#10;U21b3tF173MRIexSVFB4X6dSuqwgg65na+LonW1j0EfZ5FI32Ea4qeQgSV6kwZLjQoE1vRWUXfY/&#10;RsFqsX1ffn6HcG4X/XKIy9Hp+eNLqe5jeJ2A8BT8f/ivvdEKxqPBEO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2e+4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247"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KI8gA&#10;AADdAAAADwAAAGRycy9kb3ducmV2LnhtbESPT2vCQBTE7wW/w/KE3upG24ikrqK1hSIK9d+ht0f2&#10;mQSzb9Ps1my/fbcg9DjMzG+Y6TyYWlypdZVlBcNBAoI4t7riQsHx8PYwAeE8ssbaMin4IQfzWe9u&#10;ipm2He/ouveFiBB2GSoovW8yKV1ekkE3sA1x9M62NeijbAupW+wi3NRylCRjabDiuFBiQy8l5Zf9&#10;t1HwuvxYr7ZfIZy75bB6wlV6etx8KnXfD4tnEJ6C/w/f2u9awSQdpf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lUoj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248"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UVMgA&#10;AADdAAAADwAAAGRycy9kb3ducmV2LnhtbESPT2sCMRTE7wW/Q3gFbzWrVZHVKLUqSGnBv4feHpvn&#10;7uLmZbtJ3fTbN0Khx2FmfsPMFsFU4kaNKy0r6PcSEMSZ1SXnCk7HzdMEhPPIGivLpOCHHCzmnYcZ&#10;ptq2vKfbweciQtilqKDwvk6ldFlBBl3P1sTRu9jGoI+yyaVusI1wU8lBkoylwZLjQoE1vRaUXQ/f&#10;RsF6uXtbfXyFcGmX/XKIq9H5+f1Tqe5jeJmC8BT8f/ivvdUKJqPBGO5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R9RU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249"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xz8gA&#10;AADdAAAADwAAAGRycy9kb3ducmV2LnhtbESPT2sCMRTE7wW/Q3iCt5pVaytbo/gXSmmhanvo7bF5&#10;7i5uXtZNdOO3bwqFHoeZ+Q0znQdTiSs1rrSsYNBPQBBnVpecK/g8bO8nIJxH1lhZJgU3cjCfde6m&#10;mGrb8o6ue5+LCGGXooLC+zqV0mUFGXR9WxNH72gbgz7KJpe6wTbCTSWHSfIoDZYcFwqsaVVQdtpf&#10;jILN8uN1/X4O4dguB+UDrsdfo7dvpXrdsHgG4Sn4//Bf+0UrmIyHT/D7Jj4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C3HP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00" w:right="8560"/>
        <w:jc w:val="both"/>
        <w:rPr>
          <w:rFonts w:ascii="Times New Roman" w:hAnsi="Times New Roman"/>
          <w:color w:val="000000"/>
          <w:sz w:val="18"/>
          <w:szCs w:val="18"/>
        </w:rPr>
      </w:pPr>
      <w:r>
        <w:rPr>
          <w:rFonts w:ascii="Times New Roman" w:hAnsi="Times New Roman"/>
          <w:b/>
          <w:bCs/>
          <w:color w:val="191919"/>
          <w:spacing w:val="-2"/>
          <w:sz w:val="24"/>
          <w:szCs w:val="24"/>
        </w:rPr>
        <w:t>E</w:t>
      </w:r>
      <w:r>
        <w:rPr>
          <w:rFonts w:ascii="Times New Roman" w:hAnsi="Times New Roman"/>
          <w:b/>
          <w:bCs/>
          <w:color w:val="191919"/>
          <w:spacing w:val="-2"/>
          <w:sz w:val="18"/>
          <w:szCs w:val="18"/>
        </w:rPr>
        <w:t>XTERNA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CHOLARSHIPS</w:t>
      </w:r>
    </w:p>
    <w:p w:rsidR="00924DC4" w:rsidRDefault="00924DC4"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p w:rsidR="00924DC4" w:rsidRDefault="00924DC4" w:rsidP="00924DC4">
      <w:pPr>
        <w:widowControl w:val="0"/>
        <w:autoSpaceDE w:val="0"/>
        <w:autoSpaceDN w:val="0"/>
        <w:adjustRightInd w:val="0"/>
        <w:spacing w:before="18" w:after="0" w:line="280" w:lineRule="exact"/>
        <w:rPr>
          <w:rFonts w:ascii="Times New Roman" w:hAnsi="Times New Roman"/>
          <w:color w:val="000000"/>
          <w:sz w:val="28"/>
          <w:szCs w:val="28"/>
        </w:rPr>
      </w:pPr>
    </w:p>
    <w:p w:rsidR="00924DC4" w:rsidRDefault="00924DC4" w:rsidP="00924DC4">
      <w:pPr>
        <w:widowControl w:val="0"/>
        <w:autoSpaceDE w:val="0"/>
        <w:autoSpaceDN w:val="0"/>
        <w:adjustRightInd w:val="0"/>
        <w:spacing w:before="18" w:after="0" w:line="280" w:lineRule="exact"/>
        <w:rPr>
          <w:rFonts w:ascii="Times New Roman" w:hAnsi="Times New Roman"/>
          <w:color w:val="000000"/>
          <w:sz w:val="28"/>
          <w:szCs w:val="28"/>
        </w:rPr>
        <w:sectPr w:rsidR="00924DC4">
          <w:pgSz w:w="12240" w:h="15840"/>
          <w:pgMar w:top="400" w:right="440" w:bottom="280" w:left="620" w:header="720" w:footer="720" w:gutter="0"/>
          <w:cols w:space="720" w:equalWidth="0">
            <w:col w:w="11180"/>
          </w:cols>
          <w:noEndnote/>
        </w:sectPr>
      </w:pPr>
    </w:p>
    <w:p w:rsidR="00924DC4" w:rsidRDefault="007B3518" w:rsidP="00924DC4">
      <w:pPr>
        <w:widowControl w:val="0"/>
        <w:autoSpaceDE w:val="0"/>
        <w:autoSpaceDN w:val="0"/>
        <w:adjustRightInd w:val="0"/>
        <w:spacing w:before="30" w:after="0" w:line="250" w:lineRule="auto"/>
        <w:ind w:left="856" w:right="-16"/>
        <w:jc w:val="center"/>
        <w:rPr>
          <w:rFonts w:ascii="Times New Roman" w:hAnsi="Times New Roman"/>
          <w:color w:val="000000"/>
          <w:sz w:val="18"/>
          <w:szCs w:val="18"/>
        </w:rPr>
      </w:pPr>
      <w:hyperlink r:id="rId14" w:history="1">
        <w:r w:rsidR="00924DC4">
          <w:rPr>
            <w:rFonts w:ascii="Times New Roman" w:hAnsi="Times New Roman"/>
            <w:color w:val="191919"/>
            <w:spacing w:val="-2"/>
            <w:sz w:val="18"/>
            <w:szCs w:val="18"/>
          </w:rPr>
          <w:t>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.fastweb.com</w:t>
        </w:r>
      </w:hyperlink>
      <w:hyperlink r:id="rId15" w:history="1">
        <w:r w:rsidR="00924DC4">
          <w:rPr>
            <w:rFonts w:ascii="Times New Roman" w:hAnsi="Times New Roman"/>
            <w:color w:val="191919"/>
            <w:spacing w:val="-2"/>
            <w:sz w:val="18"/>
            <w:szCs w:val="18"/>
          </w:rPr>
          <w:t xml:space="preserve"> 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.gacollege4</w:t>
        </w:r>
        <w:r w:rsidR="00924DC4">
          <w:rPr>
            <w:rFonts w:ascii="Times New Roman" w:hAnsi="Times New Roman"/>
            <w:color w:val="191919"/>
            <w:spacing w:val="-8"/>
            <w:sz w:val="18"/>
            <w:szCs w:val="18"/>
          </w:rPr>
          <w:t>1</w:t>
        </w:r>
        <w:r w:rsidR="00924DC4">
          <w:rPr>
            <w:rFonts w:ascii="Times New Roman" w:hAnsi="Times New Roman"/>
            <w:color w:val="191919"/>
            <w:spacing w:val="-2"/>
            <w:sz w:val="18"/>
            <w:szCs w:val="18"/>
          </w:rPr>
          <w:t>1.o</w:t>
        </w:r>
        <w:r w:rsidR="00924DC4">
          <w:rPr>
            <w:rFonts w:ascii="Times New Roman" w:hAnsi="Times New Roman"/>
            <w:color w:val="191919"/>
            <w:spacing w:val="-5"/>
            <w:sz w:val="18"/>
            <w:szCs w:val="18"/>
          </w:rPr>
          <w:t>r</w:t>
        </w:r>
        <w:r w:rsidR="00924DC4">
          <w:rPr>
            <w:rFonts w:ascii="Times New Roman" w:hAnsi="Times New Roman"/>
            <w:color w:val="191919"/>
            <w:sz w:val="18"/>
            <w:szCs w:val="18"/>
          </w:rPr>
          <w:t>g</w:t>
        </w:r>
      </w:hyperlink>
      <w:r w:rsidR="00924DC4">
        <w:rPr>
          <w:rFonts w:ascii="Times New Roman" w:hAnsi="Times New Roman"/>
          <w:color w:val="191919"/>
          <w:sz w:val="18"/>
          <w:szCs w:val="18"/>
        </w:rPr>
        <w:t xml:space="preserve"> </w:t>
      </w:r>
      <w:hyperlink r:id="rId16" w:history="1">
        <w:r w:rsidR="00924DC4">
          <w:rPr>
            <w:rFonts w:ascii="Times New Roman" w:hAnsi="Times New Roman"/>
            <w:color w:val="191919"/>
            <w:spacing w:val="-2"/>
            <w:sz w:val="18"/>
            <w:szCs w:val="18"/>
          </w:rPr>
          <w:t>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.studentaid.ed.gov</w:t>
        </w:r>
      </w:hyperlink>
      <w:hyperlink r:id="rId17" w:history="1">
        <w:r w:rsidR="00924DC4">
          <w:rPr>
            <w:rFonts w:ascii="Times New Roman" w:hAnsi="Times New Roman"/>
            <w:color w:val="191919"/>
            <w:spacing w:val="-2"/>
            <w:sz w:val="18"/>
            <w:szCs w:val="18"/>
          </w:rPr>
          <w:t xml:space="preserve"> ww</w:t>
        </w:r>
        <w:r w:rsidR="00924DC4">
          <w:rPr>
            <w:rFonts w:ascii="Times New Roman" w:hAnsi="Times New Roman"/>
            <w:color w:val="191919"/>
            <w:spacing w:val="-14"/>
            <w:sz w:val="18"/>
            <w:szCs w:val="18"/>
          </w:rPr>
          <w:t>w</w:t>
        </w:r>
        <w:r w:rsidR="00924DC4">
          <w:rPr>
            <w:rFonts w:ascii="Times New Roman" w:hAnsi="Times New Roman"/>
            <w:color w:val="191919"/>
            <w:spacing w:val="-2"/>
            <w:sz w:val="18"/>
            <w:szCs w:val="18"/>
          </w:rPr>
          <w:t>.dl.ed.gov</w:t>
        </w:r>
      </w:hyperlink>
    </w:p>
    <w:p w:rsidR="00924DC4" w:rsidRDefault="00924DC4" w:rsidP="00924DC4">
      <w:pPr>
        <w:widowControl w:val="0"/>
        <w:autoSpaceDE w:val="0"/>
        <w:autoSpaceDN w:val="0"/>
        <w:adjustRightInd w:val="0"/>
        <w:spacing w:before="6" w:after="0" w:line="170" w:lineRule="exact"/>
        <w:rPr>
          <w:rFonts w:ascii="Times New Roman" w:hAnsi="Times New Roman"/>
          <w:color w:val="000000"/>
          <w:sz w:val="17"/>
          <w:szCs w:val="17"/>
        </w:rPr>
      </w:pPr>
    </w:p>
    <w:p w:rsidR="00924DC4" w:rsidRDefault="00924DC4" w:rsidP="00924DC4">
      <w:pPr>
        <w:widowControl w:val="0"/>
        <w:autoSpaceDE w:val="0"/>
        <w:autoSpaceDN w:val="0"/>
        <w:adjustRightInd w:val="0"/>
        <w:spacing w:after="0" w:line="240" w:lineRule="auto"/>
        <w:ind w:left="100"/>
        <w:rPr>
          <w:rFonts w:ascii="Times New Roman" w:hAnsi="Times New Roman"/>
          <w:color w:val="000000"/>
          <w:sz w:val="36"/>
          <w:szCs w:val="36"/>
        </w:rPr>
      </w:pPr>
      <w:r>
        <w:rPr>
          <w:rFonts w:ascii="Times New Roman" w:hAnsi="Times New Roman"/>
          <w:color w:val="191919"/>
          <w:spacing w:val="-2"/>
          <w:sz w:val="18"/>
          <w:szCs w:val="18"/>
        </w:rPr>
        <w:t>.</w:t>
      </w:r>
      <w:r>
        <w:rPr>
          <w:rFonts w:ascii="Times New Roman" w:hAnsi="Times New Roman"/>
          <w:b/>
          <w:bCs/>
          <w:color w:val="191919"/>
          <w:spacing w:val="-5"/>
          <w:sz w:val="48"/>
          <w:szCs w:val="48"/>
        </w:rPr>
        <w:t>G</w:t>
      </w:r>
      <w:r>
        <w:rPr>
          <w:rFonts w:ascii="Times New Roman" w:hAnsi="Times New Roman"/>
          <w:b/>
          <w:bCs/>
          <w:color w:val="191919"/>
          <w:spacing w:val="-5"/>
          <w:sz w:val="36"/>
          <w:szCs w:val="36"/>
        </w:rPr>
        <w:t>RANTS</w:t>
      </w:r>
    </w:p>
    <w:p w:rsidR="00924DC4" w:rsidRDefault="00924DC4" w:rsidP="00924DC4">
      <w:pPr>
        <w:widowControl w:val="0"/>
        <w:autoSpaceDE w:val="0"/>
        <w:autoSpaceDN w:val="0"/>
        <w:adjustRightInd w:val="0"/>
        <w:spacing w:before="85" w:after="0" w:line="240" w:lineRule="auto"/>
        <w:ind w:left="100"/>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P</w:t>
      </w:r>
      <w:r>
        <w:rPr>
          <w:rFonts w:ascii="Times New Roman" w:hAnsi="Times New Roman"/>
          <w:b/>
          <w:bCs/>
          <w:color w:val="191919"/>
          <w:spacing w:val="-2"/>
          <w:sz w:val="18"/>
          <w:szCs w:val="18"/>
        </w:rPr>
        <w:t>EL</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RANT</w:t>
      </w:r>
    </w:p>
    <w:p w:rsidR="00924DC4" w:rsidRDefault="00924DC4" w:rsidP="00924DC4">
      <w:pPr>
        <w:widowControl w:val="0"/>
        <w:autoSpaceDE w:val="0"/>
        <w:autoSpaceDN w:val="0"/>
        <w:adjustRightInd w:val="0"/>
        <w:spacing w:before="30" w:after="0" w:line="250" w:lineRule="auto"/>
        <w:ind w:left="-16" w:right="-16" w:hanging="2"/>
        <w:jc w:val="center"/>
        <w:rPr>
          <w:rFonts w:ascii="Times New Roman" w:hAnsi="Times New Roman"/>
          <w:color w:val="000000"/>
          <w:sz w:val="18"/>
          <w:szCs w:val="18"/>
        </w:rPr>
      </w:pPr>
      <w:r>
        <w:rPr>
          <w:rFonts w:ascii="Times New Roman" w:hAnsi="Times New Roman"/>
          <w:color w:val="000000"/>
          <w:sz w:val="18"/>
          <w:szCs w:val="18"/>
        </w:rPr>
        <w:br w:type="column"/>
      </w:r>
      <w:hyperlink r:id="rId18"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.dlenote.ed.gov</w:t>
        </w:r>
      </w:hyperlink>
      <w:hyperlink r:id="rId19"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.collegeispossible.o</w:t>
        </w:r>
        <w:r>
          <w:rPr>
            <w:rFonts w:ascii="Times New Roman" w:hAnsi="Times New Roman"/>
            <w:color w:val="191919"/>
            <w:spacing w:val="-5"/>
            <w:sz w:val="18"/>
            <w:szCs w:val="18"/>
          </w:rPr>
          <w:t>r</w:t>
        </w:r>
        <w:r>
          <w:rPr>
            <w:rFonts w:ascii="Times New Roman" w:hAnsi="Times New Roman"/>
            <w:color w:val="191919"/>
            <w:sz w:val="18"/>
            <w:szCs w:val="18"/>
          </w:rPr>
          <w:t>g</w:t>
        </w:r>
      </w:hyperlink>
      <w:r>
        <w:rPr>
          <w:rFonts w:ascii="Times New Roman" w:hAnsi="Times New Roman"/>
          <w:color w:val="191919"/>
          <w:sz w:val="18"/>
          <w:szCs w:val="18"/>
        </w:rPr>
        <w:t xml:space="preserve"> </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.collegeboard.o</w:t>
        </w:r>
        <w:r>
          <w:rPr>
            <w:rFonts w:ascii="Times New Roman" w:hAnsi="Times New Roman"/>
            <w:color w:val="191919"/>
            <w:spacing w:val="-5"/>
            <w:sz w:val="18"/>
            <w:szCs w:val="18"/>
          </w:rPr>
          <w:t>r</w:t>
        </w:r>
        <w:r>
          <w:rPr>
            <w:rFonts w:ascii="Times New Roman" w:hAnsi="Times New Roman"/>
            <w:color w:val="191919"/>
            <w:sz w:val="18"/>
            <w:szCs w:val="18"/>
          </w:rPr>
          <w:t>g</w:t>
        </w:r>
      </w:hyperlink>
    </w:p>
    <w:p w:rsidR="00924DC4" w:rsidRDefault="00924DC4" w:rsidP="00924DC4">
      <w:pPr>
        <w:widowControl w:val="0"/>
        <w:autoSpaceDE w:val="0"/>
        <w:autoSpaceDN w:val="0"/>
        <w:adjustRightInd w:val="0"/>
        <w:spacing w:before="30" w:after="0" w:line="250" w:lineRule="auto"/>
        <w:ind w:left="-16" w:right="1769"/>
        <w:jc w:val="center"/>
        <w:rPr>
          <w:rFonts w:ascii="Times New Roman" w:hAnsi="Times New Roman"/>
          <w:color w:val="000000"/>
          <w:sz w:val="18"/>
          <w:szCs w:val="18"/>
        </w:rPr>
      </w:pPr>
      <w:r>
        <w:rPr>
          <w:rFonts w:ascii="Times New Roman" w:hAnsi="Times New Roman"/>
          <w:color w:val="000000"/>
          <w:sz w:val="18"/>
          <w:szCs w:val="18"/>
        </w:rPr>
        <w:br w:type="column"/>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.freschinfo.com</w:t>
        </w:r>
      </w:hyperlink>
      <w:hyperlink r:id="rId22"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.collegenet.com</w:t>
        </w:r>
      </w:hyperlink>
      <w:hyperlink r:id="rId23" w:history="1">
        <w:r>
          <w:rPr>
            <w:rFonts w:ascii="Times New Roman" w:hAnsi="Times New Roman"/>
            <w:color w:val="191919"/>
            <w:spacing w:val="-2"/>
            <w:sz w:val="18"/>
            <w:szCs w:val="18"/>
          </w:rPr>
          <w:t xml:space="preserve"> ww</w:t>
        </w:r>
        <w:r>
          <w:rPr>
            <w:rFonts w:ascii="Times New Roman" w:hAnsi="Times New Roman"/>
            <w:color w:val="191919"/>
            <w:spacing w:val="-14"/>
            <w:sz w:val="18"/>
            <w:szCs w:val="18"/>
          </w:rPr>
          <w:t>w</w:t>
        </w:r>
        <w:r>
          <w:rPr>
            <w:rFonts w:ascii="Times New Roman" w:hAnsi="Times New Roman"/>
            <w:color w:val="191919"/>
            <w:spacing w:val="-2"/>
            <w:sz w:val="18"/>
            <w:szCs w:val="18"/>
          </w:rPr>
          <w:t>.scholarships.com</w:t>
        </w:r>
      </w:hyperlink>
    </w:p>
    <w:p w:rsidR="00924DC4" w:rsidRDefault="00924DC4" w:rsidP="00924DC4">
      <w:pPr>
        <w:widowControl w:val="0"/>
        <w:autoSpaceDE w:val="0"/>
        <w:autoSpaceDN w:val="0"/>
        <w:adjustRightInd w:val="0"/>
        <w:spacing w:before="30" w:after="0" w:line="250" w:lineRule="auto"/>
        <w:ind w:left="-16" w:right="1769"/>
        <w:jc w:val="center"/>
        <w:rPr>
          <w:rFonts w:ascii="Times New Roman" w:hAnsi="Times New Roman"/>
          <w:color w:val="000000"/>
          <w:sz w:val="18"/>
          <w:szCs w:val="18"/>
        </w:rPr>
        <w:sectPr w:rsidR="00924DC4">
          <w:type w:val="continuous"/>
          <w:pgSz w:w="12240" w:h="15840"/>
          <w:pgMar w:top="1480" w:right="440" w:bottom="280" w:left="620" w:header="720" w:footer="720" w:gutter="0"/>
          <w:cols w:num="3" w:space="720" w:equalWidth="0">
            <w:col w:w="2527" w:space="1667"/>
            <w:col w:w="1892" w:space="1677"/>
            <w:col w:w="3417"/>
          </w:cols>
          <w:noEndnote/>
        </w:sectPr>
      </w:pPr>
    </w:p>
    <w:p w:rsidR="00924DC4" w:rsidRDefault="007B3518"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r w:rsidRPr="007B3518">
        <w:rPr>
          <w:noProof/>
        </w:rPr>
        <w:lastRenderedPageBreak/>
        <w:pict>
          <v:shape id="Text Box 993" o:spid="_x0000_s1250" type="#_x0000_t202" style="position:absolute;left:0;text-align:left;margin-left:579.15pt;margin-top:48.9pt;width:12pt;height:63.8pt;z-index:-25160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P2ubHizAgAA&#10;tQUAAA4AAAAAAAAAAAAAAAAALgIAAGRycy9lMm9Eb2MueG1sUEsBAi0AFAAGAAgAAAAhAGIcNI3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Times New Roman" w:hAnsi="Times New Roman"/>
          <w:color w:val="191919"/>
          <w:spacing w:val="-2"/>
          <w:sz w:val="18"/>
          <w:szCs w:val="18"/>
        </w:rPr>
        <w:t>Th</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fun</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make</w:t>
      </w:r>
      <w:r w:rsidR="00924DC4">
        <w:rPr>
          <w:rFonts w:ascii="Times New Roman" w:hAnsi="Times New Roman"/>
          <w:color w:val="191919"/>
          <w:sz w:val="18"/>
          <w:szCs w:val="18"/>
        </w:rPr>
        <w:t>s</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financia</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assistanc</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availabl</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t</w:t>
      </w:r>
      <w:r w:rsidR="00924DC4">
        <w:rPr>
          <w:rFonts w:ascii="Times New Roman" w:hAnsi="Times New Roman"/>
          <w:color w:val="191919"/>
          <w:sz w:val="18"/>
          <w:szCs w:val="18"/>
        </w:rPr>
        <w:t>o</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eligibl</w:t>
      </w:r>
      <w:r w:rsidR="00924DC4">
        <w:rPr>
          <w:rFonts w:ascii="Times New Roman" w:hAnsi="Times New Roman"/>
          <w:color w:val="191919"/>
          <w:sz w:val="18"/>
          <w:szCs w:val="18"/>
        </w:rPr>
        <w:t>e</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student</w:t>
      </w:r>
      <w:r w:rsidR="00924DC4">
        <w:rPr>
          <w:rFonts w:ascii="Times New Roman" w:hAnsi="Times New Roman"/>
          <w:color w:val="191919"/>
          <w:sz w:val="18"/>
          <w:szCs w:val="18"/>
        </w:rPr>
        <w:t>s</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attendin</w:t>
      </w:r>
      <w:r w:rsidR="00924DC4">
        <w:rPr>
          <w:rFonts w:ascii="Times New Roman" w:hAnsi="Times New Roman"/>
          <w:color w:val="191919"/>
          <w:sz w:val="18"/>
          <w:szCs w:val="18"/>
        </w:rPr>
        <w:t>g</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approve</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post-hig</w:t>
      </w:r>
      <w:r w:rsidR="00924DC4">
        <w:rPr>
          <w:rFonts w:ascii="Times New Roman" w:hAnsi="Times New Roman"/>
          <w:color w:val="191919"/>
          <w:sz w:val="18"/>
          <w:szCs w:val="18"/>
        </w:rPr>
        <w:t>h</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schoo</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institutions</w:t>
      </w:r>
      <w:r w:rsidR="00924DC4">
        <w:rPr>
          <w:rFonts w:ascii="Times New Roman" w:hAnsi="Times New Roman"/>
          <w:color w:val="191919"/>
          <w:sz w:val="18"/>
          <w:szCs w:val="18"/>
        </w:rPr>
        <w:t xml:space="preserve">. </w:t>
      </w:r>
      <w:r w:rsidR="00924DC4">
        <w:rPr>
          <w:rFonts w:ascii="Times New Roman" w:hAnsi="Times New Roman"/>
          <w:color w:val="191919"/>
          <w:spacing w:val="18"/>
          <w:sz w:val="18"/>
          <w:szCs w:val="18"/>
        </w:rPr>
        <w:t xml:space="preserve"> </w:t>
      </w:r>
      <w:r w:rsidR="00924DC4">
        <w:rPr>
          <w:rFonts w:ascii="Times New Roman" w:hAnsi="Times New Roman"/>
          <w:color w:val="191919"/>
          <w:spacing w:val="-2"/>
          <w:sz w:val="18"/>
          <w:szCs w:val="18"/>
        </w:rPr>
        <w:t>Eligibilit</w:t>
      </w:r>
      <w:r w:rsidR="00924DC4">
        <w:rPr>
          <w:rFonts w:ascii="Times New Roman" w:hAnsi="Times New Roman"/>
          <w:color w:val="191919"/>
          <w:sz w:val="18"/>
          <w:szCs w:val="18"/>
        </w:rPr>
        <w:t>y</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actua</w:t>
      </w:r>
      <w:r w:rsidR="00924DC4">
        <w:rPr>
          <w:rFonts w:ascii="Times New Roman" w:hAnsi="Times New Roman"/>
          <w:color w:val="191919"/>
          <w:sz w:val="18"/>
          <w:szCs w:val="18"/>
        </w:rPr>
        <w:t>l</w:t>
      </w:r>
      <w:r w:rsidR="00924DC4">
        <w:rPr>
          <w:rFonts w:ascii="Times New Roman" w:hAnsi="Times New Roman"/>
          <w:color w:val="191919"/>
          <w:spacing w:val="-10"/>
          <w:sz w:val="18"/>
          <w:szCs w:val="18"/>
        </w:rPr>
        <w:t xml:space="preserve"> </w:t>
      </w:r>
      <w:r w:rsidR="00924DC4">
        <w:rPr>
          <w:rFonts w:ascii="Times New Roman" w:hAnsi="Times New Roman"/>
          <w:color w:val="191919"/>
          <w:spacing w:val="-2"/>
          <w:sz w:val="18"/>
          <w:szCs w:val="18"/>
        </w:rPr>
        <w:t>amount o</w:t>
      </w:r>
      <w:r w:rsidR="00924DC4">
        <w:rPr>
          <w:rFonts w:ascii="Times New Roman" w:hAnsi="Times New Roman"/>
          <w:color w:val="191919"/>
          <w:sz w:val="18"/>
          <w:szCs w:val="18"/>
        </w:rPr>
        <w:t>f</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ai</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ar</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determine</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b</w:t>
      </w:r>
      <w:r w:rsidR="00924DC4">
        <w:rPr>
          <w:rFonts w:ascii="Times New Roman" w:hAnsi="Times New Roman"/>
          <w:color w:val="191919"/>
          <w:sz w:val="18"/>
          <w:szCs w:val="18"/>
        </w:rPr>
        <w:t>y</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th</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O</w:t>
      </w:r>
      <w:r w:rsidR="00924DC4">
        <w:rPr>
          <w:rFonts w:ascii="Times New Roman" w:hAnsi="Times New Roman"/>
          <w:color w:val="191919"/>
          <w:spacing w:val="-5"/>
          <w:sz w:val="18"/>
          <w:szCs w:val="18"/>
        </w:rPr>
        <w:t>f</w:t>
      </w:r>
      <w:r w:rsidR="00924DC4">
        <w:rPr>
          <w:rFonts w:ascii="Times New Roman" w:hAnsi="Times New Roman"/>
          <w:color w:val="191919"/>
          <w:spacing w:val="-2"/>
          <w:sz w:val="18"/>
          <w:szCs w:val="18"/>
        </w:rPr>
        <w:t>fic</w:t>
      </w:r>
      <w:r w:rsidR="00924DC4">
        <w:rPr>
          <w:rFonts w:ascii="Times New Roman" w:hAnsi="Times New Roman"/>
          <w:color w:val="191919"/>
          <w:sz w:val="18"/>
          <w:szCs w:val="18"/>
        </w:rPr>
        <w:t xml:space="preserve">e </w:t>
      </w:r>
      <w:r w:rsidR="00924DC4">
        <w:rPr>
          <w:rFonts w:ascii="Times New Roman" w:hAnsi="Times New Roman"/>
          <w:color w:val="191919"/>
          <w:spacing w:val="-2"/>
          <w:sz w:val="18"/>
          <w:szCs w:val="18"/>
        </w:rPr>
        <w:t>o</w:t>
      </w:r>
      <w:r w:rsidR="00924DC4">
        <w:rPr>
          <w:rFonts w:ascii="Times New Roman" w:hAnsi="Times New Roman"/>
          <w:color w:val="191919"/>
          <w:sz w:val="18"/>
          <w:szCs w:val="18"/>
        </w:rPr>
        <w:t>f</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Education</w:t>
      </w:r>
      <w:r w:rsidR="00924DC4">
        <w:rPr>
          <w:rFonts w:ascii="Times New Roman" w:hAnsi="Times New Roman"/>
          <w:color w:val="191919"/>
          <w:sz w:val="18"/>
          <w:szCs w:val="18"/>
        </w:rPr>
        <w:t xml:space="preserve">. </w:t>
      </w:r>
      <w:r w:rsidR="00924DC4">
        <w:rPr>
          <w:rFonts w:ascii="Times New Roman" w:hAnsi="Times New Roman"/>
          <w:color w:val="191919"/>
          <w:spacing w:val="44"/>
          <w:sz w:val="18"/>
          <w:szCs w:val="18"/>
        </w:rPr>
        <w:t xml:space="preserve"> </w:t>
      </w:r>
      <w:r w:rsidR="00924DC4">
        <w:rPr>
          <w:rFonts w:ascii="Times New Roman" w:hAnsi="Times New Roman"/>
          <w:color w:val="191919"/>
          <w:spacing w:val="-2"/>
          <w:sz w:val="18"/>
          <w:szCs w:val="18"/>
        </w:rPr>
        <w:t>Thi</w:t>
      </w:r>
      <w:r w:rsidR="00924DC4">
        <w:rPr>
          <w:rFonts w:ascii="Times New Roman" w:hAnsi="Times New Roman"/>
          <w:color w:val="191919"/>
          <w:sz w:val="18"/>
          <w:szCs w:val="18"/>
        </w:rPr>
        <w:t>s</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i</w:t>
      </w:r>
      <w:r w:rsidR="00924DC4">
        <w:rPr>
          <w:rFonts w:ascii="Times New Roman" w:hAnsi="Times New Roman"/>
          <w:color w:val="191919"/>
          <w:sz w:val="18"/>
          <w:szCs w:val="18"/>
        </w:rPr>
        <w:t>s</w:t>
      </w:r>
      <w:r w:rsidR="00924DC4">
        <w:rPr>
          <w:rFonts w:ascii="Times New Roman" w:hAnsi="Times New Roman"/>
          <w:color w:val="191919"/>
          <w:spacing w:val="-1"/>
          <w:sz w:val="18"/>
          <w:szCs w:val="18"/>
        </w:rPr>
        <w:t xml:space="preserve"> </w:t>
      </w:r>
      <w:r w:rsidR="00924DC4">
        <w:rPr>
          <w:rFonts w:ascii="Times New Roman" w:hAnsi="Times New Roman"/>
          <w:color w:val="191919"/>
          <w:sz w:val="18"/>
          <w:szCs w:val="18"/>
        </w:rPr>
        <w:t>a</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need-base</w:t>
      </w:r>
      <w:r w:rsidR="00924DC4">
        <w:rPr>
          <w:rFonts w:ascii="Times New Roman" w:hAnsi="Times New Roman"/>
          <w:color w:val="191919"/>
          <w:sz w:val="18"/>
          <w:szCs w:val="18"/>
        </w:rPr>
        <w:t xml:space="preserve">d </w:t>
      </w:r>
      <w:r w:rsidR="00924DC4">
        <w:rPr>
          <w:rFonts w:ascii="Times New Roman" w:hAnsi="Times New Roman"/>
          <w:color w:val="191919"/>
          <w:spacing w:val="-2"/>
          <w:sz w:val="18"/>
          <w:szCs w:val="18"/>
        </w:rPr>
        <w:t>progra</w:t>
      </w:r>
      <w:r w:rsidR="00924DC4">
        <w:rPr>
          <w:rFonts w:ascii="Times New Roman" w:hAnsi="Times New Roman"/>
          <w:color w:val="191919"/>
          <w:sz w:val="18"/>
          <w:szCs w:val="18"/>
        </w:rPr>
        <w:t xml:space="preserve">m </w:t>
      </w:r>
      <w:r w:rsidR="00924DC4">
        <w:rPr>
          <w:rFonts w:ascii="Times New Roman" w:hAnsi="Times New Roman"/>
          <w:color w:val="191919"/>
          <w:spacing w:val="-2"/>
          <w:sz w:val="18"/>
          <w:szCs w:val="18"/>
        </w:rPr>
        <w:t>fo</w:t>
      </w:r>
      <w:r w:rsidR="00924DC4">
        <w:rPr>
          <w:rFonts w:ascii="Times New Roman" w:hAnsi="Times New Roman"/>
          <w:color w:val="191919"/>
          <w:sz w:val="18"/>
          <w:szCs w:val="18"/>
        </w:rPr>
        <w:t>r</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unde</w:t>
      </w:r>
      <w:r w:rsidR="00924DC4">
        <w:rPr>
          <w:rFonts w:ascii="Times New Roman" w:hAnsi="Times New Roman"/>
          <w:color w:val="191919"/>
          <w:spacing w:val="-5"/>
          <w:sz w:val="18"/>
          <w:szCs w:val="18"/>
        </w:rPr>
        <w:t>r</w:t>
      </w:r>
      <w:r w:rsidR="00924DC4">
        <w:rPr>
          <w:rFonts w:ascii="Times New Roman" w:hAnsi="Times New Roman"/>
          <w:color w:val="191919"/>
          <w:spacing w:val="-2"/>
          <w:sz w:val="18"/>
          <w:szCs w:val="18"/>
        </w:rPr>
        <w:t>graduate</w:t>
      </w:r>
      <w:r w:rsidR="00924DC4">
        <w:rPr>
          <w:rFonts w:ascii="Times New Roman" w:hAnsi="Times New Roman"/>
          <w:color w:val="191919"/>
          <w:sz w:val="18"/>
          <w:szCs w:val="18"/>
        </w:rPr>
        <w:t xml:space="preserve">s </w:t>
      </w:r>
      <w:r w:rsidR="00924DC4">
        <w:rPr>
          <w:rFonts w:ascii="Times New Roman" w:hAnsi="Times New Roman"/>
          <w:color w:val="191919"/>
          <w:spacing w:val="-2"/>
          <w:sz w:val="18"/>
          <w:szCs w:val="18"/>
        </w:rPr>
        <w:t>wit</w:t>
      </w:r>
      <w:r w:rsidR="00924DC4">
        <w:rPr>
          <w:rFonts w:ascii="Times New Roman" w:hAnsi="Times New Roman"/>
          <w:color w:val="191919"/>
          <w:sz w:val="18"/>
          <w:szCs w:val="18"/>
        </w:rPr>
        <w:t>h</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n</w:t>
      </w:r>
      <w:r w:rsidR="00924DC4">
        <w:rPr>
          <w:rFonts w:ascii="Times New Roman" w:hAnsi="Times New Roman"/>
          <w:color w:val="191919"/>
          <w:sz w:val="18"/>
          <w:szCs w:val="18"/>
        </w:rPr>
        <w:t>o</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repaymen</w:t>
      </w:r>
      <w:r w:rsidR="00924DC4">
        <w:rPr>
          <w:rFonts w:ascii="Times New Roman" w:hAnsi="Times New Roman"/>
          <w:color w:val="191919"/>
          <w:sz w:val="18"/>
          <w:szCs w:val="18"/>
        </w:rPr>
        <w:t xml:space="preserve">t </w:t>
      </w:r>
      <w:r w:rsidR="00924DC4">
        <w:rPr>
          <w:rFonts w:ascii="Times New Roman" w:hAnsi="Times New Roman"/>
          <w:color w:val="191919"/>
          <w:spacing w:val="-2"/>
          <w:sz w:val="18"/>
          <w:szCs w:val="18"/>
        </w:rPr>
        <w:t>required</w:t>
      </w:r>
      <w:r w:rsidR="00924DC4">
        <w:rPr>
          <w:rFonts w:ascii="Times New Roman" w:hAnsi="Times New Roman"/>
          <w:color w:val="191919"/>
          <w:sz w:val="18"/>
          <w:szCs w:val="18"/>
        </w:rPr>
        <w:t xml:space="preserve">.  </w:t>
      </w:r>
      <w:r w:rsidR="00924DC4">
        <w:rPr>
          <w:rFonts w:ascii="Times New Roman" w:hAnsi="Times New Roman"/>
          <w:color w:val="191919"/>
          <w:spacing w:val="1"/>
          <w:sz w:val="18"/>
          <w:szCs w:val="18"/>
        </w:rPr>
        <w:t xml:space="preserve"> </w:t>
      </w:r>
      <w:r w:rsidR="00924DC4">
        <w:rPr>
          <w:rFonts w:ascii="Times New Roman" w:hAnsi="Times New Roman"/>
          <w:color w:val="191919"/>
          <w:spacing w:val="-2"/>
          <w:sz w:val="18"/>
          <w:szCs w:val="18"/>
        </w:rPr>
        <w:t xml:space="preserve">Completion </w:t>
      </w:r>
      <w:r w:rsidR="00924DC4">
        <w:rPr>
          <w:rFonts w:ascii="Times New Roman" w:hAnsi="Times New Roman"/>
          <w:color w:val="191919"/>
          <w:spacing w:val="-3"/>
          <w:sz w:val="18"/>
          <w:szCs w:val="18"/>
        </w:rPr>
        <w:t>o</w:t>
      </w:r>
      <w:r w:rsidR="00924DC4">
        <w:rPr>
          <w:rFonts w:ascii="Times New Roman" w:hAnsi="Times New Roman"/>
          <w:color w:val="191919"/>
          <w:sz w:val="18"/>
          <w:szCs w:val="18"/>
        </w:rPr>
        <w:t>f</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th</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Fre</w:t>
      </w:r>
      <w:r w:rsidR="00924DC4">
        <w:rPr>
          <w:rFonts w:ascii="Times New Roman" w:hAnsi="Times New Roman"/>
          <w:color w:val="191919"/>
          <w:sz w:val="18"/>
          <w:szCs w:val="18"/>
        </w:rPr>
        <w:t>e</w:t>
      </w:r>
      <w:r w:rsidR="00924DC4">
        <w:rPr>
          <w:rFonts w:ascii="Times New Roman" w:hAnsi="Times New Roman"/>
          <w:color w:val="191919"/>
          <w:spacing w:val="-22"/>
          <w:sz w:val="18"/>
          <w:szCs w:val="18"/>
        </w:rPr>
        <w:t xml:space="preserve"> </w:t>
      </w:r>
      <w:r w:rsidR="00924DC4">
        <w:rPr>
          <w:rFonts w:ascii="Times New Roman" w:hAnsi="Times New Roman"/>
          <w:color w:val="191919"/>
          <w:spacing w:val="-3"/>
          <w:sz w:val="18"/>
          <w:szCs w:val="18"/>
        </w:rPr>
        <w:t>Applicatio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fo</w:t>
      </w:r>
      <w:r w:rsidR="00924DC4">
        <w:rPr>
          <w:rFonts w:ascii="Times New Roman" w:hAnsi="Times New Roman"/>
          <w:color w:val="191919"/>
          <w:sz w:val="18"/>
          <w:szCs w:val="18"/>
        </w:rPr>
        <w:t>r</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Federa</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Studen</w:t>
      </w:r>
      <w:r w:rsidR="00924DC4">
        <w:rPr>
          <w:rFonts w:ascii="Times New Roman" w:hAnsi="Times New Roman"/>
          <w:color w:val="191919"/>
          <w:sz w:val="18"/>
          <w:szCs w:val="18"/>
        </w:rPr>
        <w:t>t</w:t>
      </w:r>
      <w:r w:rsidR="00924DC4">
        <w:rPr>
          <w:rFonts w:ascii="Times New Roman" w:hAnsi="Times New Roman"/>
          <w:color w:val="191919"/>
          <w:spacing w:val="-22"/>
          <w:sz w:val="18"/>
          <w:szCs w:val="18"/>
        </w:rPr>
        <w:t xml:space="preserve"> </w:t>
      </w:r>
      <w:r w:rsidR="00924DC4">
        <w:rPr>
          <w:rFonts w:ascii="Times New Roman" w:hAnsi="Times New Roman"/>
          <w:color w:val="191919"/>
          <w:spacing w:val="-3"/>
          <w:sz w:val="18"/>
          <w:szCs w:val="18"/>
        </w:rPr>
        <w:t>Ai</w:t>
      </w:r>
      <w:r w:rsidR="00924DC4">
        <w:rPr>
          <w:rFonts w:ascii="Times New Roman" w:hAnsi="Times New Roman"/>
          <w:color w:val="191919"/>
          <w:sz w:val="18"/>
          <w:szCs w:val="18"/>
        </w:rPr>
        <w:t>d</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w:t>
      </w:r>
      <w:r w:rsidR="00924DC4">
        <w:rPr>
          <w:rFonts w:ascii="Times New Roman" w:hAnsi="Times New Roman"/>
          <w:color w:val="191919"/>
          <w:spacing w:val="-17"/>
          <w:sz w:val="18"/>
          <w:szCs w:val="18"/>
        </w:rPr>
        <w:t>F</w:t>
      </w:r>
      <w:r w:rsidR="00924DC4">
        <w:rPr>
          <w:rFonts w:ascii="Times New Roman" w:hAnsi="Times New Roman"/>
          <w:color w:val="191919"/>
          <w:spacing w:val="-3"/>
          <w:sz w:val="18"/>
          <w:szCs w:val="18"/>
        </w:rPr>
        <w:t>AFSA</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i</w:t>
      </w:r>
      <w:r w:rsidR="00924DC4">
        <w:rPr>
          <w:rFonts w:ascii="Times New Roman" w:hAnsi="Times New Roman"/>
          <w:color w:val="191919"/>
          <w:sz w:val="18"/>
          <w:szCs w:val="18"/>
        </w:rPr>
        <w:t>s</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required</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Fo</w:t>
      </w:r>
      <w:r w:rsidR="00924DC4">
        <w:rPr>
          <w:rFonts w:ascii="Times New Roman" w:hAnsi="Times New Roman"/>
          <w:color w:val="191919"/>
          <w:sz w:val="18"/>
          <w:szCs w:val="18"/>
        </w:rPr>
        <w:t>r</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mor</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informatio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o</w:t>
      </w:r>
      <w:r w:rsidR="00924DC4">
        <w:rPr>
          <w:rFonts w:ascii="Times New Roman" w:hAnsi="Times New Roman"/>
          <w:color w:val="191919"/>
          <w:sz w:val="18"/>
          <w:szCs w:val="18"/>
        </w:rPr>
        <w:t>n</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th</w:t>
      </w:r>
      <w:r w:rsidR="00924DC4">
        <w:rPr>
          <w:rFonts w:ascii="Times New Roman" w:hAnsi="Times New Roman"/>
          <w:color w:val="191919"/>
          <w:sz w:val="18"/>
          <w:szCs w:val="18"/>
        </w:rPr>
        <w:t>e</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Federa</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Pel</w:t>
      </w:r>
      <w:r w:rsidR="00924DC4">
        <w:rPr>
          <w:rFonts w:ascii="Times New Roman" w:hAnsi="Times New Roman"/>
          <w:color w:val="191919"/>
          <w:sz w:val="18"/>
          <w:szCs w:val="18"/>
        </w:rPr>
        <w:t>l</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Gran</w:t>
      </w:r>
      <w:r w:rsidR="00924DC4">
        <w:rPr>
          <w:rFonts w:ascii="Times New Roman" w:hAnsi="Times New Roman"/>
          <w:color w:val="191919"/>
          <w:sz w:val="18"/>
          <w:szCs w:val="18"/>
        </w:rPr>
        <w:t>t</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g</w:t>
      </w:r>
      <w:r w:rsidR="00924DC4">
        <w:rPr>
          <w:rFonts w:ascii="Times New Roman" w:hAnsi="Times New Roman"/>
          <w:color w:val="191919"/>
          <w:sz w:val="18"/>
          <w:szCs w:val="18"/>
        </w:rPr>
        <w:t>o</w:t>
      </w:r>
      <w:r w:rsidR="00924DC4">
        <w:rPr>
          <w:rFonts w:ascii="Times New Roman" w:hAnsi="Times New Roman"/>
          <w:color w:val="191919"/>
          <w:spacing w:val="-12"/>
          <w:sz w:val="18"/>
          <w:szCs w:val="18"/>
        </w:rPr>
        <w:t xml:space="preserve"> </w:t>
      </w:r>
      <w:r w:rsidR="00924DC4">
        <w:rPr>
          <w:rFonts w:ascii="Times New Roman" w:hAnsi="Times New Roman"/>
          <w:color w:val="191919"/>
          <w:spacing w:val="-3"/>
          <w:sz w:val="18"/>
          <w:szCs w:val="18"/>
        </w:rPr>
        <w:t>to</w:t>
      </w:r>
      <w:r w:rsidR="00924DC4">
        <w:rPr>
          <w:rFonts w:ascii="Times New Roman" w:hAnsi="Times New Roman"/>
          <w:color w:val="191919"/>
          <w:sz w:val="18"/>
          <w:szCs w:val="18"/>
        </w:rPr>
        <w:t>:</w:t>
      </w:r>
      <w:r w:rsidR="00924DC4">
        <w:rPr>
          <w:rFonts w:ascii="Times New Roman" w:hAnsi="Times New Roman"/>
          <w:color w:val="191919"/>
          <w:spacing w:val="-12"/>
          <w:sz w:val="18"/>
          <w:szCs w:val="18"/>
        </w:rPr>
        <w:t xml:space="preserve"> </w:t>
      </w:r>
      <w:hyperlink r:id="rId24" w:history="1">
        <w:r w:rsidR="00924DC4">
          <w:rPr>
            <w:rFonts w:ascii="Times New Roman" w:hAnsi="Times New Roman"/>
            <w:color w:val="191919"/>
            <w:spacing w:val="-3"/>
            <w:sz w:val="18"/>
            <w:szCs w:val="18"/>
          </w:rPr>
          <w:t>htt</w:t>
        </w:r>
        <w:r w:rsidR="00924DC4">
          <w:rPr>
            <w:rFonts w:ascii="Times New Roman" w:hAnsi="Times New Roman"/>
            <w:color w:val="191919"/>
            <w:spacing w:val="-4"/>
            <w:sz w:val="18"/>
            <w:szCs w:val="18"/>
          </w:rPr>
          <w:t>p</w:t>
        </w:r>
        <w:r w:rsidR="00924DC4">
          <w:rPr>
            <w:rFonts w:ascii="Times New Roman" w:hAnsi="Times New Roman"/>
            <w:color w:val="191919"/>
            <w:spacing w:val="-3"/>
            <w:sz w:val="18"/>
            <w:szCs w:val="18"/>
          </w:rPr>
          <w:t>://ww</w:t>
        </w:r>
        <w:r w:rsidR="00924DC4">
          <w:rPr>
            <w:rFonts w:ascii="Times New Roman" w:hAnsi="Times New Roman"/>
            <w:color w:val="191919"/>
            <w:spacing w:val="-15"/>
            <w:sz w:val="18"/>
            <w:szCs w:val="18"/>
          </w:rPr>
          <w:t>w</w:t>
        </w:r>
        <w:r w:rsidR="00924DC4">
          <w:rPr>
            <w:rFonts w:ascii="Times New Roman" w:hAnsi="Times New Roman"/>
            <w:color w:val="191919"/>
            <w:spacing w:val="-3"/>
            <w:sz w:val="18"/>
            <w:szCs w:val="18"/>
          </w:rPr>
          <w:t>.fafsa.ed.gov</w:t>
        </w:r>
      </w:hyperlink>
      <w:r w:rsidR="00924DC4">
        <w:rPr>
          <w:rFonts w:ascii="Times New Roman" w:hAnsi="Times New Roman"/>
          <w:color w:val="191919"/>
          <w:spacing w:val="-3"/>
          <w:sz w:val="18"/>
          <w:szCs w:val="18"/>
        </w:rPr>
        <w:t xml:space="preserve"> </w:t>
      </w:r>
      <w:r w:rsidR="00924DC4">
        <w:rPr>
          <w:rFonts w:ascii="Times New Roman" w:hAnsi="Times New Roman"/>
          <w:color w:val="191919"/>
          <w:spacing w:val="-2"/>
          <w:sz w:val="18"/>
          <w:szCs w:val="18"/>
        </w:rPr>
        <w:t>an</w:t>
      </w:r>
      <w:r w:rsidR="00924DC4">
        <w:rPr>
          <w:rFonts w:ascii="Times New Roman" w:hAnsi="Times New Roman"/>
          <w:color w:val="191919"/>
          <w:sz w:val="18"/>
          <w:szCs w:val="18"/>
        </w:rPr>
        <w:t>d</w:t>
      </w:r>
      <w:r w:rsidR="00924DC4">
        <w:rPr>
          <w:rFonts w:ascii="Times New Roman" w:hAnsi="Times New Roman"/>
          <w:color w:val="191919"/>
          <w:spacing w:val="40"/>
          <w:sz w:val="18"/>
          <w:szCs w:val="18"/>
        </w:rPr>
        <w:t xml:space="preserve"> </w:t>
      </w:r>
      <w:hyperlink r:id="rId25" w:history="1">
        <w:r w:rsidR="00924DC4">
          <w:rPr>
            <w:rFonts w:ascii="Times New Roman" w:hAnsi="Times New Roman"/>
            <w:color w:val="191919"/>
            <w:spacing w:val="-2"/>
            <w:sz w:val="18"/>
            <w:szCs w:val="18"/>
          </w:rPr>
          <w:t>http://ww</w:t>
        </w:r>
        <w:r w:rsidR="00924DC4">
          <w:rPr>
            <w:rFonts w:ascii="Times New Roman" w:hAnsi="Times New Roman"/>
            <w:color w:val="191919"/>
            <w:spacing w:val="-13"/>
            <w:sz w:val="18"/>
            <w:szCs w:val="18"/>
          </w:rPr>
          <w:t>w</w:t>
        </w:r>
        <w:r w:rsidR="00924DC4">
          <w:rPr>
            <w:rFonts w:ascii="Times New Roman" w:hAnsi="Times New Roman"/>
            <w:color w:val="191919"/>
            <w:spacing w:val="-2"/>
            <w:sz w:val="18"/>
            <w:szCs w:val="18"/>
          </w:rPr>
          <w:t>.pin.ed.gov</w:t>
        </w:r>
      </w:hyperlink>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00" w:right="4253"/>
        <w:jc w:val="both"/>
        <w:rPr>
          <w:rFonts w:ascii="Times New Roman" w:hAnsi="Times New Roman"/>
          <w:color w:val="000000"/>
          <w:sz w:val="24"/>
          <w:szCs w:val="24"/>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UPPLEMEN</w:t>
      </w:r>
      <w:r>
        <w:rPr>
          <w:rFonts w:ascii="Times New Roman" w:hAnsi="Times New Roman"/>
          <w:b/>
          <w:bCs/>
          <w:color w:val="191919"/>
          <w:spacing w:val="-16"/>
          <w:sz w:val="18"/>
          <w:szCs w:val="18"/>
        </w:rPr>
        <w:t>T</w:t>
      </w:r>
      <w:r>
        <w:rPr>
          <w:rFonts w:ascii="Times New Roman" w:hAnsi="Times New Roman"/>
          <w:b/>
          <w:bCs/>
          <w:color w:val="191919"/>
          <w:spacing w:val="-2"/>
          <w:sz w:val="18"/>
          <w:szCs w:val="18"/>
        </w:rPr>
        <w:t>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E</w:t>
      </w:r>
      <w:r>
        <w:rPr>
          <w:rFonts w:ascii="Times New Roman" w:hAnsi="Times New Roman"/>
          <w:b/>
          <w:bCs/>
          <w:color w:val="191919"/>
          <w:spacing w:val="-2"/>
          <w:sz w:val="18"/>
          <w:szCs w:val="18"/>
        </w:rPr>
        <w:t>DUC</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TIONA</w:t>
      </w:r>
      <w:r>
        <w:rPr>
          <w:rFonts w:ascii="Times New Roman" w:hAnsi="Times New Roman"/>
          <w:b/>
          <w:bCs/>
          <w:color w:val="191919"/>
          <w:sz w:val="18"/>
          <w:szCs w:val="18"/>
        </w:rPr>
        <w:t>L</w:t>
      </w:r>
      <w:r>
        <w:rPr>
          <w:rFonts w:ascii="Times New Roman" w:hAnsi="Times New Roman"/>
          <w:b/>
          <w:bCs/>
          <w:color w:val="191919"/>
          <w:spacing w:val="1"/>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PPO</w:t>
      </w:r>
      <w:r>
        <w:rPr>
          <w:rFonts w:ascii="Times New Roman" w:hAnsi="Times New Roman"/>
          <w:b/>
          <w:bCs/>
          <w:color w:val="191919"/>
          <w:spacing w:val="-9"/>
          <w:sz w:val="18"/>
          <w:szCs w:val="18"/>
        </w:rPr>
        <w:t>R</w:t>
      </w:r>
      <w:r>
        <w:rPr>
          <w:rFonts w:ascii="Times New Roman" w:hAnsi="Times New Roman"/>
          <w:b/>
          <w:bCs/>
          <w:color w:val="191919"/>
          <w:spacing w:val="-2"/>
          <w:sz w:val="18"/>
          <w:szCs w:val="18"/>
        </w:rPr>
        <w:t>TUNIT</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(SEOG)</w:t>
      </w:r>
    </w:p>
    <w:p w:rsidR="00924DC4" w:rsidRDefault="00924DC4" w:rsidP="00924DC4">
      <w:pPr>
        <w:widowControl w:val="0"/>
        <w:autoSpaceDE w:val="0"/>
        <w:autoSpaceDN w:val="0"/>
        <w:adjustRightInd w:val="0"/>
        <w:spacing w:before="30" w:after="0" w:line="250" w:lineRule="auto"/>
        <w:ind w:left="100" w:right="971"/>
        <w:jc w:val="both"/>
        <w:rPr>
          <w:ins w:id="501" w:author="tharris" w:date="2011-05-16T09:27:00Z"/>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Supplementa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 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federally-funde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pacing w:val="-3"/>
          <w:sz w:val="18"/>
          <w:szCs w:val="18"/>
        </w:rPr>
        <w:t>a</w:t>
      </w:r>
      <w:r>
        <w:rPr>
          <w:rFonts w:ascii="Times New Roman" w:hAnsi="Times New Roman"/>
          <w:color w:val="191919"/>
          <w:spacing w:val="-2"/>
          <w:sz w:val="18"/>
          <w:szCs w:val="18"/>
        </w:rPr>
        <w:t>chelor'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degree.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eligible</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2"/>
          <w:sz w:val="18"/>
          <w:szCs w:val="18"/>
        </w:rPr>
        <w:t xml:space="preserve"> 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$4,000</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w:t>
      </w:r>
      <w:r>
        <w:rPr>
          <w:rFonts w:ascii="Times New Roman" w:hAnsi="Times New Roman"/>
          <w:color w:val="191919"/>
          <w:spacing w:val="-3"/>
          <w:sz w:val="18"/>
          <w:szCs w:val="18"/>
        </w:rPr>
        <w:t>c</w:t>
      </w:r>
      <w:r>
        <w:rPr>
          <w:rFonts w:ascii="Times New Roman" w:hAnsi="Times New Roman"/>
          <w:color w:val="191919"/>
          <w:spacing w:val="-2"/>
          <w:sz w:val="18"/>
          <w:szCs w:val="18"/>
        </w:rPr>
        <w:t>aus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limited funds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generall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required.</w:t>
      </w:r>
    </w:p>
    <w:p w:rsidR="0047204F" w:rsidRDefault="0047204F" w:rsidP="00924DC4">
      <w:pPr>
        <w:widowControl w:val="0"/>
        <w:autoSpaceDE w:val="0"/>
        <w:autoSpaceDN w:val="0"/>
        <w:adjustRightInd w:val="0"/>
        <w:spacing w:before="30" w:after="0" w:line="250" w:lineRule="auto"/>
        <w:ind w:left="100" w:right="971"/>
        <w:jc w:val="both"/>
        <w:rPr>
          <w:ins w:id="502" w:author="tharris" w:date="2011-05-16T09:27:00Z"/>
          <w:rFonts w:ascii="Times New Roman" w:hAnsi="Times New Roman"/>
          <w:color w:val="191919"/>
          <w:spacing w:val="-2"/>
          <w:sz w:val="18"/>
          <w:szCs w:val="18"/>
        </w:rPr>
      </w:pPr>
    </w:p>
    <w:p w:rsidR="0047204F" w:rsidRPr="0047204F" w:rsidRDefault="007B3518" w:rsidP="0047204F">
      <w:pPr>
        <w:widowControl w:val="0"/>
        <w:autoSpaceDE w:val="0"/>
        <w:autoSpaceDN w:val="0"/>
        <w:adjustRightInd w:val="0"/>
        <w:spacing w:after="0" w:line="240" w:lineRule="auto"/>
        <w:ind w:left="100" w:right="4253"/>
        <w:jc w:val="both"/>
        <w:rPr>
          <w:ins w:id="503" w:author="tharris" w:date="2011-05-16T09:27:00Z"/>
          <w:rFonts w:ascii="Times New Roman" w:hAnsi="Times New Roman"/>
          <w:smallCaps/>
          <w:color w:val="000000"/>
          <w:sz w:val="24"/>
          <w:szCs w:val="24"/>
          <w:rPrChange w:id="504" w:author="tharris" w:date="2011-05-16T09:29:00Z">
            <w:rPr>
              <w:ins w:id="505" w:author="tharris" w:date="2011-05-16T09:27:00Z"/>
              <w:rFonts w:ascii="Times New Roman" w:hAnsi="Times New Roman"/>
              <w:color w:val="000000"/>
              <w:sz w:val="24"/>
              <w:szCs w:val="24"/>
            </w:rPr>
          </w:rPrChange>
        </w:rPr>
      </w:pPr>
      <w:ins w:id="506" w:author="tharris" w:date="2011-05-16T09:27:00Z">
        <w:r>
          <w:rPr>
            <w:rFonts w:ascii="Times New Roman" w:hAnsi="Times New Roman"/>
            <w:b/>
            <w:bCs/>
            <w:smallCaps/>
            <w:color w:val="191919"/>
            <w:spacing w:val="-2"/>
            <w:sz w:val="24"/>
            <w:szCs w:val="24"/>
          </w:rPr>
          <w:t>Federal TEACH Grant</w:t>
        </w:r>
      </w:ins>
    </w:p>
    <w:p w:rsidR="0047204F" w:rsidRDefault="007B3518" w:rsidP="00924DC4">
      <w:pPr>
        <w:widowControl w:val="0"/>
        <w:autoSpaceDE w:val="0"/>
        <w:autoSpaceDN w:val="0"/>
        <w:adjustRightInd w:val="0"/>
        <w:spacing w:before="30" w:after="0" w:line="250" w:lineRule="auto"/>
        <w:ind w:left="100" w:right="971"/>
        <w:jc w:val="both"/>
        <w:rPr>
          <w:ins w:id="507" w:author="tharris" w:date="2011-05-16T09:29:00Z"/>
          <w:rFonts w:ascii="Times New Roman" w:hAnsi="Times New Roman"/>
          <w:sz w:val="18"/>
          <w:szCs w:val="18"/>
        </w:rPr>
      </w:pPr>
      <w:ins w:id="508" w:author="tharris" w:date="2011-05-16T09:28:00Z">
        <w:r w:rsidRPr="007B3518">
          <w:rPr>
            <w:rFonts w:ascii="Times New Roman" w:hAnsi="Times New Roman"/>
            <w:sz w:val="18"/>
            <w:szCs w:val="18"/>
            <w:rPrChange w:id="509" w:author="tharris" w:date="2011-05-16T09:28:00Z">
              <w:rPr>
                <w:b/>
                <w:bCs/>
                <w:smallCaps/>
                <w:spacing w:val="5"/>
              </w:rPr>
            </w:rPrChange>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ins>
    </w:p>
    <w:p w:rsidR="0047204F" w:rsidRDefault="0047204F" w:rsidP="00924DC4">
      <w:pPr>
        <w:widowControl w:val="0"/>
        <w:autoSpaceDE w:val="0"/>
        <w:autoSpaceDN w:val="0"/>
        <w:adjustRightInd w:val="0"/>
        <w:spacing w:before="30" w:after="0" w:line="250" w:lineRule="auto"/>
        <w:ind w:left="100" w:right="971"/>
        <w:jc w:val="both"/>
        <w:rPr>
          <w:ins w:id="510" w:author="tharris" w:date="2011-05-16T09:29:00Z"/>
          <w:rFonts w:ascii="Times New Roman" w:hAnsi="Times New Roman"/>
          <w:sz w:val="18"/>
          <w:szCs w:val="18"/>
        </w:rPr>
      </w:pPr>
    </w:p>
    <w:p w:rsidR="0047204F" w:rsidRPr="00AC6CE3" w:rsidRDefault="0047204F" w:rsidP="0047204F">
      <w:pPr>
        <w:widowControl w:val="0"/>
        <w:autoSpaceDE w:val="0"/>
        <w:autoSpaceDN w:val="0"/>
        <w:adjustRightInd w:val="0"/>
        <w:spacing w:after="0" w:line="240" w:lineRule="auto"/>
        <w:ind w:left="100" w:right="4253"/>
        <w:jc w:val="both"/>
        <w:rPr>
          <w:ins w:id="511" w:author="tharris" w:date="2011-05-16T09:29:00Z"/>
          <w:rFonts w:ascii="Times New Roman" w:hAnsi="Times New Roman"/>
          <w:smallCaps/>
          <w:color w:val="000000"/>
          <w:sz w:val="24"/>
          <w:szCs w:val="24"/>
        </w:rPr>
      </w:pPr>
      <w:ins w:id="512" w:author="tharris" w:date="2011-05-16T09:29:00Z">
        <w:r>
          <w:rPr>
            <w:rFonts w:ascii="Times New Roman" w:hAnsi="Times New Roman"/>
            <w:b/>
            <w:bCs/>
            <w:smallCaps/>
            <w:color w:val="191919"/>
            <w:spacing w:val="-2"/>
            <w:sz w:val="24"/>
            <w:szCs w:val="24"/>
          </w:rPr>
          <w:t>Iraq and Afghanistan Service Grant</w:t>
        </w:r>
      </w:ins>
    </w:p>
    <w:p w:rsidR="0047204F" w:rsidRPr="0047204F" w:rsidRDefault="007B3518" w:rsidP="0047204F">
      <w:pPr>
        <w:pStyle w:val="NormalWeb"/>
        <w:rPr>
          <w:ins w:id="513" w:author="tharris" w:date="2011-05-16T09:29:00Z"/>
          <w:sz w:val="18"/>
          <w:szCs w:val="18"/>
          <w:rPrChange w:id="514" w:author="tharris" w:date="2011-05-16T09:29:00Z">
            <w:rPr>
              <w:ins w:id="515" w:author="tharris" w:date="2011-05-16T09:29:00Z"/>
            </w:rPr>
          </w:rPrChange>
        </w:rPr>
      </w:pPr>
      <w:ins w:id="516" w:author="tharris" w:date="2011-05-16T09:29:00Z">
        <w:r w:rsidRPr="007B3518">
          <w:rPr>
            <w:sz w:val="18"/>
            <w:szCs w:val="18"/>
            <w:rPrChange w:id="517" w:author="tharris" w:date="2011-05-16T09:29:00Z">
              <w:rPr>
                <w:b/>
                <w:bCs/>
                <w:smallCaps/>
                <w:spacing w:val="5"/>
              </w:rPr>
            </w:rPrChange>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ins>
    </w:p>
    <w:p w:rsidR="0047204F" w:rsidRPr="0047204F" w:rsidRDefault="007B3518" w:rsidP="0047204F">
      <w:pPr>
        <w:pStyle w:val="Heading3"/>
        <w:rPr>
          <w:ins w:id="518" w:author="tharris" w:date="2011-05-16T09:29:00Z"/>
          <w:rFonts w:ascii="Times New Roman" w:hAnsi="Times New Roman" w:cs="Times New Roman"/>
          <w:sz w:val="18"/>
          <w:szCs w:val="18"/>
          <w:rPrChange w:id="519" w:author="tharris" w:date="2011-05-16T09:29:00Z">
            <w:rPr>
              <w:ins w:id="520" w:author="tharris" w:date="2011-05-16T09:29:00Z"/>
            </w:rPr>
          </w:rPrChange>
        </w:rPr>
      </w:pPr>
      <w:ins w:id="521" w:author="tharris" w:date="2011-05-16T09:29:00Z">
        <w:r w:rsidRPr="007B3518">
          <w:rPr>
            <w:rFonts w:ascii="Times New Roman" w:hAnsi="Times New Roman" w:cs="Times New Roman"/>
            <w:sz w:val="18"/>
            <w:szCs w:val="18"/>
            <w:rPrChange w:id="522" w:author="tharris" w:date="2011-05-16T09:29:00Z">
              <w:rPr>
                <w:b w:val="0"/>
                <w:bCs w:val="0"/>
                <w:smallCaps/>
                <w:spacing w:val="5"/>
              </w:rPr>
            </w:rPrChange>
          </w:rPr>
          <w:t>Additional Student Eligibility Requirements</w:t>
        </w:r>
      </w:ins>
    </w:p>
    <w:p w:rsidR="0047204F" w:rsidRPr="0047204F" w:rsidRDefault="007B3518" w:rsidP="0047204F">
      <w:pPr>
        <w:pStyle w:val="NormalWeb"/>
        <w:rPr>
          <w:ins w:id="523" w:author="tharris" w:date="2011-05-16T09:29:00Z"/>
          <w:sz w:val="18"/>
          <w:szCs w:val="18"/>
          <w:rPrChange w:id="524" w:author="tharris" w:date="2011-05-16T09:29:00Z">
            <w:rPr>
              <w:ins w:id="525" w:author="tharris" w:date="2011-05-16T09:29:00Z"/>
            </w:rPr>
          </w:rPrChange>
        </w:rPr>
      </w:pPr>
      <w:ins w:id="526" w:author="tharris" w:date="2011-05-16T09:29:00Z">
        <w:r w:rsidRPr="007B3518">
          <w:rPr>
            <w:sz w:val="18"/>
            <w:szCs w:val="18"/>
            <w:rPrChange w:id="527" w:author="tharris" w:date="2011-05-16T09:29:00Z">
              <w:rPr>
                <w:b/>
                <w:bCs/>
                <w:smallCaps/>
                <w:spacing w:val="5"/>
              </w:rPr>
            </w:rPrChange>
          </w:rPr>
          <w:t>- Be under 24 years old or</w:t>
        </w:r>
      </w:ins>
    </w:p>
    <w:p w:rsidR="0047204F" w:rsidRDefault="007B3518" w:rsidP="0047204F">
      <w:pPr>
        <w:pStyle w:val="NormalWeb"/>
        <w:rPr>
          <w:ins w:id="528" w:author="tharris" w:date="2011-05-16T09:30:00Z"/>
          <w:sz w:val="18"/>
          <w:szCs w:val="18"/>
        </w:rPr>
      </w:pPr>
      <w:ins w:id="529" w:author="tharris" w:date="2011-05-16T09:29:00Z">
        <w:r w:rsidRPr="007B3518">
          <w:rPr>
            <w:sz w:val="18"/>
            <w:szCs w:val="18"/>
            <w:rPrChange w:id="530" w:author="tharris" w:date="2011-05-16T09:29:00Z">
              <w:rPr>
                <w:b/>
                <w:bCs/>
                <w:smallCaps/>
                <w:spacing w:val="5"/>
              </w:rPr>
            </w:rPrChange>
          </w:rPr>
          <w:t>- Enrolled in college at least part-time at the time of the parent’s or guardian’s death.</w:t>
        </w:r>
      </w:ins>
    </w:p>
    <w:p w:rsidR="0047204F" w:rsidRPr="0047204F" w:rsidRDefault="007B3518" w:rsidP="0047204F">
      <w:pPr>
        <w:pStyle w:val="NormalWeb"/>
        <w:rPr>
          <w:ins w:id="531" w:author="tharris" w:date="2011-05-16T09:29:00Z"/>
          <w:sz w:val="18"/>
          <w:szCs w:val="18"/>
          <w:rPrChange w:id="532" w:author="tharris" w:date="2011-05-16T09:29:00Z">
            <w:rPr>
              <w:ins w:id="533" w:author="tharris" w:date="2011-05-16T09:29:00Z"/>
            </w:rPr>
          </w:rPrChange>
        </w:rPr>
      </w:pPr>
      <w:ins w:id="534" w:author="tharris" w:date="2011-05-16T09:29:00Z">
        <w:r w:rsidRPr="007B3518">
          <w:rPr>
            <w:sz w:val="18"/>
            <w:szCs w:val="18"/>
            <w:rPrChange w:id="535" w:author="tharris" w:date="2011-05-16T09:29:00Z">
              <w:rPr>
                <w:b/>
                <w:bCs/>
                <w:smallCaps/>
                <w:spacing w:val="5"/>
              </w:rPr>
            </w:rPrChange>
          </w:rPr>
          <w:t>The grant award is equal to the amount of a maximum Pell Grant for the award year – not to exceed the cost of attendance for that award year.</w:t>
        </w:r>
      </w:ins>
    </w:p>
    <w:p w:rsidR="0047204F" w:rsidRPr="0047204F" w:rsidRDefault="0047204F" w:rsidP="00924DC4">
      <w:pPr>
        <w:widowControl w:val="0"/>
        <w:autoSpaceDE w:val="0"/>
        <w:autoSpaceDN w:val="0"/>
        <w:adjustRightInd w:val="0"/>
        <w:spacing w:before="30" w:after="0" w:line="250" w:lineRule="auto"/>
        <w:ind w:left="100" w:right="971"/>
        <w:jc w:val="both"/>
        <w:rPr>
          <w:rFonts w:ascii="Times New Roman" w:hAnsi="Times New Roman"/>
          <w:color w:val="000000"/>
          <w:sz w:val="18"/>
          <w:szCs w:val="18"/>
        </w:rPr>
      </w:pP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7204F" w:rsidRDefault="00924DC4" w:rsidP="00924DC4">
      <w:pPr>
        <w:widowControl w:val="0"/>
        <w:autoSpaceDE w:val="0"/>
        <w:autoSpaceDN w:val="0"/>
        <w:adjustRightInd w:val="0"/>
        <w:spacing w:after="0" w:line="240" w:lineRule="auto"/>
        <w:ind w:left="100" w:right="6717"/>
        <w:jc w:val="both"/>
        <w:rPr>
          <w:del w:id="536" w:author="tharris" w:date="2011-05-16T09:27:00Z"/>
          <w:rFonts w:ascii="Times New Roman" w:hAnsi="Times New Roman"/>
          <w:color w:val="000000"/>
          <w:sz w:val="24"/>
          <w:szCs w:val="24"/>
        </w:rPr>
      </w:pPr>
      <w:del w:id="537" w:author="tharris" w:date="2011-05-16T09:27:00Z">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CADEMI</w:delText>
        </w:r>
        <w:r w:rsidDel="0047204F">
          <w:rPr>
            <w:rFonts w:ascii="Times New Roman" w:hAnsi="Times New Roman"/>
            <w:b/>
            <w:bCs/>
            <w:color w:val="191919"/>
            <w:sz w:val="18"/>
            <w:szCs w:val="18"/>
          </w:rPr>
          <w:delText>C</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C</w:delText>
        </w:r>
        <w:r w:rsidDel="0047204F">
          <w:rPr>
            <w:rFonts w:ascii="Times New Roman" w:hAnsi="Times New Roman"/>
            <w:b/>
            <w:bCs/>
            <w:color w:val="191919"/>
            <w:spacing w:val="-2"/>
            <w:sz w:val="18"/>
            <w:szCs w:val="18"/>
          </w:rPr>
          <w:delText>OMPETITIVENES</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(ACG)</w:delText>
        </w:r>
      </w:del>
    </w:p>
    <w:p w:rsidR="00924DC4" w:rsidDel="0047204F" w:rsidRDefault="00924DC4" w:rsidP="00924DC4">
      <w:pPr>
        <w:widowControl w:val="0"/>
        <w:autoSpaceDE w:val="0"/>
        <w:autoSpaceDN w:val="0"/>
        <w:adjustRightInd w:val="0"/>
        <w:spacing w:before="30" w:after="0" w:line="250" w:lineRule="auto"/>
        <w:ind w:left="100" w:right="971"/>
        <w:jc w:val="both"/>
        <w:rPr>
          <w:del w:id="538" w:author="tharris" w:date="2011-05-16T09:27:00Z"/>
          <w:rFonts w:ascii="Times New Roman" w:hAnsi="Times New Roman"/>
          <w:color w:val="000000"/>
          <w:sz w:val="18"/>
          <w:szCs w:val="18"/>
        </w:rPr>
      </w:pPr>
      <w:del w:id="539" w:author="tharris" w:date="2011-05-16T09:27:00Z">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8"/>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$75</w:delText>
        </w:r>
        <w:r w:rsidDel="0047204F">
          <w:rPr>
            <w:rFonts w:ascii="Times New Roman" w:hAnsi="Times New Roman"/>
            <w:color w:val="191919"/>
            <w:sz w:val="18"/>
            <w:szCs w:val="18"/>
          </w:rPr>
          <w:delText>0</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$1,30</w:delText>
        </w:r>
        <w:r w:rsidDel="0047204F">
          <w:rPr>
            <w:rFonts w:ascii="Times New Roman" w:hAnsi="Times New Roman"/>
            <w:color w:val="191919"/>
            <w:sz w:val="18"/>
            <w:szCs w:val="18"/>
          </w:rPr>
          <w:delText>0</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s</w:delText>
        </w:r>
        <w:r w:rsidDel="0047204F">
          <w:rPr>
            <w:rFonts w:ascii="Times New Roman" w:hAnsi="Times New Roman"/>
            <w:color w:val="191919"/>
            <w:spacing w:val="-3"/>
            <w:sz w:val="18"/>
            <w:szCs w:val="18"/>
          </w:rPr>
          <w:delText>e</w:delText>
        </w:r>
        <w:r w:rsidDel="0047204F">
          <w:rPr>
            <w:rFonts w:ascii="Times New Roman" w:hAnsi="Times New Roman"/>
            <w:color w:val="191919"/>
            <w:spacing w:val="-2"/>
            <w:sz w:val="18"/>
            <w:szCs w:val="18"/>
          </w:rPr>
          <w:delText>con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of 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S</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citizens</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Grant</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ha</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successfull</w:delText>
        </w:r>
        <w:r w:rsidDel="0047204F">
          <w:rPr>
            <w:rFonts w:ascii="Times New Roman" w:hAnsi="Times New Roman"/>
            <w:color w:val="191919"/>
            <w:sz w:val="18"/>
            <w:szCs w:val="18"/>
          </w:rPr>
          <w:delText>y</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complete</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rigorous hig</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program</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stat</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loca</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educatio</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agenc</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recognize</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Secretar</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Education</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yea</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students mus</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als</w:delText>
        </w:r>
        <w:r w:rsidDel="0047204F">
          <w:rPr>
            <w:rFonts w:ascii="Times New Roman" w:hAnsi="Times New Roman"/>
            <w:color w:val="191919"/>
            <w:sz w:val="18"/>
            <w:szCs w:val="18"/>
          </w:rPr>
          <w:delText>o</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maintaine</w:delText>
        </w:r>
        <w:r w:rsidDel="0047204F">
          <w:rPr>
            <w:rFonts w:ascii="Times New Roman" w:hAnsi="Times New Roman"/>
            <w:color w:val="191919"/>
            <w:sz w:val="18"/>
            <w:szCs w:val="18"/>
          </w:rPr>
          <w:delText>d</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averag</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(G</w:delText>
        </w:r>
        <w:r w:rsidDel="0047204F">
          <w:rPr>
            <w:rFonts w:ascii="Times New Roman" w:hAnsi="Times New Roman"/>
            <w:color w:val="191919"/>
            <w:spacing w:val="-18"/>
            <w:sz w:val="18"/>
            <w:szCs w:val="18"/>
          </w:rPr>
          <w:delText>P</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3.0</w:delText>
        </w:r>
        <w:r w:rsidDel="0047204F">
          <w:rPr>
            <w:rFonts w:ascii="Times New Roman" w:hAnsi="Times New Roman"/>
            <w:color w:val="191919"/>
            <w:sz w:val="18"/>
            <w:szCs w:val="18"/>
          </w:rPr>
          <w:delText>.</w:delText>
        </w:r>
        <w:r w:rsidDel="0047204F">
          <w:rPr>
            <w:rFonts w:ascii="Times New Roman" w:hAnsi="Times New Roman"/>
            <w:color w:val="191919"/>
            <w:spacing w:val="33"/>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progra</w:delText>
        </w:r>
        <w:r w:rsidDel="0047204F">
          <w:rPr>
            <w:rFonts w:ascii="Times New Roman" w:hAnsi="Times New Roman"/>
            <w:color w:val="191919"/>
            <w:sz w:val="18"/>
            <w:szCs w:val="18"/>
          </w:rPr>
          <w:delText>m</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availabl</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tim</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5"/>
            <w:sz w:val="18"/>
            <w:szCs w:val="18"/>
          </w:rPr>
          <w:delText xml:space="preserve"> </w:delText>
        </w:r>
        <w:r w:rsidDel="0047204F">
          <w:rPr>
            <w:rFonts w:ascii="Times New Roman" w:hAnsi="Times New Roman"/>
            <w:color w:val="191919"/>
            <w:spacing w:val="-2"/>
            <w:sz w:val="18"/>
            <w:szCs w:val="18"/>
          </w:rPr>
          <w:delText>2006-</w:delText>
        </w:r>
      </w:del>
    </w:p>
    <w:p w:rsidR="00924DC4" w:rsidDel="0047204F" w:rsidRDefault="00924DC4" w:rsidP="00924DC4">
      <w:pPr>
        <w:widowControl w:val="0"/>
        <w:autoSpaceDE w:val="0"/>
        <w:autoSpaceDN w:val="0"/>
        <w:adjustRightInd w:val="0"/>
        <w:spacing w:after="0" w:line="250" w:lineRule="auto"/>
        <w:ind w:left="100" w:right="971"/>
        <w:jc w:val="both"/>
        <w:rPr>
          <w:del w:id="540" w:author="tharris" w:date="2011-05-16T09:27:00Z"/>
          <w:rFonts w:ascii="Times New Roman" w:hAnsi="Times New Roman"/>
          <w:color w:val="000000"/>
          <w:sz w:val="18"/>
          <w:szCs w:val="18"/>
        </w:rPr>
      </w:pPr>
      <w:del w:id="541" w:author="tharris" w:date="2011-05-16T09:27:00Z">
        <w:r w:rsidDel="0047204F">
          <w:rPr>
            <w:rFonts w:ascii="Times New Roman" w:hAnsi="Times New Roman"/>
            <w:color w:val="191919"/>
            <w:spacing w:val="-2"/>
            <w:sz w:val="18"/>
            <w:szCs w:val="18"/>
          </w:rPr>
          <w:delText>0</w:delText>
        </w:r>
        <w:r w:rsidDel="0047204F">
          <w:rPr>
            <w:rFonts w:ascii="Times New Roman" w:hAnsi="Times New Roman"/>
            <w:color w:val="191919"/>
            <w:sz w:val="18"/>
            <w:szCs w:val="18"/>
          </w:rPr>
          <w:delText xml:space="preserve">7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 xml:space="preserve">l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 xml:space="preserve">t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 xml:space="preserve">o </w:delText>
        </w:r>
        <w:r w:rsidDel="0047204F">
          <w:rPr>
            <w:rFonts w:ascii="Times New Roman" w:hAnsi="Times New Roman"/>
            <w:color w:val="191919"/>
            <w:spacing w:val="-2"/>
            <w:sz w:val="18"/>
            <w:szCs w:val="18"/>
          </w:rPr>
          <w:delText>graduate</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 xml:space="preserve">m </w:delText>
        </w:r>
        <w:r w:rsidDel="0047204F">
          <w:rPr>
            <w:rFonts w:ascii="Times New Roman" w:hAnsi="Times New Roman"/>
            <w:color w:val="191919"/>
            <w:spacing w:val="-2"/>
            <w:sz w:val="18"/>
            <w:szCs w:val="18"/>
          </w:rPr>
          <w:delText>hig</w:delText>
        </w:r>
        <w:r w:rsidDel="0047204F">
          <w:rPr>
            <w:rFonts w:ascii="Times New Roman" w:hAnsi="Times New Roman"/>
            <w:color w:val="191919"/>
            <w:sz w:val="18"/>
            <w:szCs w:val="18"/>
          </w:rPr>
          <w:delText xml:space="preserve">h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 xml:space="preserve">l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200</w:delText>
        </w:r>
        <w:r w:rsidDel="0047204F">
          <w:rPr>
            <w:rFonts w:ascii="Times New Roman" w:hAnsi="Times New Roman"/>
            <w:color w:val="191919"/>
            <w:sz w:val="18"/>
            <w:szCs w:val="18"/>
          </w:rPr>
          <w:delText xml:space="preserve">6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 xml:space="preserve">o </w:delText>
        </w:r>
        <w:r w:rsidDel="0047204F">
          <w:rPr>
            <w:rFonts w:ascii="Times New Roman" w:hAnsi="Times New Roman"/>
            <w:color w:val="191919"/>
            <w:spacing w:val="-2"/>
            <w:sz w:val="18"/>
            <w:szCs w:val="18"/>
          </w:rPr>
          <w:delText>graduate</w:delText>
        </w:r>
        <w:r w:rsidDel="0047204F">
          <w:rPr>
            <w:rFonts w:ascii="Times New Roman" w:hAnsi="Times New Roman"/>
            <w:color w:val="191919"/>
            <w:sz w:val="18"/>
            <w:szCs w:val="18"/>
          </w:rPr>
          <w:delText xml:space="preserve">d </w:delText>
        </w:r>
        <w:r w:rsidDel="0047204F">
          <w:rPr>
            <w:rFonts w:ascii="Times New Roman" w:hAnsi="Times New Roman"/>
            <w:color w:val="191919"/>
            <w:spacing w:val="-2"/>
            <w:sz w:val="18"/>
            <w:szCs w:val="18"/>
          </w:rPr>
          <w:delText>from hig</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2005</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Th</w:delText>
        </w:r>
        <w:r w:rsidDel="0047204F">
          <w:rPr>
            <w:rFonts w:ascii="Times New Roman" w:hAnsi="Times New Roman"/>
            <w:color w:val="191919"/>
            <w:sz w:val="18"/>
            <w:szCs w:val="18"/>
          </w:rPr>
          <w:delText>e</w:delText>
        </w:r>
        <w:r w:rsidDel="0047204F">
          <w:rPr>
            <w:rFonts w:ascii="Times New Roman" w:hAnsi="Times New Roman"/>
            <w:color w:val="191919"/>
            <w:spacing w:val="-9"/>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awar</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additio</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award</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ca</w:delText>
        </w:r>
        <w:r w:rsidDel="0047204F">
          <w:rPr>
            <w:rFonts w:ascii="Times New Roman" w:hAnsi="Times New Roman"/>
            <w:color w:val="191919"/>
            <w:sz w:val="18"/>
            <w:szCs w:val="18"/>
          </w:rPr>
          <w:delText>n</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 swe</w:delText>
        </w:r>
        <w:r w:rsidDel="0047204F">
          <w:rPr>
            <w:rFonts w:ascii="Times New Roman" w:hAnsi="Times New Roman"/>
            <w:color w:val="191919"/>
            <w:sz w:val="18"/>
            <w:szCs w:val="18"/>
          </w:rPr>
          <w:delText>r</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YE</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questions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potentiall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Competitivenes</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16" w:after="0" w:line="200" w:lineRule="exact"/>
        <w:rPr>
          <w:del w:id="542"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280"/>
        <w:rPr>
          <w:del w:id="543" w:author="tharris" w:date="2011-05-16T09:27:00Z"/>
          <w:rFonts w:ascii="Times New Roman" w:hAnsi="Times New Roman"/>
          <w:color w:val="000000"/>
          <w:sz w:val="18"/>
          <w:szCs w:val="18"/>
        </w:rPr>
      </w:pPr>
      <w:del w:id="544"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citizen?</w:delText>
        </w:r>
      </w:del>
    </w:p>
    <w:p w:rsidR="00924DC4" w:rsidDel="0047204F" w:rsidRDefault="00924DC4" w:rsidP="00924DC4">
      <w:pPr>
        <w:widowControl w:val="0"/>
        <w:autoSpaceDE w:val="0"/>
        <w:autoSpaceDN w:val="0"/>
        <w:adjustRightInd w:val="0"/>
        <w:spacing w:before="9" w:after="0" w:line="240" w:lineRule="auto"/>
        <w:ind w:left="280"/>
        <w:rPr>
          <w:del w:id="545" w:author="tharris" w:date="2011-05-16T09:27:00Z"/>
          <w:rFonts w:ascii="Times New Roman" w:hAnsi="Times New Roman"/>
          <w:color w:val="000000"/>
          <w:sz w:val="18"/>
          <w:szCs w:val="18"/>
        </w:rPr>
      </w:pPr>
      <w:del w:id="546"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Di</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m</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hig</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schoo</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afte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Januar</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2005?</w:delText>
        </w:r>
      </w:del>
    </w:p>
    <w:p w:rsidR="00924DC4" w:rsidDel="0047204F" w:rsidRDefault="00924DC4" w:rsidP="00924DC4">
      <w:pPr>
        <w:widowControl w:val="0"/>
        <w:autoSpaceDE w:val="0"/>
        <w:autoSpaceDN w:val="0"/>
        <w:adjustRightInd w:val="0"/>
        <w:spacing w:before="9" w:after="0" w:line="240" w:lineRule="auto"/>
        <w:ind w:left="280"/>
        <w:rPr>
          <w:del w:id="547" w:author="tharris" w:date="2011-05-16T09:27:00Z"/>
          <w:rFonts w:ascii="Times New Roman" w:hAnsi="Times New Roman"/>
          <w:color w:val="000000"/>
          <w:sz w:val="18"/>
          <w:szCs w:val="18"/>
        </w:rPr>
      </w:pPr>
      <w:del w:id="548"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40" w:lineRule="auto"/>
        <w:ind w:left="280"/>
        <w:rPr>
          <w:del w:id="549" w:author="tharris" w:date="2011-05-16T09:27:00Z"/>
          <w:rFonts w:ascii="Times New Roman" w:hAnsi="Times New Roman"/>
          <w:color w:val="000000"/>
          <w:sz w:val="18"/>
          <w:szCs w:val="18"/>
        </w:rPr>
      </w:pPr>
      <w:del w:id="550"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9"/>
            <w:sz w:val="18"/>
            <w:szCs w:val="18"/>
          </w:rPr>
          <w:delText>W</w:delText>
        </w:r>
        <w:r w:rsidDel="0047204F">
          <w:rPr>
            <w:rFonts w:ascii="Times New Roman" w:hAnsi="Times New Roman"/>
            <w:color w:val="191919"/>
            <w:spacing w:val="-2"/>
            <w:sz w:val="18"/>
            <w:szCs w:val="18"/>
          </w:rPr>
          <w:delText>il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firs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secon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two-yea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fou</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0" w:right="2373"/>
        <w:jc w:val="both"/>
        <w:rPr>
          <w:del w:id="551" w:author="tharris" w:date="2011-05-16T09:27:00Z"/>
          <w:rFonts w:ascii="Times New Roman" w:hAnsi="Times New Roman"/>
          <w:color w:val="000000"/>
          <w:sz w:val="24"/>
          <w:szCs w:val="24"/>
        </w:rPr>
      </w:pPr>
      <w:del w:id="552" w:author="tharris" w:date="2011-05-16T09:27:00Z">
        <w:r w:rsidDel="0047204F">
          <w:rPr>
            <w:rFonts w:ascii="Times New Roman" w:hAnsi="Times New Roman"/>
            <w:b/>
            <w:bCs/>
            <w:color w:val="191919"/>
            <w:spacing w:val="-2"/>
            <w:sz w:val="24"/>
            <w:szCs w:val="24"/>
          </w:rPr>
          <w:delText>T</w:delText>
        </w:r>
        <w:r w:rsidDel="0047204F">
          <w:rPr>
            <w:rFonts w:ascii="Times New Roman" w:hAnsi="Times New Roman"/>
            <w:b/>
            <w:bCs/>
            <w:color w:val="191919"/>
            <w:spacing w:val="-2"/>
            <w:sz w:val="18"/>
            <w:szCs w:val="18"/>
          </w:rPr>
          <w:delText>H</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N</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TIONA</w:delText>
        </w:r>
        <w:r w:rsidDel="0047204F">
          <w:rPr>
            <w:rFonts w:ascii="Times New Roman" w:hAnsi="Times New Roman"/>
            <w:b/>
            <w:bCs/>
            <w:color w:val="191919"/>
            <w:sz w:val="18"/>
            <w:szCs w:val="18"/>
          </w:rPr>
          <w:delText xml:space="preserve">L </w:delText>
        </w:r>
        <w:r w:rsidDel="0047204F">
          <w:rPr>
            <w:rFonts w:ascii="Times New Roman" w:hAnsi="Times New Roman"/>
            <w:b/>
            <w:bCs/>
            <w:color w:val="191919"/>
            <w:spacing w:val="-2"/>
            <w:sz w:val="24"/>
            <w:szCs w:val="24"/>
          </w:rPr>
          <w:delText>S</w:delText>
        </w:r>
        <w:r w:rsidDel="0047204F">
          <w:rPr>
            <w:rFonts w:ascii="Times New Roman" w:hAnsi="Times New Roman"/>
            <w:b/>
            <w:bCs/>
            <w:color w:val="191919"/>
            <w:spacing w:val="-2"/>
            <w:sz w:val="18"/>
            <w:szCs w:val="18"/>
          </w:rPr>
          <w:delText>CIENC</w:delText>
        </w:r>
        <w:r w:rsidDel="0047204F">
          <w:rPr>
            <w:rFonts w:ascii="Times New Roman" w:hAnsi="Times New Roman"/>
            <w:b/>
            <w:bCs/>
            <w:color w:val="191919"/>
            <w:sz w:val="18"/>
            <w:szCs w:val="18"/>
          </w:rPr>
          <w:delText xml:space="preserve">E </w:delText>
        </w:r>
        <w:r w:rsidDel="0047204F">
          <w:rPr>
            <w:rFonts w:ascii="Times New Roman" w:hAnsi="Times New Roman"/>
            <w:b/>
            <w:bCs/>
            <w:color w:val="191919"/>
            <w:spacing w:val="-2"/>
            <w:sz w:val="18"/>
            <w:szCs w:val="18"/>
          </w:rPr>
          <w:delText>AN</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M</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THEM</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TIC</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CCES</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6"/>
            <w:sz w:val="18"/>
            <w:szCs w:val="18"/>
          </w:rPr>
          <w:delText>T</w:delText>
        </w:r>
        <w:r w:rsidDel="0047204F">
          <w:rPr>
            <w:rFonts w:ascii="Times New Roman" w:hAnsi="Times New Roman"/>
            <w:b/>
            <w:bCs/>
            <w:color w:val="191919"/>
            <w:sz w:val="18"/>
            <w:szCs w:val="18"/>
          </w:rPr>
          <w:delText>O</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R</w:delText>
        </w:r>
        <w:r w:rsidDel="0047204F">
          <w:rPr>
            <w:rFonts w:ascii="Times New Roman" w:hAnsi="Times New Roman"/>
            <w:b/>
            <w:bCs/>
            <w:color w:val="191919"/>
            <w:spacing w:val="-2"/>
            <w:sz w:val="18"/>
            <w:szCs w:val="18"/>
          </w:rPr>
          <w:delText>E</w:delText>
        </w:r>
        <w:r w:rsidDel="0047204F">
          <w:rPr>
            <w:rFonts w:ascii="Times New Roman" w:hAnsi="Times New Roman"/>
            <w:b/>
            <w:bCs/>
            <w:color w:val="191919"/>
            <w:spacing w:val="-16"/>
            <w:sz w:val="18"/>
            <w:szCs w:val="18"/>
          </w:rPr>
          <w:delText>T</w:delText>
        </w:r>
        <w:r w:rsidDel="0047204F">
          <w:rPr>
            <w:rFonts w:ascii="Times New Roman" w:hAnsi="Times New Roman"/>
            <w:b/>
            <w:bCs/>
            <w:color w:val="191919"/>
            <w:spacing w:val="-2"/>
            <w:sz w:val="18"/>
            <w:szCs w:val="18"/>
          </w:rPr>
          <w:delText>AI</w:delText>
        </w:r>
        <w:r w:rsidDel="0047204F">
          <w:rPr>
            <w:rFonts w:ascii="Times New Roman" w:hAnsi="Times New Roman"/>
            <w:b/>
            <w:bCs/>
            <w:color w:val="191919"/>
            <w:sz w:val="18"/>
            <w:szCs w:val="18"/>
          </w:rPr>
          <w:delText>N</w:delText>
        </w:r>
        <w:r w:rsidDel="0047204F">
          <w:rPr>
            <w:rFonts w:ascii="Times New Roman" w:hAnsi="Times New Roman"/>
            <w:b/>
            <w:bCs/>
            <w:color w:val="191919"/>
            <w:spacing w:val="6"/>
            <w:sz w:val="18"/>
            <w:szCs w:val="18"/>
          </w:rPr>
          <w:delText xml:space="preserve"> </w:delText>
        </w:r>
        <w:r w:rsidDel="0047204F">
          <w:rPr>
            <w:rFonts w:ascii="Times New Roman" w:hAnsi="Times New Roman"/>
            <w:b/>
            <w:bCs/>
            <w:color w:val="191919"/>
            <w:spacing w:val="-16"/>
            <w:sz w:val="24"/>
            <w:szCs w:val="24"/>
          </w:rPr>
          <w:delText>T</w:delText>
        </w:r>
        <w:r w:rsidDel="0047204F">
          <w:rPr>
            <w:rFonts w:ascii="Times New Roman" w:hAnsi="Times New Roman"/>
            <w:b/>
            <w:bCs/>
            <w:color w:val="191919"/>
            <w:spacing w:val="-2"/>
            <w:sz w:val="18"/>
            <w:szCs w:val="18"/>
          </w:rPr>
          <w:delText>ALEN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(SMA</w:delText>
        </w:r>
        <w:r w:rsidDel="0047204F">
          <w:rPr>
            <w:rFonts w:ascii="Times New Roman" w:hAnsi="Times New Roman"/>
            <w:b/>
            <w:bCs/>
            <w:color w:val="191919"/>
            <w:spacing w:val="-11"/>
            <w:sz w:val="24"/>
            <w:szCs w:val="24"/>
          </w:rPr>
          <w:delText>R</w:delText>
        </w:r>
        <w:r w:rsidDel="0047204F">
          <w:rPr>
            <w:rFonts w:ascii="Times New Roman" w:hAnsi="Times New Roman"/>
            <w:b/>
            <w:bCs/>
            <w:color w:val="191919"/>
            <w:spacing w:val="-2"/>
            <w:sz w:val="24"/>
            <w:szCs w:val="24"/>
          </w:rPr>
          <w:delText>T)</w:delText>
        </w:r>
      </w:del>
    </w:p>
    <w:p w:rsidR="00924DC4" w:rsidDel="0047204F" w:rsidRDefault="00924DC4" w:rsidP="00924DC4">
      <w:pPr>
        <w:widowControl w:val="0"/>
        <w:autoSpaceDE w:val="0"/>
        <w:autoSpaceDN w:val="0"/>
        <w:adjustRightInd w:val="0"/>
        <w:spacing w:before="30" w:after="0" w:line="240" w:lineRule="auto"/>
        <w:ind w:left="100" w:right="2131"/>
        <w:jc w:val="both"/>
        <w:rPr>
          <w:del w:id="553" w:author="tharris" w:date="2011-05-16T09:27:00Z"/>
          <w:rFonts w:ascii="Times New Roman" w:hAnsi="Times New Roman"/>
          <w:color w:val="000000"/>
          <w:sz w:val="18"/>
          <w:szCs w:val="18"/>
        </w:rPr>
      </w:pPr>
      <w:del w:id="554" w:author="tharris" w:date="2011-05-16T09:27:00Z">
        <w:r w:rsidDel="0047204F">
          <w:rPr>
            <w:rFonts w:ascii="Times New Roman" w:hAnsi="Times New Roman"/>
            <w:color w:val="191919"/>
            <w:spacing w:val="-2"/>
            <w:sz w:val="18"/>
            <w:szCs w:val="18"/>
          </w:rPr>
          <w:lastRenderedPageBreak/>
          <w:delText>N</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TIONA</w:delText>
        </w:r>
        <w:r w:rsidDel="0047204F">
          <w:rPr>
            <w:rFonts w:ascii="Times New Roman" w:hAnsi="Times New Roman"/>
            <w:color w:val="191919"/>
            <w:sz w:val="18"/>
            <w:szCs w:val="18"/>
          </w:rPr>
          <w:delText>L</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SCIENC</w:delText>
        </w:r>
        <w:r w:rsidDel="0047204F">
          <w:rPr>
            <w:rFonts w:ascii="Times New Roman" w:hAnsi="Times New Roman"/>
            <w:color w:val="191919"/>
            <w:sz w:val="18"/>
            <w:szCs w:val="18"/>
          </w:rPr>
          <w:delText>E</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THEM</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TIC</w:delText>
        </w:r>
        <w:r w:rsidDel="0047204F">
          <w:rPr>
            <w:rFonts w:ascii="Times New Roman" w:hAnsi="Times New Roman"/>
            <w:color w:val="191919"/>
            <w:sz w:val="18"/>
            <w:szCs w:val="18"/>
          </w:rPr>
          <w:delText>S</w:delText>
        </w:r>
        <w:r w:rsidDel="0047204F">
          <w:rPr>
            <w:rFonts w:ascii="Times New Roman" w:hAnsi="Times New Roman"/>
            <w:color w:val="191919"/>
            <w:spacing w:val="-14"/>
            <w:sz w:val="18"/>
            <w:szCs w:val="18"/>
          </w:rPr>
          <w:delText xml:space="preserve"> </w:delText>
        </w:r>
        <w:r w:rsidDel="0047204F">
          <w:rPr>
            <w:rFonts w:ascii="Times New Roman" w:hAnsi="Times New Roman"/>
            <w:color w:val="191919"/>
            <w:spacing w:val="-2"/>
            <w:sz w:val="18"/>
            <w:szCs w:val="18"/>
          </w:rPr>
          <w:delText>ACCES</w:delText>
        </w:r>
        <w:r w:rsidDel="0047204F">
          <w:rPr>
            <w:rFonts w:ascii="Times New Roman" w:hAnsi="Times New Roman"/>
            <w:color w:val="191919"/>
            <w:sz w:val="18"/>
            <w:szCs w:val="18"/>
          </w:rPr>
          <w:delText>S</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5"/>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w:delText>
        </w:r>
        <w:r w:rsidDel="0047204F">
          <w:rPr>
            <w:rFonts w:ascii="Times New Roman" w:hAnsi="Times New Roman"/>
            <w:color w:val="191919"/>
            <w:spacing w:val="-16"/>
            <w:sz w:val="18"/>
            <w:szCs w:val="18"/>
          </w:rPr>
          <w:delText>T</w:delText>
        </w:r>
        <w:r w:rsidDel="0047204F">
          <w:rPr>
            <w:rFonts w:ascii="Times New Roman" w:hAnsi="Times New Roman"/>
            <w:color w:val="191919"/>
            <w:spacing w:val="-2"/>
            <w:sz w:val="18"/>
            <w:szCs w:val="18"/>
          </w:rPr>
          <w:delText>AI</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6"/>
            <w:sz w:val="18"/>
            <w:szCs w:val="18"/>
          </w:rPr>
          <w:delText>T</w:delText>
        </w:r>
        <w:r w:rsidDel="0047204F">
          <w:rPr>
            <w:rFonts w:ascii="Times New Roman" w:hAnsi="Times New Roman"/>
            <w:color w:val="191919"/>
            <w:spacing w:val="-2"/>
            <w:sz w:val="18"/>
            <w:szCs w:val="18"/>
          </w:rPr>
          <w:delText>ALEN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w:delText>
        </w:r>
        <w:r w:rsidDel="0047204F">
          <w:rPr>
            <w:rFonts w:ascii="Times New Roman" w:hAnsi="Times New Roman"/>
            <w:color w:val="191919"/>
            <w:spacing w:val="-22"/>
            <w:sz w:val="18"/>
            <w:szCs w:val="18"/>
          </w:rPr>
          <w:delText>A</w:delText>
        </w:r>
        <w:r w:rsidDel="0047204F">
          <w:rPr>
            <w:rFonts w:ascii="Times New Roman" w:hAnsi="Times New Roman"/>
            <w:color w:val="191919"/>
            <w:spacing w:val="-2"/>
            <w:sz w:val="18"/>
            <w:szCs w:val="18"/>
          </w:rPr>
          <w:delText>TIONA</w:delText>
        </w:r>
        <w:r w:rsidDel="0047204F">
          <w:rPr>
            <w:rFonts w:ascii="Times New Roman" w:hAnsi="Times New Roman"/>
            <w:color w:val="191919"/>
            <w:sz w:val="18"/>
            <w:szCs w:val="18"/>
          </w:rPr>
          <w:delText>L</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5" w:after="0" w:line="220" w:lineRule="exact"/>
        <w:rPr>
          <w:del w:id="555" w:author="tharris" w:date="2011-05-16T09:27:00Z"/>
          <w:rFonts w:ascii="Times New Roman" w:hAnsi="Times New Roman"/>
          <w:color w:val="000000"/>
        </w:rPr>
      </w:pPr>
    </w:p>
    <w:p w:rsidR="00924DC4" w:rsidDel="0047204F" w:rsidRDefault="00924DC4" w:rsidP="00924DC4">
      <w:pPr>
        <w:widowControl w:val="0"/>
        <w:autoSpaceDE w:val="0"/>
        <w:autoSpaceDN w:val="0"/>
        <w:adjustRightInd w:val="0"/>
        <w:spacing w:after="0" w:line="250" w:lineRule="auto"/>
        <w:ind w:left="100" w:right="971"/>
        <w:jc w:val="both"/>
        <w:rPr>
          <w:del w:id="556" w:author="tharris" w:date="2011-05-16T09:27:00Z"/>
          <w:rFonts w:ascii="Times New Roman" w:hAnsi="Times New Roman"/>
          <w:color w:val="000000"/>
          <w:sz w:val="18"/>
          <w:szCs w:val="18"/>
        </w:rPr>
      </w:pPr>
      <w:del w:id="557" w:author="tharris" w:date="2011-05-16T09:27:00Z">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wil</w:delText>
        </w:r>
        <w:r w:rsidDel="0047204F">
          <w:rPr>
            <w:rFonts w:ascii="Times New Roman" w:hAnsi="Times New Roman"/>
            <w:color w:val="191919"/>
            <w:sz w:val="18"/>
            <w:szCs w:val="18"/>
          </w:rPr>
          <w:delText>l</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p</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$4,00</w:delText>
        </w:r>
        <w:r w:rsidDel="0047204F">
          <w:rPr>
            <w:rFonts w:ascii="Times New Roman" w:hAnsi="Times New Roman"/>
            <w:color w:val="191919"/>
            <w:sz w:val="18"/>
            <w:szCs w:val="18"/>
          </w:rPr>
          <w:delText>0</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eac</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thir</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fourt</w:delText>
        </w:r>
        <w:r w:rsidDel="0047204F">
          <w:rPr>
            <w:rFonts w:ascii="Times New Roman" w:hAnsi="Times New Roman"/>
            <w:color w:val="191919"/>
            <w:sz w:val="18"/>
            <w:szCs w:val="18"/>
          </w:rPr>
          <w:delText>h</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year</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stud</w:delText>
        </w:r>
        <w:r w:rsidDel="0047204F">
          <w:rPr>
            <w:rFonts w:ascii="Times New Roman" w:hAnsi="Times New Roman"/>
            <w:color w:val="191919"/>
            <w:sz w:val="18"/>
            <w:szCs w:val="18"/>
          </w:rPr>
          <w:delText>y</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st</w:delText>
        </w:r>
        <w:r w:rsidDel="0047204F">
          <w:rPr>
            <w:rFonts w:ascii="Times New Roman" w:hAnsi="Times New Roman"/>
            <w:color w:val="191919"/>
            <w:spacing w:val="-3"/>
            <w:sz w:val="18"/>
            <w:szCs w:val="18"/>
          </w:rPr>
          <w:delText>u</w:delText>
        </w:r>
        <w:r w:rsidDel="0047204F">
          <w:rPr>
            <w:rFonts w:ascii="Times New Roman" w:hAnsi="Times New Roman"/>
            <w:color w:val="191919"/>
            <w:spacing w:val="-2"/>
            <w:sz w:val="18"/>
            <w:szCs w:val="18"/>
          </w:rPr>
          <w:delText>dent</w:delText>
        </w:r>
        <w:r w:rsidDel="0047204F">
          <w:rPr>
            <w:rFonts w:ascii="Times New Roman" w:hAnsi="Times New Roman"/>
            <w:color w:val="191919"/>
            <w:sz w:val="18"/>
            <w:szCs w:val="18"/>
          </w:rPr>
          <w:delText>s</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1"/>
            <w:sz w:val="18"/>
            <w:szCs w:val="18"/>
          </w:rPr>
          <w:delText xml:space="preserve"> </w:delText>
        </w:r>
        <w:r w:rsidDel="0047204F">
          <w:rPr>
            <w:rFonts w:ascii="Times New Roman" w:hAnsi="Times New Roman"/>
            <w:color w:val="191919"/>
            <w:spacing w:val="-2"/>
            <w:sz w:val="18"/>
            <w:szCs w:val="18"/>
          </w:rPr>
          <w:delText>are U.S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citizens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eligibl</w:delText>
        </w:r>
        <w:r w:rsidDel="0047204F">
          <w:rPr>
            <w:rFonts w:ascii="Times New Roman" w:hAnsi="Times New Roman"/>
            <w:color w:val="191919"/>
            <w:sz w:val="18"/>
            <w:szCs w:val="18"/>
          </w:rPr>
          <w:delText>e</w:delText>
        </w:r>
        <w:r w:rsidDel="0047204F">
          <w:rPr>
            <w:rFonts w:ascii="Times New Roman" w:hAnsi="Times New Roman"/>
            <w:color w:val="191919"/>
            <w:spacing w:val="-2"/>
            <w:sz w:val="18"/>
            <w:szCs w:val="18"/>
          </w:rPr>
          <w:delText xml:space="preserve"> fo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2"/>
            <w:sz w:val="18"/>
            <w:szCs w:val="18"/>
          </w:rPr>
          <w:delText xml:space="preserve"> Federa</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Pel</w:delText>
        </w:r>
        <w:r w:rsidDel="0047204F">
          <w:rPr>
            <w:rFonts w:ascii="Times New Roman" w:hAnsi="Times New Roman"/>
            <w:color w:val="191919"/>
            <w:sz w:val="18"/>
            <w:szCs w:val="18"/>
          </w:rPr>
          <w:delText>l</w:delText>
        </w:r>
        <w:r w:rsidDel="0047204F">
          <w:rPr>
            <w:rFonts w:ascii="Times New Roman" w:hAnsi="Times New Roman"/>
            <w:color w:val="191919"/>
            <w:spacing w:val="-2"/>
            <w:sz w:val="18"/>
            <w:szCs w:val="18"/>
          </w:rPr>
          <w:delText xml:space="preserve"> Grant</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an</w:delText>
        </w:r>
        <w:r w:rsidDel="0047204F">
          <w:rPr>
            <w:rFonts w:ascii="Times New Roman" w:hAnsi="Times New Roman"/>
            <w:color w:val="191919"/>
            <w:sz w:val="18"/>
            <w:szCs w:val="18"/>
          </w:rPr>
          <w:delText>d</w:delText>
        </w:r>
        <w:r w:rsidDel="0047204F">
          <w:rPr>
            <w:rFonts w:ascii="Times New Roman" w:hAnsi="Times New Roman"/>
            <w:color w:val="191919"/>
            <w:spacing w:val="-2"/>
            <w:sz w:val="18"/>
            <w:szCs w:val="18"/>
          </w:rPr>
          <w:delText xml:space="preserve"> majorin</w:delText>
        </w:r>
        <w:r w:rsidDel="0047204F">
          <w:rPr>
            <w:rFonts w:ascii="Times New Roman" w:hAnsi="Times New Roman"/>
            <w:color w:val="191919"/>
            <w:sz w:val="18"/>
            <w:szCs w:val="18"/>
          </w:rPr>
          <w:delText>g</w:delText>
        </w:r>
        <w:r w:rsidDel="0047204F">
          <w:rPr>
            <w:rFonts w:ascii="Times New Roman" w:hAnsi="Times New Roman"/>
            <w:color w:val="191919"/>
            <w:spacing w:val="-2"/>
            <w:sz w:val="18"/>
            <w:szCs w:val="18"/>
          </w:rPr>
          <w:delText xml:space="preserve"> i</w:delText>
        </w:r>
        <w:r w:rsidDel="0047204F">
          <w:rPr>
            <w:rFonts w:ascii="Times New Roman" w:hAnsi="Times New Roman"/>
            <w:color w:val="191919"/>
            <w:sz w:val="18"/>
            <w:szCs w:val="18"/>
          </w:rPr>
          <w:delText>n</w:delText>
        </w:r>
        <w:r w:rsidDel="0047204F">
          <w:rPr>
            <w:rFonts w:ascii="Times New Roman" w:hAnsi="Times New Roman"/>
            <w:color w:val="191919"/>
            <w:spacing w:val="-2"/>
            <w:sz w:val="18"/>
            <w:szCs w:val="18"/>
          </w:rPr>
          <w:delText xml:space="preserve"> physical</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life</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compute</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sciences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mathematics</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technolog</w:delText>
        </w:r>
        <w:r w:rsidDel="0047204F">
          <w:rPr>
            <w:rFonts w:ascii="Times New Roman" w:hAnsi="Times New Roman"/>
            <w:color w:val="191919"/>
            <w:spacing w:val="-15"/>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2"/>
            <w:sz w:val="18"/>
            <w:szCs w:val="18"/>
          </w:rPr>
          <w:delText xml:space="preserve"> o</w:delText>
        </w:r>
        <w:r w:rsidDel="0047204F">
          <w:rPr>
            <w:rFonts w:ascii="Times New Roman" w:hAnsi="Times New Roman"/>
            <w:color w:val="191919"/>
            <w:sz w:val="18"/>
            <w:szCs w:val="18"/>
          </w:rPr>
          <w:delText>r</w:delText>
        </w:r>
        <w:r w:rsidDel="0047204F">
          <w:rPr>
            <w:rFonts w:ascii="Times New Roman" w:hAnsi="Times New Roman"/>
            <w:color w:val="191919"/>
            <w:spacing w:val="-2"/>
            <w:sz w:val="18"/>
            <w:szCs w:val="18"/>
          </w:rPr>
          <w:delText xml:space="preserve"> engineerin</w:delText>
        </w:r>
        <w:r w:rsidDel="0047204F">
          <w:rPr>
            <w:rFonts w:ascii="Times New Roman" w:hAnsi="Times New Roman"/>
            <w:color w:val="191919"/>
            <w:sz w:val="18"/>
            <w:szCs w:val="18"/>
          </w:rPr>
          <w:delText>g</w:delText>
        </w:r>
        <w:r w:rsidDel="0047204F">
          <w:rPr>
            <w:rFonts w:ascii="Times New Roman" w:hAnsi="Times New Roman"/>
            <w:color w:val="191919"/>
            <w:spacing w:val="-2"/>
            <w:sz w:val="18"/>
            <w:szCs w:val="18"/>
          </w:rPr>
          <w:delText xml:space="preserve"> or i</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foreig</w:delText>
        </w:r>
        <w:r w:rsidDel="0047204F">
          <w:rPr>
            <w:rFonts w:ascii="Times New Roman" w:hAnsi="Times New Roman"/>
            <w:color w:val="191919"/>
            <w:sz w:val="18"/>
            <w:szCs w:val="18"/>
          </w:rPr>
          <w:delText>n</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languag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critica</w:delText>
        </w:r>
        <w:r w:rsidDel="0047204F">
          <w:rPr>
            <w:rFonts w:ascii="Times New Roman" w:hAnsi="Times New Roman"/>
            <w:color w:val="191919"/>
            <w:sz w:val="18"/>
            <w:szCs w:val="18"/>
          </w:rPr>
          <w:delText>l</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securit</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30"/>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mus</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als</w:delText>
        </w:r>
        <w:r w:rsidDel="0047204F">
          <w:rPr>
            <w:rFonts w:ascii="Times New Roman" w:hAnsi="Times New Roman"/>
            <w:color w:val="191919"/>
            <w:sz w:val="18"/>
            <w:szCs w:val="18"/>
          </w:rPr>
          <w:delText>o</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maintaine</w:delText>
        </w:r>
        <w:r w:rsidDel="0047204F">
          <w:rPr>
            <w:rFonts w:ascii="Times New Roman" w:hAnsi="Times New Roman"/>
            <w:color w:val="191919"/>
            <w:sz w:val="18"/>
            <w:szCs w:val="18"/>
          </w:rPr>
          <w:delText>d</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8"/>
            <w:sz w:val="18"/>
            <w:szCs w:val="18"/>
          </w:rPr>
          <w:delText xml:space="preserve"> </w:delText>
        </w:r>
        <w:r w:rsidDel="0047204F">
          <w:rPr>
            <w:rFonts w:ascii="Times New Roman" w:hAnsi="Times New Roman"/>
            <w:color w:val="191919"/>
            <w:spacing w:val="-2"/>
            <w:sz w:val="18"/>
            <w:szCs w:val="18"/>
          </w:rPr>
          <w:delText>averag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w:delText>
        </w:r>
        <w:r w:rsidDel="0047204F">
          <w:rPr>
            <w:rFonts w:ascii="Times New Roman" w:hAnsi="Times New Roman"/>
            <w:color w:val="191919"/>
            <w:spacing w:val="-18"/>
            <w:sz w:val="18"/>
            <w:szCs w:val="18"/>
          </w:rPr>
          <w:delText>P</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of a</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0</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coursewor</w:delText>
        </w:r>
        <w:r w:rsidDel="0047204F">
          <w:rPr>
            <w:rFonts w:ascii="Times New Roman" w:hAnsi="Times New Roman"/>
            <w:color w:val="191919"/>
            <w:sz w:val="18"/>
            <w:szCs w:val="18"/>
          </w:rPr>
          <w:delText>k</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require</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majo</w:delText>
        </w:r>
        <w:r w:rsidDel="0047204F">
          <w:rPr>
            <w:rFonts w:ascii="Times New Roman" w:hAnsi="Times New Roman"/>
            <w:color w:val="191919"/>
            <w:spacing w:val="-12"/>
            <w:sz w:val="18"/>
            <w:szCs w:val="18"/>
          </w:rPr>
          <w:delText>r</w:delText>
        </w:r>
        <w:r w:rsidDel="0047204F">
          <w:rPr>
            <w:rFonts w:ascii="Times New Roman" w:hAnsi="Times New Roman"/>
            <w:color w:val="191919"/>
            <w:sz w:val="18"/>
            <w:szCs w:val="18"/>
          </w:rPr>
          <w:delText>.</w:delText>
        </w:r>
        <w:r w:rsidDel="0047204F">
          <w:rPr>
            <w:rFonts w:ascii="Times New Roman" w:hAnsi="Times New Roman"/>
            <w:color w:val="191919"/>
            <w:spacing w:val="36"/>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awar</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additio</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3"/>
            <w:sz w:val="18"/>
            <w:szCs w:val="18"/>
          </w:rPr>
          <w:delText>a</w:delText>
        </w:r>
        <w:r w:rsidDel="0047204F">
          <w:rPr>
            <w:rFonts w:ascii="Times New Roman" w:hAnsi="Times New Roman"/>
            <w:color w:val="191919"/>
            <w:spacing w:val="-2"/>
            <w:sz w:val="18"/>
            <w:szCs w:val="18"/>
          </w:rPr>
          <w:delText>ward.</w:delText>
        </w:r>
      </w:del>
    </w:p>
    <w:p w:rsidR="00924DC4" w:rsidDel="0047204F" w:rsidRDefault="00924DC4" w:rsidP="00924DC4">
      <w:pPr>
        <w:widowControl w:val="0"/>
        <w:autoSpaceDE w:val="0"/>
        <w:autoSpaceDN w:val="0"/>
        <w:adjustRightInd w:val="0"/>
        <w:spacing w:before="16" w:after="0" w:line="200" w:lineRule="exact"/>
        <w:rPr>
          <w:del w:id="558"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0" w:right="2804"/>
        <w:jc w:val="both"/>
        <w:rPr>
          <w:del w:id="559" w:author="tharris" w:date="2011-05-16T09:27:00Z"/>
          <w:rFonts w:ascii="Times New Roman" w:hAnsi="Times New Roman"/>
          <w:color w:val="000000"/>
          <w:sz w:val="18"/>
          <w:szCs w:val="18"/>
        </w:rPr>
      </w:pPr>
      <w:del w:id="560" w:author="tharris" w:date="2011-05-16T09:27:00Z">
        <w:r w:rsidDel="0047204F">
          <w:rPr>
            <w:rFonts w:ascii="Times New Roman" w:hAnsi="Times New Roman"/>
            <w:color w:val="191919"/>
            <w:spacing w:val="-14"/>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SMA</w:delText>
        </w:r>
        <w:r w:rsidDel="0047204F">
          <w:rPr>
            <w:rFonts w:ascii="Times New Roman" w:hAnsi="Times New Roman"/>
            <w:color w:val="191919"/>
            <w:spacing w:val="-13"/>
            <w:sz w:val="18"/>
            <w:szCs w:val="18"/>
          </w:rPr>
          <w:delText>R</w:delText>
        </w:r>
        <w:r w:rsidDel="0047204F">
          <w:rPr>
            <w:rFonts w:ascii="Times New Roman" w:hAnsi="Times New Roman"/>
            <w:color w:val="191919"/>
            <w:sz w:val="18"/>
            <w:szCs w:val="18"/>
          </w:rPr>
          <w:delText>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Grant</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mus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abl</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answe</w:delText>
        </w:r>
        <w:r w:rsidDel="0047204F">
          <w:rPr>
            <w:rFonts w:ascii="Times New Roman" w:hAnsi="Times New Roman"/>
            <w:color w:val="191919"/>
            <w:sz w:val="18"/>
            <w:szCs w:val="18"/>
          </w:rPr>
          <w:delText>r</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YE</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questions:</w:delText>
        </w:r>
      </w:del>
    </w:p>
    <w:p w:rsidR="00924DC4" w:rsidDel="0047204F" w:rsidRDefault="00924DC4" w:rsidP="00924DC4">
      <w:pPr>
        <w:widowControl w:val="0"/>
        <w:autoSpaceDE w:val="0"/>
        <w:autoSpaceDN w:val="0"/>
        <w:adjustRightInd w:val="0"/>
        <w:spacing w:before="5" w:after="0" w:line="220" w:lineRule="exact"/>
        <w:rPr>
          <w:del w:id="561" w:author="tharris" w:date="2011-05-16T09:27:00Z"/>
          <w:rFonts w:ascii="Times New Roman" w:hAnsi="Times New Roman"/>
          <w:color w:val="000000"/>
        </w:rPr>
      </w:pPr>
    </w:p>
    <w:p w:rsidR="00924DC4" w:rsidDel="0047204F" w:rsidRDefault="00924DC4" w:rsidP="00924DC4">
      <w:pPr>
        <w:widowControl w:val="0"/>
        <w:autoSpaceDE w:val="0"/>
        <w:autoSpaceDN w:val="0"/>
        <w:adjustRightInd w:val="0"/>
        <w:spacing w:after="0" w:line="240" w:lineRule="auto"/>
        <w:ind w:left="280"/>
        <w:rPr>
          <w:del w:id="562" w:author="tharris" w:date="2011-05-16T09:27:00Z"/>
          <w:rFonts w:ascii="Times New Roman" w:hAnsi="Times New Roman"/>
          <w:color w:val="000000"/>
          <w:sz w:val="18"/>
          <w:szCs w:val="18"/>
        </w:rPr>
      </w:pPr>
      <w:del w:id="563"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citizen?</w:delText>
        </w:r>
      </w:del>
    </w:p>
    <w:p w:rsidR="00924DC4" w:rsidDel="0047204F" w:rsidRDefault="00924DC4" w:rsidP="00924DC4">
      <w:pPr>
        <w:widowControl w:val="0"/>
        <w:autoSpaceDE w:val="0"/>
        <w:autoSpaceDN w:val="0"/>
        <w:adjustRightInd w:val="0"/>
        <w:spacing w:before="9" w:after="0" w:line="240" w:lineRule="auto"/>
        <w:ind w:left="280"/>
        <w:rPr>
          <w:del w:id="564" w:author="tharris" w:date="2011-05-16T09:27:00Z"/>
          <w:rFonts w:ascii="Times New Roman" w:hAnsi="Times New Roman"/>
          <w:color w:val="000000"/>
          <w:sz w:val="18"/>
          <w:szCs w:val="18"/>
        </w:rPr>
      </w:pPr>
      <w:del w:id="565"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40" w:lineRule="auto"/>
        <w:ind w:left="280"/>
        <w:rPr>
          <w:del w:id="566" w:author="tharris" w:date="2011-05-16T09:27:00Z"/>
          <w:rFonts w:ascii="Times New Roman" w:hAnsi="Times New Roman"/>
          <w:color w:val="000000"/>
          <w:sz w:val="18"/>
          <w:szCs w:val="18"/>
        </w:rPr>
      </w:pPr>
      <w:del w:id="567"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full-tim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thir</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fourt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baccalaureat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Del="0047204F" w:rsidRDefault="00924DC4" w:rsidP="00924DC4">
      <w:pPr>
        <w:widowControl w:val="0"/>
        <w:autoSpaceDE w:val="0"/>
        <w:autoSpaceDN w:val="0"/>
        <w:adjustRightInd w:val="0"/>
        <w:spacing w:before="9" w:after="0" w:line="240" w:lineRule="auto"/>
        <w:ind w:left="280"/>
        <w:rPr>
          <w:del w:id="568" w:author="tharris" w:date="2011-05-16T09:27:00Z"/>
          <w:rFonts w:ascii="Times New Roman" w:hAnsi="Times New Roman"/>
          <w:color w:val="000000"/>
          <w:sz w:val="18"/>
          <w:szCs w:val="18"/>
        </w:rPr>
      </w:pPr>
      <w:del w:id="569"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0</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cumulativ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grad</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poin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average?</w:delText>
        </w:r>
      </w:del>
    </w:p>
    <w:p w:rsidR="00924DC4" w:rsidDel="0047204F" w:rsidRDefault="00924DC4" w:rsidP="00924DC4">
      <w:pPr>
        <w:widowControl w:val="0"/>
        <w:autoSpaceDE w:val="0"/>
        <w:autoSpaceDN w:val="0"/>
        <w:adjustRightInd w:val="0"/>
        <w:spacing w:before="9" w:after="0" w:line="250" w:lineRule="auto"/>
        <w:ind w:left="550" w:right="2266" w:hanging="270"/>
        <w:rPr>
          <w:del w:id="570" w:author="tharris" w:date="2011-05-16T09:27:00Z"/>
          <w:rFonts w:ascii="Times New Roman" w:hAnsi="Times New Roman"/>
          <w:color w:val="000000"/>
          <w:sz w:val="18"/>
          <w:szCs w:val="18"/>
        </w:rPr>
      </w:pPr>
      <w:del w:id="571" w:author="tharris" w:date="2011-05-16T09:27:00Z">
        <w:r w:rsidDel="0047204F">
          <w:rPr>
            <w:rFonts w:ascii="Times New Roman" w:hAnsi="Times New Roman"/>
            <w:color w:val="191919"/>
            <w:spacing w:val="-2"/>
            <w:sz w:val="18"/>
            <w:szCs w:val="18"/>
          </w:rPr>
          <w:delText>5</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yo</w:delText>
        </w:r>
        <w:r w:rsidDel="0047204F">
          <w:rPr>
            <w:rFonts w:ascii="Times New Roman" w:hAnsi="Times New Roman"/>
            <w:color w:val="191919"/>
            <w:sz w:val="18"/>
            <w:szCs w:val="18"/>
          </w:rPr>
          <w:delText>u</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currentl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majo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on</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followin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categories</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Compute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Engineering, Critica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Foreig</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Languages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Lif</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Mathematics</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Physica</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Sciences</w:delText>
        </w:r>
        <w:r w:rsidDel="0047204F">
          <w:rPr>
            <w:rFonts w:ascii="Times New Roman" w:hAnsi="Times New Roman"/>
            <w:color w:val="191919"/>
            <w:sz w:val="18"/>
            <w:szCs w:val="18"/>
          </w:rPr>
          <w:delText>,</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4"/>
            <w:sz w:val="18"/>
            <w:szCs w:val="18"/>
          </w:rPr>
          <w:delText>T</w:delText>
        </w:r>
        <w:r w:rsidDel="0047204F">
          <w:rPr>
            <w:rFonts w:ascii="Times New Roman" w:hAnsi="Times New Roman"/>
            <w:color w:val="191919"/>
            <w:spacing w:val="-2"/>
            <w:sz w:val="18"/>
            <w:szCs w:val="18"/>
          </w:rPr>
          <w:delText>echnolog</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Multidisciplinar</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Studies?</w:delText>
        </w:r>
      </w:del>
    </w:p>
    <w:p w:rsidR="00924DC4" w:rsidDel="0047204F" w:rsidRDefault="00924DC4" w:rsidP="00924DC4">
      <w:pPr>
        <w:widowControl w:val="0"/>
        <w:autoSpaceDE w:val="0"/>
        <w:autoSpaceDN w:val="0"/>
        <w:adjustRightInd w:val="0"/>
        <w:spacing w:before="5" w:after="0" w:line="110" w:lineRule="exact"/>
        <w:rPr>
          <w:del w:id="572" w:author="tharris" w:date="2011-05-16T09:27:00Z"/>
          <w:rFonts w:ascii="Times New Roman" w:hAnsi="Times New Roman"/>
          <w:color w:val="000000"/>
          <w:sz w:val="11"/>
          <w:szCs w:val="11"/>
        </w:rPr>
      </w:pPr>
    </w:p>
    <w:p w:rsidR="00924DC4" w:rsidDel="0047204F" w:rsidRDefault="00924DC4" w:rsidP="00924DC4">
      <w:pPr>
        <w:widowControl w:val="0"/>
        <w:autoSpaceDE w:val="0"/>
        <w:autoSpaceDN w:val="0"/>
        <w:adjustRightInd w:val="0"/>
        <w:spacing w:after="0" w:line="200" w:lineRule="exact"/>
        <w:rPr>
          <w:del w:id="573"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4"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5"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6"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7"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00" w:lineRule="exact"/>
        <w:rPr>
          <w:del w:id="578" w:author="tharris" w:date="2011-05-16T09:27:00Z"/>
          <w:rFonts w:ascii="Times New Roman" w:hAnsi="Times New Roman"/>
          <w:color w:val="000000"/>
          <w:sz w:val="20"/>
          <w:szCs w:val="20"/>
        </w:rPr>
      </w:pPr>
    </w:p>
    <w:p w:rsidR="00924DC4" w:rsidDel="0047204F" w:rsidRDefault="00924DC4" w:rsidP="00924DC4">
      <w:pPr>
        <w:widowControl w:val="0"/>
        <w:tabs>
          <w:tab w:val="left" w:pos="10660"/>
        </w:tabs>
        <w:autoSpaceDE w:val="0"/>
        <w:autoSpaceDN w:val="0"/>
        <w:adjustRightInd w:val="0"/>
        <w:spacing w:after="0" w:line="451" w:lineRule="exact"/>
        <w:ind w:left="4113"/>
        <w:rPr>
          <w:del w:id="579" w:author="tharris" w:date="2011-05-16T09:27:00Z"/>
          <w:rFonts w:ascii="Century Gothic" w:hAnsi="Century Gothic" w:cs="Century Gothic"/>
          <w:color w:val="000000"/>
          <w:sz w:val="36"/>
          <w:szCs w:val="36"/>
        </w:rPr>
      </w:pPr>
      <w:del w:id="580" w:author="tharris" w:date="2011-05-16T09:27:00Z">
        <w:r w:rsidDel="0047204F">
          <w:rPr>
            <w:rFonts w:ascii="Times New Roman" w:hAnsi="Times New Roman"/>
            <w:color w:val="191919"/>
            <w:position w:val="-5"/>
            <w:sz w:val="20"/>
            <w:szCs w:val="20"/>
          </w:rPr>
          <w:delText>2008-2012 Unde</w:delText>
        </w:r>
        <w:r w:rsidDel="0047204F">
          <w:rPr>
            <w:rFonts w:ascii="Times New Roman" w:hAnsi="Times New Roman"/>
            <w:color w:val="191919"/>
            <w:spacing w:val="-4"/>
            <w:position w:val="-5"/>
            <w:sz w:val="20"/>
            <w:szCs w:val="20"/>
          </w:rPr>
          <w:delText>r</w:delText>
        </w:r>
        <w:r w:rsidDel="0047204F">
          <w:rPr>
            <w:rFonts w:ascii="Times New Roman" w:hAnsi="Times New Roman"/>
            <w:color w:val="191919"/>
            <w:position w:val="-5"/>
            <w:sz w:val="20"/>
            <w:szCs w:val="20"/>
          </w:rPr>
          <w:delText>graduate Catalog</w:delText>
        </w:r>
        <w:r w:rsidDel="0047204F">
          <w:rPr>
            <w:rFonts w:ascii="Times New Roman" w:hAnsi="Times New Roman"/>
            <w:color w:val="191919"/>
            <w:position w:val="-5"/>
            <w:sz w:val="20"/>
            <w:szCs w:val="20"/>
          </w:rPr>
          <w:tab/>
        </w:r>
        <w:r w:rsidDel="0047204F">
          <w:rPr>
            <w:rFonts w:ascii="Century Gothic" w:hAnsi="Century Gothic" w:cs="Century Gothic"/>
            <w:b/>
            <w:bCs/>
            <w:color w:val="191919"/>
            <w:position w:val="2"/>
            <w:sz w:val="36"/>
            <w:szCs w:val="36"/>
          </w:rPr>
          <w:delText>31</w:delText>
        </w:r>
      </w:del>
    </w:p>
    <w:p w:rsidR="00924DC4" w:rsidDel="0047204F" w:rsidRDefault="00924DC4" w:rsidP="00924DC4">
      <w:pPr>
        <w:widowControl w:val="0"/>
        <w:tabs>
          <w:tab w:val="left" w:pos="10660"/>
        </w:tabs>
        <w:autoSpaceDE w:val="0"/>
        <w:autoSpaceDN w:val="0"/>
        <w:adjustRightInd w:val="0"/>
        <w:spacing w:after="0" w:line="451" w:lineRule="exact"/>
        <w:ind w:left="4113"/>
        <w:rPr>
          <w:del w:id="581" w:author="tharris" w:date="2011-05-16T09:27:00Z"/>
          <w:rFonts w:ascii="Century Gothic" w:hAnsi="Century Gothic" w:cs="Century Gothic"/>
          <w:color w:val="000000"/>
          <w:sz w:val="36"/>
          <w:szCs w:val="36"/>
        </w:rPr>
        <w:sectPr w:rsidR="00924DC4" w:rsidDel="0047204F">
          <w:type w:val="continuous"/>
          <w:pgSz w:w="12240" w:h="15840"/>
          <w:pgMar w:top="1480" w:right="440" w:bottom="280" w:left="620" w:header="720" w:footer="720" w:gutter="0"/>
          <w:cols w:space="720" w:equalWidth="0">
            <w:col w:w="11180"/>
          </w:cols>
          <w:noEndnote/>
        </w:sectPr>
      </w:pPr>
    </w:p>
    <w:p w:rsidR="00924DC4" w:rsidDel="0047204F" w:rsidRDefault="007B3518" w:rsidP="00924DC4">
      <w:pPr>
        <w:widowControl w:val="0"/>
        <w:autoSpaceDE w:val="0"/>
        <w:autoSpaceDN w:val="0"/>
        <w:adjustRightInd w:val="0"/>
        <w:spacing w:before="57" w:after="0" w:line="195" w:lineRule="exact"/>
        <w:ind w:left="976"/>
        <w:rPr>
          <w:del w:id="582" w:author="tharris" w:date="2011-05-16T09:27:00Z"/>
          <w:rFonts w:ascii="Century Gothic" w:hAnsi="Century Gothic" w:cs="Century Gothic"/>
          <w:color w:val="000000"/>
          <w:sz w:val="16"/>
          <w:szCs w:val="16"/>
        </w:rPr>
      </w:pPr>
      <w:del w:id="583" w:author="tharris" w:date="2011-05-16T09:27:00Z">
        <w:r w:rsidRPr="007B3518">
          <w:rPr>
            <w:noProof/>
          </w:rPr>
          <w:lastRenderedPageBreak/>
          <w:pict>
            <v:group id="Group 985" o:spid="_x0000_s1251" style="position:absolute;left:0;text-align:left;margin-left:-58pt;margin-top:-21.25pt;width:191pt;height:795.85pt;z-index:-251506688"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">
              <v:group id="Group 986" o:spid="_x0000_s1252"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Y7icYAAADdAAAADwAAAGRycy9kb3ducmV2LnhtbESPQWvCQBSE70L/w/IK&#10;3uomaopEVxFR8SCFaqF4e2SfSTD7NmTXJP57t1DwOMzMN8xi1ZtKtNS40rKCeBSBIM6sLjlX8HPe&#10;fcxAOI+ssbJMCh7kYLV8Gyww1bbjb2pPPhcBwi5FBYX3dSqlywoy6Ea2Jg7e1TYGfZBNLnWDXYCb&#10;So6j6FMaLDksFFjTpqDsdrobBfsOu/Uk3rbH23XzuJyTr99jTEoN3/v1HISn3r/C/+2DVjCbJg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xjuJxgAAAN0A&#10;AAAPAAAAAAAAAAAAAAAAAKoCAABkcnMvZG93bnJldi54bWxQSwUGAAAAAAQABAD6AAAAnQMAAAAA&#10;">
                <v:rect id="Rectangle 987" o:spid="_x0000_s1253"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etcYA&#10;AADdAAAADwAAAGRycy9kb3ducmV2LnhtbESPQYvCMBSE7wv+h/CEvSyaWlSkGkXEhQXxUHcVvT2a&#10;Z1tsXkqT1frvjSB4HGbmG2a2aE0lrtS40rKCQT8CQZxZXXKu4O/3uzcB4TyyxsoyKbiTg8W88zHD&#10;RNsbp3Td+VwECLsEFRTe14mULivIoOvbmjh4Z9sY9EE2udQN3gLcVDKOorE0WHJYKLCmVUHZZfdv&#10;FKzj4/K8qdI63ZrjfkCx+cpOB6U+u+1yCsJT69/hV/tHK5gMR2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4etcYAAADdAAAADwAAAAAAAAAAAAAAAACYAgAAZHJz&#10;L2Rvd25yZXYueG1sUEsFBgAAAAAEAAQA9QAAAIsDAAAAAA==&#10;" fillcolor="#474747" stroked="f">
                  <v:path arrowok="t"/>
                </v:rect>
                <v:rect id="Rectangle 2702" o:spid="_x0000_s1254"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wd8YA&#10;AADdAAAADwAAAGRycy9kb3ducmV2LnhtbESPW2vCQBSE3wv+h+UIvtWNxUsaXUUKltKXemnp6zF7&#10;TILZs2F3Nem/d4WCj8PMfMMsVp2pxZWcrywrGA0TEMS51RUXCr4Pm+cUhA/IGmvLpOCPPKyWvacF&#10;Ztq2vKPrPhQiQthnqKAMocmk9HlJBv3QNsTRO1lnMETpCqkdthFuavmSJFNpsOK4UGJDbyXl5/3F&#10;KGhdR5P3Qn+l08+fw+vvcYbN1ik16HfrOYhAXXiE/9sfWkE6ns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0wd8YAAADdAAAADwAAAAAAAAAAAAAAAACYAgAAZHJz&#10;L2Rvd25yZXYueG1sUEsFBgAAAAAEAAQA9QAAAIsDAAAAAA==&#10;" fillcolor="#dcdcdc" stroked="f">
                  <v:path arrowok="t"/>
                </v:rect>
                <v:rect id="Rectangle 2703" o:spid="_x0000_s1255"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kBcIA&#10;AADdAAAADwAAAGRycy9kb3ducmV2LnhtbERPy2rCQBTdF/oPwy24qxOl2hgdRYSKdKP1gdtr5poE&#10;M3fCzGjSv3cWhS4P5z1bdKYWD3K+sqxg0E9AEOdWV1woOB6+3lMQPiBrrC2Tgl/ysJi/vsww07bl&#10;H3rsQyFiCPsMFZQhNJmUPi/JoO/bhjhyV+sMhghdIbXDNoabWg6TZCwNVhwbSmxoVVJ+29+NgtZ1&#10;NFoXepuOv0+Hyfnyic3OKdV765ZTEIG68C/+c2+0gvRjFOfG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qQFwgAAAN0AAAAPAAAAAAAAAAAAAAAAAJgCAABkcnMvZG93&#10;bnJldi54bWxQSwUGAAAAAAQABAD1AAAAhwMAAAAA&#10;" fillcolor="#dcdcdc" stroked="f">
                  <v:path arrowok="t"/>
                </v:rect>
                <v:rect id="Rectangle 990" o:spid="_x0000_s1256"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L9MUA&#10;AADdAAAADwAAAGRycy9kb3ducmV2LnhtbESPT4vCMBTE78J+h/AW9qapskq3GmURFBUv/rns7bV5&#10;tmWbl9LEWr+9EQSPw8z8hpktOlOJlhpXWlYwHEQgiDOrS84VnE+rfgzCeWSNlWVScCcHi/lHb4aJ&#10;tjc+UHv0uQgQdgkqKLyvEyldVpBBN7A1cfAutjHog2xyqRu8Bbip5CiKJtJgyWGhwJqWBWX/x6tR&#10;kG73B7/enddtnOZ1ZdO/4d6Olfr67H6nIDx1/h1+tTdaQfw9/o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Iv0xQAAAN0AAAAPAAAAAAAAAAAAAAAAAJgCAABkcnMv&#10;ZG93bnJldi54bWxQSwUGAAAAAAQABAD1AAAAigMAAAAA&#10;" stroked="f">
                  <v:path arrowok="t"/>
                </v:rect>
                <v:rect id="Rectangle 991" o:spid="_x0000_s1257"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5C8UA&#10;AADdAAAADwAAAGRycy9kb3ducmV2LnhtbERPz2vCMBS+D/wfwhO8jJkq2rnOKJsgelLmBmO3t+at&#10;rTYvJYm1/vfmIOz48f2eLztTi5acrywrGA0TEMS51RUXCr4+108zED4ga6wtk4IreVgueg9zzLS9&#10;8Ae1h1CIGMI+QwVlCE0mpc9LMuiHtiGO3J91BkOErpDa4SWGm1qOkySVBiuODSU2tCopPx3ORsHx&#10;e+PeX36m+33+W7drSnfJ6PlRqUG/e3sFEagL/+K7e6sVzCZp3B/fx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HkLxQAAAN0AAAAPAAAAAAAAAAAAAAAAAJgCAABkcnMv&#10;ZG93bnJldi54bWxQSwUGAAAAAAQABAD1AAAAigMAAAAA&#10;" filled="f" strokecolor="#a3a3a3" strokeweight="2pt">
                  <v:path arrowok="t"/>
                </v:rect>
                <v:rect id="Rectangle 2706" o:spid="_x0000_s1258"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2cscA&#10;AADdAAAADwAAAGRycy9kb3ducmV2LnhtbESPQWvCQBSE74L/YXlCL1I3EbESXUVESw9S2tQevD2y&#10;zySYfRuzWxP/vVsQPA4z8w2zWHWmEldqXGlZQTyKQBBnVpecKzj87F5nIJxH1lhZJgU3crBa9nsL&#10;TLRt+Zuuqc9FgLBLUEHhfZ1I6bKCDLqRrYmDd7KNQR9kk0vdYBvgppLjKJpKgyWHhQJr2hSUndM/&#10;o+D987YfD8/xb7zt2vIwOV7yrzdU6mXQrecgPHX+GX60P7SC2WQaw/+b8AT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R9nLHAAAA3QAAAA8AAAAAAAAAAAAAAAAAmAIAAGRy&#10;cy9kb3ducmV2LnhtbFBLBQYAAAAABAAEAPUAAACMAwAAAAA=&#10;" fillcolor="#191919" stroked="f">
                  <v:path arrowok="t"/>
                </v:rect>
                <v:rect id="Rectangle 2707" o:spid="_x0000_s1259"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oBcgA&#10;AADdAAAADwAAAGRycy9kb3ducmV2LnhtbESPQWvCQBSE74X+h+UVvEjdJIiVNBspouKhSGvtobdH&#10;9jUJZt/G7Griv+8KQo/DzHzDZIvBNOJCnastK4gnEQjiwuqaSwWHr/XzHITzyBoby6TgSg4W+eND&#10;hqm2PX/SZe9LESDsUlRQed+mUrqiIoNuYlvi4P3azqAPsiul7rAPcNPIJIpm0mDNYaHClpYVFcf9&#10;2SjY7K7vyfgYf8eroa8P059T+fGCSo2ehrdXEJ4G/x++t7dawXw6S+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Q2gFyAAAAN0AAAAPAAAAAAAAAAAAAAAAAJgCAABk&#10;cnMvZG93bnJldi54bWxQSwUGAAAAAAQABAD1AAAAjQMAAAAA&#10;" fillcolor="#191919" stroked="f">
                  <v:path arrowok="t"/>
                </v:rect>
                <v:group id="Group 2708" o:spid="_x0000_s1260"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ZUr8YAAADdAAAADwAAAGRycy9kb3ducmV2LnhtbESPT4vCMBTE74LfITxh&#10;b5pWXZFqFJF12YMs+AfE26N5tsXmpTTZtn77jSB4HGbmN8xy3ZlSNFS7wrKCeBSBIE6tLjhTcD7t&#10;hnMQziNrLC2Tggc5WK/6vSUm2rZ8oOboMxEg7BJUkHtfJVK6NCeDbmQr4uDdbG3QB1lnUtfYBrgp&#10;5TiKZtJgwWEhx4q2OaX3459R8N1iu5nEX83+fts+rqfP38s+JqU+Bt1mAcJT59/hV/tHK5hPZ1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5lSvxgAAAN0A&#10;AAAPAAAAAAAAAAAAAAAAAKoCAABkcnMvZG93bnJldi54bWxQSwUGAAAAAAQABAD6AAAAnQMAAAAA&#10;">
                  <v:shape id="Freeform 2709" o:spid="_x0000_s1261"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qSsUA&#10;AADdAAAADwAAAGRycy9kb3ducmV2LnhtbESPT2sCMRTE7wW/Q3iCN81W6h9Wo5RiQdGL2iLeHptn&#10;dunmZUmibr99Iwg9DjPzG2a+bG0tbuRD5VjB6yADQVw4XbFR8HX87E9BhIissXZMCn4pwHLReZlj&#10;rt2d93Q7RCMShEOOCsoYm1zKUJRkMQxcQ5y8i/MWY5LeSO3xnuC2lsMsG0uLFaeFEhv6KKn4OVyt&#10;grDaVN9hY9udrd15e/ITY7ZeqV63fZ+BiNTG//CzvdYKpm/jETzep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CpKxQAAAN0AAAAPAAAAAAAAAAAAAAAAAJgCAABkcnMv&#10;ZG93bnJldi54bWxQSwUGAAAAAAQABAD1AAAAigMAAAAA&#10;" path="m1804,l720,e" filled="f" strokecolor="#191919" strokeweight="2pt">
                    <v:path arrowok="t" o:connecttype="custom" o:connectlocs="1804,0;720,0" o:connectangles="0,0"/>
                  </v:shape>
                  <v:shape id="Freeform 2710" o:spid="_x0000_s1262"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0PcUA&#10;AADdAAAADwAAAGRycy9kb3ducmV2LnhtbESPQWsCMRSE74L/ITyhN80qZZWtcSlioWIvWkW8PTav&#10;2aWblyVJ3e2/bwqFHoeZ+YZZl4NtxZ18aBwrmM8yEMSV0w0bBef3l+kKRIjIGlvHpOCbApSb8WiN&#10;hXY9H+l+ikYkCIcCFdQxdoWUoarJYpi5jjh5H85bjEl6I7XHPsFtKxdZlkuLDaeFGjva1lR9nr6s&#10;grDbN5ewt8Obbd3tcPVLYw5eqYfJ8PwEItIQ/8N/7VetYPWY5/D7Jj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rQ9xQAAAN0AAAAPAAAAAAAAAAAAAAAAAJgCAABkcnMv&#10;ZG93bnJldi54bWxQSwUGAAAAAAQABAD1AAAAigMAAAAA&#10;" path="m720,l1804,e" filled="f" strokecolor="#191919" strokeweight="2pt">
                    <v:path arrowok="t" o:connecttype="custom" o:connectlocs="720,0;1804,0" o:connectangles="0,0"/>
                  </v:shape>
                </v:group>
                <v:group id="Group 2711" o:spid="_x0000_s1263"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TK2M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y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TTK2McAAADd&#10;AAAADwAAAAAAAAAAAAAAAACqAgAAZHJzL2Rvd25yZXYueG1sUEsFBgAAAAAEAAQA+gAAAJ4DAAAA&#10;AA==&#10;">
                  <v:shape id="Freeform 2712" o:spid="_x0000_s1264"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L1MAA&#10;AADdAAAADwAAAGRycy9kb3ducmV2LnhtbERPTYvCMBC9C/6HMMJeRBOliFSjiFT0sBd12fPQjG1p&#10;MylNrN1/bw4LHh/ve7sfbCN66nzlWMNirkAQ585UXGj4uZ9maxA+IBtsHJOGP/Kw341HW0yNe/GV&#10;+lsoRAxhn6KGMoQ2ldLnJVn0c9cSR+7hOoshwq6QpsNXDLeNXCq1khYrjg0ltnQsKa9vT6thyBLZ&#10;n1WtvnNOFlk9XWbh/qv112Q4bEAEGsJH/O++GA3rZBXnxjfxCc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eL1MAAAADdAAAADwAAAAAAAAAAAAAAAACYAgAAZHJzL2Rvd25y&#10;ZXYueG1sUEsFBgAAAAAEAAQA9QAAAIUDAAAAAA==&#10;" path="m1781,l696,e" filled="f" strokecolor="#191919" strokeweight="2pt">
                    <v:path arrowok="t" o:connecttype="custom" o:connectlocs="1781,0;696,0" o:connectangles="0,0"/>
                  </v:shape>
                  <v:shape id="Freeform 2713" o:spid="_x0000_s1265"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uT8QA&#10;AADdAAAADwAAAGRycy9kb3ducmV2LnhtbESPQWvCQBSE7wX/w/IEL0V3lSAaXUUkpT14qYrnR/aZ&#10;hGTfhuw2xn/fLQg9DjPzDbPdD7YRPXW+cqxhPlMgiHNnKi40XC8f0xUIH5ANNo5Jw5M87Hejty2m&#10;xj34m/pzKESEsE9RQxlCm0rp85Is+plriaN3d53FEGVXSNPhI8JtIxdKLaXFiuNCiS0dS8rr84/V&#10;MGSJ7D9VrU45J/Osfl9k4XLTejIeDhsQgYbwH361v4yGVbJcw9+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LLk/EAAAA3QAAAA8AAAAAAAAAAAAAAAAAmAIAAGRycy9k&#10;b3ducmV2LnhtbFBLBQYAAAAABAAEAPUAAACJAwAAAAA=&#10;" path="m696,l1781,e" filled="f" strokecolor="#191919" strokeweight="2pt">
                    <v:path arrowok="t" o:connecttype="custom" o:connectlocs="696,0;1781,0" o:connectangles="0,0"/>
                  </v:shape>
                </v:group>
                <v:group id="Group 2714" o:spid="_x0000_s1266"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TEccMAAADdAAAADwAAAGRycy9kb3ducmV2LnhtbERPy4rCMBTdD/gP4Qru&#10;xrTOjEo1isgoLkTwAeLu0lzbYnNTmtjWv58shFkeznu+7EwpGqpdYVlBPIxAEKdWF5wpuJw3n1MQ&#10;ziNrLC2Tghc5WC56H3NMtG35SM3JZyKEsEtQQe59lUjp0pwMuqGtiAN3t7VBH2CdSV1jG8JNKUdR&#10;NJYGCw4NOVa0zil9nJ5GwbbFdvUV/zb7x339up1/Dtd9TEoN+t1qBsJT5//Fb/dOK5h+T8L+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MRxwwAAAN0AAAAP&#10;AAAAAAAAAAAAAAAAAKoCAABkcnMvZG93bnJldi54bWxQSwUGAAAAAAQABAD6AAAAmgMAAAAA&#10;">
                  <v:shape id="Freeform 2715" o:spid="_x0000_s1267"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bGMcA&#10;AADdAAAADwAAAGRycy9kb3ducmV2LnhtbESP0WrCQBRE3wv9h+UWfCm6iRWV6Coqlfoggmk/4Jq9&#10;TUKzd8PuqrFf7wqFPg4zc4aZLzvTiAs5X1tWkA4SEMSF1TWXCr4+t/0pCB+QNTaWScGNPCwXz09z&#10;zLS98pEueShFhLDPUEEVQptJ6YuKDPqBbYmj922dwRClK6V2eI1w08hhkoylwZrjQoUtbSoqfvKz&#10;UTD5Td/ftOFxk7v9x/p4O+xP21elei/dagYiUBf+w3/tnVYwHU1S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1mxjHAAAA3QAAAA8AAAAAAAAAAAAAAAAAmAIAAGRy&#10;cy9kb3ducmV2LnhtbFBLBQYAAAAABAAEAPUAAACMAwAAAAA=&#10;" path="m1772,l687,e" filled="f" strokecolor="#191919" strokeweight="2pt">
                    <v:path arrowok="t" o:connecttype="custom" o:connectlocs="1772,0;687,0" o:connectangles="0,0"/>
                  </v:shape>
                  <v:shape id="Freeform 2716" o:spid="_x0000_s1268"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Fb8cA&#10;AADdAAAADwAAAGRycy9kb3ducmV2LnhtbESP0WoCMRRE3wv+Q7iFvpSa1YrKahSVij6I4NYPuG6u&#10;u0s3N0uS6urXNwXBx2FmzjDTeWtqcSHnK8sKet0EBHFudcWFguP3+mMMwgdkjbVlUnAjD/NZ52WK&#10;qbZXPtAlC4WIEPYpKihDaFIpfV6SQd+1DXH0ztYZDFG6QmqH1wg3tewnyVAarDgulNjQqqT8J/s1&#10;Ckb33tenNjysM7fbLA+3/e60flfq7bVdTEAEasMz/GhvtYLxYNSH/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nBW/HAAAA3QAAAA8AAAAAAAAAAAAAAAAAmAIAAGRy&#10;cy9kb3ducmV2LnhtbFBLBQYAAAAABAAEAPUAAACMAwAAAAA=&#10;" path="m687,l1772,e" filled="f" strokecolor="#191919" strokeweight="2pt">
                    <v:path arrowok="t" o:connecttype="custom" o:connectlocs="687,0;1772,0" o:connectangles="0,0"/>
                  </v:shape>
                </v:group>
                <v:group id="Group 2717" o:spid="_x0000_s1269"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ZaBscAAADdAAAADwAAAGRycy9kb3ducmV2LnhtbESPT2vCQBTE7wW/w/KE&#10;3nQTbVWiq4jU0oMI/gHx9sg+k2D2bciuSfz23YLQ4zAzv2EWq86UoqHaFZYVxMMIBHFqdcGZgvNp&#10;O5iB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9ZaBscAAADd&#10;AAAADwAAAAAAAAAAAAAAAACqAgAAZHJzL2Rvd25yZXYueG1sUEsFBgAAAAAEAAQA+gAAAJ4DAAAA&#10;AA==&#10;">
                  <v:shape id="Freeform 2718" o:spid="_x0000_s1270"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ICSsYA&#10;AADdAAAADwAAAGRycy9kb3ducmV2LnhtbESPUWsCMRCE3wv+h7CCbzWnSGuvRhGhtUWk1PYHLJft&#10;5fCye16inv76Rij0cZiZb5jZovO1OlEbKmEDo2EGirgQW3Fp4Pvr5X4KKkRki7UwGbhQgMW8dzfD&#10;3MqZP+m0i6VKEA45GnAxNrnWoXDkMQylIU7ej7QeY5JtqW2L5wT3tR5n2YP2WHFacNjQylGx3x29&#10;gdf103q0uTqRvfbZodh+yHujjRn0u+UzqEhd/A//td+sgenkcQK3N+kJ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ICSsYAAADdAAAADwAAAAAAAAAAAAAAAACYAgAAZHJz&#10;L2Rvd25yZXYueG1sUEsFBgAAAAAEAAQA9QAAAIsDAAAAAA==&#10;" path="m1790,l705,e" filled="f" strokecolor="#191919" strokeweight="2pt">
                    <v:path arrowok="t" o:connecttype="custom" o:connectlocs="1790,0;705,0" o:connectangles="0,0"/>
                  </v:shape>
                  <v:shape id="Freeform 2719" o:spid="_x0000_s1271"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n0cYA&#10;AADdAAAADwAAAGRycy9kb3ducmV2LnhtbESPUWsCMRCE3wv+h7AF32rOYqtejSKFVouIqP0By2V7&#10;ObzsXi+pXv31TaHQx2FmvmFmi87X6kxtqIQNDAcZKOJCbMWlgffjy90EVIjIFmthMvBNARbz3s0M&#10;cysX3tP5EEuVIBxyNOBibHKtQ+HIYxhIQ5y8D2k9xiTbUtsWLwnua32fZY/aY8VpwWFDz46K0+HL&#10;G3hdTVfDzdWJnLTPPovtTt4abUz/tls+gYrUxf/wX3ttDUxG4wf4fZOe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6n0cYAAADdAAAADwAAAAAAAAAAAAAAAACYAgAAZHJz&#10;L2Rvd25yZXYueG1sUEsFBgAAAAAEAAQA9QAAAIsDAAAAAA==&#10;" path="m705,l1790,e" filled="f" strokecolor="#191919" strokeweight="2pt">
                    <v:path arrowok="t" o:connecttype="custom" o:connectlocs="705,0;1790,0" o:connectangles="0,0"/>
                  </v:shape>
                </v:group>
                <v:group id="Group 1006" o:spid="_x0000_s1272"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Freeform 2721" o:spid="_x0000_s1273"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Je8QA&#10;AADdAAAADwAAAGRycy9kb3ducmV2LnhtbESPQWvCQBSE7wX/w/IEL0V3lVAluoqUSHvwUhXPj+wz&#10;Ccm+DdltTP99VxA8DjPzDbPZDbYRPXW+cqxhPlMgiHNnKi40XM6H6QqED8gGG8ek4Y887Lajtw2m&#10;xt35h/pTKESEsE9RQxlCm0rp85Is+plriaN3c53FEGVXSNPhPcJtIxdKfUiLFceFElv6LCmvT79W&#10;w5Alsv9StTrmnMyz+n2RhfNV68l42K9BBBrCK/xsfxsNq2S5hMeb+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iXvEAAAA3QAAAA8AAAAAAAAAAAAAAAAAmAIAAGRycy9k&#10;b3ducmV2LnhtbFBLBQYAAAAABAAEAPUAAACJAwAAAAA=&#10;" path="m1781,l696,e" filled="f" strokecolor="#191919" strokeweight="2pt">
                    <v:path arrowok="t" o:connecttype="custom" o:connectlocs="1781,0;696,0" o:connectangles="0,0"/>
                  </v:shape>
                  <v:shape id="Freeform 2722" o:spid="_x0000_s1274"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dCcMA&#10;AADdAAAADwAAAGRycy9kb3ducmV2LnhtbERPPWvDMBDdC/0P4gpZSiLFmCa4UUIILu3QpUnIfEhX&#10;29g6GUu1nX9fDYWOj/e9O8yuEyMNofGsYb1SIIiNtw1XGq6Xt+UWRIjIFjvPpOFOAQ77x4cdFtZP&#10;/EXjOVYihXAoUEMdY19IGUxNDsPK98SJ+/aDw5jgUEk74JTCXSczpV6kw4ZTQ409nWoy7fnHaZjL&#10;XI7vqlWfhvN12T5nZbzctF48zcdXEJHm+C/+c39YDdt8k+amN+k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4dCcMAAADdAAAADwAAAAAAAAAAAAAAAACYAgAAZHJzL2Rv&#10;d25yZXYueG1sUEsFBgAAAAAEAAQA9QAAAIgDAAAAAA==&#10;" path="m696,l1781,e" filled="f" strokecolor="#191919" strokeweight="2pt">
                    <v:path arrowok="t" o:connecttype="custom" o:connectlocs="696,0;1781,0" o:connectangles="0,0"/>
                  </v:shape>
                </v:group>
                <v:shape id="Freeform 1009" o:spid="_x0000_s1275"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UScUA&#10;AADdAAAADwAAAGRycy9kb3ducmV2LnhtbESPQWvCQBSE70L/w/IKvZlNS7UaXaVoCl48JBXPj+wz&#10;ic2+DdnVpP/eFQSPw8x8wyzXg2nElTpXW1bwHsUgiAuray4VHH5/xjMQziNrbCyTgn9ysF69jJaY&#10;aNtzRtfclyJA2CWooPK+TaR0RUUGXWRb4uCdbGfQB9mVUnfYB7hp5EccT6XBmsNChS1tKir+8otR&#10;0LepO+9MscmPMt+nGQ3pZJsp9fY6fC9AeBr8M/xo77SC2efXHO5vw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NRJxQAAAN0AAAAPAAAAAAAAAAAAAAAAAJgCAABkcnMv&#10;ZG93bnJldi54bWxQSwUGAAAAAAQABAD1AAAAigMAAAAA&#10;" path="m,l44,e" filled="f" strokecolor="#191919" strokeweight="2pt">
                  <v:path arrowok="t" o:connecttype="custom" o:connectlocs="0,0;44,0" o:connectangles="0,0"/>
                </v:shape>
                <v:shape id="Freeform 1010" o:spid="_x0000_s1276"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9ecIA&#10;AADdAAAADwAAAGRycy9kb3ducmV2LnhtbERPPWvDMBDdC/kP4gpZSiI3uMW4UYIJDoRuTTJ0PKyL&#10;5dY6GUu1lX9fDYWOj/e93Ufbi4lG3zlW8LzOQBA3TnfcKrhejqsChA/IGnvHpOBOHva7xcMWS+1m&#10;/qDpHFqRQtiXqMCEMJRS+saQRb92A3Hibm60GBIcW6lHnFO47eUmy16lxY5Tg8GBDoaa7/OPVZBd&#10;4gvm16/PQdZ99UR1zN/vRqnlY6zeQASK4V/85z5pBUVepP3pTXo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xX15wgAAAN0AAAAPAAAAAAAAAAAAAAAAAJgCAABkcnMvZG93&#10;bnJldi54bWxQSwUGAAAAAAQABAD1AAAAhwMAAAAA&#10;" path="m,l400,e" filled="f" strokecolor="#191919" strokeweight="2pt">
                  <v:path arrowok="t" o:connecttype="custom" o:connectlocs="0,0;400,0" o:connectangles="0,0"/>
                </v:shape>
                <v:rect id="Rectangle 1011" o:spid="_x0000_s1277"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tcQA&#10;AADdAAAADwAAAGRycy9kb3ducmV2LnhtbESPQYvCMBSE74L/ITzBm6YVdynVKCIounjR9bK31+bZ&#10;FpuX0sRa/71ZWNjjMDPfMMt1b2rRUesqywriaQSCOLe64kLB9Xs3SUA4j6yxtkwKXuRgvRoOlphq&#10;++QzdRdfiABhl6KC0vsmldLlJRl0U9sQB+9mW4M+yLaQusVngJtazqLoUxqsOCyU2NC2pPx+eRgF&#10;2fF09vuv675LsqKpbfYTn+yHUuNRv1mA8NT7//Bf+6AVJPMkht834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6q7XEAAAA3QAAAA8AAAAAAAAAAAAAAAAAmAIAAGRycy9k&#10;b3ducmV2LnhtbFBLBQYAAAAABAAEAPUAAACJAwAAAAA=&#10;" stroked="f">
                  <v:path arrowok="t"/>
                </v:rect>
                <v:rect id="Rectangle 1012" o:spid="_x0000_s1278"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yccA&#10;AADdAAAADwAAAGRycy9kb3ducmV2LnhtbESP0UoDMRRE34X+Q7iCL9JmW6qua9MigtL2Rdz6AdfN&#10;dbNtcrMkabv+fSMIPg4zc4ZZrAZnxYlC7DwrmE4KEMSN1x23Cj53r+MSREzIGq1nUvBDEVbL0dUC&#10;K+3P/EGnOrUiQzhWqMCk1FdSxsaQwzjxPXH2vn1wmLIMrdQBzxnurJwVxb102HFeMNjTi6HmUB+d&#10;Anq/3dy9rfeH7V5bax7nX/XxISh1cz08P4FINKT/8F97rRWU83IGv2/yE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WX8nHAAAA3QAAAA8AAAAAAAAAAAAAAAAAmAIAAGRy&#10;cy9kb3ducmV2LnhtbFBLBQYAAAAABAAEAPUAAACMAwAAAAA=&#10;" filled="f" strokecolor="#191919" strokeweight="2pt">
                  <v:path arrowok="t"/>
                </v:rect>
              </v:group>
              <v:shape id="Text Box 2699" o:spid="_x0000_s1279"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GGMQA&#10;AADdAAAADwAAAGRycy9kb3ducmV2LnhtbESP3WrCQBSE7wXfYTlC73TTpoaQuooEpL0S/HmAQ/aY&#10;DWbPxuzWxLfvFgQvh5n5hlltRtuKO/W+cazgfZGAIK6cbrhWcD7t5jkIH5A1to5JwYM8bNbTyQoL&#10;7QY+0P0YahEh7AtUYELoCil9ZciiX7iOOHoX11sMUfa11D0OEW5b+ZEkmbTYcFww2FFpqLoef62C&#10;/UOaIbXLc1WW2T5Lbzu8frdKvc3G7ReIQGN4hZ/tH60g/8xT+H8Tn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hh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280"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ebMMA&#10;AADdAAAADwAAAGRycy9kb3ducmV2LnhtbESP0YrCMBRE3wX/IdwF3zTd1S2lGmUpiPskrPoBl+ba&#10;FJub2kRb/94sCD4OM3OGWW0G24g7db52rOBzloAgLp2uuVJwOm6nGQgfkDU2jknBgzxs1uPRCnPt&#10;ev6j+yFUIkLY56jAhNDmUvrSkEU/cy1x9M6usxii7CqpO+wj3DbyK0lSabHmuGCwpcJQeTncrIL9&#10;Q5p+br9PZVGk+3R+3eJl1yg1+Rh+liACDeEdfrV/tYJskS3g/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Aeb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281"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798MA&#10;AADdAAAADwAAAGRycy9kb3ducmV2LnhtbESP0YrCMBRE3wX/IdwF3zRdXUupRpGCuE/Cqh9waa5N&#10;sbmpTbT1783Cwj4OM3OGWW8H24gndb52rOBzloAgLp2uuVJwOe+nGQgfkDU2jknBizxsN+PRGnPt&#10;ev6h5ylUIkLY56jAhNDmUvrSkEU/cy1x9K6usxii7CqpO+wj3DZyniSptFhzXDDYUmGovJ0eVsHx&#10;JU2/sMtLWRTpMV3c93g7NEpNPobdCkSgIfyH/9rfWkH2lS3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y79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282"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lgMMA&#10;AADdAAAADwAAAGRycy9kb3ducmV2LnhtbESP0YrCMBRE3xf8h3AF39ZUXUupRpGCuE+Crh9wae42&#10;xeamNtHWv98sCD4OM3OGWW8H24gHdb52rGA2TUAQl07XXCm4/Ow/MxA+IGtsHJOCJ3nYbkYfa8y1&#10;6/lEj3OoRISwz1GBCaHNpfSlIYt+6lri6P26zmKIsquk7rCPcNvIeZKk0mLNccFgS4Wh8nq+WwXH&#10;pzT9wi4vZVGkx3Rx2+P10Cg1GQ+7FYhAQ3iHX+1vrSD7ylL4fxOf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4lg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283"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AG8QA&#10;AADdAAAADwAAAGRycy9kb3ducmV2LnhtbESP3WrCQBSE7wu+w3IE7+qmtcaQuooExF4J/jzAIXvM&#10;BrNnY3Zr4tt3C4KXw8x8wyzXg23EnTpfO1bwMU1AEJdO11wpOJ+27xkIH5A1No5JwYM8rFejtyXm&#10;2vV8oPsxVCJC2OeowITQ5lL60pBFP3UtcfQurrMYouwqqTvsI9w28jNJUmmx5rhgsKXCUHk9/loF&#10;+4c0/czOz2VRpPt0dtviddcoNRkPm28QgYbwCj/bP1pB9pUt4P9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gBv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284"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0UacAA&#10;AADdAAAADwAAAGRycy9kb3ducmV2LnhtbERPzYrCMBC+C75DGMGbpq5uKdUoS0HWk7DqAwzN2BSb&#10;SW2ytr69OQgeP77/zW6wjXhQ52vHChbzBARx6XTNlYLLeT/LQPiArLFxTAqe5GG3HY82mGvX8x89&#10;TqESMYR9jgpMCG0upS8NWfRz1xJH7uo6iyHCrpK6wz6G20Z+JUkqLdYcGwy2VBgqb6d/q+D4lKZf&#10;2u9LWRTpMV3e93j7bZSaToafNYhAQ/iI3+6DVpCtsjg3volP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0UacAAAADd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285"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x8sQA&#10;AADdAAAADwAAAGRycy9kb3ducmV2LnhtbESP3WrCQBSE7wu+w3IE7+qmtYaYuooExF4J/jzAIXvM&#10;BrNnY3Zr4tt3C4KXw8x8wyzXg23EnTpfO1bwMU1AEJdO11wpOJ+27xkIH5A1No5JwYM8rFejtyXm&#10;2vV8oPsxVCJC2OeowITQ5lL60pBFP3UtcfQurrMYouwqqTvsI9w28jNJUmmx5rhgsKXCUHk9/loF&#10;+4c0/czOz2VRpPt0dtviddcoNRkPm28QgYbwCj/bP1pB9pUt4P9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hsfLEAAAA3QAAAA8AAAAAAAAAAAAAAAAAmAIAAGRycy9k&#10;b3ducmV2LnhtbFBLBQYAAAAABAAEAPUAAACJ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286"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OssEA&#10;AADdAAAADwAAAGRycy9kb3ducmV2LnhtbERPzYrCMBC+C75DmAVvmu7qFu0aZSmInoStPsDQzDbF&#10;ZlKbaOvbm4Pg8eP7X28H24g7db52rOBzloAgLp2uuVJwPu2mSxA+IGtsHJOCB3nYbsajNWba9fxH&#10;9yJUIoawz1CBCaHNpPSlIYt+5lriyP27zmKIsKuk7rCP4baRX0mSSos1xwaDLeWGyktxswqOD2n6&#10;uf0+l3meHtP5dYeXfaPU5GP4/QERaAhv8ct90AqWi1XcH9/EJy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CjrLBAAAA3QAAAA8AAAAAAAAAAAAAAAAAmAIAAGRycy9kb3du&#10;cmV2LnhtbFBLBQYAAAAABAAEAPUAAACG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7B3518">
          <w:rPr>
            <w:noProof/>
          </w:rPr>
          <w:pict>
            <v:shape id="Text Box 1026" o:spid="_x0000_s1287" type="#_x0000_t202" style="position:absolute;left:0;text-align:left;margin-left:20.85pt;margin-top:49.1pt;width:12pt;height:63.8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fMtAIAALk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47204F">
          <w:rPr>
            <w:rFonts w:ascii="Century Gothic" w:hAnsi="Century Gothic" w:cs="Century Gothic"/>
            <w:b/>
            <w:bCs/>
            <w:color w:val="191919"/>
            <w:sz w:val="16"/>
            <w:szCs w:val="16"/>
          </w:rPr>
          <w:delText>Grants/Loans</w:delText>
        </w:r>
      </w:del>
    </w:p>
    <w:p w:rsidR="00924DC4" w:rsidDel="0047204F" w:rsidRDefault="00924DC4" w:rsidP="00924DC4">
      <w:pPr>
        <w:widowControl w:val="0"/>
        <w:autoSpaceDE w:val="0"/>
        <w:autoSpaceDN w:val="0"/>
        <w:adjustRightInd w:val="0"/>
        <w:spacing w:before="5" w:after="0" w:line="120" w:lineRule="exact"/>
        <w:rPr>
          <w:del w:id="584" w:author="tharris" w:date="2011-05-16T09:27:00Z"/>
          <w:rFonts w:ascii="Century Gothic" w:hAnsi="Century Gothic" w:cs="Century Gothic"/>
          <w:color w:val="000000"/>
          <w:sz w:val="12"/>
          <w:szCs w:val="12"/>
        </w:rPr>
      </w:pPr>
    </w:p>
    <w:p w:rsidR="00924DC4" w:rsidDel="0047204F" w:rsidRDefault="00924DC4" w:rsidP="00924DC4">
      <w:pPr>
        <w:widowControl w:val="0"/>
        <w:autoSpaceDE w:val="0"/>
        <w:autoSpaceDN w:val="0"/>
        <w:adjustRightInd w:val="0"/>
        <w:spacing w:after="0" w:line="200" w:lineRule="exact"/>
        <w:rPr>
          <w:del w:id="585" w:author="tharris" w:date="2011-05-16T09:27:00Z"/>
          <w:rFonts w:ascii="Century Gothic" w:hAnsi="Century Gothic" w:cs="Century Gothic"/>
          <w:color w:val="000000"/>
          <w:sz w:val="20"/>
          <w:szCs w:val="20"/>
        </w:rPr>
      </w:pPr>
    </w:p>
    <w:p w:rsidR="00924DC4" w:rsidDel="0047204F" w:rsidRDefault="00924DC4" w:rsidP="00924DC4">
      <w:pPr>
        <w:widowControl w:val="0"/>
        <w:autoSpaceDE w:val="0"/>
        <w:autoSpaceDN w:val="0"/>
        <w:adjustRightInd w:val="0"/>
        <w:spacing w:before="20" w:after="0" w:line="240" w:lineRule="auto"/>
        <w:ind w:left="1020" w:right="2289"/>
        <w:jc w:val="both"/>
        <w:rPr>
          <w:del w:id="586" w:author="tharris" w:date="2011-05-16T09:27:00Z"/>
          <w:rFonts w:ascii="Times New Roman" w:hAnsi="Times New Roman"/>
          <w:color w:val="000000"/>
          <w:sz w:val="18"/>
          <w:szCs w:val="18"/>
        </w:rPr>
      </w:pPr>
      <w:del w:id="587" w:author="tharris" w:date="2011-05-16T09:27:00Z">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EORGI</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24"/>
            <w:szCs w:val="24"/>
          </w:rPr>
          <w:delText>’</w:delText>
        </w:r>
        <w:r w:rsidDel="0047204F">
          <w:rPr>
            <w:rFonts w:ascii="Times New Roman" w:hAnsi="Times New Roman"/>
            <w:b/>
            <w:bCs/>
            <w:color w:val="191919"/>
            <w:sz w:val="18"/>
            <w:szCs w:val="18"/>
          </w:rPr>
          <w:delText>S</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LEA</w:delText>
        </w:r>
        <w:r w:rsidDel="0047204F">
          <w:rPr>
            <w:rFonts w:ascii="Times New Roman" w:hAnsi="Times New Roman"/>
            <w:b/>
            <w:bCs/>
            <w:color w:val="191919"/>
            <w:sz w:val="24"/>
            <w:szCs w:val="24"/>
          </w:rPr>
          <w:delText>P</w:delText>
        </w:r>
        <w:r w:rsidDel="0047204F">
          <w:rPr>
            <w:rFonts w:ascii="Times New Roman" w:hAnsi="Times New Roman"/>
            <w:b/>
            <w:bCs/>
            <w:color w:val="191919"/>
            <w:spacing w:val="-18"/>
            <w:sz w:val="24"/>
            <w:szCs w:val="24"/>
          </w:rPr>
          <w:delText xml:space="preserve"> </w:delText>
        </w:r>
        <w:r w:rsidDel="0047204F">
          <w:rPr>
            <w:rFonts w:ascii="Times New Roman" w:hAnsi="Times New Roman"/>
            <w:b/>
            <w:bCs/>
            <w:color w:val="191919"/>
            <w:spacing w:val="-2"/>
            <w:sz w:val="24"/>
            <w:szCs w:val="24"/>
          </w:rPr>
          <w:delText>(L</w:delText>
        </w:r>
        <w:r w:rsidDel="0047204F">
          <w:rPr>
            <w:rFonts w:ascii="Times New Roman" w:hAnsi="Times New Roman"/>
            <w:b/>
            <w:bCs/>
            <w:color w:val="191919"/>
            <w:spacing w:val="-2"/>
            <w:sz w:val="18"/>
            <w:szCs w:val="18"/>
          </w:rPr>
          <w:delText>EVERAGIN</w:delText>
        </w:r>
        <w:r w:rsidDel="0047204F">
          <w:rPr>
            <w:rFonts w:ascii="Times New Roman" w:hAnsi="Times New Roman"/>
            <w:b/>
            <w:bCs/>
            <w:color w:val="191919"/>
            <w:sz w:val="18"/>
            <w:szCs w:val="18"/>
          </w:rPr>
          <w:delText>G</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E</w:delText>
        </w:r>
        <w:r w:rsidDel="0047204F">
          <w:rPr>
            <w:rFonts w:ascii="Times New Roman" w:hAnsi="Times New Roman"/>
            <w:b/>
            <w:bCs/>
            <w:color w:val="191919"/>
            <w:spacing w:val="-2"/>
            <w:sz w:val="18"/>
            <w:szCs w:val="18"/>
          </w:rPr>
          <w:delText>DUC</w:delText>
        </w:r>
        <w:r w:rsidDel="0047204F">
          <w:rPr>
            <w:rFonts w:ascii="Times New Roman" w:hAnsi="Times New Roman"/>
            <w:b/>
            <w:bCs/>
            <w:color w:val="191919"/>
            <w:spacing w:val="-16"/>
            <w:sz w:val="18"/>
            <w:szCs w:val="18"/>
          </w:rPr>
          <w:delText>A</w:delText>
        </w:r>
        <w:r w:rsidDel="0047204F">
          <w:rPr>
            <w:rFonts w:ascii="Times New Roman" w:hAnsi="Times New Roman"/>
            <w:b/>
            <w:bCs/>
            <w:color w:val="191919"/>
            <w:spacing w:val="-2"/>
            <w:sz w:val="18"/>
            <w:szCs w:val="18"/>
          </w:rPr>
          <w:delText>TIONA</w:delText>
        </w:r>
        <w:r w:rsidDel="0047204F">
          <w:rPr>
            <w:rFonts w:ascii="Times New Roman" w:hAnsi="Times New Roman"/>
            <w:b/>
            <w:bCs/>
            <w:color w:val="191919"/>
            <w:sz w:val="18"/>
            <w:szCs w:val="18"/>
          </w:rPr>
          <w:delText>L</w:delText>
        </w:r>
        <w:r w:rsidDel="0047204F">
          <w:rPr>
            <w:rFonts w:ascii="Times New Roman" w:hAnsi="Times New Roman"/>
            <w:b/>
            <w:bCs/>
            <w:color w:val="191919"/>
            <w:spacing w:val="-1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SSIS</w:delText>
        </w:r>
        <w:r w:rsidDel="0047204F">
          <w:rPr>
            <w:rFonts w:ascii="Times New Roman" w:hAnsi="Times New Roman"/>
            <w:b/>
            <w:bCs/>
            <w:color w:val="191919"/>
            <w:spacing w:val="-16"/>
            <w:sz w:val="18"/>
            <w:szCs w:val="18"/>
          </w:rPr>
          <w:delText>T</w:delText>
        </w:r>
        <w:r w:rsidDel="0047204F">
          <w:rPr>
            <w:rFonts w:ascii="Times New Roman" w:hAnsi="Times New Roman"/>
            <w:b/>
            <w:bCs/>
            <w:color w:val="191919"/>
            <w:spacing w:val="-2"/>
            <w:sz w:val="18"/>
            <w:szCs w:val="18"/>
          </w:rPr>
          <w:delText>ANC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16"/>
            <w:sz w:val="24"/>
            <w:szCs w:val="24"/>
          </w:rPr>
          <w:delText>P</w:delText>
        </w:r>
        <w:r w:rsidDel="0047204F">
          <w:rPr>
            <w:rFonts w:ascii="Times New Roman" w:hAnsi="Times New Roman"/>
            <w:b/>
            <w:bCs/>
            <w:color w:val="191919"/>
            <w:spacing w:val="-2"/>
            <w:sz w:val="18"/>
            <w:szCs w:val="18"/>
          </w:rPr>
          <w:delText>A</w:delText>
        </w:r>
        <w:r w:rsidDel="0047204F">
          <w:rPr>
            <w:rFonts w:ascii="Times New Roman" w:hAnsi="Times New Roman"/>
            <w:b/>
            <w:bCs/>
            <w:color w:val="191919"/>
            <w:spacing w:val="-9"/>
            <w:sz w:val="18"/>
            <w:szCs w:val="18"/>
          </w:rPr>
          <w:delText>R</w:delText>
        </w:r>
        <w:r w:rsidDel="0047204F">
          <w:rPr>
            <w:rFonts w:ascii="Times New Roman" w:hAnsi="Times New Roman"/>
            <w:b/>
            <w:bCs/>
            <w:color w:val="191919"/>
            <w:spacing w:val="-2"/>
            <w:sz w:val="18"/>
            <w:szCs w:val="18"/>
          </w:rPr>
          <w:delText>TNERSHIP</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RANT</w:delText>
        </w:r>
      </w:del>
    </w:p>
    <w:p w:rsidR="00924DC4" w:rsidDel="0047204F" w:rsidRDefault="00924DC4" w:rsidP="00924DC4">
      <w:pPr>
        <w:widowControl w:val="0"/>
        <w:autoSpaceDE w:val="0"/>
        <w:autoSpaceDN w:val="0"/>
        <w:adjustRightInd w:val="0"/>
        <w:spacing w:before="3" w:after="0" w:line="240" w:lineRule="exact"/>
        <w:rPr>
          <w:del w:id="588" w:author="tharris" w:date="2011-05-16T09:27:00Z"/>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9536"/>
        <w:jc w:val="both"/>
        <w:rPr>
          <w:del w:id="589" w:author="tharris" w:date="2011-05-16T09:27:00Z"/>
          <w:rFonts w:ascii="Times New Roman" w:hAnsi="Times New Roman"/>
          <w:color w:val="000000"/>
          <w:sz w:val="18"/>
          <w:szCs w:val="18"/>
        </w:rPr>
      </w:pPr>
      <w:del w:id="590" w:author="tharris" w:date="2011-05-16T09:27:00Z">
        <w:r w:rsidDel="0047204F">
          <w:rPr>
            <w:rFonts w:ascii="Times New Roman" w:hAnsi="Times New Roman"/>
            <w:b/>
            <w:bCs/>
            <w:color w:val="191919"/>
            <w:spacing w:val="-2"/>
            <w:sz w:val="18"/>
            <w:szCs w:val="18"/>
          </w:rPr>
          <w:delText>Purpose</w:delText>
        </w:r>
      </w:del>
    </w:p>
    <w:p w:rsidR="00924DC4" w:rsidDel="0047204F" w:rsidRDefault="00924DC4" w:rsidP="00924DC4">
      <w:pPr>
        <w:widowControl w:val="0"/>
        <w:autoSpaceDE w:val="0"/>
        <w:autoSpaceDN w:val="0"/>
        <w:adjustRightInd w:val="0"/>
        <w:spacing w:before="12" w:after="0" w:line="250" w:lineRule="auto"/>
        <w:ind w:left="1020" w:right="71"/>
        <w:jc w:val="both"/>
        <w:rPr>
          <w:del w:id="591" w:author="tharris" w:date="2011-05-16T09:27:00Z"/>
          <w:rFonts w:ascii="Times New Roman" w:hAnsi="Times New Roman"/>
          <w:color w:val="000000"/>
          <w:sz w:val="18"/>
          <w:szCs w:val="18"/>
        </w:rPr>
      </w:pPr>
      <w:del w:id="592" w:author="tharris" w:date="2011-05-16T09:27:00Z">
        <w:r w:rsidDel="0047204F">
          <w:rPr>
            <w:rFonts w:ascii="Times New Roman" w:hAnsi="Times New Roman"/>
            <w:color w:val="191919"/>
            <w:spacing w:val="-14"/>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provid</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resident</w:delText>
        </w:r>
        <w:r w:rsidDel="0047204F">
          <w:rPr>
            <w:rFonts w:ascii="Times New Roman" w:hAnsi="Times New Roman"/>
            <w:color w:val="191919"/>
            <w:sz w:val="18"/>
            <w:szCs w:val="18"/>
          </w:rPr>
          <w:delText>s</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demonstrat</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substantia</w:delText>
        </w:r>
        <w:r w:rsidDel="0047204F">
          <w:rPr>
            <w:rFonts w:ascii="Times New Roman" w:hAnsi="Times New Roman"/>
            <w:color w:val="191919"/>
            <w:sz w:val="18"/>
            <w:szCs w:val="18"/>
          </w:rPr>
          <w:delText>l</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nee</w:delText>
        </w:r>
        <w:r w:rsidDel="0047204F">
          <w:rPr>
            <w:rFonts w:ascii="Times New Roman" w:hAnsi="Times New Roman"/>
            <w:color w:val="191919"/>
            <w:sz w:val="18"/>
            <w:szCs w:val="18"/>
          </w:rPr>
          <w:delText>d</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gran</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assistanc</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towar</w:delText>
        </w:r>
        <w:r w:rsidDel="0047204F">
          <w:rPr>
            <w:rFonts w:ascii="Times New Roman" w:hAnsi="Times New Roman"/>
            <w:color w:val="191919"/>
            <w:sz w:val="18"/>
            <w:szCs w:val="18"/>
          </w:rPr>
          <w:delText>d</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cos</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attendanc</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6"/>
            <w:sz w:val="18"/>
            <w:szCs w:val="18"/>
          </w:rPr>
          <w:delText xml:space="preserve"> </w:delText>
        </w:r>
        <w:r w:rsidDel="0047204F">
          <w:rPr>
            <w:rFonts w:ascii="Times New Roman" w:hAnsi="Times New Roman"/>
            <w:color w:val="191919"/>
            <w:spacing w:val="-2"/>
            <w:sz w:val="18"/>
            <w:szCs w:val="18"/>
          </w:rPr>
          <w:delText>public 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privat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colleges/universitie</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college</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gia.</w:delText>
        </w:r>
      </w:del>
    </w:p>
    <w:p w:rsidR="00924DC4" w:rsidDel="0047204F" w:rsidRDefault="00924DC4" w:rsidP="00924DC4">
      <w:pPr>
        <w:widowControl w:val="0"/>
        <w:autoSpaceDE w:val="0"/>
        <w:autoSpaceDN w:val="0"/>
        <w:adjustRightInd w:val="0"/>
        <w:spacing w:before="16" w:after="0" w:line="200" w:lineRule="exact"/>
        <w:rPr>
          <w:del w:id="593" w:author="tharris" w:date="2011-05-16T09:27:00Z"/>
          <w:rFonts w:ascii="Times New Roman" w:hAnsi="Times New Roman"/>
          <w:color w:val="000000"/>
          <w:sz w:val="20"/>
          <w:szCs w:val="20"/>
        </w:rPr>
      </w:pPr>
    </w:p>
    <w:p w:rsidR="00924DC4" w:rsidDel="0047204F" w:rsidRDefault="00924DC4" w:rsidP="00924DC4">
      <w:pPr>
        <w:widowControl w:val="0"/>
        <w:autoSpaceDE w:val="0"/>
        <w:autoSpaceDN w:val="0"/>
        <w:adjustRightInd w:val="0"/>
        <w:spacing w:after="0" w:line="240" w:lineRule="auto"/>
        <w:ind w:left="1020" w:right="9413"/>
        <w:jc w:val="both"/>
        <w:rPr>
          <w:del w:id="594" w:author="tharris" w:date="2011-05-16T09:27:00Z"/>
          <w:rFonts w:ascii="Times New Roman" w:hAnsi="Times New Roman"/>
          <w:color w:val="000000"/>
          <w:sz w:val="18"/>
          <w:szCs w:val="18"/>
        </w:rPr>
      </w:pPr>
      <w:del w:id="595" w:author="tharris" w:date="2011-05-16T09:27:00Z">
        <w:r w:rsidDel="0047204F">
          <w:rPr>
            <w:rFonts w:ascii="Times New Roman" w:hAnsi="Times New Roman"/>
            <w:b/>
            <w:bCs/>
            <w:color w:val="191919"/>
            <w:spacing w:val="-2"/>
            <w:sz w:val="18"/>
            <w:szCs w:val="18"/>
          </w:rPr>
          <w:delText>Eligibility</w:delText>
        </w:r>
      </w:del>
    </w:p>
    <w:p w:rsidR="00924DC4" w:rsidDel="0047204F" w:rsidRDefault="00924DC4" w:rsidP="00924DC4">
      <w:pPr>
        <w:widowControl w:val="0"/>
        <w:autoSpaceDE w:val="0"/>
        <w:autoSpaceDN w:val="0"/>
        <w:adjustRightInd w:val="0"/>
        <w:spacing w:before="9" w:after="0" w:line="240" w:lineRule="auto"/>
        <w:ind w:left="1200"/>
        <w:rPr>
          <w:del w:id="596" w:author="tharris" w:date="2011-05-16T09:27:00Z"/>
          <w:rFonts w:ascii="Times New Roman" w:hAnsi="Times New Roman"/>
          <w:color w:val="000000"/>
          <w:sz w:val="18"/>
          <w:szCs w:val="18"/>
        </w:rPr>
      </w:pPr>
      <w:del w:id="597" w:author="tharris" w:date="2011-05-16T09:27:00Z">
        <w:r w:rsidDel="0047204F">
          <w:rPr>
            <w:rFonts w:ascii="Times New Roman" w:hAnsi="Times New Roman"/>
            <w:color w:val="191919"/>
            <w:spacing w:val="-2"/>
            <w:sz w:val="18"/>
            <w:szCs w:val="18"/>
          </w:rPr>
          <w:delText>1</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Demonstrat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substantia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need</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determine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need-analysi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methodology;</w:delText>
        </w:r>
      </w:del>
    </w:p>
    <w:p w:rsidR="00924DC4" w:rsidDel="0047204F" w:rsidRDefault="00924DC4" w:rsidP="00924DC4">
      <w:pPr>
        <w:widowControl w:val="0"/>
        <w:autoSpaceDE w:val="0"/>
        <w:autoSpaceDN w:val="0"/>
        <w:adjustRightInd w:val="0"/>
        <w:spacing w:before="9" w:after="0" w:line="240" w:lineRule="auto"/>
        <w:ind w:left="1200"/>
        <w:rPr>
          <w:del w:id="598" w:author="tharris" w:date="2011-05-16T09:27:00Z"/>
          <w:rFonts w:ascii="Times New Roman" w:hAnsi="Times New Roman"/>
          <w:color w:val="000000"/>
          <w:sz w:val="18"/>
          <w:szCs w:val="18"/>
        </w:rPr>
      </w:pPr>
      <w:del w:id="599" w:author="tharris" w:date="2011-05-16T09:27:00Z">
        <w:r w:rsidDel="0047204F">
          <w:rPr>
            <w:rFonts w:ascii="Times New Roman" w:hAnsi="Times New Roman"/>
            <w:color w:val="191919"/>
            <w:spacing w:val="-2"/>
            <w:sz w:val="18"/>
            <w:szCs w:val="18"/>
          </w:rPr>
          <w:delText>2</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Appl</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w:delText>
        </w:r>
        <w:r w:rsidDel="0047204F">
          <w:rPr>
            <w:rFonts w:ascii="Times New Roman" w:hAnsi="Times New Roman"/>
            <w:color w:val="191919"/>
            <w:sz w:val="18"/>
            <w:szCs w:val="18"/>
          </w:rPr>
          <w:delText>o</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receiv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Federa</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Pel</w:delText>
        </w:r>
        <w:r w:rsidDel="0047204F">
          <w:rPr>
            <w:rFonts w:ascii="Times New Roman" w:hAnsi="Times New Roman"/>
            <w:color w:val="191919"/>
            <w:sz w:val="18"/>
            <w:szCs w:val="18"/>
          </w:rPr>
          <w:delText>l</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Grant;</w:delText>
        </w:r>
      </w:del>
    </w:p>
    <w:p w:rsidR="00924DC4" w:rsidDel="0047204F" w:rsidRDefault="00924DC4" w:rsidP="00924DC4">
      <w:pPr>
        <w:widowControl w:val="0"/>
        <w:autoSpaceDE w:val="0"/>
        <w:autoSpaceDN w:val="0"/>
        <w:adjustRightInd w:val="0"/>
        <w:spacing w:before="9" w:after="0" w:line="250" w:lineRule="auto"/>
        <w:ind w:left="1470" w:right="1350" w:hanging="270"/>
        <w:rPr>
          <w:del w:id="600" w:author="tharris" w:date="2011-05-16T09:27:00Z"/>
          <w:rFonts w:ascii="Times New Roman" w:hAnsi="Times New Roman"/>
          <w:color w:val="000000"/>
          <w:sz w:val="18"/>
          <w:szCs w:val="18"/>
        </w:rPr>
      </w:pPr>
      <w:del w:id="601" w:author="tharris" w:date="2011-05-16T09:27:00Z">
        <w:r w:rsidDel="0047204F">
          <w:rPr>
            <w:rFonts w:ascii="Times New Roman" w:hAnsi="Times New Roman"/>
            <w:color w:val="191919"/>
            <w:spacing w:val="-2"/>
            <w:sz w:val="18"/>
            <w:szCs w:val="18"/>
          </w:rPr>
          <w:delText>3</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enrolle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publi</w:delText>
        </w:r>
        <w:r w:rsidDel="0047204F">
          <w:rPr>
            <w:rFonts w:ascii="Times New Roman" w:hAnsi="Times New Roman"/>
            <w:color w:val="191919"/>
            <w:sz w:val="18"/>
            <w:szCs w:val="18"/>
          </w:rPr>
          <w:delText>c</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college</w:delText>
        </w:r>
        <w:r w:rsidDel="0047204F">
          <w:rPr>
            <w:rFonts w:ascii="Times New Roman" w:hAnsi="Times New Roman"/>
            <w:color w:val="191919"/>
            <w:sz w:val="18"/>
            <w:szCs w:val="18"/>
          </w:rPr>
          <w:delTex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universit</w:delText>
        </w:r>
        <w:r w:rsidDel="0047204F">
          <w:rPr>
            <w:rFonts w:ascii="Times New Roman" w:hAnsi="Times New Roman"/>
            <w:color w:val="191919"/>
            <w:spacing w:val="-13"/>
            <w:sz w:val="18"/>
            <w:szCs w:val="18"/>
          </w:rPr>
          <w:delText>y</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graduat</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seekin</w:delText>
        </w:r>
        <w:r w:rsidDel="0047204F">
          <w:rPr>
            <w:rFonts w:ascii="Times New Roman" w:hAnsi="Times New Roman"/>
            <w:color w:val="191919"/>
            <w:sz w:val="18"/>
            <w:szCs w:val="18"/>
          </w:rPr>
          <w:delText>g</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 xml:space="preserve">a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degre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technica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certificate/diploma;</w:delText>
        </w:r>
      </w:del>
    </w:p>
    <w:p w:rsidR="00924DC4" w:rsidDel="0047204F" w:rsidRDefault="00924DC4" w:rsidP="00924DC4">
      <w:pPr>
        <w:widowControl w:val="0"/>
        <w:autoSpaceDE w:val="0"/>
        <w:autoSpaceDN w:val="0"/>
        <w:adjustRightInd w:val="0"/>
        <w:spacing w:after="0" w:line="240" w:lineRule="auto"/>
        <w:ind w:left="1200"/>
        <w:rPr>
          <w:del w:id="602" w:author="tharris" w:date="2011-05-16T09:27:00Z"/>
          <w:rFonts w:ascii="Times New Roman" w:hAnsi="Times New Roman"/>
          <w:color w:val="000000"/>
          <w:sz w:val="18"/>
          <w:szCs w:val="18"/>
        </w:rPr>
      </w:pPr>
      <w:del w:id="603" w:author="tharris" w:date="2011-05-16T09:27:00Z">
        <w:r w:rsidDel="0047204F">
          <w:rPr>
            <w:rFonts w:ascii="Times New Roman" w:hAnsi="Times New Roman"/>
            <w:color w:val="191919"/>
            <w:spacing w:val="-2"/>
            <w:sz w:val="18"/>
            <w:szCs w:val="18"/>
          </w:rPr>
          <w:delText>4</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leas</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half-tim</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delText>
        </w:r>
        <w:r w:rsidDel="0047204F">
          <w:rPr>
            <w:rFonts w:ascii="Times New Roman" w:hAnsi="Times New Roman"/>
            <w:color w:val="191919"/>
            <w:sz w:val="18"/>
            <w:szCs w:val="18"/>
          </w:rPr>
          <w:delText>6</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hour</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pe</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term</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student;</w:delText>
        </w:r>
      </w:del>
    </w:p>
    <w:p w:rsidR="00924DC4" w:rsidDel="0047204F" w:rsidRDefault="00924DC4" w:rsidP="00924DC4">
      <w:pPr>
        <w:widowControl w:val="0"/>
        <w:autoSpaceDE w:val="0"/>
        <w:autoSpaceDN w:val="0"/>
        <w:adjustRightInd w:val="0"/>
        <w:spacing w:before="9" w:after="0" w:line="240" w:lineRule="auto"/>
        <w:ind w:left="1200"/>
        <w:rPr>
          <w:del w:id="604" w:author="tharris" w:date="2011-05-16T09:27:00Z"/>
          <w:rFonts w:ascii="Times New Roman" w:hAnsi="Times New Roman"/>
          <w:color w:val="000000"/>
          <w:sz w:val="18"/>
          <w:szCs w:val="18"/>
        </w:rPr>
      </w:pPr>
      <w:del w:id="605" w:author="tharris" w:date="2011-05-16T09:27:00Z">
        <w:r w:rsidDel="0047204F">
          <w:rPr>
            <w:rFonts w:ascii="Times New Roman" w:hAnsi="Times New Roman"/>
            <w:color w:val="191919"/>
            <w:spacing w:val="-2"/>
            <w:sz w:val="18"/>
            <w:szCs w:val="18"/>
          </w:rPr>
          <w:delText>5</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lega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residen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gia;</w:delText>
        </w:r>
      </w:del>
    </w:p>
    <w:p w:rsidR="00924DC4" w:rsidDel="0047204F" w:rsidRDefault="00924DC4" w:rsidP="00924DC4">
      <w:pPr>
        <w:widowControl w:val="0"/>
        <w:autoSpaceDE w:val="0"/>
        <w:autoSpaceDN w:val="0"/>
        <w:adjustRightInd w:val="0"/>
        <w:spacing w:before="9" w:after="0" w:line="240" w:lineRule="auto"/>
        <w:ind w:left="1200"/>
        <w:rPr>
          <w:del w:id="606" w:author="tharris" w:date="2011-05-16T09:27:00Z"/>
          <w:rFonts w:ascii="Times New Roman" w:hAnsi="Times New Roman"/>
          <w:color w:val="000000"/>
          <w:sz w:val="18"/>
          <w:szCs w:val="18"/>
        </w:rPr>
      </w:pPr>
      <w:del w:id="607" w:author="tharris" w:date="2011-05-16T09:27:00Z">
        <w:r w:rsidDel="0047204F">
          <w:rPr>
            <w:rFonts w:ascii="Times New Roman" w:hAnsi="Times New Roman"/>
            <w:color w:val="191919"/>
            <w:spacing w:val="-2"/>
            <w:sz w:val="18"/>
            <w:szCs w:val="18"/>
          </w:rPr>
          <w:delText>6</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citize</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nationa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U.S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hav</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evidenc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fro</w:delText>
        </w:r>
        <w:r w:rsidDel="0047204F">
          <w:rPr>
            <w:rFonts w:ascii="Times New Roman" w:hAnsi="Times New Roman"/>
            <w:color w:val="191919"/>
            <w:sz w:val="18"/>
            <w:szCs w:val="18"/>
          </w:rPr>
          <w:delText>m</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IN</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permanen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residen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alie</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status;</w:delText>
        </w:r>
      </w:del>
    </w:p>
    <w:p w:rsidR="00924DC4" w:rsidDel="0047204F" w:rsidRDefault="00924DC4" w:rsidP="00924DC4">
      <w:pPr>
        <w:widowControl w:val="0"/>
        <w:autoSpaceDE w:val="0"/>
        <w:autoSpaceDN w:val="0"/>
        <w:adjustRightInd w:val="0"/>
        <w:spacing w:before="9" w:after="0" w:line="240" w:lineRule="auto"/>
        <w:ind w:left="1200"/>
        <w:rPr>
          <w:del w:id="608" w:author="tharris" w:date="2011-05-16T09:27:00Z"/>
          <w:rFonts w:ascii="Times New Roman" w:hAnsi="Times New Roman"/>
          <w:color w:val="000000"/>
          <w:sz w:val="18"/>
          <w:szCs w:val="18"/>
        </w:rPr>
      </w:pPr>
      <w:del w:id="609" w:author="tharris" w:date="2011-05-16T09:27:00Z">
        <w:r w:rsidDel="0047204F">
          <w:rPr>
            <w:rFonts w:ascii="Times New Roman" w:hAnsi="Times New Roman"/>
            <w:color w:val="191919"/>
            <w:spacing w:val="-2"/>
            <w:sz w:val="18"/>
            <w:szCs w:val="18"/>
          </w:rPr>
          <w:delText>7</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complianc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Selectiv</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Servic</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registratio</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requirements;</w:delText>
        </w:r>
      </w:del>
    </w:p>
    <w:p w:rsidR="00924DC4" w:rsidDel="0047204F" w:rsidRDefault="00924DC4" w:rsidP="00924DC4">
      <w:pPr>
        <w:widowControl w:val="0"/>
        <w:autoSpaceDE w:val="0"/>
        <w:autoSpaceDN w:val="0"/>
        <w:adjustRightInd w:val="0"/>
        <w:spacing w:before="9" w:after="0" w:line="240" w:lineRule="auto"/>
        <w:ind w:left="1200"/>
        <w:rPr>
          <w:del w:id="610" w:author="tharris" w:date="2011-05-16T09:27:00Z"/>
          <w:rFonts w:ascii="Times New Roman" w:hAnsi="Times New Roman"/>
          <w:color w:val="000000"/>
          <w:sz w:val="18"/>
          <w:szCs w:val="18"/>
        </w:rPr>
      </w:pPr>
      <w:del w:id="611" w:author="tharris" w:date="2011-05-16T09:27:00Z">
        <w:r w:rsidDel="0047204F">
          <w:rPr>
            <w:rFonts w:ascii="Times New Roman" w:hAnsi="Times New Roman"/>
            <w:color w:val="191919"/>
            <w:spacing w:val="-2"/>
            <w:sz w:val="18"/>
            <w:szCs w:val="18"/>
          </w:rPr>
          <w:delText>8</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complianc</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wit</w:delText>
        </w:r>
        <w:r w:rsidDel="0047204F">
          <w:rPr>
            <w:rFonts w:ascii="Times New Roman" w:hAnsi="Times New Roman"/>
            <w:color w:val="191919"/>
            <w:sz w:val="18"/>
            <w:szCs w:val="18"/>
          </w:rPr>
          <w:delText>h</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Geo</w:delText>
        </w:r>
        <w:r w:rsidDel="0047204F">
          <w:rPr>
            <w:rFonts w:ascii="Times New Roman" w:hAnsi="Times New Roman"/>
            <w:color w:val="191919"/>
            <w:spacing w:val="-5"/>
            <w:sz w:val="18"/>
            <w:szCs w:val="18"/>
          </w:rPr>
          <w:delText>r</w:delText>
        </w:r>
        <w:r w:rsidDel="0047204F">
          <w:rPr>
            <w:rFonts w:ascii="Times New Roman" w:hAnsi="Times New Roman"/>
            <w:color w:val="191919"/>
            <w:spacing w:val="-2"/>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Drug-Fre</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Postsecondar</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Educatio</w:delText>
        </w:r>
        <w:r w:rsidDel="0047204F">
          <w:rPr>
            <w:rFonts w:ascii="Times New Roman" w:hAnsi="Times New Roman"/>
            <w:color w:val="191919"/>
            <w:sz w:val="18"/>
            <w:szCs w:val="18"/>
          </w:rPr>
          <w:delText>n</w:delText>
        </w:r>
        <w:r w:rsidDel="0047204F">
          <w:rPr>
            <w:rFonts w:ascii="Times New Roman" w:hAnsi="Times New Roman"/>
            <w:color w:val="191919"/>
            <w:spacing w:val="-13"/>
            <w:sz w:val="18"/>
            <w:szCs w:val="18"/>
          </w:rPr>
          <w:delText xml:space="preserve"> </w:delText>
        </w:r>
        <w:r w:rsidDel="0047204F">
          <w:rPr>
            <w:rFonts w:ascii="Times New Roman" w:hAnsi="Times New Roman"/>
            <w:color w:val="191919"/>
            <w:spacing w:val="-2"/>
            <w:sz w:val="18"/>
            <w:szCs w:val="18"/>
          </w:rPr>
          <w:delText>Ac</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1990;</w:delText>
        </w:r>
      </w:del>
    </w:p>
    <w:p w:rsidR="00924DC4" w:rsidDel="0047204F" w:rsidRDefault="00924DC4" w:rsidP="00924DC4">
      <w:pPr>
        <w:widowControl w:val="0"/>
        <w:autoSpaceDE w:val="0"/>
        <w:autoSpaceDN w:val="0"/>
        <w:adjustRightInd w:val="0"/>
        <w:spacing w:before="9" w:after="0" w:line="240" w:lineRule="auto"/>
        <w:ind w:left="1200"/>
        <w:rPr>
          <w:del w:id="612" w:author="tharris" w:date="2011-05-16T09:27:00Z"/>
          <w:rFonts w:ascii="Times New Roman" w:hAnsi="Times New Roman"/>
          <w:color w:val="000000"/>
          <w:sz w:val="18"/>
          <w:szCs w:val="18"/>
        </w:rPr>
      </w:pPr>
      <w:del w:id="613" w:author="tharris" w:date="2011-05-16T09:27:00Z">
        <w:r w:rsidDel="0047204F">
          <w:rPr>
            <w:rFonts w:ascii="Times New Roman" w:hAnsi="Times New Roman"/>
            <w:color w:val="191919"/>
            <w:spacing w:val="-2"/>
            <w:sz w:val="18"/>
            <w:szCs w:val="18"/>
          </w:rPr>
          <w:delText>9</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 xml:space="preserve"> </w:delText>
        </w:r>
        <w:r w:rsidDel="0047204F">
          <w:rPr>
            <w:rFonts w:ascii="Times New Roman" w:hAnsi="Times New Roman"/>
            <w:color w:val="191919"/>
            <w:spacing w:val="-2"/>
            <w:sz w:val="18"/>
            <w:szCs w:val="18"/>
          </w:rPr>
          <w:delText>No</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defaul</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refun</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n</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studen</w:delText>
        </w:r>
        <w:r w:rsidDel="0047204F">
          <w:rPr>
            <w:rFonts w:ascii="Times New Roman" w:hAnsi="Times New Roman"/>
            <w:color w:val="191919"/>
            <w:sz w:val="18"/>
            <w:szCs w:val="18"/>
          </w:rPr>
          <w:delText>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financia</w:delText>
        </w:r>
        <w:r w:rsidDel="0047204F">
          <w:rPr>
            <w:rFonts w:ascii="Times New Roman" w:hAnsi="Times New Roman"/>
            <w:color w:val="191919"/>
            <w:sz w:val="18"/>
            <w:szCs w:val="18"/>
          </w:rPr>
          <w:delText>l</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ai</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Del="0047204F" w:rsidRDefault="00924DC4" w:rsidP="00924DC4">
      <w:pPr>
        <w:widowControl w:val="0"/>
        <w:autoSpaceDE w:val="0"/>
        <w:autoSpaceDN w:val="0"/>
        <w:adjustRightInd w:val="0"/>
        <w:spacing w:before="9" w:after="0" w:line="240" w:lineRule="auto"/>
        <w:ind w:left="1200"/>
        <w:rPr>
          <w:del w:id="614" w:author="tharris" w:date="2011-05-16T09:27:00Z"/>
          <w:rFonts w:ascii="Times New Roman" w:hAnsi="Times New Roman"/>
          <w:color w:val="000000"/>
          <w:sz w:val="18"/>
          <w:szCs w:val="18"/>
        </w:rPr>
      </w:pPr>
      <w:del w:id="615" w:author="tharris" w:date="2011-05-16T09:27:00Z">
        <w:r w:rsidDel="0047204F">
          <w:rPr>
            <w:rFonts w:ascii="Times New Roman" w:hAnsi="Times New Roman"/>
            <w:color w:val="191919"/>
            <w:spacing w:val="-2"/>
            <w:sz w:val="18"/>
            <w:szCs w:val="18"/>
          </w:rPr>
          <w:delText>10</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Maintai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satisfactor</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academi</w:delText>
        </w:r>
        <w:r w:rsidDel="0047204F">
          <w:rPr>
            <w:rFonts w:ascii="Times New Roman" w:hAnsi="Times New Roman"/>
            <w:color w:val="191919"/>
            <w:sz w:val="18"/>
            <w:szCs w:val="18"/>
          </w:rPr>
          <w:delText>c</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progress</w:delText>
        </w:r>
        <w:r w:rsidDel="0047204F">
          <w:rPr>
            <w:rFonts w:ascii="Times New Roman" w:hAnsi="Times New Roman"/>
            <w:color w:val="191919"/>
            <w:sz w:val="18"/>
            <w:szCs w:val="18"/>
          </w:rPr>
          <w:delText>,</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define</w:delText>
        </w:r>
        <w:r w:rsidDel="0047204F">
          <w:rPr>
            <w:rFonts w:ascii="Times New Roman" w:hAnsi="Times New Roman"/>
            <w:color w:val="191919"/>
            <w:sz w:val="18"/>
            <w:szCs w:val="18"/>
          </w:rPr>
          <w:delText>d</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b</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college.</w:delText>
        </w:r>
      </w:del>
    </w:p>
    <w:p w:rsidR="00924DC4" w:rsidRDefault="00924DC4" w:rsidP="00924DC4">
      <w:pPr>
        <w:widowControl w:val="0"/>
        <w:autoSpaceDE w:val="0"/>
        <w:autoSpaceDN w:val="0"/>
        <w:adjustRightInd w:val="0"/>
        <w:spacing w:before="3" w:after="0" w:line="150" w:lineRule="exact"/>
        <w:rPr>
          <w:rFonts w:ascii="Times New Roman" w:hAnsi="Times New Roman"/>
          <w:color w:val="000000"/>
          <w:sz w:val="15"/>
          <w:szCs w:val="15"/>
        </w:rPr>
      </w:pPr>
    </w:p>
    <w:p w:rsidR="00924DC4" w:rsidRDefault="00924DC4" w:rsidP="00924DC4">
      <w:pPr>
        <w:widowControl w:val="0"/>
        <w:autoSpaceDE w:val="0"/>
        <w:autoSpaceDN w:val="0"/>
        <w:adjustRightInd w:val="0"/>
        <w:spacing w:after="0" w:line="240" w:lineRule="auto"/>
        <w:ind w:left="1020" w:right="7583"/>
        <w:jc w:val="both"/>
        <w:rPr>
          <w:rFonts w:ascii="Times New Roman" w:hAnsi="Times New Roman"/>
          <w:color w:val="000000"/>
          <w:sz w:val="36"/>
          <w:szCs w:val="36"/>
        </w:rPr>
      </w:pPr>
      <w:r>
        <w:rPr>
          <w:rFonts w:ascii="Times New Roman" w:hAnsi="Times New Roman"/>
          <w:color w:val="191919"/>
          <w:spacing w:val="-5"/>
          <w:sz w:val="48"/>
          <w:szCs w:val="48"/>
        </w:rPr>
        <w:t>E</w:t>
      </w:r>
      <w:r>
        <w:rPr>
          <w:rFonts w:ascii="Times New Roman" w:hAnsi="Times New Roman"/>
          <w:color w:val="191919"/>
          <w:spacing w:val="-5"/>
          <w:sz w:val="36"/>
          <w:szCs w:val="36"/>
        </w:rPr>
        <w:t>MPLOYMENT</w:t>
      </w:r>
    </w:p>
    <w:p w:rsidR="00924DC4" w:rsidRDefault="00924DC4" w:rsidP="00924DC4">
      <w:pPr>
        <w:widowControl w:val="0"/>
        <w:autoSpaceDE w:val="0"/>
        <w:autoSpaceDN w:val="0"/>
        <w:adjustRightInd w:val="0"/>
        <w:spacing w:before="78" w:after="0" w:line="240" w:lineRule="auto"/>
        <w:ind w:left="1020" w:right="6851"/>
        <w:jc w:val="both"/>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L</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W</w:t>
      </w:r>
      <w:r>
        <w:rPr>
          <w:rFonts w:ascii="Times New Roman" w:hAnsi="Times New Roman"/>
          <w:b/>
          <w:bCs/>
          <w:color w:val="191919"/>
          <w:spacing w:val="-2"/>
          <w:sz w:val="18"/>
          <w:szCs w:val="18"/>
        </w:rPr>
        <w:t>ORK</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w:t>
      </w:r>
    </w:p>
    <w:p w:rsidR="00924DC4"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ork-Stud</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expenses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Stu- 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arrangin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6990"/>
        <w:jc w:val="both"/>
        <w:rPr>
          <w:del w:id="616" w:author="tharris" w:date="2011-05-16T09:31:00Z"/>
          <w:rFonts w:ascii="Times New Roman" w:hAnsi="Times New Roman"/>
          <w:color w:val="000000"/>
          <w:sz w:val="18"/>
          <w:szCs w:val="18"/>
        </w:rPr>
      </w:pPr>
      <w:del w:id="617" w:author="tharris" w:date="2011-05-16T09:31:00Z">
        <w:r w:rsidDel="0047204F">
          <w:rPr>
            <w:rFonts w:ascii="Times New Roman" w:hAnsi="Times New Roman"/>
            <w:b/>
            <w:bCs/>
            <w:color w:val="191919"/>
            <w:spacing w:val="-2"/>
            <w:sz w:val="24"/>
            <w:szCs w:val="24"/>
          </w:rPr>
          <w:delText>I</w:delText>
        </w:r>
        <w:r w:rsidDel="0047204F">
          <w:rPr>
            <w:rFonts w:ascii="Times New Roman" w:hAnsi="Times New Roman"/>
            <w:b/>
            <w:bCs/>
            <w:color w:val="191919"/>
            <w:spacing w:val="-2"/>
            <w:sz w:val="18"/>
            <w:szCs w:val="18"/>
          </w:rPr>
          <w:delText>NSTITUTIONA</w:delText>
        </w:r>
        <w:r w:rsidDel="0047204F">
          <w:rPr>
            <w:rFonts w:ascii="Times New Roman" w:hAnsi="Times New Roman"/>
            <w:b/>
            <w:bCs/>
            <w:color w:val="191919"/>
            <w:sz w:val="18"/>
            <w:szCs w:val="18"/>
          </w:rPr>
          <w:delText>L</w:delText>
        </w:r>
        <w:r w:rsidDel="0047204F">
          <w:rPr>
            <w:rFonts w:ascii="Times New Roman" w:hAnsi="Times New Roman"/>
            <w:b/>
            <w:bCs/>
            <w:color w:val="191919"/>
            <w:spacing w:val="-4"/>
            <w:sz w:val="18"/>
            <w:szCs w:val="18"/>
          </w:rPr>
          <w:delText xml:space="preserve"> </w:delText>
        </w:r>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K</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P</w:delText>
        </w:r>
        <w:r w:rsidDel="0047204F">
          <w:rPr>
            <w:rFonts w:ascii="Times New Roman" w:hAnsi="Times New Roman"/>
            <w:b/>
            <w:bCs/>
            <w:color w:val="191919"/>
            <w:spacing w:val="-2"/>
            <w:sz w:val="18"/>
            <w:szCs w:val="18"/>
          </w:rPr>
          <w:delText>ROGRAM</w:delText>
        </w:r>
      </w:del>
    </w:p>
    <w:p w:rsidR="00924DC4" w:rsidDel="0047204F" w:rsidRDefault="00924DC4" w:rsidP="00924DC4">
      <w:pPr>
        <w:widowControl w:val="0"/>
        <w:autoSpaceDE w:val="0"/>
        <w:autoSpaceDN w:val="0"/>
        <w:adjustRightInd w:val="0"/>
        <w:spacing w:before="30" w:after="0" w:line="250" w:lineRule="auto"/>
        <w:ind w:left="1020" w:right="71"/>
        <w:jc w:val="both"/>
        <w:rPr>
          <w:del w:id="618" w:author="tharris" w:date="2011-05-16T09:31:00Z"/>
          <w:rFonts w:ascii="Times New Roman" w:hAnsi="Times New Roman"/>
          <w:color w:val="000000"/>
          <w:sz w:val="18"/>
          <w:szCs w:val="18"/>
        </w:rPr>
      </w:pPr>
      <w:del w:id="619" w:author="tharris" w:date="2011-05-16T09:31:00Z">
        <w:r w:rsidDel="0047204F">
          <w:rPr>
            <w:rFonts w:ascii="Times New Roman" w:hAnsi="Times New Roman"/>
            <w:color w:val="191919"/>
            <w:sz w:val="18"/>
            <w:szCs w:val="18"/>
          </w:rPr>
          <w:delText>A</w:delText>
        </w:r>
        <w:r w:rsidDel="0047204F">
          <w:rPr>
            <w:rFonts w:ascii="Times New Roman" w:hAnsi="Times New Roman"/>
            <w:color w:val="191919"/>
            <w:spacing w:val="-13"/>
            <w:sz w:val="18"/>
            <w:szCs w:val="18"/>
          </w:rPr>
          <w:delText xml:space="preserve"> </w:delText>
        </w:r>
        <w:r w:rsidDel="0047204F">
          <w:rPr>
            <w:rFonts w:ascii="Times New Roman" w:hAnsi="Times New Roman"/>
            <w:color w:val="191919"/>
            <w:spacing w:val="-2"/>
            <w:sz w:val="18"/>
            <w:szCs w:val="18"/>
          </w:rPr>
          <w:delText>limite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amoun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fund</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provide</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unde</w:delText>
        </w:r>
        <w:r w:rsidDel="0047204F">
          <w:rPr>
            <w:rFonts w:ascii="Times New Roman" w:hAnsi="Times New Roman"/>
            <w:color w:val="191919"/>
            <w:sz w:val="18"/>
            <w:szCs w:val="18"/>
          </w:rPr>
          <w:delText>r</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thi</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progra</w:delText>
        </w:r>
        <w:r w:rsidDel="0047204F">
          <w:rPr>
            <w:rFonts w:ascii="Times New Roman" w:hAnsi="Times New Roman"/>
            <w:color w:val="191919"/>
            <w:sz w:val="18"/>
            <w:szCs w:val="18"/>
          </w:rPr>
          <w:delText>m</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primaril</w:delText>
        </w:r>
        <w:r w:rsidDel="0047204F">
          <w:rPr>
            <w:rFonts w:ascii="Times New Roman" w:hAnsi="Times New Roman"/>
            <w:color w:val="191919"/>
            <w:sz w:val="18"/>
            <w:szCs w:val="18"/>
          </w:rPr>
          <w:delText>y</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student</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ar</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proficien</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certai</w:delText>
        </w:r>
        <w:r w:rsidDel="0047204F">
          <w:rPr>
            <w:rFonts w:ascii="Times New Roman" w:hAnsi="Times New Roman"/>
            <w:color w:val="191919"/>
            <w:sz w:val="18"/>
            <w:szCs w:val="18"/>
          </w:rPr>
          <w:delText>n</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skill</w:delText>
        </w:r>
        <w:r w:rsidDel="0047204F">
          <w:rPr>
            <w:rFonts w:ascii="Times New Roman" w:hAnsi="Times New Roman"/>
            <w:color w:val="191919"/>
            <w:sz w:val="18"/>
            <w:szCs w:val="18"/>
          </w:rPr>
          <w:delText>s</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an</w:delText>
        </w:r>
        <w:r w:rsidDel="0047204F">
          <w:rPr>
            <w:rFonts w:ascii="Times New Roman" w:hAnsi="Times New Roman"/>
            <w:color w:val="191919"/>
            <w:sz w:val="18"/>
            <w:szCs w:val="18"/>
          </w:rPr>
          <w:delText>d</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wh</w:delText>
        </w:r>
        <w:r w:rsidDel="0047204F">
          <w:rPr>
            <w:rFonts w:ascii="Times New Roman" w:hAnsi="Times New Roman"/>
            <w:color w:val="191919"/>
            <w:sz w:val="18"/>
            <w:szCs w:val="18"/>
          </w:rPr>
          <w:delText>o</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a</w:delText>
        </w:r>
        <w:r w:rsidDel="0047204F">
          <w:rPr>
            <w:rFonts w:ascii="Times New Roman" w:hAnsi="Times New Roman"/>
            <w:color w:val="191919"/>
            <w:spacing w:val="-3"/>
            <w:sz w:val="18"/>
            <w:szCs w:val="18"/>
          </w:rPr>
          <w:delText>r</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no</w:delText>
        </w:r>
        <w:r w:rsidDel="0047204F">
          <w:rPr>
            <w:rFonts w:ascii="Times New Roman" w:hAnsi="Times New Roman"/>
            <w:color w:val="191919"/>
            <w:sz w:val="18"/>
            <w:szCs w:val="18"/>
          </w:rPr>
          <w:delText>t</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eligibl</w:delText>
        </w:r>
        <w:r w:rsidDel="0047204F">
          <w:rPr>
            <w:rFonts w:ascii="Times New Roman" w:hAnsi="Times New Roman"/>
            <w:color w:val="191919"/>
            <w:sz w:val="18"/>
            <w:szCs w:val="18"/>
          </w:rPr>
          <w:delText>e</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for th</w:delText>
        </w:r>
        <w:r w:rsidDel="0047204F">
          <w:rPr>
            <w:rFonts w:ascii="Times New Roman" w:hAnsi="Times New Roman"/>
            <w:color w:val="191919"/>
            <w:sz w:val="18"/>
            <w:szCs w:val="18"/>
          </w:rPr>
          <w:delText>e</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Colleg</w:delText>
        </w:r>
        <w:r w:rsidDel="0047204F">
          <w:rPr>
            <w:rFonts w:ascii="Times New Roman" w:hAnsi="Times New Roman"/>
            <w:color w:val="191919"/>
            <w:sz w:val="18"/>
            <w:szCs w:val="18"/>
          </w:rPr>
          <w:delText>e</w:delText>
        </w:r>
        <w:r w:rsidDel="0047204F">
          <w:rPr>
            <w:rFonts w:ascii="Times New Roman" w:hAnsi="Times New Roman"/>
            <w:color w:val="191919"/>
            <w:spacing w:val="-7"/>
            <w:sz w:val="18"/>
            <w:szCs w:val="18"/>
          </w:rPr>
          <w:delText xml:space="preserve"> </w:delText>
        </w:r>
        <w:r w:rsidDel="0047204F">
          <w:rPr>
            <w:rFonts w:ascii="Times New Roman" w:hAnsi="Times New Roman"/>
            <w:color w:val="191919"/>
            <w:spacing w:val="-16"/>
            <w:sz w:val="18"/>
            <w:szCs w:val="18"/>
          </w:rPr>
          <w:delText>W</w:delText>
        </w:r>
        <w:r w:rsidDel="0047204F">
          <w:rPr>
            <w:rFonts w:ascii="Times New Roman" w:hAnsi="Times New Roman"/>
            <w:color w:val="191919"/>
            <w:spacing w:val="-2"/>
            <w:sz w:val="18"/>
            <w:szCs w:val="18"/>
          </w:rPr>
          <w:delText>ork-Stud</w:delText>
        </w:r>
        <w:r w:rsidDel="0047204F">
          <w:rPr>
            <w:rFonts w:ascii="Times New Roman" w:hAnsi="Times New Roman"/>
            <w:color w:val="191919"/>
            <w:sz w:val="18"/>
            <w:szCs w:val="18"/>
          </w:rPr>
          <w:delText>y</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Program.</w:delText>
        </w:r>
      </w:del>
    </w:p>
    <w:p w:rsidR="00924DC4" w:rsidRDefault="00924DC4" w:rsidP="00924DC4">
      <w:pPr>
        <w:widowControl w:val="0"/>
        <w:autoSpaceDE w:val="0"/>
        <w:autoSpaceDN w:val="0"/>
        <w:adjustRightInd w:val="0"/>
        <w:spacing w:before="4" w:after="0" w:line="180" w:lineRule="exact"/>
        <w:rPr>
          <w:rFonts w:ascii="Times New Roman" w:hAnsi="Times New Roman"/>
          <w:color w:val="000000"/>
          <w:sz w:val="18"/>
          <w:szCs w:val="18"/>
        </w:rPr>
      </w:pPr>
    </w:p>
    <w:p w:rsidR="00924DC4" w:rsidRDefault="00924DC4" w:rsidP="00924DC4">
      <w:pPr>
        <w:widowControl w:val="0"/>
        <w:autoSpaceDE w:val="0"/>
        <w:autoSpaceDN w:val="0"/>
        <w:adjustRightInd w:val="0"/>
        <w:spacing w:after="0" w:line="240" w:lineRule="auto"/>
        <w:ind w:left="1020" w:right="6757"/>
        <w:jc w:val="both"/>
        <w:rPr>
          <w:rFonts w:ascii="Times New Roman" w:hAnsi="Times New Roman"/>
          <w:color w:val="000000"/>
          <w:sz w:val="36"/>
          <w:szCs w:val="36"/>
        </w:rPr>
      </w:pPr>
      <w:r>
        <w:rPr>
          <w:rFonts w:ascii="Times New Roman" w:hAnsi="Times New Roman"/>
          <w:b/>
          <w:bCs/>
          <w:color w:val="191919"/>
          <w:spacing w:val="-5"/>
          <w:sz w:val="48"/>
          <w:szCs w:val="48"/>
        </w:rPr>
        <w:t>L</w:t>
      </w:r>
      <w:r>
        <w:rPr>
          <w:rFonts w:ascii="Times New Roman" w:hAnsi="Times New Roman"/>
          <w:b/>
          <w:bCs/>
          <w:color w:val="191919"/>
          <w:spacing w:val="-5"/>
          <w:sz w:val="36"/>
          <w:szCs w:val="36"/>
        </w:rPr>
        <w:t>OA</w:t>
      </w:r>
      <w:r>
        <w:rPr>
          <w:rFonts w:ascii="Times New Roman" w:hAnsi="Times New Roman"/>
          <w:b/>
          <w:bCs/>
          <w:color w:val="191919"/>
          <w:sz w:val="36"/>
          <w:szCs w:val="36"/>
        </w:rPr>
        <w:t>N</w:t>
      </w:r>
      <w:r>
        <w:rPr>
          <w:rFonts w:ascii="Times New Roman" w:hAnsi="Times New Roman"/>
          <w:b/>
          <w:bCs/>
          <w:color w:val="191919"/>
          <w:spacing w:val="20"/>
          <w:sz w:val="36"/>
          <w:szCs w:val="36"/>
        </w:rPr>
        <w:t xml:space="preserve"> </w:t>
      </w:r>
      <w:r>
        <w:rPr>
          <w:rFonts w:ascii="Times New Roman" w:hAnsi="Times New Roman"/>
          <w:b/>
          <w:bCs/>
          <w:color w:val="191919"/>
          <w:spacing w:val="-5"/>
          <w:sz w:val="48"/>
          <w:szCs w:val="48"/>
        </w:rPr>
        <w:t>P</w:t>
      </w:r>
      <w:r>
        <w:rPr>
          <w:rFonts w:ascii="Times New Roman" w:hAnsi="Times New Roman"/>
          <w:b/>
          <w:bCs/>
          <w:color w:val="191919"/>
          <w:spacing w:val="-5"/>
          <w:sz w:val="36"/>
          <w:szCs w:val="36"/>
        </w:rPr>
        <w:t>ROGRAMS</w:t>
      </w:r>
    </w:p>
    <w:p w:rsidR="00924DC4" w:rsidDel="0047204F" w:rsidRDefault="00924DC4" w:rsidP="00924DC4">
      <w:pPr>
        <w:widowControl w:val="0"/>
        <w:autoSpaceDE w:val="0"/>
        <w:autoSpaceDN w:val="0"/>
        <w:adjustRightInd w:val="0"/>
        <w:spacing w:before="85" w:after="0" w:line="250" w:lineRule="auto"/>
        <w:ind w:left="1020" w:right="5417"/>
        <w:rPr>
          <w:del w:id="620" w:author="tharris" w:date="2011-05-16T09:31:00Z"/>
          <w:rFonts w:ascii="Times New Roman" w:hAnsi="Times New Roman"/>
          <w:color w:val="000000"/>
          <w:sz w:val="18"/>
          <w:szCs w:val="18"/>
        </w:rPr>
      </w:pPr>
      <w:del w:id="621" w:author="tharris" w:date="2011-05-16T09:31:00Z">
        <w:r w:rsidDel="0047204F">
          <w:rPr>
            <w:rFonts w:ascii="Times New Roman" w:hAnsi="Times New Roman"/>
            <w:b/>
            <w:bCs/>
            <w:color w:val="191919"/>
            <w:spacing w:val="-2"/>
            <w:sz w:val="24"/>
            <w:szCs w:val="24"/>
          </w:rPr>
          <w:delText>G</w:delText>
        </w:r>
        <w:r w:rsidDel="0047204F">
          <w:rPr>
            <w:rFonts w:ascii="Times New Roman" w:hAnsi="Times New Roman"/>
            <w:b/>
            <w:bCs/>
            <w:color w:val="191919"/>
            <w:spacing w:val="-2"/>
            <w:sz w:val="18"/>
            <w:szCs w:val="18"/>
          </w:rPr>
          <w:delText>EORGI</w:delText>
        </w:r>
        <w:r w:rsidDel="0047204F">
          <w:rPr>
            <w:rFonts w:ascii="Times New Roman" w:hAnsi="Times New Roman"/>
            <w:b/>
            <w:bCs/>
            <w:color w:val="191919"/>
            <w:sz w:val="18"/>
            <w:szCs w:val="18"/>
          </w:rPr>
          <w:delText xml:space="preserve">A </w:delText>
        </w:r>
        <w:r w:rsidDel="0047204F">
          <w:rPr>
            <w:rFonts w:ascii="Times New Roman" w:hAnsi="Times New Roman"/>
            <w:b/>
            <w:bCs/>
            <w:color w:val="191919"/>
            <w:spacing w:val="-2"/>
            <w:sz w:val="24"/>
            <w:szCs w:val="24"/>
          </w:rPr>
          <w:delText>S</w:delText>
        </w:r>
        <w:r w:rsidDel="0047204F">
          <w:rPr>
            <w:rFonts w:ascii="Times New Roman" w:hAnsi="Times New Roman"/>
            <w:b/>
            <w:bCs/>
            <w:color w:val="191919"/>
            <w:spacing w:val="-2"/>
            <w:sz w:val="18"/>
            <w:szCs w:val="18"/>
          </w:rPr>
          <w:delText>TUDEN</w:delText>
        </w:r>
        <w:r w:rsidDel="0047204F">
          <w:rPr>
            <w:rFonts w:ascii="Times New Roman" w:hAnsi="Times New Roman"/>
            <w:b/>
            <w:bCs/>
            <w:color w:val="191919"/>
            <w:sz w:val="18"/>
            <w:szCs w:val="18"/>
          </w:rPr>
          <w:delText>T</w:delText>
        </w:r>
        <w:r w:rsidDel="0047204F">
          <w:rPr>
            <w:rFonts w:ascii="Times New Roman" w:hAnsi="Times New Roman"/>
            <w:b/>
            <w:bCs/>
            <w:color w:val="191919"/>
            <w:spacing w:val="7"/>
            <w:sz w:val="18"/>
            <w:szCs w:val="18"/>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INANC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3"/>
            <w:sz w:val="18"/>
            <w:szCs w:val="18"/>
          </w:rPr>
          <w:delText xml:space="preserve"> </w:delText>
        </w:r>
        <w:r w:rsidDel="0047204F">
          <w:rPr>
            <w:rFonts w:ascii="Times New Roman" w:hAnsi="Times New Roman"/>
            <w:b/>
            <w:bCs/>
            <w:color w:val="191919"/>
            <w:spacing w:val="-2"/>
            <w:sz w:val="24"/>
            <w:szCs w:val="24"/>
          </w:rPr>
          <w:delText>A</w:delText>
        </w:r>
        <w:r w:rsidDel="0047204F">
          <w:rPr>
            <w:rFonts w:ascii="Times New Roman" w:hAnsi="Times New Roman"/>
            <w:b/>
            <w:bCs/>
            <w:color w:val="191919"/>
            <w:spacing w:val="-2"/>
            <w:sz w:val="18"/>
            <w:szCs w:val="18"/>
          </w:rPr>
          <w:delText>UTHORIT</w:delText>
        </w:r>
        <w:r w:rsidDel="0047204F">
          <w:rPr>
            <w:rFonts w:ascii="Times New Roman" w:hAnsi="Times New Roman"/>
            <w:b/>
            <w:bCs/>
            <w:color w:val="191919"/>
            <w:sz w:val="18"/>
            <w:szCs w:val="18"/>
          </w:rPr>
          <w:delText>Y</w:delText>
        </w:r>
        <w:r w:rsidDel="0047204F">
          <w:rPr>
            <w:rFonts w:ascii="Times New Roman" w:hAnsi="Times New Roman"/>
            <w:b/>
            <w:bCs/>
            <w:color w:val="191919"/>
            <w:spacing w:val="4"/>
            <w:sz w:val="18"/>
            <w:szCs w:val="18"/>
          </w:rPr>
          <w:delText xml:space="preserve"> </w:delText>
        </w:r>
        <w:r w:rsidDel="0047204F">
          <w:rPr>
            <w:rFonts w:ascii="Times New Roman" w:hAnsi="Times New Roman"/>
            <w:b/>
            <w:bCs/>
            <w:color w:val="191919"/>
            <w:spacing w:val="-2"/>
            <w:sz w:val="24"/>
            <w:szCs w:val="24"/>
          </w:rPr>
          <w:delText>(GSFC) S</w:delText>
        </w:r>
        <w:r w:rsidDel="0047204F">
          <w:rPr>
            <w:rFonts w:ascii="Times New Roman" w:hAnsi="Times New Roman"/>
            <w:b/>
            <w:bCs/>
            <w:color w:val="191919"/>
            <w:spacing w:val="-2"/>
            <w:sz w:val="18"/>
            <w:szCs w:val="18"/>
          </w:rPr>
          <w:delText>E</w:delText>
        </w:r>
        <w:r w:rsidDel="0047204F">
          <w:rPr>
            <w:rFonts w:ascii="Times New Roman" w:hAnsi="Times New Roman"/>
            <w:b/>
            <w:bCs/>
            <w:color w:val="191919"/>
            <w:spacing w:val="-9"/>
            <w:sz w:val="18"/>
            <w:szCs w:val="18"/>
          </w:rPr>
          <w:delText>R</w:delText>
        </w:r>
        <w:r w:rsidDel="0047204F">
          <w:rPr>
            <w:rFonts w:ascii="Times New Roman" w:hAnsi="Times New Roman"/>
            <w:b/>
            <w:bCs/>
            <w:color w:val="191919"/>
            <w:spacing w:val="-2"/>
            <w:sz w:val="18"/>
            <w:szCs w:val="18"/>
          </w:rPr>
          <w:delText>VIC</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C</w:delText>
        </w:r>
        <w:r w:rsidDel="0047204F">
          <w:rPr>
            <w:rFonts w:ascii="Times New Roman" w:hAnsi="Times New Roman"/>
            <w:b/>
            <w:bCs/>
            <w:color w:val="191919"/>
            <w:spacing w:val="-2"/>
            <w:sz w:val="18"/>
            <w:szCs w:val="18"/>
          </w:rPr>
          <w:delText>ANCELABL</w:delText>
        </w:r>
        <w:r w:rsidDel="0047204F">
          <w:rPr>
            <w:rFonts w:ascii="Times New Roman" w:hAnsi="Times New Roman"/>
            <w:b/>
            <w:bCs/>
            <w:color w:val="191919"/>
            <w:sz w:val="18"/>
            <w:szCs w:val="18"/>
          </w:rPr>
          <w:delText>E</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L</w:delText>
        </w:r>
        <w:r w:rsidDel="0047204F">
          <w:rPr>
            <w:rFonts w:ascii="Times New Roman" w:hAnsi="Times New Roman"/>
            <w:b/>
            <w:bCs/>
            <w:color w:val="191919"/>
            <w:spacing w:val="-2"/>
            <w:sz w:val="18"/>
            <w:szCs w:val="18"/>
          </w:rPr>
          <w:delText>OANS</w:delText>
        </w:r>
      </w:del>
    </w:p>
    <w:p w:rsidR="00924DC4" w:rsidDel="0047204F" w:rsidRDefault="00924DC4" w:rsidP="00924DC4">
      <w:pPr>
        <w:widowControl w:val="0"/>
        <w:autoSpaceDE w:val="0"/>
        <w:autoSpaceDN w:val="0"/>
        <w:adjustRightInd w:val="0"/>
        <w:spacing w:before="18" w:after="0" w:line="250" w:lineRule="auto"/>
        <w:ind w:left="1020" w:right="71"/>
        <w:jc w:val="both"/>
        <w:rPr>
          <w:del w:id="622" w:author="tharris" w:date="2011-05-16T09:31:00Z"/>
          <w:rFonts w:ascii="Times New Roman" w:hAnsi="Times New Roman"/>
          <w:color w:val="000000"/>
          <w:sz w:val="18"/>
          <w:szCs w:val="18"/>
        </w:rPr>
      </w:pPr>
      <w:del w:id="623" w:author="tharris" w:date="2011-05-16T09:31:00Z">
        <w:r w:rsidDel="0047204F">
          <w:rPr>
            <w:rFonts w:ascii="Times New Roman" w:hAnsi="Times New Roman"/>
            <w:color w:val="191919"/>
            <w:spacing w:val="-3"/>
            <w:sz w:val="18"/>
            <w:szCs w:val="18"/>
          </w:rPr>
          <w:delText>Lega</w:delText>
        </w:r>
        <w:r w:rsidDel="0047204F">
          <w:rPr>
            <w:rFonts w:ascii="Times New Roman" w:hAnsi="Times New Roman"/>
            <w:color w:val="191919"/>
            <w:sz w:val="18"/>
            <w:szCs w:val="18"/>
          </w:rPr>
          <w:delText>l</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resident</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o</w:delText>
        </w:r>
        <w:r w:rsidDel="0047204F">
          <w:rPr>
            <w:rFonts w:ascii="Times New Roman" w:hAnsi="Times New Roman"/>
            <w:color w:val="191919"/>
            <w:sz w:val="18"/>
            <w:szCs w:val="18"/>
          </w:rPr>
          <w:delText>f</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Geo</w:delText>
        </w:r>
        <w:r w:rsidDel="0047204F">
          <w:rPr>
            <w:rFonts w:ascii="Times New Roman" w:hAnsi="Times New Roman"/>
            <w:color w:val="191919"/>
            <w:spacing w:val="-6"/>
            <w:sz w:val="18"/>
            <w:szCs w:val="18"/>
          </w:rPr>
          <w:delText>r</w:delText>
        </w:r>
        <w:r w:rsidDel="0047204F">
          <w:rPr>
            <w:rFonts w:ascii="Times New Roman" w:hAnsi="Times New Roman"/>
            <w:color w:val="191919"/>
            <w:spacing w:val="-3"/>
            <w:sz w:val="18"/>
            <w:szCs w:val="18"/>
          </w:rPr>
          <w:delText>gi</w:delText>
        </w:r>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ma</w:delText>
        </w:r>
        <w:r w:rsidDel="0047204F">
          <w:rPr>
            <w:rFonts w:ascii="Times New Roman" w:hAnsi="Times New Roman"/>
            <w:color w:val="191919"/>
            <w:sz w:val="18"/>
            <w:szCs w:val="18"/>
          </w:rPr>
          <w:delText>y</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appl</w:delText>
        </w:r>
        <w:r w:rsidDel="0047204F">
          <w:rPr>
            <w:rFonts w:ascii="Times New Roman" w:hAnsi="Times New Roman"/>
            <w:color w:val="191919"/>
            <w:sz w:val="18"/>
            <w:szCs w:val="18"/>
          </w:rPr>
          <w:delText>y</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servic</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cancelabl</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loa</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assistanc</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fo</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profession</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whic</w:delText>
        </w:r>
        <w:r w:rsidDel="0047204F">
          <w:rPr>
            <w:rFonts w:ascii="Times New Roman" w:hAnsi="Times New Roman"/>
            <w:color w:val="191919"/>
            <w:sz w:val="18"/>
            <w:szCs w:val="18"/>
          </w:rPr>
          <w:delText>h</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ther</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z w:val="18"/>
            <w:szCs w:val="18"/>
          </w:rPr>
          <w:delText>a</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critica</w:delText>
        </w:r>
        <w:r w:rsidDel="0047204F">
          <w:rPr>
            <w:rFonts w:ascii="Times New Roman" w:hAnsi="Times New Roman"/>
            <w:color w:val="191919"/>
            <w:sz w:val="18"/>
            <w:szCs w:val="18"/>
          </w:rPr>
          <w:delText>l</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manpowe</w:delText>
        </w:r>
        <w:r w:rsidDel="0047204F">
          <w:rPr>
            <w:rFonts w:ascii="Times New Roman" w:hAnsi="Times New Roman"/>
            <w:color w:val="191919"/>
            <w:sz w:val="18"/>
            <w:szCs w:val="18"/>
          </w:rPr>
          <w:delText>r</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shortag</w:delText>
        </w:r>
        <w:r w:rsidDel="0047204F">
          <w:rPr>
            <w:rFonts w:ascii="Times New Roman" w:hAnsi="Times New Roman"/>
            <w:color w:val="191919"/>
            <w:sz w:val="18"/>
            <w:szCs w:val="18"/>
          </w:rPr>
          <w:delText>e</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i</w:delText>
        </w:r>
        <w:r w:rsidDel="0047204F">
          <w:rPr>
            <w:rFonts w:ascii="Times New Roman" w:hAnsi="Times New Roman"/>
            <w:color w:val="191919"/>
            <w:sz w:val="18"/>
            <w:szCs w:val="18"/>
          </w:rPr>
          <w:delText>n</w:delText>
        </w:r>
        <w:r w:rsidDel="0047204F">
          <w:rPr>
            <w:rFonts w:ascii="Times New Roman" w:hAnsi="Times New Roman"/>
            <w:color w:val="191919"/>
            <w:spacing w:val="-11"/>
            <w:sz w:val="18"/>
            <w:szCs w:val="18"/>
          </w:rPr>
          <w:delText xml:space="preserve"> </w:delText>
        </w:r>
        <w:r w:rsidDel="0047204F">
          <w:rPr>
            <w:rFonts w:ascii="Times New Roman" w:hAnsi="Times New Roman"/>
            <w:color w:val="191919"/>
            <w:spacing w:val="-3"/>
            <w:sz w:val="18"/>
            <w:szCs w:val="18"/>
          </w:rPr>
          <w:delText>Geo</w:delText>
        </w:r>
        <w:r w:rsidDel="0047204F">
          <w:rPr>
            <w:rFonts w:ascii="Times New Roman" w:hAnsi="Times New Roman"/>
            <w:color w:val="191919"/>
            <w:spacing w:val="-6"/>
            <w:sz w:val="18"/>
            <w:szCs w:val="18"/>
          </w:rPr>
          <w:delText>r</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2"/>
            <w:sz w:val="18"/>
            <w:szCs w:val="18"/>
          </w:rPr>
          <w:delText>gia</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3"/>
            <w:sz w:val="18"/>
            <w:szCs w:val="18"/>
          </w:rPr>
          <w:delText xml:space="preserve"> </w:delText>
        </w:r>
        <w:r w:rsidDel="0047204F">
          <w:rPr>
            <w:rFonts w:ascii="Times New Roman" w:hAnsi="Times New Roman"/>
            <w:color w:val="191919"/>
            <w:spacing w:val="-2"/>
            <w:sz w:val="18"/>
            <w:szCs w:val="18"/>
          </w:rPr>
          <w:delText>Currentl</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are</w:delText>
        </w:r>
        <w:r w:rsidDel="0047204F">
          <w:rPr>
            <w:rFonts w:ascii="Times New Roman" w:hAnsi="Times New Roman"/>
            <w:color w:val="191919"/>
            <w:sz w:val="18"/>
            <w:szCs w:val="18"/>
          </w:rPr>
          <w:delText xml:space="preserve">a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 xml:space="preserve">n </w:delText>
        </w:r>
        <w:r w:rsidDel="0047204F">
          <w:rPr>
            <w:rFonts w:ascii="Times New Roman" w:hAnsi="Times New Roman"/>
            <w:color w:val="191919"/>
            <w:spacing w:val="-2"/>
            <w:sz w:val="18"/>
            <w:szCs w:val="18"/>
          </w:rPr>
          <w:delText>whic</w:delText>
        </w:r>
        <w:r w:rsidDel="0047204F">
          <w:rPr>
            <w:rFonts w:ascii="Times New Roman" w:hAnsi="Times New Roman"/>
            <w:color w:val="191919"/>
            <w:sz w:val="18"/>
            <w:szCs w:val="18"/>
          </w:rPr>
          <w:delText>h</w:delText>
        </w:r>
        <w:r w:rsidDel="0047204F">
          <w:rPr>
            <w:rFonts w:ascii="Times New Roman" w:hAnsi="Times New Roman"/>
            <w:color w:val="191919"/>
            <w:spacing w:val="-10"/>
            <w:sz w:val="18"/>
            <w:szCs w:val="18"/>
          </w:rPr>
          <w:delText xml:space="preserve"> </w:delText>
        </w:r>
        <w:r w:rsidDel="0047204F">
          <w:rPr>
            <w:rFonts w:ascii="Times New Roman" w:hAnsi="Times New Roman"/>
            <w:color w:val="191919"/>
            <w:spacing w:val="-2"/>
            <w:sz w:val="18"/>
            <w:szCs w:val="18"/>
          </w:rPr>
          <w:delText>Alban</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Stat</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Universit</w:delText>
        </w:r>
        <w:r w:rsidDel="0047204F">
          <w:rPr>
            <w:rFonts w:ascii="Times New Roman" w:hAnsi="Times New Roman"/>
            <w:color w:val="191919"/>
            <w:sz w:val="18"/>
            <w:szCs w:val="18"/>
          </w:rPr>
          <w:delText xml:space="preserve">y </w:delText>
        </w:r>
        <w:r w:rsidDel="0047204F">
          <w:rPr>
            <w:rFonts w:ascii="Times New Roman" w:hAnsi="Times New Roman"/>
            <w:color w:val="191919"/>
            <w:spacing w:val="-2"/>
            <w:sz w:val="18"/>
            <w:szCs w:val="18"/>
          </w:rPr>
          <w:delText>participate</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 xml:space="preserve">s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Healt</w:delText>
        </w:r>
        <w:r w:rsidDel="0047204F">
          <w:rPr>
            <w:rFonts w:ascii="Times New Roman" w:hAnsi="Times New Roman"/>
            <w:color w:val="191919"/>
            <w:sz w:val="18"/>
            <w:szCs w:val="18"/>
          </w:rPr>
          <w:delText xml:space="preserve">h </w:delText>
        </w:r>
        <w:r w:rsidDel="0047204F">
          <w:rPr>
            <w:rFonts w:ascii="Times New Roman" w:hAnsi="Times New Roman"/>
            <w:color w:val="191919"/>
            <w:spacing w:val="-2"/>
            <w:sz w:val="18"/>
            <w:szCs w:val="18"/>
          </w:rPr>
          <w:delText>Fiel</w:delText>
        </w:r>
        <w:r w:rsidDel="0047204F">
          <w:rPr>
            <w:rFonts w:ascii="Times New Roman" w:hAnsi="Times New Roman"/>
            <w:color w:val="191919"/>
            <w:sz w:val="18"/>
            <w:szCs w:val="18"/>
          </w:rPr>
          <w:delText xml:space="preserve">d - </w:delText>
        </w:r>
        <w:r w:rsidDel="0047204F">
          <w:rPr>
            <w:rFonts w:ascii="Times New Roman" w:hAnsi="Times New Roman"/>
            <w:color w:val="191919"/>
            <w:spacing w:val="-2"/>
            <w:sz w:val="18"/>
            <w:szCs w:val="18"/>
          </w:rPr>
          <w:delText>nursing</w:delText>
        </w:r>
        <w:r w:rsidDel="0047204F">
          <w:rPr>
            <w:rFonts w:ascii="Times New Roman" w:hAnsi="Times New Roman"/>
            <w:color w:val="191919"/>
            <w:sz w:val="18"/>
            <w:szCs w:val="18"/>
          </w:rPr>
          <w:delText xml:space="preserve">. </w:delText>
        </w:r>
        <w:r w:rsidDel="0047204F">
          <w:rPr>
            <w:rFonts w:ascii="Times New Roman" w:hAnsi="Times New Roman"/>
            <w:color w:val="191919"/>
            <w:spacing w:val="44"/>
            <w:sz w:val="18"/>
            <w:szCs w:val="18"/>
          </w:rPr>
          <w:delText xml:space="preserve"> </w:delText>
        </w:r>
        <w:r w:rsidDel="0047204F">
          <w:rPr>
            <w:rFonts w:ascii="Times New Roman" w:hAnsi="Times New Roman"/>
            <w:color w:val="191919"/>
            <w:spacing w:val="-2"/>
            <w:sz w:val="18"/>
            <w:szCs w:val="18"/>
          </w:rPr>
          <w:delText>Th</w:delText>
        </w:r>
        <w:r w:rsidDel="0047204F">
          <w:rPr>
            <w:rFonts w:ascii="Times New Roman" w:hAnsi="Times New Roman"/>
            <w:color w:val="191919"/>
            <w:sz w:val="18"/>
            <w:szCs w:val="18"/>
          </w:rPr>
          <w:delText xml:space="preserve">e </w:delText>
        </w:r>
        <w:r w:rsidDel="0047204F">
          <w:rPr>
            <w:rFonts w:ascii="Times New Roman" w:hAnsi="Times New Roman"/>
            <w:color w:val="191919"/>
            <w:spacing w:val="-2"/>
            <w:sz w:val="18"/>
            <w:szCs w:val="18"/>
          </w:rPr>
          <w:delText>maximu</w:delText>
        </w:r>
        <w:r w:rsidDel="0047204F">
          <w:rPr>
            <w:rFonts w:ascii="Times New Roman" w:hAnsi="Times New Roman"/>
            <w:color w:val="191919"/>
            <w:sz w:val="18"/>
            <w:szCs w:val="18"/>
          </w:rPr>
          <w:delText xml:space="preserve">m </w:delText>
        </w:r>
        <w:r w:rsidDel="0047204F">
          <w:rPr>
            <w:rFonts w:ascii="Times New Roman" w:hAnsi="Times New Roman"/>
            <w:color w:val="191919"/>
            <w:spacing w:val="-2"/>
            <w:sz w:val="18"/>
            <w:szCs w:val="18"/>
          </w:rPr>
          <w:delText>loa</w:delText>
        </w:r>
        <w:r w:rsidDel="0047204F">
          <w:rPr>
            <w:rFonts w:ascii="Times New Roman" w:hAnsi="Times New Roman"/>
            <w:color w:val="191919"/>
            <w:sz w:val="18"/>
            <w:szCs w:val="18"/>
          </w:rPr>
          <w:delText xml:space="preserve">n </w:delText>
        </w:r>
        <w:r w:rsidDel="0047204F">
          <w:rPr>
            <w:rFonts w:ascii="Times New Roman" w:hAnsi="Times New Roman"/>
            <w:color w:val="191919"/>
            <w:spacing w:val="-2"/>
            <w:sz w:val="18"/>
            <w:szCs w:val="18"/>
          </w:rPr>
          <w:delText>amou</w:delText>
        </w:r>
        <w:r w:rsidDel="0047204F">
          <w:rPr>
            <w:rFonts w:ascii="Times New Roman" w:hAnsi="Times New Roman"/>
            <w:color w:val="191919"/>
            <w:spacing w:val="-3"/>
            <w:sz w:val="18"/>
            <w:szCs w:val="18"/>
          </w:rPr>
          <w:delText>n</w:delText>
        </w:r>
        <w:r w:rsidDel="0047204F">
          <w:rPr>
            <w:rFonts w:ascii="Times New Roman" w:hAnsi="Times New Roman"/>
            <w:color w:val="191919"/>
            <w:sz w:val="18"/>
            <w:szCs w:val="18"/>
          </w:rPr>
          <w:delText xml:space="preserve">t </w:delText>
        </w:r>
        <w:r w:rsidDel="0047204F">
          <w:rPr>
            <w:rFonts w:ascii="Times New Roman" w:hAnsi="Times New Roman"/>
            <w:color w:val="191919"/>
            <w:spacing w:val="-2"/>
            <w:sz w:val="18"/>
            <w:szCs w:val="18"/>
          </w:rPr>
          <w:delText>pe</w:delText>
        </w:r>
        <w:r w:rsidDel="0047204F">
          <w:rPr>
            <w:rFonts w:ascii="Times New Roman" w:hAnsi="Times New Roman"/>
            <w:color w:val="191919"/>
            <w:sz w:val="18"/>
            <w:szCs w:val="18"/>
          </w:rPr>
          <w:delText xml:space="preserve">r </w:delText>
        </w:r>
        <w:r w:rsidDel="0047204F">
          <w:rPr>
            <w:rFonts w:ascii="Times New Roman" w:hAnsi="Times New Roman"/>
            <w:color w:val="191919"/>
            <w:spacing w:val="-2"/>
            <w:sz w:val="18"/>
            <w:szCs w:val="18"/>
          </w:rPr>
          <w:delText>academic yea</w:delText>
        </w:r>
        <w:r w:rsidDel="0047204F">
          <w:rPr>
            <w:rFonts w:ascii="Times New Roman" w:hAnsi="Times New Roman"/>
            <w:color w:val="191919"/>
            <w:sz w:val="18"/>
            <w:szCs w:val="18"/>
          </w:rPr>
          <w:delText>r</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i</w:delText>
        </w:r>
        <w:r w:rsidDel="0047204F">
          <w:rPr>
            <w:rFonts w:ascii="Times New Roman" w:hAnsi="Times New Roman"/>
            <w:color w:val="191919"/>
            <w:sz w:val="18"/>
            <w:szCs w:val="18"/>
          </w:rPr>
          <w:delText>s</w:delText>
        </w:r>
        <w:r w:rsidDel="0047204F">
          <w:rPr>
            <w:rFonts w:ascii="Times New Roman" w:hAnsi="Times New Roman"/>
            <w:color w:val="191919"/>
            <w:spacing w:val="-4"/>
            <w:sz w:val="18"/>
            <w:szCs w:val="18"/>
          </w:rPr>
          <w:delText xml:space="preserve"> </w:delText>
        </w:r>
        <w:r w:rsidDel="0047204F">
          <w:rPr>
            <w:rFonts w:ascii="Times New Roman" w:hAnsi="Times New Roman"/>
            <w:color w:val="191919"/>
            <w:spacing w:val="-2"/>
            <w:sz w:val="18"/>
            <w:szCs w:val="18"/>
          </w:rPr>
          <w:delText>$2,000.</w:delText>
        </w:r>
      </w:del>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47204F" w:rsidRDefault="0047204F" w:rsidP="0047204F">
      <w:pPr>
        <w:widowControl w:val="0"/>
        <w:autoSpaceDE w:val="0"/>
        <w:autoSpaceDN w:val="0"/>
        <w:adjustRightInd w:val="0"/>
        <w:spacing w:after="0" w:line="240" w:lineRule="auto"/>
        <w:ind w:left="1020" w:right="4883"/>
        <w:jc w:val="both"/>
        <w:rPr>
          <w:rFonts w:ascii="Times New Roman" w:hAnsi="Times New Roman"/>
          <w:color w:val="000000"/>
          <w:sz w:val="18"/>
          <w:szCs w:val="18"/>
        </w:rPr>
      </w:pPr>
      <w:moveToRangeStart w:id="624" w:author="tharris" w:date="2011-05-16T09:31:00Z" w:name="move293301619"/>
      <w:moveTo w:id="625" w:author="tharris" w:date="2011-05-16T09:31:00Z">
        <w:del w:id="626"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UBSIDIZE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OAN</w:t>
        </w:r>
      </w:moveTo>
    </w:p>
    <w:p w:rsidR="0047204F" w:rsidRDefault="0047204F" w:rsidP="0047204F">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moveTo w:id="627" w:author="tharris" w:date="2011-05-16T09:31:00Z">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governmen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lende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administer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2"/>
            <w:sz w:val="18"/>
            <w:szCs w:val="18"/>
          </w:rPr>
          <w:t>The interes</w:t>
        </w:r>
        <w:r>
          <w:rPr>
            <w:rFonts w:ascii="Times New Roman" w:hAnsi="Times New Roman"/>
            <w:color w:val="191919"/>
            <w:sz w:val="18"/>
            <w:szCs w:val="18"/>
          </w:rPr>
          <w:t xml:space="preserve">t </w:t>
        </w:r>
        <w:r>
          <w:rPr>
            <w:rFonts w:ascii="Times New Roman" w:hAnsi="Times New Roman"/>
            <w:color w:val="191919"/>
            <w:spacing w:val="-2"/>
            <w:sz w:val="18"/>
            <w:szCs w:val="18"/>
          </w:rPr>
          <w:t>rate</w:t>
        </w:r>
        <w:r>
          <w:rPr>
            <w:rFonts w:ascii="Times New Roman" w:hAnsi="Times New Roman"/>
            <w:color w:val="191919"/>
            <w:sz w:val="18"/>
            <w:szCs w:val="18"/>
          </w:rPr>
          <w:t xml:space="preserve">s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variabl</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adjuste</w:t>
        </w:r>
        <w:r>
          <w:rPr>
            <w:rFonts w:ascii="Times New Roman" w:hAnsi="Times New Roman"/>
            <w:color w:val="191919"/>
            <w:sz w:val="18"/>
            <w:szCs w:val="18"/>
          </w:rPr>
          <w:t xml:space="preserve">d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rat</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neve</w:t>
        </w:r>
        <w:r>
          <w:rPr>
            <w:rFonts w:ascii="Times New Roman" w:hAnsi="Times New Roman"/>
            <w:color w:val="191919"/>
            <w:sz w:val="18"/>
            <w:szCs w:val="18"/>
          </w:rPr>
          <w:t xml:space="preserve">r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greate</w:t>
        </w:r>
        <w:r>
          <w:rPr>
            <w:rFonts w:ascii="Times New Roman" w:hAnsi="Times New Roman"/>
            <w:color w:val="191919"/>
            <w:sz w:val="18"/>
            <w:szCs w:val="18"/>
          </w:rPr>
          <w:t xml:space="preserve">r </w:t>
        </w:r>
        <w:r>
          <w:rPr>
            <w:rFonts w:ascii="Times New Roman" w:hAnsi="Times New Roman"/>
            <w:color w:val="191919"/>
            <w:spacing w:val="-2"/>
            <w:sz w:val="18"/>
            <w:szCs w:val="18"/>
          </w:rPr>
          <w:t>tha</w:t>
        </w:r>
        <w:r>
          <w:rPr>
            <w:rFonts w:ascii="Times New Roman" w:hAnsi="Times New Roman"/>
            <w:color w:val="191919"/>
            <w:sz w:val="18"/>
            <w:szCs w:val="18"/>
          </w:rPr>
          <w:t xml:space="preserve">n </w:t>
        </w:r>
        <w:r>
          <w:rPr>
            <w:rFonts w:ascii="Times New Roman" w:hAnsi="Times New Roman"/>
            <w:color w:val="191919"/>
            <w:spacing w:val="-2"/>
            <w:sz w:val="18"/>
            <w:szCs w:val="18"/>
          </w:rPr>
          <w:t>8.2</w:t>
        </w:r>
        <w:r>
          <w:rPr>
            <w:rFonts w:ascii="Times New Roman" w:hAnsi="Times New Roman"/>
            <w:color w:val="191919"/>
            <w:sz w:val="18"/>
            <w:szCs w:val="18"/>
          </w:rPr>
          <w:t xml:space="preserve">5 </w:t>
        </w:r>
        <w:r>
          <w:rPr>
            <w:rFonts w:ascii="Times New Roman" w:hAnsi="Times New Roman"/>
            <w:color w:val="191919"/>
            <w:spacing w:val="-2"/>
            <w:sz w:val="18"/>
            <w:szCs w:val="18"/>
          </w:rPr>
          <w:t>percent</w:t>
        </w:r>
        <w:r>
          <w:rPr>
            <w:rFonts w:ascii="Times New Roman" w:hAnsi="Times New Roman"/>
            <w:color w:val="191919"/>
            <w:sz w:val="18"/>
            <w:szCs w:val="18"/>
          </w:rPr>
          <w:t xml:space="preserve">. </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Subsidize</w:t>
        </w:r>
        <w:r>
          <w:rPr>
            <w:rFonts w:ascii="Times New Roman" w:hAnsi="Times New Roman"/>
            <w:color w:val="191919"/>
            <w:sz w:val="18"/>
            <w:szCs w:val="18"/>
          </w:rPr>
          <w:t xml:space="preserve">d </w:t>
        </w:r>
        <w:r>
          <w:rPr>
            <w:rFonts w:ascii="Times New Roman" w:hAnsi="Times New Roman"/>
            <w:color w:val="191919"/>
            <w:spacing w:val="-2"/>
            <w:sz w:val="18"/>
            <w:szCs w:val="18"/>
          </w:rPr>
          <w:t>me</w:t>
        </w:r>
        <w:r>
          <w:rPr>
            <w:rFonts w:ascii="Times New Roman" w:hAnsi="Times New Roman"/>
            <w:color w:val="191919"/>
            <w:spacing w:val="-3"/>
            <w:sz w:val="18"/>
            <w:szCs w:val="18"/>
          </w:rPr>
          <w:t>a</w:t>
        </w:r>
        <w:r>
          <w:rPr>
            <w:rFonts w:ascii="Times New Roman" w:hAnsi="Times New Roman"/>
            <w:color w:val="191919"/>
            <w:spacing w:val="-2"/>
            <w:sz w:val="18"/>
            <w:szCs w:val="18"/>
          </w:rPr>
          <w:t>n</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federa</w:t>
        </w:r>
        <w:r>
          <w:rPr>
            <w:rFonts w:ascii="Times New Roman" w:hAnsi="Times New Roman"/>
            <w:color w:val="191919"/>
            <w:sz w:val="18"/>
            <w:szCs w:val="18"/>
          </w:rPr>
          <w:t xml:space="preserve">l </w:t>
        </w:r>
        <w:proofErr w:type="spellStart"/>
        <w:r>
          <w:rPr>
            <w:rFonts w:ascii="Times New Roman" w:hAnsi="Times New Roman"/>
            <w:color w:val="191919"/>
            <w:spacing w:val="-2"/>
            <w:sz w:val="18"/>
            <w:szCs w:val="18"/>
          </w:rPr>
          <w:t>gov</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ernmen</w:t>
        </w:r>
        <w:r>
          <w:rPr>
            <w:rFonts w:ascii="Times New Roman" w:hAnsi="Times New Roman"/>
            <w:color w:val="191919"/>
            <w:sz w:val="18"/>
            <w:szCs w:val="18"/>
          </w:rPr>
          <w:t>t</w:t>
        </w:r>
        <w:proofErr w:type="spellEnd"/>
        <w:r>
          <w:rPr>
            <w:rFonts w:ascii="Times New Roman" w:hAnsi="Times New Roman"/>
            <w:color w:val="191919"/>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loan</w:t>
        </w:r>
        <w:r>
          <w:rPr>
            <w:rFonts w:ascii="Times New Roman" w:hAnsi="Times New Roman"/>
            <w:color w:val="191919"/>
            <w:sz w:val="18"/>
            <w:szCs w:val="18"/>
          </w:rPr>
          <w:t xml:space="preserve">s </w:t>
        </w:r>
        <w:r>
          <w:rPr>
            <w:rFonts w:ascii="Times New Roman" w:hAnsi="Times New Roman"/>
            <w:color w:val="191919"/>
            <w:spacing w:val="-2"/>
            <w:sz w:val="18"/>
            <w:szCs w:val="18"/>
          </w:rPr>
          <w:t>whil</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a </w:t>
        </w:r>
        <w:r>
          <w:rPr>
            <w:rFonts w:ascii="Times New Roman" w:hAnsi="Times New Roman"/>
            <w:color w:val="191919"/>
            <w:spacing w:val="-2"/>
            <w:sz w:val="18"/>
            <w:szCs w:val="18"/>
          </w:rPr>
          <w:t>half-tim</w:t>
        </w:r>
        <w:r>
          <w:rPr>
            <w:rFonts w:ascii="Times New Roman" w:hAnsi="Times New Roman"/>
            <w:color w:val="191919"/>
            <w:sz w:val="18"/>
            <w:szCs w:val="18"/>
          </w:rPr>
          <w:t xml:space="preserve">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3</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ded</w:t>
        </w:r>
        <w:r>
          <w:rPr>
            <w:rFonts w:ascii="Times New Roman" w:hAnsi="Times New Roman"/>
            <w:color w:val="191919"/>
            <w:spacing w:val="-3"/>
            <w:sz w:val="18"/>
            <w:szCs w:val="18"/>
          </w:rPr>
          <w:t>u</w:t>
        </w:r>
        <w:r>
          <w:rPr>
            <w:rFonts w:ascii="Times New Roman" w:hAnsi="Times New Roman"/>
            <w:color w:val="191919"/>
            <w:spacing w:val="-2"/>
            <w:sz w:val="18"/>
            <w:szCs w:val="18"/>
          </w:rPr>
          <w:t>cte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proofErr w:type="spellStart"/>
        <w:r>
          <w:rPr>
            <w:rFonts w:ascii="Times New Roman" w:hAnsi="Times New Roman"/>
            <w:color w:val="191919"/>
            <w:spacing w:val="-2"/>
            <w:sz w:val="18"/>
            <w:szCs w:val="18"/>
          </w:rPr>
          <w:t>dis</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bursement</w:t>
        </w:r>
        <w:proofErr w:type="spellEnd"/>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originatio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reduce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low-interes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Payment begin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moveTo>
    </w:p>
    <w:p w:rsidR="0047204F" w:rsidDel="0047204F" w:rsidRDefault="0047204F" w:rsidP="0047204F">
      <w:pPr>
        <w:widowControl w:val="0"/>
        <w:autoSpaceDE w:val="0"/>
        <w:autoSpaceDN w:val="0"/>
        <w:adjustRightInd w:val="0"/>
        <w:spacing w:before="8" w:after="0" w:line="190" w:lineRule="exact"/>
        <w:rPr>
          <w:del w:id="628" w:author="tharris" w:date="2011-05-16T09:31:00Z"/>
          <w:rFonts w:ascii="Times New Roman" w:hAnsi="Times New Roman"/>
          <w:color w:val="000000"/>
          <w:sz w:val="19"/>
          <w:szCs w:val="19"/>
        </w:rPr>
      </w:pPr>
    </w:p>
    <w:p w:rsidR="0047204F" w:rsidRDefault="0047204F" w:rsidP="0047204F">
      <w:pPr>
        <w:widowControl w:val="0"/>
        <w:autoSpaceDE w:val="0"/>
        <w:autoSpaceDN w:val="0"/>
        <w:adjustRightInd w:val="0"/>
        <w:spacing w:after="0" w:line="240" w:lineRule="auto"/>
        <w:ind w:left="1020" w:right="4618"/>
        <w:jc w:val="both"/>
        <w:rPr>
          <w:rFonts w:ascii="Times New Roman" w:hAnsi="Times New Roman"/>
          <w:color w:val="000000"/>
          <w:sz w:val="18"/>
          <w:szCs w:val="18"/>
        </w:rPr>
      </w:pPr>
      <w:moveTo w:id="629" w:author="tharris" w:date="2011-05-16T09:31:00Z">
        <w:del w:id="630"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L</w:t>
        </w:r>
        <w:del w:id="631" w:author="tharris" w:date="2011-05-16T09:32:00Z">
          <w:r w:rsidDel="0047204F">
            <w:rPr>
              <w:rFonts w:ascii="Times New Roman" w:hAnsi="Times New Roman"/>
              <w:b/>
              <w:bCs/>
              <w:color w:val="191919"/>
              <w:sz w:val="18"/>
              <w:szCs w:val="18"/>
            </w:rPr>
            <w:delText xml:space="preserve"> </w:delText>
          </w:r>
        </w:del>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NSUBSIDIZE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OAN</w:t>
        </w:r>
      </w:moveTo>
    </w:p>
    <w:p w:rsidR="0047204F" w:rsidRDefault="0047204F" w:rsidP="0047204F">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To w:id="632" w:author="tharris" w:date="2011-05-16T09:31:00Z">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no</w:t>
        </w:r>
        <w:r>
          <w:rPr>
            <w:rFonts w:ascii="Times New Roman" w:hAnsi="Times New Roman"/>
            <w:color w:val="191919"/>
            <w:sz w:val="18"/>
            <w:szCs w:val="18"/>
          </w:rPr>
          <w:t xml:space="preserve">t </w:t>
        </w:r>
        <w:r>
          <w:rPr>
            <w:rFonts w:ascii="Times New Roman" w:hAnsi="Times New Roman"/>
            <w:color w:val="191919"/>
            <w:spacing w:val="-2"/>
            <w:sz w:val="18"/>
            <w:szCs w:val="18"/>
          </w:rPr>
          <w:t>base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financia</w:t>
        </w:r>
        <w:r>
          <w:rPr>
            <w:rFonts w:ascii="Times New Roman" w:hAnsi="Times New Roman"/>
            <w:color w:val="191919"/>
            <w:sz w:val="18"/>
            <w:szCs w:val="18"/>
          </w:rPr>
          <w:t xml:space="preserve">l </w:t>
        </w:r>
        <w:r>
          <w:rPr>
            <w:rFonts w:ascii="Times New Roman" w:hAnsi="Times New Roman"/>
            <w:color w:val="191919"/>
            <w:spacing w:val="-2"/>
            <w:sz w:val="18"/>
            <w:szCs w:val="18"/>
          </w:rPr>
          <w:t>need</w:t>
        </w:r>
        <w:r>
          <w:rPr>
            <w:rFonts w:ascii="Times New Roman" w:hAnsi="Times New Roman"/>
            <w:color w:val="191919"/>
            <w:sz w:val="18"/>
            <w:szCs w:val="18"/>
          </w:rPr>
          <w:t>.</w:t>
        </w:r>
        <w:r>
          <w:rPr>
            <w:rFonts w:ascii="Times New Roman" w:hAnsi="Times New Roman"/>
            <w:color w:val="191919"/>
            <w:spacing w:val="4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governmen</w:t>
        </w:r>
        <w:r>
          <w:rPr>
            <w:rFonts w:ascii="Times New Roman" w:hAnsi="Times New Roman"/>
            <w:color w:val="191919"/>
            <w:sz w:val="18"/>
            <w:szCs w:val="18"/>
          </w:rPr>
          <w:t xml:space="preserve">t </w:t>
        </w:r>
        <w:r>
          <w:rPr>
            <w:rFonts w:ascii="Times New Roman" w:hAnsi="Times New Roman"/>
            <w:color w:val="191919"/>
            <w:spacing w:val="-2"/>
            <w:sz w:val="18"/>
            <w:szCs w:val="18"/>
          </w:rPr>
          <w:t>doe</w:t>
        </w:r>
        <w:r>
          <w:rPr>
            <w:rFonts w:ascii="Times New Roman" w:hAnsi="Times New Roman"/>
            <w:color w:val="191919"/>
            <w:sz w:val="18"/>
            <w:szCs w:val="18"/>
          </w:rPr>
          <w:t xml:space="preserve">s </w:t>
        </w:r>
        <w:r>
          <w:rPr>
            <w:rFonts w:ascii="Times New Roman" w:hAnsi="Times New Roman"/>
            <w:color w:val="191919"/>
            <w:spacing w:val="-2"/>
            <w:sz w:val="18"/>
            <w:szCs w:val="18"/>
          </w:rPr>
          <w:t>no</w:t>
        </w:r>
        <w:r>
          <w:rPr>
            <w:rFonts w:ascii="Times New Roman" w:hAnsi="Times New Roman"/>
            <w:color w:val="191919"/>
            <w:sz w:val="18"/>
            <w:szCs w:val="18"/>
          </w:rPr>
          <w:t xml:space="preserve">t </w:t>
        </w:r>
        <w:r>
          <w:rPr>
            <w:rFonts w:ascii="Times New Roman" w:hAnsi="Times New Roman"/>
            <w:color w:val="191919"/>
            <w:spacing w:val="-2"/>
            <w:sz w:val="18"/>
            <w:szCs w:val="18"/>
          </w:rPr>
          <w:t>pa</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interes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loans</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proofErr w:type="gramStart"/>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term</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 xml:space="preserve">s </w:t>
        </w:r>
        <w:r>
          <w:rPr>
            <w:rFonts w:ascii="Times New Roman" w:hAnsi="Times New Roman"/>
            <w:color w:val="191919"/>
            <w:spacing w:val="-2"/>
            <w:sz w:val="18"/>
            <w:szCs w:val="18"/>
          </w:rPr>
          <w:t>as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proofErr w:type="gramEnd"/>
        <w:r>
          <w:rPr>
            <w:rFonts w:ascii="Times New Roman" w:hAnsi="Times New Roman"/>
            <w:color w:val="191919"/>
            <w:spacing w:val="40"/>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moveTo>
    </w:p>
    <w:p w:rsidR="0047204F" w:rsidRDefault="0047204F" w:rsidP="0047204F">
      <w:pPr>
        <w:widowControl w:val="0"/>
        <w:autoSpaceDE w:val="0"/>
        <w:autoSpaceDN w:val="0"/>
        <w:adjustRightInd w:val="0"/>
        <w:spacing w:before="5" w:after="0" w:line="220" w:lineRule="exact"/>
        <w:rPr>
          <w:rFonts w:ascii="Times New Roman" w:hAnsi="Times New Roman"/>
          <w:color w:val="000000"/>
        </w:rPr>
      </w:pPr>
    </w:p>
    <w:p w:rsidR="0047204F" w:rsidRDefault="0047204F" w:rsidP="0047204F">
      <w:pPr>
        <w:widowControl w:val="0"/>
        <w:autoSpaceDE w:val="0"/>
        <w:autoSpaceDN w:val="0"/>
        <w:adjustRightInd w:val="0"/>
        <w:spacing w:before="20" w:after="0" w:line="240" w:lineRule="auto"/>
        <w:ind w:left="1020" w:right="1768"/>
        <w:jc w:val="both"/>
        <w:rPr>
          <w:rFonts w:ascii="Times New Roman" w:hAnsi="Times New Roman"/>
          <w:color w:val="000000"/>
          <w:sz w:val="24"/>
          <w:szCs w:val="24"/>
        </w:rPr>
      </w:pPr>
      <w:moveTo w:id="633" w:author="tharris" w:date="2011-05-16T09:31:00Z">
        <w:del w:id="634" w:author="tharris" w:date="2011-05-16T09:31:00Z">
          <w:r w:rsidDel="0047204F">
            <w:rPr>
              <w:rFonts w:ascii="Times New Roman" w:hAnsi="Times New Roman"/>
              <w:b/>
              <w:bCs/>
              <w:color w:val="191919"/>
              <w:spacing w:val="-2"/>
              <w:sz w:val="24"/>
              <w:szCs w:val="24"/>
            </w:rPr>
            <w:delText>W</w:delText>
          </w:r>
          <w:r w:rsidDel="0047204F">
            <w:rPr>
              <w:rFonts w:ascii="Times New Roman" w:hAnsi="Times New Roman"/>
              <w:b/>
              <w:bCs/>
              <w:color w:val="191919"/>
              <w:spacing w:val="-2"/>
              <w:sz w:val="18"/>
              <w:szCs w:val="18"/>
            </w:rPr>
            <w:delText>ILLIA</w:delText>
          </w:r>
          <w:r w:rsidDel="0047204F">
            <w:rPr>
              <w:rFonts w:ascii="Times New Roman" w:hAnsi="Times New Roman"/>
              <w:b/>
              <w:bCs/>
              <w:color w:val="191919"/>
              <w:sz w:val="18"/>
              <w:szCs w:val="18"/>
            </w:rPr>
            <w:delText>M</w:delText>
          </w:r>
          <w:r w:rsidDel="0047204F">
            <w:rPr>
              <w:rFonts w:ascii="Times New Roman" w:hAnsi="Times New Roman"/>
              <w:b/>
              <w:bCs/>
              <w:color w:val="191919"/>
              <w:spacing w:val="10"/>
              <w:sz w:val="18"/>
              <w:szCs w:val="18"/>
            </w:rPr>
            <w:delText xml:space="preserve"> </w:delText>
          </w:r>
          <w:r w:rsidDel="0047204F">
            <w:rPr>
              <w:rFonts w:ascii="Times New Roman" w:hAnsi="Times New Roman"/>
              <w:b/>
              <w:bCs/>
              <w:color w:val="191919"/>
              <w:spacing w:val="-2"/>
              <w:sz w:val="24"/>
              <w:szCs w:val="24"/>
            </w:rPr>
            <w:delText>D</w:delText>
          </w:r>
          <w:r w:rsidDel="0047204F">
            <w:rPr>
              <w:rFonts w:ascii="Times New Roman" w:hAnsi="Times New Roman"/>
              <w:b/>
              <w:bCs/>
              <w:color w:val="191919"/>
              <w:sz w:val="24"/>
              <w:szCs w:val="24"/>
            </w:rPr>
            <w:delText>.</w:delText>
          </w:r>
          <w:r w:rsidDel="0047204F">
            <w:rPr>
              <w:rFonts w:ascii="Times New Roman" w:hAnsi="Times New Roman"/>
              <w:b/>
              <w:bCs/>
              <w:color w:val="191919"/>
              <w:spacing w:val="-5"/>
              <w:sz w:val="24"/>
              <w:szCs w:val="24"/>
            </w:rPr>
            <w:delText xml:space="preserve"> </w:delText>
          </w:r>
          <w:r w:rsidDel="0047204F">
            <w:rPr>
              <w:rFonts w:ascii="Times New Roman" w:hAnsi="Times New Roman"/>
              <w:b/>
              <w:bCs/>
              <w:color w:val="191919"/>
              <w:spacing w:val="-2"/>
              <w:sz w:val="24"/>
              <w:szCs w:val="24"/>
            </w:rPr>
            <w:delText>F</w:delText>
          </w:r>
          <w:r w:rsidDel="0047204F">
            <w:rPr>
              <w:rFonts w:ascii="Times New Roman" w:hAnsi="Times New Roman"/>
              <w:b/>
              <w:bCs/>
              <w:color w:val="191919"/>
              <w:spacing w:val="-2"/>
              <w:sz w:val="18"/>
              <w:szCs w:val="18"/>
            </w:rPr>
            <w:delText>OR</w:delText>
          </w:r>
          <w:r w:rsidDel="0047204F">
            <w:rPr>
              <w:rFonts w:ascii="Times New Roman" w:hAnsi="Times New Roman"/>
              <w:b/>
              <w:bCs/>
              <w:color w:val="191919"/>
              <w:sz w:val="18"/>
              <w:szCs w:val="18"/>
            </w:rPr>
            <w:delText>D</w:delText>
          </w:r>
          <w:r w:rsidDel="0047204F">
            <w:rPr>
              <w:rFonts w:ascii="Times New Roman" w:hAnsi="Times New Roman"/>
              <w:b/>
              <w:bCs/>
              <w:color w:val="191919"/>
              <w:spacing w:val="10"/>
              <w:sz w:val="18"/>
              <w:szCs w:val="18"/>
            </w:rPr>
            <w:delText xml:space="preserve"> </w:delText>
          </w:r>
        </w:del>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D</w:t>
        </w:r>
        <w:r>
          <w:rPr>
            <w:rFonts w:ascii="Times New Roman" w:hAnsi="Times New Roman"/>
            <w:b/>
            <w:bCs/>
            <w:color w:val="191919"/>
            <w:spacing w:val="-2"/>
            <w:sz w:val="18"/>
            <w:szCs w:val="18"/>
          </w:rPr>
          <w:t>IREC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PLU</w:t>
        </w:r>
        <w:r>
          <w:rPr>
            <w:rFonts w:ascii="Times New Roman" w:hAnsi="Times New Roman"/>
            <w:b/>
            <w:bCs/>
            <w:color w:val="191919"/>
            <w:sz w:val="24"/>
            <w:szCs w:val="24"/>
          </w:rPr>
          <w:t>S</w:t>
        </w:r>
        <w:r>
          <w:rPr>
            <w:rFonts w:ascii="Times New Roman" w:hAnsi="Times New Roman"/>
            <w:b/>
            <w:bCs/>
            <w:color w:val="191919"/>
            <w:spacing w:val="-5"/>
            <w:sz w:val="24"/>
            <w:szCs w:val="24"/>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OA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(U</w:t>
        </w:r>
        <w:r>
          <w:rPr>
            <w:rFonts w:ascii="Times New Roman" w:hAnsi="Times New Roman"/>
            <w:b/>
            <w:bCs/>
            <w:color w:val="191919"/>
            <w:spacing w:val="-2"/>
            <w:sz w:val="18"/>
            <w:szCs w:val="18"/>
          </w:rPr>
          <w:t>NDERGRADU</w:t>
        </w:r>
        <w:r>
          <w:rPr>
            <w:rFonts w:ascii="Times New Roman" w:hAnsi="Times New Roman"/>
            <w:b/>
            <w:bCs/>
            <w:color w:val="191919"/>
            <w:spacing w:val="-16"/>
            <w:sz w:val="18"/>
            <w:szCs w:val="18"/>
          </w:rPr>
          <w:t>A</w:t>
        </w:r>
        <w:r>
          <w:rPr>
            <w:rFonts w:ascii="Times New Roman" w:hAnsi="Times New Roman"/>
            <w:b/>
            <w:bCs/>
            <w:color w:val="191919"/>
            <w:spacing w:val="-2"/>
            <w:sz w:val="18"/>
            <w:szCs w:val="18"/>
          </w:rPr>
          <w:t>TE</w:t>
        </w:r>
        <w:r>
          <w:rPr>
            <w:rFonts w:ascii="Times New Roman" w:hAnsi="Times New Roman"/>
            <w:b/>
            <w:bCs/>
            <w:color w:val="191919"/>
            <w:sz w:val="18"/>
            <w:szCs w:val="18"/>
          </w:rPr>
          <w:t xml:space="preserve">S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1"/>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RADU</w:t>
        </w:r>
        <w:r>
          <w:rPr>
            <w:rFonts w:ascii="Times New Roman" w:hAnsi="Times New Roman"/>
            <w:b/>
            <w:bCs/>
            <w:color w:val="191919"/>
            <w:spacing w:val="-16"/>
            <w:sz w:val="18"/>
            <w:szCs w:val="18"/>
          </w:rPr>
          <w:t>A</w:t>
        </w:r>
        <w:r>
          <w:rPr>
            <w:rFonts w:ascii="Times New Roman" w:hAnsi="Times New Roman"/>
            <w:b/>
            <w:bCs/>
            <w:color w:val="191919"/>
            <w:spacing w:val="-2"/>
            <w:sz w:val="18"/>
            <w:szCs w:val="18"/>
          </w:rPr>
          <w:t>TES</w:t>
        </w:r>
        <w:r>
          <w:rPr>
            <w:rFonts w:ascii="Times New Roman" w:hAnsi="Times New Roman"/>
            <w:b/>
            <w:bCs/>
            <w:color w:val="191919"/>
            <w:sz w:val="24"/>
            <w:szCs w:val="24"/>
          </w:rPr>
          <w:t>)</w:t>
        </w:r>
      </w:moveTo>
    </w:p>
    <w:p w:rsidR="0047204F" w:rsidRDefault="0047204F" w:rsidP="0047204F">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To w:id="635" w:author="tharris" w:date="2011-05-16T09:31:00Z">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historie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borro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first 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disbursement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adjuste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a</w:t>
        </w:r>
        <w:r>
          <w:rPr>
            <w:rFonts w:ascii="Times New Roman" w:hAnsi="Times New Roman"/>
            <w:color w:val="191919"/>
            <w:spacing w:val="-2"/>
            <w:sz w:val="18"/>
            <w:szCs w:val="18"/>
          </w:rPr>
          <w:t>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in- </w:t>
        </w:r>
        <w:proofErr w:type="spellStart"/>
        <w:r>
          <w:rPr>
            <w:rFonts w:ascii="Times New Roman" w:hAnsi="Times New Roman"/>
            <w:color w:val="191919"/>
            <w:spacing w:val="-2"/>
            <w:sz w:val="18"/>
            <w:szCs w:val="18"/>
          </w:rPr>
          <w:t>teres</w:t>
        </w:r>
        <w:r>
          <w:rPr>
            <w:rFonts w:ascii="Times New Roman" w:hAnsi="Times New Roman"/>
            <w:color w:val="191919"/>
            <w:sz w:val="18"/>
            <w:szCs w:val="18"/>
          </w:rPr>
          <w:t>t</w:t>
        </w:r>
        <w:proofErr w:type="spellEnd"/>
        <w:r>
          <w:rPr>
            <w:rFonts w:ascii="Times New Roman" w:hAnsi="Times New Roman"/>
            <w:color w:val="191919"/>
            <w:spacing w:val="-1"/>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cappe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9%</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deducte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disbursement</w:t>
        </w:r>
        <w:r>
          <w:rPr>
            <w:rFonts w:ascii="Times New Roman" w:hAnsi="Times New Roman"/>
            <w:color w:val="191919"/>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 required.</w:t>
        </w:r>
      </w:moveTo>
    </w:p>
    <w:moveToRangeEnd w:id="624"/>
    <w:p w:rsidR="0047204F" w:rsidRDefault="0047204F" w:rsidP="00924DC4">
      <w:pPr>
        <w:widowControl w:val="0"/>
        <w:autoSpaceDE w:val="0"/>
        <w:autoSpaceDN w:val="0"/>
        <w:adjustRightInd w:val="0"/>
        <w:spacing w:after="0" w:line="240" w:lineRule="auto"/>
        <w:ind w:left="1020" w:right="5786"/>
        <w:jc w:val="both"/>
        <w:rPr>
          <w:ins w:id="636" w:author="tharris" w:date="2011-05-16T09:32:00Z"/>
          <w:rFonts w:ascii="Times New Roman" w:hAnsi="Times New Roman"/>
          <w:b/>
          <w:bCs/>
          <w:color w:val="191919"/>
          <w:spacing w:val="-2"/>
          <w:sz w:val="24"/>
          <w:szCs w:val="24"/>
        </w:rPr>
      </w:pPr>
    </w:p>
    <w:p w:rsidR="0047204F" w:rsidRPr="0047204F" w:rsidRDefault="0047204F" w:rsidP="0047204F">
      <w:pPr>
        <w:widowControl w:val="0"/>
        <w:autoSpaceDE w:val="0"/>
        <w:autoSpaceDN w:val="0"/>
        <w:adjustRightInd w:val="0"/>
        <w:spacing w:before="20" w:after="0" w:line="240" w:lineRule="auto"/>
        <w:ind w:left="1020" w:right="1768"/>
        <w:jc w:val="both"/>
        <w:rPr>
          <w:ins w:id="637" w:author="tharris" w:date="2011-05-16T09:33:00Z"/>
          <w:rFonts w:ascii="Times New Roman" w:hAnsi="Times New Roman"/>
          <w:color w:val="000000"/>
          <w:sz w:val="24"/>
          <w:szCs w:val="24"/>
        </w:rPr>
      </w:pPr>
      <w:ins w:id="638" w:author="tharris" w:date="2011-05-16T09:33:00Z">
        <w:r w:rsidRPr="0047204F">
          <w:rPr>
            <w:rFonts w:ascii="Times New Roman" w:hAnsi="Times New Roman"/>
            <w:b/>
            <w:bCs/>
            <w:color w:val="191919"/>
            <w:spacing w:val="-2"/>
            <w:sz w:val="24"/>
            <w:szCs w:val="24"/>
          </w:rPr>
          <w:t>F</w:t>
        </w:r>
        <w:r w:rsidR="007B3518" w:rsidRPr="007B3518">
          <w:rPr>
            <w:rFonts w:ascii="Times New Roman" w:hAnsi="Times New Roman"/>
            <w:b/>
            <w:bCs/>
            <w:color w:val="191919"/>
            <w:spacing w:val="-2"/>
            <w:sz w:val="24"/>
            <w:szCs w:val="24"/>
            <w:rPrChange w:id="639" w:author="tharris" w:date="2011-05-16T09:34:00Z">
              <w:rPr>
                <w:rFonts w:ascii="Times New Roman" w:hAnsi="Times New Roman"/>
                <w:b/>
                <w:bCs/>
                <w:smallCaps/>
                <w:color w:val="191919"/>
                <w:spacing w:val="-2"/>
                <w:sz w:val="18"/>
                <w:szCs w:val="18"/>
              </w:rPr>
            </w:rPrChange>
          </w:rPr>
          <w:t>EDERA</w:t>
        </w:r>
        <w:r w:rsidR="007B3518" w:rsidRPr="007B3518">
          <w:rPr>
            <w:rFonts w:ascii="Times New Roman" w:hAnsi="Times New Roman"/>
            <w:b/>
            <w:bCs/>
            <w:color w:val="191919"/>
            <w:sz w:val="24"/>
            <w:szCs w:val="24"/>
            <w:rPrChange w:id="640" w:author="tharris" w:date="2011-05-16T09:34:00Z">
              <w:rPr>
                <w:rFonts w:ascii="Times New Roman" w:hAnsi="Times New Roman"/>
                <w:b/>
                <w:bCs/>
                <w:smallCaps/>
                <w:color w:val="191919"/>
                <w:spacing w:val="5"/>
                <w:sz w:val="18"/>
                <w:szCs w:val="18"/>
              </w:rPr>
            </w:rPrChange>
          </w:rPr>
          <w:t xml:space="preserve">L </w:t>
        </w:r>
      </w:ins>
      <w:ins w:id="641" w:author="tharris" w:date="2011-05-16T09:34:00Z">
        <w:r w:rsidR="007B3518" w:rsidRPr="007B3518">
          <w:rPr>
            <w:rFonts w:ascii="Times New Roman" w:hAnsi="Times New Roman"/>
            <w:b/>
            <w:bCs/>
            <w:smallCaps/>
            <w:color w:val="191919"/>
            <w:sz w:val="24"/>
            <w:szCs w:val="24"/>
            <w:rPrChange w:id="642" w:author="tharris" w:date="2011-05-16T09:35:00Z">
              <w:rPr>
                <w:rFonts w:ascii="Times New Roman" w:hAnsi="Times New Roman"/>
                <w:b/>
                <w:bCs/>
                <w:smallCaps/>
                <w:color w:val="191919"/>
                <w:spacing w:val="5"/>
                <w:sz w:val="24"/>
                <w:szCs w:val="24"/>
              </w:rPr>
            </w:rPrChange>
          </w:rPr>
          <w:t>Direct</w:t>
        </w:r>
        <w:r>
          <w:rPr>
            <w:rFonts w:ascii="Times New Roman" w:hAnsi="Times New Roman"/>
            <w:b/>
            <w:bCs/>
            <w:color w:val="191919"/>
            <w:sz w:val="24"/>
            <w:szCs w:val="24"/>
          </w:rPr>
          <w:t xml:space="preserve"> </w:t>
        </w:r>
      </w:ins>
      <w:ins w:id="643" w:author="tharris" w:date="2011-05-16T09:33:00Z">
        <w:r w:rsidR="007B3518" w:rsidRPr="007B3518">
          <w:rPr>
            <w:rFonts w:ascii="Times New Roman" w:hAnsi="Times New Roman"/>
            <w:b/>
            <w:bCs/>
            <w:color w:val="191919"/>
            <w:sz w:val="24"/>
            <w:szCs w:val="24"/>
            <w:rPrChange w:id="644" w:author="tharris" w:date="2011-05-16T09:34:00Z">
              <w:rPr>
                <w:rFonts w:ascii="Times New Roman" w:hAnsi="Times New Roman"/>
                <w:b/>
                <w:bCs/>
                <w:smallCaps/>
                <w:color w:val="191919"/>
                <w:spacing w:val="5"/>
                <w:sz w:val="18"/>
                <w:szCs w:val="18"/>
              </w:rPr>
            </w:rPrChange>
          </w:rPr>
          <w:t xml:space="preserve">GRAD </w:t>
        </w:r>
        <w:r w:rsidRPr="0047204F">
          <w:rPr>
            <w:rFonts w:ascii="Times New Roman" w:hAnsi="Times New Roman"/>
            <w:b/>
            <w:bCs/>
            <w:color w:val="191919"/>
            <w:spacing w:val="-2"/>
            <w:sz w:val="24"/>
            <w:szCs w:val="24"/>
          </w:rPr>
          <w:t>PLU</w:t>
        </w:r>
        <w:r w:rsidRPr="0047204F">
          <w:rPr>
            <w:rFonts w:ascii="Times New Roman" w:hAnsi="Times New Roman"/>
            <w:b/>
            <w:bCs/>
            <w:color w:val="191919"/>
            <w:sz w:val="24"/>
            <w:szCs w:val="24"/>
          </w:rPr>
          <w:t>S</w:t>
        </w:r>
        <w:r w:rsidRPr="0047204F">
          <w:rPr>
            <w:rFonts w:ascii="Times New Roman" w:hAnsi="Times New Roman"/>
            <w:b/>
            <w:bCs/>
            <w:color w:val="191919"/>
            <w:spacing w:val="-5"/>
            <w:sz w:val="24"/>
            <w:szCs w:val="24"/>
          </w:rPr>
          <w:t xml:space="preserve"> </w:t>
        </w:r>
        <w:r w:rsidRPr="0047204F">
          <w:rPr>
            <w:rFonts w:ascii="Times New Roman" w:hAnsi="Times New Roman"/>
            <w:b/>
            <w:bCs/>
            <w:color w:val="191919"/>
            <w:spacing w:val="-2"/>
            <w:sz w:val="24"/>
            <w:szCs w:val="24"/>
          </w:rPr>
          <w:t>L</w:t>
        </w:r>
        <w:r w:rsidR="007B3518" w:rsidRPr="007B3518">
          <w:rPr>
            <w:rFonts w:ascii="Times New Roman" w:hAnsi="Times New Roman"/>
            <w:b/>
            <w:bCs/>
            <w:color w:val="191919"/>
            <w:spacing w:val="-2"/>
            <w:sz w:val="24"/>
            <w:szCs w:val="24"/>
            <w:rPrChange w:id="645" w:author="tharris" w:date="2011-05-16T09:34:00Z">
              <w:rPr>
                <w:rFonts w:ascii="Times New Roman" w:hAnsi="Times New Roman"/>
                <w:b/>
                <w:bCs/>
                <w:smallCaps/>
                <w:color w:val="191919"/>
                <w:spacing w:val="-2"/>
                <w:sz w:val="18"/>
                <w:szCs w:val="18"/>
              </w:rPr>
            </w:rPrChange>
          </w:rPr>
          <w:t>OA</w:t>
        </w:r>
        <w:r w:rsidR="007B3518" w:rsidRPr="007B3518">
          <w:rPr>
            <w:rFonts w:ascii="Times New Roman" w:hAnsi="Times New Roman"/>
            <w:b/>
            <w:bCs/>
            <w:color w:val="191919"/>
            <w:sz w:val="24"/>
            <w:szCs w:val="24"/>
            <w:rPrChange w:id="646" w:author="tharris" w:date="2011-05-16T09:34:00Z">
              <w:rPr>
                <w:rFonts w:ascii="Times New Roman" w:hAnsi="Times New Roman"/>
                <w:b/>
                <w:bCs/>
                <w:smallCaps/>
                <w:color w:val="191919"/>
                <w:spacing w:val="5"/>
                <w:sz w:val="18"/>
                <w:szCs w:val="18"/>
              </w:rPr>
            </w:rPrChange>
          </w:rPr>
          <w:t>N</w:t>
        </w:r>
        <w:r w:rsidR="007B3518" w:rsidRPr="007B3518">
          <w:rPr>
            <w:rFonts w:ascii="Times New Roman" w:hAnsi="Times New Roman"/>
            <w:b/>
            <w:bCs/>
            <w:color w:val="191919"/>
            <w:spacing w:val="10"/>
            <w:sz w:val="24"/>
            <w:szCs w:val="24"/>
            <w:rPrChange w:id="647" w:author="tharris" w:date="2011-05-16T09:34:00Z">
              <w:rPr>
                <w:rFonts w:ascii="Times New Roman" w:hAnsi="Times New Roman"/>
                <w:b/>
                <w:bCs/>
                <w:smallCaps/>
                <w:color w:val="191919"/>
                <w:spacing w:val="10"/>
                <w:sz w:val="18"/>
                <w:szCs w:val="18"/>
              </w:rPr>
            </w:rPrChange>
          </w:rPr>
          <w:t xml:space="preserve"> (</w:t>
        </w:r>
        <w:r w:rsidRPr="0047204F">
          <w:rPr>
            <w:rFonts w:ascii="Times New Roman" w:hAnsi="Times New Roman"/>
            <w:b/>
            <w:bCs/>
            <w:color w:val="191919"/>
            <w:spacing w:val="-2"/>
            <w:sz w:val="24"/>
            <w:szCs w:val="24"/>
          </w:rPr>
          <w:t>G</w:t>
        </w:r>
        <w:r w:rsidR="007B3518" w:rsidRPr="007B3518">
          <w:rPr>
            <w:rFonts w:ascii="Times New Roman" w:hAnsi="Times New Roman"/>
            <w:b/>
            <w:bCs/>
            <w:color w:val="191919"/>
            <w:spacing w:val="-2"/>
            <w:sz w:val="24"/>
            <w:szCs w:val="24"/>
            <w:rPrChange w:id="648" w:author="tharris" w:date="2011-05-16T09:34:00Z">
              <w:rPr>
                <w:rFonts w:ascii="Times New Roman" w:hAnsi="Times New Roman"/>
                <w:b/>
                <w:bCs/>
                <w:smallCaps/>
                <w:color w:val="191919"/>
                <w:spacing w:val="-2"/>
                <w:sz w:val="18"/>
                <w:szCs w:val="18"/>
              </w:rPr>
            </w:rPrChange>
          </w:rPr>
          <w:t>RADU</w:t>
        </w:r>
        <w:r w:rsidR="007B3518" w:rsidRPr="007B3518">
          <w:rPr>
            <w:rFonts w:ascii="Times New Roman" w:hAnsi="Times New Roman"/>
            <w:b/>
            <w:bCs/>
            <w:color w:val="191919"/>
            <w:spacing w:val="-16"/>
            <w:sz w:val="24"/>
            <w:szCs w:val="24"/>
            <w:rPrChange w:id="649" w:author="tharris" w:date="2011-05-16T09:34:00Z">
              <w:rPr>
                <w:rFonts w:ascii="Times New Roman" w:hAnsi="Times New Roman"/>
                <w:b/>
                <w:bCs/>
                <w:smallCaps/>
                <w:color w:val="191919"/>
                <w:spacing w:val="-16"/>
                <w:sz w:val="18"/>
                <w:szCs w:val="18"/>
              </w:rPr>
            </w:rPrChange>
          </w:rPr>
          <w:t>A</w:t>
        </w:r>
        <w:r w:rsidR="007B3518" w:rsidRPr="007B3518">
          <w:rPr>
            <w:rFonts w:ascii="Times New Roman" w:hAnsi="Times New Roman"/>
            <w:b/>
            <w:bCs/>
            <w:color w:val="191919"/>
            <w:spacing w:val="-2"/>
            <w:sz w:val="24"/>
            <w:szCs w:val="24"/>
            <w:rPrChange w:id="650" w:author="tharris" w:date="2011-05-16T09:34:00Z">
              <w:rPr>
                <w:rFonts w:ascii="Times New Roman" w:hAnsi="Times New Roman"/>
                <w:b/>
                <w:bCs/>
                <w:smallCaps/>
                <w:color w:val="191919"/>
                <w:spacing w:val="-2"/>
                <w:sz w:val="18"/>
                <w:szCs w:val="18"/>
              </w:rPr>
            </w:rPrChange>
          </w:rPr>
          <w:t>TES</w:t>
        </w:r>
        <w:r w:rsidRPr="0047204F">
          <w:rPr>
            <w:rFonts w:ascii="Times New Roman" w:hAnsi="Times New Roman"/>
            <w:b/>
            <w:bCs/>
            <w:color w:val="191919"/>
            <w:sz w:val="24"/>
            <w:szCs w:val="24"/>
          </w:rPr>
          <w:t>)</w:t>
        </w:r>
      </w:ins>
    </w:p>
    <w:p w:rsidR="0047204F" w:rsidRDefault="00743405" w:rsidP="0047204F">
      <w:pPr>
        <w:widowControl w:val="0"/>
        <w:autoSpaceDE w:val="0"/>
        <w:autoSpaceDN w:val="0"/>
        <w:adjustRightInd w:val="0"/>
        <w:spacing w:before="30" w:after="0" w:line="250" w:lineRule="auto"/>
        <w:ind w:left="1020" w:right="70"/>
        <w:jc w:val="both"/>
        <w:rPr>
          <w:ins w:id="651" w:author="tharris" w:date="2011-05-16T09:38:00Z"/>
          <w:rFonts w:ascii="Times New Roman" w:hAnsi="Times New Roman"/>
          <w:color w:val="191919"/>
          <w:spacing w:val="-2"/>
          <w:sz w:val="18"/>
          <w:szCs w:val="18"/>
        </w:rPr>
      </w:pPr>
      <w:ins w:id="652" w:author="tharris" w:date="2011-05-16T09:35:00Z">
        <w:r>
          <w:rPr>
            <w:rFonts w:ascii="Times New Roman" w:hAnsi="Times New Roman"/>
            <w:color w:val="191919"/>
            <w:spacing w:val="-2"/>
            <w:sz w:val="18"/>
            <w:szCs w:val="18"/>
          </w:rPr>
          <w:t xml:space="preserve">Graduate </w:t>
        </w:r>
      </w:ins>
      <w:ins w:id="653" w:author="tharris" w:date="2011-05-16T09:36:00Z">
        <w:r>
          <w:rPr>
            <w:rFonts w:ascii="Times New Roman" w:hAnsi="Times New Roman"/>
            <w:color w:val="191919"/>
            <w:spacing w:val="-2"/>
            <w:sz w:val="18"/>
            <w:szCs w:val="18"/>
          </w:rPr>
          <w:t>and</w:t>
        </w:r>
      </w:ins>
      <w:ins w:id="654" w:author="tharris" w:date="2011-05-16T09:35:00Z">
        <w:r>
          <w:rPr>
            <w:rFonts w:ascii="Times New Roman" w:hAnsi="Times New Roman"/>
            <w:color w:val="191919"/>
            <w:spacing w:val="-2"/>
            <w:sz w:val="18"/>
            <w:szCs w:val="18"/>
          </w:rPr>
          <w:t xml:space="preserve"> </w:t>
        </w:r>
      </w:ins>
      <w:ins w:id="655" w:author="tharris" w:date="2011-05-16T09:36:00Z">
        <w:r>
          <w:rPr>
            <w:rFonts w:ascii="Times New Roman" w:hAnsi="Times New Roman"/>
            <w:color w:val="191919"/>
            <w:spacing w:val="-2"/>
            <w:sz w:val="18"/>
            <w:szCs w:val="18"/>
          </w:rPr>
          <w:t xml:space="preserve">professional degree students can borrow a Direct GRAD PLUS Loan to help cover education expenses. </w:t>
        </w:r>
        <w:proofErr w:type="gramStart"/>
        <w:r>
          <w:rPr>
            <w:rFonts w:ascii="Times New Roman" w:hAnsi="Times New Roman"/>
            <w:color w:val="191919"/>
            <w:spacing w:val="-2"/>
            <w:sz w:val="18"/>
            <w:szCs w:val="18"/>
          </w:rPr>
          <w:t xml:space="preserve">The terms and conditions applicable </w:t>
        </w:r>
      </w:ins>
      <w:ins w:id="656" w:author="tharris" w:date="2011-05-16T09:38:00Z">
        <w:r>
          <w:rPr>
            <w:rFonts w:ascii="Times New Roman" w:hAnsi="Times New Roman"/>
            <w:color w:val="191919"/>
            <w:spacing w:val="-2"/>
            <w:sz w:val="18"/>
            <w:szCs w:val="18"/>
          </w:rPr>
          <w:t>to the Direct PLU Loan for undergraduate students.</w:t>
        </w:r>
        <w:proofErr w:type="gramEnd"/>
        <w:r>
          <w:rPr>
            <w:rFonts w:ascii="Times New Roman" w:hAnsi="Times New Roman"/>
            <w:color w:val="191919"/>
            <w:spacing w:val="-2"/>
            <w:sz w:val="18"/>
            <w:szCs w:val="18"/>
          </w:rPr>
          <w:t xml:space="preserve"> These terms and conditions include:</w:t>
        </w:r>
      </w:ins>
    </w:p>
    <w:p w:rsidR="00000000" w:rsidRDefault="00743405">
      <w:pPr>
        <w:pStyle w:val="ListParagraph"/>
        <w:widowControl w:val="0"/>
        <w:numPr>
          <w:ilvl w:val="0"/>
          <w:numId w:val="18"/>
        </w:numPr>
        <w:autoSpaceDE w:val="0"/>
        <w:autoSpaceDN w:val="0"/>
        <w:adjustRightInd w:val="0"/>
        <w:spacing w:before="30" w:after="0" w:line="250" w:lineRule="auto"/>
        <w:ind w:right="70"/>
        <w:jc w:val="both"/>
        <w:rPr>
          <w:ins w:id="657" w:author="tharris" w:date="2011-05-16T09:38:00Z"/>
          <w:rFonts w:ascii="Times New Roman" w:hAnsi="Times New Roman"/>
          <w:color w:val="000000"/>
          <w:sz w:val="18"/>
          <w:szCs w:val="18"/>
        </w:rPr>
        <w:pPrChange w:id="658" w:author="tharris" w:date="2011-05-16T09:38:00Z">
          <w:pPr>
            <w:widowControl w:val="0"/>
            <w:autoSpaceDE w:val="0"/>
            <w:autoSpaceDN w:val="0"/>
            <w:adjustRightInd w:val="0"/>
            <w:spacing w:before="30" w:after="0" w:line="250" w:lineRule="auto"/>
            <w:ind w:left="1020" w:right="70"/>
            <w:jc w:val="both"/>
          </w:pPr>
        </w:pPrChange>
      </w:pPr>
      <w:ins w:id="659" w:author="tharris" w:date="2011-05-16T09:38:00Z">
        <w:r>
          <w:rPr>
            <w:rFonts w:ascii="Times New Roman" w:hAnsi="Times New Roman"/>
            <w:color w:val="000000"/>
            <w:sz w:val="18"/>
            <w:szCs w:val="18"/>
          </w:rPr>
          <w:t>A determination that you (the applicant) do not have an adverse credit history and</w:t>
        </w:r>
      </w:ins>
    </w:p>
    <w:p w:rsidR="00000000" w:rsidRDefault="00743405">
      <w:pPr>
        <w:pStyle w:val="ListParagraph"/>
        <w:widowControl w:val="0"/>
        <w:numPr>
          <w:ilvl w:val="0"/>
          <w:numId w:val="18"/>
        </w:numPr>
        <w:autoSpaceDE w:val="0"/>
        <w:autoSpaceDN w:val="0"/>
        <w:adjustRightInd w:val="0"/>
        <w:spacing w:before="30" w:after="0" w:line="250" w:lineRule="auto"/>
        <w:ind w:right="70"/>
        <w:jc w:val="both"/>
        <w:rPr>
          <w:ins w:id="660" w:author="tharris" w:date="2011-05-16T09:38:00Z"/>
          <w:rFonts w:ascii="Times New Roman" w:hAnsi="Times New Roman"/>
          <w:color w:val="000000"/>
          <w:sz w:val="18"/>
          <w:szCs w:val="18"/>
        </w:rPr>
        <w:pPrChange w:id="661" w:author="tharris" w:date="2011-05-16T09:38:00Z">
          <w:pPr>
            <w:widowControl w:val="0"/>
            <w:autoSpaceDE w:val="0"/>
            <w:autoSpaceDN w:val="0"/>
            <w:adjustRightInd w:val="0"/>
            <w:spacing w:before="30" w:after="0" w:line="250" w:lineRule="auto"/>
            <w:ind w:left="1020" w:right="70"/>
            <w:jc w:val="both"/>
          </w:pPr>
        </w:pPrChange>
      </w:pPr>
      <w:ins w:id="662" w:author="tharris" w:date="2011-05-16T09:38:00Z">
        <w:r>
          <w:rPr>
            <w:rFonts w:ascii="Times New Roman" w:hAnsi="Times New Roman"/>
            <w:color w:val="000000"/>
            <w:sz w:val="18"/>
            <w:szCs w:val="18"/>
          </w:rPr>
          <w:t>A fixed interest rate of 7.9% for Direct PLUS Loans.</w:t>
        </w:r>
      </w:ins>
    </w:p>
    <w:p w:rsidR="00743405" w:rsidRDefault="00743405" w:rsidP="00743405">
      <w:pPr>
        <w:widowControl w:val="0"/>
        <w:autoSpaceDE w:val="0"/>
        <w:autoSpaceDN w:val="0"/>
        <w:adjustRightInd w:val="0"/>
        <w:spacing w:before="30" w:after="0" w:line="250" w:lineRule="auto"/>
        <w:ind w:left="1020" w:right="70"/>
        <w:jc w:val="both"/>
        <w:rPr>
          <w:ins w:id="663" w:author="tharris" w:date="2011-05-16T09:39:00Z"/>
          <w:rFonts w:ascii="Times New Roman" w:hAnsi="Times New Roman"/>
          <w:color w:val="000000"/>
          <w:sz w:val="18"/>
          <w:szCs w:val="18"/>
        </w:rPr>
      </w:pPr>
    </w:p>
    <w:p w:rsidR="00000000" w:rsidRDefault="00743405">
      <w:pPr>
        <w:widowControl w:val="0"/>
        <w:autoSpaceDE w:val="0"/>
        <w:autoSpaceDN w:val="0"/>
        <w:adjustRightInd w:val="0"/>
        <w:spacing w:before="30" w:after="0" w:line="250" w:lineRule="auto"/>
        <w:ind w:left="1020" w:right="70"/>
        <w:jc w:val="both"/>
        <w:rPr>
          <w:ins w:id="664" w:author="tharris" w:date="2011-05-16T09:40:00Z"/>
          <w:rFonts w:ascii="Times New Roman" w:hAnsi="Times New Roman"/>
          <w:color w:val="000000"/>
          <w:sz w:val="18"/>
          <w:szCs w:val="18"/>
        </w:rPr>
        <w:pPrChange w:id="665" w:author="tharris" w:date="2011-05-16T09:40:00Z">
          <w:pPr>
            <w:widowControl w:val="0"/>
            <w:autoSpaceDE w:val="0"/>
            <w:autoSpaceDN w:val="0"/>
            <w:adjustRightInd w:val="0"/>
            <w:spacing w:after="0" w:line="240" w:lineRule="auto"/>
            <w:ind w:left="1020" w:right="5786"/>
            <w:jc w:val="both"/>
          </w:pPr>
        </w:pPrChange>
      </w:pPr>
      <w:ins w:id="666" w:author="tharris" w:date="2011-05-16T09:39:00Z">
        <w:r>
          <w:rPr>
            <w:rFonts w:ascii="Times New Roman" w:hAnsi="Times New Roman"/>
            <w:color w:val="000000"/>
            <w:sz w:val="18"/>
            <w:szCs w:val="18"/>
          </w:rPr>
          <w:lastRenderedPageBreak/>
          <w:t>Unlike parent PLUS applicants, you (the student applicant) are required to complete the Free Application for Federal Student Aid (FAFSA). In addition, before you can receive a PLUS Loan,</w:t>
        </w:r>
      </w:ins>
      <w:ins w:id="667" w:author="tharris" w:date="2011-05-16T09:40:00Z">
        <w:r>
          <w:rPr>
            <w:rFonts w:ascii="Times New Roman" w:hAnsi="Times New Roman"/>
            <w:color w:val="000000"/>
            <w:sz w:val="18"/>
            <w:szCs w:val="18"/>
          </w:rPr>
          <w:t xml:space="preserve"> your school must have determined your minimum eligibility for Direct Subsidized and Unsubsidized Stafford Loans.</w:t>
        </w:r>
      </w:ins>
    </w:p>
    <w:p w:rsidR="00000000" w:rsidRDefault="00A232F0">
      <w:pPr>
        <w:widowControl w:val="0"/>
        <w:autoSpaceDE w:val="0"/>
        <w:autoSpaceDN w:val="0"/>
        <w:adjustRightInd w:val="0"/>
        <w:spacing w:before="30" w:after="0" w:line="250" w:lineRule="auto"/>
        <w:ind w:left="1020" w:right="70"/>
        <w:jc w:val="both"/>
        <w:rPr>
          <w:ins w:id="668" w:author="tharris" w:date="2011-05-16T09:31:00Z"/>
          <w:rFonts w:ascii="Times New Roman" w:hAnsi="Times New Roman"/>
          <w:b/>
          <w:bCs/>
          <w:color w:val="191919"/>
          <w:spacing w:val="-2"/>
          <w:sz w:val="24"/>
          <w:szCs w:val="24"/>
        </w:rPr>
        <w:pPrChange w:id="669" w:author="tharris" w:date="2011-05-16T09:40:00Z">
          <w:pPr>
            <w:widowControl w:val="0"/>
            <w:autoSpaceDE w:val="0"/>
            <w:autoSpaceDN w:val="0"/>
            <w:adjustRightInd w:val="0"/>
            <w:spacing w:after="0" w:line="240" w:lineRule="auto"/>
            <w:ind w:left="1020" w:right="5786"/>
            <w:jc w:val="both"/>
          </w:pPr>
        </w:pPrChange>
      </w:pPr>
    </w:p>
    <w:p w:rsidR="00924DC4" w:rsidRDefault="00924DC4" w:rsidP="00924DC4">
      <w:pPr>
        <w:widowControl w:val="0"/>
        <w:autoSpaceDE w:val="0"/>
        <w:autoSpaceDN w:val="0"/>
        <w:adjustRightInd w:val="0"/>
        <w:spacing w:after="0" w:line="240" w:lineRule="auto"/>
        <w:ind w:left="1020" w:right="5786"/>
        <w:jc w:val="both"/>
        <w:rPr>
          <w:rFonts w:ascii="Times New Roman" w:hAnsi="Times New Roman"/>
          <w:color w:val="000000"/>
          <w:sz w:val="24"/>
          <w:szCs w:val="24"/>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EDERA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P</w:t>
      </w:r>
      <w:r>
        <w:rPr>
          <w:rFonts w:ascii="Times New Roman" w:hAnsi="Times New Roman"/>
          <w:b/>
          <w:bCs/>
          <w:color w:val="191919"/>
          <w:spacing w:val="-2"/>
          <w:sz w:val="18"/>
          <w:szCs w:val="18"/>
        </w:rPr>
        <w:t>ERKIN</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proofErr w:type="gramStart"/>
      <w:r>
        <w:rPr>
          <w:rFonts w:ascii="Times New Roman" w:hAnsi="Times New Roman"/>
          <w:b/>
          <w:bCs/>
          <w:color w:val="191919"/>
          <w:spacing w:val="-2"/>
          <w:sz w:val="24"/>
          <w:szCs w:val="24"/>
        </w:rPr>
        <w:t>L</w:t>
      </w:r>
      <w:r>
        <w:rPr>
          <w:rFonts w:ascii="Times New Roman" w:hAnsi="Times New Roman"/>
          <w:b/>
          <w:bCs/>
          <w:color w:val="191919"/>
          <w:spacing w:val="-2"/>
          <w:sz w:val="18"/>
          <w:szCs w:val="18"/>
        </w:rPr>
        <w:t>OA</w:t>
      </w:r>
      <w:r>
        <w:rPr>
          <w:rFonts w:ascii="Times New Roman" w:hAnsi="Times New Roman"/>
          <w:b/>
          <w:bCs/>
          <w:color w:val="191919"/>
          <w:sz w:val="18"/>
          <w:szCs w:val="18"/>
        </w:rPr>
        <w:t xml:space="preserve">N </w:t>
      </w:r>
      <w:r>
        <w:rPr>
          <w:rFonts w:ascii="Times New Roman" w:hAnsi="Times New Roman"/>
          <w:b/>
          <w:bCs/>
          <w:color w:val="191919"/>
          <w:spacing w:val="23"/>
          <w:sz w:val="18"/>
          <w:szCs w:val="18"/>
        </w:rPr>
        <w:t xml:space="preserve"> </w:t>
      </w:r>
      <w:r>
        <w:rPr>
          <w:rFonts w:ascii="Times New Roman" w:hAnsi="Times New Roman"/>
          <w:b/>
          <w:bCs/>
          <w:color w:val="191919"/>
          <w:spacing w:val="-2"/>
          <w:sz w:val="24"/>
          <w:szCs w:val="24"/>
        </w:rPr>
        <w:t>(</w:t>
      </w:r>
      <w:proofErr w:type="gramEnd"/>
      <w:r>
        <w:rPr>
          <w:rFonts w:ascii="Times New Roman" w:hAnsi="Times New Roman"/>
          <w:b/>
          <w:bCs/>
          <w:color w:val="191919"/>
          <w:spacing w:val="-2"/>
          <w:sz w:val="24"/>
          <w:szCs w:val="24"/>
        </w:rPr>
        <w:t>F</w:t>
      </w:r>
      <w:r>
        <w:rPr>
          <w:rFonts w:ascii="Times New Roman" w:hAnsi="Times New Roman"/>
          <w:b/>
          <w:bCs/>
          <w:color w:val="191919"/>
          <w:spacing w:val="-2"/>
          <w:sz w:val="18"/>
          <w:szCs w:val="18"/>
        </w:rPr>
        <w:t>ORMER</w:t>
      </w:r>
      <w:r>
        <w:rPr>
          <w:rFonts w:ascii="Times New Roman" w:hAnsi="Times New Roman"/>
          <w:b/>
          <w:bCs/>
          <w:color w:val="191919"/>
          <w:spacing w:val="-19"/>
          <w:sz w:val="18"/>
          <w:szCs w:val="18"/>
        </w:rPr>
        <w:t>L</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NDSL)</w:t>
      </w:r>
    </w:p>
    <w:p w:rsidR="00924DC4" w:rsidRDefault="00924DC4" w:rsidP="00924DC4">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low-interest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long-ter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demonst</w:t>
      </w:r>
      <w:r>
        <w:rPr>
          <w:rFonts w:ascii="Times New Roman" w:hAnsi="Times New Roman"/>
          <w:color w:val="191919"/>
          <w:spacing w:val="-4"/>
          <w:sz w:val="18"/>
          <w:szCs w:val="18"/>
        </w:rPr>
        <w:t>r</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Loans ar</w:t>
      </w:r>
      <w:r>
        <w:rPr>
          <w:rFonts w:ascii="Times New Roman" w:hAnsi="Times New Roman"/>
          <w:color w:val="191919"/>
          <w:sz w:val="18"/>
          <w:szCs w:val="18"/>
        </w:rPr>
        <w:t xml:space="preserve">e </w:t>
      </w:r>
      <w:r>
        <w:rPr>
          <w:rFonts w:ascii="Times New Roman" w:hAnsi="Times New Roman"/>
          <w:color w:val="191919"/>
          <w:spacing w:val="-2"/>
          <w:sz w:val="18"/>
          <w:szCs w:val="18"/>
        </w:rPr>
        <w:t>availabl</w:t>
      </w:r>
      <w:r>
        <w:rPr>
          <w:rFonts w:ascii="Times New Roman" w:hAnsi="Times New Roman"/>
          <w:color w:val="191919"/>
          <w:sz w:val="18"/>
          <w:szCs w:val="18"/>
        </w:rPr>
        <w:t xml:space="preserve">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bot</w:t>
      </w:r>
      <w:r>
        <w:rPr>
          <w:rFonts w:ascii="Times New Roman" w:hAnsi="Times New Roman"/>
          <w:color w:val="191919"/>
          <w:sz w:val="18"/>
          <w:szCs w:val="18"/>
        </w:rPr>
        <w:t xml:space="preserve">h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Perkin</w:t>
      </w:r>
      <w:r>
        <w:rPr>
          <w:rFonts w:ascii="Times New Roman" w:hAnsi="Times New Roman"/>
          <w:color w:val="191919"/>
          <w:sz w:val="18"/>
          <w:szCs w:val="18"/>
        </w:rPr>
        <w:t xml:space="preserve">s </w:t>
      </w:r>
      <w:r>
        <w:rPr>
          <w:rFonts w:ascii="Times New Roman" w:hAnsi="Times New Roman"/>
          <w:color w:val="191919"/>
          <w:spacing w:val="-2"/>
          <w:sz w:val="18"/>
          <w:szCs w:val="18"/>
        </w:rPr>
        <w:t>Loa</w:t>
      </w:r>
      <w:r>
        <w:rPr>
          <w:rFonts w:ascii="Times New Roman" w:hAnsi="Times New Roman"/>
          <w:color w:val="191919"/>
          <w:sz w:val="18"/>
          <w:szCs w:val="18"/>
        </w:rPr>
        <w:t xml:space="preserve">n </w:t>
      </w:r>
      <w:r>
        <w:rPr>
          <w:rFonts w:ascii="Times New Roman" w:hAnsi="Times New Roman"/>
          <w:color w:val="191919"/>
          <w:spacing w:val="-2"/>
          <w:sz w:val="18"/>
          <w:szCs w:val="18"/>
        </w:rPr>
        <w:t>begin</w:t>
      </w:r>
      <w:r>
        <w:rPr>
          <w:rFonts w:ascii="Times New Roman" w:hAnsi="Times New Roman"/>
          <w:color w:val="191919"/>
          <w:sz w:val="18"/>
          <w:szCs w:val="18"/>
        </w:rPr>
        <w:t xml:space="preserve">s </w:t>
      </w:r>
      <w:r>
        <w:rPr>
          <w:rFonts w:ascii="Times New Roman" w:hAnsi="Times New Roman"/>
          <w:color w:val="191919"/>
          <w:spacing w:val="-2"/>
          <w:sz w:val="18"/>
          <w:szCs w:val="18"/>
        </w:rPr>
        <w:t>nin</w:t>
      </w:r>
      <w:r>
        <w:rPr>
          <w:rFonts w:ascii="Times New Roman" w:hAnsi="Times New Roman"/>
          <w:color w:val="191919"/>
          <w:sz w:val="18"/>
          <w:szCs w:val="18"/>
        </w:rPr>
        <w:t xml:space="preserve">e </w:t>
      </w:r>
      <w:r>
        <w:rPr>
          <w:rFonts w:ascii="Times New Roman" w:hAnsi="Times New Roman"/>
          <w:color w:val="191919"/>
          <w:spacing w:val="-2"/>
          <w:sz w:val="18"/>
          <w:szCs w:val="18"/>
        </w:rPr>
        <w:t>month</w:t>
      </w:r>
      <w:r>
        <w:rPr>
          <w:rFonts w:ascii="Times New Roman" w:hAnsi="Times New Roman"/>
          <w:color w:val="191919"/>
          <w:sz w:val="18"/>
          <w:szCs w:val="18"/>
        </w:rPr>
        <w:t xml:space="preserve">s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3"/>
          <w:sz w:val="18"/>
          <w:szCs w:val="18"/>
        </w:rPr>
        <w:t>l</w:t>
      </w:r>
      <w:r>
        <w:rPr>
          <w:rFonts w:ascii="Times New Roman" w:hAnsi="Times New Roman"/>
          <w:color w:val="191919"/>
          <w:spacing w:val="-2"/>
          <w:sz w:val="18"/>
          <w:szCs w:val="18"/>
        </w:rPr>
        <w:t>eave</w:t>
      </w:r>
      <w:r>
        <w:rPr>
          <w:rFonts w:ascii="Times New Roman" w:hAnsi="Times New Roman"/>
          <w:color w:val="191919"/>
          <w:sz w:val="18"/>
          <w:szCs w:val="18"/>
        </w:rPr>
        <w:t xml:space="preserve">s </w:t>
      </w:r>
      <w:r>
        <w:rPr>
          <w:rFonts w:ascii="Times New Roman" w:hAnsi="Times New Roman"/>
          <w:color w:val="191919"/>
          <w:spacing w:val="-2"/>
          <w:sz w:val="18"/>
          <w:szCs w:val="18"/>
        </w:rPr>
        <w:t>college, 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half-time</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AFSA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Del="0047204F" w:rsidRDefault="00924DC4" w:rsidP="00924DC4">
      <w:pPr>
        <w:widowControl w:val="0"/>
        <w:autoSpaceDE w:val="0"/>
        <w:autoSpaceDN w:val="0"/>
        <w:adjustRightInd w:val="0"/>
        <w:spacing w:after="0" w:line="240" w:lineRule="auto"/>
        <w:ind w:left="1020" w:right="4883"/>
        <w:jc w:val="both"/>
        <w:rPr>
          <w:rFonts w:ascii="Times New Roman" w:hAnsi="Times New Roman"/>
          <w:color w:val="000000"/>
          <w:sz w:val="18"/>
          <w:szCs w:val="18"/>
        </w:rPr>
      </w:pPr>
      <w:moveFromRangeStart w:id="670" w:author="tharris" w:date="2011-05-16T09:31:00Z" w:name="move293301619"/>
      <w:moveFrom w:id="671"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S</w:t>
        </w:r>
        <w:r w:rsidDel="0047204F">
          <w:rPr>
            <w:rFonts w:ascii="Times New Roman" w:hAnsi="Times New Roman"/>
            <w:b/>
            <w:bCs/>
            <w:color w:val="191919"/>
            <w:spacing w:val="-2"/>
            <w:sz w:val="18"/>
            <w:szCs w:val="18"/>
          </w:rPr>
          <w:t>UBSIDIZE</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OAN</w:t>
        </w:r>
      </w:moveFrom>
    </w:p>
    <w:p w:rsidR="00924DC4" w:rsidDel="0047204F" w:rsidRDefault="00924DC4" w:rsidP="00924DC4">
      <w:pPr>
        <w:widowControl w:val="0"/>
        <w:autoSpaceDE w:val="0"/>
        <w:autoSpaceDN w:val="0"/>
        <w:adjustRightInd w:val="0"/>
        <w:spacing w:before="30" w:after="0" w:line="250" w:lineRule="auto"/>
        <w:ind w:left="1020" w:right="70"/>
        <w:jc w:val="both"/>
        <w:rPr>
          <w:rFonts w:ascii="Times New Roman" w:hAnsi="Times New Roman"/>
          <w:color w:val="000000"/>
          <w:sz w:val="18"/>
          <w:szCs w:val="18"/>
        </w:rPr>
      </w:pPr>
      <w:moveFrom w:id="672" w:author="tharris" w:date="2011-05-16T09:31:00Z">
        <w:r w:rsidDel="0047204F">
          <w:rPr>
            <w:rFonts w:ascii="Times New Roman" w:hAnsi="Times New Roman"/>
            <w:color w:val="191919"/>
            <w:spacing w:val="-2"/>
            <w:sz w:val="18"/>
            <w:szCs w:val="18"/>
          </w:rPr>
          <w:t>Thes</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student</w:t>
        </w:r>
        <w:r w:rsidDel="0047204F">
          <w:rPr>
            <w:rFonts w:ascii="Times New Roman" w:hAnsi="Times New Roman"/>
            <w:color w:val="191919"/>
            <w:sz w:val="18"/>
            <w:szCs w:val="18"/>
          </w:rPr>
          <w:t>s</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wh</w:t>
        </w:r>
        <w:r w:rsidDel="0047204F">
          <w:rPr>
            <w:rFonts w:ascii="Times New Roman" w:hAnsi="Times New Roman"/>
            <w:color w:val="191919"/>
            <w:sz w:val="18"/>
            <w:szCs w:val="18"/>
          </w:rPr>
          <w:t>o</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demonstrat</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financia</w:t>
        </w:r>
        <w:r w:rsidDel="0047204F">
          <w:rPr>
            <w:rFonts w:ascii="Times New Roman" w:hAnsi="Times New Roman"/>
            <w:color w:val="191919"/>
            <w:sz w:val="18"/>
            <w:szCs w:val="18"/>
          </w:rPr>
          <w:t>l</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need</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t</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lende</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institutio</w:t>
        </w:r>
        <w:r w:rsidDel="0047204F">
          <w:rPr>
            <w:rFonts w:ascii="Times New Roman" w:hAnsi="Times New Roman"/>
            <w:color w:val="191919"/>
            <w:sz w:val="18"/>
            <w:szCs w:val="18"/>
          </w:rPr>
          <w:t>n</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administer</w:t>
        </w:r>
        <w:r w:rsidDel="0047204F">
          <w:rPr>
            <w:rFonts w:ascii="Times New Roman" w:hAnsi="Times New Roman"/>
            <w:color w:val="191919"/>
            <w:sz w:val="18"/>
            <w:szCs w:val="18"/>
          </w:rPr>
          <w:t>s</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program</w:t>
        </w:r>
        <w:r w:rsidDel="0047204F">
          <w:rPr>
            <w:rFonts w:ascii="Times New Roman" w:hAnsi="Times New Roman"/>
            <w:color w:val="191919"/>
            <w:sz w:val="18"/>
            <w:szCs w:val="18"/>
          </w:rPr>
          <w:t>.</w:t>
        </w:r>
        <w:r w:rsidDel="0047204F">
          <w:rPr>
            <w:rFonts w:ascii="Times New Roman" w:hAnsi="Times New Roman"/>
            <w:color w:val="191919"/>
            <w:spacing w:val="23"/>
            <w:sz w:val="18"/>
            <w:szCs w:val="18"/>
          </w:rPr>
          <w:t xml:space="preserve"> </w:t>
        </w:r>
        <w:r w:rsidDel="0047204F">
          <w:rPr>
            <w:rFonts w:ascii="Times New Roman" w:hAnsi="Times New Roman"/>
            <w:color w:val="191919"/>
            <w:spacing w:val="-2"/>
            <w:sz w:val="18"/>
            <w:szCs w:val="18"/>
          </w:rPr>
          <w:t>The 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rate</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variabl</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adjuste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 xml:space="preserve">h </w:t>
        </w:r>
        <w:r w:rsidDel="0047204F">
          <w:rPr>
            <w:rFonts w:ascii="Times New Roman" w:hAnsi="Times New Roman"/>
            <w:color w:val="191919"/>
            <w:spacing w:val="-2"/>
            <w:sz w:val="18"/>
            <w:szCs w:val="18"/>
          </w:rPr>
          <w:t>yea</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rat</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wil</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neve</w:t>
        </w:r>
        <w:r w:rsidDel="0047204F">
          <w:rPr>
            <w:rFonts w:ascii="Times New Roman" w:hAnsi="Times New Roman"/>
            <w:color w:val="191919"/>
            <w:sz w:val="18"/>
            <w:szCs w:val="18"/>
          </w:rPr>
          <w:t xml:space="preserve">r </w:t>
        </w:r>
        <w:r w:rsidDel="0047204F">
          <w:rPr>
            <w:rFonts w:ascii="Times New Roman" w:hAnsi="Times New Roman"/>
            <w:color w:val="191919"/>
            <w:spacing w:val="-2"/>
            <w:sz w:val="18"/>
            <w:szCs w:val="18"/>
          </w:rPr>
          <w:t>b</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greate</w:t>
        </w:r>
        <w:r w:rsidDel="0047204F">
          <w:rPr>
            <w:rFonts w:ascii="Times New Roman" w:hAnsi="Times New Roman"/>
            <w:color w:val="191919"/>
            <w:sz w:val="18"/>
            <w:szCs w:val="18"/>
          </w:rPr>
          <w:t xml:space="preserve">r </w:t>
        </w:r>
        <w:r w:rsidDel="0047204F">
          <w:rPr>
            <w:rFonts w:ascii="Times New Roman" w:hAnsi="Times New Roman"/>
            <w:color w:val="191919"/>
            <w:spacing w:val="-2"/>
            <w:sz w:val="18"/>
            <w:szCs w:val="18"/>
          </w:rPr>
          <w:t>tha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8.2</w:t>
        </w:r>
        <w:r w:rsidDel="0047204F">
          <w:rPr>
            <w:rFonts w:ascii="Times New Roman" w:hAnsi="Times New Roman"/>
            <w:color w:val="191919"/>
            <w:sz w:val="18"/>
            <w:szCs w:val="18"/>
          </w:rPr>
          <w:t xml:space="preserve">5 </w:t>
        </w:r>
        <w:r w:rsidDel="0047204F">
          <w:rPr>
            <w:rFonts w:ascii="Times New Roman" w:hAnsi="Times New Roman"/>
            <w:color w:val="191919"/>
            <w:spacing w:val="-2"/>
            <w:sz w:val="18"/>
            <w:szCs w:val="18"/>
          </w:rPr>
          <w:t>percent</w:t>
        </w:r>
        <w:r w:rsidDel="0047204F">
          <w:rPr>
            <w:rFonts w:ascii="Times New Roman" w:hAnsi="Times New Roman"/>
            <w:color w:val="191919"/>
            <w:sz w:val="18"/>
            <w:szCs w:val="18"/>
          </w:rPr>
          <w:t xml:space="preserve">. </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Subsidize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me</w:t>
        </w:r>
        <w:r w:rsidDel="0047204F">
          <w:rPr>
            <w:rFonts w:ascii="Times New Roman" w:hAnsi="Times New Roman"/>
            <w:color w:val="191919"/>
            <w:spacing w:val="-3"/>
            <w:sz w:val="18"/>
            <w:szCs w:val="18"/>
          </w:rPr>
          <w:t>a</w:t>
        </w:r>
        <w:r w:rsidDel="0047204F">
          <w:rPr>
            <w:rFonts w:ascii="Times New Roman" w:hAnsi="Times New Roman"/>
            <w:color w:val="191919"/>
            <w:spacing w:val="-2"/>
            <w:sz w:val="18"/>
            <w:szCs w:val="18"/>
          </w:rPr>
          <w:t>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gov- ernmen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pay</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f </w:t>
        </w:r>
        <w:r w:rsidDel="0047204F">
          <w:rPr>
            <w:rFonts w:ascii="Times New Roman" w:hAnsi="Times New Roman"/>
            <w:color w:val="191919"/>
            <w:spacing w:val="-2"/>
            <w:sz w:val="18"/>
            <w:szCs w:val="18"/>
          </w:rPr>
          <w:t>thes</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whil</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schoo</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leas</w:t>
        </w:r>
        <w:r w:rsidDel="0047204F">
          <w:rPr>
            <w:rFonts w:ascii="Times New Roman" w:hAnsi="Times New Roman"/>
            <w:color w:val="191919"/>
            <w:sz w:val="18"/>
            <w:szCs w:val="18"/>
          </w:rPr>
          <w:t xml:space="preserve">t a </w:t>
        </w:r>
        <w:r w:rsidDel="0047204F">
          <w:rPr>
            <w:rFonts w:ascii="Times New Roman" w:hAnsi="Times New Roman"/>
            <w:color w:val="191919"/>
            <w:spacing w:val="-2"/>
            <w:sz w:val="18"/>
            <w:szCs w:val="18"/>
          </w:rPr>
          <w:t>half-tim</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basis</w:t>
        </w:r>
        <w:r w:rsidDel="0047204F">
          <w:rPr>
            <w:rFonts w:ascii="Times New Roman" w:hAnsi="Times New Roman"/>
            <w:color w:val="191919"/>
            <w:sz w:val="18"/>
            <w:szCs w:val="18"/>
          </w:rPr>
          <w:t>.</w:t>
        </w:r>
        <w:r w:rsidDel="0047204F">
          <w:rPr>
            <w:rFonts w:ascii="Times New Roman" w:hAnsi="Times New Roman"/>
            <w:color w:val="191919"/>
            <w:spacing w:val="-10"/>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10"/>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fe</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f </w:t>
        </w:r>
        <w:r w:rsidDel="0047204F">
          <w:rPr>
            <w:rFonts w:ascii="Times New Roman" w:hAnsi="Times New Roman"/>
            <w:color w:val="191919"/>
            <w:spacing w:val="-2"/>
            <w:sz w:val="18"/>
            <w:szCs w:val="18"/>
          </w:rPr>
          <w:t>3</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ded</w:t>
        </w:r>
        <w:r w:rsidDel="0047204F">
          <w:rPr>
            <w:rFonts w:ascii="Times New Roman" w:hAnsi="Times New Roman"/>
            <w:color w:val="191919"/>
            <w:spacing w:val="-3"/>
            <w:sz w:val="18"/>
            <w:szCs w:val="18"/>
          </w:rPr>
          <w:t>u</w:t>
        </w:r>
        <w:r w:rsidDel="0047204F">
          <w:rPr>
            <w:rFonts w:ascii="Times New Roman" w:hAnsi="Times New Roman"/>
            <w:color w:val="191919"/>
            <w:spacing w:val="-2"/>
            <w:sz w:val="18"/>
            <w:szCs w:val="18"/>
          </w:rPr>
          <w:t>cte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fro</w:t>
        </w:r>
        <w:r w:rsidDel="0047204F">
          <w:rPr>
            <w:rFonts w:ascii="Times New Roman" w:hAnsi="Times New Roman"/>
            <w:color w:val="191919"/>
            <w:sz w:val="18"/>
            <w:szCs w:val="18"/>
          </w:rPr>
          <w:t xml:space="preserve">m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 xml:space="preserve">h </w:t>
        </w:r>
        <w:r w:rsidDel="0047204F">
          <w:rPr>
            <w:rFonts w:ascii="Times New Roman" w:hAnsi="Times New Roman"/>
            <w:color w:val="191919"/>
            <w:spacing w:val="-2"/>
            <w:sz w:val="18"/>
            <w:szCs w:val="18"/>
          </w:rPr>
          <w:t>dis- bursement</w:t>
        </w:r>
        <w:r w:rsidDel="0047204F">
          <w:rPr>
            <w:rFonts w:ascii="Times New Roman" w:hAnsi="Times New Roman"/>
            <w:color w:val="191919"/>
            <w:sz w:val="18"/>
            <w:szCs w:val="18"/>
          </w:rPr>
          <w:t>.</w:t>
        </w:r>
        <w:r w:rsidDel="0047204F">
          <w:rPr>
            <w:rFonts w:ascii="Times New Roman" w:hAnsi="Times New Roman"/>
            <w:color w:val="191919"/>
            <w:spacing w:val="38"/>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retain</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thi</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amoun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originatio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fee</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whic</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reduce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cos</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f</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supportin</w:t>
        </w:r>
        <w:r w:rsidDel="0047204F">
          <w:rPr>
            <w:rFonts w:ascii="Times New Roman" w:hAnsi="Times New Roman"/>
            <w:color w:val="191919"/>
            <w:sz w:val="18"/>
            <w:szCs w:val="18"/>
          </w:rPr>
          <w:t>g</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low-interes</w:t>
        </w:r>
        <w:r w:rsidDel="0047204F">
          <w:rPr>
            <w:rFonts w:ascii="Times New Roman" w:hAnsi="Times New Roman"/>
            <w:color w:val="191919"/>
            <w:sz w:val="18"/>
            <w:szCs w:val="18"/>
          </w:rPr>
          <w:t>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loans</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Payment begin</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si</w:t>
        </w:r>
        <w:r w:rsidDel="0047204F">
          <w:rPr>
            <w:rFonts w:ascii="Times New Roman" w:hAnsi="Times New Roman"/>
            <w:color w:val="191919"/>
            <w:sz w:val="18"/>
            <w:szCs w:val="18"/>
          </w:rPr>
          <w:t>x</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month</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afte</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leave</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college</w:t>
        </w:r>
        <w:r w:rsidDel="0047204F">
          <w:rPr>
            <w:rFonts w:ascii="Times New Roman" w:hAnsi="Times New Roman"/>
            <w:color w:val="191919"/>
            <w:sz w:val="18"/>
            <w:szCs w:val="18"/>
          </w:rPr>
          <w:t>.</w:t>
        </w:r>
        <w:r w:rsidDel="0047204F">
          <w:rPr>
            <w:rFonts w:ascii="Times New Roman" w:hAnsi="Times New Roman"/>
            <w:color w:val="191919"/>
            <w:spacing w:val="40"/>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4"/>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3"/>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required.</w:t>
        </w:r>
      </w:moveFrom>
    </w:p>
    <w:p w:rsidR="00924DC4" w:rsidDel="0047204F"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Del="0047204F" w:rsidRDefault="00924DC4" w:rsidP="00924DC4">
      <w:pPr>
        <w:widowControl w:val="0"/>
        <w:autoSpaceDE w:val="0"/>
        <w:autoSpaceDN w:val="0"/>
        <w:adjustRightInd w:val="0"/>
        <w:spacing w:after="0" w:line="240" w:lineRule="auto"/>
        <w:ind w:left="1020" w:right="4618"/>
        <w:jc w:val="both"/>
        <w:rPr>
          <w:rFonts w:ascii="Times New Roman" w:hAnsi="Times New Roman"/>
          <w:color w:val="000000"/>
          <w:sz w:val="18"/>
          <w:szCs w:val="18"/>
        </w:rPr>
      </w:pPr>
      <w:moveFrom w:id="673"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U</w:t>
        </w:r>
        <w:r w:rsidDel="0047204F">
          <w:rPr>
            <w:rFonts w:ascii="Times New Roman" w:hAnsi="Times New Roman"/>
            <w:b/>
            <w:bCs/>
            <w:color w:val="191919"/>
            <w:spacing w:val="-2"/>
            <w:sz w:val="18"/>
            <w:szCs w:val="18"/>
          </w:rPr>
          <w:t>NSUBSIDIZE</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OAN</w:t>
        </w:r>
      </w:moveFrom>
    </w:p>
    <w:p w:rsidR="00924DC4" w:rsidDel="0047204F"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From w:id="674" w:author="tharris" w:date="2011-05-16T09:31:00Z">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unsubsidize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no</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base</w:t>
        </w:r>
        <w:r w:rsidDel="0047204F">
          <w:rPr>
            <w:rFonts w:ascii="Times New Roman" w:hAnsi="Times New Roman"/>
            <w:color w:val="191919"/>
            <w:sz w:val="18"/>
            <w:szCs w:val="18"/>
          </w:rPr>
          <w:t xml:space="preserve">d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financia</w:t>
        </w:r>
        <w:r w:rsidDel="0047204F">
          <w:rPr>
            <w:rFonts w:ascii="Times New Roman" w:hAnsi="Times New Roman"/>
            <w:color w:val="191919"/>
            <w:sz w:val="18"/>
            <w:szCs w:val="18"/>
          </w:rPr>
          <w:t xml:space="preserve">l </w:t>
        </w:r>
        <w:r w:rsidDel="0047204F">
          <w:rPr>
            <w:rFonts w:ascii="Times New Roman" w:hAnsi="Times New Roman"/>
            <w:color w:val="191919"/>
            <w:spacing w:val="-2"/>
            <w:sz w:val="18"/>
            <w:szCs w:val="18"/>
          </w:rPr>
          <w:t>need</w:t>
        </w:r>
        <w:r w:rsidDel="0047204F">
          <w:rPr>
            <w:rFonts w:ascii="Times New Roman" w:hAnsi="Times New Roman"/>
            <w:color w:val="191919"/>
            <w:sz w:val="18"/>
            <w:szCs w:val="18"/>
          </w:rPr>
          <w:t>.</w:t>
        </w:r>
        <w:r w:rsidDel="0047204F">
          <w:rPr>
            <w:rFonts w:ascii="Times New Roman" w:hAnsi="Times New Roman"/>
            <w:color w:val="191919"/>
            <w:spacing w:val="4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governmen</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doe</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no</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pa</w:t>
        </w:r>
        <w:r w:rsidDel="0047204F">
          <w:rPr>
            <w:rFonts w:ascii="Times New Roman" w:hAnsi="Times New Roman"/>
            <w:color w:val="191919"/>
            <w:sz w:val="18"/>
            <w:szCs w:val="18"/>
          </w:rPr>
          <w:t xml:space="preserve">y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 xml:space="preserve">t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 xml:space="preserve">n </w:t>
        </w:r>
        <w:r w:rsidDel="0047204F">
          <w:rPr>
            <w:rFonts w:ascii="Times New Roman" w:hAnsi="Times New Roman"/>
            <w:color w:val="191919"/>
            <w:spacing w:val="-2"/>
            <w:sz w:val="18"/>
            <w:szCs w:val="18"/>
          </w:rPr>
          <w:t>thes</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loans</w:t>
        </w:r>
        <w:r w:rsidDel="0047204F">
          <w:rPr>
            <w:rFonts w:ascii="Times New Roman" w:hAnsi="Times New Roman"/>
            <w:color w:val="191919"/>
            <w:sz w:val="18"/>
            <w:szCs w:val="18"/>
          </w:rPr>
          <w:t xml:space="preserve">. </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Sam</w:t>
        </w:r>
        <w:r w:rsidDel="0047204F">
          <w:rPr>
            <w:rFonts w:ascii="Times New Roman" w:hAnsi="Times New Roman"/>
            <w:color w:val="191919"/>
            <w:sz w:val="18"/>
            <w:szCs w:val="18"/>
          </w:rPr>
          <w:t xml:space="preserve">e </w:t>
        </w:r>
        <w:r w:rsidDel="0047204F">
          <w:rPr>
            <w:rFonts w:ascii="Times New Roman" w:hAnsi="Times New Roman"/>
            <w:color w:val="191919"/>
            <w:spacing w:val="-2"/>
            <w:sz w:val="18"/>
            <w:szCs w:val="18"/>
          </w:rPr>
          <w:t>term</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condition</w:t>
        </w:r>
        <w:r w:rsidDel="0047204F">
          <w:rPr>
            <w:rFonts w:ascii="Times New Roman" w:hAnsi="Times New Roman"/>
            <w:color w:val="191919"/>
            <w:sz w:val="18"/>
            <w:szCs w:val="18"/>
          </w:rPr>
          <w:t xml:space="preserve">s </w:t>
        </w:r>
        <w:r w:rsidDel="0047204F">
          <w:rPr>
            <w:rFonts w:ascii="Times New Roman" w:hAnsi="Times New Roman"/>
            <w:color w:val="191919"/>
            <w:spacing w:val="-2"/>
            <w:sz w:val="18"/>
            <w:szCs w:val="18"/>
          </w:rPr>
          <w:t>as th</w:t>
        </w:r>
        <w:r w:rsidDel="0047204F">
          <w:rPr>
            <w:rFonts w:ascii="Times New Roman" w:hAnsi="Times New Roman"/>
            <w:color w:val="191919"/>
            <w:sz w:val="18"/>
            <w:szCs w:val="18"/>
          </w:rPr>
          <w:t>e</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subsidize</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w:t>
        </w:r>
        <w:r w:rsidDel="0047204F">
          <w:rPr>
            <w:rFonts w:ascii="Times New Roman" w:hAnsi="Times New Roman"/>
            <w:color w:val="191919"/>
            <w:spacing w:val="40"/>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4"/>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3"/>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4"/>
            <w:sz w:val="18"/>
            <w:szCs w:val="18"/>
          </w:rPr>
          <w:t xml:space="preserve"> </w:t>
        </w:r>
        <w:r w:rsidDel="0047204F">
          <w:rPr>
            <w:rFonts w:ascii="Times New Roman" w:hAnsi="Times New Roman"/>
            <w:color w:val="191919"/>
            <w:spacing w:val="-2"/>
            <w:sz w:val="18"/>
            <w:szCs w:val="18"/>
          </w:rPr>
          <w:t>required.</w:t>
        </w:r>
      </w:moveFrom>
    </w:p>
    <w:p w:rsidR="00924DC4" w:rsidDel="0047204F" w:rsidRDefault="00924DC4" w:rsidP="00924DC4">
      <w:pPr>
        <w:widowControl w:val="0"/>
        <w:autoSpaceDE w:val="0"/>
        <w:autoSpaceDN w:val="0"/>
        <w:adjustRightInd w:val="0"/>
        <w:spacing w:before="5" w:after="0" w:line="220" w:lineRule="exact"/>
        <w:rPr>
          <w:rFonts w:ascii="Times New Roman" w:hAnsi="Times New Roman"/>
          <w:color w:val="000000"/>
        </w:rPr>
      </w:pPr>
    </w:p>
    <w:p w:rsidR="00924DC4" w:rsidDel="0047204F" w:rsidRDefault="00924DC4" w:rsidP="00924DC4">
      <w:pPr>
        <w:widowControl w:val="0"/>
        <w:autoSpaceDE w:val="0"/>
        <w:autoSpaceDN w:val="0"/>
        <w:adjustRightInd w:val="0"/>
        <w:spacing w:before="20" w:after="0" w:line="240" w:lineRule="auto"/>
        <w:ind w:left="1020" w:right="1768"/>
        <w:jc w:val="both"/>
        <w:rPr>
          <w:rFonts w:ascii="Times New Roman" w:hAnsi="Times New Roman"/>
          <w:color w:val="000000"/>
          <w:sz w:val="24"/>
          <w:szCs w:val="24"/>
        </w:rPr>
      </w:pPr>
      <w:moveFrom w:id="675" w:author="tharris" w:date="2011-05-16T09:31:00Z">
        <w:r w:rsidDel="0047204F">
          <w:rPr>
            <w:rFonts w:ascii="Times New Roman" w:hAnsi="Times New Roman"/>
            <w:b/>
            <w:bCs/>
            <w:color w:val="191919"/>
            <w:spacing w:val="-2"/>
            <w:sz w:val="24"/>
            <w:szCs w:val="24"/>
          </w:rPr>
          <w:t>W</w:t>
        </w:r>
        <w:r w:rsidDel="0047204F">
          <w:rPr>
            <w:rFonts w:ascii="Times New Roman" w:hAnsi="Times New Roman"/>
            <w:b/>
            <w:bCs/>
            <w:color w:val="191919"/>
            <w:spacing w:val="-2"/>
            <w:sz w:val="18"/>
            <w:szCs w:val="18"/>
          </w:rPr>
          <w:t>ILLIA</w:t>
        </w:r>
        <w:r w:rsidDel="0047204F">
          <w:rPr>
            <w:rFonts w:ascii="Times New Roman" w:hAnsi="Times New Roman"/>
            <w:b/>
            <w:bCs/>
            <w:color w:val="191919"/>
            <w:sz w:val="18"/>
            <w:szCs w:val="18"/>
          </w:rPr>
          <w:t>M</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D</w:t>
        </w:r>
        <w:r w:rsidDel="0047204F">
          <w:rPr>
            <w:rFonts w:ascii="Times New Roman" w:hAnsi="Times New Roman"/>
            <w:b/>
            <w:bCs/>
            <w:color w:val="191919"/>
            <w:sz w:val="24"/>
            <w:szCs w:val="24"/>
          </w:rPr>
          <w:t>.</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OR</w:t>
        </w:r>
        <w:r w:rsidDel="0047204F">
          <w:rPr>
            <w:rFonts w:ascii="Times New Roman" w:hAnsi="Times New Roman"/>
            <w:b/>
            <w:bCs/>
            <w:color w:val="191919"/>
            <w:sz w:val="18"/>
            <w:szCs w:val="18"/>
          </w:rPr>
          <w:t>D</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F</w:t>
        </w:r>
        <w:r w:rsidDel="0047204F">
          <w:rPr>
            <w:rFonts w:ascii="Times New Roman" w:hAnsi="Times New Roman"/>
            <w:b/>
            <w:bCs/>
            <w:color w:val="191919"/>
            <w:spacing w:val="-2"/>
            <w:sz w:val="18"/>
            <w:szCs w:val="18"/>
          </w:rPr>
          <w:t>EDERA</w:t>
        </w:r>
        <w:r w:rsidDel="0047204F">
          <w:rPr>
            <w:rFonts w:ascii="Times New Roman" w:hAnsi="Times New Roman"/>
            <w:b/>
            <w:bCs/>
            <w:color w:val="191919"/>
            <w:sz w:val="18"/>
            <w:szCs w:val="18"/>
          </w:rPr>
          <w:t xml:space="preserve">L </w:t>
        </w:r>
        <w:r w:rsidDel="0047204F">
          <w:rPr>
            <w:rFonts w:ascii="Times New Roman" w:hAnsi="Times New Roman"/>
            <w:b/>
            <w:bCs/>
            <w:color w:val="191919"/>
            <w:spacing w:val="-2"/>
            <w:sz w:val="24"/>
            <w:szCs w:val="24"/>
          </w:rPr>
          <w:t>D</w:t>
        </w:r>
        <w:r w:rsidDel="0047204F">
          <w:rPr>
            <w:rFonts w:ascii="Times New Roman" w:hAnsi="Times New Roman"/>
            <w:b/>
            <w:bCs/>
            <w:color w:val="191919"/>
            <w:spacing w:val="-2"/>
            <w:sz w:val="18"/>
            <w:szCs w:val="18"/>
          </w:rPr>
          <w:t>IREC</w:t>
        </w:r>
        <w:r w:rsidDel="0047204F">
          <w:rPr>
            <w:rFonts w:ascii="Times New Roman" w:hAnsi="Times New Roman"/>
            <w:b/>
            <w:bCs/>
            <w:color w:val="191919"/>
            <w:sz w:val="18"/>
            <w:szCs w:val="18"/>
          </w:rPr>
          <w:t>T</w:t>
        </w:r>
        <w:r w:rsidDel="0047204F">
          <w:rPr>
            <w:rFonts w:ascii="Times New Roman" w:hAnsi="Times New Roman"/>
            <w:b/>
            <w:bCs/>
            <w:color w:val="191919"/>
            <w:spacing w:val="7"/>
            <w:sz w:val="18"/>
            <w:szCs w:val="18"/>
          </w:rPr>
          <w:t xml:space="preserve"> </w:t>
        </w:r>
        <w:r w:rsidDel="0047204F">
          <w:rPr>
            <w:rFonts w:ascii="Times New Roman" w:hAnsi="Times New Roman"/>
            <w:b/>
            <w:bCs/>
            <w:color w:val="191919"/>
            <w:spacing w:val="-2"/>
            <w:sz w:val="24"/>
            <w:szCs w:val="24"/>
          </w:rPr>
          <w:t>PLU</w:t>
        </w:r>
        <w:r w:rsidDel="0047204F">
          <w:rPr>
            <w:rFonts w:ascii="Times New Roman" w:hAnsi="Times New Roman"/>
            <w:b/>
            <w:bCs/>
            <w:color w:val="191919"/>
            <w:sz w:val="24"/>
            <w:szCs w:val="24"/>
          </w:rPr>
          <w:t>S</w:t>
        </w:r>
        <w:r w:rsidDel="0047204F">
          <w:rPr>
            <w:rFonts w:ascii="Times New Roman" w:hAnsi="Times New Roman"/>
            <w:b/>
            <w:bCs/>
            <w:color w:val="191919"/>
            <w:spacing w:val="-5"/>
            <w:sz w:val="24"/>
            <w:szCs w:val="24"/>
          </w:rPr>
          <w:t xml:space="preserve"> </w:t>
        </w:r>
        <w:r w:rsidDel="0047204F">
          <w:rPr>
            <w:rFonts w:ascii="Times New Roman" w:hAnsi="Times New Roman"/>
            <w:b/>
            <w:bCs/>
            <w:color w:val="191919"/>
            <w:spacing w:val="-2"/>
            <w:sz w:val="24"/>
            <w:szCs w:val="24"/>
          </w:rPr>
          <w:t>L</w:t>
        </w:r>
        <w:r w:rsidDel="0047204F">
          <w:rPr>
            <w:rFonts w:ascii="Times New Roman" w:hAnsi="Times New Roman"/>
            <w:b/>
            <w:bCs/>
            <w:color w:val="191919"/>
            <w:spacing w:val="-2"/>
            <w:sz w:val="18"/>
            <w:szCs w:val="18"/>
          </w:rPr>
          <w:t>OA</w:t>
        </w:r>
        <w:r w:rsidDel="0047204F">
          <w:rPr>
            <w:rFonts w:ascii="Times New Roman" w:hAnsi="Times New Roman"/>
            <w:b/>
            <w:bCs/>
            <w:color w:val="191919"/>
            <w:sz w:val="18"/>
            <w:szCs w:val="18"/>
          </w:rPr>
          <w:t>N</w:t>
        </w:r>
        <w:r w:rsidDel="0047204F">
          <w:rPr>
            <w:rFonts w:ascii="Times New Roman" w:hAnsi="Times New Roman"/>
            <w:b/>
            <w:bCs/>
            <w:color w:val="191919"/>
            <w:spacing w:val="10"/>
            <w:sz w:val="18"/>
            <w:szCs w:val="18"/>
          </w:rPr>
          <w:t xml:space="preserve"> </w:t>
        </w:r>
        <w:r w:rsidDel="0047204F">
          <w:rPr>
            <w:rFonts w:ascii="Times New Roman" w:hAnsi="Times New Roman"/>
            <w:b/>
            <w:bCs/>
            <w:color w:val="191919"/>
            <w:spacing w:val="-2"/>
            <w:sz w:val="24"/>
            <w:szCs w:val="24"/>
          </w:rPr>
          <w:t>(U</w:t>
        </w:r>
        <w:r w:rsidDel="0047204F">
          <w:rPr>
            <w:rFonts w:ascii="Times New Roman" w:hAnsi="Times New Roman"/>
            <w:b/>
            <w:bCs/>
            <w:color w:val="191919"/>
            <w:spacing w:val="-2"/>
            <w:sz w:val="18"/>
            <w:szCs w:val="18"/>
          </w:rPr>
          <w:t>NDERGRADU</w:t>
        </w:r>
        <w:r w:rsidDel="0047204F">
          <w:rPr>
            <w:rFonts w:ascii="Times New Roman" w:hAnsi="Times New Roman"/>
            <w:b/>
            <w:bCs/>
            <w:color w:val="191919"/>
            <w:spacing w:val="-16"/>
            <w:sz w:val="18"/>
            <w:szCs w:val="18"/>
          </w:rPr>
          <w:t>A</w:t>
        </w:r>
        <w:r w:rsidDel="0047204F">
          <w:rPr>
            <w:rFonts w:ascii="Times New Roman" w:hAnsi="Times New Roman"/>
            <w:b/>
            <w:bCs/>
            <w:color w:val="191919"/>
            <w:spacing w:val="-2"/>
            <w:sz w:val="18"/>
            <w:szCs w:val="18"/>
          </w:rPr>
          <w:t>TE</w:t>
        </w:r>
        <w:r w:rsidDel="0047204F">
          <w:rPr>
            <w:rFonts w:ascii="Times New Roman" w:hAnsi="Times New Roman"/>
            <w:b/>
            <w:bCs/>
            <w:color w:val="191919"/>
            <w:sz w:val="18"/>
            <w:szCs w:val="18"/>
          </w:rPr>
          <w:t xml:space="preserve">S </w:t>
        </w:r>
        <w:r w:rsidDel="0047204F">
          <w:rPr>
            <w:rFonts w:ascii="Times New Roman" w:hAnsi="Times New Roman"/>
            <w:b/>
            <w:bCs/>
            <w:color w:val="191919"/>
            <w:spacing w:val="-2"/>
            <w:sz w:val="18"/>
            <w:szCs w:val="18"/>
          </w:rPr>
          <w:t>AN</w:t>
        </w:r>
        <w:r w:rsidDel="0047204F">
          <w:rPr>
            <w:rFonts w:ascii="Times New Roman" w:hAnsi="Times New Roman"/>
            <w:b/>
            <w:bCs/>
            <w:color w:val="191919"/>
            <w:sz w:val="18"/>
            <w:szCs w:val="18"/>
          </w:rPr>
          <w:t>D</w:t>
        </w:r>
        <w:r w:rsidDel="0047204F">
          <w:rPr>
            <w:rFonts w:ascii="Times New Roman" w:hAnsi="Times New Roman"/>
            <w:b/>
            <w:bCs/>
            <w:color w:val="191919"/>
            <w:spacing w:val="11"/>
            <w:sz w:val="18"/>
            <w:szCs w:val="18"/>
          </w:rPr>
          <w:t xml:space="preserve"> </w:t>
        </w:r>
        <w:r w:rsidDel="0047204F">
          <w:rPr>
            <w:rFonts w:ascii="Times New Roman" w:hAnsi="Times New Roman"/>
            <w:b/>
            <w:bCs/>
            <w:color w:val="191919"/>
            <w:spacing w:val="-2"/>
            <w:sz w:val="24"/>
            <w:szCs w:val="24"/>
          </w:rPr>
          <w:t>G</w:t>
        </w:r>
        <w:r w:rsidDel="0047204F">
          <w:rPr>
            <w:rFonts w:ascii="Times New Roman" w:hAnsi="Times New Roman"/>
            <w:b/>
            <w:bCs/>
            <w:color w:val="191919"/>
            <w:spacing w:val="-2"/>
            <w:sz w:val="18"/>
            <w:szCs w:val="18"/>
          </w:rPr>
          <w:t>RADU</w:t>
        </w:r>
        <w:r w:rsidDel="0047204F">
          <w:rPr>
            <w:rFonts w:ascii="Times New Roman" w:hAnsi="Times New Roman"/>
            <w:b/>
            <w:bCs/>
            <w:color w:val="191919"/>
            <w:spacing w:val="-16"/>
            <w:sz w:val="18"/>
            <w:szCs w:val="18"/>
          </w:rPr>
          <w:t>A</w:t>
        </w:r>
        <w:r w:rsidDel="0047204F">
          <w:rPr>
            <w:rFonts w:ascii="Times New Roman" w:hAnsi="Times New Roman"/>
            <w:b/>
            <w:bCs/>
            <w:color w:val="191919"/>
            <w:spacing w:val="-2"/>
            <w:sz w:val="18"/>
            <w:szCs w:val="18"/>
          </w:rPr>
          <w:t>TES</w:t>
        </w:r>
        <w:r w:rsidDel="0047204F">
          <w:rPr>
            <w:rFonts w:ascii="Times New Roman" w:hAnsi="Times New Roman"/>
            <w:b/>
            <w:bCs/>
            <w:color w:val="191919"/>
            <w:sz w:val="24"/>
            <w:szCs w:val="24"/>
          </w:rPr>
          <w:t>)</w:t>
        </w:r>
      </w:moveFrom>
    </w:p>
    <w:p w:rsidR="00924DC4" w:rsidDel="0047204F" w:rsidRDefault="00924DC4" w:rsidP="00924DC4">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moveFrom w:id="676" w:author="tharris" w:date="2011-05-16T09:31:00Z">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PLU</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loan</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parent</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wit</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goo</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credi</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historie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wh</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wan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borro</w:t>
        </w:r>
        <w:r w:rsidDel="0047204F">
          <w:rPr>
            <w:rFonts w:ascii="Times New Roman" w:hAnsi="Times New Roman"/>
            <w:color w:val="191919"/>
            <w:sz w:val="18"/>
            <w:szCs w:val="18"/>
          </w:rPr>
          <w:t>w</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w:t>
        </w:r>
        <w:r w:rsidDel="0047204F">
          <w:rPr>
            <w:rFonts w:ascii="Times New Roman" w:hAnsi="Times New Roman"/>
            <w:color w:val="191919"/>
            <w:sz w:val="18"/>
            <w:szCs w:val="18"/>
          </w:rPr>
          <w:t>o</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hel</w:t>
        </w:r>
        <w:r w:rsidDel="0047204F">
          <w:rPr>
            <w:rFonts w:ascii="Times New Roman" w:hAnsi="Times New Roman"/>
            <w:color w:val="191919"/>
            <w:sz w:val="18"/>
            <w:szCs w:val="18"/>
          </w:rPr>
          <w:t>p</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pa</w:t>
        </w:r>
        <w:r w:rsidDel="0047204F">
          <w:rPr>
            <w:rFonts w:ascii="Times New Roman" w:hAnsi="Times New Roman"/>
            <w:color w:val="191919"/>
            <w:sz w:val="18"/>
            <w:szCs w:val="18"/>
          </w:rPr>
          <w:t>y</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thei</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dependen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students</w:t>
        </w:r>
        <w:r w:rsidDel="0047204F">
          <w:rPr>
            <w:rFonts w:ascii="Times New Roman" w:hAnsi="Times New Roman"/>
            <w:color w:val="191919"/>
            <w:sz w:val="18"/>
            <w:szCs w:val="18"/>
          </w:rPr>
          <w: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education</w:t>
        </w:r>
        <w:r w:rsidDel="0047204F">
          <w:rPr>
            <w:rFonts w:ascii="Times New Roman" w:hAnsi="Times New Roman"/>
            <w:color w:val="191919"/>
            <w:sz w:val="18"/>
            <w:szCs w:val="18"/>
          </w:rPr>
          <w:t>.</w:t>
        </w:r>
        <w:r w:rsidDel="0047204F">
          <w:rPr>
            <w:rFonts w:ascii="Times New Roman" w:hAnsi="Times New Roman"/>
            <w:color w:val="191919"/>
            <w:spacing w:val="37"/>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first paymen</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PLU</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du</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withi</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6</w:t>
        </w:r>
        <w:r w:rsidDel="0047204F">
          <w:rPr>
            <w:rFonts w:ascii="Times New Roman" w:hAnsi="Times New Roman"/>
            <w:color w:val="191919"/>
            <w:sz w:val="18"/>
            <w:szCs w:val="18"/>
          </w:rPr>
          <w:t>0</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day</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afte</w:t>
        </w:r>
        <w:r w:rsidDel="0047204F">
          <w:rPr>
            <w:rFonts w:ascii="Times New Roman" w:hAnsi="Times New Roman"/>
            <w:color w:val="191919"/>
            <w:sz w:val="18"/>
            <w:szCs w:val="18"/>
          </w:rPr>
          <w:t>r</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fina</w:t>
        </w:r>
        <w:r w:rsidDel="0047204F">
          <w:rPr>
            <w:rFonts w:ascii="Times New Roman" w:hAnsi="Times New Roman"/>
            <w:color w:val="191919"/>
            <w:sz w:val="18"/>
            <w:szCs w:val="18"/>
          </w:rPr>
          <w:t>l</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disbursement</w:t>
        </w:r>
        <w:r w:rsidDel="0047204F">
          <w:rPr>
            <w:rFonts w:ascii="Times New Roman" w:hAnsi="Times New Roman"/>
            <w:color w:val="191919"/>
            <w:sz w:val="18"/>
            <w:szCs w:val="18"/>
          </w:rPr>
          <w:t>.</w:t>
        </w:r>
        <w:r w:rsidDel="0047204F">
          <w:rPr>
            <w:rFonts w:ascii="Times New Roman" w:hAnsi="Times New Roman"/>
            <w:color w:val="191919"/>
            <w:spacing w:val="-6"/>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interes</w:t>
        </w:r>
        <w:r w:rsidDel="0047204F">
          <w:rPr>
            <w:rFonts w:ascii="Times New Roman" w:hAnsi="Times New Roman"/>
            <w:color w:val="191919"/>
            <w:sz w:val="18"/>
            <w:szCs w:val="18"/>
          </w:rPr>
          <w:t>t</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rate</w:t>
        </w:r>
        <w:r w:rsidDel="0047204F">
          <w:rPr>
            <w:rFonts w:ascii="Times New Roman" w:hAnsi="Times New Roman"/>
            <w:color w:val="191919"/>
            <w:sz w:val="18"/>
            <w:szCs w:val="18"/>
          </w:rPr>
          <w:t>s</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ar</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variabl</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an</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adjuste</w:t>
        </w:r>
        <w:r w:rsidDel="0047204F">
          <w:rPr>
            <w:rFonts w:ascii="Times New Roman" w:hAnsi="Times New Roman"/>
            <w:color w:val="191919"/>
            <w:sz w:val="18"/>
            <w:szCs w:val="18"/>
          </w:rPr>
          <w:t>d</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e</w:t>
        </w:r>
        <w:r w:rsidDel="0047204F">
          <w:rPr>
            <w:rFonts w:ascii="Times New Roman" w:hAnsi="Times New Roman"/>
            <w:color w:val="191919"/>
            <w:spacing w:val="-3"/>
            <w:sz w:val="18"/>
            <w:szCs w:val="18"/>
          </w:rPr>
          <w:t>a</w:t>
        </w:r>
        <w:r w:rsidDel="0047204F">
          <w:rPr>
            <w:rFonts w:ascii="Times New Roman" w:hAnsi="Times New Roman"/>
            <w:color w:val="191919"/>
            <w:spacing w:val="-2"/>
            <w:sz w:val="18"/>
            <w:szCs w:val="18"/>
          </w:rPr>
          <w:t>c</w:t>
        </w:r>
        <w:r w:rsidDel="0047204F">
          <w:rPr>
            <w:rFonts w:ascii="Times New Roman" w:hAnsi="Times New Roman"/>
            <w:color w:val="191919"/>
            <w:sz w:val="18"/>
            <w:szCs w:val="18"/>
          </w:rPr>
          <w:t>h</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yea</w:t>
        </w:r>
        <w:r w:rsidDel="0047204F">
          <w:rPr>
            <w:rFonts w:ascii="Times New Roman" w:hAnsi="Times New Roman"/>
            <w:color w:val="191919"/>
            <w:spacing w:val="-12"/>
            <w:sz w:val="18"/>
            <w:szCs w:val="18"/>
          </w:rPr>
          <w:t>r</w:t>
        </w:r>
        <w:r w:rsidDel="0047204F">
          <w:rPr>
            <w:rFonts w:ascii="Times New Roman" w:hAnsi="Times New Roman"/>
            <w:color w:val="191919"/>
            <w:sz w:val="18"/>
            <w:szCs w:val="18"/>
          </w:rPr>
          <w:t>.</w:t>
        </w:r>
        <w:r w:rsidDel="0047204F">
          <w:rPr>
            <w:rFonts w:ascii="Times New Roman" w:hAnsi="Times New Roman"/>
            <w:color w:val="191919"/>
            <w:spacing w:val="-6"/>
            <w:sz w:val="18"/>
            <w:szCs w:val="18"/>
          </w:rPr>
          <w:t xml:space="preserve"> </w:t>
        </w:r>
        <w:r w:rsidDel="0047204F">
          <w:rPr>
            <w:rFonts w:ascii="Times New Roman" w:hAnsi="Times New Roman"/>
            <w:color w:val="191919"/>
            <w:spacing w:val="-2"/>
            <w:sz w:val="18"/>
            <w:szCs w:val="18"/>
          </w:rPr>
          <w:t>Th</w:t>
        </w:r>
        <w:r w:rsidDel="0047204F">
          <w:rPr>
            <w:rFonts w:ascii="Times New Roman" w:hAnsi="Times New Roman"/>
            <w:color w:val="191919"/>
            <w:sz w:val="18"/>
            <w:szCs w:val="18"/>
          </w:rPr>
          <w:t>e</w:t>
        </w:r>
        <w:r w:rsidDel="0047204F">
          <w:rPr>
            <w:rFonts w:ascii="Times New Roman" w:hAnsi="Times New Roman"/>
            <w:color w:val="191919"/>
            <w:spacing w:val="-3"/>
            <w:sz w:val="18"/>
            <w:szCs w:val="18"/>
          </w:rPr>
          <w:t xml:space="preserve"> </w:t>
        </w:r>
        <w:r w:rsidDel="0047204F">
          <w:rPr>
            <w:rFonts w:ascii="Times New Roman" w:hAnsi="Times New Roman"/>
            <w:color w:val="191919"/>
            <w:spacing w:val="-2"/>
            <w:sz w:val="18"/>
            <w:szCs w:val="18"/>
          </w:rPr>
          <w:t>in- teres</w:t>
        </w:r>
        <w:r w:rsidDel="0047204F">
          <w:rPr>
            <w:rFonts w:ascii="Times New Roman" w:hAnsi="Times New Roman"/>
            <w:color w:val="191919"/>
            <w:sz w:val="18"/>
            <w:szCs w:val="18"/>
          </w:rPr>
          <w:t>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rat</w:t>
        </w:r>
        <w:r w:rsidDel="0047204F">
          <w:rPr>
            <w:rFonts w:ascii="Times New Roman" w:hAnsi="Times New Roman"/>
            <w:color w:val="191919"/>
            <w:sz w:val="18"/>
            <w:szCs w:val="18"/>
          </w:rPr>
          <w:t>e</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cappe</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a</w:t>
        </w:r>
        <w:r w:rsidDel="0047204F">
          <w:rPr>
            <w:rFonts w:ascii="Times New Roman" w:hAnsi="Times New Roman"/>
            <w:color w:val="191919"/>
            <w:sz w:val="18"/>
            <w:szCs w:val="18"/>
          </w:rPr>
          <w:t>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9%</w:t>
        </w:r>
        <w:r w:rsidDel="0047204F">
          <w:rPr>
            <w:rFonts w:ascii="Times New Roman" w:hAnsi="Times New Roman"/>
            <w:color w:val="191919"/>
            <w:sz w:val="18"/>
            <w:szCs w:val="18"/>
          </w:rPr>
          <w:t xml:space="preserve">. </w:t>
        </w:r>
        <w:r w:rsidDel="0047204F">
          <w:rPr>
            <w:rFonts w:ascii="Times New Roman" w:hAnsi="Times New Roman"/>
            <w:color w:val="191919"/>
            <w:spacing w:val="36"/>
            <w:sz w:val="18"/>
            <w:szCs w:val="18"/>
          </w:rPr>
          <w:t xml:space="preserve"> </w:t>
        </w:r>
        <w:r w:rsidDel="0047204F">
          <w:rPr>
            <w:rFonts w:ascii="Times New Roman" w:hAnsi="Times New Roman"/>
            <w:color w:val="191919"/>
            <w:sz w:val="18"/>
            <w:szCs w:val="18"/>
          </w:rPr>
          <w:t>A</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loa</w:t>
        </w:r>
        <w:r w:rsidDel="0047204F">
          <w:rPr>
            <w:rFonts w:ascii="Times New Roman" w:hAnsi="Times New Roman"/>
            <w:color w:val="191919"/>
            <w:sz w:val="18"/>
            <w:szCs w:val="18"/>
          </w:rPr>
          <w:t>n</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fe</w:t>
        </w:r>
        <w:r w:rsidDel="0047204F">
          <w:rPr>
            <w:rFonts w:ascii="Times New Roman" w:hAnsi="Times New Roman"/>
            <w:color w:val="191919"/>
            <w:sz w:val="18"/>
            <w:szCs w:val="18"/>
          </w:rPr>
          <w:t>e</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o</w:t>
        </w:r>
        <w:r w:rsidDel="0047204F">
          <w:rPr>
            <w:rFonts w:ascii="Times New Roman" w:hAnsi="Times New Roman"/>
            <w:color w:val="191919"/>
            <w:sz w:val="18"/>
            <w:szCs w:val="18"/>
          </w:rPr>
          <w:t>f</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4</w:t>
        </w:r>
        <w:r w:rsidDel="0047204F">
          <w:rPr>
            <w:rFonts w:ascii="Times New Roman" w:hAnsi="Times New Roman"/>
            <w:color w:val="191919"/>
            <w:sz w:val="18"/>
            <w:szCs w:val="18"/>
          </w:rPr>
          <w: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w:t>
        </w:r>
        <w:r w:rsidDel="0047204F">
          <w:rPr>
            <w:rFonts w:ascii="Times New Roman" w:hAnsi="Times New Roman"/>
            <w:color w:val="191919"/>
            <w:sz w:val="18"/>
            <w:szCs w:val="18"/>
          </w:rPr>
          <w:t>s</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deducte</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fro</w:t>
        </w:r>
        <w:r w:rsidDel="0047204F">
          <w:rPr>
            <w:rFonts w:ascii="Times New Roman" w:hAnsi="Times New Roman"/>
            <w:color w:val="191919"/>
            <w:sz w:val="18"/>
            <w:szCs w:val="18"/>
          </w:rPr>
          <w:t>m</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eac</w:t>
        </w:r>
        <w:r w:rsidDel="0047204F">
          <w:rPr>
            <w:rFonts w:ascii="Times New Roman" w:hAnsi="Times New Roman"/>
            <w:color w:val="191919"/>
            <w:sz w:val="18"/>
            <w:szCs w:val="18"/>
          </w:rPr>
          <w:t>h</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disbursement</w:t>
        </w:r>
        <w:r w:rsidDel="0047204F">
          <w:rPr>
            <w:rFonts w:ascii="Times New Roman" w:hAnsi="Times New Roman"/>
            <w:color w:val="191919"/>
            <w:sz w:val="18"/>
            <w:szCs w:val="18"/>
          </w:rPr>
          <w:t xml:space="preserve">.  </w:t>
        </w:r>
        <w:r w:rsidDel="0047204F">
          <w:rPr>
            <w:rFonts w:ascii="Times New Roman" w:hAnsi="Times New Roman"/>
            <w:color w:val="191919"/>
            <w:spacing w:val="-2"/>
            <w:sz w:val="18"/>
            <w:szCs w:val="18"/>
          </w:rPr>
          <w:t>Fre</w:t>
        </w:r>
        <w:r w:rsidDel="0047204F">
          <w:rPr>
            <w:rFonts w:ascii="Times New Roman" w:hAnsi="Times New Roman"/>
            <w:color w:val="191919"/>
            <w:sz w:val="18"/>
            <w:szCs w:val="18"/>
          </w:rPr>
          <w:t>e</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Applicatio</w:t>
        </w:r>
        <w:r w:rsidDel="0047204F">
          <w:rPr>
            <w:rFonts w:ascii="Times New Roman" w:hAnsi="Times New Roman"/>
            <w:color w:val="191919"/>
            <w:sz w:val="18"/>
            <w:szCs w:val="18"/>
          </w:rPr>
          <w:t>n</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fo</w:t>
        </w:r>
        <w:r w:rsidDel="0047204F">
          <w:rPr>
            <w:rFonts w:ascii="Times New Roman" w:hAnsi="Times New Roman"/>
            <w:color w:val="191919"/>
            <w:sz w:val="18"/>
            <w:szCs w:val="18"/>
          </w:rPr>
          <w:t>r</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Federa</w:t>
        </w:r>
        <w:r w:rsidDel="0047204F">
          <w:rPr>
            <w:rFonts w:ascii="Times New Roman" w:hAnsi="Times New Roman"/>
            <w:color w:val="191919"/>
            <w:sz w:val="18"/>
            <w:szCs w:val="18"/>
          </w:rPr>
          <w:t>l</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Studen</w:t>
        </w:r>
        <w:r w:rsidDel="0047204F">
          <w:rPr>
            <w:rFonts w:ascii="Times New Roman" w:hAnsi="Times New Roman"/>
            <w:color w:val="191919"/>
            <w:sz w:val="18"/>
            <w:szCs w:val="18"/>
          </w:rPr>
          <w:t>t</w:t>
        </w:r>
        <w:r w:rsidDel="0047204F">
          <w:rPr>
            <w:rFonts w:ascii="Times New Roman" w:hAnsi="Times New Roman"/>
            <w:color w:val="191919"/>
            <w:spacing w:val="-11"/>
            <w:sz w:val="18"/>
            <w:szCs w:val="18"/>
          </w:rPr>
          <w:t xml:space="preserve"> </w:t>
        </w:r>
        <w:r w:rsidDel="0047204F">
          <w:rPr>
            <w:rFonts w:ascii="Times New Roman" w:hAnsi="Times New Roman"/>
            <w:color w:val="191919"/>
            <w:spacing w:val="-2"/>
            <w:sz w:val="18"/>
            <w:szCs w:val="18"/>
          </w:rPr>
          <w:t>Ai</w:t>
        </w:r>
        <w:r w:rsidDel="0047204F">
          <w:rPr>
            <w:rFonts w:ascii="Times New Roman" w:hAnsi="Times New Roman"/>
            <w:color w:val="191919"/>
            <w:sz w:val="18"/>
            <w:szCs w:val="18"/>
          </w:rPr>
          <w:t>d</w:t>
        </w:r>
        <w:r w:rsidDel="0047204F">
          <w:rPr>
            <w:rFonts w:ascii="Times New Roman" w:hAnsi="Times New Roman"/>
            <w:color w:val="191919"/>
            <w:spacing w:val="-1"/>
            <w:sz w:val="18"/>
            <w:szCs w:val="18"/>
          </w:rPr>
          <w:t xml:space="preserve"> </w:t>
        </w:r>
        <w:r w:rsidDel="0047204F">
          <w:rPr>
            <w:rFonts w:ascii="Times New Roman" w:hAnsi="Times New Roman"/>
            <w:color w:val="191919"/>
            <w:spacing w:val="-3"/>
            <w:sz w:val="18"/>
            <w:szCs w:val="18"/>
          </w:rPr>
          <w:t>(</w:t>
        </w:r>
        <w:r w:rsidDel="0047204F">
          <w:rPr>
            <w:rFonts w:ascii="Times New Roman" w:hAnsi="Times New Roman"/>
            <w:color w:val="191919"/>
            <w:spacing w:val="-15"/>
            <w:sz w:val="18"/>
            <w:szCs w:val="18"/>
          </w:rPr>
          <w:t>F</w:t>
        </w:r>
        <w:r w:rsidDel="0047204F">
          <w:rPr>
            <w:rFonts w:ascii="Times New Roman" w:hAnsi="Times New Roman"/>
            <w:color w:val="191919"/>
            <w:spacing w:val="-2"/>
            <w:sz w:val="18"/>
            <w:szCs w:val="18"/>
          </w:rPr>
          <w:t>AFSA</w:t>
        </w:r>
        <w:r w:rsidDel="0047204F">
          <w:rPr>
            <w:rFonts w:ascii="Times New Roman" w:hAnsi="Times New Roman"/>
            <w:color w:val="191919"/>
            <w:sz w:val="18"/>
            <w:szCs w:val="18"/>
          </w:rPr>
          <w:t>)</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for</w:t>
        </w:r>
        <w:r w:rsidDel="0047204F">
          <w:rPr>
            <w:rFonts w:ascii="Times New Roman" w:hAnsi="Times New Roman"/>
            <w:color w:val="191919"/>
            <w:sz w:val="18"/>
            <w:szCs w:val="18"/>
          </w:rPr>
          <w:t>m</w:t>
        </w:r>
        <w:r w:rsidDel="0047204F">
          <w:rPr>
            <w:rFonts w:ascii="Times New Roman" w:hAnsi="Times New Roman"/>
            <w:color w:val="191919"/>
            <w:spacing w:val="-1"/>
            <w:sz w:val="18"/>
            <w:szCs w:val="18"/>
          </w:rPr>
          <w:t xml:space="preserve"> </w:t>
        </w:r>
        <w:r w:rsidDel="0047204F">
          <w:rPr>
            <w:rFonts w:ascii="Times New Roman" w:hAnsi="Times New Roman"/>
            <w:color w:val="191919"/>
            <w:spacing w:val="-2"/>
            <w:sz w:val="18"/>
            <w:szCs w:val="18"/>
          </w:rPr>
          <w:t>is required.</w:t>
        </w:r>
      </w:moveFrom>
    </w:p>
    <w:moveFromRangeEnd w:id="670"/>
    <w:p w:rsidR="00924DC4" w:rsidRDefault="00924DC4" w:rsidP="00924DC4">
      <w:pPr>
        <w:widowControl w:val="0"/>
        <w:tabs>
          <w:tab w:val="left" w:pos="4300"/>
        </w:tabs>
        <w:autoSpaceDE w:val="0"/>
        <w:autoSpaceDN w:val="0"/>
        <w:adjustRightInd w:val="0"/>
        <w:spacing w:before="7" w:after="0" w:line="240" w:lineRule="auto"/>
        <w:ind w:left="105"/>
        <w:rPr>
          <w:rFonts w:ascii="Times New Roman" w:hAnsi="Times New Roman"/>
          <w:color w:val="000000"/>
          <w:sz w:val="20"/>
          <w:szCs w:val="20"/>
        </w:rPr>
      </w:pPr>
      <w:r>
        <w:rPr>
          <w:rFonts w:ascii="Century Gothic" w:hAnsi="Century Gothic" w:cs="Century Gothic"/>
          <w:b/>
          <w:bCs/>
          <w:color w:val="191919"/>
          <w:position w:val="7"/>
          <w:sz w:val="36"/>
          <w:szCs w:val="36"/>
        </w:rPr>
        <w:t>32</w:t>
      </w:r>
      <w:r>
        <w:rPr>
          <w:rFonts w:ascii="Century Gothic" w:hAnsi="Century Gothic" w:cs="Century Gothic"/>
          <w:b/>
          <w:bCs/>
          <w:color w:val="191919"/>
          <w:position w:val="7"/>
          <w:sz w:val="36"/>
          <w:szCs w:val="36"/>
        </w:rPr>
        <w:tab/>
      </w: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924DC4" w:rsidRDefault="00924DC4" w:rsidP="00924DC4">
      <w:pPr>
        <w:widowControl w:val="0"/>
        <w:tabs>
          <w:tab w:val="left" w:pos="4300"/>
        </w:tabs>
        <w:autoSpaceDE w:val="0"/>
        <w:autoSpaceDN w:val="0"/>
        <w:adjustRightInd w:val="0"/>
        <w:spacing w:before="7" w:after="0" w:line="240" w:lineRule="auto"/>
        <w:ind w:left="105"/>
        <w:rPr>
          <w:rFonts w:ascii="Times New Roman" w:hAnsi="Times New Roman"/>
          <w:color w:val="000000"/>
          <w:sz w:val="20"/>
          <w:szCs w:val="20"/>
        </w:rPr>
        <w:sectPr w:rsidR="00924DC4">
          <w:pgSz w:w="12240" w:h="15840"/>
          <w:pgMar w:top="420" w:right="620" w:bottom="280" w:left="420" w:header="720" w:footer="720" w:gutter="0"/>
          <w:cols w:space="720" w:equalWidth="0">
            <w:col w:w="11200"/>
          </w:cols>
          <w:noEndnote/>
        </w:sectPr>
      </w:pPr>
    </w:p>
    <w:p w:rsidR="00924DC4" w:rsidRDefault="007B3518" w:rsidP="00924DC4">
      <w:pPr>
        <w:widowControl w:val="0"/>
        <w:autoSpaceDE w:val="0"/>
        <w:autoSpaceDN w:val="0"/>
        <w:adjustRightInd w:val="0"/>
        <w:spacing w:before="57" w:after="0" w:line="195" w:lineRule="exact"/>
        <w:ind w:right="1290"/>
        <w:jc w:val="right"/>
        <w:rPr>
          <w:rFonts w:ascii="Century Gothic" w:hAnsi="Century Gothic" w:cs="Century Gothic"/>
          <w:color w:val="000000"/>
          <w:sz w:val="16"/>
          <w:szCs w:val="16"/>
        </w:rPr>
      </w:pPr>
      <w:r w:rsidRPr="007B3518">
        <w:rPr>
          <w:rFonts w:ascii="Times New Roman" w:hAnsi="Times New Roman"/>
          <w:noProof/>
          <w:color w:val="000000"/>
          <w:sz w:val="24"/>
          <w:szCs w:val="24"/>
        </w:rPr>
        <w:lastRenderedPageBreak/>
        <w:pict>
          <v:group id="Group 696" o:spid="_x0000_s1288" style="position:absolute;left:0;text-align:left;margin-left:426.45pt;margin-top:-21pt;width:156.05pt;height:11in;z-index:-251514880"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">
            <v:group id="Group 2735" o:spid="_x0000_s1289"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CtLdfCAAAA3QAAAA8A&#10;AAAAAAAAAAAAAAAAqgIAAGRycy9kb3ducmV2LnhtbFBLBQYAAAAABAAEAPoAAACZAwAAAAA=&#10;">
              <v:rect id="Rectangle 2736" o:spid="_x0000_s1290"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zB8cA&#10;AADdAAAADwAAAGRycy9kb3ducmV2LnhtbESPT2vCQBTE7wW/w/IEL0U3CaVozCoiCoXSQ6yK3h7Z&#10;lz+YfRuyW02/fbdQ6HGYmd8w2XowrbhT7xrLCuJZBIK4sLrhSsHxcz+dg3AeWWNrmRR8k4P1avSU&#10;Yartg3O6H3wlAoRdigpq77tUSlfUZNDNbEccvNL2Bn2QfSV1j48AN61MouhVGmw4LNTY0bam4nb4&#10;Mgp2yWVTvrd5l3+YyymmxDwX17NSk/GwWYLwNPj/8F/7TSuYv8QL+H0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bMwfHAAAA3QAAAA8AAAAAAAAAAAAAAAAAmAIAAGRy&#10;cy9kb3ducmV2LnhtbFBLBQYAAAAABAAEAPUAAACMAwAAAAA=&#10;" fillcolor="#474747" stroked="f">
                <v:path arrowok="t"/>
              </v:rect>
              <v:rect id="Rectangle 2737" o:spid="_x0000_s1291"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bfsIA&#10;AADdAAAADwAAAGRycy9kb3ducmV2LnhtbERPy2rCQBTdF/yH4Qru6kSxGqOjiGAp3dQnbq+ZaxLM&#10;3AkzU5P+fWdR6PJw3st1Z2rxJOcrywpGwwQEcW51xYWC82n3moLwAVljbZkU/JCH9ar3ssRM25YP&#10;9DyGQsQQ9hkqKENoMil9XpJBP7QNceTu1hkMEbpCaodtDDe1HCfJVBqsODaU2NC2pPxx/DYKWtfR&#10;23uhv9Lp5+U0v95m2OydUoN+t1mACNSFf/Gf+0MrSCfjuD++iU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tt+wgAAAN0AAAAPAAAAAAAAAAAAAAAAAJgCAABkcnMvZG93&#10;bnJldi54bWxQSwUGAAAAAAQABAD1AAAAhwMAAAAA&#10;" fillcolor="#dcdcdc" stroked="f">
                <v:path arrowok="t"/>
              </v:rect>
              <v:rect id="Rectangle 2738" o:spid="_x0000_s1292"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fcYA&#10;AADdAAAADwAAAGRycy9kb3ducmV2LnhtbESPQWvCQBSE7wX/w/IEb3UTESvRVUSMlB5KjV68PXaf&#10;STD7NmTXmP77bqHQ4zAz3zDr7WAb0VPna8cK0mkCglg7U3Op4HLOX5cgfEA22DgmBd/kYbsZvawx&#10;M+7JJ+qLUIoIYZ+hgiqENpPS64os+qlriaN3c53FEGVXStPhM8JtI2dJspAWa44LFba0r0jfi4eN&#10;lP3icE+/+sKd9Nv1M9eHj2N+UWoyHnYrEIGG8B/+a78bBcv5LIXfN/E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YfcYAAADdAAAADwAAAAAAAAAAAAAAAACYAgAAZHJz&#10;L2Rvd25yZXYueG1sUEsFBgAAAAAEAAQA9QAAAIsDAAAAAA==&#10;" fillcolor="#d8d8d8 [2732]" stroked="f">
                <v:path arrowok="t"/>
              </v:rect>
              <v:rect id="Rectangle 701" o:spid="_x0000_s1293"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5q+MYA&#10;AADdAAAADwAAAGRycy9kb3ducmV2LnhtbESPQWuDQBSE74X8h+UVcmtWJS1isgklUElKLjFecnu6&#10;ryp134q7NfbfdwuFHoeZ+YbZ7mfTi4lG11lWEK8iEMS11R03Csrr21MKwnlkjb1lUvBNDva7xcMW&#10;M23vfKGp8I0IEHYZKmi9HzIpXd2SQbeyA3HwPuxo0Ac5NlKPeA9w08skil6kwY7DQosDHVqqP4sv&#10;o6A6nS8+fy/zKa2aobfVLT7bZ6WWj/PrBoSn2f+H/9pHrSBdJwn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5q+MYAAADdAAAADwAAAAAAAAAAAAAAAACYAgAAZHJz&#10;L2Rvd25yZXYueG1sUEsFBgAAAAAEAAQA9QAAAIsDAAAAAA==&#10;" stroked="f">
                <v:path arrowok="t"/>
              </v:rect>
              <v:rect id="Rectangle 2740" o:spid="_x0000_s1294"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evMkA&#10;AADdAAAADwAAAGRycy9kb3ducmV2LnhtbESPW2sCMRSE3wv9D+EU+lI0q623rVHagtQnxQuIb8fN&#10;6e7q5mRJ0nX775tCwcdhZr5hpvPWVKIh50vLCnrdBARxZnXJuYL9btEZg/ABWWNlmRT8kIf57P5u&#10;iqm2V95Qsw25iBD2KSooQqhTKX1WkEHftTVx9L6sMxiidLnUDq8RbirZT5KhNFhyXCiwpo+Cssv2&#10;2yg4Hz7d++Q4WK+zU9UsaLhKeqMnpR4f2rdXEIHacAv/t5dawfil/wx/b+IT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NBevMkAAADdAAAADwAAAAAAAAAAAAAAAACYAgAA&#10;ZHJzL2Rvd25yZXYueG1sUEsFBgAAAAAEAAQA9QAAAI4DAAAAAA==&#10;" filled="f" strokecolor="#a3a3a3" strokeweight="2pt">
                <v:path arrowok="t"/>
              </v:rect>
              <v:rect id="Rectangle 2741" o:spid="_x0000_s1295"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JscgA&#10;AADdAAAADwAAAGRycy9kb3ducmV2LnhtbESPT2vCQBTE74V+h+UVehHdJPiP6CqltOKhlBr14O2R&#10;fU2C2bdpdmvit+8KQo/DzPyGWa57U4sLta6yrCAeRSCIc6srLhQc9u/DOQjnkTXWlknBlRysV48P&#10;S0y17XhHl8wXIkDYpaig9L5JpXR5SQbdyDbEwfu2rUEfZFtI3WIX4KaWSRRNpcGKw0KJDb2WlJ+z&#10;X6Ng83n9SAbn+Bi/9V11GJ9+iq8ZKvX81L8sQHjq/X/43t5qBfNxMoHbm/AE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EmxyAAAAN0AAAAPAAAAAAAAAAAAAAAAAJgCAABk&#10;cnMvZG93bnJldi54bWxQSwUGAAAAAAQABAD1AAAAjQMAAAAA&#10;" fillcolor="#191919" stroked="f">
                <v:path arrowok="t"/>
              </v:rect>
              <v:rect id="Rectangle 2742" o:spid="_x0000_s1296"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XxsgA&#10;AADdAAAADwAAAGRycy9kb3ducmV2LnhtbESPQWvCQBSE74X+h+UVvEjdJIiVNBspouKhSGvtobdH&#10;9jUJZt/G7Griv+8KQo/DzHzDZIvBNOJCnastK4gnEQjiwuqaSwWHr/XzHITzyBoby6TgSg4W+eND&#10;hqm2PX/SZe9LESDsUlRQed+mUrqiIoNuYlvi4P3azqAPsiul7rAPcNPIJIpm0mDNYaHClpYVFcf9&#10;2SjY7K7vyfgYf8eroa8P059T+fGCSo2ehrdXEJ4G/x++t7dawXyazO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EtfGyAAAAN0AAAAPAAAAAAAAAAAAAAAAAJgCAABk&#10;cnMvZG93bnJldi54bWxQSwUGAAAAAAQABAD1AAAAjQMAAAAA&#10;" fillcolor="#191919" stroked="f">
                <v:path arrowok="t"/>
              </v:rect>
              <v:group id="Group 2743" o:spid="_x0000_s1297"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5zGMYAAADdAAAADwAAAGRycy9kb3ducmV2LnhtbESPQWvCQBSE74X+h+UJ&#10;vekmtlaJriJSiwcRqoJ4e2SfSTD7NmTXJP57VxB6HGbmG2a26EwpGqpdYVlBPIhAEKdWF5wpOB7W&#10;/QkI55E1lpZJwZ0cLObvbzNMtG35j5q9z0SAsEtQQe59lUjp0pwMuoGtiIN3sbVBH2SdSV1jG+Cm&#10;lMMo+pYGCw4LOVa0yim97m9GwW+L7fIz/mm218vqfj6MdqdtTEp99LrlFISnzv+HX+2NVjD5Go7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XnMYxgAAAN0A&#10;AAAPAAAAAAAAAAAAAAAAAKoCAABkcnMvZG93bnJldi54bWxQSwUGAAAAAAQABAD6AAAAnQMAAAAA&#10;">
                <v:shape id="Freeform 2744" o:spid="_x0000_s129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1E8MA&#10;AADdAAAADwAAAGRycy9kb3ducmV2LnhtbERPTWvCQBC9F/wPywheSt1oa5HUVaQgeCpWDdjbkB2T&#10;YHY2ZLcx9td3DoLHx/terHpXq47aUHk2MBknoIhzbysuDBwPm5c5qBCRLdaeycCNAqyWg6cFptZf&#10;+Zu6fSyUhHBI0UAZY5NqHfKSHIaxb4iFO/vWYRTYFtq2eJVwV+tpkrxrhxVLQ4kNfZaUX/a/zsC8&#10;nr0SZbuf5y77+9rMutMtz07GjIb9+gNUpD4+xHf31orvbSpz5Y08Ab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1E8MAAADdAAAADwAAAAAAAAAAAAAAAACYAgAAZHJzL2Rv&#10;d25yZXYueG1sUEsFBgAAAAAEAAQA9QAAAIgDAAAAAA==&#10;" path="m1094,l,e" filled="f" strokecolor="#191919" strokeweight="2pt">
                  <v:path arrowok="t" o:connecttype="custom" o:connectlocs="1094,0;0,0" o:connectangles="0,0"/>
                </v:shape>
                <v:shape id="Freeform 2745" o:spid="_x0000_s129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QiMYA&#10;AADdAAAADwAAAGRycy9kb3ducmV2LnhtbESPT2vCQBTE74V+h+UVvBTdVI1o6ipFEHoq/gvo7ZF9&#10;JqHZtyG7jdFP3xUEj8PMb4aZLztTiZYaV1pW8DGIQBBnVpecKzjs1/0pCOeRNVaWScGVHCwXry9z&#10;TLS98Jbanc9FKGGXoILC+zqR0mUFGXQDWxMH72wbgz7IJpe6wUsoN5UcRtFEGiw5LBRY06qg7Hf3&#10;ZxRMq3hElG5O7216+1nH7fGapUelem/d1ycIT51/hh/0tw7ceDiD+5vw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8QiMYAAADdAAAADwAAAAAAAAAAAAAAAACYAgAAZHJz&#10;L2Rvd25yZXYueG1sUEsFBgAAAAAEAAQA9QAAAIsDAAAAAA==&#10;" path="m,l1094,e" filled="f" strokecolor="#191919" strokeweight="2pt">
                  <v:path arrowok="t" o:connecttype="custom" o:connectlocs="0,0;1094,0" o:connectangles="0,0"/>
                </v:shape>
              </v:group>
              <v:group id="Group 2746" o:spid="_x0000_s1300"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59scQAAADdAAAADwAAAGRycy9kb3ducmV2LnhtbERPTWvCQBC9F/wPyxS8&#10;1U20lZC6BpEqHqSgEUpvQ3ZMQrKzIbtN4r/vHgo9Pt73JptMKwbqXW1ZQbyIQBAXVtdcKrjlh5cE&#10;hPPIGlvLpOBBDrLt7GmDqbYjX2i4+lKEEHYpKqi871IpXVGRQbewHXHg7rY36APsS6l7HEO4aeUy&#10;itbSYM2hocKO9hUVzfXHKDiOOO5W8cdwbu77x3f+9vl1jkmp+fO0ewfhafL/4j/3SStIXld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59scQAAADdAAAA&#10;DwAAAAAAAAAAAAAAAACqAgAAZHJzL2Rvd25yZXYueG1sUEsFBgAAAAAEAAQA+gAAAJsDAAAAAA==&#10;">
                <v:shape id="Freeform 2747" o:spid="_x0000_s130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EwscA&#10;AADdAAAADwAAAGRycy9kb3ducmV2LnhtbESPT2vCQBTE70K/w/IKvUjd2KpozCZIIaWXImoPHp/Z&#10;lz80+zZkV5N++26h4HGYmd8wSTaaVtyod41lBfNZBIK4sLrhSsHXKX9eg3AeWWNrmRT8kIMsfZgk&#10;GGs78IFuR1+JAGEXo4La+y6W0hU1GXQz2xEHr7S9QR9kX0nd4xDgppUvUbSSBhsOCzV29FZT8X28&#10;GgXnaV6ayG2W0/07Xei00Ndd8anU0+O424LwNPp7+L/9oRWsF69z+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LBMLHAAAA3QAAAA8AAAAAAAAAAAAAAAAAmAIAAGRy&#10;cy9kb3ducmV2LnhtbFBLBQYAAAAABAAEAPUAAACMAwAAAAA=&#10;" path="m1094,l,e" filled="f" strokecolor="#191919" strokeweight="2pt">
                  <v:path arrowok="t" o:connecttype="custom" o:connectlocs="1094,0;0,0" o:connectangles="0,0"/>
                </v:shape>
                <v:shape id="Freeform 2748" o:spid="_x0000_s130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atccA&#10;AADdAAAADwAAAGRycy9kb3ducmV2LnhtbESPT2vCQBTE70K/w/IKvUjd1KpozCZIIaWXImoPHp/Z&#10;lz80+zZkV5N++26h4HGYmd8wSTaaVtyod41lBS+zCARxYXXDlYKvU/68BuE8ssbWMin4IQdZ+jBJ&#10;MNZ24APdjr4SAcIuRgW1910spStqMuhmtiMOXml7gz7IvpK6xyHATSvnUbSSBhsOCzV29FZT8X28&#10;GgXnaV6ayG2W0/07Xei00Ndd8anU0+O424LwNPp7+L/9oRWsF69z+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ZmrXHAAAA3QAAAA8AAAAAAAAAAAAAAAAAmAIAAGRy&#10;cy9kb3ducmV2LnhtbFBLBQYAAAAABAAEAPUAAACMAwAAAAA=&#10;" path="m,l1094,e" filled="f" strokecolor="#191919" strokeweight="2pt">
                  <v:path arrowok="t" o:connecttype="custom" o:connectlocs="0,0;1094,0" o:connectangles="0,0"/>
                </v:shape>
              </v:group>
              <v:group id="Group 2749" o:spid="_x0000_s1303"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zjxsYAAADdAAAADwAAAGRycy9kb3ducmV2LnhtbESPQWvCQBSE70L/w/IK&#10;vekmpopEVxHR0oMUjIXi7ZF9JsHs25Bdk/jvu4WCx2FmvmFWm8HUoqPWVZYVxJMIBHFudcWFgu/z&#10;YbwA4TyyxtoyKXiQg836ZbTCVNueT9RlvhABwi5FBaX3TSqly0sy6Ca2IQ7e1bYGfZBtIXWLfYCb&#10;Wk6jaC4NVhwWSmxoV1J+y+5GwUeP/TaJ993xdt09LufZ188xJqXeXoftEoSnwT/D/+1PrWDxni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vOPGxgAAAN0A&#10;AAAPAAAAAAAAAAAAAAAAAKoCAABkcnMvZG93bnJldi54bWxQSwUGAAAAAAQABAD6AAAAnQMAAAAA&#10;">
                <v:shape id="Freeform 2750" o:spid="_x0000_s130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py8YA&#10;AADdAAAADwAAAGRycy9kb3ducmV2LnhtbESPT4vCMBTE78J+h/AW9iKa7voHqUZZBMGTqLsFvT2a&#10;Z1tsXkoTa/XTG0HwOMz8ZpjZojWlaKh2hWUF3/0IBHFqdcGZgv+/VW8CwnlkjaVlUnAjB4v5R2eG&#10;sbZX3lGz95kIJexiVJB7X8VSujQng65vK+LgnWxt0AdZZ1LXeA3lppQ/UTSWBgsOCzlWtMwpPe8v&#10;RsGkHA2Iku2x2yT3zWrUHG5pclDq67P9nYLw1Pp3+EWvdeCGgy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cpy8YAAADdAAAADwAAAAAAAAAAAAAAAACYAgAAZHJz&#10;L2Rvd25yZXYueG1sUEsFBgAAAAAEAAQA9QAAAIsDAAAAAA==&#10;" path="m1094,l,e" filled="f" strokecolor="#191919" strokeweight="2pt">
                  <v:path arrowok="t" o:connecttype="custom" o:connectlocs="1094,0;0,0" o:connectangles="0,0"/>
                </v:shape>
                <v:shape id="Freeform 2751" o:spid="_x0000_s130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uMUMYA&#10;AADdAAAADwAAAGRycy9kb3ducmV2LnhtbESPQWvCQBSE7wX/w/IEL0U31UYkuooUBE/FqgG9PbLP&#10;JJh9G7JrjP31bqHgcZj5ZpjFqjOVaKlxpWUFH6MIBHFmdcm5guNhM5yBcB5ZY2WZFDzIwWrZe1tg&#10;ou2df6jd+1yEEnYJKii8rxMpXVaQQTeyNXHwLrYx6INscqkbvIdyU8lxFE2lwZLDQoE1fRWUXfc3&#10;o2BWxROidHd+b9Pf703cnh5ZelJq0O/WcxCeOv8K/9NbHbjPSQx/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uMUMYAAADdAAAADwAAAAAAAAAAAAAAAACYAgAAZHJz&#10;L2Rvd25yZXYueG1sUEsFBgAAAAAEAAQA9QAAAIsDAAAAAA==&#10;" path="m,l1094,e" filled="f" strokecolor="#191919" strokeweight="2pt">
                  <v:path arrowok="t" o:connecttype="custom" o:connectlocs="0,0;1094,0" o:connectangles="0,0"/>
                </v:shape>
              </v:group>
              <v:group id="Group 2752" o:spid="_x0000_s1306"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AXsYAAADdAAAADwAAAGRycy9kb3ducmV2LnhtbESPT4vCMBTE7wt+h/AE&#10;b2ta3RWpRhFZxYMs+AfE26N5tsXmpTTZtn77jSB4HGbmN8x82ZlSNFS7wrKCeBiBIE6tLjhTcD5t&#10;PqcgnEfWWFomBQ9ysFz0PuaYaNvygZqjz0SAsEtQQe59lUjp0pwMuqGtiIN3s7VBH2SdSV1jG+Cm&#10;lKMomkiDBYeFHCta55Tej39GwbbFdjWOf5r9/bZ+XE/fv5d9TEoN+t1qBsJT59/hV3unFUy/x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y0BexgAAAN0A&#10;AAAPAAAAAAAAAAAAAAAAAKoCAABkcnMvZG93bnJldi54bWxQSwUGAAAAAAQABAD6AAAAnQMAAAAA&#10;">
                <v:shape id="Freeform 2753" o:spid="_x0000_s130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3vMcA&#10;AADdAAAADwAAAGRycy9kb3ducmV2LnhtbESPQWvCQBSE70L/w/IKXsRsWk2VNKuUguCpqG3A3h7Z&#10;1yQ0+zZk1xj99V1B6HGY+WaYbD2YRvTUudqygqcoBkFcWF1zqeDrczNdgnAeWWNjmRRcyMF69TDK&#10;MNX2zHvqD74UoYRdigoq79tUSldUZNBFtiUO3o/tDPogu1LqDs+h3DTyOY5fpMGaw0KFLb1XVPwe&#10;TkbBsklmRPnue9Ln149N0h8vRX5Uavw4vL2C8DT4//Cd3urAzWcLuL0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lt7zHAAAA3QAAAA8AAAAAAAAAAAAAAAAAmAIAAGRy&#10;cy9kb3ducmV2LnhtbFBLBQYAAAAABAAEAPUAAACMAwAAAAA=&#10;" path="m1094,l,e" filled="f" strokecolor="#191919" strokeweight="2pt">
                  <v:path arrowok="t" o:connecttype="custom" o:connectlocs="1094,0;0,0" o:connectangles="0,0"/>
                </v:shape>
                <v:shape id="Freeform 2754" o:spid="_x0000_s130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jzsMA&#10;AADdAAAADwAAAGRycy9kb3ducmV2LnhtbERPS2vCQBC+C/0PyxR6kbqxapHUVUQQeiq+AvY2ZKdJ&#10;aHY2ZNcY++s7B8Hjx/derHpXq47aUHk2MB4loIhzbysuDJyO29c5qBCRLdaeycCNAqyWT4MFptZf&#10;eU/dIRZKQjikaKCMsUm1DnlJDsPIN8TC/fjWYRTYFtq2eJVwV+u3JHnXDiuWhhIb2pSU/x4uzsC8&#10;nk2Ist33sMv+vraz7nzLs7MxL8/9+gNUpD4+xHf3pxXfdCJz5Y08Ab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jzsMAAADdAAAADwAAAAAAAAAAAAAAAACYAgAAZHJzL2Rv&#10;d25yZXYueG1sUEsFBgAAAAAEAAQA9QAAAIgDAAAAAA==&#10;" path="m,l1094,e" filled="f" strokecolor="#191919" strokeweight="2pt">
                  <v:path arrowok="t" o:connecttype="custom" o:connectlocs="0,0;1094,0" o:connectangles="0,0"/>
                </v:shape>
              </v:group>
              <v:group id="Group 2755" o:spid="_x0000_s1309"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TULMcAAADdAAAADwAAAGRycy9kb3ducmV2LnhtbESPT2vCQBTE7wW/w/KE&#10;3nQTbUWjq4jU0oMI/gHx9sg+k2D2bciuSfz23YLQ4zAzv2EWq86UoqHaFZYVxMMIBHFqdcGZgvNp&#10;O5iCcB5ZY2mZFDzJwWrZe1tgom3LB2qOPhMBwi5BBbn3VSKlS3My6Ia2Ig7ezdYGfZB1JnWNbYCb&#10;Uo6iaCINFhwWcqxok1N6Pz6Mgu8W2/U4/mp299vmeT197i+7mJR673frOQhPnf8Pv9o/WsH0Yzy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TULMcAAADd&#10;AAAADwAAAAAAAAAAAAAAAACqAgAAZHJzL2Rvd25yZXYueG1sUEsFBgAAAAAEAAQA+gAAAJ4DAAAA&#10;AA==&#10;">
                <v:shape id="Freeform 2756" o:spid="_x0000_s131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SacMA&#10;AADdAAAADwAAAGRycy9kb3ducmV2LnhtbERPzYrCMBC+L/gOYQQvi6YVV6QaRWQXdhEWqz7A0Ixt&#10;tZnUJtb69uYgePz4/herzlSipcaVlhXEowgEcWZ1ybmC4+FnOAPhPLLGyjIpeJCD1bL3scBE2zun&#10;1O59LkIIuwQVFN7XiZQuK8igG9maOHAn2xj0ATa51A3eQ7ip5DiKptJgyaGhwJo2BWWX/c0omKbj&#10;//h8/fo+68/tuj3Eu2v6t1Nq0O/WcxCeOv8Wv9y/WsFsMgn7w5v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OSacMAAADdAAAADwAAAAAAAAAAAAAAAACYAgAAZHJzL2Rv&#10;d25yZXYueG1sUEsFBgAAAAAEAAQA9QAAAIgDAAAAAA==&#10;" path="m1094,l,e" filled="f" strokecolor="#191919" strokeweight="2pt">
                  <v:path arrowok="t" o:connecttype="custom" o:connectlocs="1094,0;0,0" o:connectangles="0,0"/>
                </v:shape>
                <v:shape id="Freeform 2757" o:spid="_x0000_s131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38sYA&#10;AADdAAAADwAAAGRycy9kb3ducmV2LnhtbESP0WrCQBRE3wX/YbmFvkjdRFQkuopICy2CGO0HXLLX&#10;JDZ7N2a3Mf69Kwg+DjNzhlmsOlOJlhpXWlYQDyMQxJnVJecKfo9fHzMQziNrrCyTghs5WC37vQUm&#10;2l45pfbgcxEg7BJUUHhfJ1K6rCCDbmhr4uCdbGPQB9nkUjd4DXBTyVEUTaXBksNCgTVtCsr+Dv9G&#10;wTQd7eLzZfJ51oPtuj3G+0v6s1fq/a1bz0F46vwr/Gx/awWz8TiGx5v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838sYAAADdAAAADwAAAAAAAAAAAAAAAACYAgAAZHJz&#10;L2Rvd25yZXYueG1sUEsFBgAAAAAEAAQA9QAAAIsDAAAAAA==&#10;" path="m,l1094,e" filled="f" strokecolor="#191919" strokeweight="2pt">
                  <v:path arrowok="t" o:connecttype="custom" o:connectlocs="0,0;1094,0" o:connectangles="0,0"/>
                </v:shape>
              </v:group>
              <v:shape id="Freeform 2758" o:spid="_x0000_s1312"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2wsQA&#10;AADdAAAADwAAAGRycy9kb3ducmV2LnhtbESP3YrCMBSE7wXfIRxh7zT1BynVKCIIgiBoRbw8Nse2&#10;2JzUJmr37TcLgpfDzHzDzJetqcSLGldaVjAcRCCIM6tLzhWc0k0/BuE8ssbKMin4JQfLRbczx0Tb&#10;Nx/odfS5CBB2CSoovK8TKV1WkEE3sDVx8G62MeiDbHKpG3wHuKnkKIqm0mDJYaHAmtYFZffj0yiw&#10;53x9Tc+PzO8Pu0imFzfeT2OlfnrtagbCU+u/4U97qxXEk8kI/t+EJ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bNsLEAAAA3QAAAA8AAAAAAAAAAAAAAAAAmAIAAGRycy9k&#10;b3ducmV2LnhtbFBLBQYAAAAABAAEAPUAAACJAwAAAAA=&#10;" path="m,l423,e" filled="f" strokecolor="#191919" strokeweight="2pt">
                <v:path arrowok="t" o:connecttype="custom" o:connectlocs="0,0;423,0" o:connectangles="0,0"/>
              </v:shape>
              <v:shape id="Freeform 2759" o:spid="_x0000_s1313"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sMMUA&#10;AADdAAAADwAAAGRycy9kb3ducmV2LnhtbESPT2sCMRTE7wW/Q3iFXkrNWkVlaxQpbfHqHwrenpvX&#10;ZOnmJSSprt++KRQ8DjPzG2ax6l0nzhRT61nBaFiBIG68btkoOOzfn+YgUkbW2HkmBVdKsFoO7hZY&#10;a3/hLZ132YgC4VSjAptzqKVMjSWHaegDcfG+fHSYi4xG6oiXAnedfK6qqXTYclmwGOjVUvO9+3EK&#10;trPZicLm0ZjpOLYf13Wwb59HpR7u+/ULiEx9voX/2xutYD6ZjOHvTXk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qwwxQAAAN0AAAAPAAAAAAAAAAAAAAAAAJgCAABkcnMv&#10;ZG93bnJldi54bWxQSwUGAAAAAAQABAD1AAAAigMAAAAA&#10;" path="m,l,40e" filled="f" strokecolor="#191919" strokeweight="2pt">
                <v:path arrowok="t" o:connecttype="custom" o:connectlocs="0,0;0,40" o:connectangles="0,0"/>
              </v:shape>
              <v:rect id="Rectangle 2760" o:spid="_x0000_s1314"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yt8UA&#10;AADdAAAADwAAAGRycy9kb3ducmV2LnhtbESPT4vCMBTE78J+h/CEvWmqVCldo8iCsite/HPZ22vz&#10;bIvNS2mytX57Iwgeh5n5DbNY9aYWHbWusqxgMo5AEOdWV1woOJ82owSE88gaa8uk4E4OVsuPwQJT&#10;bW98oO7oCxEg7FJUUHrfpFK6vCSDbmwb4uBdbGvQB9kWUrd4C3BTy2kUzaXBisNCiQ19l5Rfj/9G&#10;Qfa7P/jt7rztkqxoapv9TfZ2ptTnsF9/gfDU+3f41f7RCpI4juH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LK3xQAAAN0AAAAPAAAAAAAAAAAAAAAAAJgCAABkcnMv&#10;ZG93bnJldi54bWxQSwUGAAAAAAQABAD1AAAAigMAAAAA&#10;" stroked="f">
                <v:path arrowok="t"/>
              </v:rect>
              <v:rect id="Rectangle 2761" o:spid="_x0000_s1315"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9J8cA&#10;AADdAAAADwAAAGRycy9kb3ducmV2LnhtbESP0UoDMRRE34X+Q7iCL9JmK1tt16ZFBKX2Rdz6AdfN&#10;7Wbb5GZJ0nb9eyMIPg4zc4ZZrgdnxZlC7DwrmE4KEMSN1x23Cj53L+M5iJiQNVrPpOCbIqxXo6sl&#10;Vtpf+IPOdWpFhnCsUIFJqa+kjI0hh3Hie+Ls7X1wmLIMrdQBLxnurLwrinvpsOO8YLCnZ0PNsT45&#10;BfR++zZ73RyO24O21izKr/r0EJS6uR6eHkEkGtJ/+K+90QrmZTmD3zf5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GfSfHAAAA3QAAAA8AAAAAAAAAAAAAAAAAmAIAAGRy&#10;cy9kb3ducmV2LnhtbFBLBQYAAAAABAAEAPUAAACMAwAAAAA=&#10;" filled="f" strokecolor="#191919" strokeweight="2pt">
                <v:path arrowok="t"/>
              </v:rect>
            </v:group>
            <v:shape id="Text Box 2594" o:spid="_x0000_s1316"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acgA&#10;AADdAAAADwAAAGRycy9kb3ducmV2LnhtbESPT2vCQBTE7wW/w/IEb3WjpiLRVeqfQikWWtsevD2y&#10;zyQ0+zZmt2b99l2h0OMwM79hFqtganGh1lWWFYyGCQji3OqKCwWfH0/3MxDOI2usLZOCKzlYLXt3&#10;C8y07fidLgdfiAhhl6GC0vsmk9LlJRl0Q9sQR+9kW4M+yraQusUuwk0tx0kylQYrjgslNrQpKf8+&#10;/BgFu/Xby/b1HMKpW4+qFLcPX5P9UalBPzzOQXgK/j/8137WCmZpOoXbm/g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eT5p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317"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b8sgA&#10;AADdAAAADwAAAGRycy9kb3ducmV2LnhtbESPQWvCQBSE74L/YXlCb3WjTa1EV9FaQcRCa9tDb4/s&#10;Mwlm36bZrdn++26h4HGYmW+Y+TKYWlyodZVlBaNhAoI4t7riQsH72/Z2CsJ5ZI21ZVLwQw6Wi35v&#10;jpm2Hb/S5egLESHsMlRQet9kUrq8JINuaBvi6J1sa9BH2RZSt9hFuKnlOEkm0mDFcaHEhh5Lys/H&#10;b6Pgaf2y3zx/hXDq1qMqxc39x93hU6mbQVjNQHgK/hr+b++0gmmaPsDfm/g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NZvy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318"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oPgMUA&#10;AADdAAAADwAAAGRycy9kb3ducmV2LnhtbERPz2vCMBS+D/Y/hCfsNlNdFemMonOCiMKm7uDt0Tzb&#10;sualazIb/3tzGOz48f2ezoOpxZVaV1lWMOgnIIhzqysuFJyO6+cJCOeRNdaWScGNHMxnjw9TzLTt&#10;+JOuB1+IGMIuQwWl900mpctLMuj6tiGO3MW2Bn2EbSF1i10MN7UcJslYGqw4NpTY0FtJ+ffh1yh4&#10;X35sV/ufEC7dclCluBp9vezOSj31wuIVhKfg/8V/7o1WMEnTODe+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g+A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319"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G8kA&#10;AADdAAAADwAAAGRycy9kb3ducmV2LnhtbESPT2vCQBTE74V+h+UVvNWNmopNXcU/LYhYaK0eentk&#10;n0kw+zbNbs3223eFQo/DzPyGmc6DqcWFWldZVjDoJyCIc6srLhQcPl7uJyCcR9ZYWyYFP+RgPru9&#10;mWKmbcfvdNn7QkQIuwwVlN43mZQuL8mg69uGOHon2xr0UbaF1C12EW5qOUySsTRYcVwosaFVSfl5&#10;/20UPC/ftuvXrxBO3XJQpbh+OI52n0r17sLiCYSn4P/Df+2NVjBJ00e4volP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aqG8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320"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VW8QA&#10;AADdAAAADwAAAGRycy9kb3ducmV2LnhtbERPyWrDMBC9F/oPYgq5NXK2EpwoISuU0kKzHXIbrIlt&#10;Yo0cS4nVv68OhR4fb5/Og6nEgxpXWlbQ6yYgiDOrS84VHA/b1zEI55E1VpZJwQ85mM+en6aYatvy&#10;jh57n4sYwi5FBYX3dSqlywoy6Lq2Jo7cxTYGfYRNLnWDbQw3lewnyZs0WHJsKLCmVUHZdX83CjbL&#10;74/11y2ES7vslUNcj06Dz7NSnZewmIDwFPy/+M/9rhWMh6O4P76JT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lVvEAAAA3QAAAA8AAAAAAAAAAAAAAAAAmAIAAGRycy9k&#10;b3ducmV2LnhtbFBLBQYAAAAABAAEAPUAAACJ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321"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wwMkA&#10;AADdAAAADwAAAGRycy9kb3ducmV2LnhtbESPS2vDMBCE74X8B7GB3BrZeZTgRAnNo1BKCm3aHnJb&#10;rI1taq0cS42Vf18FCj0OM/MNs1gFU4sLta6yrCAdJiCIc6srLhR8fjzdz0A4j6yxtkwKruRgtezd&#10;LTDTtuN3uhx8ISKEXYYKSu+bTEqXl2TQDW1DHL2TbQ36KNtC6ha7CDe1HCXJgzRYcVwosaFNSfn3&#10;4cco2K3fXrav5xBO3TqtJridfo33R6UG/fA4B+Ep+P/wX/tZK5hNpinc3sQn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kwwM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322"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ut8gA&#10;AADdAAAADwAAAGRycy9kb3ducmV2LnhtbESPT2sCMRTE7wW/Q3gFbzWr1SKrUWpVkNKCfw+9PTbP&#10;3cXNy3aTuvHbN0Khx2FmfsNM58FU4kqNKy0r6PcSEMSZ1SXnCo6H9dMYhPPIGivLpOBGDuazzsMU&#10;U21b3tF173MRIexSVFB4X6dSuqwgg65na+LonW1j0EfZ5FI32Ea4qeQgSV6kwZLjQoE1vRWUXfY/&#10;RsFqsX1ffn6HcG4X/XKIy9Hp+eNLqe5jeJ2A8BT8f/ivvdEKxsPRAO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m663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323"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cLLMgA&#10;AADdAAAADwAAAGRycy9kb3ducmV2LnhtbESPW2sCMRSE3wv+h3AE32rWekG2Rqk3kNJCq/bBt8Pm&#10;uLu4OVk3qZv++6ZQ8HGYmW+Y2SKYStyocaVlBYN+AoI4s7rkXMHxsH2cgnAeWWNlmRT8kIPFvPMw&#10;w1Tblj/ptve5iBB2KSoovK9TKV1WkEHXtzVx9M62MeijbHKpG2wj3FTyKUkm0mDJcaHAmlYFZZf9&#10;t1GwWX68rt+vIZzb5aAc4Xr8NXw7KdXrhpdnEJ6Cv4f/2zutYDoaD+HvTX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1wss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924DC4">
        <w:rPr>
          <w:rFonts w:ascii="Century Gothic" w:hAnsi="Century Gothic" w:cs="Century Gothic"/>
          <w:b/>
          <w:bCs/>
          <w:color w:val="191919"/>
          <w:sz w:val="16"/>
          <w:szCs w:val="16"/>
        </w:rPr>
        <w:t>Loans</w:t>
      </w:r>
    </w:p>
    <w:p w:rsidR="00924DC4" w:rsidRDefault="00924DC4" w:rsidP="00924DC4">
      <w:pPr>
        <w:widowControl w:val="0"/>
        <w:autoSpaceDE w:val="0"/>
        <w:autoSpaceDN w:val="0"/>
        <w:adjustRightInd w:val="0"/>
        <w:spacing w:before="5" w:after="0" w:line="120" w:lineRule="exact"/>
        <w:rPr>
          <w:rFonts w:ascii="Century Gothic" w:hAnsi="Century Gothic" w:cs="Century Gothic"/>
          <w:color w:val="000000"/>
          <w:sz w:val="12"/>
          <w:szCs w:val="12"/>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20" w:right="7754"/>
        <w:jc w:val="both"/>
        <w:rPr>
          <w:rFonts w:ascii="Times New Roman" w:hAnsi="Times New Roman"/>
          <w:color w:val="000000"/>
          <w:sz w:val="18"/>
          <w:szCs w:val="18"/>
        </w:rPr>
      </w:pPr>
      <w:r>
        <w:rPr>
          <w:rFonts w:ascii="Times New Roman" w:hAnsi="Times New Roman"/>
          <w:b/>
          <w:bCs/>
          <w:color w:val="191919"/>
          <w:spacing w:val="-2"/>
          <w:sz w:val="24"/>
          <w:szCs w:val="24"/>
        </w:rPr>
        <w:t>V</w:t>
      </w:r>
      <w:r>
        <w:rPr>
          <w:rFonts w:ascii="Times New Roman" w:hAnsi="Times New Roman"/>
          <w:b/>
          <w:bCs/>
          <w:color w:val="191919"/>
          <w:spacing w:val="-2"/>
          <w:sz w:val="18"/>
          <w:szCs w:val="18"/>
        </w:rPr>
        <w:t>ETERAN</w:t>
      </w:r>
      <w:r>
        <w:rPr>
          <w:rFonts w:ascii="Times New Roman" w:hAnsi="Times New Roman"/>
          <w:b/>
          <w:bCs/>
          <w:color w:val="191919"/>
          <w:sz w:val="18"/>
          <w:szCs w:val="18"/>
        </w:rPr>
        <w:t>S</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SSIS</w:t>
      </w:r>
      <w:r>
        <w:rPr>
          <w:rFonts w:ascii="Times New Roman" w:hAnsi="Times New Roman"/>
          <w:b/>
          <w:bCs/>
          <w:color w:val="191919"/>
          <w:spacing w:val="-16"/>
          <w:sz w:val="18"/>
          <w:szCs w:val="18"/>
        </w:rPr>
        <w:t>T</w:t>
      </w:r>
      <w:r>
        <w:rPr>
          <w:rFonts w:ascii="Times New Roman" w:hAnsi="Times New Roman"/>
          <w:b/>
          <w:bCs/>
          <w:color w:val="191919"/>
          <w:spacing w:val="-2"/>
          <w:sz w:val="18"/>
          <w:szCs w:val="18"/>
        </w:rPr>
        <w:t>ANC</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ROGRAMS</w:t>
      </w:r>
    </w:p>
    <w:p w:rsidR="00924DC4" w:rsidRDefault="00924DC4" w:rsidP="00924DC4">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2"/>
          <w:sz w:val="18"/>
          <w:szCs w:val="18"/>
        </w:rPr>
        <w:t>V</w:t>
      </w:r>
      <w:r>
        <w:rPr>
          <w:rFonts w:ascii="Times New Roman" w:hAnsi="Times New Roman"/>
          <w:color w:val="191919"/>
          <w:spacing w:val="-2"/>
          <w:sz w:val="18"/>
          <w:szCs w:val="18"/>
        </w:rPr>
        <w:t>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personnel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advantag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 ministration</w:t>
      </w:r>
      <w:r>
        <w:rPr>
          <w:rFonts w:ascii="Times New Roman" w:hAnsi="Times New Roman"/>
          <w:color w:val="191919"/>
          <w:sz w:val="18"/>
          <w:szCs w:val="18"/>
        </w:rPr>
        <w:t>.</w:t>
      </w:r>
      <w:r>
        <w:rPr>
          <w:rFonts w:ascii="Times New Roman" w:hAnsi="Times New Roman"/>
          <w:color w:val="191919"/>
          <w:spacing w:val="4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eligibl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benefit</w:t>
      </w:r>
      <w:r>
        <w:rPr>
          <w:rFonts w:ascii="Times New Roman" w:hAnsi="Times New Roman"/>
          <w:color w:val="191919"/>
          <w:sz w:val="18"/>
          <w:szCs w:val="18"/>
        </w:rPr>
        <w:t xml:space="preserve">s </w:t>
      </w:r>
      <w:r>
        <w:rPr>
          <w:rFonts w:ascii="Times New Roman" w:hAnsi="Times New Roman"/>
          <w:color w:val="191919"/>
          <w:spacing w:val="-2"/>
          <w:sz w:val="18"/>
          <w:szCs w:val="18"/>
        </w:rPr>
        <w:t>shoul</w:t>
      </w:r>
      <w:r>
        <w:rPr>
          <w:rFonts w:ascii="Times New Roman" w:hAnsi="Times New Roman"/>
          <w:color w:val="191919"/>
          <w:sz w:val="18"/>
          <w:szCs w:val="18"/>
        </w:rPr>
        <w:t xml:space="preserve">d </w:t>
      </w:r>
      <w:r>
        <w:rPr>
          <w:rFonts w:ascii="Times New Roman" w:hAnsi="Times New Roman"/>
          <w:color w:val="191919"/>
          <w:spacing w:val="-2"/>
          <w:sz w:val="18"/>
          <w:szCs w:val="18"/>
        </w:rPr>
        <w:t>appl</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 xml:space="preserve">s </w:t>
      </w:r>
      <w:r>
        <w:rPr>
          <w:rFonts w:ascii="Times New Roman" w:hAnsi="Times New Roman"/>
          <w:color w:val="191919"/>
          <w:spacing w:val="-3"/>
          <w:sz w:val="18"/>
          <w:szCs w:val="18"/>
        </w:rPr>
        <w:t>p</w:t>
      </w:r>
      <w:r>
        <w:rPr>
          <w:rFonts w:ascii="Times New Roman" w:hAnsi="Times New Roman"/>
          <w:color w:val="191919"/>
          <w:spacing w:val="-2"/>
          <w:sz w:val="18"/>
          <w:szCs w:val="18"/>
        </w:rPr>
        <w:t>rocess</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 xml:space="preserve">n </w:t>
      </w:r>
      <w:proofErr w:type="spellStart"/>
      <w:r>
        <w:rPr>
          <w:rFonts w:ascii="Times New Roman" w:hAnsi="Times New Roman"/>
          <w:color w:val="191919"/>
          <w:spacing w:val="-2"/>
          <w:sz w:val="18"/>
          <w:szCs w:val="18"/>
        </w:rPr>
        <w:t>ap</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plicatio</w:t>
      </w:r>
      <w:r>
        <w:rPr>
          <w:rFonts w:ascii="Times New Roman" w:hAnsi="Times New Roman"/>
          <w:color w:val="191919"/>
          <w:sz w:val="18"/>
          <w:szCs w:val="18"/>
        </w:rPr>
        <w:t>n</w:t>
      </w:r>
      <w:proofErr w:type="spellEnd"/>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have 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ticipat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advanced 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componen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Registrar'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assistance pertainin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(229</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430-4638.</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924DC4" w:rsidRDefault="00924DC4" w:rsidP="00924DC4">
      <w:pPr>
        <w:widowControl w:val="0"/>
        <w:autoSpaceDE w:val="0"/>
        <w:autoSpaceDN w:val="0"/>
        <w:adjustRightInd w:val="0"/>
        <w:spacing w:after="0" w:line="240" w:lineRule="auto"/>
        <w:ind w:left="120" w:right="6406"/>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EFUN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OLIC</w:t>
      </w:r>
      <w:r>
        <w:rPr>
          <w:rFonts w:ascii="Times New Roman" w:hAnsi="Times New Roman"/>
          <w:b/>
          <w:bCs/>
          <w:color w:val="191919"/>
          <w:sz w:val="18"/>
          <w:szCs w:val="18"/>
        </w:rPr>
        <w:t>Y</w:t>
      </w:r>
      <w:r>
        <w:rPr>
          <w:rFonts w:ascii="Times New Roman" w:hAnsi="Times New Roman"/>
          <w:b/>
          <w:bCs/>
          <w:color w:val="191919"/>
          <w:spacing w:val="3"/>
          <w:sz w:val="18"/>
          <w:szCs w:val="18"/>
        </w:rPr>
        <w:t xml:space="preserve"> </w:t>
      </w:r>
      <w:r>
        <w:rPr>
          <w:rFonts w:ascii="Times New Roman" w:hAnsi="Times New Roman"/>
          <w:b/>
          <w:bCs/>
          <w:color w:val="191919"/>
          <w:spacing w:val="-2"/>
          <w:sz w:val="18"/>
          <w:szCs w:val="18"/>
        </w:rPr>
        <w:t>FO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INANCIA</w:t>
      </w:r>
      <w:r>
        <w:rPr>
          <w:rFonts w:ascii="Times New Roman" w:hAnsi="Times New Roman"/>
          <w:b/>
          <w:bCs/>
          <w:color w:val="191919"/>
          <w:sz w:val="18"/>
          <w:szCs w:val="18"/>
        </w:rPr>
        <w:t>L</w:t>
      </w:r>
      <w:r>
        <w:rPr>
          <w:rFonts w:ascii="Times New Roman" w:hAnsi="Times New Roman"/>
          <w:b/>
          <w:bCs/>
          <w:color w:val="191919"/>
          <w:spacing w:val="-1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I</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ECIPIENTS</w:t>
      </w:r>
    </w:p>
    <w:p w:rsidR="00924DC4" w:rsidRDefault="00924DC4" w:rsidP="00924DC4">
      <w:pPr>
        <w:widowControl w:val="0"/>
        <w:autoSpaceDE w:val="0"/>
        <w:autoSpaceDN w:val="0"/>
        <w:adjustRightInd w:val="0"/>
        <w:spacing w:before="12" w:after="0" w:line="240" w:lineRule="auto"/>
        <w:ind w:left="120" w:right="8350"/>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ETUR</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1"/>
          <w:sz w:val="18"/>
          <w:szCs w:val="18"/>
        </w:rPr>
        <w:t xml:space="preserve"> </w:t>
      </w:r>
      <w:r>
        <w:rPr>
          <w:rFonts w:ascii="Times New Roman" w:hAnsi="Times New Roman"/>
          <w:b/>
          <w:bCs/>
          <w:color w:val="191919"/>
          <w:spacing w:val="-2"/>
          <w:sz w:val="24"/>
          <w:szCs w:val="24"/>
        </w:rPr>
        <w:t>T</w:t>
      </w:r>
      <w:r>
        <w:rPr>
          <w:rFonts w:ascii="Times New Roman" w:hAnsi="Times New Roman"/>
          <w:b/>
          <w:bCs/>
          <w:color w:val="191919"/>
          <w:spacing w:val="-2"/>
          <w:sz w:val="18"/>
          <w:szCs w:val="18"/>
        </w:rPr>
        <w:t>ITL</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I</w:t>
      </w:r>
      <w:r>
        <w:rPr>
          <w:rFonts w:ascii="Times New Roman" w:hAnsi="Times New Roman"/>
          <w:b/>
          <w:bCs/>
          <w:color w:val="191919"/>
          <w:sz w:val="24"/>
          <w:szCs w:val="24"/>
        </w:rPr>
        <w:t>V</w:t>
      </w:r>
      <w:r>
        <w:rPr>
          <w:rFonts w:ascii="Times New Roman" w:hAnsi="Times New Roman"/>
          <w:b/>
          <w:bCs/>
          <w:color w:val="191919"/>
          <w:spacing w:val="-9"/>
          <w:sz w:val="24"/>
          <w:szCs w:val="24"/>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UNDS</w:t>
      </w:r>
    </w:p>
    <w:p w:rsidR="00924DC4" w:rsidRDefault="00924DC4" w:rsidP="00924DC4">
      <w:pPr>
        <w:widowControl w:val="0"/>
        <w:autoSpaceDE w:val="0"/>
        <w:autoSpaceDN w:val="0"/>
        <w:adjustRightInd w:val="0"/>
        <w:spacing w:before="6" w:after="0" w:line="240" w:lineRule="exact"/>
        <w:rPr>
          <w:rFonts w:ascii="Times New Roman" w:hAnsi="Times New Roman"/>
          <w:color w:val="000000"/>
          <w:sz w:val="24"/>
          <w:szCs w:val="24"/>
        </w:rPr>
      </w:pPr>
    </w:p>
    <w:p w:rsidR="00000000" w:rsidRDefault="007B3518">
      <w:pPr>
        <w:rPr>
          <w:ins w:id="677" w:author="tharris" w:date="2011-05-16T09:44:00Z"/>
          <w:rFonts w:ascii="Times New Roman" w:hAnsi="Times New Roman"/>
          <w:b/>
          <w:sz w:val="18"/>
          <w:szCs w:val="18"/>
          <w:rPrChange w:id="678" w:author="tharris" w:date="2011-05-16T09:45:00Z">
            <w:rPr>
              <w:ins w:id="679" w:author="tharris" w:date="2011-05-16T09:44:00Z"/>
              <w:rFonts w:ascii="Times New Roman" w:hAnsi="Times New Roman"/>
              <w:b/>
            </w:rPr>
          </w:rPrChange>
        </w:rPr>
        <w:pPrChange w:id="680" w:author="tharris" w:date="2011-05-16T09:45:00Z">
          <w:pPr>
            <w:ind w:firstLine="720"/>
          </w:pPr>
        </w:pPrChange>
      </w:pPr>
      <w:ins w:id="681" w:author="tharris" w:date="2011-05-16T09:44:00Z">
        <w:r w:rsidRPr="007B3518">
          <w:rPr>
            <w:rFonts w:ascii="Times New Roman" w:hAnsi="Times New Roman"/>
            <w:sz w:val="18"/>
            <w:szCs w:val="18"/>
            <w:rPrChange w:id="682" w:author="tharris" w:date="2011-05-16T09:45:00Z">
              <w:rPr>
                <w:rFonts w:ascii="Times New Roman" w:hAnsi="Times New Roman"/>
                <w:b/>
                <w:bCs/>
                <w:smallCaps/>
                <w:spacing w:val="5"/>
              </w:rPr>
            </w:rPrChange>
          </w:rPr>
          <w:t xml:space="preserve">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w:t>
        </w:r>
        <w:r w:rsidRPr="007B3518">
          <w:rPr>
            <w:rFonts w:ascii="Times New Roman" w:hAnsi="Times New Roman"/>
            <w:b/>
            <w:sz w:val="18"/>
            <w:szCs w:val="18"/>
            <w:rPrChange w:id="683" w:author="tharris" w:date="2011-05-16T09:45:00Z">
              <w:rPr>
                <w:rFonts w:ascii="Times New Roman" w:hAnsi="Times New Roman"/>
                <w:b/>
                <w:bCs/>
                <w:smallCaps/>
                <w:spacing w:val="5"/>
              </w:rPr>
            </w:rPrChange>
          </w:rPr>
          <w:t>return the calculated unearned portion</w:t>
        </w:r>
        <w:r w:rsidRPr="007B3518">
          <w:rPr>
            <w:rFonts w:ascii="Times New Roman" w:hAnsi="Times New Roman"/>
            <w:sz w:val="18"/>
            <w:szCs w:val="18"/>
            <w:rPrChange w:id="684" w:author="tharris" w:date="2011-05-16T09:45:00Z">
              <w:rPr>
                <w:rFonts w:ascii="Times New Roman" w:hAnsi="Times New Roman"/>
                <w:b/>
                <w:bCs/>
                <w:smallCaps/>
                <w:spacing w:val="5"/>
              </w:rPr>
            </w:rPrChange>
          </w:rPr>
          <w:t xml:space="preserve">, to the Department of Education. </w:t>
        </w:r>
        <w:r w:rsidRPr="007B3518">
          <w:rPr>
            <w:rFonts w:ascii="Times New Roman" w:hAnsi="Times New Roman"/>
            <w:b/>
            <w:sz w:val="18"/>
            <w:szCs w:val="18"/>
            <w:rPrChange w:id="685" w:author="tharris" w:date="2011-05-16T09:45:00Z">
              <w:rPr>
                <w:rFonts w:ascii="Times New Roman" w:hAnsi="Times New Roman"/>
                <w:b/>
                <w:bCs/>
                <w:smallCaps/>
                <w:spacing w:val="5"/>
              </w:rPr>
            </w:rPrChange>
          </w:rPr>
          <w:t>You may also be subject to Albany State University’s Satisfactory Academic Progress guidelines.</w:t>
        </w:r>
      </w:ins>
    </w:p>
    <w:p w:rsidR="00743405" w:rsidRPr="00743405" w:rsidRDefault="007B3518" w:rsidP="00743405">
      <w:pPr>
        <w:rPr>
          <w:ins w:id="686" w:author="tharris" w:date="2011-05-16T09:44:00Z"/>
          <w:rFonts w:ascii="Times New Roman" w:hAnsi="Times New Roman"/>
          <w:b/>
          <w:sz w:val="18"/>
          <w:szCs w:val="18"/>
          <w:u w:val="single"/>
          <w:rPrChange w:id="687" w:author="tharris" w:date="2011-05-16T09:45:00Z">
            <w:rPr>
              <w:ins w:id="688" w:author="tharris" w:date="2011-05-16T09:44:00Z"/>
              <w:rFonts w:ascii="Times New Roman" w:hAnsi="Times New Roman"/>
              <w:b/>
              <w:u w:val="single"/>
            </w:rPr>
          </w:rPrChange>
        </w:rPr>
      </w:pPr>
      <w:ins w:id="689" w:author="tharris" w:date="2011-05-16T09:44:00Z">
        <w:r w:rsidRPr="007B3518">
          <w:rPr>
            <w:rFonts w:ascii="Times New Roman" w:hAnsi="Times New Roman"/>
            <w:b/>
            <w:sz w:val="18"/>
            <w:szCs w:val="18"/>
            <w:u w:val="single"/>
            <w:rPrChange w:id="690" w:author="tharris" w:date="2011-05-16T09:45:00Z">
              <w:rPr>
                <w:rFonts w:ascii="Times New Roman" w:hAnsi="Times New Roman"/>
                <w:b/>
                <w:bCs/>
                <w:smallCaps/>
                <w:spacing w:val="5"/>
                <w:u w:val="single"/>
              </w:rPr>
            </w:rPrChange>
          </w:rPr>
          <w:t>Title IV grants and loans include:</w:t>
        </w:r>
      </w:ins>
    </w:p>
    <w:tbl>
      <w:tblPr>
        <w:tblW w:w="0" w:type="auto"/>
        <w:tblLook w:val="01E0"/>
      </w:tblPr>
      <w:tblGrid>
        <w:gridCol w:w="4788"/>
        <w:gridCol w:w="4068"/>
      </w:tblGrid>
      <w:tr w:rsidR="00743405" w:rsidRPr="00743405" w:rsidTr="00AC6CE3">
        <w:trPr>
          <w:ins w:id="691" w:author="tharris" w:date="2011-05-16T09:44:00Z"/>
        </w:trPr>
        <w:tc>
          <w:tcPr>
            <w:tcW w:w="4788" w:type="dxa"/>
          </w:tcPr>
          <w:p w:rsidR="00743405" w:rsidRPr="00743405" w:rsidRDefault="007B3518" w:rsidP="00AC6CE3">
            <w:pPr>
              <w:rPr>
                <w:ins w:id="692" w:author="tharris" w:date="2011-05-16T09:44:00Z"/>
                <w:rFonts w:ascii="Times New Roman" w:hAnsi="Times New Roman"/>
                <w:sz w:val="18"/>
                <w:szCs w:val="18"/>
                <w:rPrChange w:id="693" w:author="tharris" w:date="2011-05-16T09:45:00Z">
                  <w:rPr>
                    <w:ins w:id="694" w:author="tharris" w:date="2011-05-16T09:44:00Z"/>
                    <w:rFonts w:ascii="Times New Roman" w:hAnsi="Times New Roman"/>
                  </w:rPr>
                </w:rPrChange>
              </w:rPr>
            </w:pPr>
            <w:ins w:id="695" w:author="tharris" w:date="2011-05-16T09:44:00Z">
              <w:r w:rsidRPr="007B3518">
                <w:rPr>
                  <w:rFonts w:ascii="Times New Roman" w:hAnsi="Times New Roman"/>
                  <w:sz w:val="18"/>
                  <w:szCs w:val="18"/>
                  <w:rPrChange w:id="696" w:author="tharris" w:date="2011-05-16T09:45:00Z">
                    <w:rPr>
                      <w:rFonts w:ascii="Times New Roman" w:hAnsi="Times New Roman"/>
                      <w:b/>
                      <w:bCs/>
                      <w:smallCaps/>
                      <w:spacing w:val="5"/>
                    </w:rPr>
                  </w:rPrChange>
                </w:rPr>
                <w:t>1. Pell Grant</w:t>
              </w:r>
            </w:ins>
          </w:p>
        </w:tc>
        <w:tc>
          <w:tcPr>
            <w:tcW w:w="4068" w:type="dxa"/>
          </w:tcPr>
          <w:p w:rsidR="00743405" w:rsidRPr="00743405" w:rsidRDefault="007B3518" w:rsidP="00AC6CE3">
            <w:pPr>
              <w:rPr>
                <w:ins w:id="697" w:author="tharris" w:date="2011-05-16T09:44:00Z"/>
                <w:rFonts w:ascii="Times New Roman" w:hAnsi="Times New Roman"/>
                <w:sz w:val="18"/>
                <w:szCs w:val="18"/>
                <w:rPrChange w:id="698" w:author="tharris" w:date="2011-05-16T09:45:00Z">
                  <w:rPr>
                    <w:ins w:id="699" w:author="tharris" w:date="2011-05-16T09:44:00Z"/>
                    <w:rFonts w:ascii="Times New Roman" w:hAnsi="Times New Roman"/>
                  </w:rPr>
                </w:rPrChange>
              </w:rPr>
            </w:pPr>
            <w:ins w:id="700" w:author="tharris" w:date="2011-05-16T09:44:00Z">
              <w:r w:rsidRPr="007B3518">
                <w:rPr>
                  <w:rFonts w:ascii="Times New Roman" w:hAnsi="Times New Roman"/>
                  <w:sz w:val="18"/>
                  <w:szCs w:val="18"/>
                  <w:rPrChange w:id="701" w:author="tharris" w:date="2011-05-16T09:45:00Z">
                    <w:rPr>
                      <w:rFonts w:ascii="Times New Roman" w:hAnsi="Times New Roman"/>
                      <w:b/>
                      <w:bCs/>
                      <w:smallCaps/>
                      <w:spacing w:val="5"/>
                    </w:rPr>
                  </w:rPrChange>
                </w:rPr>
                <w:t>6. Subsidized Stafford Loan</w:t>
              </w:r>
            </w:ins>
          </w:p>
        </w:tc>
      </w:tr>
      <w:tr w:rsidR="00743405" w:rsidRPr="00743405" w:rsidTr="00AC6CE3">
        <w:trPr>
          <w:ins w:id="702" w:author="tharris" w:date="2011-05-16T09:44:00Z"/>
        </w:trPr>
        <w:tc>
          <w:tcPr>
            <w:tcW w:w="4788" w:type="dxa"/>
          </w:tcPr>
          <w:p w:rsidR="00743405" w:rsidRPr="00743405" w:rsidRDefault="007B3518" w:rsidP="00AC6CE3">
            <w:pPr>
              <w:rPr>
                <w:ins w:id="703" w:author="tharris" w:date="2011-05-16T09:44:00Z"/>
                <w:rFonts w:ascii="Times New Roman" w:hAnsi="Times New Roman"/>
                <w:sz w:val="18"/>
                <w:szCs w:val="18"/>
                <w:rPrChange w:id="704" w:author="tharris" w:date="2011-05-16T09:45:00Z">
                  <w:rPr>
                    <w:ins w:id="705" w:author="tharris" w:date="2011-05-16T09:44:00Z"/>
                    <w:rFonts w:ascii="Times New Roman" w:hAnsi="Times New Roman"/>
                  </w:rPr>
                </w:rPrChange>
              </w:rPr>
            </w:pPr>
            <w:ins w:id="706" w:author="tharris" w:date="2011-05-16T09:44:00Z">
              <w:r w:rsidRPr="007B3518">
                <w:rPr>
                  <w:rFonts w:ascii="Times New Roman" w:hAnsi="Times New Roman"/>
                  <w:sz w:val="18"/>
                  <w:szCs w:val="18"/>
                  <w:rPrChange w:id="707" w:author="tharris" w:date="2011-05-16T09:45:00Z">
                    <w:rPr>
                      <w:rFonts w:ascii="Times New Roman" w:hAnsi="Times New Roman"/>
                      <w:b/>
                      <w:bCs/>
                      <w:smallCaps/>
                      <w:spacing w:val="5"/>
                    </w:rPr>
                  </w:rPrChange>
                </w:rPr>
                <w:t>2. Academic Competitiveness Grant</w:t>
              </w:r>
            </w:ins>
          </w:p>
        </w:tc>
        <w:tc>
          <w:tcPr>
            <w:tcW w:w="4068" w:type="dxa"/>
          </w:tcPr>
          <w:p w:rsidR="00743405" w:rsidRPr="00743405" w:rsidRDefault="007B3518" w:rsidP="00AC6CE3">
            <w:pPr>
              <w:rPr>
                <w:ins w:id="708" w:author="tharris" w:date="2011-05-16T09:44:00Z"/>
                <w:rFonts w:ascii="Times New Roman" w:hAnsi="Times New Roman"/>
                <w:sz w:val="18"/>
                <w:szCs w:val="18"/>
                <w:rPrChange w:id="709" w:author="tharris" w:date="2011-05-16T09:45:00Z">
                  <w:rPr>
                    <w:ins w:id="710" w:author="tharris" w:date="2011-05-16T09:44:00Z"/>
                    <w:rFonts w:ascii="Times New Roman" w:hAnsi="Times New Roman"/>
                  </w:rPr>
                </w:rPrChange>
              </w:rPr>
            </w:pPr>
            <w:ins w:id="711" w:author="tharris" w:date="2011-05-16T09:44:00Z">
              <w:r w:rsidRPr="007B3518">
                <w:rPr>
                  <w:rFonts w:ascii="Times New Roman" w:hAnsi="Times New Roman"/>
                  <w:sz w:val="18"/>
                  <w:szCs w:val="18"/>
                  <w:rPrChange w:id="712" w:author="tharris" w:date="2011-05-16T09:45:00Z">
                    <w:rPr>
                      <w:rFonts w:ascii="Times New Roman" w:hAnsi="Times New Roman"/>
                      <w:b/>
                      <w:bCs/>
                      <w:smallCaps/>
                      <w:spacing w:val="5"/>
                    </w:rPr>
                  </w:rPrChange>
                </w:rPr>
                <w:t>7. Perkins Loan</w:t>
              </w:r>
            </w:ins>
          </w:p>
        </w:tc>
      </w:tr>
      <w:tr w:rsidR="00743405" w:rsidRPr="00743405" w:rsidTr="00AC6CE3">
        <w:trPr>
          <w:ins w:id="713" w:author="tharris" w:date="2011-05-16T09:44:00Z"/>
        </w:trPr>
        <w:tc>
          <w:tcPr>
            <w:tcW w:w="4788" w:type="dxa"/>
          </w:tcPr>
          <w:p w:rsidR="00743405" w:rsidRPr="00743405" w:rsidRDefault="007B3518" w:rsidP="00AC6CE3">
            <w:pPr>
              <w:rPr>
                <w:ins w:id="714" w:author="tharris" w:date="2011-05-16T09:44:00Z"/>
                <w:rFonts w:ascii="Times New Roman" w:hAnsi="Times New Roman"/>
                <w:sz w:val="18"/>
                <w:szCs w:val="18"/>
                <w:rPrChange w:id="715" w:author="tharris" w:date="2011-05-16T09:45:00Z">
                  <w:rPr>
                    <w:ins w:id="716" w:author="tharris" w:date="2011-05-16T09:44:00Z"/>
                    <w:rFonts w:ascii="Times New Roman" w:hAnsi="Times New Roman"/>
                  </w:rPr>
                </w:rPrChange>
              </w:rPr>
            </w:pPr>
            <w:ins w:id="717" w:author="tharris" w:date="2011-05-16T09:44:00Z">
              <w:r w:rsidRPr="007B3518">
                <w:rPr>
                  <w:rFonts w:ascii="Times New Roman" w:hAnsi="Times New Roman"/>
                  <w:sz w:val="18"/>
                  <w:szCs w:val="18"/>
                  <w:rPrChange w:id="718" w:author="tharris" w:date="2011-05-16T09:45:00Z">
                    <w:rPr>
                      <w:rFonts w:ascii="Times New Roman" w:hAnsi="Times New Roman"/>
                      <w:b/>
                      <w:bCs/>
                      <w:smallCaps/>
                      <w:spacing w:val="5"/>
                    </w:rPr>
                  </w:rPrChange>
                </w:rPr>
                <w:t>3. National SMART Grant</w:t>
              </w:r>
            </w:ins>
          </w:p>
        </w:tc>
        <w:tc>
          <w:tcPr>
            <w:tcW w:w="4068" w:type="dxa"/>
          </w:tcPr>
          <w:p w:rsidR="00743405" w:rsidRPr="00743405" w:rsidRDefault="007B3518" w:rsidP="00AC6CE3">
            <w:pPr>
              <w:rPr>
                <w:ins w:id="719" w:author="tharris" w:date="2011-05-16T09:44:00Z"/>
                <w:rFonts w:ascii="Times New Roman" w:hAnsi="Times New Roman"/>
                <w:sz w:val="18"/>
                <w:szCs w:val="18"/>
                <w:rPrChange w:id="720" w:author="tharris" w:date="2011-05-16T09:45:00Z">
                  <w:rPr>
                    <w:ins w:id="721" w:author="tharris" w:date="2011-05-16T09:44:00Z"/>
                    <w:rFonts w:ascii="Times New Roman" w:hAnsi="Times New Roman"/>
                  </w:rPr>
                </w:rPrChange>
              </w:rPr>
            </w:pPr>
            <w:ins w:id="722" w:author="tharris" w:date="2011-05-16T09:44:00Z">
              <w:r w:rsidRPr="007B3518">
                <w:rPr>
                  <w:rFonts w:ascii="Times New Roman" w:hAnsi="Times New Roman"/>
                  <w:sz w:val="18"/>
                  <w:szCs w:val="18"/>
                  <w:rPrChange w:id="723" w:author="tharris" w:date="2011-05-16T09:45:00Z">
                    <w:rPr>
                      <w:rFonts w:ascii="Times New Roman" w:hAnsi="Times New Roman"/>
                      <w:b/>
                      <w:bCs/>
                      <w:smallCaps/>
                      <w:spacing w:val="5"/>
                    </w:rPr>
                  </w:rPrChange>
                </w:rPr>
                <w:t>8. Parent Plus (Graduate Student)</w:t>
              </w:r>
            </w:ins>
          </w:p>
        </w:tc>
      </w:tr>
      <w:tr w:rsidR="00743405" w:rsidRPr="00743405" w:rsidTr="00AC6CE3">
        <w:trPr>
          <w:ins w:id="724" w:author="tharris" w:date="2011-05-16T09:44:00Z"/>
        </w:trPr>
        <w:tc>
          <w:tcPr>
            <w:tcW w:w="4788" w:type="dxa"/>
          </w:tcPr>
          <w:p w:rsidR="00743405" w:rsidRPr="00743405" w:rsidRDefault="007B3518" w:rsidP="00AC6CE3">
            <w:pPr>
              <w:rPr>
                <w:ins w:id="725" w:author="tharris" w:date="2011-05-16T09:44:00Z"/>
                <w:rFonts w:ascii="Times New Roman" w:hAnsi="Times New Roman"/>
                <w:sz w:val="18"/>
                <w:szCs w:val="18"/>
                <w:rPrChange w:id="726" w:author="tharris" w:date="2011-05-16T09:45:00Z">
                  <w:rPr>
                    <w:ins w:id="727" w:author="tharris" w:date="2011-05-16T09:44:00Z"/>
                    <w:rFonts w:ascii="Times New Roman" w:hAnsi="Times New Roman"/>
                  </w:rPr>
                </w:rPrChange>
              </w:rPr>
            </w:pPr>
            <w:ins w:id="728" w:author="tharris" w:date="2011-05-16T09:44:00Z">
              <w:r w:rsidRPr="007B3518">
                <w:rPr>
                  <w:rFonts w:ascii="Times New Roman" w:hAnsi="Times New Roman"/>
                  <w:sz w:val="18"/>
                  <w:szCs w:val="18"/>
                  <w:rPrChange w:id="729" w:author="tharris" w:date="2011-05-16T09:45:00Z">
                    <w:rPr>
                      <w:rFonts w:ascii="Times New Roman" w:hAnsi="Times New Roman"/>
                      <w:b/>
                      <w:bCs/>
                      <w:smallCaps/>
                      <w:spacing w:val="5"/>
                    </w:rPr>
                  </w:rPrChange>
                </w:rPr>
                <w:t>4. Supplemental Education Opportunity Grant</w:t>
              </w:r>
            </w:ins>
          </w:p>
        </w:tc>
        <w:tc>
          <w:tcPr>
            <w:tcW w:w="4068" w:type="dxa"/>
          </w:tcPr>
          <w:p w:rsidR="00743405" w:rsidRPr="00743405" w:rsidRDefault="007B3518" w:rsidP="00AC6CE3">
            <w:pPr>
              <w:rPr>
                <w:ins w:id="730" w:author="tharris" w:date="2011-05-16T09:44:00Z"/>
                <w:rFonts w:ascii="Times New Roman" w:hAnsi="Times New Roman"/>
                <w:sz w:val="18"/>
                <w:szCs w:val="18"/>
                <w:rPrChange w:id="731" w:author="tharris" w:date="2011-05-16T09:45:00Z">
                  <w:rPr>
                    <w:ins w:id="732" w:author="tharris" w:date="2011-05-16T09:44:00Z"/>
                    <w:rFonts w:ascii="Times New Roman" w:hAnsi="Times New Roman"/>
                  </w:rPr>
                </w:rPrChange>
              </w:rPr>
            </w:pPr>
            <w:ins w:id="733" w:author="tharris" w:date="2011-05-16T09:44:00Z">
              <w:r w:rsidRPr="007B3518">
                <w:rPr>
                  <w:rFonts w:ascii="Times New Roman" w:hAnsi="Times New Roman"/>
                  <w:sz w:val="18"/>
                  <w:szCs w:val="18"/>
                  <w:rPrChange w:id="734" w:author="tharris" w:date="2011-05-16T09:45:00Z">
                    <w:rPr>
                      <w:rFonts w:ascii="Times New Roman" w:hAnsi="Times New Roman"/>
                      <w:b/>
                      <w:bCs/>
                      <w:smallCaps/>
                      <w:spacing w:val="5"/>
                    </w:rPr>
                  </w:rPrChange>
                </w:rPr>
                <w:t>9. Parent Plus Loan (Parent)</w:t>
              </w:r>
            </w:ins>
          </w:p>
        </w:tc>
      </w:tr>
      <w:tr w:rsidR="00743405" w:rsidRPr="00743405" w:rsidTr="00AC6CE3">
        <w:trPr>
          <w:ins w:id="735" w:author="tharris" w:date="2011-05-16T09:44:00Z"/>
        </w:trPr>
        <w:tc>
          <w:tcPr>
            <w:tcW w:w="4788" w:type="dxa"/>
          </w:tcPr>
          <w:p w:rsidR="00743405" w:rsidRPr="00743405" w:rsidRDefault="007B3518" w:rsidP="00AC6CE3">
            <w:pPr>
              <w:rPr>
                <w:ins w:id="736" w:author="tharris" w:date="2011-05-16T09:44:00Z"/>
                <w:rFonts w:ascii="Times New Roman" w:hAnsi="Times New Roman"/>
                <w:sz w:val="18"/>
                <w:szCs w:val="18"/>
                <w:rPrChange w:id="737" w:author="tharris" w:date="2011-05-16T09:45:00Z">
                  <w:rPr>
                    <w:ins w:id="738" w:author="tharris" w:date="2011-05-16T09:44:00Z"/>
                    <w:rFonts w:ascii="Times New Roman" w:hAnsi="Times New Roman"/>
                  </w:rPr>
                </w:rPrChange>
              </w:rPr>
            </w:pPr>
            <w:ins w:id="739" w:author="tharris" w:date="2011-05-16T09:44:00Z">
              <w:r w:rsidRPr="007B3518">
                <w:rPr>
                  <w:rFonts w:ascii="Times New Roman" w:hAnsi="Times New Roman"/>
                  <w:sz w:val="18"/>
                  <w:szCs w:val="18"/>
                  <w:rPrChange w:id="740" w:author="tharris" w:date="2011-05-16T09:45:00Z">
                    <w:rPr>
                      <w:rFonts w:ascii="Times New Roman" w:hAnsi="Times New Roman"/>
                      <w:b/>
                      <w:bCs/>
                      <w:smallCaps/>
                      <w:spacing w:val="5"/>
                    </w:rPr>
                  </w:rPrChange>
                </w:rPr>
                <w:t>5. Unsubsidized Stafford Loan</w:t>
              </w:r>
            </w:ins>
          </w:p>
        </w:tc>
        <w:tc>
          <w:tcPr>
            <w:tcW w:w="4068" w:type="dxa"/>
          </w:tcPr>
          <w:p w:rsidR="00743405" w:rsidRPr="00743405" w:rsidRDefault="00743405" w:rsidP="00AC6CE3">
            <w:pPr>
              <w:rPr>
                <w:ins w:id="741" w:author="tharris" w:date="2011-05-16T09:44:00Z"/>
                <w:rFonts w:ascii="Times New Roman" w:hAnsi="Times New Roman"/>
                <w:sz w:val="18"/>
                <w:szCs w:val="18"/>
                <w:rPrChange w:id="742" w:author="tharris" w:date="2011-05-16T09:45:00Z">
                  <w:rPr>
                    <w:ins w:id="743" w:author="tharris" w:date="2011-05-16T09:44:00Z"/>
                    <w:rFonts w:ascii="Times New Roman" w:hAnsi="Times New Roman"/>
                  </w:rPr>
                </w:rPrChange>
              </w:rPr>
            </w:pPr>
          </w:p>
        </w:tc>
      </w:tr>
    </w:tbl>
    <w:p w:rsidR="00743405" w:rsidRPr="00743405" w:rsidRDefault="00743405" w:rsidP="00743405">
      <w:pPr>
        <w:rPr>
          <w:ins w:id="744" w:author="tharris" w:date="2011-05-16T09:44:00Z"/>
          <w:rFonts w:ascii="Times New Roman" w:hAnsi="Times New Roman"/>
          <w:sz w:val="18"/>
          <w:szCs w:val="18"/>
          <w:rPrChange w:id="745" w:author="tharris" w:date="2011-05-16T09:45:00Z">
            <w:rPr>
              <w:ins w:id="746" w:author="tharris" w:date="2011-05-16T09:44:00Z"/>
              <w:rFonts w:ascii="Times New Roman" w:hAnsi="Times New Roman"/>
            </w:rPr>
          </w:rPrChange>
        </w:rPr>
      </w:pPr>
    </w:p>
    <w:p w:rsidR="00743405" w:rsidRPr="00743405" w:rsidRDefault="007B3518" w:rsidP="00743405">
      <w:pPr>
        <w:rPr>
          <w:ins w:id="747" w:author="tharris" w:date="2011-05-16T09:44:00Z"/>
          <w:rFonts w:ascii="Times New Roman" w:hAnsi="Times New Roman"/>
          <w:sz w:val="18"/>
          <w:szCs w:val="18"/>
          <w:rPrChange w:id="748" w:author="tharris" w:date="2011-05-16T09:45:00Z">
            <w:rPr>
              <w:ins w:id="749" w:author="tharris" w:date="2011-05-16T09:44:00Z"/>
              <w:rFonts w:ascii="Times New Roman" w:hAnsi="Times New Roman"/>
            </w:rPr>
          </w:rPrChange>
        </w:rPr>
      </w:pPr>
      <w:ins w:id="750" w:author="tharris" w:date="2011-05-16T09:44:00Z">
        <w:r w:rsidRPr="007B3518">
          <w:rPr>
            <w:rFonts w:ascii="Times New Roman" w:hAnsi="Times New Roman"/>
            <w:sz w:val="18"/>
            <w:szCs w:val="18"/>
            <w:rPrChange w:id="751" w:author="tharris" w:date="2011-05-16T09:45:00Z">
              <w:rPr>
                <w:rFonts w:ascii="Times New Roman" w:hAnsi="Times New Roman"/>
                <w:b/>
                <w:bCs/>
                <w:smallCaps/>
                <w:spacing w:val="5"/>
              </w:rPr>
            </w:rPrChange>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ins>
    </w:p>
    <w:p w:rsidR="00743405" w:rsidRPr="00743405" w:rsidRDefault="007B3518" w:rsidP="00743405">
      <w:pPr>
        <w:jc w:val="center"/>
        <w:rPr>
          <w:ins w:id="752" w:author="tharris" w:date="2011-05-16T09:44:00Z"/>
          <w:rFonts w:ascii="Times New Roman" w:hAnsi="Times New Roman"/>
          <w:b/>
          <w:sz w:val="18"/>
          <w:szCs w:val="18"/>
          <w:rPrChange w:id="753" w:author="tharris" w:date="2011-05-16T09:45:00Z">
            <w:rPr>
              <w:ins w:id="754" w:author="tharris" w:date="2011-05-16T09:44:00Z"/>
              <w:rFonts w:ascii="Times New Roman" w:hAnsi="Times New Roman"/>
              <w:b/>
            </w:rPr>
          </w:rPrChange>
        </w:rPr>
      </w:pPr>
      <w:ins w:id="755" w:author="tharris" w:date="2011-05-16T09:44:00Z">
        <w:r w:rsidRPr="007B3518">
          <w:rPr>
            <w:rFonts w:ascii="Times New Roman" w:hAnsi="Times New Roman"/>
            <w:b/>
            <w:sz w:val="18"/>
            <w:szCs w:val="18"/>
            <w:rPrChange w:id="756" w:author="tharris" w:date="2011-05-16T09:45:00Z">
              <w:rPr>
                <w:rFonts w:ascii="Times New Roman" w:hAnsi="Times New Roman"/>
                <w:b/>
                <w:bCs/>
                <w:smallCaps/>
                <w:spacing w:val="5"/>
              </w:rPr>
            </w:rPrChange>
          </w:rPr>
          <w:t>Withdrawal Dates</w:t>
        </w:r>
      </w:ins>
    </w:p>
    <w:p w:rsidR="00743405" w:rsidRPr="00743405" w:rsidRDefault="007B3518" w:rsidP="00743405">
      <w:pPr>
        <w:rPr>
          <w:ins w:id="757" w:author="tharris" w:date="2011-05-16T09:44:00Z"/>
          <w:rFonts w:ascii="Times New Roman" w:hAnsi="Times New Roman"/>
          <w:b/>
          <w:sz w:val="18"/>
          <w:szCs w:val="18"/>
          <w:rPrChange w:id="758" w:author="tharris" w:date="2011-05-16T09:45:00Z">
            <w:rPr>
              <w:ins w:id="759" w:author="tharris" w:date="2011-05-16T09:44:00Z"/>
              <w:rFonts w:ascii="Times New Roman" w:hAnsi="Times New Roman"/>
              <w:b/>
            </w:rPr>
          </w:rPrChange>
        </w:rPr>
      </w:pPr>
      <w:ins w:id="760" w:author="tharris" w:date="2011-05-16T09:44:00Z">
        <w:r w:rsidRPr="007B3518">
          <w:rPr>
            <w:rFonts w:ascii="Times New Roman" w:hAnsi="Times New Roman"/>
            <w:b/>
            <w:sz w:val="18"/>
            <w:szCs w:val="18"/>
            <w:rPrChange w:id="761" w:author="tharris" w:date="2011-05-16T09:45:00Z">
              <w:rPr>
                <w:rFonts w:ascii="Times New Roman" w:hAnsi="Times New Roman"/>
                <w:b/>
                <w:bCs/>
                <w:smallCaps/>
                <w:spacing w:val="5"/>
              </w:rPr>
            </w:rPrChange>
          </w:rPr>
          <w:t>Official Withdrawals</w:t>
        </w:r>
      </w:ins>
    </w:p>
    <w:p w:rsidR="00743405" w:rsidRPr="00743405" w:rsidRDefault="007B3518" w:rsidP="00743405">
      <w:pPr>
        <w:rPr>
          <w:ins w:id="762" w:author="tharris" w:date="2011-05-16T09:44:00Z"/>
          <w:rFonts w:ascii="Times New Roman" w:hAnsi="Times New Roman"/>
          <w:sz w:val="18"/>
          <w:szCs w:val="18"/>
          <w:rPrChange w:id="763" w:author="tharris" w:date="2011-05-16T09:45:00Z">
            <w:rPr>
              <w:ins w:id="764" w:author="tharris" w:date="2011-05-16T09:44:00Z"/>
              <w:rFonts w:ascii="Times New Roman" w:hAnsi="Times New Roman"/>
            </w:rPr>
          </w:rPrChange>
        </w:rPr>
      </w:pPr>
      <w:ins w:id="765" w:author="tharris" w:date="2011-05-16T09:44:00Z">
        <w:r w:rsidRPr="007B3518">
          <w:rPr>
            <w:rFonts w:ascii="Times New Roman" w:hAnsi="Times New Roman"/>
            <w:sz w:val="18"/>
            <w:szCs w:val="18"/>
            <w:rPrChange w:id="766" w:author="tharris" w:date="2011-05-16T09:45:00Z">
              <w:rPr>
                <w:rFonts w:ascii="Times New Roman" w:hAnsi="Times New Roman"/>
                <w:b/>
                <w:bCs/>
                <w:smallCaps/>
                <w:spacing w:val="5"/>
              </w:rPr>
            </w:rPrChange>
          </w:rPr>
          <w:t xml:space="preserve">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w:t>
        </w:r>
        <w:proofErr w:type="spellStart"/>
        <w:r w:rsidRPr="007B3518">
          <w:rPr>
            <w:rFonts w:ascii="Times New Roman" w:hAnsi="Times New Roman"/>
            <w:sz w:val="18"/>
            <w:szCs w:val="18"/>
            <w:rPrChange w:id="767" w:author="tharris" w:date="2011-05-16T09:45:00Z">
              <w:rPr>
                <w:rFonts w:ascii="Times New Roman" w:hAnsi="Times New Roman"/>
                <w:b/>
                <w:bCs/>
                <w:smallCaps/>
                <w:spacing w:val="5"/>
              </w:rPr>
            </w:rPrChange>
          </w:rPr>
          <w:t>Registrars</w:t>
        </w:r>
        <w:proofErr w:type="spellEnd"/>
        <w:r w:rsidRPr="007B3518">
          <w:rPr>
            <w:rFonts w:ascii="Times New Roman" w:hAnsi="Times New Roman"/>
            <w:sz w:val="18"/>
            <w:szCs w:val="18"/>
            <w:rPrChange w:id="768" w:author="tharris" w:date="2011-05-16T09:45:00Z">
              <w:rPr>
                <w:rFonts w:ascii="Times New Roman" w:hAnsi="Times New Roman"/>
                <w:b/>
                <w:bCs/>
                <w:smallCaps/>
                <w:spacing w:val="5"/>
              </w:rPr>
            </w:rPrChange>
          </w:rPr>
          <w:t xml:space="preserve"> Office as soon as you decide to leave.</w:t>
        </w:r>
      </w:ins>
    </w:p>
    <w:p w:rsidR="00743405" w:rsidRPr="00743405" w:rsidRDefault="007B3518" w:rsidP="00743405">
      <w:pPr>
        <w:rPr>
          <w:ins w:id="769" w:author="tharris" w:date="2011-05-16T09:44:00Z"/>
          <w:rFonts w:ascii="Times New Roman" w:hAnsi="Times New Roman"/>
          <w:b/>
          <w:sz w:val="18"/>
          <w:szCs w:val="18"/>
          <w:rPrChange w:id="770" w:author="tharris" w:date="2011-05-16T09:45:00Z">
            <w:rPr>
              <w:ins w:id="771" w:author="tharris" w:date="2011-05-16T09:44:00Z"/>
              <w:rFonts w:ascii="Times New Roman" w:hAnsi="Times New Roman"/>
              <w:b/>
            </w:rPr>
          </w:rPrChange>
        </w:rPr>
      </w:pPr>
      <w:ins w:id="772" w:author="tharris" w:date="2011-05-16T09:44:00Z">
        <w:r w:rsidRPr="007B3518">
          <w:rPr>
            <w:rFonts w:ascii="Times New Roman" w:hAnsi="Times New Roman"/>
            <w:b/>
            <w:sz w:val="18"/>
            <w:szCs w:val="18"/>
            <w:rPrChange w:id="773" w:author="tharris" w:date="2011-05-16T09:45:00Z">
              <w:rPr>
                <w:rFonts w:ascii="Times New Roman" w:hAnsi="Times New Roman"/>
                <w:b/>
                <w:bCs/>
                <w:smallCaps/>
                <w:spacing w:val="5"/>
              </w:rPr>
            </w:rPrChange>
          </w:rPr>
          <w:t>Unofficial Withdrawals</w:t>
        </w:r>
      </w:ins>
    </w:p>
    <w:p w:rsidR="00743405" w:rsidRPr="00743405" w:rsidRDefault="007B3518" w:rsidP="00743405">
      <w:pPr>
        <w:rPr>
          <w:ins w:id="774" w:author="tharris" w:date="2011-05-16T09:44:00Z"/>
          <w:rFonts w:ascii="Times New Roman" w:hAnsi="Times New Roman"/>
          <w:sz w:val="18"/>
          <w:szCs w:val="18"/>
          <w:rPrChange w:id="775" w:author="tharris" w:date="2011-05-16T09:45:00Z">
            <w:rPr>
              <w:ins w:id="776" w:author="tharris" w:date="2011-05-16T09:44:00Z"/>
              <w:rFonts w:ascii="Times New Roman" w:hAnsi="Times New Roman"/>
            </w:rPr>
          </w:rPrChange>
        </w:rPr>
      </w:pPr>
      <w:ins w:id="777" w:author="tharris" w:date="2011-05-16T09:44:00Z">
        <w:r w:rsidRPr="007B3518">
          <w:rPr>
            <w:rFonts w:ascii="Times New Roman" w:hAnsi="Times New Roman"/>
            <w:sz w:val="18"/>
            <w:szCs w:val="18"/>
            <w:rPrChange w:id="778" w:author="tharris" w:date="2011-05-16T09:45:00Z">
              <w:rPr>
                <w:rFonts w:ascii="Times New Roman" w:hAnsi="Times New Roman"/>
                <w:b/>
                <w:bCs/>
                <w:smallCaps/>
                <w:spacing w:val="5"/>
              </w:rPr>
            </w:rPrChange>
          </w:rPr>
          <w:t>In the case of an unofficial withdrawal where the student did not complete the semester, and took no action to officially withdraw from the university through the Registrar’s Office; the university will determine the withdrawal date.</w:t>
        </w:r>
      </w:ins>
    </w:p>
    <w:p w:rsidR="00743405" w:rsidRPr="00743405" w:rsidRDefault="007B3518" w:rsidP="00743405">
      <w:pPr>
        <w:rPr>
          <w:ins w:id="779" w:author="tharris" w:date="2011-05-16T09:44:00Z"/>
          <w:rFonts w:ascii="Times New Roman" w:hAnsi="Times New Roman"/>
          <w:b/>
          <w:sz w:val="18"/>
          <w:szCs w:val="18"/>
          <w:rPrChange w:id="780" w:author="tharris" w:date="2011-05-16T09:45:00Z">
            <w:rPr>
              <w:ins w:id="781" w:author="tharris" w:date="2011-05-16T09:44:00Z"/>
              <w:rFonts w:ascii="Times New Roman" w:hAnsi="Times New Roman"/>
              <w:b/>
            </w:rPr>
          </w:rPrChange>
        </w:rPr>
      </w:pPr>
      <w:ins w:id="782" w:author="tharris" w:date="2011-05-16T09:44:00Z">
        <w:r w:rsidRPr="007B3518">
          <w:rPr>
            <w:rFonts w:ascii="Times New Roman" w:hAnsi="Times New Roman"/>
            <w:b/>
            <w:sz w:val="18"/>
            <w:szCs w:val="18"/>
            <w:rPrChange w:id="783" w:author="tharris" w:date="2011-05-16T09:45:00Z">
              <w:rPr>
                <w:rFonts w:ascii="Times New Roman" w:hAnsi="Times New Roman"/>
                <w:b/>
                <w:bCs/>
                <w:smallCaps/>
                <w:spacing w:val="5"/>
              </w:rPr>
            </w:rPrChange>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ins>
    </w:p>
    <w:p w:rsidR="00743405" w:rsidRPr="00743405" w:rsidRDefault="007B3518" w:rsidP="00743405">
      <w:pPr>
        <w:rPr>
          <w:ins w:id="784" w:author="tharris" w:date="2011-05-16T09:44:00Z"/>
          <w:rFonts w:ascii="Times New Roman" w:hAnsi="Times New Roman"/>
          <w:b/>
          <w:sz w:val="18"/>
          <w:szCs w:val="18"/>
          <w:rPrChange w:id="785" w:author="tharris" w:date="2011-05-16T09:45:00Z">
            <w:rPr>
              <w:ins w:id="786" w:author="tharris" w:date="2011-05-16T09:44:00Z"/>
              <w:rFonts w:ascii="Times New Roman" w:hAnsi="Times New Roman"/>
              <w:b/>
            </w:rPr>
          </w:rPrChange>
        </w:rPr>
      </w:pPr>
      <w:ins w:id="787" w:author="tharris" w:date="2011-05-16T09:44:00Z">
        <w:r w:rsidRPr="007B3518">
          <w:rPr>
            <w:rFonts w:ascii="Times New Roman" w:hAnsi="Times New Roman"/>
            <w:b/>
            <w:sz w:val="18"/>
            <w:szCs w:val="18"/>
            <w:rPrChange w:id="788" w:author="tharris" w:date="2011-05-16T09:45:00Z">
              <w:rPr>
                <w:rFonts w:ascii="Times New Roman" w:hAnsi="Times New Roman"/>
                <w:b/>
                <w:bCs/>
                <w:smallCaps/>
                <w:spacing w:val="5"/>
              </w:rPr>
            </w:rPrChange>
          </w:rPr>
          <w:t>Repayment Obligations</w:t>
        </w:r>
      </w:ins>
    </w:p>
    <w:p w:rsidR="00000000" w:rsidRDefault="007B3518">
      <w:pPr>
        <w:rPr>
          <w:ins w:id="789" w:author="tharris" w:date="2011-05-16T09:44:00Z"/>
          <w:rFonts w:ascii="Times New Roman" w:hAnsi="Times New Roman"/>
          <w:sz w:val="18"/>
          <w:szCs w:val="18"/>
          <w:rPrChange w:id="790" w:author="tharris" w:date="2011-05-16T09:45:00Z">
            <w:rPr>
              <w:ins w:id="791" w:author="tharris" w:date="2011-05-16T09:44:00Z"/>
              <w:rFonts w:ascii="Times New Roman" w:hAnsi="Times New Roman"/>
            </w:rPr>
          </w:rPrChange>
        </w:rPr>
        <w:pPrChange w:id="792" w:author="tharris" w:date="2011-05-16T09:45:00Z">
          <w:pPr>
            <w:ind w:firstLine="720"/>
          </w:pPr>
        </w:pPrChange>
      </w:pPr>
      <w:ins w:id="793" w:author="tharris" w:date="2011-05-16T09:44:00Z">
        <w:r w:rsidRPr="007B3518">
          <w:rPr>
            <w:rFonts w:ascii="Times New Roman" w:hAnsi="Times New Roman"/>
            <w:b/>
            <w:sz w:val="18"/>
            <w:szCs w:val="18"/>
            <w:rPrChange w:id="794" w:author="tharris" w:date="2011-05-16T09:45:00Z">
              <w:rPr>
                <w:rFonts w:ascii="Times New Roman" w:hAnsi="Times New Roman"/>
                <w:b/>
                <w:bCs/>
                <w:smallCaps/>
                <w:spacing w:val="5"/>
              </w:rPr>
            </w:rPrChange>
          </w:rPr>
          <w:t>If you do not attend classes, you will have to repay all financial aid funds received.</w:t>
        </w:r>
        <w:r w:rsidRPr="007B3518">
          <w:rPr>
            <w:rFonts w:ascii="Times New Roman" w:hAnsi="Times New Roman"/>
            <w:sz w:val="18"/>
            <w:szCs w:val="18"/>
            <w:rPrChange w:id="795" w:author="tharris" w:date="2011-05-16T09:45:00Z">
              <w:rPr>
                <w:rFonts w:ascii="Times New Roman" w:hAnsi="Times New Roman"/>
                <w:b/>
                <w:bCs/>
                <w:smallCaps/>
                <w:spacing w:val="5"/>
              </w:rPr>
            </w:rPrChange>
          </w:rPr>
          <w:t xml:space="preserve"> If you do not attend classes, you have not established eligibility for the financial aid that you received therefore all financial aid funds MUST be repaid within 30 days.</w:t>
        </w:r>
      </w:ins>
    </w:p>
    <w:p w:rsidR="00000000" w:rsidRDefault="007B3518">
      <w:pPr>
        <w:rPr>
          <w:ins w:id="796" w:author="tharris" w:date="2011-05-16T09:44:00Z"/>
          <w:rFonts w:ascii="Times New Roman" w:hAnsi="Times New Roman"/>
          <w:sz w:val="18"/>
          <w:szCs w:val="18"/>
          <w:rPrChange w:id="797" w:author="tharris" w:date="2011-05-16T09:45:00Z">
            <w:rPr>
              <w:ins w:id="798" w:author="tharris" w:date="2011-05-16T09:44:00Z"/>
              <w:rFonts w:ascii="Times New Roman" w:hAnsi="Times New Roman"/>
            </w:rPr>
          </w:rPrChange>
        </w:rPr>
        <w:pPrChange w:id="799" w:author="tharris" w:date="2011-05-16T09:45:00Z">
          <w:pPr>
            <w:ind w:firstLine="720"/>
          </w:pPr>
        </w:pPrChange>
      </w:pPr>
      <w:ins w:id="800" w:author="tharris" w:date="2011-05-16T09:44:00Z">
        <w:r w:rsidRPr="007B3518">
          <w:rPr>
            <w:rFonts w:ascii="Times New Roman" w:hAnsi="Times New Roman"/>
            <w:b/>
            <w:sz w:val="18"/>
            <w:szCs w:val="18"/>
            <w:rPrChange w:id="801" w:author="tharris" w:date="2011-05-16T09:45:00Z">
              <w:rPr>
                <w:rFonts w:ascii="Times New Roman" w:hAnsi="Times New Roman"/>
                <w:b/>
                <w:bCs/>
                <w:smallCaps/>
                <w:spacing w:val="5"/>
              </w:rPr>
            </w:rPrChange>
          </w:rPr>
          <w:t>If you attend classes, the University will calculate your repayment based on federal regulations.</w:t>
        </w:r>
        <w:r w:rsidRPr="007B3518">
          <w:rPr>
            <w:rFonts w:ascii="Times New Roman" w:hAnsi="Times New Roman"/>
            <w:sz w:val="18"/>
            <w:szCs w:val="18"/>
            <w:rPrChange w:id="802" w:author="tharris" w:date="2011-05-16T09:45:00Z">
              <w:rPr>
                <w:rFonts w:ascii="Times New Roman" w:hAnsi="Times New Roman"/>
                <w:b/>
                <w:bCs/>
                <w:smallCaps/>
                <w:spacing w:val="5"/>
              </w:rPr>
            </w:rPrChange>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ins>
    </w:p>
    <w:p w:rsidR="00743405" w:rsidRPr="00743405" w:rsidRDefault="007B3518" w:rsidP="00743405">
      <w:pPr>
        <w:rPr>
          <w:ins w:id="803" w:author="tharris" w:date="2011-05-16T09:44:00Z"/>
          <w:rFonts w:ascii="Times New Roman" w:hAnsi="Times New Roman"/>
          <w:b/>
          <w:sz w:val="18"/>
          <w:szCs w:val="18"/>
          <w:rPrChange w:id="804" w:author="tharris" w:date="2011-05-16T09:45:00Z">
            <w:rPr>
              <w:ins w:id="805" w:author="tharris" w:date="2011-05-16T09:44:00Z"/>
              <w:rFonts w:ascii="Times New Roman" w:hAnsi="Times New Roman"/>
              <w:b/>
            </w:rPr>
          </w:rPrChange>
        </w:rPr>
      </w:pPr>
      <w:ins w:id="806" w:author="tharris" w:date="2011-05-16T09:44:00Z">
        <w:r w:rsidRPr="007B3518">
          <w:rPr>
            <w:rFonts w:ascii="Times New Roman" w:hAnsi="Times New Roman"/>
            <w:b/>
            <w:sz w:val="18"/>
            <w:szCs w:val="18"/>
            <w:rPrChange w:id="807" w:author="tharris" w:date="2011-05-16T09:45:00Z">
              <w:rPr>
                <w:rFonts w:ascii="Times New Roman" w:hAnsi="Times New Roman"/>
                <w:b/>
                <w:bCs/>
                <w:smallCaps/>
                <w:spacing w:val="5"/>
              </w:rPr>
            </w:rPrChange>
          </w:rPr>
          <w:t>Procedures for Return of Title IV Funds (R2T4)</w:t>
        </w:r>
      </w:ins>
    </w:p>
    <w:p w:rsidR="00743405" w:rsidRPr="00743405" w:rsidRDefault="007B3518" w:rsidP="00743405">
      <w:pPr>
        <w:rPr>
          <w:ins w:id="808" w:author="tharris" w:date="2011-05-16T09:44:00Z"/>
          <w:rFonts w:ascii="Times New Roman" w:hAnsi="Times New Roman"/>
          <w:sz w:val="18"/>
          <w:szCs w:val="18"/>
          <w:rPrChange w:id="809" w:author="tharris" w:date="2011-05-16T09:45:00Z">
            <w:rPr>
              <w:ins w:id="810" w:author="tharris" w:date="2011-05-16T09:44:00Z"/>
              <w:rFonts w:ascii="Times New Roman" w:hAnsi="Times New Roman"/>
            </w:rPr>
          </w:rPrChange>
        </w:rPr>
      </w:pPr>
      <w:ins w:id="811" w:author="tharris" w:date="2011-05-16T09:44:00Z">
        <w:r w:rsidRPr="007B3518">
          <w:rPr>
            <w:rFonts w:ascii="Times New Roman" w:hAnsi="Times New Roman"/>
            <w:sz w:val="18"/>
            <w:szCs w:val="18"/>
            <w:rPrChange w:id="812" w:author="tharris" w:date="2011-05-16T09:45:00Z">
              <w:rPr>
                <w:rFonts w:ascii="Times New Roman" w:hAnsi="Times New Roman"/>
                <w:b/>
                <w:bCs/>
                <w:smallCaps/>
                <w:spacing w:val="5"/>
              </w:rPr>
            </w:rPrChange>
          </w:rPr>
          <w:lastRenderedPageBreak/>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ins>
    </w:p>
    <w:tbl>
      <w:tblPr>
        <w:tblW w:w="0" w:type="auto"/>
        <w:tblLook w:val="01E0"/>
      </w:tblPr>
      <w:tblGrid>
        <w:gridCol w:w="3708"/>
        <w:gridCol w:w="5148"/>
      </w:tblGrid>
      <w:tr w:rsidR="00743405" w:rsidRPr="00743405" w:rsidTr="00AC6CE3">
        <w:trPr>
          <w:ins w:id="813" w:author="tharris" w:date="2011-05-16T09:44:00Z"/>
        </w:trPr>
        <w:tc>
          <w:tcPr>
            <w:tcW w:w="3708" w:type="dxa"/>
          </w:tcPr>
          <w:p w:rsidR="00743405" w:rsidRPr="00743405" w:rsidRDefault="007B3518" w:rsidP="00AC6CE3">
            <w:pPr>
              <w:rPr>
                <w:ins w:id="814" w:author="tharris" w:date="2011-05-16T09:44:00Z"/>
                <w:rFonts w:ascii="Times New Roman" w:hAnsi="Times New Roman"/>
                <w:sz w:val="18"/>
                <w:szCs w:val="18"/>
                <w:rPrChange w:id="815" w:author="tharris" w:date="2011-05-16T09:45:00Z">
                  <w:rPr>
                    <w:ins w:id="816" w:author="tharris" w:date="2011-05-16T09:44:00Z"/>
                    <w:rFonts w:ascii="Times New Roman" w:hAnsi="Times New Roman"/>
                  </w:rPr>
                </w:rPrChange>
              </w:rPr>
            </w:pPr>
            <w:ins w:id="817" w:author="tharris" w:date="2011-05-16T09:44:00Z">
              <w:r w:rsidRPr="007B3518">
                <w:rPr>
                  <w:rFonts w:ascii="Times New Roman" w:hAnsi="Times New Roman"/>
                  <w:sz w:val="18"/>
                  <w:szCs w:val="18"/>
                  <w:rPrChange w:id="818" w:author="tharris" w:date="2011-05-16T09:45:00Z">
                    <w:rPr>
                      <w:rFonts w:ascii="Times New Roman" w:hAnsi="Times New Roman"/>
                      <w:b/>
                      <w:bCs/>
                      <w:smallCaps/>
                      <w:spacing w:val="5"/>
                    </w:rPr>
                  </w:rPrChange>
                </w:rPr>
                <w:t xml:space="preserve">1. Unsubsidized Stafford Loan </w:t>
              </w:r>
            </w:ins>
          </w:p>
        </w:tc>
        <w:tc>
          <w:tcPr>
            <w:tcW w:w="5148" w:type="dxa"/>
          </w:tcPr>
          <w:p w:rsidR="00743405" w:rsidRPr="00743405" w:rsidRDefault="007B3518" w:rsidP="00AC6CE3">
            <w:pPr>
              <w:rPr>
                <w:ins w:id="819" w:author="tharris" w:date="2011-05-16T09:44:00Z"/>
                <w:rFonts w:ascii="Times New Roman" w:hAnsi="Times New Roman"/>
                <w:sz w:val="18"/>
                <w:szCs w:val="18"/>
                <w:rPrChange w:id="820" w:author="tharris" w:date="2011-05-16T09:45:00Z">
                  <w:rPr>
                    <w:ins w:id="821" w:author="tharris" w:date="2011-05-16T09:44:00Z"/>
                    <w:rFonts w:ascii="Times New Roman" w:hAnsi="Times New Roman"/>
                  </w:rPr>
                </w:rPrChange>
              </w:rPr>
            </w:pPr>
            <w:ins w:id="822" w:author="tharris" w:date="2011-05-16T09:44:00Z">
              <w:r w:rsidRPr="007B3518">
                <w:rPr>
                  <w:rFonts w:ascii="Times New Roman" w:hAnsi="Times New Roman"/>
                  <w:sz w:val="18"/>
                  <w:szCs w:val="18"/>
                  <w:rPrChange w:id="823" w:author="tharris" w:date="2011-05-16T09:45:00Z">
                    <w:rPr>
                      <w:rFonts w:ascii="Times New Roman" w:hAnsi="Times New Roman"/>
                      <w:b/>
                      <w:bCs/>
                      <w:smallCaps/>
                      <w:spacing w:val="5"/>
                    </w:rPr>
                  </w:rPrChange>
                </w:rPr>
                <w:t>6. Pell Grant</w:t>
              </w:r>
            </w:ins>
          </w:p>
        </w:tc>
      </w:tr>
      <w:tr w:rsidR="00743405" w:rsidRPr="00743405" w:rsidTr="00AC6CE3">
        <w:trPr>
          <w:ins w:id="824" w:author="tharris" w:date="2011-05-16T09:44:00Z"/>
        </w:trPr>
        <w:tc>
          <w:tcPr>
            <w:tcW w:w="3708" w:type="dxa"/>
          </w:tcPr>
          <w:p w:rsidR="00743405" w:rsidRPr="00743405" w:rsidRDefault="007B3518" w:rsidP="00AC6CE3">
            <w:pPr>
              <w:rPr>
                <w:ins w:id="825" w:author="tharris" w:date="2011-05-16T09:44:00Z"/>
                <w:rFonts w:ascii="Times New Roman" w:hAnsi="Times New Roman"/>
                <w:sz w:val="18"/>
                <w:szCs w:val="18"/>
                <w:rPrChange w:id="826" w:author="tharris" w:date="2011-05-16T09:45:00Z">
                  <w:rPr>
                    <w:ins w:id="827" w:author="tharris" w:date="2011-05-16T09:44:00Z"/>
                    <w:rFonts w:ascii="Times New Roman" w:hAnsi="Times New Roman"/>
                  </w:rPr>
                </w:rPrChange>
              </w:rPr>
            </w:pPr>
            <w:ins w:id="828" w:author="tharris" w:date="2011-05-16T09:44:00Z">
              <w:r w:rsidRPr="007B3518">
                <w:rPr>
                  <w:rFonts w:ascii="Times New Roman" w:hAnsi="Times New Roman"/>
                  <w:sz w:val="18"/>
                  <w:szCs w:val="18"/>
                  <w:rPrChange w:id="829" w:author="tharris" w:date="2011-05-16T09:45:00Z">
                    <w:rPr>
                      <w:rFonts w:ascii="Times New Roman" w:hAnsi="Times New Roman"/>
                      <w:b/>
                      <w:bCs/>
                      <w:smallCaps/>
                      <w:spacing w:val="5"/>
                    </w:rPr>
                  </w:rPrChange>
                </w:rPr>
                <w:t xml:space="preserve">2. Subsidized Stafford Loan </w:t>
              </w:r>
            </w:ins>
          </w:p>
        </w:tc>
        <w:tc>
          <w:tcPr>
            <w:tcW w:w="5148" w:type="dxa"/>
          </w:tcPr>
          <w:p w:rsidR="00743405" w:rsidRPr="00743405" w:rsidRDefault="007B3518" w:rsidP="00AC6CE3">
            <w:pPr>
              <w:rPr>
                <w:ins w:id="830" w:author="tharris" w:date="2011-05-16T09:44:00Z"/>
                <w:rFonts w:ascii="Times New Roman" w:hAnsi="Times New Roman"/>
                <w:sz w:val="18"/>
                <w:szCs w:val="18"/>
                <w:rPrChange w:id="831" w:author="tharris" w:date="2011-05-16T09:45:00Z">
                  <w:rPr>
                    <w:ins w:id="832" w:author="tharris" w:date="2011-05-16T09:44:00Z"/>
                    <w:rFonts w:ascii="Times New Roman" w:hAnsi="Times New Roman"/>
                  </w:rPr>
                </w:rPrChange>
              </w:rPr>
            </w:pPr>
            <w:ins w:id="833" w:author="tharris" w:date="2011-05-16T09:44:00Z">
              <w:r w:rsidRPr="007B3518">
                <w:rPr>
                  <w:rFonts w:ascii="Times New Roman" w:hAnsi="Times New Roman"/>
                  <w:sz w:val="18"/>
                  <w:szCs w:val="18"/>
                  <w:rPrChange w:id="834" w:author="tharris" w:date="2011-05-16T09:45:00Z">
                    <w:rPr>
                      <w:rFonts w:ascii="Times New Roman" w:hAnsi="Times New Roman"/>
                      <w:b/>
                      <w:bCs/>
                      <w:smallCaps/>
                      <w:spacing w:val="5"/>
                    </w:rPr>
                  </w:rPrChange>
                </w:rPr>
                <w:t>7. Academic Competitiveness Grant</w:t>
              </w:r>
            </w:ins>
          </w:p>
        </w:tc>
      </w:tr>
      <w:tr w:rsidR="00743405" w:rsidRPr="00743405" w:rsidTr="00AC6CE3">
        <w:trPr>
          <w:ins w:id="835" w:author="tharris" w:date="2011-05-16T09:44:00Z"/>
        </w:trPr>
        <w:tc>
          <w:tcPr>
            <w:tcW w:w="3708" w:type="dxa"/>
          </w:tcPr>
          <w:p w:rsidR="00743405" w:rsidRPr="00743405" w:rsidRDefault="007B3518" w:rsidP="00AC6CE3">
            <w:pPr>
              <w:rPr>
                <w:ins w:id="836" w:author="tharris" w:date="2011-05-16T09:44:00Z"/>
                <w:rFonts w:ascii="Times New Roman" w:hAnsi="Times New Roman"/>
                <w:sz w:val="18"/>
                <w:szCs w:val="18"/>
                <w:rPrChange w:id="837" w:author="tharris" w:date="2011-05-16T09:45:00Z">
                  <w:rPr>
                    <w:ins w:id="838" w:author="tharris" w:date="2011-05-16T09:44:00Z"/>
                    <w:rFonts w:ascii="Times New Roman" w:hAnsi="Times New Roman"/>
                  </w:rPr>
                </w:rPrChange>
              </w:rPr>
            </w:pPr>
            <w:ins w:id="839" w:author="tharris" w:date="2011-05-16T09:44:00Z">
              <w:r w:rsidRPr="007B3518">
                <w:rPr>
                  <w:rFonts w:ascii="Times New Roman" w:hAnsi="Times New Roman"/>
                  <w:sz w:val="18"/>
                  <w:szCs w:val="18"/>
                  <w:rPrChange w:id="840" w:author="tharris" w:date="2011-05-16T09:45:00Z">
                    <w:rPr>
                      <w:rFonts w:ascii="Times New Roman" w:hAnsi="Times New Roman"/>
                      <w:b/>
                      <w:bCs/>
                      <w:smallCaps/>
                      <w:spacing w:val="5"/>
                    </w:rPr>
                  </w:rPrChange>
                </w:rPr>
                <w:t xml:space="preserve">3. Perkins Loan </w:t>
              </w:r>
            </w:ins>
          </w:p>
        </w:tc>
        <w:tc>
          <w:tcPr>
            <w:tcW w:w="5148" w:type="dxa"/>
          </w:tcPr>
          <w:p w:rsidR="00743405" w:rsidRPr="00743405" w:rsidRDefault="007B3518" w:rsidP="00AC6CE3">
            <w:pPr>
              <w:rPr>
                <w:ins w:id="841" w:author="tharris" w:date="2011-05-16T09:44:00Z"/>
                <w:rFonts w:ascii="Times New Roman" w:hAnsi="Times New Roman"/>
                <w:sz w:val="18"/>
                <w:szCs w:val="18"/>
                <w:rPrChange w:id="842" w:author="tharris" w:date="2011-05-16T09:45:00Z">
                  <w:rPr>
                    <w:ins w:id="843" w:author="tharris" w:date="2011-05-16T09:44:00Z"/>
                    <w:rFonts w:ascii="Times New Roman" w:hAnsi="Times New Roman"/>
                  </w:rPr>
                </w:rPrChange>
              </w:rPr>
            </w:pPr>
            <w:ins w:id="844" w:author="tharris" w:date="2011-05-16T09:44:00Z">
              <w:r w:rsidRPr="007B3518">
                <w:rPr>
                  <w:rFonts w:ascii="Times New Roman" w:hAnsi="Times New Roman"/>
                  <w:sz w:val="18"/>
                  <w:szCs w:val="18"/>
                  <w:rPrChange w:id="845" w:author="tharris" w:date="2011-05-16T09:45:00Z">
                    <w:rPr>
                      <w:rFonts w:ascii="Times New Roman" w:hAnsi="Times New Roman"/>
                      <w:b/>
                      <w:bCs/>
                      <w:smallCaps/>
                      <w:spacing w:val="5"/>
                    </w:rPr>
                  </w:rPrChange>
                </w:rPr>
                <w:t>8. National SMART Grant</w:t>
              </w:r>
            </w:ins>
          </w:p>
        </w:tc>
      </w:tr>
      <w:tr w:rsidR="00743405" w:rsidRPr="00743405" w:rsidTr="00AC6CE3">
        <w:trPr>
          <w:ins w:id="846" w:author="tharris" w:date="2011-05-16T09:44:00Z"/>
        </w:trPr>
        <w:tc>
          <w:tcPr>
            <w:tcW w:w="3708" w:type="dxa"/>
          </w:tcPr>
          <w:p w:rsidR="00743405" w:rsidRPr="00743405" w:rsidRDefault="007B3518" w:rsidP="00AC6CE3">
            <w:pPr>
              <w:rPr>
                <w:ins w:id="847" w:author="tharris" w:date="2011-05-16T09:44:00Z"/>
                <w:rFonts w:ascii="Times New Roman" w:hAnsi="Times New Roman"/>
                <w:sz w:val="18"/>
                <w:szCs w:val="18"/>
                <w:rPrChange w:id="848" w:author="tharris" w:date="2011-05-16T09:45:00Z">
                  <w:rPr>
                    <w:ins w:id="849" w:author="tharris" w:date="2011-05-16T09:44:00Z"/>
                    <w:rFonts w:ascii="Times New Roman" w:hAnsi="Times New Roman"/>
                  </w:rPr>
                </w:rPrChange>
              </w:rPr>
            </w:pPr>
            <w:ins w:id="850" w:author="tharris" w:date="2011-05-16T09:44:00Z">
              <w:r w:rsidRPr="007B3518">
                <w:rPr>
                  <w:rFonts w:ascii="Times New Roman" w:hAnsi="Times New Roman"/>
                  <w:sz w:val="18"/>
                  <w:szCs w:val="18"/>
                  <w:rPrChange w:id="851" w:author="tharris" w:date="2011-05-16T09:45:00Z">
                    <w:rPr>
                      <w:rFonts w:ascii="Times New Roman" w:hAnsi="Times New Roman"/>
                      <w:b/>
                      <w:bCs/>
                      <w:smallCaps/>
                      <w:spacing w:val="5"/>
                    </w:rPr>
                  </w:rPrChange>
                </w:rPr>
                <w:t>4. Parent Plus (Graduate Student)</w:t>
              </w:r>
            </w:ins>
          </w:p>
        </w:tc>
        <w:tc>
          <w:tcPr>
            <w:tcW w:w="5148" w:type="dxa"/>
          </w:tcPr>
          <w:p w:rsidR="00743405" w:rsidRPr="00743405" w:rsidRDefault="007B3518" w:rsidP="00AC6CE3">
            <w:pPr>
              <w:rPr>
                <w:ins w:id="852" w:author="tharris" w:date="2011-05-16T09:44:00Z"/>
                <w:rFonts w:ascii="Times New Roman" w:hAnsi="Times New Roman"/>
                <w:sz w:val="18"/>
                <w:szCs w:val="18"/>
                <w:rPrChange w:id="853" w:author="tharris" w:date="2011-05-16T09:45:00Z">
                  <w:rPr>
                    <w:ins w:id="854" w:author="tharris" w:date="2011-05-16T09:44:00Z"/>
                    <w:rFonts w:ascii="Times New Roman" w:hAnsi="Times New Roman"/>
                  </w:rPr>
                </w:rPrChange>
              </w:rPr>
            </w:pPr>
            <w:ins w:id="855" w:author="tharris" w:date="2011-05-16T09:44:00Z">
              <w:r w:rsidRPr="007B3518">
                <w:rPr>
                  <w:rFonts w:ascii="Times New Roman" w:hAnsi="Times New Roman"/>
                  <w:sz w:val="18"/>
                  <w:szCs w:val="18"/>
                  <w:rPrChange w:id="856" w:author="tharris" w:date="2011-05-16T09:45:00Z">
                    <w:rPr>
                      <w:rFonts w:ascii="Times New Roman" w:hAnsi="Times New Roman"/>
                      <w:b/>
                      <w:bCs/>
                      <w:smallCaps/>
                      <w:spacing w:val="5"/>
                    </w:rPr>
                  </w:rPrChange>
                </w:rPr>
                <w:t>9. Supplemental Education Opportunity Grant</w:t>
              </w:r>
            </w:ins>
          </w:p>
        </w:tc>
      </w:tr>
      <w:tr w:rsidR="00743405" w:rsidRPr="00743405" w:rsidTr="00AC6CE3">
        <w:trPr>
          <w:ins w:id="857" w:author="tharris" w:date="2011-05-16T09:44:00Z"/>
        </w:trPr>
        <w:tc>
          <w:tcPr>
            <w:tcW w:w="3708" w:type="dxa"/>
          </w:tcPr>
          <w:p w:rsidR="00743405" w:rsidRPr="00743405" w:rsidRDefault="007B3518" w:rsidP="00AC6CE3">
            <w:pPr>
              <w:rPr>
                <w:ins w:id="858" w:author="tharris" w:date="2011-05-16T09:44:00Z"/>
                <w:rFonts w:ascii="Times New Roman" w:hAnsi="Times New Roman"/>
                <w:sz w:val="18"/>
                <w:szCs w:val="18"/>
                <w:rPrChange w:id="859" w:author="tharris" w:date="2011-05-16T09:45:00Z">
                  <w:rPr>
                    <w:ins w:id="860" w:author="tharris" w:date="2011-05-16T09:44:00Z"/>
                    <w:rFonts w:ascii="Times New Roman" w:hAnsi="Times New Roman"/>
                  </w:rPr>
                </w:rPrChange>
              </w:rPr>
            </w:pPr>
            <w:ins w:id="861" w:author="tharris" w:date="2011-05-16T09:44:00Z">
              <w:r w:rsidRPr="007B3518">
                <w:rPr>
                  <w:rFonts w:ascii="Times New Roman" w:hAnsi="Times New Roman"/>
                  <w:sz w:val="18"/>
                  <w:szCs w:val="18"/>
                  <w:rPrChange w:id="862" w:author="tharris" w:date="2011-05-16T09:45:00Z">
                    <w:rPr>
                      <w:rFonts w:ascii="Times New Roman" w:hAnsi="Times New Roman"/>
                      <w:b/>
                      <w:bCs/>
                      <w:smallCaps/>
                      <w:spacing w:val="5"/>
                    </w:rPr>
                  </w:rPrChange>
                </w:rPr>
                <w:t>5. Parent Plus Loan (Parent)</w:t>
              </w:r>
            </w:ins>
          </w:p>
        </w:tc>
        <w:tc>
          <w:tcPr>
            <w:tcW w:w="5148" w:type="dxa"/>
          </w:tcPr>
          <w:p w:rsidR="00743405" w:rsidRPr="00743405" w:rsidRDefault="00743405" w:rsidP="00AC6CE3">
            <w:pPr>
              <w:rPr>
                <w:ins w:id="863" w:author="tharris" w:date="2011-05-16T09:44:00Z"/>
                <w:rFonts w:ascii="Times New Roman" w:hAnsi="Times New Roman"/>
                <w:sz w:val="18"/>
                <w:szCs w:val="18"/>
                <w:rPrChange w:id="864" w:author="tharris" w:date="2011-05-16T09:45:00Z">
                  <w:rPr>
                    <w:ins w:id="865" w:author="tharris" w:date="2011-05-16T09:44:00Z"/>
                    <w:rFonts w:ascii="Times New Roman" w:hAnsi="Times New Roman"/>
                  </w:rPr>
                </w:rPrChange>
              </w:rPr>
            </w:pPr>
          </w:p>
        </w:tc>
      </w:tr>
    </w:tbl>
    <w:p w:rsidR="00743405" w:rsidRPr="00743405" w:rsidRDefault="007B3518" w:rsidP="00743405">
      <w:pPr>
        <w:rPr>
          <w:ins w:id="866" w:author="tharris" w:date="2011-05-16T09:44:00Z"/>
          <w:rFonts w:ascii="Times New Roman" w:hAnsi="Times New Roman"/>
          <w:sz w:val="18"/>
          <w:szCs w:val="18"/>
          <w:rPrChange w:id="867" w:author="tharris" w:date="2011-05-16T09:45:00Z">
            <w:rPr>
              <w:ins w:id="868" w:author="tharris" w:date="2011-05-16T09:44:00Z"/>
              <w:rFonts w:ascii="Times New Roman" w:hAnsi="Times New Roman"/>
            </w:rPr>
          </w:rPrChange>
        </w:rPr>
      </w:pPr>
      <w:ins w:id="869" w:author="tharris" w:date="2011-05-16T09:44:00Z">
        <w:r w:rsidRPr="007B3518">
          <w:rPr>
            <w:rFonts w:ascii="Times New Roman" w:hAnsi="Times New Roman"/>
            <w:sz w:val="18"/>
            <w:szCs w:val="18"/>
            <w:rPrChange w:id="870" w:author="tharris" w:date="2011-05-16T09:45:00Z">
              <w:rPr>
                <w:rFonts w:ascii="Times New Roman" w:hAnsi="Times New Roman"/>
                <w:b/>
                <w:bCs/>
                <w:smallCaps/>
                <w:spacing w:val="5"/>
              </w:rPr>
            </w:rPrChange>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ins>
    </w:p>
    <w:p w:rsidR="00743405" w:rsidRPr="00743405" w:rsidRDefault="007B3518" w:rsidP="00743405">
      <w:pPr>
        <w:rPr>
          <w:ins w:id="871" w:author="tharris" w:date="2011-05-16T09:44:00Z"/>
          <w:rFonts w:ascii="Times New Roman" w:hAnsi="Times New Roman"/>
          <w:sz w:val="18"/>
          <w:szCs w:val="18"/>
          <w:rPrChange w:id="872" w:author="tharris" w:date="2011-05-16T09:45:00Z">
            <w:rPr>
              <w:ins w:id="873" w:author="tharris" w:date="2011-05-16T09:44:00Z"/>
              <w:rFonts w:ascii="Times New Roman" w:hAnsi="Times New Roman"/>
            </w:rPr>
          </w:rPrChange>
        </w:rPr>
      </w:pPr>
      <w:ins w:id="874" w:author="tharris" w:date="2011-05-16T09:44:00Z">
        <w:r w:rsidRPr="007B3518">
          <w:rPr>
            <w:rFonts w:ascii="Times New Roman" w:hAnsi="Times New Roman"/>
            <w:sz w:val="18"/>
            <w:szCs w:val="18"/>
            <w:rPrChange w:id="875" w:author="tharris" w:date="2011-05-16T09:45:00Z">
              <w:rPr>
                <w:rFonts w:ascii="Times New Roman" w:hAnsi="Times New Roman"/>
                <w:b/>
                <w:bCs/>
                <w:smallCaps/>
                <w:spacing w:val="5"/>
              </w:rPr>
            </w:rPrChange>
          </w:rPr>
          <w:t xml:space="preserve">The school must return Title IV funds due to the Department of Education no later </w:t>
        </w:r>
        <w:proofErr w:type="spellStart"/>
        <w:r w:rsidRPr="007B3518">
          <w:rPr>
            <w:rFonts w:ascii="Times New Roman" w:hAnsi="Times New Roman"/>
            <w:sz w:val="18"/>
            <w:szCs w:val="18"/>
            <w:rPrChange w:id="876" w:author="tharris" w:date="2011-05-16T09:45:00Z">
              <w:rPr>
                <w:rFonts w:ascii="Times New Roman" w:hAnsi="Times New Roman"/>
                <w:b/>
                <w:bCs/>
                <w:smallCaps/>
                <w:spacing w:val="5"/>
              </w:rPr>
            </w:rPrChange>
          </w:rPr>
          <w:t>that</w:t>
        </w:r>
        <w:proofErr w:type="spellEnd"/>
        <w:r w:rsidRPr="007B3518">
          <w:rPr>
            <w:rFonts w:ascii="Times New Roman" w:hAnsi="Times New Roman"/>
            <w:sz w:val="18"/>
            <w:szCs w:val="18"/>
            <w:rPrChange w:id="877" w:author="tharris" w:date="2011-05-16T09:45:00Z">
              <w:rPr>
                <w:rFonts w:ascii="Times New Roman" w:hAnsi="Times New Roman"/>
                <w:b/>
                <w:bCs/>
                <w:smallCaps/>
                <w:spacing w:val="5"/>
              </w:rPr>
            </w:rPrChange>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7B3518">
          <w:rPr>
            <w:rFonts w:ascii="Times New Roman" w:hAnsi="Times New Roman"/>
            <w:sz w:val="18"/>
            <w:szCs w:val="18"/>
            <w:rPrChange w:id="878" w:author="tharris" w:date="2011-05-16T09:45:00Z">
              <w:rPr>
                <w:rFonts w:ascii="Times New Roman" w:hAnsi="Times New Roman"/>
                <w:b/>
                <w:bCs/>
                <w:smallCaps/>
                <w:spacing w:val="5"/>
              </w:rPr>
            </w:rPrChange>
          </w:rPr>
          <w:t>be</w:t>
        </w:r>
        <w:proofErr w:type="gramEnd"/>
        <w:r w:rsidRPr="007B3518">
          <w:rPr>
            <w:rFonts w:ascii="Times New Roman" w:hAnsi="Times New Roman"/>
            <w:sz w:val="18"/>
            <w:szCs w:val="18"/>
            <w:rPrChange w:id="879" w:author="tharris" w:date="2011-05-16T09:45:00Z">
              <w:rPr>
                <w:rFonts w:ascii="Times New Roman" w:hAnsi="Times New Roman"/>
                <w:b/>
                <w:bCs/>
                <w:smallCaps/>
                <w:spacing w:val="5"/>
              </w:rPr>
            </w:rPrChange>
          </w:rPr>
          <w:t xml:space="preserve"> notified of the unearned portion well after the withdrawal took place.</w:t>
        </w:r>
      </w:ins>
    </w:p>
    <w:p w:rsidR="00743405" w:rsidRPr="00743405" w:rsidRDefault="007B3518" w:rsidP="00743405">
      <w:pPr>
        <w:rPr>
          <w:ins w:id="880" w:author="tharris" w:date="2011-05-16T09:44:00Z"/>
          <w:rFonts w:ascii="Times New Roman" w:hAnsi="Times New Roman"/>
          <w:sz w:val="18"/>
          <w:szCs w:val="18"/>
          <w:rPrChange w:id="881" w:author="tharris" w:date="2011-05-16T09:45:00Z">
            <w:rPr>
              <w:ins w:id="882" w:author="tharris" w:date="2011-05-16T09:44:00Z"/>
              <w:rFonts w:ascii="Times New Roman" w:hAnsi="Times New Roman"/>
            </w:rPr>
          </w:rPrChange>
        </w:rPr>
      </w:pPr>
      <w:ins w:id="883" w:author="tharris" w:date="2011-05-16T09:44:00Z">
        <w:r w:rsidRPr="007B3518">
          <w:rPr>
            <w:rFonts w:ascii="Times New Roman" w:hAnsi="Times New Roman"/>
            <w:sz w:val="18"/>
            <w:szCs w:val="18"/>
            <w:rPrChange w:id="884" w:author="tharris" w:date="2011-05-16T09:45:00Z">
              <w:rPr>
                <w:rFonts w:ascii="Times New Roman" w:hAnsi="Times New Roman"/>
                <w:b/>
                <w:bCs/>
                <w:smallCaps/>
                <w:spacing w:val="5"/>
              </w:rPr>
            </w:rPrChange>
          </w:rPr>
          <w:t xml:space="preserve">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 </w:t>
        </w:r>
      </w:ins>
    </w:p>
    <w:p w:rsidR="00743405" w:rsidRPr="00743405" w:rsidRDefault="007B3518" w:rsidP="00743405">
      <w:pPr>
        <w:rPr>
          <w:ins w:id="885" w:author="tharris" w:date="2011-05-16T09:44:00Z"/>
          <w:rFonts w:ascii="Times New Roman" w:hAnsi="Times New Roman"/>
          <w:sz w:val="18"/>
          <w:szCs w:val="18"/>
          <w:rPrChange w:id="886" w:author="tharris" w:date="2011-05-16T09:45:00Z">
            <w:rPr>
              <w:ins w:id="887" w:author="tharris" w:date="2011-05-16T09:44:00Z"/>
              <w:rFonts w:ascii="Times New Roman" w:hAnsi="Times New Roman"/>
            </w:rPr>
          </w:rPrChange>
        </w:rPr>
      </w:pPr>
      <w:ins w:id="888" w:author="tharris" w:date="2011-05-16T09:44:00Z">
        <w:r w:rsidRPr="007B3518">
          <w:rPr>
            <w:rFonts w:ascii="Times New Roman" w:hAnsi="Times New Roman"/>
            <w:sz w:val="18"/>
            <w:szCs w:val="18"/>
            <w:rPrChange w:id="889" w:author="tharris" w:date="2011-05-16T09:45:00Z">
              <w:rPr>
                <w:rFonts w:ascii="Times New Roman" w:hAnsi="Times New Roman"/>
                <w:b/>
                <w:bCs/>
                <w:smallCaps/>
                <w:spacing w:val="5"/>
              </w:rPr>
            </w:rPrChange>
          </w:rPr>
          <w:t xml:space="preserve">PLEASE NOTE: Students who completely withdraw from the University will be subject to </w:t>
        </w:r>
        <w:smartTag w:uri="urn:schemas-microsoft-com:office:smarttags" w:element="PersonName">
          <w:r w:rsidRPr="007B3518">
            <w:rPr>
              <w:rFonts w:ascii="Times New Roman" w:hAnsi="Times New Roman"/>
              <w:sz w:val="18"/>
              <w:szCs w:val="18"/>
              <w:rPrChange w:id="890" w:author="tharris" w:date="2011-05-16T09:45:00Z">
                <w:rPr>
                  <w:rFonts w:ascii="Times New Roman" w:hAnsi="Times New Roman"/>
                  <w:b/>
                  <w:bCs/>
                  <w:smallCaps/>
                  <w:spacing w:val="5"/>
                </w:rPr>
              </w:rPrChange>
            </w:rPr>
            <w:t>Financial Aid</w:t>
          </w:r>
        </w:smartTag>
        <w:r w:rsidRPr="007B3518">
          <w:rPr>
            <w:rFonts w:ascii="Times New Roman" w:hAnsi="Times New Roman"/>
            <w:sz w:val="18"/>
            <w:szCs w:val="18"/>
            <w:rPrChange w:id="891" w:author="tharris" w:date="2011-05-16T09:45:00Z">
              <w:rPr>
                <w:rFonts w:ascii="Times New Roman" w:hAnsi="Times New Roman"/>
                <w:b/>
                <w:bCs/>
                <w:smallCaps/>
                <w:spacing w:val="5"/>
              </w:rPr>
            </w:rPrChange>
          </w:rPr>
          <w:t xml:space="preserve"> Satisfactory Academic Progress (SAP) Guidelines. Please visit the SAP guidelines that refer to Minimum Percentage of Credit Hours Completion at www.asurams.edu.</w:t>
        </w:r>
      </w:ins>
    </w:p>
    <w:p w:rsidR="00924DC4" w:rsidDel="00743405" w:rsidRDefault="00924DC4" w:rsidP="00924DC4">
      <w:pPr>
        <w:widowControl w:val="0"/>
        <w:autoSpaceDE w:val="0"/>
        <w:autoSpaceDN w:val="0"/>
        <w:adjustRightInd w:val="0"/>
        <w:spacing w:after="0" w:line="250" w:lineRule="auto"/>
        <w:ind w:left="120" w:right="991"/>
        <w:jc w:val="both"/>
        <w:rPr>
          <w:del w:id="892" w:author="tharris" w:date="2011-05-16T09:41:00Z"/>
          <w:rFonts w:ascii="Times New Roman" w:hAnsi="Times New Roman"/>
          <w:color w:val="000000"/>
          <w:sz w:val="18"/>
          <w:szCs w:val="18"/>
        </w:rPr>
      </w:pPr>
      <w:del w:id="893" w:author="tharris" w:date="2011-05-16T09:41:00Z">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cite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sectio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484</w:delText>
        </w:r>
        <w:r w:rsidDel="00743405">
          <w:rPr>
            <w:rFonts w:ascii="Times New Roman" w:hAnsi="Times New Roman"/>
            <w:color w:val="191919"/>
            <w:sz w:val="18"/>
            <w:szCs w:val="18"/>
          </w:rPr>
          <w:delText>B</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Highe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Reauthorizatio</w:delText>
        </w:r>
        <w:r w:rsidDel="00743405">
          <w:rPr>
            <w:rFonts w:ascii="Times New Roman" w:hAnsi="Times New Roman"/>
            <w:color w:val="191919"/>
            <w:sz w:val="18"/>
            <w:szCs w:val="18"/>
          </w:rPr>
          <w:delText>n</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Ac</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199</w:delText>
        </w:r>
        <w:r w:rsidDel="00743405">
          <w:rPr>
            <w:rFonts w:ascii="Times New Roman" w:hAnsi="Times New Roman"/>
            <w:color w:val="191919"/>
            <w:sz w:val="18"/>
            <w:szCs w:val="18"/>
          </w:rPr>
          <w:delText>8</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(1965</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sectio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668.2</w:delText>
        </w:r>
        <w:r w:rsidDel="00743405">
          <w:rPr>
            <w:rFonts w:ascii="Times New Roman" w:hAnsi="Times New Roman"/>
            <w:color w:val="191919"/>
            <w:sz w:val="18"/>
            <w:szCs w:val="18"/>
          </w:rPr>
          <w:delText>2</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Registe</w:delText>
        </w:r>
        <w:r w:rsidDel="00743405">
          <w:rPr>
            <w:rFonts w:ascii="Times New Roman" w:hAnsi="Times New Roman"/>
            <w:color w:val="191919"/>
            <w:spacing w:val="-9"/>
            <w:sz w:val="18"/>
            <w:szCs w:val="18"/>
          </w:rPr>
          <w:delText>r</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w:delText>
        </w:r>
        <w:r w:rsidDel="00743405">
          <w:rPr>
            <w:rFonts w:ascii="Times New Roman" w:hAnsi="Times New Roman"/>
            <w:color w:val="191919"/>
            <w:spacing w:val="-3"/>
            <w:sz w:val="18"/>
            <w:szCs w:val="18"/>
          </w:rPr>
          <w:delText>e</w:delText>
        </w:r>
        <w:r w:rsidDel="00743405">
          <w:rPr>
            <w:rFonts w:ascii="Times New Roman" w:hAnsi="Times New Roman"/>
            <w:color w:val="191919"/>
            <w:spacing w:val="-2"/>
            <w:sz w:val="18"/>
            <w:szCs w:val="18"/>
          </w:rPr>
          <w:delText>nt</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 xml:space="preserve">receive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2"/>
            <w:sz w:val="18"/>
            <w:szCs w:val="18"/>
          </w:rPr>
          <w:delText xml:space="preserve"> an</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beginnin</w:delText>
        </w:r>
        <w:r w:rsidDel="00743405">
          <w:rPr>
            <w:rFonts w:ascii="Times New Roman" w:hAnsi="Times New Roman"/>
            <w:color w:val="191919"/>
            <w:sz w:val="18"/>
            <w:szCs w:val="18"/>
          </w:rPr>
          <w:delText>g</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attendance</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ass</w:delText>
        </w:r>
        <w:r w:rsidDel="00743405">
          <w:rPr>
            <w:rFonts w:ascii="Times New Roman" w:hAnsi="Times New Roman"/>
            <w:color w:val="191919"/>
            <w:spacing w:val="-3"/>
            <w:sz w:val="18"/>
            <w:szCs w:val="18"/>
          </w:rPr>
          <w:delText>i</w:delText>
        </w:r>
        <w:r w:rsidDel="00743405">
          <w:rPr>
            <w:rFonts w:ascii="Times New Roman" w:hAnsi="Times New Roman"/>
            <w:color w:val="191919"/>
            <w:spacing w:val="-2"/>
            <w:sz w:val="18"/>
            <w:szCs w:val="18"/>
          </w:rPr>
          <w:delText>stanc</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by 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determined</w:delText>
        </w:r>
        <w:r w:rsidDel="00743405">
          <w:rPr>
            <w:rFonts w:ascii="Times New Roman" w:hAnsi="Times New Roman"/>
            <w:color w:val="191919"/>
            <w:sz w:val="18"/>
            <w:szCs w:val="18"/>
          </w:rPr>
          <w:delText>,</w:delText>
        </w:r>
        <w:r w:rsidDel="00743405">
          <w:rPr>
            <w:rFonts w:ascii="Times New Roman" w:hAnsi="Times New Roman"/>
            <w:color w:val="191919"/>
            <w:spacing w:val="-2"/>
            <w:sz w:val="18"/>
            <w:szCs w:val="18"/>
          </w:rPr>
          <w:delText xml:space="preserve"> an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necessar</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calculate</w:delText>
        </w:r>
        <w:r w:rsidDel="00743405">
          <w:rPr>
            <w:rFonts w:ascii="Times New Roman" w:hAnsi="Times New Roman"/>
            <w:color w:val="191919"/>
            <w:sz w:val="18"/>
            <w:szCs w:val="18"/>
          </w:rPr>
          <w:delText>d</w:delText>
        </w:r>
        <w:r w:rsidDel="00743405">
          <w:rPr>
            <w:rFonts w:ascii="Times New Roman" w:hAnsi="Times New Roman"/>
            <w:color w:val="191919"/>
            <w:spacing w:val="-2"/>
            <w:sz w:val="18"/>
            <w:szCs w:val="18"/>
          </w:rPr>
          <w:delText xml:space="preserve"> unearne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portion</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2"/>
            <w:sz w:val="18"/>
            <w:szCs w:val="18"/>
          </w:rPr>
          <w:delText xml:space="preserve"> 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0"/>
            <w:sz w:val="18"/>
            <w:szCs w:val="18"/>
          </w:rPr>
          <w:delText>Y</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u</w:delText>
        </w:r>
        <w:r w:rsidDel="00743405">
          <w:rPr>
            <w:rFonts w:ascii="Times New Roman" w:hAnsi="Times New Roman"/>
            <w:color w:val="191919"/>
            <w:spacing w:val="-3"/>
            <w:sz w:val="18"/>
            <w:szCs w:val="18"/>
          </w:rPr>
          <w:delText xml:space="preserve"> m</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als</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sub- jec</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University</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Satisfactor</w:delText>
        </w:r>
        <w:r w:rsidDel="00743405">
          <w:rPr>
            <w:rFonts w:ascii="Times New Roman" w:hAnsi="Times New Roman"/>
            <w:color w:val="191919"/>
            <w:sz w:val="18"/>
            <w:szCs w:val="18"/>
          </w:rPr>
          <w:delText>y</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Progres</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guidelines.</w:delText>
        </w:r>
      </w:del>
    </w:p>
    <w:p w:rsidR="00924DC4" w:rsidDel="00743405" w:rsidRDefault="00924DC4" w:rsidP="00924DC4">
      <w:pPr>
        <w:widowControl w:val="0"/>
        <w:autoSpaceDE w:val="0"/>
        <w:autoSpaceDN w:val="0"/>
        <w:adjustRightInd w:val="0"/>
        <w:spacing w:before="16" w:after="0" w:line="200" w:lineRule="exact"/>
        <w:rPr>
          <w:del w:id="894"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20" w:right="8729"/>
        <w:jc w:val="both"/>
        <w:rPr>
          <w:del w:id="895" w:author="tharris" w:date="2011-05-16T09:41:00Z"/>
          <w:rFonts w:ascii="Times New Roman" w:hAnsi="Times New Roman"/>
          <w:color w:val="000000"/>
          <w:sz w:val="18"/>
          <w:szCs w:val="18"/>
        </w:rPr>
      </w:pPr>
      <w:del w:id="896" w:author="tharris" w:date="2011-05-16T09:41:00Z">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include:</w:delText>
        </w:r>
      </w:del>
    </w:p>
    <w:p w:rsidR="00924DC4" w:rsidDel="00743405" w:rsidRDefault="00924DC4" w:rsidP="00924DC4">
      <w:pPr>
        <w:widowControl w:val="0"/>
        <w:autoSpaceDE w:val="0"/>
        <w:autoSpaceDN w:val="0"/>
        <w:adjustRightInd w:val="0"/>
        <w:spacing w:before="9" w:after="0" w:line="140" w:lineRule="exact"/>
        <w:rPr>
          <w:del w:id="897" w:author="tharris" w:date="2011-05-16T09:41:00Z"/>
          <w:rFonts w:ascii="Times New Roman" w:hAnsi="Times New Roman"/>
          <w:color w:val="000000"/>
          <w:sz w:val="14"/>
          <w:szCs w:val="14"/>
        </w:rPr>
      </w:pPr>
    </w:p>
    <w:p w:rsidR="00924DC4" w:rsidDel="00743405" w:rsidRDefault="00924DC4" w:rsidP="00924DC4">
      <w:pPr>
        <w:widowControl w:val="0"/>
        <w:autoSpaceDE w:val="0"/>
        <w:autoSpaceDN w:val="0"/>
        <w:adjustRightInd w:val="0"/>
        <w:spacing w:before="9" w:after="0" w:line="140" w:lineRule="exact"/>
        <w:rPr>
          <w:del w:id="898" w:author="tharris" w:date="2011-05-16T09:41:00Z"/>
          <w:rFonts w:ascii="Times New Roman" w:hAnsi="Times New Roman"/>
          <w:color w:val="000000"/>
          <w:sz w:val="14"/>
          <w:szCs w:val="14"/>
        </w:rPr>
        <w:sectPr w:rsidR="00924DC4" w:rsidDel="00743405">
          <w:pgSz w:w="12240" w:h="15840"/>
          <w:pgMar w:top="420" w:right="420" w:bottom="280" w:left="600" w:header="720" w:footer="720" w:gutter="0"/>
          <w:cols w:space="720" w:equalWidth="0">
            <w:col w:w="11220"/>
          </w:cols>
          <w:noEndnote/>
        </w:sectPr>
      </w:pPr>
    </w:p>
    <w:p w:rsidR="00924DC4" w:rsidDel="00743405" w:rsidRDefault="00924DC4" w:rsidP="00924DC4">
      <w:pPr>
        <w:widowControl w:val="0"/>
        <w:autoSpaceDE w:val="0"/>
        <w:autoSpaceDN w:val="0"/>
        <w:adjustRightInd w:val="0"/>
        <w:spacing w:before="30" w:after="0" w:line="240" w:lineRule="auto"/>
        <w:ind w:left="120"/>
        <w:rPr>
          <w:del w:id="899" w:author="tharris" w:date="2011-05-16T09:41:00Z"/>
          <w:rFonts w:ascii="Times New Roman" w:hAnsi="Times New Roman"/>
          <w:color w:val="000000"/>
          <w:sz w:val="18"/>
          <w:szCs w:val="18"/>
        </w:rPr>
      </w:pPr>
      <w:del w:id="900" w:author="tharris" w:date="2011-05-16T09:41:00Z">
        <w:r w:rsidDel="00743405">
          <w:rPr>
            <w:rFonts w:ascii="Times New Roman" w:hAnsi="Times New Roman"/>
            <w:color w:val="191919"/>
            <w:spacing w:val="-2"/>
            <w:sz w:val="18"/>
            <w:szCs w:val="18"/>
          </w:rPr>
          <w:lastRenderedPageBreak/>
          <w:delText>1</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Pel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1" w:author="tharris" w:date="2011-05-16T09:41:00Z"/>
          <w:rFonts w:ascii="Times New Roman" w:hAnsi="Times New Roman"/>
          <w:color w:val="000000"/>
          <w:sz w:val="18"/>
          <w:szCs w:val="18"/>
        </w:rPr>
      </w:pPr>
      <w:del w:id="902" w:author="tharris" w:date="2011-05-16T09:41:00Z">
        <w:r w:rsidDel="00743405">
          <w:rPr>
            <w:rFonts w:ascii="Times New Roman" w:hAnsi="Times New Roman"/>
            <w:color w:val="191919"/>
            <w:spacing w:val="-2"/>
            <w:sz w:val="18"/>
            <w:szCs w:val="18"/>
          </w:rPr>
          <w:delText>2</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Competitivenes</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3" w:author="tharris" w:date="2011-05-16T09:41:00Z"/>
          <w:rFonts w:ascii="Times New Roman" w:hAnsi="Times New Roman"/>
          <w:color w:val="000000"/>
          <w:sz w:val="18"/>
          <w:szCs w:val="18"/>
        </w:rPr>
      </w:pPr>
      <w:del w:id="904" w:author="tharris" w:date="2011-05-16T09:41:00Z">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Nationa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SMA</w:delText>
        </w:r>
        <w:r w:rsidDel="00743405">
          <w:rPr>
            <w:rFonts w:ascii="Times New Roman" w:hAnsi="Times New Roman"/>
            <w:color w:val="191919"/>
            <w:spacing w:val="-13"/>
            <w:sz w:val="18"/>
            <w:szCs w:val="18"/>
          </w:rPr>
          <w:delText>R</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ight="-47"/>
        <w:rPr>
          <w:del w:id="905" w:author="tharris" w:date="2011-05-16T09:41:00Z"/>
          <w:rFonts w:ascii="Times New Roman" w:hAnsi="Times New Roman"/>
          <w:color w:val="000000"/>
          <w:sz w:val="18"/>
          <w:szCs w:val="18"/>
        </w:rPr>
      </w:pPr>
      <w:del w:id="906" w:author="tharris" w:date="2011-05-16T09:41:00Z">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Supplementa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Opportunit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20"/>
        <w:rPr>
          <w:del w:id="907" w:author="tharris" w:date="2011-05-16T09:41:00Z"/>
          <w:rFonts w:ascii="Times New Roman" w:hAnsi="Times New Roman"/>
          <w:color w:val="000000"/>
          <w:sz w:val="18"/>
          <w:szCs w:val="18"/>
        </w:rPr>
      </w:pPr>
      <w:del w:id="908" w:author="tharris" w:date="2011-05-16T09:41:00Z">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30" w:after="0" w:line="240" w:lineRule="auto"/>
        <w:rPr>
          <w:del w:id="909" w:author="tharris" w:date="2011-05-16T09:41:00Z"/>
          <w:rFonts w:ascii="Times New Roman" w:hAnsi="Times New Roman"/>
          <w:color w:val="000000"/>
          <w:sz w:val="18"/>
          <w:szCs w:val="18"/>
        </w:rPr>
      </w:pPr>
      <w:del w:id="910" w:author="tharris" w:date="2011-05-16T09:41:00Z">
        <w:r w:rsidDel="00743405">
          <w:rPr>
            <w:rFonts w:ascii="Times New Roman" w:hAnsi="Times New Roman"/>
            <w:color w:val="000000"/>
            <w:sz w:val="18"/>
            <w:szCs w:val="18"/>
          </w:rPr>
          <w:br w:type="column"/>
        </w:r>
        <w:r w:rsidDel="00743405">
          <w:rPr>
            <w:rFonts w:ascii="Times New Roman" w:hAnsi="Times New Roman"/>
            <w:color w:val="191919"/>
            <w:spacing w:val="-2"/>
            <w:sz w:val="18"/>
            <w:szCs w:val="18"/>
          </w:rPr>
          <w:lastRenderedPageBreak/>
          <w:delText>6</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9" w:after="0" w:line="240" w:lineRule="auto"/>
        <w:rPr>
          <w:del w:id="911" w:author="tharris" w:date="2011-05-16T09:41:00Z"/>
          <w:rFonts w:ascii="Times New Roman" w:hAnsi="Times New Roman"/>
          <w:color w:val="000000"/>
          <w:sz w:val="18"/>
          <w:szCs w:val="18"/>
        </w:rPr>
      </w:pPr>
      <w:del w:id="912" w:author="tharris" w:date="2011-05-16T09:41:00Z">
        <w:r w:rsidDel="00743405">
          <w:rPr>
            <w:rFonts w:ascii="Times New Roman" w:hAnsi="Times New Roman"/>
            <w:color w:val="191919"/>
            <w:spacing w:val="-2"/>
            <w:sz w:val="18"/>
            <w:szCs w:val="18"/>
          </w:rPr>
          <w:delText>7</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Perkin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Del="00743405" w:rsidRDefault="00924DC4" w:rsidP="00924DC4">
      <w:pPr>
        <w:widowControl w:val="0"/>
        <w:autoSpaceDE w:val="0"/>
        <w:autoSpaceDN w:val="0"/>
        <w:adjustRightInd w:val="0"/>
        <w:spacing w:before="9" w:after="0" w:line="240" w:lineRule="auto"/>
        <w:rPr>
          <w:del w:id="913" w:author="tharris" w:date="2011-05-16T09:41:00Z"/>
          <w:rFonts w:ascii="Times New Roman" w:hAnsi="Times New Roman"/>
          <w:color w:val="000000"/>
          <w:sz w:val="18"/>
          <w:szCs w:val="18"/>
        </w:rPr>
      </w:pPr>
      <w:del w:id="914" w:author="tharris" w:date="2011-05-16T09:41:00Z">
        <w:r w:rsidDel="00743405">
          <w:rPr>
            <w:rFonts w:ascii="Times New Roman" w:hAnsi="Times New Roman"/>
            <w:color w:val="191919"/>
            <w:spacing w:val="-2"/>
            <w:sz w:val="18"/>
            <w:szCs w:val="18"/>
          </w:rPr>
          <w:delText>8</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Plu</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(Graduat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del>
    </w:p>
    <w:p w:rsidR="00924DC4" w:rsidDel="00743405" w:rsidRDefault="00924DC4" w:rsidP="00924DC4">
      <w:pPr>
        <w:widowControl w:val="0"/>
        <w:autoSpaceDE w:val="0"/>
        <w:autoSpaceDN w:val="0"/>
        <w:adjustRightInd w:val="0"/>
        <w:spacing w:before="9" w:after="0" w:line="240" w:lineRule="auto"/>
        <w:rPr>
          <w:del w:id="915" w:author="tharris" w:date="2011-05-16T09:41:00Z"/>
          <w:rFonts w:ascii="Times New Roman" w:hAnsi="Times New Roman"/>
          <w:color w:val="000000"/>
          <w:sz w:val="18"/>
          <w:szCs w:val="18"/>
        </w:rPr>
      </w:pPr>
      <w:del w:id="916" w:author="tharris" w:date="2011-05-16T09:41:00Z">
        <w:r w:rsidDel="00743405">
          <w:rPr>
            <w:rFonts w:ascii="Times New Roman" w:hAnsi="Times New Roman"/>
            <w:color w:val="191919"/>
            <w:spacing w:val="-2"/>
            <w:sz w:val="18"/>
            <w:szCs w:val="18"/>
          </w:rPr>
          <w:delText>9</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Plu</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(Parent)</w:delText>
        </w:r>
      </w:del>
    </w:p>
    <w:p w:rsidR="00924DC4" w:rsidDel="00743405" w:rsidRDefault="00924DC4" w:rsidP="00924DC4">
      <w:pPr>
        <w:widowControl w:val="0"/>
        <w:autoSpaceDE w:val="0"/>
        <w:autoSpaceDN w:val="0"/>
        <w:adjustRightInd w:val="0"/>
        <w:spacing w:before="9" w:after="0" w:line="240" w:lineRule="auto"/>
        <w:rPr>
          <w:del w:id="917" w:author="tharris" w:date="2011-05-16T09:41:00Z"/>
          <w:rFonts w:ascii="Times New Roman" w:hAnsi="Times New Roman"/>
          <w:color w:val="000000"/>
          <w:sz w:val="18"/>
          <w:szCs w:val="18"/>
        </w:rPr>
        <w:sectPr w:rsidR="00924DC4" w:rsidDel="00743405">
          <w:type w:val="continuous"/>
          <w:pgSz w:w="12240" w:h="15840"/>
          <w:pgMar w:top="1480" w:right="420" w:bottom="280" w:left="600" w:header="720" w:footer="720" w:gutter="0"/>
          <w:cols w:num="2" w:space="720" w:equalWidth="0">
            <w:col w:w="3368" w:space="1912"/>
            <w:col w:w="5940"/>
          </w:cols>
          <w:noEndnote/>
        </w:sectPr>
      </w:pPr>
    </w:p>
    <w:p w:rsidR="00924DC4" w:rsidDel="00743405" w:rsidRDefault="00924DC4" w:rsidP="00924DC4">
      <w:pPr>
        <w:widowControl w:val="0"/>
        <w:autoSpaceDE w:val="0"/>
        <w:autoSpaceDN w:val="0"/>
        <w:adjustRightInd w:val="0"/>
        <w:spacing w:before="8" w:after="0" w:line="240" w:lineRule="exact"/>
        <w:rPr>
          <w:del w:id="918" w:author="tharris" w:date="2011-05-16T09:41:00Z"/>
          <w:rFonts w:ascii="Times New Roman" w:hAnsi="Times New Roman"/>
          <w:color w:val="000000"/>
          <w:sz w:val="24"/>
          <w:szCs w:val="24"/>
        </w:rPr>
      </w:pPr>
    </w:p>
    <w:p w:rsidR="00924DC4" w:rsidDel="00743405" w:rsidRDefault="00924DC4" w:rsidP="00924DC4">
      <w:pPr>
        <w:widowControl w:val="0"/>
        <w:autoSpaceDE w:val="0"/>
        <w:autoSpaceDN w:val="0"/>
        <w:adjustRightInd w:val="0"/>
        <w:spacing w:before="30" w:after="0" w:line="250" w:lineRule="auto"/>
        <w:ind w:left="120" w:right="992"/>
        <w:rPr>
          <w:del w:id="919" w:author="tharris" w:date="2011-05-16T09:41:00Z"/>
          <w:rFonts w:ascii="Times New Roman" w:hAnsi="Times New Roman"/>
          <w:color w:val="000000"/>
          <w:sz w:val="18"/>
          <w:szCs w:val="18"/>
        </w:rPr>
      </w:pPr>
      <w:del w:id="920" w:author="tharris" w:date="2011-05-16T09:41:00Z">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receiv</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“F</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Grade</w:delText>
        </w:r>
        <w:r w:rsidDel="00743405">
          <w:rPr>
            <w:rFonts w:ascii="Times New Roman" w:hAnsi="Times New Roman"/>
            <w:color w:val="191919"/>
            <w:sz w:val="18"/>
            <w:szCs w:val="18"/>
          </w:rPr>
          <w:delText>s</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ar</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determine</w:delText>
        </w:r>
        <w:r w:rsidDel="00743405">
          <w:rPr>
            <w:rFonts w:ascii="Times New Roman" w:hAnsi="Times New Roman"/>
            <w:color w:val="191919"/>
            <w:sz w:val="18"/>
            <w:szCs w:val="18"/>
          </w:rPr>
          <w:delText>d</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n</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20"/>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0"/>
            <w:sz w:val="18"/>
            <w:szCs w:val="18"/>
          </w:rPr>
          <w:delText xml:space="preserve"> </w:delText>
        </w:r>
        <w:r w:rsidDel="00743405">
          <w:rPr>
            <w:rFonts w:ascii="Times New Roman" w:hAnsi="Times New Roman"/>
            <w:color w:val="191919"/>
            <w:spacing w:val="-2"/>
            <w:sz w:val="18"/>
            <w:szCs w:val="18"/>
          </w:rPr>
          <w:delText>with- draw</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completin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9"/>
            <w:sz w:val="18"/>
            <w:szCs w:val="18"/>
          </w:rPr>
          <w:delText>W</w:delText>
        </w:r>
        <w:r w:rsidDel="00743405">
          <w:rPr>
            <w:rFonts w:ascii="Times New Roman" w:hAnsi="Times New Roman"/>
            <w:color w:val="191919"/>
            <w:spacing w:val="-2"/>
            <w:sz w:val="18"/>
            <w:szCs w:val="18"/>
          </w:rPr>
          <w:delText>ithdrawa</w:delText>
        </w:r>
        <w:r w:rsidDel="00743405">
          <w:rPr>
            <w:rFonts w:ascii="Times New Roman" w:hAnsi="Times New Roman"/>
            <w:color w:val="191919"/>
            <w:sz w:val="18"/>
            <w:szCs w:val="18"/>
          </w:rPr>
          <w:delText>l</w:delText>
        </w:r>
        <w:r w:rsidDel="00743405">
          <w:rPr>
            <w:rFonts w:ascii="Times New Roman" w:hAnsi="Times New Roman"/>
            <w:color w:val="191919"/>
            <w:spacing w:val="-13"/>
            <w:sz w:val="18"/>
            <w:szCs w:val="18"/>
          </w:rPr>
          <w:delText xml:space="preserve"> </w:delText>
        </w:r>
        <w:r w:rsidDel="00743405">
          <w:rPr>
            <w:rFonts w:ascii="Times New Roman" w:hAnsi="Times New Roman"/>
            <w:color w:val="191919"/>
            <w:spacing w:val="-2"/>
            <w:sz w:val="18"/>
            <w:szCs w:val="18"/>
          </w:rPr>
          <w:delText>Applicatio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whic</w:delText>
        </w:r>
        <w:r w:rsidDel="00743405">
          <w:rPr>
            <w:rFonts w:ascii="Times New Roman" w:hAnsi="Times New Roman"/>
            <w:color w:val="191919"/>
            <w:sz w:val="18"/>
            <w:szCs w:val="18"/>
          </w:rPr>
          <w:delText>h</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processe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Registra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fice.</w:delText>
        </w:r>
      </w:del>
    </w:p>
    <w:p w:rsidR="00924DC4" w:rsidDel="00743405" w:rsidRDefault="00924DC4" w:rsidP="00924DC4">
      <w:pPr>
        <w:widowControl w:val="0"/>
        <w:autoSpaceDE w:val="0"/>
        <w:autoSpaceDN w:val="0"/>
        <w:adjustRightInd w:val="0"/>
        <w:spacing w:before="16" w:after="0" w:line="200" w:lineRule="exact"/>
        <w:rPr>
          <w:del w:id="921"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20" w:right="991" w:firstLine="180"/>
        <w:jc w:val="both"/>
        <w:rPr>
          <w:del w:id="922" w:author="tharris" w:date="2011-05-16T09:41:00Z"/>
          <w:rFonts w:ascii="Times New Roman" w:hAnsi="Times New Roman"/>
          <w:color w:val="000000"/>
          <w:sz w:val="18"/>
          <w:szCs w:val="18"/>
        </w:rPr>
      </w:pPr>
      <w:del w:id="923"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(Return</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regulation</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dictat</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refun</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polic</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Instead</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require</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determin</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the earne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cease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attendanc</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pacing w:val="-4"/>
            <w:sz w:val="18"/>
            <w:szCs w:val="18"/>
          </w:rPr>
          <w:delText>i</w:delText>
        </w:r>
        <w:r w:rsidDel="00743405">
          <w:rPr>
            <w:rFonts w:ascii="Times New Roman" w:hAnsi="Times New Roman"/>
            <w:color w:val="191919"/>
            <w:spacing w:val="-2"/>
            <w:sz w:val="18"/>
            <w:szCs w:val="18"/>
          </w:rPr>
          <w:delText>m</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2"/>
            <w:sz w:val="18"/>
            <w:szCs w:val="18"/>
          </w:rPr>
          <w:delText>spent 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attendance.</w:delText>
        </w:r>
      </w:del>
    </w:p>
    <w:p w:rsidR="00924DC4" w:rsidDel="00743405" w:rsidRDefault="00924DC4" w:rsidP="00924DC4">
      <w:pPr>
        <w:widowControl w:val="0"/>
        <w:autoSpaceDE w:val="0"/>
        <w:autoSpaceDN w:val="0"/>
        <w:adjustRightInd w:val="0"/>
        <w:spacing w:after="0" w:line="200" w:lineRule="exact"/>
        <w:rPr>
          <w:del w:id="924"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925"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926"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before="16" w:after="0" w:line="260" w:lineRule="exact"/>
        <w:rPr>
          <w:del w:id="927" w:author="tharris" w:date="2011-05-16T09:41:00Z"/>
          <w:rFonts w:ascii="Times New Roman" w:hAnsi="Times New Roman"/>
          <w:color w:val="000000"/>
          <w:sz w:val="26"/>
          <w:szCs w:val="26"/>
        </w:rPr>
      </w:pPr>
    </w:p>
    <w:p w:rsidR="00924DC4" w:rsidDel="00743405" w:rsidRDefault="00924DC4" w:rsidP="00924DC4">
      <w:pPr>
        <w:widowControl w:val="0"/>
        <w:autoSpaceDE w:val="0"/>
        <w:autoSpaceDN w:val="0"/>
        <w:adjustRightInd w:val="0"/>
        <w:spacing w:before="16" w:after="0" w:line="260" w:lineRule="exact"/>
        <w:rPr>
          <w:del w:id="928" w:author="tharris" w:date="2011-05-16T09:41:00Z"/>
          <w:rFonts w:ascii="Times New Roman" w:hAnsi="Times New Roman"/>
          <w:color w:val="000000"/>
          <w:sz w:val="26"/>
          <w:szCs w:val="26"/>
        </w:rPr>
        <w:sectPr w:rsidR="00924DC4" w:rsidDel="00743405">
          <w:type w:val="continuous"/>
          <w:pgSz w:w="12240" w:h="15840"/>
          <w:pgMar w:top="1480" w:right="420" w:bottom="280" w:left="600" w:header="720" w:footer="720" w:gutter="0"/>
          <w:cols w:space="720" w:equalWidth="0">
            <w:col w:w="11220"/>
          </w:cols>
          <w:noEndnote/>
        </w:sectPr>
      </w:pPr>
    </w:p>
    <w:p w:rsidR="00924DC4" w:rsidDel="00743405" w:rsidRDefault="00924DC4" w:rsidP="00924DC4">
      <w:pPr>
        <w:widowControl w:val="0"/>
        <w:autoSpaceDE w:val="0"/>
        <w:autoSpaceDN w:val="0"/>
        <w:adjustRightInd w:val="0"/>
        <w:spacing w:before="3" w:after="0" w:line="220" w:lineRule="exact"/>
        <w:rPr>
          <w:del w:id="929" w:author="tharris" w:date="2011-05-16T09:41:00Z"/>
          <w:rFonts w:ascii="Times New Roman" w:hAnsi="Times New Roman"/>
          <w:color w:val="000000"/>
        </w:rPr>
      </w:pPr>
    </w:p>
    <w:p w:rsidR="00924DC4" w:rsidDel="00743405" w:rsidRDefault="00924DC4" w:rsidP="00924DC4">
      <w:pPr>
        <w:widowControl w:val="0"/>
        <w:autoSpaceDE w:val="0"/>
        <w:autoSpaceDN w:val="0"/>
        <w:adjustRightInd w:val="0"/>
        <w:spacing w:after="0" w:line="117" w:lineRule="exact"/>
        <w:jc w:val="right"/>
        <w:rPr>
          <w:del w:id="930" w:author="tharris" w:date="2011-05-16T09:41:00Z"/>
          <w:rFonts w:ascii="Tahoma" w:hAnsi="Tahoma" w:cs="Tahoma"/>
          <w:color w:val="000000"/>
          <w:sz w:val="10"/>
          <w:szCs w:val="10"/>
        </w:rPr>
      </w:pPr>
      <w:del w:id="931" w:author="tharris" w:date="2011-05-16T09:41:00Z">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otal</w:delText>
        </w:r>
      </w:del>
    </w:p>
    <w:p w:rsidR="00924DC4" w:rsidDel="00743405" w:rsidRDefault="00924DC4" w:rsidP="00924DC4">
      <w:pPr>
        <w:widowControl w:val="0"/>
        <w:autoSpaceDE w:val="0"/>
        <w:autoSpaceDN w:val="0"/>
        <w:adjustRightInd w:val="0"/>
        <w:spacing w:before="43" w:after="0" w:line="240" w:lineRule="auto"/>
        <w:ind w:left="895"/>
        <w:rPr>
          <w:del w:id="932" w:author="tharris" w:date="2011-05-16T09:41:00Z"/>
          <w:rFonts w:ascii="Tahoma" w:hAnsi="Tahoma" w:cs="Tahoma"/>
          <w:color w:val="000000"/>
          <w:sz w:val="10"/>
          <w:szCs w:val="10"/>
        </w:rPr>
      </w:pPr>
      <w:del w:id="933" w:author="tharris" w:date="2011-05-16T09:41:00Z">
        <w:r w:rsidDel="00743405">
          <w:rPr>
            <w:rFonts w:ascii="Tahoma" w:hAnsi="Tahoma" w:cs="Tahoma"/>
            <w:color w:val="000000"/>
            <w:sz w:val="10"/>
            <w:szCs w:val="10"/>
          </w:rPr>
          <w:br w:type="column"/>
        </w:r>
        <w:r w:rsidDel="00743405">
          <w:rPr>
            <w:rFonts w:ascii="Tahoma" w:hAnsi="Tahoma" w:cs="Tahoma"/>
            <w:color w:val="191919"/>
            <w:spacing w:val="-10"/>
            <w:sz w:val="10"/>
            <w:szCs w:val="10"/>
          </w:rPr>
          <w:lastRenderedPageBreak/>
          <w:delText>T</w:delText>
        </w:r>
        <w:r w:rsidDel="00743405">
          <w:rPr>
            <w:rFonts w:ascii="Tahoma" w:hAnsi="Tahoma" w:cs="Tahoma"/>
            <w:color w:val="191919"/>
            <w:sz w:val="10"/>
            <w:szCs w:val="10"/>
          </w:rPr>
          <w:delText>otal</w:delText>
        </w:r>
      </w:del>
    </w:p>
    <w:p w:rsidR="00924DC4" w:rsidDel="00743405" w:rsidRDefault="00924DC4" w:rsidP="00924DC4">
      <w:pPr>
        <w:widowControl w:val="0"/>
        <w:autoSpaceDE w:val="0"/>
        <w:autoSpaceDN w:val="0"/>
        <w:adjustRightInd w:val="0"/>
        <w:spacing w:before="59" w:after="0" w:line="117" w:lineRule="exact"/>
        <w:rPr>
          <w:del w:id="934" w:author="tharris" w:date="2011-05-16T09:41:00Z"/>
          <w:rFonts w:ascii="Tahoma" w:hAnsi="Tahoma" w:cs="Tahoma"/>
          <w:color w:val="000000"/>
          <w:sz w:val="10"/>
          <w:szCs w:val="10"/>
        </w:rPr>
      </w:pPr>
      <w:del w:id="935" w:author="tharris" w:date="2011-05-16T09:41:00Z">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 xml:space="preserve">otal  </w:delText>
        </w:r>
        <w:r w:rsidDel="00743405">
          <w:rPr>
            <w:rFonts w:ascii="Tahoma" w:hAnsi="Tahoma" w:cs="Tahoma"/>
            <w:color w:val="191919"/>
            <w:spacing w:val="-2"/>
            <w:position w:val="-1"/>
            <w:sz w:val="10"/>
            <w:szCs w:val="10"/>
          </w:rPr>
          <w:delText>F</w:delText>
        </w:r>
        <w:r w:rsidDel="00743405">
          <w:rPr>
            <w:rFonts w:ascii="Tahoma" w:hAnsi="Tahoma" w:cs="Tahoma"/>
            <w:color w:val="191919"/>
            <w:position w:val="-1"/>
            <w:sz w:val="10"/>
            <w:szCs w:val="10"/>
          </w:rPr>
          <w:delText xml:space="preserve">ees GA  </w:delText>
        </w:r>
        <w:r w:rsidDel="00743405">
          <w:rPr>
            <w:rFonts w:ascii="Tahoma" w:hAnsi="Tahoma" w:cs="Tahoma"/>
            <w:color w:val="191919"/>
            <w:spacing w:val="4"/>
            <w:position w:val="-1"/>
            <w:sz w:val="10"/>
            <w:szCs w:val="10"/>
          </w:rPr>
          <w:delText xml:space="preserve"> </w:delText>
        </w:r>
        <w:r w:rsidDel="00743405">
          <w:rPr>
            <w:rFonts w:ascii="Tahoma" w:hAnsi="Tahoma" w:cs="Tahoma"/>
            <w:color w:val="191919"/>
            <w:spacing w:val="-2"/>
            <w:position w:val="-1"/>
            <w:sz w:val="10"/>
            <w:szCs w:val="10"/>
          </w:rPr>
          <w:delText>F</w:delText>
        </w:r>
        <w:r w:rsidDel="00743405">
          <w:rPr>
            <w:rFonts w:ascii="Tahoma" w:hAnsi="Tahoma" w:cs="Tahoma"/>
            <w:color w:val="191919"/>
            <w:position w:val="-1"/>
            <w:sz w:val="10"/>
            <w:szCs w:val="10"/>
          </w:rPr>
          <w:delText>eesOu</w:delText>
        </w:r>
        <w:r w:rsidDel="00743405">
          <w:rPr>
            <w:rFonts w:ascii="Tahoma" w:hAnsi="Tahoma" w:cs="Tahoma"/>
            <w:color w:val="191919"/>
            <w:spacing w:val="-2"/>
            <w:position w:val="-1"/>
            <w:sz w:val="10"/>
            <w:szCs w:val="10"/>
          </w:rPr>
          <w:delText>t</w:delText>
        </w:r>
        <w:r w:rsidDel="00743405">
          <w:rPr>
            <w:rFonts w:ascii="Tahoma" w:hAnsi="Tahoma" w:cs="Tahoma"/>
            <w:color w:val="191919"/>
            <w:position w:val="-1"/>
            <w:sz w:val="10"/>
            <w:szCs w:val="10"/>
          </w:rPr>
          <w:delText>-o</w:delText>
        </w:r>
        <w:r w:rsidDel="00743405">
          <w:rPr>
            <w:rFonts w:ascii="Tahoma" w:hAnsi="Tahoma" w:cs="Tahoma"/>
            <w:color w:val="191919"/>
            <w:spacing w:val="-3"/>
            <w:position w:val="-1"/>
            <w:sz w:val="10"/>
            <w:szCs w:val="10"/>
          </w:rPr>
          <w:delText>f</w:delText>
        </w:r>
        <w:r w:rsidDel="00743405">
          <w:rPr>
            <w:rFonts w:ascii="Tahoma" w:hAnsi="Tahoma" w:cs="Tahoma"/>
            <w:color w:val="191919"/>
            <w:position w:val="-1"/>
            <w:sz w:val="10"/>
            <w:szCs w:val="10"/>
          </w:rPr>
          <w:delText>-</w:delText>
        </w:r>
      </w:del>
    </w:p>
    <w:p w:rsidR="00924DC4" w:rsidDel="00743405" w:rsidRDefault="00924DC4" w:rsidP="00924DC4">
      <w:pPr>
        <w:widowControl w:val="0"/>
        <w:autoSpaceDE w:val="0"/>
        <w:autoSpaceDN w:val="0"/>
        <w:adjustRightInd w:val="0"/>
        <w:spacing w:before="59" w:after="0" w:line="117" w:lineRule="exact"/>
        <w:rPr>
          <w:del w:id="936"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2" w:space="720" w:equalWidth="0">
            <w:col w:w="7264" w:space="232"/>
            <w:col w:w="3724"/>
          </w:cols>
          <w:noEndnote/>
        </w:sectPr>
      </w:pPr>
    </w:p>
    <w:p w:rsidR="00924DC4" w:rsidDel="00743405" w:rsidRDefault="00924DC4" w:rsidP="00924DC4">
      <w:pPr>
        <w:widowControl w:val="0"/>
        <w:autoSpaceDE w:val="0"/>
        <w:autoSpaceDN w:val="0"/>
        <w:adjustRightInd w:val="0"/>
        <w:spacing w:after="0" w:line="200" w:lineRule="exact"/>
        <w:rPr>
          <w:del w:id="937"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after="0" w:line="200" w:lineRule="exact"/>
        <w:rPr>
          <w:del w:id="938"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before="3" w:after="0" w:line="200" w:lineRule="exact"/>
        <w:rPr>
          <w:del w:id="939" w:author="tharris" w:date="2011-05-16T09:41:00Z"/>
          <w:rFonts w:ascii="Tahoma" w:hAnsi="Tahoma" w:cs="Tahoma"/>
          <w:color w:val="000000"/>
          <w:sz w:val="20"/>
          <w:szCs w:val="20"/>
        </w:rPr>
      </w:pPr>
    </w:p>
    <w:p w:rsidR="00924DC4" w:rsidDel="00743405" w:rsidRDefault="00924DC4" w:rsidP="00924DC4">
      <w:pPr>
        <w:widowControl w:val="0"/>
        <w:autoSpaceDE w:val="0"/>
        <w:autoSpaceDN w:val="0"/>
        <w:adjustRightInd w:val="0"/>
        <w:spacing w:after="0" w:line="117" w:lineRule="exact"/>
        <w:ind w:left="221" w:right="-35"/>
        <w:rPr>
          <w:del w:id="940" w:author="tharris" w:date="2011-05-16T09:41:00Z"/>
          <w:rFonts w:ascii="Tahoma" w:hAnsi="Tahoma" w:cs="Tahoma"/>
          <w:color w:val="000000"/>
          <w:sz w:val="10"/>
          <w:szCs w:val="10"/>
        </w:rPr>
      </w:pPr>
      <w:del w:id="941" w:author="tharris" w:date="2011-05-16T09:41:00Z">
        <w:r w:rsidDel="00743405">
          <w:rPr>
            <w:rFonts w:ascii="Tahoma" w:hAnsi="Tahoma" w:cs="Tahoma"/>
            <w:color w:val="191919"/>
            <w:position w:val="-1"/>
            <w:sz w:val="10"/>
            <w:szCs w:val="10"/>
          </w:rPr>
          <w:delText>Number of</w:delText>
        </w:r>
      </w:del>
    </w:p>
    <w:p w:rsidR="00924DC4" w:rsidDel="00743405" w:rsidRDefault="00924DC4" w:rsidP="00924DC4">
      <w:pPr>
        <w:widowControl w:val="0"/>
        <w:autoSpaceDE w:val="0"/>
        <w:autoSpaceDN w:val="0"/>
        <w:adjustRightInd w:val="0"/>
        <w:spacing w:before="63" w:after="0" w:line="357" w:lineRule="auto"/>
        <w:ind w:left="775" w:right="-18" w:hanging="105"/>
        <w:rPr>
          <w:del w:id="942" w:author="tharris" w:date="2011-05-16T09:41:00Z"/>
          <w:rFonts w:ascii="Tahoma" w:hAnsi="Tahoma" w:cs="Tahoma"/>
          <w:color w:val="000000"/>
          <w:sz w:val="10"/>
          <w:szCs w:val="10"/>
        </w:rPr>
      </w:pPr>
      <w:del w:id="943" w:author="tharris" w:date="2011-05-16T09:41:00Z">
        <w:r w:rsidDel="00743405">
          <w:rPr>
            <w:rFonts w:ascii="Tahoma" w:hAnsi="Tahoma" w:cs="Tahoma"/>
            <w:color w:val="000000"/>
            <w:sz w:val="10"/>
            <w:szCs w:val="10"/>
          </w:rPr>
          <w:br w:type="column"/>
        </w:r>
        <w:r w:rsidDel="00743405">
          <w:rPr>
            <w:rFonts w:ascii="Tahoma" w:hAnsi="Tahoma" w:cs="Tahoma"/>
            <w:color w:val="191919"/>
            <w:spacing w:val="-10"/>
            <w:sz w:val="10"/>
            <w:szCs w:val="10"/>
          </w:rPr>
          <w:lastRenderedPageBreak/>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 xml:space="preserve">ees GA </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esidents</w:delText>
        </w:r>
      </w:del>
    </w:p>
    <w:p w:rsidR="00924DC4" w:rsidDel="00743405" w:rsidRDefault="00924DC4" w:rsidP="00924DC4">
      <w:pPr>
        <w:widowControl w:val="0"/>
        <w:autoSpaceDE w:val="0"/>
        <w:autoSpaceDN w:val="0"/>
        <w:adjustRightInd w:val="0"/>
        <w:spacing w:after="0" w:line="240" w:lineRule="auto"/>
        <w:ind w:left="1"/>
        <w:rPr>
          <w:del w:id="944" w:author="tharris" w:date="2011-05-16T09:41:00Z"/>
          <w:rFonts w:ascii="Tahoma" w:hAnsi="Tahoma" w:cs="Tahoma"/>
          <w:color w:val="000000"/>
          <w:sz w:val="10"/>
          <w:szCs w:val="10"/>
        </w:rPr>
      </w:pPr>
      <w:del w:id="945" w:author="tharris" w:date="2011-05-16T09:41:00Z">
        <w:r w:rsidDel="00743405">
          <w:rPr>
            <w:rFonts w:ascii="Tahoma" w:hAnsi="Tahoma" w:cs="Tahoma"/>
            <w:color w:val="191919"/>
            <w:spacing w:val="-10"/>
            <w:sz w:val="10"/>
            <w:szCs w:val="10"/>
          </w:rPr>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 xml:space="preserve">ees GA  </w:delText>
        </w:r>
        <w:r w:rsidDel="00743405">
          <w:rPr>
            <w:rFonts w:ascii="Tahoma" w:hAnsi="Tahoma" w:cs="Tahoma"/>
            <w:color w:val="191919"/>
            <w:spacing w:val="4"/>
            <w:sz w:val="10"/>
            <w:szCs w:val="10"/>
          </w:rPr>
          <w:delText xml:space="preserve"> </w:delText>
        </w:r>
        <w:r w:rsidDel="00743405">
          <w:rPr>
            <w:rFonts w:ascii="Tahoma" w:hAnsi="Tahoma" w:cs="Tahoma"/>
            <w:color w:val="191919"/>
            <w:sz w:val="10"/>
            <w:szCs w:val="10"/>
          </w:rPr>
          <w:delText>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anteed</w:delText>
        </w:r>
      </w:del>
    </w:p>
    <w:p w:rsidR="00924DC4" w:rsidDel="00743405" w:rsidRDefault="00924DC4" w:rsidP="00924DC4">
      <w:pPr>
        <w:widowControl w:val="0"/>
        <w:autoSpaceDE w:val="0"/>
        <w:autoSpaceDN w:val="0"/>
        <w:adjustRightInd w:val="0"/>
        <w:spacing w:before="59" w:after="0" w:line="117" w:lineRule="exact"/>
        <w:rPr>
          <w:del w:id="946" w:author="tharris" w:date="2011-05-16T09:41:00Z"/>
          <w:rFonts w:ascii="Tahoma" w:hAnsi="Tahoma" w:cs="Tahoma"/>
          <w:color w:val="000000"/>
          <w:sz w:val="10"/>
          <w:szCs w:val="10"/>
        </w:rPr>
      </w:pPr>
      <w:del w:id="947" w:author="tharris" w:date="2011-05-16T09:41:00Z">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esidents</w:delText>
        </w:r>
        <w:r w:rsidDel="00743405">
          <w:rPr>
            <w:rFonts w:ascii="Tahoma" w:hAnsi="Tahoma" w:cs="Tahoma"/>
            <w:color w:val="191919"/>
            <w:spacing w:val="31"/>
            <w:position w:val="-1"/>
            <w:sz w:val="10"/>
            <w:szCs w:val="10"/>
          </w:rPr>
          <w:delText xml:space="preserve"> </w:delText>
        </w:r>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 xml:space="preserve">e- </w:delText>
        </w:r>
        <w:r w:rsidDel="00743405">
          <w:rPr>
            <w:rFonts w:ascii="Tahoma" w:hAnsi="Tahoma" w:cs="Tahoma"/>
            <w:color w:val="191919"/>
            <w:spacing w:val="25"/>
            <w:position w:val="-1"/>
            <w:sz w:val="10"/>
            <w:szCs w:val="10"/>
          </w:rPr>
          <w:delText xml:space="preserve"> </w:delText>
        </w:r>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uition*Stu-</w:delText>
        </w:r>
      </w:del>
    </w:p>
    <w:p w:rsidR="00924DC4" w:rsidDel="00743405" w:rsidRDefault="00924DC4" w:rsidP="00924DC4">
      <w:pPr>
        <w:widowControl w:val="0"/>
        <w:autoSpaceDE w:val="0"/>
        <w:autoSpaceDN w:val="0"/>
        <w:adjustRightInd w:val="0"/>
        <w:spacing w:after="0" w:line="200" w:lineRule="exact"/>
        <w:rPr>
          <w:del w:id="948" w:author="tharris" w:date="2011-05-16T09:41:00Z"/>
          <w:rFonts w:ascii="Tahoma" w:hAnsi="Tahoma" w:cs="Tahoma"/>
          <w:color w:val="000000"/>
          <w:sz w:val="20"/>
          <w:szCs w:val="20"/>
        </w:rPr>
      </w:pPr>
      <w:del w:id="949" w:author="tharris" w:date="2011-05-16T09:41:00Z">
        <w:r w:rsidDel="00743405">
          <w:rPr>
            <w:rFonts w:ascii="Tahoma" w:hAnsi="Tahoma" w:cs="Tahoma"/>
            <w:color w:val="000000"/>
            <w:sz w:val="10"/>
            <w:szCs w:val="10"/>
          </w:rPr>
          <w:br w:type="column"/>
        </w:r>
      </w:del>
    </w:p>
    <w:p w:rsidR="00924DC4" w:rsidDel="00743405" w:rsidRDefault="00924DC4" w:rsidP="00924DC4">
      <w:pPr>
        <w:widowControl w:val="0"/>
        <w:autoSpaceDE w:val="0"/>
        <w:autoSpaceDN w:val="0"/>
        <w:adjustRightInd w:val="0"/>
        <w:spacing w:before="3" w:after="0" w:line="220" w:lineRule="exact"/>
        <w:rPr>
          <w:del w:id="950" w:author="tharris" w:date="2011-05-16T09:41:00Z"/>
          <w:rFonts w:ascii="Tahoma" w:hAnsi="Tahoma" w:cs="Tahoma"/>
          <w:color w:val="000000"/>
        </w:rPr>
      </w:pPr>
    </w:p>
    <w:p w:rsidR="00924DC4" w:rsidDel="00743405" w:rsidRDefault="00924DC4" w:rsidP="00924DC4">
      <w:pPr>
        <w:widowControl w:val="0"/>
        <w:autoSpaceDE w:val="0"/>
        <w:autoSpaceDN w:val="0"/>
        <w:adjustRightInd w:val="0"/>
        <w:spacing w:after="0" w:line="240" w:lineRule="auto"/>
        <w:ind w:right="-38"/>
        <w:rPr>
          <w:del w:id="951" w:author="tharris" w:date="2011-05-16T09:41:00Z"/>
          <w:rFonts w:ascii="Tahoma" w:hAnsi="Tahoma" w:cs="Tahoma"/>
          <w:color w:val="000000"/>
          <w:sz w:val="10"/>
          <w:szCs w:val="10"/>
        </w:rPr>
      </w:pPr>
      <w:del w:id="952" w:author="tharris" w:date="2011-05-16T09:41:00Z">
        <w:r w:rsidDel="00743405">
          <w:rPr>
            <w:rFonts w:ascii="Tahoma" w:hAnsi="Tahoma" w:cs="Tahoma"/>
            <w:color w:val="191919"/>
            <w:sz w:val="10"/>
            <w:szCs w:val="10"/>
          </w:rPr>
          <w:delText>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pacing w:val="-1"/>
            <w:sz w:val="10"/>
            <w:szCs w:val="10"/>
          </w:rPr>
          <w:delText>-</w:delText>
        </w:r>
        <w:r w:rsidDel="00743405">
          <w:rPr>
            <w:rFonts w:ascii="Tahoma" w:hAnsi="Tahoma" w:cs="Tahoma"/>
            <w:color w:val="191919"/>
            <w:sz w:val="10"/>
            <w:szCs w:val="10"/>
          </w:rPr>
          <w:delText>State</w:delText>
        </w:r>
      </w:del>
    </w:p>
    <w:p w:rsidR="00924DC4" w:rsidDel="00743405" w:rsidRDefault="00924DC4" w:rsidP="00924DC4">
      <w:pPr>
        <w:widowControl w:val="0"/>
        <w:autoSpaceDE w:val="0"/>
        <w:autoSpaceDN w:val="0"/>
        <w:adjustRightInd w:val="0"/>
        <w:spacing w:before="59" w:after="0" w:line="117" w:lineRule="exact"/>
        <w:ind w:left="17"/>
        <w:rPr>
          <w:del w:id="953" w:author="tharris" w:date="2011-05-16T09:41:00Z"/>
          <w:rFonts w:ascii="Tahoma" w:hAnsi="Tahoma" w:cs="Tahoma"/>
          <w:color w:val="000000"/>
          <w:sz w:val="10"/>
          <w:szCs w:val="10"/>
        </w:rPr>
      </w:pPr>
      <w:del w:id="954" w:author="tharris" w:date="2011-05-16T09:41:00Z">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 xml:space="preserve">uition </w:delText>
        </w:r>
        <w:r w:rsidDel="00743405">
          <w:rPr>
            <w:rFonts w:ascii="Tahoma" w:hAnsi="Tahoma" w:cs="Tahoma"/>
            <w:color w:val="191919"/>
            <w:spacing w:val="-2"/>
            <w:position w:val="-1"/>
            <w:sz w:val="10"/>
            <w:szCs w:val="10"/>
          </w:rPr>
          <w:delText>R</w:delText>
        </w:r>
        <w:r w:rsidDel="00743405">
          <w:rPr>
            <w:rFonts w:ascii="Tahoma" w:hAnsi="Tahoma" w:cs="Tahoma"/>
            <w:color w:val="191919"/>
            <w:position w:val="-1"/>
            <w:sz w:val="10"/>
            <w:szCs w:val="10"/>
          </w:rPr>
          <w:delText>e-</w:delText>
        </w:r>
      </w:del>
    </w:p>
    <w:p w:rsidR="00924DC4" w:rsidDel="00743405" w:rsidRDefault="00924DC4" w:rsidP="00924DC4">
      <w:pPr>
        <w:widowControl w:val="0"/>
        <w:autoSpaceDE w:val="0"/>
        <w:autoSpaceDN w:val="0"/>
        <w:adjustRightInd w:val="0"/>
        <w:spacing w:before="9" w:after="0" w:line="190" w:lineRule="exact"/>
        <w:rPr>
          <w:del w:id="955" w:author="tharris" w:date="2011-05-16T09:41:00Z"/>
          <w:rFonts w:ascii="Tahoma" w:hAnsi="Tahoma" w:cs="Tahoma"/>
          <w:color w:val="000000"/>
          <w:sz w:val="19"/>
          <w:szCs w:val="19"/>
        </w:rPr>
      </w:pPr>
      <w:del w:id="956" w:author="tharris" w:date="2011-05-16T09:41:00Z">
        <w:r w:rsidDel="00743405">
          <w:rPr>
            <w:rFonts w:ascii="Tahoma" w:hAnsi="Tahoma" w:cs="Tahoma"/>
            <w:color w:val="000000"/>
            <w:sz w:val="10"/>
            <w:szCs w:val="10"/>
          </w:rPr>
          <w:br w:type="column"/>
        </w:r>
      </w:del>
    </w:p>
    <w:p w:rsidR="00924DC4" w:rsidDel="00743405" w:rsidRDefault="00924DC4" w:rsidP="00924DC4">
      <w:pPr>
        <w:widowControl w:val="0"/>
        <w:autoSpaceDE w:val="0"/>
        <w:autoSpaceDN w:val="0"/>
        <w:adjustRightInd w:val="0"/>
        <w:spacing w:after="0" w:line="180" w:lineRule="exact"/>
        <w:ind w:left="-9" w:right="-9" w:firstLine="31"/>
        <w:jc w:val="center"/>
        <w:rPr>
          <w:del w:id="957" w:author="tharris" w:date="2011-05-16T09:41:00Z"/>
          <w:rFonts w:ascii="Tahoma" w:hAnsi="Tahoma" w:cs="Tahoma"/>
          <w:color w:val="000000"/>
          <w:sz w:val="10"/>
          <w:szCs w:val="10"/>
        </w:rPr>
      </w:pPr>
      <w:del w:id="958" w:author="tharris" w:date="2011-05-16T09:41:00Z">
        <w:r w:rsidDel="00743405">
          <w:rPr>
            <w:rFonts w:ascii="Tahoma" w:hAnsi="Tahoma" w:cs="Tahoma"/>
            <w:color w:val="191919"/>
            <w:spacing w:val="-10"/>
            <w:sz w:val="10"/>
            <w:szCs w:val="10"/>
          </w:rPr>
          <w:delText>T</w:delText>
        </w:r>
        <w:r w:rsidDel="00743405">
          <w:rPr>
            <w:rFonts w:ascii="Tahoma" w:hAnsi="Tahoma" w:cs="Tahoma"/>
            <w:color w:val="191919"/>
            <w:sz w:val="10"/>
            <w:szCs w:val="10"/>
          </w:rPr>
          <w:delText xml:space="preserve">otal </w:delText>
        </w:r>
        <w:r w:rsidDel="00743405">
          <w:rPr>
            <w:rFonts w:ascii="Tahoma" w:hAnsi="Tahoma" w:cs="Tahoma"/>
            <w:color w:val="191919"/>
            <w:spacing w:val="-2"/>
            <w:sz w:val="10"/>
            <w:szCs w:val="10"/>
          </w:rPr>
          <w:delText>F</w:delText>
        </w:r>
        <w:r w:rsidDel="00743405">
          <w:rPr>
            <w:rFonts w:ascii="Tahoma" w:hAnsi="Tahoma" w:cs="Tahoma"/>
            <w:color w:val="191919"/>
            <w:sz w:val="10"/>
            <w:szCs w:val="10"/>
          </w:rPr>
          <w:delText>ees 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pacing w:val="-1"/>
            <w:sz w:val="10"/>
            <w:szCs w:val="10"/>
          </w:rPr>
          <w:delText>-</w:delText>
        </w:r>
        <w:r w:rsidDel="00743405">
          <w:rPr>
            <w:rFonts w:ascii="Tahoma" w:hAnsi="Tahoma" w:cs="Tahoma"/>
            <w:color w:val="191919"/>
            <w:sz w:val="10"/>
            <w:szCs w:val="10"/>
          </w:rPr>
          <w:delText xml:space="preserve">State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 xml:space="preserve">uition </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e-</w:delText>
        </w:r>
      </w:del>
    </w:p>
    <w:p w:rsidR="00924DC4" w:rsidDel="00743405" w:rsidRDefault="00924DC4" w:rsidP="00924DC4">
      <w:pPr>
        <w:widowControl w:val="0"/>
        <w:autoSpaceDE w:val="0"/>
        <w:autoSpaceDN w:val="0"/>
        <w:adjustRightInd w:val="0"/>
        <w:spacing w:before="19" w:after="0" w:line="180" w:lineRule="exact"/>
        <w:ind w:left="-9" w:right="-9" w:firstLine="1"/>
        <w:jc w:val="center"/>
        <w:rPr>
          <w:del w:id="959" w:author="tharris" w:date="2011-05-16T09:41:00Z"/>
          <w:rFonts w:ascii="Tahoma" w:hAnsi="Tahoma" w:cs="Tahoma"/>
          <w:color w:val="000000"/>
          <w:sz w:val="10"/>
          <w:szCs w:val="10"/>
        </w:rPr>
      </w:pPr>
      <w:del w:id="960" w:author="tharris" w:date="2011-05-16T09:41:00Z">
        <w:r w:rsidDel="00743405">
          <w:rPr>
            <w:rFonts w:ascii="Tahoma" w:hAnsi="Tahoma" w:cs="Tahoma"/>
            <w:color w:val="000000"/>
            <w:sz w:val="10"/>
            <w:szCs w:val="10"/>
          </w:rPr>
          <w:br w:type="column"/>
        </w:r>
        <w:r w:rsidDel="00743405">
          <w:rPr>
            <w:rFonts w:ascii="Tahoma" w:hAnsi="Tahoma" w:cs="Tahoma"/>
            <w:color w:val="191919"/>
            <w:spacing w:val="-2"/>
            <w:sz w:val="10"/>
            <w:szCs w:val="10"/>
          </w:rPr>
          <w:lastRenderedPageBreak/>
          <w:delText>F</w:delText>
        </w:r>
        <w:r w:rsidDel="00743405">
          <w:rPr>
            <w:rFonts w:ascii="Tahoma" w:hAnsi="Tahoma" w:cs="Tahoma"/>
            <w:color w:val="191919"/>
            <w:sz w:val="10"/>
            <w:szCs w:val="10"/>
          </w:rPr>
          <w:delText>eesOu</w:delText>
        </w:r>
        <w:r w:rsidDel="00743405">
          <w:rPr>
            <w:rFonts w:ascii="Tahoma" w:hAnsi="Tahoma" w:cs="Tahoma"/>
            <w:color w:val="191919"/>
            <w:spacing w:val="-2"/>
            <w:sz w:val="10"/>
            <w:szCs w:val="10"/>
          </w:rPr>
          <w:delText>t</w:delText>
        </w:r>
        <w:r w:rsidDel="00743405">
          <w:rPr>
            <w:rFonts w:ascii="Tahoma" w:hAnsi="Tahoma" w:cs="Tahoma"/>
            <w:color w:val="191919"/>
            <w:sz w:val="10"/>
            <w:szCs w:val="10"/>
          </w:rPr>
          <w:delText>-o</w:delText>
        </w:r>
        <w:r w:rsidDel="00743405">
          <w:rPr>
            <w:rFonts w:ascii="Tahoma" w:hAnsi="Tahoma" w:cs="Tahoma"/>
            <w:color w:val="191919"/>
            <w:spacing w:val="-3"/>
            <w:sz w:val="10"/>
            <w:szCs w:val="10"/>
          </w:rPr>
          <w:delText>f</w:delText>
        </w:r>
        <w:r w:rsidDel="00743405">
          <w:rPr>
            <w:rFonts w:ascii="Tahoma" w:hAnsi="Tahoma" w:cs="Tahoma"/>
            <w:color w:val="191919"/>
            <w:sz w:val="10"/>
            <w:szCs w:val="10"/>
          </w:rPr>
          <w:delText>- State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w:delText>
        </w:r>
        <w:r w:rsidDel="00743405">
          <w:rPr>
            <w:rFonts w:ascii="Tahoma" w:hAnsi="Tahoma" w:cs="Tahoma"/>
            <w:color w:val="191919"/>
            <w:spacing w:val="-1"/>
            <w:sz w:val="10"/>
            <w:szCs w:val="10"/>
          </w:rPr>
          <w:delText>n</w:delText>
        </w:r>
        <w:r w:rsidDel="00743405">
          <w:rPr>
            <w:rFonts w:ascii="Tahoma" w:hAnsi="Tahoma" w:cs="Tahoma"/>
            <w:color w:val="191919"/>
            <w:sz w:val="10"/>
            <w:szCs w:val="10"/>
          </w:rPr>
          <w:delText xml:space="preserve">- 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w:delText>
        </w:r>
      </w:del>
    </w:p>
    <w:p w:rsidR="00924DC4" w:rsidDel="00743405" w:rsidRDefault="00924DC4" w:rsidP="00924DC4">
      <w:pPr>
        <w:widowControl w:val="0"/>
        <w:autoSpaceDE w:val="0"/>
        <w:autoSpaceDN w:val="0"/>
        <w:adjustRightInd w:val="0"/>
        <w:spacing w:before="19" w:after="0" w:line="180" w:lineRule="exact"/>
        <w:ind w:left="-9" w:right="-9"/>
        <w:jc w:val="center"/>
        <w:rPr>
          <w:del w:id="961" w:author="tharris" w:date="2011-05-16T09:41:00Z"/>
          <w:rFonts w:ascii="Tahoma" w:hAnsi="Tahoma" w:cs="Tahoma"/>
          <w:color w:val="000000"/>
          <w:sz w:val="10"/>
          <w:szCs w:val="10"/>
        </w:rPr>
      </w:pPr>
      <w:del w:id="962" w:author="tharris" w:date="2011-05-16T09:41:00Z">
        <w:r w:rsidDel="00743405">
          <w:rPr>
            <w:rFonts w:ascii="Tahoma" w:hAnsi="Tahoma" w:cs="Tahoma"/>
            <w:color w:val="000000"/>
            <w:sz w:val="10"/>
            <w:szCs w:val="10"/>
          </w:rPr>
          <w:br w:type="column"/>
        </w:r>
        <w:r w:rsidDel="00743405">
          <w:rPr>
            <w:rFonts w:ascii="Tahoma" w:hAnsi="Tahoma" w:cs="Tahoma"/>
            <w:color w:val="191919"/>
            <w:spacing w:val="-2"/>
            <w:sz w:val="10"/>
            <w:szCs w:val="10"/>
          </w:rPr>
          <w:lastRenderedPageBreak/>
          <w:delText>R</w:delText>
        </w:r>
        <w:r w:rsidDel="00743405">
          <w:rPr>
            <w:rFonts w:ascii="Tahoma" w:hAnsi="Tahoma" w:cs="Tahoma"/>
            <w:color w:val="191919"/>
            <w:sz w:val="10"/>
            <w:szCs w:val="10"/>
          </w:rPr>
          <w:delText>esidents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 xml:space="preserve">anteed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 dents En-</w:delText>
        </w:r>
      </w:del>
    </w:p>
    <w:p w:rsidR="00924DC4" w:rsidDel="00743405" w:rsidRDefault="00924DC4" w:rsidP="00924DC4">
      <w:pPr>
        <w:widowControl w:val="0"/>
        <w:autoSpaceDE w:val="0"/>
        <w:autoSpaceDN w:val="0"/>
        <w:adjustRightInd w:val="0"/>
        <w:spacing w:before="19" w:after="0" w:line="180" w:lineRule="exact"/>
        <w:ind w:left="-9" w:right="2424"/>
        <w:jc w:val="center"/>
        <w:rPr>
          <w:del w:id="963" w:author="tharris" w:date="2011-05-16T09:41:00Z"/>
          <w:rFonts w:ascii="Tahoma" w:hAnsi="Tahoma" w:cs="Tahoma"/>
          <w:color w:val="000000"/>
          <w:sz w:val="10"/>
          <w:szCs w:val="10"/>
        </w:rPr>
      </w:pPr>
      <w:del w:id="964" w:author="tharris" w:date="2011-05-16T09:41:00Z">
        <w:r w:rsidDel="00743405">
          <w:rPr>
            <w:rFonts w:ascii="Tahoma" w:hAnsi="Tahoma" w:cs="Tahoma"/>
            <w:color w:val="000000"/>
            <w:sz w:val="10"/>
            <w:szCs w:val="10"/>
          </w:rPr>
          <w:br w:type="column"/>
        </w:r>
        <w:r w:rsidDel="00743405">
          <w:rPr>
            <w:rFonts w:ascii="Tahoma" w:hAnsi="Tahoma" w:cs="Tahoma"/>
            <w:color w:val="191919"/>
            <w:sz w:val="10"/>
            <w:szCs w:val="10"/>
          </w:rPr>
          <w:lastRenderedPageBreak/>
          <w:delText>State Gua</w:delText>
        </w:r>
        <w:r w:rsidDel="00743405">
          <w:rPr>
            <w:rFonts w:ascii="Tahoma" w:hAnsi="Tahoma" w:cs="Tahoma"/>
            <w:color w:val="191919"/>
            <w:spacing w:val="-2"/>
            <w:sz w:val="10"/>
            <w:szCs w:val="10"/>
          </w:rPr>
          <w:delText>r</w:delText>
        </w:r>
        <w:r w:rsidDel="00743405">
          <w:rPr>
            <w:rFonts w:ascii="Tahoma" w:hAnsi="Tahoma" w:cs="Tahoma"/>
            <w:color w:val="191919"/>
            <w:sz w:val="10"/>
            <w:szCs w:val="10"/>
          </w:rPr>
          <w:delText>a</w:delText>
        </w:r>
        <w:r w:rsidDel="00743405">
          <w:rPr>
            <w:rFonts w:ascii="Tahoma" w:hAnsi="Tahoma" w:cs="Tahoma"/>
            <w:color w:val="191919"/>
            <w:spacing w:val="-1"/>
            <w:sz w:val="10"/>
            <w:szCs w:val="10"/>
          </w:rPr>
          <w:delText>n</w:delText>
        </w:r>
        <w:r w:rsidDel="00743405">
          <w:rPr>
            <w:rFonts w:ascii="Tahoma" w:hAnsi="Tahoma" w:cs="Tahoma"/>
            <w:color w:val="191919"/>
            <w:sz w:val="10"/>
            <w:szCs w:val="10"/>
          </w:rPr>
          <w:delText xml:space="preserve">- teed </w:delText>
        </w:r>
        <w:r w:rsidDel="00743405">
          <w:rPr>
            <w:rFonts w:ascii="Tahoma" w:hAnsi="Tahoma" w:cs="Tahoma"/>
            <w:color w:val="191919"/>
            <w:spacing w:val="-9"/>
            <w:sz w:val="10"/>
            <w:szCs w:val="10"/>
          </w:rPr>
          <w:delText>T</w:delText>
        </w:r>
        <w:r w:rsidDel="00743405">
          <w:rPr>
            <w:rFonts w:ascii="Tahoma" w:hAnsi="Tahoma" w:cs="Tahoma"/>
            <w:color w:val="191919"/>
            <w:sz w:val="10"/>
            <w:szCs w:val="10"/>
          </w:rPr>
          <w:delText>uition*Stu- dents En-</w:delText>
        </w:r>
      </w:del>
    </w:p>
    <w:p w:rsidR="00924DC4" w:rsidDel="00743405" w:rsidRDefault="00924DC4" w:rsidP="00924DC4">
      <w:pPr>
        <w:widowControl w:val="0"/>
        <w:autoSpaceDE w:val="0"/>
        <w:autoSpaceDN w:val="0"/>
        <w:adjustRightInd w:val="0"/>
        <w:spacing w:before="19" w:after="0" w:line="180" w:lineRule="exact"/>
        <w:ind w:left="-9" w:right="2424"/>
        <w:jc w:val="center"/>
        <w:rPr>
          <w:del w:id="965"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7" w:space="720" w:equalWidth="0">
            <w:col w:w="690" w:space="3457"/>
            <w:col w:w="1303" w:space="99"/>
            <w:col w:w="541" w:space="113"/>
            <w:col w:w="541" w:space="93"/>
            <w:col w:w="612" w:space="99"/>
            <w:col w:w="531" w:space="98"/>
            <w:col w:w="3043"/>
          </w:cols>
          <w:noEndnote/>
        </w:sectPr>
      </w:pPr>
    </w:p>
    <w:p w:rsidR="00924DC4" w:rsidDel="00743405" w:rsidRDefault="00924DC4" w:rsidP="00924DC4">
      <w:pPr>
        <w:widowControl w:val="0"/>
        <w:autoSpaceDE w:val="0"/>
        <w:autoSpaceDN w:val="0"/>
        <w:adjustRightInd w:val="0"/>
        <w:spacing w:before="44" w:after="0" w:line="117" w:lineRule="exact"/>
        <w:ind w:left="249" w:right="-35"/>
        <w:rPr>
          <w:del w:id="966" w:author="tharris" w:date="2011-05-16T09:41:00Z"/>
          <w:rFonts w:ascii="Tahoma" w:hAnsi="Tahoma" w:cs="Tahoma"/>
          <w:color w:val="000000"/>
          <w:sz w:val="10"/>
          <w:szCs w:val="10"/>
        </w:rPr>
      </w:pPr>
      <w:del w:id="967" w:author="tharris" w:date="2011-05-16T09:41:00Z">
        <w:r w:rsidDel="00743405">
          <w:rPr>
            <w:rFonts w:ascii="Tahoma" w:hAnsi="Tahoma" w:cs="Tahoma"/>
            <w:color w:val="191919"/>
            <w:position w:val="-1"/>
            <w:sz w:val="10"/>
            <w:szCs w:val="10"/>
          </w:rPr>
          <w:lastRenderedPageBreak/>
          <w:delText>Semester</w:delText>
        </w:r>
      </w:del>
    </w:p>
    <w:p w:rsidR="00924DC4" w:rsidDel="00743405" w:rsidRDefault="00924DC4" w:rsidP="00924DC4">
      <w:pPr>
        <w:widowControl w:val="0"/>
        <w:autoSpaceDE w:val="0"/>
        <w:autoSpaceDN w:val="0"/>
        <w:adjustRightInd w:val="0"/>
        <w:spacing w:before="44" w:after="0" w:line="117" w:lineRule="exact"/>
        <w:ind w:right="-35"/>
        <w:rPr>
          <w:del w:id="968" w:author="tharris" w:date="2011-05-16T09:41:00Z"/>
          <w:rFonts w:ascii="Tahoma" w:hAnsi="Tahoma" w:cs="Tahoma"/>
          <w:color w:val="000000"/>
          <w:sz w:val="10"/>
          <w:szCs w:val="10"/>
        </w:rPr>
      </w:pPr>
      <w:del w:id="969"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In </w:delText>
        </w:r>
        <w:r w:rsidDel="00743405">
          <w:rPr>
            <w:rFonts w:ascii="Tahoma" w:hAnsi="Tahoma" w:cs="Tahoma"/>
            <w:color w:val="191919"/>
            <w:spacing w:val="-1"/>
            <w:position w:val="-1"/>
            <w:sz w:val="10"/>
            <w:szCs w:val="10"/>
          </w:rPr>
          <w:delText>-</w:delText>
        </w:r>
        <w:r w:rsidDel="00743405">
          <w:rPr>
            <w:rFonts w:ascii="Tahoma" w:hAnsi="Tahoma" w:cs="Tahoma"/>
            <w:color w:val="191919"/>
            <w:position w:val="-1"/>
            <w:sz w:val="10"/>
            <w:szCs w:val="10"/>
          </w:rPr>
          <w:delText xml:space="preserve">State </w:delText>
        </w:r>
        <w:r w:rsidDel="00743405">
          <w:rPr>
            <w:rFonts w:ascii="Tahoma" w:hAnsi="Tahoma" w:cs="Tahoma"/>
            <w:color w:val="191919"/>
            <w:spacing w:val="-9"/>
            <w:position w:val="-1"/>
            <w:sz w:val="10"/>
            <w:szCs w:val="10"/>
          </w:rPr>
          <w:delText>T</w:delText>
        </w:r>
        <w:r w:rsidDel="00743405">
          <w:rPr>
            <w:rFonts w:ascii="Tahoma" w:hAnsi="Tahoma" w:cs="Tahoma"/>
            <w:color w:val="191919"/>
            <w:position w:val="-1"/>
            <w:sz w:val="10"/>
            <w:szCs w:val="10"/>
          </w:rPr>
          <w:delText>u-</w:delText>
        </w:r>
      </w:del>
    </w:p>
    <w:p w:rsidR="00924DC4" w:rsidDel="00743405" w:rsidRDefault="00924DC4" w:rsidP="00924DC4">
      <w:pPr>
        <w:widowControl w:val="0"/>
        <w:autoSpaceDE w:val="0"/>
        <w:autoSpaceDN w:val="0"/>
        <w:adjustRightInd w:val="0"/>
        <w:spacing w:before="44" w:after="0" w:line="117" w:lineRule="exact"/>
        <w:ind w:right="-35"/>
        <w:rPr>
          <w:del w:id="970" w:author="tharris" w:date="2011-05-16T09:41:00Z"/>
          <w:rFonts w:ascii="Tahoma" w:hAnsi="Tahoma" w:cs="Tahoma"/>
          <w:color w:val="000000"/>
          <w:sz w:val="10"/>
          <w:szCs w:val="10"/>
        </w:rPr>
      </w:pPr>
      <w:del w:id="971"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Student</w:delText>
        </w:r>
      </w:del>
    </w:p>
    <w:p w:rsidR="00924DC4" w:rsidDel="00743405" w:rsidRDefault="00924DC4" w:rsidP="00924DC4">
      <w:pPr>
        <w:widowControl w:val="0"/>
        <w:autoSpaceDE w:val="0"/>
        <w:autoSpaceDN w:val="0"/>
        <w:adjustRightInd w:val="0"/>
        <w:spacing w:before="44" w:after="0" w:line="117" w:lineRule="exact"/>
        <w:ind w:right="-35"/>
        <w:rPr>
          <w:del w:id="972" w:author="tharris" w:date="2011-05-16T09:41:00Z"/>
          <w:rFonts w:ascii="Tahoma" w:hAnsi="Tahoma" w:cs="Tahoma"/>
          <w:color w:val="000000"/>
          <w:sz w:val="10"/>
          <w:szCs w:val="10"/>
        </w:rPr>
      </w:pPr>
      <w:del w:id="973"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Student A</w:delText>
        </w:r>
        <w:r w:rsidDel="00743405">
          <w:rPr>
            <w:rFonts w:ascii="Tahoma" w:hAnsi="Tahoma" w:cs="Tahoma"/>
            <w:color w:val="191919"/>
            <w:spacing w:val="-1"/>
            <w:position w:val="-1"/>
            <w:sz w:val="10"/>
            <w:szCs w:val="10"/>
          </w:rPr>
          <w:delText>c</w:delText>
        </w:r>
        <w:r w:rsidDel="00743405">
          <w:rPr>
            <w:rFonts w:ascii="Tahoma" w:hAnsi="Tahoma" w:cs="Tahoma"/>
            <w:color w:val="191919"/>
            <w:position w:val="-1"/>
            <w:sz w:val="10"/>
            <w:szCs w:val="10"/>
          </w:rPr>
          <w:delText>-</w:delText>
        </w:r>
      </w:del>
    </w:p>
    <w:p w:rsidR="00924DC4" w:rsidDel="00743405" w:rsidRDefault="00924DC4" w:rsidP="00924DC4">
      <w:pPr>
        <w:widowControl w:val="0"/>
        <w:autoSpaceDE w:val="0"/>
        <w:autoSpaceDN w:val="0"/>
        <w:adjustRightInd w:val="0"/>
        <w:spacing w:before="44" w:after="0" w:line="117" w:lineRule="exact"/>
        <w:ind w:right="-35"/>
        <w:rPr>
          <w:del w:id="974" w:author="tharris" w:date="2011-05-16T09:41:00Z"/>
          <w:rFonts w:ascii="Tahoma" w:hAnsi="Tahoma" w:cs="Tahoma"/>
          <w:color w:val="000000"/>
          <w:sz w:val="10"/>
          <w:szCs w:val="10"/>
        </w:rPr>
      </w:pPr>
      <w:del w:id="975"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Student </w:delText>
        </w:r>
        <w:r w:rsidDel="00743405">
          <w:rPr>
            <w:rFonts w:ascii="Tahoma" w:hAnsi="Tahoma" w:cs="Tahoma"/>
            <w:color w:val="191919"/>
            <w:spacing w:val="-1"/>
            <w:position w:val="-1"/>
            <w:sz w:val="10"/>
            <w:szCs w:val="10"/>
          </w:rPr>
          <w:delText>A</w:delText>
        </w:r>
        <w:r w:rsidDel="00743405">
          <w:rPr>
            <w:rFonts w:ascii="Tahoma" w:hAnsi="Tahoma" w:cs="Tahoma"/>
            <w:color w:val="191919"/>
            <w:position w:val="-1"/>
            <w:sz w:val="10"/>
            <w:szCs w:val="10"/>
          </w:rPr>
          <w:delText xml:space="preserve">th- </w:delText>
        </w:r>
        <w:r w:rsidDel="00743405">
          <w:rPr>
            <w:rFonts w:ascii="Tahoma" w:hAnsi="Tahoma" w:cs="Tahoma"/>
            <w:color w:val="191919"/>
            <w:spacing w:val="22"/>
            <w:position w:val="-1"/>
            <w:sz w:val="10"/>
            <w:szCs w:val="10"/>
          </w:rPr>
          <w:delText xml:space="preserve"> </w:delText>
        </w:r>
        <w:r w:rsidDel="00743405">
          <w:rPr>
            <w:rFonts w:ascii="Tahoma" w:hAnsi="Tahoma" w:cs="Tahoma"/>
            <w:color w:val="191919"/>
            <w:position w:val="-1"/>
            <w:sz w:val="10"/>
            <w:szCs w:val="10"/>
          </w:rPr>
          <w:delText xml:space="preserve">Student </w:delText>
        </w:r>
        <w:r w:rsidDel="00743405">
          <w:rPr>
            <w:rFonts w:ascii="Tahoma" w:hAnsi="Tahoma" w:cs="Tahoma"/>
            <w:color w:val="191919"/>
            <w:spacing w:val="-10"/>
            <w:position w:val="-1"/>
            <w:sz w:val="10"/>
            <w:szCs w:val="10"/>
          </w:rPr>
          <w:delText>T</w:delText>
        </w:r>
        <w:r w:rsidDel="00743405">
          <w:rPr>
            <w:rFonts w:ascii="Tahoma" w:hAnsi="Tahoma" w:cs="Tahoma"/>
            <w:color w:val="191919"/>
            <w:position w:val="-1"/>
            <w:sz w:val="10"/>
            <w:szCs w:val="10"/>
          </w:rPr>
          <w:delText xml:space="preserve">ech- </w:delText>
        </w:r>
        <w:r w:rsidDel="00743405">
          <w:rPr>
            <w:rFonts w:ascii="Tahoma" w:hAnsi="Tahoma" w:cs="Tahoma"/>
            <w:color w:val="191919"/>
            <w:spacing w:val="22"/>
            <w:position w:val="-1"/>
            <w:sz w:val="10"/>
            <w:szCs w:val="10"/>
          </w:rPr>
          <w:delText xml:space="preserve"> </w:delText>
        </w:r>
        <w:r w:rsidDel="00743405">
          <w:rPr>
            <w:rFonts w:ascii="Tahoma" w:hAnsi="Tahoma" w:cs="Tahoma"/>
            <w:color w:val="191919"/>
            <w:position w:val="-1"/>
            <w:sz w:val="10"/>
            <w:szCs w:val="10"/>
          </w:rPr>
          <w:delText xml:space="preserve">turning Stu-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 xml:space="preserve">dents Enrolled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turning Stu-</w:delText>
        </w:r>
      </w:del>
    </w:p>
    <w:p w:rsidR="00924DC4" w:rsidDel="00743405" w:rsidRDefault="00924DC4" w:rsidP="00924DC4">
      <w:pPr>
        <w:widowControl w:val="0"/>
        <w:autoSpaceDE w:val="0"/>
        <w:autoSpaceDN w:val="0"/>
        <w:adjustRightInd w:val="0"/>
        <w:spacing w:before="44" w:after="0" w:line="117" w:lineRule="exact"/>
        <w:ind w:right="-35"/>
        <w:rPr>
          <w:del w:id="976" w:author="tharris" w:date="2011-05-16T09:41:00Z"/>
          <w:rFonts w:ascii="Tahoma" w:hAnsi="Tahoma" w:cs="Tahoma"/>
          <w:color w:val="000000"/>
          <w:sz w:val="10"/>
          <w:szCs w:val="10"/>
        </w:rPr>
      </w:pPr>
      <w:del w:id="977"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turning Stu- </w:delText>
        </w:r>
        <w:r w:rsidDel="00743405">
          <w:rPr>
            <w:rFonts w:ascii="Tahoma" w:hAnsi="Tahoma" w:cs="Tahoma"/>
            <w:color w:val="191919"/>
            <w:spacing w:val="29"/>
            <w:position w:val="-1"/>
            <w:sz w:val="10"/>
            <w:szCs w:val="10"/>
          </w:rPr>
          <w:delText xml:space="preserve"> </w:delText>
        </w:r>
        <w:r w:rsidDel="00743405">
          <w:rPr>
            <w:rFonts w:ascii="Tahoma" w:hAnsi="Tahoma" w:cs="Tahoma"/>
            <w:color w:val="191919"/>
            <w:position w:val="-1"/>
            <w:sz w:val="10"/>
            <w:szCs w:val="10"/>
          </w:rPr>
          <w:delText>dents Enrolled</w:delText>
        </w:r>
      </w:del>
    </w:p>
    <w:p w:rsidR="00924DC4" w:rsidDel="00743405" w:rsidRDefault="00924DC4" w:rsidP="00924DC4">
      <w:pPr>
        <w:widowControl w:val="0"/>
        <w:autoSpaceDE w:val="0"/>
        <w:autoSpaceDN w:val="0"/>
        <w:adjustRightInd w:val="0"/>
        <w:spacing w:before="44" w:after="0" w:line="117" w:lineRule="exact"/>
        <w:ind w:right="-35"/>
        <w:rPr>
          <w:del w:id="978" w:author="tharris" w:date="2011-05-16T09:41:00Z"/>
          <w:rFonts w:ascii="Tahoma" w:hAnsi="Tahoma" w:cs="Tahoma"/>
          <w:color w:val="000000"/>
          <w:sz w:val="10"/>
          <w:szCs w:val="10"/>
        </w:rPr>
      </w:pPr>
      <w:del w:id="979"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rolling </w:delText>
        </w:r>
        <w:r w:rsidDel="00743405">
          <w:rPr>
            <w:rFonts w:ascii="Tahoma" w:hAnsi="Tahoma" w:cs="Tahoma"/>
            <w:color w:val="191919"/>
            <w:spacing w:val="-5"/>
            <w:position w:val="-1"/>
            <w:sz w:val="10"/>
            <w:szCs w:val="10"/>
          </w:rPr>
          <w:delText>F</w:delText>
        </w:r>
        <w:r w:rsidDel="00743405">
          <w:rPr>
            <w:rFonts w:ascii="Tahoma" w:hAnsi="Tahoma" w:cs="Tahoma"/>
            <w:color w:val="191919"/>
            <w:position w:val="-1"/>
            <w:sz w:val="10"/>
            <w:szCs w:val="10"/>
          </w:rPr>
          <w:delText>all</w:delText>
        </w:r>
      </w:del>
    </w:p>
    <w:p w:rsidR="00924DC4" w:rsidDel="00743405" w:rsidRDefault="00924DC4" w:rsidP="00924DC4">
      <w:pPr>
        <w:widowControl w:val="0"/>
        <w:autoSpaceDE w:val="0"/>
        <w:autoSpaceDN w:val="0"/>
        <w:adjustRightInd w:val="0"/>
        <w:spacing w:before="44" w:after="0" w:line="117" w:lineRule="exact"/>
        <w:rPr>
          <w:del w:id="980" w:author="tharris" w:date="2011-05-16T09:41:00Z"/>
          <w:rFonts w:ascii="Tahoma" w:hAnsi="Tahoma" w:cs="Tahoma"/>
          <w:color w:val="000000"/>
          <w:sz w:val="10"/>
          <w:szCs w:val="10"/>
        </w:rPr>
      </w:pPr>
      <w:del w:id="981" w:author="tharris" w:date="2011-05-16T09:41:00Z">
        <w:r w:rsidDel="00743405">
          <w:rPr>
            <w:rFonts w:ascii="Tahoma" w:hAnsi="Tahoma" w:cs="Tahoma"/>
            <w:color w:val="000000"/>
            <w:sz w:val="10"/>
            <w:szCs w:val="10"/>
          </w:rPr>
          <w:br w:type="column"/>
        </w:r>
        <w:r w:rsidDel="00743405">
          <w:rPr>
            <w:rFonts w:ascii="Tahoma" w:hAnsi="Tahoma" w:cs="Tahoma"/>
            <w:color w:val="191919"/>
            <w:position w:val="-1"/>
            <w:sz w:val="10"/>
            <w:szCs w:val="10"/>
          </w:rPr>
          <w:lastRenderedPageBreak/>
          <w:delText xml:space="preserve">rolling </w:delText>
        </w:r>
        <w:r w:rsidDel="00743405">
          <w:rPr>
            <w:rFonts w:ascii="Tahoma" w:hAnsi="Tahoma" w:cs="Tahoma"/>
            <w:color w:val="191919"/>
            <w:spacing w:val="-5"/>
            <w:position w:val="-1"/>
            <w:sz w:val="10"/>
            <w:szCs w:val="10"/>
          </w:rPr>
          <w:delText>F</w:delText>
        </w:r>
        <w:r w:rsidDel="00743405">
          <w:rPr>
            <w:rFonts w:ascii="Tahoma" w:hAnsi="Tahoma" w:cs="Tahoma"/>
            <w:color w:val="191919"/>
            <w:position w:val="-1"/>
            <w:sz w:val="10"/>
            <w:szCs w:val="10"/>
          </w:rPr>
          <w:delText>all</w:delText>
        </w:r>
      </w:del>
    </w:p>
    <w:p w:rsidR="00924DC4" w:rsidDel="00743405" w:rsidRDefault="00924DC4" w:rsidP="00924DC4">
      <w:pPr>
        <w:widowControl w:val="0"/>
        <w:autoSpaceDE w:val="0"/>
        <w:autoSpaceDN w:val="0"/>
        <w:adjustRightInd w:val="0"/>
        <w:spacing w:before="44" w:after="0" w:line="117" w:lineRule="exact"/>
        <w:rPr>
          <w:del w:id="982" w:author="tharris" w:date="2011-05-16T09:41:00Z"/>
          <w:rFonts w:ascii="Tahoma" w:hAnsi="Tahoma" w:cs="Tahoma"/>
          <w:color w:val="000000"/>
          <w:sz w:val="10"/>
          <w:szCs w:val="10"/>
        </w:rPr>
        <w:sectPr w:rsidR="00924DC4" w:rsidDel="00743405">
          <w:type w:val="continuous"/>
          <w:pgSz w:w="12240" w:h="15840"/>
          <w:pgMar w:top="1480" w:right="420" w:bottom="280" w:left="600" w:header="720" w:footer="720" w:gutter="0"/>
          <w:cols w:num="8" w:space="720" w:equalWidth="0">
            <w:col w:w="662" w:space="174"/>
            <w:col w:w="560" w:space="234"/>
            <w:col w:w="343" w:space="240"/>
            <w:col w:w="515" w:space="133"/>
            <w:col w:w="3206" w:space="142"/>
            <w:col w:w="1248" w:space="131"/>
            <w:col w:w="448" w:space="221"/>
            <w:col w:w="2963"/>
          </w:cols>
          <w:noEndnote/>
        </w:sectPr>
      </w:pPr>
    </w:p>
    <w:tbl>
      <w:tblPr>
        <w:tblW w:w="0" w:type="auto"/>
        <w:tblInd w:w="286" w:type="dxa"/>
        <w:tblLayout w:type="fixed"/>
        <w:tblCellMar>
          <w:left w:w="0" w:type="dxa"/>
          <w:right w:w="0" w:type="dxa"/>
        </w:tblCellMar>
        <w:tblLook w:val="0000"/>
      </w:tblPr>
      <w:tblGrid>
        <w:gridCol w:w="431"/>
        <w:gridCol w:w="748"/>
        <w:gridCol w:w="673"/>
        <w:gridCol w:w="644"/>
        <w:gridCol w:w="665"/>
        <w:gridCol w:w="669"/>
        <w:gridCol w:w="682"/>
        <w:gridCol w:w="670"/>
        <w:gridCol w:w="670"/>
        <w:gridCol w:w="669"/>
        <w:gridCol w:w="670"/>
        <w:gridCol w:w="669"/>
        <w:gridCol w:w="641"/>
      </w:tblGrid>
      <w:tr w:rsidR="00924DC4" w:rsidRPr="007A7452" w:rsidDel="00743405" w:rsidTr="00F115A7">
        <w:trPr>
          <w:trHeight w:hRule="exact" w:val="237"/>
          <w:del w:id="983" w:author="tharris" w:date="2011-05-16T09:41:00Z"/>
        </w:trPr>
        <w:tc>
          <w:tcPr>
            <w:tcW w:w="431" w:type="dxa"/>
            <w:tcBorders>
              <w:top w:val="nil"/>
              <w:left w:val="nil"/>
              <w:bottom w:val="nil"/>
              <w:right w:val="nil"/>
            </w:tcBorders>
          </w:tcPr>
          <w:p w:rsidR="00924DC4" w:rsidRPr="007A7452" w:rsidDel="00743405" w:rsidRDefault="007B3518" w:rsidP="00F115A7">
            <w:pPr>
              <w:widowControl w:val="0"/>
              <w:autoSpaceDE w:val="0"/>
              <w:autoSpaceDN w:val="0"/>
              <w:adjustRightInd w:val="0"/>
              <w:spacing w:before="63" w:after="0" w:line="240" w:lineRule="auto"/>
              <w:ind w:left="40"/>
              <w:rPr>
                <w:del w:id="984" w:author="tharris" w:date="2011-05-16T09:41:00Z"/>
                <w:rFonts w:ascii="Times New Roman" w:hAnsi="Times New Roman"/>
                <w:sz w:val="24"/>
                <w:szCs w:val="24"/>
              </w:rPr>
            </w:pPr>
            <w:del w:id="985" w:author="tharris" w:date="2011-05-16T09:41:00Z">
              <w:r w:rsidRPr="007B3518">
                <w:rPr>
                  <w:noProof/>
                </w:rPr>
                <w:lastRenderedPageBreak/>
                <w:pict>
                  <v:shape id="Text Box 1065" o:spid="_x0000_s1324" type="#_x0000_t202" style="position:absolute;left:0;text-align:left;margin-left:579.15pt;margin-top:49.1pt;width:12pt;height:63.8pt;z-index:-251584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RPr="007A7452" w:rsidDel="00743405">
                <w:rPr>
                  <w:rFonts w:ascii="Tahoma" w:hAnsi="Tahoma" w:cs="Tahoma"/>
                  <w:color w:val="191919"/>
                  <w:sz w:val="10"/>
                  <w:szCs w:val="10"/>
                </w:rPr>
                <w:delText>Hours</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76" w:right="228"/>
              <w:jc w:val="center"/>
              <w:rPr>
                <w:del w:id="986" w:author="tharris" w:date="2011-05-16T09:41:00Z"/>
                <w:rFonts w:ascii="Times New Roman" w:hAnsi="Times New Roman"/>
                <w:sz w:val="24"/>
                <w:szCs w:val="24"/>
              </w:rPr>
            </w:pPr>
            <w:del w:id="987" w:author="tharris" w:date="2011-05-16T09:41:00Z">
              <w:r w:rsidRPr="007A7452" w:rsidDel="00743405">
                <w:rPr>
                  <w:rFonts w:ascii="Tahoma" w:hAnsi="Tahoma" w:cs="Tahoma"/>
                  <w:color w:val="191919"/>
                  <w:sz w:val="10"/>
                  <w:szCs w:val="10"/>
                </w:rPr>
                <w:delText>ition</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84"/>
              <w:rPr>
                <w:del w:id="988" w:author="tharris" w:date="2011-05-16T09:41:00Z"/>
                <w:rFonts w:ascii="Times New Roman" w:hAnsi="Times New Roman"/>
                <w:sz w:val="24"/>
                <w:szCs w:val="24"/>
              </w:rPr>
            </w:pPr>
            <w:del w:id="989" w:author="tharris" w:date="2011-05-16T09:41:00Z">
              <w:r w:rsidRPr="007A7452" w:rsidDel="00743405">
                <w:rPr>
                  <w:rFonts w:ascii="Tahoma" w:hAnsi="Tahoma" w:cs="Tahoma"/>
                  <w:color w:val="191919"/>
                  <w:sz w:val="10"/>
                  <w:szCs w:val="10"/>
                </w:rPr>
                <w:delText xml:space="preserve">Health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18"/>
              <w:rPr>
                <w:del w:id="990" w:author="tharris" w:date="2011-05-16T09:41:00Z"/>
                <w:rFonts w:ascii="Times New Roman" w:hAnsi="Times New Roman"/>
                <w:sz w:val="24"/>
                <w:szCs w:val="24"/>
              </w:rPr>
            </w:pPr>
            <w:del w:id="991" w:author="tharris" w:date="2011-05-16T09:41:00Z">
              <w:r w:rsidRPr="007A7452" w:rsidDel="00743405">
                <w:rPr>
                  <w:rFonts w:ascii="Tahoma" w:hAnsi="Tahoma" w:cs="Tahoma"/>
                  <w:color w:val="191919"/>
                  <w:sz w:val="10"/>
                  <w:szCs w:val="10"/>
                </w:rPr>
                <w:delText>tivi</w:delText>
              </w:r>
              <w:r w:rsidRPr="007A7452" w:rsidDel="00743405">
                <w:rPr>
                  <w:rFonts w:ascii="Tahoma" w:hAnsi="Tahoma" w:cs="Tahoma"/>
                  <w:color w:val="191919"/>
                  <w:spacing w:val="-1"/>
                  <w:sz w:val="10"/>
                  <w:szCs w:val="10"/>
                </w:rPr>
                <w:delText>t</w:delText>
              </w:r>
              <w:r w:rsidRPr="007A7452" w:rsidDel="00743405">
                <w:rPr>
                  <w:rFonts w:ascii="Tahoma" w:hAnsi="Tahoma" w:cs="Tahoma"/>
                  <w:color w:val="191919"/>
                  <w:sz w:val="10"/>
                  <w:szCs w:val="10"/>
                </w:rPr>
                <w:delText xml:space="preserve">y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61"/>
              <w:rPr>
                <w:del w:id="992" w:author="tharris" w:date="2011-05-16T09:41:00Z"/>
                <w:rFonts w:ascii="Times New Roman" w:hAnsi="Times New Roman"/>
                <w:sz w:val="24"/>
                <w:szCs w:val="24"/>
              </w:rPr>
            </w:pPr>
            <w:del w:id="993" w:author="tharris" w:date="2011-05-16T09:41:00Z">
              <w:r w:rsidRPr="007A7452" w:rsidDel="00743405">
                <w:rPr>
                  <w:rFonts w:ascii="Tahoma" w:hAnsi="Tahoma" w:cs="Tahoma"/>
                  <w:color w:val="191919"/>
                  <w:sz w:val="10"/>
                  <w:szCs w:val="10"/>
                </w:rPr>
                <w:delText xml:space="preserve">letic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08"/>
              <w:rPr>
                <w:del w:id="994" w:author="tharris" w:date="2011-05-16T09:41:00Z"/>
                <w:rFonts w:ascii="Times New Roman" w:hAnsi="Times New Roman"/>
                <w:sz w:val="24"/>
                <w:szCs w:val="24"/>
              </w:rPr>
            </w:pPr>
            <w:del w:id="995" w:author="tharris" w:date="2011-05-16T09:41:00Z">
              <w:r w:rsidRPr="007A7452" w:rsidDel="00743405">
                <w:rPr>
                  <w:rFonts w:ascii="Tahoma" w:hAnsi="Tahoma" w:cs="Tahoma"/>
                  <w:color w:val="191919"/>
                  <w:sz w:val="10"/>
                  <w:szCs w:val="10"/>
                </w:rPr>
                <w:delText xml:space="preserve">nology </w:delText>
              </w:r>
              <w:r w:rsidRPr="007A7452" w:rsidDel="00743405">
                <w:rPr>
                  <w:rFonts w:ascii="Tahoma" w:hAnsi="Tahoma" w:cs="Tahoma"/>
                  <w:color w:val="191919"/>
                  <w:spacing w:val="-2"/>
                  <w:sz w:val="10"/>
                  <w:szCs w:val="10"/>
                </w:rPr>
                <w:delText>F</w:delText>
              </w:r>
              <w:r w:rsidRPr="007A7452" w:rsidDel="00743405">
                <w:rPr>
                  <w:rFonts w:ascii="Tahoma" w:hAnsi="Tahoma" w:cs="Tahoma"/>
                  <w:color w:val="191919"/>
                  <w:sz w:val="10"/>
                  <w:szCs w:val="10"/>
                </w:rPr>
                <w:delText>ee</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22" w:right="209"/>
              <w:jc w:val="center"/>
              <w:rPr>
                <w:del w:id="996" w:author="tharris" w:date="2011-05-16T09:41:00Z"/>
                <w:rFonts w:ascii="Times New Roman" w:hAnsi="Times New Roman"/>
                <w:sz w:val="24"/>
                <w:szCs w:val="24"/>
              </w:rPr>
            </w:pPr>
            <w:del w:id="997" w:author="tharris" w:date="2011-05-16T09:41:00Z">
              <w:r w:rsidRPr="007A7452" w:rsidDel="00743405">
                <w:rPr>
                  <w:rFonts w:ascii="Tahoma" w:hAnsi="Tahoma" w:cs="Tahoma"/>
                  <w:color w:val="191919"/>
                  <w:sz w:val="10"/>
                  <w:szCs w:val="10"/>
                </w:rPr>
                <w:delText>dent</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37"/>
              <w:rPr>
                <w:del w:id="998" w:author="tharris" w:date="2011-05-16T09:41:00Z"/>
                <w:rFonts w:ascii="Times New Roman" w:hAnsi="Times New Roman"/>
                <w:sz w:val="24"/>
                <w:szCs w:val="24"/>
              </w:rPr>
            </w:pPr>
            <w:del w:id="999" w:author="tharris" w:date="2011-05-16T09:41:00Z">
              <w:r w:rsidRPr="007A7452" w:rsidDel="00743405">
                <w:rPr>
                  <w:rFonts w:ascii="Tahoma" w:hAnsi="Tahoma" w:cs="Tahoma"/>
                  <w:color w:val="191919"/>
                  <w:spacing w:val="-5"/>
                  <w:sz w:val="10"/>
                  <w:szCs w:val="10"/>
                </w:rPr>
                <w:delText>F</w:delText>
              </w:r>
              <w:r w:rsidRPr="007A7452" w:rsidDel="00743405">
                <w:rPr>
                  <w:rFonts w:ascii="Tahoma" w:hAnsi="Tahoma" w:cs="Tahoma"/>
                  <w:color w:val="191919"/>
                  <w:sz w:val="10"/>
                  <w:szCs w:val="10"/>
                </w:rPr>
                <w:delText>all 2006</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09" w:right="209"/>
              <w:jc w:val="center"/>
              <w:rPr>
                <w:del w:id="1000" w:author="tharris" w:date="2011-05-16T09:41:00Z"/>
                <w:rFonts w:ascii="Times New Roman" w:hAnsi="Times New Roman"/>
                <w:sz w:val="24"/>
                <w:szCs w:val="24"/>
              </w:rPr>
            </w:pPr>
            <w:del w:id="1001" w:author="tharris" w:date="2011-05-16T09:41:00Z">
              <w:r w:rsidRPr="007A7452" w:rsidDel="00743405">
                <w:rPr>
                  <w:rFonts w:ascii="Tahoma" w:hAnsi="Tahoma" w:cs="Tahoma"/>
                  <w:color w:val="191919"/>
                  <w:sz w:val="10"/>
                  <w:szCs w:val="10"/>
                </w:rPr>
                <w:delText>dent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09" w:right="209"/>
              <w:jc w:val="center"/>
              <w:rPr>
                <w:del w:id="1002" w:author="tharris" w:date="2011-05-16T09:41:00Z"/>
                <w:rFonts w:ascii="Times New Roman" w:hAnsi="Times New Roman"/>
                <w:sz w:val="24"/>
                <w:szCs w:val="24"/>
              </w:rPr>
            </w:pPr>
            <w:del w:id="1003" w:author="tharris" w:date="2011-05-16T09:41:00Z">
              <w:r w:rsidRPr="007A7452" w:rsidDel="00743405">
                <w:rPr>
                  <w:rFonts w:ascii="Tahoma" w:hAnsi="Tahoma" w:cs="Tahoma"/>
                  <w:color w:val="191919"/>
                  <w:sz w:val="10"/>
                  <w:szCs w:val="10"/>
                </w:rPr>
                <w:delText>dent</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37"/>
              <w:rPr>
                <w:del w:id="1004" w:author="tharris" w:date="2011-05-16T09:41:00Z"/>
                <w:rFonts w:ascii="Times New Roman" w:hAnsi="Times New Roman"/>
                <w:sz w:val="24"/>
                <w:szCs w:val="24"/>
              </w:rPr>
            </w:pPr>
            <w:del w:id="1005" w:author="tharris" w:date="2011-05-16T09:41:00Z">
              <w:r w:rsidRPr="007A7452" w:rsidDel="00743405">
                <w:rPr>
                  <w:rFonts w:ascii="Tahoma" w:hAnsi="Tahoma" w:cs="Tahoma"/>
                  <w:color w:val="191919"/>
                  <w:spacing w:val="-5"/>
                  <w:sz w:val="10"/>
                  <w:szCs w:val="10"/>
                </w:rPr>
                <w:delText>F</w:delText>
              </w:r>
              <w:r w:rsidRPr="007A7452" w:rsidDel="00743405">
                <w:rPr>
                  <w:rFonts w:ascii="Tahoma" w:hAnsi="Tahoma" w:cs="Tahoma"/>
                  <w:color w:val="191919"/>
                  <w:sz w:val="10"/>
                  <w:szCs w:val="10"/>
                </w:rPr>
                <w:delText>all 2006</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198" w:right="198"/>
              <w:jc w:val="center"/>
              <w:rPr>
                <w:del w:id="1006" w:author="tharris" w:date="2011-05-16T09:41:00Z"/>
                <w:rFonts w:ascii="Times New Roman" w:hAnsi="Times New Roman"/>
                <w:sz w:val="24"/>
                <w:szCs w:val="24"/>
              </w:rPr>
            </w:pPr>
            <w:del w:id="1007" w:author="tharris" w:date="2011-05-16T09:41:00Z">
              <w:r w:rsidRPr="007A7452" w:rsidDel="00743405">
                <w:rPr>
                  <w:rFonts w:ascii="Tahoma" w:hAnsi="Tahoma" w:cs="Tahoma"/>
                  <w:color w:val="191919"/>
                  <w:sz w:val="10"/>
                  <w:szCs w:val="10"/>
                </w:rPr>
                <w:delText>2007</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3" w:after="0" w:line="240" w:lineRule="auto"/>
              <w:ind w:left="226"/>
              <w:rPr>
                <w:del w:id="1008" w:author="tharris" w:date="2011-05-16T09:41:00Z"/>
                <w:rFonts w:ascii="Times New Roman" w:hAnsi="Times New Roman"/>
                <w:sz w:val="24"/>
                <w:szCs w:val="24"/>
              </w:rPr>
            </w:pPr>
            <w:del w:id="1009" w:author="tharris" w:date="2011-05-16T09:41:00Z">
              <w:r w:rsidRPr="007A7452" w:rsidDel="00743405">
                <w:rPr>
                  <w:rFonts w:ascii="Tahoma" w:hAnsi="Tahoma" w:cs="Tahoma"/>
                  <w:color w:val="191919"/>
                  <w:sz w:val="10"/>
                  <w:szCs w:val="10"/>
                </w:rPr>
                <w:delText>2007</w:delText>
              </w:r>
            </w:del>
          </w:p>
        </w:tc>
      </w:tr>
      <w:tr w:rsidR="00924DC4" w:rsidRPr="007A7452" w:rsidDel="00743405" w:rsidTr="00F115A7">
        <w:trPr>
          <w:trHeight w:hRule="exact" w:val="234"/>
          <w:del w:id="1010"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36"/>
              <w:rPr>
                <w:del w:id="1011" w:author="tharris" w:date="2011-05-16T09:41:00Z"/>
                <w:rFonts w:ascii="Times New Roman" w:hAnsi="Times New Roman"/>
                <w:sz w:val="24"/>
                <w:szCs w:val="24"/>
              </w:rPr>
            </w:pPr>
            <w:del w:id="1012" w:author="tharris" w:date="2011-05-16T09:41:00Z">
              <w:r w:rsidRPr="007A7452" w:rsidDel="00743405">
                <w:rPr>
                  <w:rFonts w:ascii="Tahoma" w:hAnsi="Tahoma" w:cs="Tahoma"/>
                  <w:color w:val="191919"/>
                  <w:sz w:val="12"/>
                  <w:szCs w:val="12"/>
                </w:rPr>
                <w:delText>1</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84"/>
              <w:rPr>
                <w:del w:id="1013" w:author="tharris" w:date="2011-05-16T09:41:00Z"/>
                <w:rFonts w:ascii="Times New Roman" w:hAnsi="Times New Roman"/>
                <w:sz w:val="24"/>
                <w:szCs w:val="24"/>
              </w:rPr>
            </w:pPr>
            <w:del w:id="1014" w:author="tharris" w:date="2011-05-16T09:41:00Z">
              <w:r w:rsidRPr="007A7452" w:rsidDel="00743405">
                <w:rPr>
                  <w:rFonts w:ascii="Tahoma" w:hAnsi="Tahoma" w:cs="Tahoma"/>
                  <w:color w:val="191919"/>
                  <w:sz w:val="12"/>
                  <w:szCs w:val="12"/>
                </w:rPr>
                <w:delText>$113.00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90"/>
              <w:rPr>
                <w:del w:id="1015" w:author="tharris" w:date="2011-05-16T09:41:00Z"/>
                <w:rFonts w:ascii="Times New Roman" w:hAnsi="Times New Roman"/>
                <w:sz w:val="24"/>
                <w:szCs w:val="24"/>
              </w:rPr>
            </w:pPr>
            <w:del w:id="1016"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37"/>
                  <w:sz w:val="12"/>
                  <w:szCs w:val="12"/>
                </w:rPr>
                <w:delText xml:space="preserve"> </w:delText>
              </w:r>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68"/>
              <w:rPr>
                <w:del w:id="1017" w:author="tharris" w:date="2011-05-16T09:41:00Z"/>
                <w:rFonts w:ascii="Times New Roman" w:hAnsi="Times New Roman"/>
                <w:sz w:val="24"/>
                <w:szCs w:val="24"/>
              </w:rPr>
            </w:pPr>
            <w:del w:id="1018"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1"/>
                  <w:sz w:val="12"/>
                  <w:szCs w:val="12"/>
                </w:rPr>
                <w:delText xml:space="preserve"> </w:delText>
              </w:r>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94"/>
              <w:rPr>
                <w:del w:id="1019" w:author="tharris" w:date="2011-05-16T09:41:00Z"/>
                <w:rFonts w:ascii="Times New Roman" w:hAnsi="Times New Roman"/>
                <w:sz w:val="24"/>
                <w:szCs w:val="24"/>
              </w:rPr>
            </w:pPr>
            <w:del w:id="1020" w:author="tharris" w:date="2011-05-16T09:41:00Z">
              <w:r w:rsidRPr="007A7452" w:rsidDel="00743405">
                <w:rPr>
                  <w:rFonts w:ascii="Tahoma" w:hAnsi="Tahoma" w:cs="Tahoma"/>
                  <w:color w:val="191919"/>
                  <w:sz w:val="12"/>
                  <w:szCs w:val="12"/>
                </w:rPr>
                <w:delText xml:space="preserve">$    </w:delText>
              </w:r>
              <w:r w:rsidRPr="007A7452" w:rsidDel="00743405">
                <w:rPr>
                  <w:rFonts w:ascii="Tahoma" w:hAnsi="Tahoma" w:cs="Tahoma"/>
                  <w:color w:val="191919"/>
                  <w:spacing w:val="1"/>
                  <w:sz w:val="12"/>
                  <w:szCs w:val="12"/>
                </w:rPr>
                <w:delText xml:space="preserve"> </w:delText>
              </w:r>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tabs>
                <w:tab w:val="left" w:pos="480"/>
              </w:tabs>
              <w:autoSpaceDE w:val="0"/>
              <w:autoSpaceDN w:val="0"/>
              <w:adjustRightInd w:val="0"/>
              <w:spacing w:before="36" w:after="0" w:line="240" w:lineRule="auto"/>
              <w:ind w:left="161"/>
              <w:rPr>
                <w:del w:id="1021" w:author="tharris" w:date="2011-05-16T09:41:00Z"/>
                <w:rFonts w:ascii="Times New Roman" w:hAnsi="Times New Roman"/>
                <w:sz w:val="24"/>
                <w:szCs w:val="24"/>
              </w:rPr>
            </w:pPr>
            <w:del w:id="1022"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z w:val="12"/>
                  <w:szCs w:val="12"/>
                </w:rPr>
                <w:tab/>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33"/>
              <w:rPr>
                <w:del w:id="1023" w:author="tharris" w:date="2011-05-16T09:41:00Z"/>
                <w:rFonts w:ascii="Times New Roman" w:hAnsi="Times New Roman"/>
                <w:sz w:val="24"/>
                <w:szCs w:val="24"/>
              </w:rPr>
            </w:pPr>
            <w:del w:id="1024" w:author="tharris" w:date="2011-05-16T09:41:00Z">
              <w:r w:rsidRPr="007A7452" w:rsidDel="00743405">
                <w:rPr>
                  <w:rFonts w:ascii="Tahoma" w:hAnsi="Tahoma" w:cs="Tahoma"/>
                  <w:color w:val="191919"/>
                  <w:sz w:val="12"/>
                  <w:szCs w:val="12"/>
                </w:rPr>
                <w:delText>$113.00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5"/>
              <w:rPr>
                <w:del w:id="1025" w:author="tharris" w:date="2011-05-16T09:41:00Z"/>
                <w:rFonts w:ascii="Times New Roman" w:hAnsi="Times New Roman"/>
                <w:sz w:val="24"/>
                <w:szCs w:val="24"/>
              </w:rPr>
            </w:pPr>
            <w:del w:id="1026" w:author="tharris" w:date="2011-05-16T09:41:00Z">
              <w:r w:rsidRPr="007A7452" w:rsidDel="00743405">
                <w:rPr>
                  <w:rFonts w:ascii="Tahoma" w:hAnsi="Tahoma" w:cs="Tahoma"/>
                  <w:color w:val="191919"/>
                  <w:sz w:val="12"/>
                  <w:szCs w:val="12"/>
                </w:rPr>
                <w:delText>$10</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27" w:author="tharris" w:date="2011-05-16T09:41:00Z"/>
                <w:rFonts w:ascii="Times New Roman" w:hAnsi="Times New Roman"/>
                <w:sz w:val="24"/>
                <w:szCs w:val="24"/>
              </w:rPr>
            </w:pPr>
            <w:del w:id="1028" w:author="tharris" w:date="2011-05-16T09:41:00Z">
              <w:r w:rsidRPr="007A7452" w:rsidDel="00743405">
                <w:rPr>
                  <w:rFonts w:ascii="Tahoma" w:hAnsi="Tahoma" w:cs="Tahoma"/>
                  <w:color w:val="191919"/>
                  <w:sz w:val="12"/>
                  <w:szCs w:val="12"/>
                </w:rPr>
                <w:delText>$449.00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29" w:author="tharris" w:date="2011-05-16T09:41:00Z"/>
                <w:rFonts w:ascii="Times New Roman" w:hAnsi="Times New Roman"/>
                <w:sz w:val="24"/>
                <w:szCs w:val="24"/>
              </w:rPr>
            </w:pPr>
            <w:del w:id="1030" w:author="tharris" w:date="2011-05-16T09:41:00Z">
              <w:r w:rsidRPr="007A7452" w:rsidDel="00743405">
                <w:rPr>
                  <w:rFonts w:ascii="Tahoma" w:hAnsi="Tahoma" w:cs="Tahoma"/>
                  <w:color w:val="191919"/>
                  <w:sz w:val="12"/>
                  <w:szCs w:val="12"/>
                </w:rPr>
                <w:delText>$449.00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5"/>
              <w:rPr>
                <w:del w:id="1031" w:author="tharris" w:date="2011-05-16T09:41:00Z"/>
                <w:rFonts w:ascii="Times New Roman" w:hAnsi="Times New Roman"/>
                <w:sz w:val="24"/>
                <w:szCs w:val="24"/>
              </w:rPr>
            </w:pPr>
            <w:del w:id="1032" w:author="tharris" w:date="2011-05-16T09:41:00Z">
              <w:r w:rsidRPr="007A7452" w:rsidDel="00743405">
                <w:rPr>
                  <w:rFonts w:ascii="Tahoma" w:hAnsi="Tahoma" w:cs="Tahoma"/>
                  <w:color w:val="191919"/>
                  <w:sz w:val="12"/>
                  <w:szCs w:val="12"/>
                </w:rPr>
                <w:delText>$42</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33" w:author="tharris" w:date="2011-05-16T09:41:00Z"/>
                <w:rFonts w:ascii="Times New Roman" w:hAnsi="Times New Roman"/>
                <w:sz w:val="24"/>
                <w:szCs w:val="24"/>
              </w:rPr>
            </w:pPr>
            <w:del w:id="1034" w:author="tharris" w:date="2011-05-16T09:41:00Z">
              <w:r w:rsidRPr="007A7452" w:rsidDel="00743405">
                <w:rPr>
                  <w:rFonts w:ascii="Tahoma" w:hAnsi="Tahoma" w:cs="Tahoma"/>
                  <w:color w:val="191919"/>
                  <w:sz w:val="12"/>
                  <w:szCs w:val="12"/>
                </w:rPr>
                <w:delText>$120.00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6" w:after="0" w:line="240" w:lineRule="auto"/>
              <w:ind w:left="120"/>
              <w:rPr>
                <w:del w:id="1035" w:author="tharris" w:date="2011-05-16T09:41:00Z"/>
                <w:rFonts w:ascii="Times New Roman" w:hAnsi="Times New Roman"/>
                <w:sz w:val="24"/>
                <w:szCs w:val="24"/>
              </w:rPr>
            </w:pPr>
            <w:del w:id="1036" w:author="tharris" w:date="2011-05-16T09:41:00Z">
              <w:r w:rsidRPr="007A7452" w:rsidDel="00743405">
                <w:rPr>
                  <w:rFonts w:ascii="Tahoma" w:hAnsi="Tahoma" w:cs="Tahoma"/>
                  <w:color w:val="191919"/>
                  <w:sz w:val="12"/>
                  <w:szCs w:val="12"/>
                </w:rPr>
                <w:delText>$478.00</w:delText>
              </w:r>
            </w:del>
          </w:p>
        </w:tc>
      </w:tr>
      <w:tr w:rsidR="00924DC4" w:rsidRPr="007A7452" w:rsidDel="00743405" w:rsidTr="00F115A7">
        <w:trPr>
          <w:trHeight w:hRule="exact" w:val="235"/>
          <w:del w:id="1037"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38" w:author="tharris" w:date="2011-05-16T09:41:00Z"/>
                <w:rFonts w:ascii="Times New Roman" w:hAnsi="Times New Roman"/>
                <w:sz w:val="24"/>
                <w:szCs w:val="24"/>
              </w:rPr>
            </w:pPr>
            <w:del w:id="1039" w:author="tharris" w:date="2011-05-16T09:41:00Z">
              <w:r w:rsidRPr="007A7452" w:rsidDel="00743405">
                <w:rPr>
                  <w:rFonts w:ascii="Tahoma" w:hAnsi="Tahoma" w:cs="Tahoma"/>
                  <w:color w:val="191919"/>
                  <w:sz w:val="12"/>
                  <w:szCs w:val="12"/>
                </w:rPr>
                <w:delText>2</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40" w:author="tharris" w:date="2011-05-16T09:41:00Z"/>
                <w:rFonts w:ascii="Times New Roman" w:hAnsi="Times New Roman"/>
                <w:sz w:val="24"/>
                <w:szCs w:val="24"/>
              </w:rPr>
            </w:pPr>
            <w:del w:id="1041" w:author="tharris" w:date="2011-05-16T09:41:00Z">
              <w:r w:rsidRPr="007A7452" w:rsidDel="00743405">
                <w:rPr>
                  <w:rFonts w:ascii="Tahoma" w:hAnsi="Tahoma" w:cs="Tahoma"/>
                  <w:color w:val="191919"/>
                  <w:sz w:val="12"/>
                  <w:szCs w:val="12"/>
                </w:rPr>
                <w:delText>$226.00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42" w:author="tharris" w:date="2011-05-16T09:41:00Z"/>
                <w:rFonts w:ascii="Times New Roman" w:hAnsi="Times New Roman"/>
                <w:sz w:val="24"/>
                <w:szCs w:val="24"/>
              </w:rPr>
            </w:pPr>
            <w:del w:id="1043"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44" w:author="tharris" w:date="2011-05-16T09:41:00Z"/>
                <w:rFonts w:ascii="Times New Roman" w:hAnsi="Times New Roman"/>
                <w:sz w:val="24"/>
                <w:szCs w:val="24"/>
              </w:rPr>
            </w:pPr>
            <w:del w:id="1045"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046" w:author="tharris" w:date="2011-05-16T09:41:00Z"/>
                <w:rFonts w:ascii="Times New Roman" w:hAnsi="Times New Roman"/>
                <w:sz w:val="24"/>
                <w:szCs w:val="24"/>
              </w:rPr>
            </w:pPr>
            <w:del w:id="1047"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048" w:author="tharris" w:date="2011-05-16T09:41:00Z"/>
                <w:rFonts w:ascii="Times New Roman" w:hAnsi="Times New Roman"/>
                <w:sz w:val="24"/>
                <w:szCs w:val="24"/>
              </w:rPr>
            </w:pPr>
            <w:del w:id="1049"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050" w:author="tharris" w:date="2011-05-16T09:41:00Z"/>
                <w:rFonts w:ascii="Times New Roman" w:hAnsi="Times New Roman"/>
                <w:sz w:val="24"/>
                <w:szCs w:val="24"/>
              </w:rPr>
            </w:pPr>
            <w:del w:id="1051" w:author="tharris" w:date="2011-05-16T09:41:00Z">
              <w:r w:rsidRPr="007A7452" w:rsidDel="00743405">
                <w:rPr>
                  <w:rFonts w:ascii="Tahoma" w:hAnsi="Tahoma" w:cs="Tahoma"/>
                  <w:color w:val="191919"/>
                  <w:sz w:val="12"/>
                  <w:szCs w:val="12"/>
                </w:rPr>
                <w:delText>$226.00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1"/>
              <w:rPr>
                <w:del w:id="1052" w:author="tharris" w:date="2011-05-16T09:41:00Z"/>
                <w:rFonts w:ascii="Times New Roman" w:hAnsi="Times New Roman"/>
                <w:sz w:val="24"/>
                <w:szCs w:val="24"/>
              </w:rPr>
            </w:pPr>
            <w:del w:id="1053" w:author="tharris" w:date="2011-05-16T09:41:00Z">
              <w:r w:rsidRPr="007A7452" w:rsidDel="00743405">
                <w:rPr>
                  <w:rFonts w:ascii="Tahoma" w:hAnsi="Tahoma" w:cs="Tahoma"/>
                  <w:color w:val="191919"/>
                  <w:sz w:val="12"/>
                  <w:szCs w:val="12"/>
                </w:rPr>
                <w:delText>$21</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54" w:author="tharris" w:date="2011-05-16T09:41:00Z"/>
                <w:rFonts w:ascii="Times New Roman" w:hAnsi="Times New Roman"/>
                <w:sz w:val="24"/>
                <w:szCs w:val="24"/>
              </w:rPr>
            </w:pPr>
            <w:del w:id="1055" w:author="tharris" w:date="2011-05-16T09:41:00Z">
              <w:r w:rsidRPr="007A7452" w:rsidDel="00743405">
                <w:rPr>
                  <w:rFonts w:ascii="Tahoma" w:hAnsi="Tahoma" w:cs="Tahoma"/>
                  <w:color w:val="191919"/>
                  <w:sz w:val="12"/>
                  <w:szCs w:val="12"/>
                </w:rPr>
                <w:delText>$898.00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56" w:author="tharris" w:date="2011-05-16T09:41:00Z"/>
                <w:rFonts w:ascii="Times New Roman" w:hAnsi="Times New Roman"/>
                <w:sz w:val="24"/>
                <w:szCs w:val="24"/>
              </w:rPr>
            </w:pPr>
            <w:del w:id="1057" w:author="tharris" w:date="2011-05-16T09:41:00Z">
              <w:r w:rsidRPr="007A7452" w:rsidDel="00743405">
                <w:rPr>
                  <w:rFonts w:ascii="Tahoma" w:hAnsi="Tahoma" w:cs="Tahoma"/>
                  <w:color w:val="191919"/>
                  <w:sz w:val="12"/>
                  <w:szCs w:val="12"/>
                </w:rPr>
                <w:delText>$898.00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1"/>
              <w:rPr>
                <w:del w:id="1058" w:author="tharris" w:date="2011-05-16T09:41:00Z"/>
                <w:rFonts w:ascii="Times New Roman" w:hAnsi="Times New Roman"/>
                <w:sz w:val="24"/>
                <w:szCs w:val="24"/>
              </w:rPr>
            </w:pPr>
            <w:del w:id="1059" w:author="tharris" w:date="2011-05-16T09:41:00Z">
              <w:r w:rsidRPr="007A7452" w:rsidDel="00743405">
                <w:rPr>
                  <w:rFonts w:ascii="Tahoma" w:hAnsi="Tahoma" w:cs="Tahoma"/>
                  <w:color w:val="191919"/>
                  <w:sz w:val="12"/>
                  <w:szCs w:val="12"/>
                </w:rPr>
                <w:delText>$85</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60" w:author="tharris" w:date="2011-05-16T09:41:00Z"/>
                <w:rFonts w:ascii="Times New Roman" w:hAnsi="Times New Roman"/>
                <w:sz w:val="24"/>
                <w:szCs w:val="24"/>
              </w:rPr>
            </w:pPr>
            <w:del w:id="1061" w:author="tharris" w:date="2011-05-16T09:41:00Z">
              <w:r w:rsidRPr="007A7452" w:rsidDel="00743405">
                <w:rPr>
                  <w:rFonts w:ascii="Tahoma" w:hAnsi="Tahoma" w:cs="Tahoma"/>
                  <w:color w:val="191919"/>
                  <w:sz w:val="12"/>
                  <w:szCs w:val="12"/>
                </w:rPr>
                <w:delText>$240.00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62" w:author="tharris" w:date="2011-05-16T09:41:00Z"/>
                <w:rFonts w:ascii="Times New Roman" w:hAnsi="Times New Roman"/>
                <w:sz w:val="24"/>
                <w:szCs w:val="24"/>
              </w:rPr>
            </w:pPr>
            <w:del w:id="1063" w:author="tharris" w:date="2011-05-16T09:41:00Z">
              <w:r w:rsidRPr="007A7452" w:rsidDel="00743405">
                <w:rPr>
                  <w:rFonts w:ascii="Tahoma" w:hAnsi="Tahoma" w:cs="Tahoma"/>
                  <w:color w:val="191919"/>
                  <w:sz w:val="12"/>
                  <w:szCs w:val="12"/>
                </w:rPr>
                <w:delText>$956.00</w:delText>
              </w:r>
            </w:del>
          </w:p>
        </w:tc>
      </w:tr>
      <w:tr w:rsidR="00924DC4" w:rsidRPr="007A7452" w:rsidDel="00743405" w:rsidTr="00F115A7">
        <w:trPr>
          <w:trHeight w:hRule="exact" w:val="235"/>
          <w:del w:id="1064"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65" w:author="tharris" w:date="2011-05-16T09:41:00Z"/>
                <w:rFonts w:ascii="Times New Roman" w:hAnsi="Times New Roman"/>
                <w:sz w:val="24"/>
                <w:szCs w:val="24"/>
              </w:rPr>
            </w:pPr>
            <w:del w:id="1066" w:author="tharris" w:date="2011-05-16T09:41:00Z">
              <w:r w:rsidRPr="007A7452" w:rsidDel="00743405">
                <w:rPr>
                  <w:rFonts w:ascii="Tahoma" w:hAnsi="Tahoma" w:cs="Tahoma"/>
                  <w:color w:val="191919"/>
                  <w:sz w:val="12"/>
                  <w:szCs w:val="12"/>
                </w:rPr>
                <w:delText>3</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67" w:author="tharris" w:date="2011-05-16T09:41:00Z"/>
                <w:rFonts w:ascii="Times New Roman" w:hAnsi="Times New Roman"/>
                <w:sz w:val="24"/>
                <w:szCs w:val="24"/>
              </w:rPr>
            </w:pPr>
            <w:del w:id="1068" w:author="tharris" w:date="2011-05-16T09:41:00Z">
              <w:r w:rsidRPr="007A7452" w:rsidDel="00743405">
                <w:rPr>
                  <w:rFonts w:ascii="Tahoma" w:hAnsi="Tahoma" w:cs="Tahoma"/>
                  <w:color w:val="191919"/>
                  <w:sz w:val="12"/>
                  <w:szCs w:val="12"/>
                </w:rPr>
                <w:delText>$339.00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69" w:author="tharris" w:date="2011-05-16T09:41:00Z"/>
                <w:rFonts w:ascii="Times New Roman" w:hAnsi="Times New Roman"/>
                <w:sz w:val="24"/>
                <w:szCs w:val="24"/>
              </w:rPr>
            </w:pPr>
            <w:del w:id="1070"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71" w:author="tharris" w:date="2011-05-16T09:41:00Z"/>
                <w:rFonts w:ascii="Times New Roman" w:hAnsi="Times New Roman"/>
                <w:sz w:val="24"/>
                <w:szCs w:val="24"/>
              </w:rPr>
            </w:pPr>
            <w:del w:id="1072"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073" w:author="tharris" w:date="2011-05-16T09:41:00Z"/>
                <w:rFonts w:ascii="Times New Roman" w:hAnsi="Times New Roman"/>
                <w:sz w:val="24"/>
                <w:szCs w:val="24"/>
              </w:rPr>
            </w:pPr>
            <w:del w:id="1074"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075" w:author="tharris" w:date="2011-05-16T09:41:00Z"/>
                <w:rFonts w:ascii="Times New Roman" w:hAnsi="Times New Roman"/>
                <w:sz w:val="24"/>
                <w:szCs w:val="24"/>
              </w:rPr>
            </w:pPr>
            <w:del w:id="1076"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077" w:author="tharris" w:date="2011-05-16T09:41:00Z"/>
                <w:rFonts w:ascii="Times New Roman" w:hAnsi="Times New Roman"/>
                <w:sz w:val="24"/>
                <w:szCs w:val="24"/>
              </w:rPr>
            </w:pPr>
            <w:del w:id="1078" w:author="tharris" w:date="2011-05-16T09:41:00Z">
              <w:r w:rsidRPr="007A7452" w:rsidDel="00743405">
                <w:rPr>
                  <w:rFonts w:ascii="Tahoma" w:hAnsi="Tahoma" w:cs="Tahoma"/>
                  <w:color w:val="191919"/>
                  <w:sz w:val="12"/>
                  <w:szCs w:val="12"/>
                </w:rPr>
                <w:delText>$339.00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79" w:author="tharris" w:date="2011-05-16T09:41:00Z"/>
                <w:rFonts w:ascii="Times New Roman" w:hAnsi="Times New Roman"/>
                <w:sz w:val="24"/>
                <w:szCs w:val="24"/>
              </w:rPr>
            </w:pPr>
            <w:del w:id="1080" w:author="tharris" w:date="2011-05-16T09:41:00Z">
              <w:r w:rsidRPr="007A7452" w:rsidDel="00743405">
                <w:rPr>
                  <w:rFonts w:ascii="Tahoma" w:hAnsi="Tahoma" w:cs="Tahoma"/>
                  <w:color w:val="191919"/>
                  <w:sz w:val="12"/>
                  <w:szCs w:val="12"/>
                </w:rPr>
                <w:delText>$321.00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081" w:author="tharris" w:date="2011-05-16T09:41:00Z"/>
                <w:rFonts w:ascii="Times New Roman" w:hAnsi="Times New Roman"/>
                <w:sz w:val="24"/>
                <w:szCs w:val="24"/>
              </w:rPr>
            </w:pPr>
            <w:del w:id="1082" w:author="tharris" w:date="2011-05-16T09:41:00Z">
              <w:r w:rsidRPr="007A7452" w:rsidDel="00743405">
                <w:rPr>
                  <w:rFonts w:ascii="Tahoma" w:hAnsi="Tahoma" w:cs="Tahoma"/>
                  <w:color w:val="191919"/>
                  <w:sz w:val="12"/>
                  <w:szCs w:val="12"/>
                </w:rPr>
                <w:delText>$1,34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083" w:author="tharris" w:date="2011-05-16T09:41:00Z"/>
                <w:rFonts w:ascii="Times New Roman" w:hAnsi="Times New Roman"/>
                <w:sz w:val="24"/>
                <w:szCs w:val="24"/>
              </w:rPr>
            </w:pPr>
            <w:del w:id="1084" w:author="tharris" w:date="2011-05-16T09:41:00Z">
              <w:r w:rsidRPr="007A7452" w:rsidDel="00743405">
                <w:rPr>
                  <w:rFonts w:ascii="Tahoma" w:hAnsi="Tahoma" w:cs="Tahoma"/>
                  <w:color w:val="191919"/>
                  <w:sz w:val="12"/>
                  <w:szCs w:val="12"/>
                </w:rPr>
                <w:delText>$1,34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085" w:author="tharris" w:date="2011-05-16T09:41:00Z"/>
                <w:rFonts w:ascii="Times New Roman" w:hAnsi="Times New Roman"/>
                <w:sz w:val="24"/>
                <w:szCs w:val="24"/>
              </w:rPr>
            </w:pPr>
            <w:del w:id="1086" w:author="tharris" w:date="2011-05-16T09:41:00Z">
              <w:r w:rsidRPr="007A7452" w:rsidDel="00743405">
                <w:rPr>
                  <w:rFonts w:ascii="Tahoma" w:hAnsi="Tahoma" w:cs="Tahoma"/>
                  <w:color w:val="191919"/>
                  <w:sz w:val="12"/>
                  <w:szCs w:val="12"/>
                </w:rPr>
                <w:delText>$1,281.00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087" w:author="tharris" w:date="2011-05-16T09:41:00Z"/>
                <w:rFonts w:ascii="Times New Roman" w:hAnsi="Times New Roman"/>
                <w:sz w:val="24"/>
                <w:szCs w:val="24"/>
              </w:rPr>
            </w:pPr>
            <w:del w:id="1088" w:author="tharris" w:date="2011-05-16T09:41:00Z">
              <w:r w:rsidRPr="007A7452" w:rsidDel="00743405">
                <w:rPr>
                  <w:rFonts w:ascii="Tahoma" w:hAnsi="Tahoma" w:cs="Tahoma"/>
                  <w:color w:val="191919"/>
                  <w:sz w:val="12"/>
                  <w:szCs w:val="12"/>
                </w:rPr>
                <w:delText>$360.00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089" w:author="tharris" w:date="2011-05-16T09:41:00Z"/>
                <w:rFonts w:ascii="Times New Roman" w:hAnsi="Times New Roman"/>
                <w:sz w:val="24"/>
                <w:szCs w:val="24"/>
              </w:rPr>
            </w:pPr>
            <w:del w:id="1090" w:author="tharris" w:date="2011-05-16T09:41:00Z">
              <w:r w:rsidRPr="007A7452" w:rsidDel="00743405">
                <w:rPr>
                  <w:rFonts w:ascii="Tahoma" w:hAnsi="Tahoma" w:cs="Tahoma"/>
                  <w:color w:val="191919"/>
                  <w:sz w:val="12"/>
                  <w:szCs w:val="12"/>
                </w:rPr>
                <w:delText>$1,43</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r>
      <w:tr w:rsidR="00924DC4" w:rsidRPr="007A7452" w:rsidDel="00743405" w:rsidTr="00F115A7">
        <w:trPr>
          <w:trHeight w:hRule="exact" w:val="235"/>
          <w:del w:id="1091"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092" w:author="tharris" w:date="2011-05-16T09:41:00Z"/>
                <w:rFonts w:ascii="Times New Roman" w:hAnsi="Times New Roman"/>
                <w:sz w:val="24"/>
                <w:szCs w:val="24"/>
              </w:rPr>
            </w:pPr>
            <w:del w:id="1093" w:author="tharris" w:date="2011-05-16T09:41:00Z">
              <w:r w:rsidRPr="007A7452" w:rsidDel="00743405">
                <w:rPr>
                  <w:rFonts w:ascii="Tahoma" w:hAnsi="Tahoma" w:cs="Tahoma"/>
                  <w:color w:val="191919"/>
                  <w:sz w:val="12"/>
                  <w:szCs w:val="12"/>
                </w:rPr>
                <w:delText>4</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094" w:author="tharris" w:date="2011-05-16T09:41:00Z"/>
                <w:rFonts w:ascii="Times New Roman" w:hAnsi="Times New Roman"/>
                <w:sz w:val="24"/>
                <w:szCs w:val="24"/>
              </w:rPr>
            </w:pPr>
            <w:del w:id="1095" w:author="tharris" w:date="2011-05-16T09:41:00Z">
              <w:r w:rsidRPr="007A7452" w:rsidDel="00743405">
                <w:rPr>
                  <w:rFonts w:ascii="Tahoma" w:hAnsi="Tahoma" w:cs="Tahoma"/>
                  <w:color w:val="191919"/>
                  <w:sz w:val="12"/>
                  <w:szCs w:val="12"/>
                </w:rPr>
                <w:delText>$452.00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096" w:author="tharris" w:date="2011-05-16T09:41:00Z"/>
                <w:rFonts w:ascii="Times New Roman" w:hAnsi="Times New Roman"/>
                <w:sz w:val="24"/>
                <w:szCs w:val="24"/>
              </w:rPr>
            </w:pPr>
            <w:del w:id="1097"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098" w:author="tharris" w:date="2011-05-16T09:41:00Z"/>
                <w:rFonts w:ascii="Times New Roman" w:hAnsi="Times New Roman"/>
                <w:sz w:val="24"/>
                <w:szCs w:val="24"/>
              </w:rPr>
            </w:pPr>
            <w:del w:id="1099"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100" w:author="tharris" w:date="2011-05-16T09:41:00Z"/>
                <w:rFonts w:ascii="Times New Roman" w:hAnsi="Times New Roman"/>
                <w:sz w:val="24"/>
                <w:szCs w:val="24"/>
              </w:rPr>
            </w:pPr>
            <w:del w:id="1101"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102" w:author="tharris" w:date="2011-05-16T09:41:00Z"/>
                <w:rFonts w:ascii="Times New Roman" w:hAnsi="Times New Roman"/>
                <w:sz w:val="24"/>
                <w:szCs w:val="24"/>
              </w:rPr>
            </w:pPr>
            <w:del w:id="1103"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04" w:author="tharris" w:date="2011-05-16T09:41:00Z"/>
                <w:rFonts w:ascii="Times New Roman" w:hAnsi="Times New Roman"/>
                <w:sz w:val="24"/>
                <w:szCs w:val="24"/>
              </w:rPr>
            </w:pPr>
            <w:del w:id="1105" w:author="tharris" w:date="2011-05-16T09:41:00Z">
              <w:r w:rsidRPr="007A7452" w:rsidDel="00743405">
                <w:rPr>
                  <w:rFonts w:ascii="Tahoma" w:hAnsi="Tahoma" w:cs="Tahoma"/>
                  <w:color w:val="191919"/>
                  <w:sz w:val="12"/>
                  <w:szCs w:val="12"/>
                </w:rPr>
                <w:delText>$452.00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06" w:author="tharris" w:date="2011-05-16T09:41:00Z"/>
                <w:rFonts w:ascii="Times New Roman" w:hAnsi="Times New Roman"/>
                <w:sz w:val="24"/>
                <w:szCs w:val="24"/>
              </w:rPr>
            </w:pPr>
            <w:del w:id="1107" w:author="tharris" w:date="2011-05-16T09:41:00Z">
              <w:r w:rsidRPr="007A7452" w:rsidDel="00743405">
                <w:rPr>
                  <w:rFonts w:ascii="Tahoma" w:hAnsi="Tahoma" w:cs="Tahoma"/>
                  <w:color w:val="191919"/>
                  <w:sz w:val="12"/>
                  <w:szCs w:val="12"/>
                </w:rPr>
                <w:delText>$428.00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08" w:author="tharris" w:date="2011-05-16T09:41:00Z"/>
                <w:rFonts w:ascii="Times New Roman" w:hAnsi="Times New Roman"/>
                <w:sz w:val="24"/>
                <w:szCs w:val="24"/>
              </w:rPr>
            </w:pPr>
            <w:del w:id="1109"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796.00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10" w:author="tharris" w:date="2011-05-16T09:41:00Z"/>
                <w:rFonts w:ascii="Times New Roman" w:hAnsi="Times New Roman"/>
                <w:sz w:val="24"/>
                <w:szCs w:val="24"/>
              </w:rPr>
            </w:pPr>
            <w:del w:id="1111"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796.00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112" w:author="tharris" w:date="2011-05-16T09:41:00Z"/>
                <w:rFonts w:ascii="Times New Roman" w:hAnsi="Times New Roman"/>
                <w:sz w:val="24"/>
                <w:szCs w:val="24"/>
              </w:rPr>
            </w:pPr>
            <w:del w:id="1113" w:author="tharris" w:date="2011-05-16T09:41:00Z">
              <w:r w:rsidRPr="007A7452" w:rsidDel="00743405">
                <w:rPr>
                  <w:rFonts w:ascii="Tahoma" w:hAnsi="Tahoma" w:cs="Tahoma"/>
                  <w:color w:val="191919"/>
                  <w:sz w:val="12"/>
                  <w:szCs w:val="12"/>
                </w:rPr>
                <w:delText>$1</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708.00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14" w:author="tharris" w:date="2011-05-16T09:41:00Z"/>
                <w:rFonts w:ascii="Times New Roman" w:hAnsi="Times New Roman"/>
                <w:sz w:val="24"/>
                <w:szCs w:val="24"/>
              </w:rPr>
            </w:pPr>
            <w:del w:id="1115" w:author="tharris" w:date="2011-05-16T09:41:00Z">
              <w:r w:rsidRPr="007A7452" w:rsidDel="00743405">
                <w:rPr>
                  <w:rFonts w:ascii="Tahoma" w:hAnsi="Tahoma" w:cs="Tahoma"/>
                  <w:color w:val="191919"/>
                  <w:sz w:val="12"/>
                  <w:szCs w:val="12"/>
                </w:rPr>
                <w:delText>$480.00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16" w:author="tharris" w:date="2011-05-16T09:41:00Z"/>
                <w:rFonts w:ascii="Times New Roman" w:hAnsi="Times New Roman"/>
                <w:sz w:val="24"/>
                <w:szCs w:val="24"/>
              </w:rPr>
            </w:pPr>
            <w:del w:id="1117" w:author="tharris" w:date="2011-05-16T09:41:00Z">
              <w:r w:rsidRPr="007A7452" w:rsidDel="00743405">
                <w:rPr>
                  <w:rFonts w:ascii="Tahoma" w:hAnsi="Tahoma" w:cs="Tahoma"/>
                  <w:color w:val="191919"/>
                  <w:sz w:val="12"/>
                  <w:szCs w:val="12"/>
                </w:rPr>
                <w:delText>$1,912.00</w:delText>
              </w:r>
            </w:del>
          </w:p>
        </w:tc>
      </w:tr>
      <w:tr w:rsidR="00924DC4" w:rsidRPr="007A7452" w:rsidDel="00743405" w:rsidTr="00F115A7">
        <w:trPr>
          <w:trHeight w:hRule="exact" w:val="235"/>
          <w:del w:id="1118"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19" w:author="tharris" w:date="2011-05-16T09:41:00Z"/>
                <w:rFonts w:ascii="Times New Roman" w:hAnsi="Times New Roman"/>
                <w:sz w:val="24"/>
                <w:szCs w:val="24"/>
              </w:rPr>
            </w:pPr>
            <w:del w:id="1120" w:author="tharris" w:date="2011-05-16T09:41:00Z">
              <w:r w:rsidRPr="007A7452" w:rsidDel="00743405">
                <w:rPr>
                  <w:rFonts w:ascii="Tahoma" w:hAnsi="Tahoma" w:cs="Tahoma"/>
                  <w:color w:val="191919"/>
                  <w:sz w:val="12"/>
                  <w:szCs w:val="12"/>
                </w:rPr>
                <w:delText>5</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21" w:author="tharris" w:date="2011-05-16T09:41:00Z"/>
                <w:rFonts w:ascii="Times New Roman" w:hAnsi="Times New Roman"/>
                <w:sz w:val="24"/>
                <w:szCs w:val="24"/>
              </w:rPr>
            </w:pPr>
            <w:del w:id="1122" w:author="tharris" w:date="2011-05-16T09:41:00Z">
              <w:r w:rsidRPr="007A7452" w:rsidDel="00743405">
                <w:rPr>
                  <w:rFonts w:ascii="Tahoma" w:hAnsi="Tahoma" w:cs="Tahoma"/>
                  <w:color w:val="191919"/>
                  <w:sz w:val="12"/>
                  <w:szCs w:val="12"/>
                </w:rPr>
                <w:delText>$565.00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9" w:right="302"/>
              <w:jc w:val="center"/>
              <w:rPr>
                <w:del w:id="1123" w:author="tharris" w:date="2011-05-16T09:41:00Z"/>
                <w:rFonts w:ascii="Times New Roman" w:hAnsi="Times New Roman"/>
                <w:sz w:val="24"/>
                <w:szCs w:val="24"/>
              </w:rPr>
            </w:pPr>
            <w:del w:id="1124" w:author="tharris" w:date="2011-05-16T09:41:00Z">
              <w:r w:rsidRPr="007A7452" w:rsidDel="00743405">
                <w:rPr>
                  <w:rFonts w:ascii="Tahoma" w:hAnsi="Tahoma" w:cs="Tahoma"/>
                  <w:color w:val="191919"/>
                  <w:sz w:val="12"/>
                  <w:szCs w:val="12"/>
                </w:rPr>
                <w:delText>-</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66" w:right="276"/>
              <w:jc w:val="center"/>
              <w:rPr>
                <w:del w:id="1125" w:author="tharris" w:date="2011-05-16T09:41:00Z"/>
                <w:rFonts w:ascii="Times New Roman" w:hAnsi="Times New Roman"/>
                <w:sz w:val="24"/>
                <w:szCs w:val="24"/>
              </w:rPr>
            </w:pPr>
            <w:del w:id="1126" w:author="tharris" w:date="2011-05-16T09:41:00Z">
              <w:r w:rsidRPr="007A7452" w:rsidDel="00743405">
                <w:rPr>
                  <w:rFonts w:ascii="Tahoma" w:hAnsi="Tahoma" w:cs="Tahoma"/>
                  <w:color w:val="191919"/>
                  <w:sz w:val="12"/>
                  <w:szCs w:val="12"/>
                </w:rPr>
                <w:delText>-</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2" w:right="272"/>
              <w:jc w:val="center"/>
              <w:rPr>
                <w:del w:id="1127" w:author="tharris" w:date="2011-05-16T09:41:00Z"/>
                <w:rFonts w:ascii="Times New Roman" w:hAnsi="Times New Roman"/>
                <w:sz w:val="24"/>
                <w:szCs w:val="24"/>
              </w:rPr>
            </w:pPr>
            <w:del w:id="1128" w:author="tharris" w:date="2011-05-16T09:41:00Z">
              <w:r w:rsidRPr="007A7452" w:rsidDel="00743405">
                <w:rPr>
                  <w:rFonts w:ascii="Tahoma" w:hAnsi="Tahoma" w:cs="Tahoma"/>
                  <w:color w:val="191919"/>
                  <w:sz w:val="12"/>
                  <w:szCs w:val="12"/>
                </w:rPr>
                <w:delText>-</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296" w:right="271"/>
              <w:jc w:val="center"/>
              <w:rPr>
                <w:del w:id="1129" w:author="tharris" w:date="2011-05-16T09:41:00Z"/>
                <w:rFonts w:ascii="Times New Roman" w:hAnsi="Times New Roman"/>
                <w:sz w:val="24"/>
                <w:szCs w:val="24"/>
              </w:rPr>
            </w:pPr>
            <w:del w:id="1130" w:author="tharris" w:date="2011-05-16T09:41:00Z">
              <w:r w:rsidRPr="007A7452" w:rsidDel="00743405">
                <w:rPr>
                  <w:rFonts w:ascii="Tahoma" w:hAnsi="Tahoma" w:cs="Tahoma"/>
                  <w:color w:val="191919"/>
                  <w:sz w:val="12"/>
                  <w:szCs w:val="12"/>
                </w:rPr>
                <w:delText>-</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31" w:author="tharris" w:date="2011-05-16T09:41:00Z"/>
                <w:rFonts w:ascii="Times New Roman" w:hAnsi="Times New Roman"/>
                <w:sz w:val="24"/>
                <w:szCs w:val="24"/>
              </w:rPr>
            </w:pPr>
            <w:del w:id="1132" w:author="tharris" w:date="2011-05-16T09:41:00Z">
              <w:r w:rsidRPr="007A7452" w:rsidDel="00743405">
                <w:rPr>
                  <w:rFonts w:ascii="Tahoma" w:hAnsi="Tahoma" w:cs="Tahoma"/>
                  <w:color w:val="191919"/>
                  <w:sz w:val="12"/>
                  <w:szCs w:val="12"/>
                </w:rPr>
                <w:delText>$565.00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33" w:author="tharris" w:date="2011-05-16T09:41:00Z"/>
                <w:rFonts w:ascii="Times New Roman" w:hAnsi="Times New Roman"/>
                <w:sz w:val="24"/>
                <w:szCs w:val="24"/>
              </w:rPr>
            </w:pPr>
            <w:del w:id="1134" w:author="tharris" w:date="2011-05-16T09:41:00Z">
              <w:r w:rsidRPr="007A7452" w:rsidDel="00743405">
                <w:rPr>
                  <w:rFonts w:ascii="Tahoma" w:hAnsi="Tahoma" w:cs="Tahoma"/>
                  <w:color w:val="191919"/>
                  <w:sz w:val="12"/>
                  <w:szCs w:val="12"/>
                </w:rPr>
                <w:delText>$535.00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35" w:author="tharris" w:date="2011-05-16T09:41:00Z"/>
                <w:rFonts w:ascii="Times New Roman" w:hAnsi="Times New Roman"/>
                <w:sz w:val="24"/>
                <w:szCs w:val="24"/>
              </w:rPr>
            </w:pPr>
            <w:del w:id="1136" w:author="tharris" w:date="2011-05-16T09:41:00Z">
              <w:r w:rsidRPr="007A7452" w:rsidDel="00743405">
                <w:rPr>
                  <w:rFonts w:ascii="Tahoma" w:hAnsi="Tahoma" w:cs="Tahoma"/>
                  <w:color w:val="191919"/>
                  <w:sz w:val="12"/>
                  <w:szCs w:val="12"/>
                </w:rPr>
                <w:delText>$2,245.00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37" w:author="tharris" w:date="2011-05-16T09:41:00Z"/>
                <w:rFonts w:ascii="Times New Roman" w:hAnsi="Times New Roman"/>
                <w:sz w:val="24"/>
                <w:szCs w:val="24"/>
              </w:rPr>
            </w:pPr>
            <w:del w:id="1138" w:author="tharris" w:date="2011-05-16T09:41:00Z">
              <w:r w:rsidRPr="007A7452" w:rsidDel="00743405">
                <w:rPr>
                  <w:rFonts w:ascii="Tahoma" w:hAnsi="Tahoma" w:cs="Tahoma"/>
                  <w:color w:val="191919"/>
                  <w:sz w:val="12"/>
                  <w:szCs w:val="12"/>
                </w:rPr>
                <w:delText>$2,245.00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39" w:author="tharris" w:date="2011-05-16T09:41:00Z"/>
                <w:rFonts w:ascii="Times New Roman" w:hAnsi="Times New Roman"/>
                <w:sz w:val="24"/>
                <w:szCs w:val="24"/>
              </w:rPr>
            </w:pPr>
            <w:del w:id="1140" w:author="tharris" w:date="2011-05-16T09:41:00Z">
              <w:r w:rsidRPr="007A7452" w:rsidDel="00743405">
                <w:rPr>
                  <w:rFonts w:ascii="Tahoma" w:hAnsi="Tahoma" w:cs="Tahoma"/>
                  <w:color w:val="191919"/>
                  <w:sz w:val="12"/>
                  <w:szCs w:val="12"/>
                </w:rPr>
                <w:delText>$2,135.00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41" w:author="tharris" w:date="2011-05-16T09:41:00Z"/>
                <w:rFonts w:ascii="Times New Roman" w:hAnsi="Times New Roman"/>
                <w:sz w:val="24"/>
                <w:szCs w:val="24"/>
              </w:rPr>
            </w:pPr>
            <w:del w:id="1142" w:author="tharris" w:date="2011-05-16T09:41:00Z">
              <w:r w:rsidRPr="007A7452" w:rsidDel="00743405">
                <w:rPr>
                  <w:rFonts w:ascii="Tahoma" w:hAnsi="Tahoma" w:cs="Tahoma"/>
                  <w:color w:val="191919"/>
                  <w:sz w:val="12"/>
                  <w:szCs w:val="12"/>
                </w:rPr>
                <w:delText>$600.00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43" w:author="tharris" w:date="2011-05-16T09:41:00Z"/>
                <w:rFonts w:ascii="Times New Roman" w:hAnsi="Times New Roman"/>
                <w:sz w:val="24"/>
                <w:szCs w:val="24"/>
              </w:rPr>
            </w:pPr>
            <w:del w:id="1144" w:author="tharris" w:date="2011-05-16T09:41:00Z">
              <w:r w:rsidRPr="007A7452" w:rsidDel="00743405">
                <w:rPr>
                  <w:rFonts w:ascii="Tahoma" w:hAnsi="Tahoma" w:cs="Tahoma"/>
                  <w:color w:val="191919"/>
                  <w:sz w:val="12"/>
                  <w:szCs w:val="12"/>
                </w:rPr>
                <w:delText>$2,390.00</w:delText>
              </w:r>
            </w:del>
          </w:p>
        </w:tc>
      </w:tr>
      <w:tr w:rsidR="00924DC4" w:rsidRPr="007A7452" w:rsidDel="00743405" w:rsidTr="00F115A7">
        <w:trPr>
          <w:trHeight w:hRule="exact" w:val="235"/>
          <w:del w:id="1145"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46" w:author="tharris" w:date="2011-05-16T09:41:00Z"/>
                <w:rFonts w:ascii="Times New Roman" w:hAnsi="Times New Roman"/>
                <w:sz w:val="24"/>
                <w:szCs w:val="24"/>
              </w:rPr>
            </w:pPr>
            <w:del w:id="1147" w:author="tharris" w:date="2011-05-16T09:41:00Z">
              <w:r w:rsidRPr="007A7452" w:rsidDel="00743405">
                <w:rPr>
                  <w:rFonts w:ascii="Tahoma" w:hAnsi="Tahoma" w:cs="Tahoma"/>
                  <w:color w:val="191919"/>
                  <w:sz w:val="12"/>
                  <w:szCs w:val="12"/>
                </w:rPr>
                <w:delText>6</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48" w:author="tharris" w:date="2011-05-16T09:41:00Z"/>
                <w:rFonts w:ascii="Times New Roman" w:hAnsi="Times New Roman"/>
                <w:sz w:val="24"/>
                <w:szCs w:val="24"/>
              </w:rPr>
            </w:pPr>
            <w:del w:id="1149" w:author="tharris" w:date="2011-05-16T09:41:00Z">
              <w:r w:rsidRPr="007A7452" w:rsidDel="00743405">
                <w:rPr>
                  <w:rFonts w:ascii="Tahoma" w:hAnsi="Tahoma" w:cs="Tahoma"/>
                  <w:color w:val="191919"/>
                  <w:sz w:val="12"/>
                  <w:szCs w:val="12"/>
                </w:rPr>
                <w:delText>$678.00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150" w:author="tharris" w:date="2011-05-16T09:41:00Z"/>
                <w:rFonts w:ascii="Times New Roman" w:hAnsi="Times New Roman"/>
                <w:sz w:val="24"/>
                <w:szCs w:val="24"/>
              </w:rPr>
            </w:pPr>
            <w:del w:id="1151"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152" w:author="tharris" w:date="2011-05-16T09:41:00Z"/>
                <w:rFonts w:ascii="Times New Roman" w:hAnsi="Times New Roman"/>
                <w:sz w:val="24"/>
                <w:szCs w:val="24"/>
              </w:rPr>
            </w:pPr>
            <w:del w:id="1153"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154" w:author="tharris" w:date="2011-05-16T09:41:00Z"/>
                <w:rFonts w:ascii="Times New Roman" w:hAnsi="Times New Roman"/>
                <w:sz w:val="24"/>
                <w:szCs w:val="24"/>
              </w:rPr>
            </w:pPr>
            <w:del w:id="1155"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156" w:author="tharris" w:date="2011-05-16T09:41:00Z"/>
                <w:rFonts w:ascii="Times New Roman" w:hAnsi="Times New Roman"/>
                <w:sz w:val="24"/>
                <w:szCs w:val="24"/>
              </w:rPr>
            </w:pPr>
            <w:del w:id="1157"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158" w:author="tharris" w:date="2011-05-16T09:41:00Z"/>
                <w:rFonts w:ascii="Times New Roman" w:hAnsi="Times New Roman"/>
                <w:sz w:val="24"/>
                <w:szCs w:val="24"/>
              </w:rPr>
            </w:pPr>
            <w:del w:id="1159" w:author="tharris" w:date="2011-05-16T09:41:00Z">
              <w:r w:rsidRPr="007A7452" w:rsidDel="00743405">
                <w:rPr>
                  <w:rFonts w:ascii="Tahoma" w:hAnsi="Tahoma" w:cs="Tahoma"/>
                  <w:color w:val="191919"/>
                  <w:sz w:val="12"/>
                  <w:szCs w:val="12"/>
                </w:rPr>
                <w:delText>$979.00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0"/>
              <w:rPr>
                <w:del w:id="1160" w:author="tharris" w:date="2011-05-16T09:41:00Z"/>
                <w:rFonts w:ascii="Times New Roman" w:hAnsi="Times New Roman"/>
                <w:sz w:val="24"/>
                <w:szCs w:val="24"/>
              </w:rPr>
            </w:pPr>
            <w:del w:id="1161" w:author="tharris" w:date="2011-05-16T09:41:00Z">
              <w:r w:rsidRPr="007A7452" w:rsidDel="00743405">
                <w:rPr>
                  <w:rFonts w:ascii="Tahoma" w:hAnsi="Tahoma" w:cs="Tahoma"/>
                  <w:color w:val="191919"/>
                  <w:sz w:val="12"/>
                  <w:szCs w:val="12"/>
                </w:rPr>
                <w:delText>$943.00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162" w:author="tharris" w:date="2011-05-16T09:41:00Z"/>
                <w:rFonts w:ascii="Times New Roman" w:hAnsi="Times New Roman"/>
                <w:sz w:val="24"/>
                <w:szCs w:val="24"/>
              </w:rPr>
            </w:pPr>
            <w:del w:id="1163" w:author="tharris" w:date="2011-05-16T09:41:00Z">
              <w:r w:rsidRPr="007A7452" w:rsidDel="00743405">
                <w:rPr>
                  <w:rFonts w:ascii="Tahoma" w:hAnsi="Tahoma" w:cs="Tahoma"/>
                  <w:color w:val="191919"/>
                  <w:sz w:val="12"/>
                  <w:szCs w:val="12"/>
                </w:rPr>
                <w:delText>$2,69</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4" w:author="tharris" w:date="2011-05-16T09:41:00Z"/>
                <w:rFonts w:ascii="Times New Roman" w:hAnsi="Times New Roman"/>
                <w:sz w:val="24"/>
                <w:szCs w:val="24"/>
              </w:rPr>
            </w:pPr>
            <w:del w:id="1165" w:author="tharris" w:date="2011-05-16T09:41:00Z">
              <w:r w:rsidRPr="007A7452" w:rsidDel="00743405">
                <w:rPr>
                  <w:rFonts w:ascii="Tahoma" w:hAnsi="Tahoma" w:cs="Tahoma"/>
                  <w:color w:val="191919"/>
                  <w:sz w:val="12"/>
                  <w:szCs w:val="12"/>
                </w:rPr>
                <w:delText>$2,995.00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6" w:author="tharris" w:date="2011-05-16T09:41:00Z"/>
                <w:rFonts w:ascii="Times New Roman" w:hAnsi="Times New Roman"/>
                <w:sz w:val="24"/>
                <w:szCs w:val="24"/>
              </w:rPr>
            </w:pPr>
            <w:del w:id="1167" w:author="tharris" w:date="2011-05-16T09:41:00Z">
              <w:r w:rsidRPr="007A7452" w:rsidDel="00743405">
                <w:rPr>
                  <w:rFonts w:ascii="Tahoma" w:hAnsi="Tahoma" w:cs="Tahoma"/>
                  <w:color w:val="191919"/>
                  <w:sz w:val="12"/>
                  <w:szCs w:val="12"/>
                </w:rPr>
                <w:delText>$2,863.00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68" w:author="tharris" w:date="2011-05-16T09:41:00Z"/>
                <w:rFonts w:ascii="Times New Roman" w:hAnsi="Times New Roman"/>
                <w:sz w:val="24"/>
                <w:szCs w:val="24"/>
              </w:rPr>
            </w:pPr>
            <w:del w:id="1169" w:author="tharris" w:date="2011-05-16T09:41:00Z">
              <w:r w:rsidRPr="007A7452" w:rsidDel="00743405">
                <w:rPr>
                  <w:rFonts w:ascii="Tahoma" w:hAnsi="Tahoma" w:cs="Tahoma"/>
                  <w:color w:val="191919"/>
                  <w:sz w:val="12"/>
                  <w:szCs w:val="12"/>
                </w:rPr>
                <w:delText>$1,021.00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70" w:author="tharris" w:date="2011-05-16T09:41:00Z"/>
                <w:rFonts w:ascii="Times New Roman" w:hAnsi="Times New Roman"/>
                <w:sz w:val="24"/>
                <w:szCs w:val="24"/>
              </w:rPr>
            </w:pPr>
            <w:del w:id="1171" w:author="tharris" w:date="2011-05-16T09:41:00Z">
              <w:r w:rsidRPr="007A7452" w:rsidDel="00743405">
                <w:rPr>
                  <w:rFonts w:ascii="Tahoma" w:hAnsi="Tahoma" w:cs="Tahoma"/>
                  <w:color w:val="191919"/>
                  <w:sz w:val="12"/>
                  <w:szCs w:val="12"/>
                </w:rPr>
                <w:delText>$3,169.00</w:delText>
              </w:r>
            </w:del>
          </w:p>
        </w:tc>
      </w:tr>
      <w:tr w:rsidR="00924DC4" w:rsidRPr="007A7452" w:rsidDel="00743405" w:rsidTr="00F115A7">
        <w:trPr>
          <w:trHeight w:hRule="exact" w:val="235"/>
          <w:del w:id="1172"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173" w:author="tharris" w:date="2011-05-16T09:41:00Z"/>
                <w:rFonts w:ascii="Times New Roman" w:hAnsi="Times New Roman"/>
                <w:sz w:val="24"/>
                <w:szCs w:val="24"/>
              </w:rPr>
            </w:pPr>
            <w:del w:id="1174" w:author="tharris" w:date="2011-05-16T09:41:00Z">
              <w:r w:rsidRPr="007A7452" w:rsidDel="00743405">
                <w:rPr>
                  <w:rFonts w:ascii="Tahoma" w:hAnsi="Tahoma" w:cs="Tahoma"/>
                  <w:color w:val="191919"/>
                  <w:sz w:val="12"/>
                  <w:szCs w:val="12"/>
                </w:rPr>
                <w:delText>7</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175" w:author="tharris" w:date="2011-05-16T09:41:00Z"/>
                <w:rFonts w:ascii="Times New Roman" w:hAnsi="Times New Roman"/>
                <w:sz w:val="24"/>
                <w:szCs w:val="24"/>
              </w:rPr>
            </w:pPr>
            <w:del w:id="1176" w:author="tharris" w:date="2011-05-16T09:41:00Z">
              <w:r w:rsidRPr="007A7452" w:rsidDel="00743405">
                <w:rPr>
                  <w:rFonts w:ascii="Tahoma" w:hAnsi="Tahoma" w:cs="Tahoma"/>
                  <w:color w:val="191919"/>
                  <w:sz w:val="12"/>
                  <w:szCs w:val="12"/>
                </w:rPr>
                <w:delText>$791.00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177" w:author="tharris" w:date="2011-05-16T09:41:00Z"/>
                <w:rFonts w:ascii="Times New Roman" w:hAnsi="Times New Roman"/>
                <w:sz w:val="24"/>
                <w:szCs w:val="24"/>
              </w:rPr>
            </w:pPr>
            <w:del w:id="1178"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179" w:author="tharris" w:date="2011-05-16T09:41:00Z"/>
                <w:rFonts w:ascii="Times New Roman" w:hAnsi="Times New Roman"/>
                <w:sz w:val="24"/>
                <w:szCs w:val="24"/>
              </w:rPr>
            </w:pPr>
            <w:del w:id="1180"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181" w:author="tharris" w:date="2011-05-16T09:41:00Z"/>
                <w:rFonts w:ascii="Times New Roman" w:hAnsi="Times New Roman"/>
                <w:sz w:val="24"/>
                <w:szCs w:val="24"/>
              </w:rPr>
            </w:pPr>
            <w:del w:id="1182"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183" w:author="tharris" w:date="2011-05-16T09:41:00Z"/>
                <w:rFonts w:ascii="Times New Roman" w:hAnsi="Times New Roman"/>
                <w:sz w:val="24"/>
                <w:szCs w:val="24"/>
              </w:rPr>
            </w:pPr>
            <w:del w:id="1184"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185" w:author="tharris" w:date="2011-05-16T09:41:00Z"/>
                <w:rFonts w:ascii="Times New Roman" w:hAnsi="Times New Roman"/>
                <w:sz w:val="24"/>
                <w:szCs w:val="24"/>
              </w:rPr>
            </w:pPr>
            <w:del w:id="1186" w:author="tharris" w:date="2011-05-16T09:41:00Z">
              <w:r w:rsidRPr="007A7452" w:rsidDel="00743405">
                <w:rPr>
                  <w:rFonts w:ascii="Tahoma" w:hAnsi="Tahoma" w:cs="Tahoma"/>
                  <w:color w:val="191919"/>
                  <w:sz w:val="12"/>
                  <w:szCs w:val="12"/>
                </w:rPr>
                <w:delText>$1,092.00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87" w:author="tharris" w:date="2011-05-16T09:41:00Z"/>
                <w:rFonts w:ascii="Times New Roman" w:hAnsi="Times New Roman"/>
                <w:sz w:val="24"/>
                <w:szCs w:val="24"/>
              </w:rPr>
            </w:pPr>
            <w:del w:id="1188" w:author="tharris" w:date="2011-05-16T09:41:00Z">
              <w:r w:rsidRPr="007A7452" w:rsidDel="00743405">
                <w:rPr>
                  <w:rFonts w:ascii="Tahoma" w:hAnsi="Tahoma" w:cs="Tahoma"/>
                  <w:color w:val="191919"/>
                  <w:sz w:val="12"/>
                  <w:szCs w:val="12"/>
                </w:rPr>
                <w:delText>$1,050.00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89" w:author="tharris" w:date="2011-05-16T09:41:00Z"/>
                <w:rFonts w:ascii="Times New Roman" w:hAnsi="Times New Roman"/>
                <w:sz w:val="24"/>
                <w:szCs w:val="24"/>
              </w:rPr>
            </w:pPr>
            <w:del w:id="1190" w:author="tharris" w:date="2011-05-16T09:41:00Z">
              <w:r w:rsidRPr="007A7452" w:rsidDel="00743405">
                <w:rPr>
                  <w:rFonts w:ascii="Tahoma" w:hAnsi="Tahoma" w:cs="Tahoma"/>
                  <w:color w:val="191919"/>
                  <w:sz w:val="12"/>
                  <w:szCs w:val="12"/>
                </w:rPr>
                <w:delText>$3,143.00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191" w:author="tharris" w:date="2011-05-16T09:41:00Z"/>
                <w:rFonts w:ascii="Times New Roman" w:hAnsi="Times New Roman"/>
                <w:sz w:val="24"/>
                <w:szCs w:val="24"/>
              </w:rPr>
            </w:pPr>
            <w:del w:id="1192" w:author="tharris" w:date="2011-05-16T09:41:00Z">
              <w:r w:rsidRPr="007A7452" w:rsidDel="00743405">
                <w:rPr>
                  <w:rFonts w:ascii="Tahoma" w:hAnsi="Tahoma" w:cs="Tahoma"/>
                  <w:color w:val="191919"/>
                  <w:sz w:val="12"/>
                  <w:szCs w:val="12"/>
                </w:rPr>
                <w:delText>$3,44</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93" w:author="tharris" w:date="2011-05-16T09:41:00Z"/>
                <w:rFonts w:ascii="Times New Roman" w:hAnsi="Times New Roman"/>
                <w:sz w:val="24"/>
                <w:szCs w:val="24"/>
              </w:rPr>
            </w:pPr>
            <w:del w:id="1194" w:author="tharris" w:date="2011-05-16T09:41:00Z">
              <w:r w:rsidRPr="007A7452" w:rsidDel="00743405">
                <w:rPr>
                  <w:rFonts w:ascii="Tahoma" w:hAnsi="Tahoma" w:cs="Tahoma"/>
                  <w:color w:val="191919"/>
                  <w:sz w:val="12"/>
                  <w:szCs w:val="12"/>
                </w:rPr>
                <w:delText>$3,290.00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195" w:author="tharris" w:date="2011-05-16T09:41:00Z"/>
                <w:rFonts w:ascii="Times New Roman" w:hAnsi="Times New Roman"/>
                <w:sz w:val="24"/>
                <w:szCs w:val="24"/>
              </w:rPr>
            </w:pPr>
            <w:del w:id="1196" w:author="tharris" w:date="2011-05-16T09:41:00Z">
              <w:r w:rsidRPr="007A7452" w:rsidDel="00743405">
                <w:rPr>
                  <w:rFonts w:ascii="Tahoma" w:hAnsi="Tahoma" w:cs="Tahoma"/>
                  <w:color w:val="191919"/>
                  <w:sz w:val="12"/>
                  <w:szCs w:val="12"/>
                </w:rPr>
                <w:delText>$1,141.00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197" w:author="tharris" w:date="2011-05-16T09:41:00Z"/>
                <w:rFonts w:ascii="Times New Roman" w:hAnsi="Times New Roman"/>
                <w:sz w:val="24"/>
                <w:szCs w:val="24"/>
              </w:rPr>
            </w:pPr>
            <w:del w:id="1198" w:author="tharris" w:date="2011-05-16T09:41:00Z">
              <w:r w:rsidRPr="007A7452" w:rsidDel="00743405">
                <w:rPr>
                  <w:rFonts w:ascii="Tahoma" w:hAnsi="Tahoma" w:cs="Tahoma"/>
                  <w:color w:val="191919"/>
                  <w:sz w:val="12"/>
                  <w:szCs w:val="12"/>
                </w:rPr>
                <w:delText>$3,64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r>
      <w:tr w:rsidR="00924DC4" w:rsidRPr="007A7452" w:rsidDel="00743405" w:rsidTr="00F115A7">
        <w:trPr>
          <w:trHeight w:hRule="exact" w:val="235"/>
          <w:del w:id="1199"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200" w:author="tharris" w:date="2011-05-16T09:41:00Z"/>
                <w:rFonts w:ascii="Times New Roman" w:hAnsi="Times New Roman"/>
                <w:sz w:val="24"/>
                <w:szCs w:val="24"/>
              </w:rPr>
            </w:pPr>
            <w:del w:id="1201" w:author="tharris" w:date="2011-05-16T09:41:00Z">
              <w:r w:rsidRPr="007A7452" w:rsidDel="00743405">
                <w:rPr>
                  <w:rFonts w:ascii="Tahoma" w:hAnsi="Tahoma" w:cs="Tahoma"/>
                  <w:color w:val="191919"/>
                  <w:sz w:val="12"/>
                  <w:szCs w:val="12"/>
                </w:rPr>
                <w:delText>8</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84"/>
              <w:rPr>
                <w:del w:id="1202" w:author="tharris" w:date="2011-05-16T09:41:00Z"/>
                <w:rFonts w:ascii="Times New Roman" w:hAnsi="Times New Roman"/>
                <w:sz w:val="24"/>
                <w:szCs w:val="24"/>
              </w:rPr>
            </w:pPr>
            <w:del w:id="1203" w:author="tharris" w:date="2011-05-16T09:41:00Z">
              <w:r w:rsidRPr="007A7452" w:rsidDel="00743405">
                <w:rPr>
                  <w:rFonts w:ascii="Tahoma" w:hAnsi="Tahoma" w:cs="Tahoma"/>
                  <w:color w:val="191919"/>
                  <w:sz w:val="12"/>
                  <w:szCs w:val="12"/>
                </w:rPr>
                <w:delText>$90</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04" w:author="tharris" w:date="2011-05-16T09:41:00Z"/>
                <w:rFonts w:ascii="Times New Roman" w:hAnsi="Times New Roman"/>
                <w:sz w:val="24"/>
                <w:szCs w:val="24"/>
              </w:rPr>
            </w:pPr>
            <w:del w:id="1205"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06" w:author="tharris" w:date="2011-05-16T09:41:00Z"/>
                <w:rFonts w:ascii="Times New Roman" w:hAnsi="Times New Roman"/>
                <w:sz w:val="24"/>
                <w:szCs w:val="24"/>
              </w:rPr>
            </w:pPr>
            <w:del w:id="1207"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08" w:author="tharris" w:date="2011-05-16T09:41:00Z"/>
                <w:rFonts w:ascii="Times New Roman" w:hAnsi="Times New Roman"/>
                <w:sz w:val="24"/>
                <w:szCs w:val="24"/>
              </w:rPr>
            </w:pPr>
            <w:del w:id="1209"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10" w:author="tharris" w:date="2011-05-16T09:41:00Z"/>
                <w:rFonts w:ascii="Times New Roman" w:hAnsi="Times New Roman"/>
                <w:sz w:val="24"/>
                <w:szCs w:val="24"/>
              </w:rPr>
            </w:pPr>
            <w:del w:id="1211"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12" w:author="tharris" w:date="2011-05-16T09:41:00Z"/>
                <w:rFonts w:ascii="Times New Roman" w:hAnsi="Times New Roman"/>
                <w:sz w:val="24"/>
                <w:szCs w:val="24"/>
              </w:rPr>
            </w:pPr>
            <w:del w:id="1213" w:author="tharris" w:date="2011-05-16T09:41:00Z">
              <w:r w:rsidRPr="007A7452" w:rsidDel="00743405">
                <w:rPr>
                  <w:rFonts w:ascii="Tahoma" w:hAnsi="Tahoma" w:cs="Tahoma"/>
                  <w:color w:val="191919"/>
                  <w:sz w:val="12"/>
                  <w:szCs w:val="12"/>
                </w:rPr>
                <w:delText>$1,205.00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4"/>
              <w:rPr>
                <w:del w:id="1214" w:author="tharris" w:date="2011-05-16T09:41:00Z"/>
                <w:rFonts w:ascii="Times New Roman" w:hAnsi="Times New Roman"/>
                <w:sz w:val="24"/>
                <w:szCs w:val="24"/>
              </w:rPr>
            </w:pPr>
            <w:del w:id="1215" w:author="tharris" w:date="2011-05-16T09:41:00Z">
              <w:r w:rsidRPr="007A7452" w:rsidDel="00743405">
                <w:rPr>
                  <w:rFonts w:ascii="Tahoma" w:hAnsi="Tahoma" w:cs="Tahoma"/>
                  <w:color w:val="191919"/>
                  <w:sz w:val="12"/>
                  <w:szCs w:val="12"/>
                </w:rPr>
                <w:delText>$1,15</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16" w:author="tharris" w:date="2011-05-16T09:41:00Z"/>
                <w:rFonts w:ascii="Times New Roman" w:hAnsi="Times New Roman"/>
                <w:sz w:val="24"/>
                <w:szCs w:val="24"/>
              </w:rPr>
            </w:pPr>
            <w:del w:id="1217" w:author="tharris" w:date="2011-05-16T09:41:00Z">
              <w:r w:rsidRPr="007A7452" w:rsidDel="00743405">
                <w:rPr>
                  <w:rFonts w:ascii="Tahoma" w:hAnsi="Tahoma" w:cs="Tahoma"/>
                  <w:color w:val="191919"/>
                  <w:sz w:val="12"/>
                  <w:szCs w:val="12"/>
                </w:rPr>
                <w:delText>$3,592.00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18" w:author="tharris" w:date="2011-05-16T09:41:00Z"/>
                <w:rFonts w:ascii="Times New Roman" w:hAnsi="Times New Roman"/>
                <w:sz w:val="24"/>
                <w:szCs w:val="24"/>
              </w:rPr>
            </w:pPr>
            <w:del w:id="1219" w:author="tharris" w:date="2011-05-16T09:41:00Z">
              <w:r w:rsidRPr="007A7452" w:rsidDel="00743405">
                <w:rPr>
                  <w:rFonts w:ascii="Tahoma" w:hAnsi="Tahoma" w:cs="Tahoma"/>
                  <w:color w:val="191919"/>
                  <w:sz w:val="12"/>
                  <w:szCs w:val="12"/>
                </w:rPr>
                <w:delText>$3,893.00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5"/>
              <w:rPr>
                <w:del w:id="1220" w:author="tharris" w:date="2011-05-16T09:41:00Z"/>
                <w:rFonts w:ascii="Times New Roman" w:hAnsi="Times New Roman"/>
                <w:sz w:val="24"/>
                <w:szCs w:val="24"/>
              </w:rPr>
            </w:pPr>
            <w:del w:id="1221" w:author="tharris" w:date="2011-05-16T09:41:00Z">
              <w:r w:rsidRPr="007A7452" w:rsidDel="00743405">
                <w:rPr>
                  <w:rFonts w:ascii="Tahoma" w:hAnsi="Tahoma" w:cs="Tahoma"/>
                  <w:color w:val="191919"/>
                  <w:sz w:val="12"/>
                  <w:szCs w:val="12"/>
                </w:rPr>
                <w:delText>$3</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71</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22" w:author="tharris" w:date="2011-05-16T09:41:00Z"/>
                <w:rFonts w:ascii="Times New Roman" w:hAnsi="Times New Roman"/>
                <w:sz w:val="24"/>
                <w:szCs w:val="24"/>
              </w:rPr>
            </w:pPr>
            <w:del w:id="1223" w:author="tharris" w:date="2011-05-16T09:41:00Z">
              <w:r w:rsidRPr="007A7452" w:rsidDel="00743405">
                <w:rPr>
                  <w:rFonts w:ascii="Tahoma" w:hAnsi="Tahoma" w:cs="Tahoma"/>
                  <w:color w:val="191919"/>
                  <w:sz w:val="12"/>
                  <w:szCs w:val="12"/>
                </w:rPr>
                <w:delText>$1,261.00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24" w:author="tharris" w:date="2011-05-16T09:41:00Z"/>
                <w:rFonts w:ascii="Times New Roman" w:hAnsi="Times New Roman"/>
                <w:sz w:val="24"/>
                <w:szCs w:val="24"/>
              </w:rPr>
            </w:pPr>
            <w:del w:id="1225"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,125.00</w:delText>
              </w:r>
            </w:del>
          </w:p>
        </w:tc>
      </w:tr>
      <w:tr w:rsidR="00924DC4" w:rsidRPr="007A7452" w:rsidDel="00743405" w:rsidTr="00F115A7">
        <w:trPr>
          <w:trHeight w:hRule="exact" w:val="235"/>
          <w:del w:id="1226"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6"/>
              <w:rPr>
                <w:del w:id="1227" w:author="tharris" w:date="2011-05-16T09:41:00Z"/>
                <w:rFonts w:ascii="Times New Roman" w:hAnsi="Times New Roman"/>
                <w:sz w:val="24"/>
                <w:szCs w:val="24"/>
              </w:rPr>
            </w:pPr>
            <w:del w:id="1228" w:author="tharris" w:date="2011-05-16T09:41:00Z">
              <w:r w:rsidRPr="007A7452" w:rsidDel="00743405">
                <w:rPr>
                  <w:rFonts w:ascii="Tahoma" w:hAnsi="Tahoma" w:cs="Tahoma"/>
                  <w:color w:val="191919"/>
                  <w:sz w:val="12"/>
                  <w:szCs w:val="12"/>
                </w:rPr>
                <w:delText>9</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7"/>
              <w:rPr>
                <w:del w:id="1229" w:author="tharris" w:date="2011-05-16T09:41:00Z"/>
                <w:rFonts w:ascii="Times New Roman" w:hAnsi="Times New Roman"/>
                <w:sz w:val="24"/>
                <w:szCs w:val="24"/>
              </w:rPr>
            </w:pPr>
            <w:del w:id="1230" w:author="tharris" w:date="2011-05-16T09:41:00Z">
              <w:r w:rsidRPr="007A7452" w:rsidDel="00743405">
                <w:rPr>
                  <w:rFonts w:ascii="Tahoma" w:hAnsi="Tahoma" w:cs="Tahoma"/>
                  <w:color w:val="191919"/>
                  <w:sz w:val="12"/>
                  <w:szCs w:val="12"/>
                </w:rPr>
                <w:delText>$1,01</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31" w:author="tharris" w:date="2011-05-16T09:41:00Z"/>
                <w:rFonts w:ascii="Times New Roman" w:hAnsi="Times New Roman"/>
                <w:sz w:val="24"/>
                <w:szCs w:val="24"/>
              </w:rPr>
            </w:pPr>
            <w:del w:id="1232"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33" w:author="tharris" w:date="2011-05-16T09:41:00Z"/>
                <w:rFonts w:ascii="Times New Roman" w:hAnsi="Times New Roman"/>
                <w:sz w:val="24"/>
                <w:szCs w:val="24"/>
              </w:rPr>
            </w:pPr>
            <w:del w:id="1234"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35" w:author="tharris" w:date="2011-05-16T09:41:00Z"/>
                <w:rFonts w:ascii="Times New Roman" w:hAnsi="Times New Roman"/>
                <w:sz w:val="24"/>
                <w:szCs w:val="24"/>
              </w:rPr>
            </w:pPr>
            <w:del w:id="1236"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37" w:author="tharris" w:date="2011-05-16T09:41:00Z"/>
                <w:rFonts w:ascii="Times New Roman" w:hAnsi="Times New Roman"/>
                <w:sz w:val="24"/>
                <w:szCs w:val="24"/>
              </w:rPr>
            </w:pPr>
            <w:del w:id="1238"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39" w:author="tharris" w:date="2011-05-16T09:41:00Z"/>
                <w:rFonts w:ascii="Times New Roman" w:hAnsi="Times New Roman"/>
                <w:sz w:val="24"/>
                <w:szCs w:val="24"/>
              </w:rPr>
            </w:pPr>
            <w:del w:id="1240" w:author="tharris" w:date="2011-05-16T09:41:00Z">
              <w:r w:rsidRPr="007A7452" w:rsidDel="00743405">
                <w:rPr>
                  <w:rFonts w:ascii="Tahoma" w:hAnsi="Tahoma" w:cs="Tahoma"/>
                  <w:color w:val="191919"/>
                  <w:sz w:val="12"/>
                  <w:szCs w:val="12"/>
                </w:rPr>
                <w:delText>$1,318.00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1" w:author="tharris" w:date="2011-05-16T09:41:00Z"/>
                <w:rFonts w:ascii="Times New Roman" w:hAnsi="Times New Roman"/>
                <w:sz w:val="24"/>
                <w:szCs w:val="24"/>
              </w:rPr>
            </w:pPr>
            <w:del w:id="1242" w:author="tharris" w:date="2011-05-16T09:41:00Z">
              <w:r w:rsidRPr="007A7452" w:rsidDel="00743405">
                <w:rPr>
                  <w:rFonts w:ascii="Tahoma" w:hAnsi="Tahoma" w:cs="Tahoma"/>
                  <w:color w:val="191919"/>
                  <w:sz w:val="12"/>
                  <w:szCs w:val="12"/>
                </w:rPr>
                <w:delText>$1,26</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3" w:author="tharris" w:date="2011-05-16T09:41:00Z"/>
                <w:rFonts w:ascii="Times New Roman" w:hAnsi="Times New Roman"/>
                <w:sz w:val="24"/>
                <w:szCs w:val="24"/>
              </w:rPr>
            </w:pPr>
            <w:del w:id="1244"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,041.00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5" w:author="tharris" w:date="2011-05-16T09:41:00Z"/>
                <w:rFonts w:ascii="Times New Roman" w:hAnsi="Times New Roman"/>
                <w:sz w:val="24"/>
                <w:szCs w:val="24"/>
              </w:rPr>
            </w:pPr>
            <w:del w:id="1246"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,342.00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47" w:author="tharris" w:date="2011-05-16T09:41:00Z"/>
                <w:rFonts w:ascii="Times New Roman" w:hAnsi="Times New Roman"/>
                <w:sz w:val="24"/>
                <w:szCs w:val="24"/>
              </w:rPr>
            </w:pPr>
            <w:del w:id="1248"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,14</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49" w:author="tharris" w:date="2011-05-16T09:41:00Z"/>
                <w:rFonts w:ascii="Times New Roman" w:hAnsi="Times New Roman"/>
                <w:sz w:val="24"/>
                <w:szCs w:val="24"/>
              </w:rPr>
            </w:pPr>
            <w:del w:id="1250" w:author="tharris" w:date="2011-05-16T09:41:00Z">
              <w:r w:rsidRPr="007A7452" w:rsidDel="00743405">
                <w:rPr>
                  <w:rFonts w:ascii="Tahoma" w:hAnsi="Tahoma" w:cs="Tahoma"/>
                  <w:color w:val="191919"/>
                  <w:sz w:val="12"/>
                  <w:szCs w:val="12"/>
                </w:rPr>
                <w:delText>$1,381.00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51" w:author="tharris" w:date="2011-05-16T09:41:00Z"/>
                <w:rFonts w:ascii="Times New Roman" w:hAnsi="Times New Roman"/>
                <w:sz w:val="24"/>
                <w:szCs w:val="24"/>
              </w:rPr>
            </w:pPr>
            <w:del w:id="1252"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,603.00</w:delText>
              </w:r>
            </w:del>
          </w:p>
        </w:tc>
      </w:tr>
      <w:tr w:rsidR="00924DC4" w:rsidRPr="007A7452" w:rsidDel="00743405" w:rsidTr="00F115A7">
        <w:trPr>
          <w:trHeight w:hRule="exact" w:val="277"/>
          <w:del w:id="1253" w:author="tharris" w:date="2011-05-16T09:41:00Z"/>
        </w:trPr>
        <w:tc>
          <w:tcPr>
            <w:tcW w:w="43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04"/>
              <w:rPr>
                <w:del w:id="1254" w:author="tharris" w:date="2011-05-16T09:41:00Z"/>
                <w:rFonts w:ascii="Times New Roman" w:hAnsi="Times New Roman"/>
                <w:sz w:val="24"/>
                <w:szCs w:val="24"/>
              </w:rPr>
            </w:pPr>
            <w:del w:id="1255" w:author="tharris" w:date="2011-05-16T09:41:00Z">
              <w:r w:rsidRPr="007A7452" w:rsidDel="00743405">
                <w:rPr>
                  <w:rFonts w:ascii="Tahoma" w:hAnsi="Tahoma" w:cs="Tahoma"/>
                  <w:color w:val="191919"/>
                  <w:sz w:val="12"/>
                  <w:szCs w:val="12"/>
                </w:rPr>
                <w:lastRenderedPageBreak/>
                <w:delText>10</w:delText>
              </w:r>
            </w:del>
          </w:p>
        </w:tc>
        <w:tc>
          <w:tcPr>
            <w:tcW w:w="748"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3"/>
              <w:rPr>
                <w:del w:id="1256" w:author="tharris" w:date="2011-05-16T09:41:00Z"/>
                <w:rFonts w:ascii="Times New Roman" w:hAnsi="Times New Roman"/>
                <w:sz w:val="24"/>
                <w:szCs w:val="24"/>
              </w:rPr>
            </w:pPr>
            <w:del w:id="1257" w:author="tharris" w:date="2011-05-16T09:41:00Z">
              <w:r w:rsidRPr="007A7452" w:rsidDel="00743405">
                <w:rPr>
                  <w:rFonts w:ascii="Tahoma" w:hAnsi="Tahoma" w:cs="Tahoma"/>
                  <w:color w:val="191919"/>
                  <w:sz w:val="12"/>
                  <w:szCs w:val="12"/>
                </w:rPr>
                <w:delText>$1,130.00</w:delText>
              </w:r>
            </w:del>
          </w:p>
        </w:tc>
        <w:tc>
          <w:tcPr>
            <w:tcW w:w="67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42"/>
              <w:rPr>
                <w:del w:id="1258" w:author="tharris" w:date="2011-05-16T09:41:00Z"/>
                <w:rFonts w:ascii="Times New Roman" w:hAnsi="Times New Roman"/>
                <w:sz w:val="24"/>
                <w:szCs w:val="24"/>
              </w:rPr>
            </w:pPr>
            <w:del w:id="1259" w:author="tharris" w:date="2011-05-16T09:41:00Z">
              <w:r w:rsidRPr="007A7452" w:rsidDel="00743405">
                <w:rPr>
                  <w:rFonts w:ascii="Tahoma" w:hAnsi="Tahoma" w:cs="Tahoma"/>
                  <w:color w:val="191919"/>
                  <w:sz w:val="12"/>
                  <w:szCs w:val="12"/>
                </w:rPr>
                <w:delText>$4</w:delText>
              </w:r>
              <w:r w:rsidRPr="007A7452" w:rsidDel="00743405">
                <w:rPr>
                  <w:rFonts w:ascii="Tahoma" w:hAnsi="Tahoma" w:cs="Tahoma"/>
                  <w:color w:val="191919"/>
                  <w:spacing w:val="-9"/>
                  <w:sz w:val="12"/>
                  <w:szCs w:val="12"/>
                </w:rPr>
                <w:delText>7</w:delText>
              </w:r>
              <w:r w:rsidRPr="007A7452" w:rsidDel="00743405">
                <w:rPr>
                  <w:rFonts w:ascii="Tahoma" w:hAnsi="Tahoma" w:cs="Tahoma"/>
                  <w:color w:val="191919"/>
                  <w:sz w:val="12"/>
                  <w:szCs w:val="12"/>
                </w:rPr>
                <w:delText>.00</w:delText>
              </w:r>
            </w:del>
          </w:p>
        </w:tc>
        <w:tc>
          <w:tcPr>
            <w:tcW w:w="644"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34"/>
              <w:rPr>
                <w:del w:id="1260" w:author="tharris" w:date="2011-05-16T09:41:00Z"/>
                <w:rFonts w:ascii="Times New Roman" w:hAnsi="Times New Roman"/>
                <w:sz w:val="24"/>
                <w:szCs w:val="24"/>
              </w:rPr>
            </w:pPr>
            <w:del w:id="1261" w:author="tharris" w:date="2011-05-16T09:41:00Z">
              <w:r w:rsidRPr="007A7452" w:rsidDel="00743405">
                <w:rPr>
                  <w:rFonts w:ascii="Tahoma" w:hAnsi="Tahoma" w:cs="Tahoma"/>
                  <w:color w:val="191919"/>
                  <w:sz w:val="12"/>
                  <w:szCs w:val="12"/>
                </w:rPr>
                <w:delText>$51.00</w:delText>
              </w:r>
            </w:del>
          </w:p>
        </w:tc>
        <w:tc>
          <w:tcPr>
            <w:tcW w:w="665"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28"/>
              <w:rPr>
                <w:del w:id="1262" w:author="tharris" w:date="2011-05-16T09:41:00Z"/>
                <w:rFonts w:ascii="Times New Roman" w:hAnsi="Times New Roman"/>
                <w:sz w:val="24"/>
                <w:szCs w:val="24"/>
              </w:rPr>
            </w:pPr>
            <w:del w:id="1263" w:author="tharris" w:date="2011-05-16T09:41:00Z">
              <w:r w:rsidRPr="007A7452" w:rsidDel="00743405">
                <w:rPr>
                  <w:rFonts w:ascii="Tahoma" w:hAnsi="Tahoma" w:cs="Tahoma"/>
                  <w:color w:val="191919"/>
                  <w:sz w:val="12"/>
                  <w:szCs w:val="12"/>
                </w:rPr>
                <w:delText>$160.00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165"/>
              <w:rPr>
                <w:del w:id="1264" w:author="tharris" w:date="2011-05-16T09:41:00Z"/>
                <w:rFonts w:ascii="Times New Roman" w:hAnsi="Times New Roman"/>
                <w:sz w:val="24"/>
                <w:szCs w:val="24"/>
              </w:rPr>
            </w:pPr>
            <w:del w:id="1265" w:author="tharris" w:date="2011-05-16T09:41:00Z">
              <w:r w:rsidRPr="007A7452" w:rsidDel="00743405">
                <w:rPr>
                  <w:rFonts w:ascii="Tahoma" w:hAnsi="Tahoma" w:cs="Tahoma"/>
                  <w:color w:val="191919"/>
                  <w:sz w:val="12"/>
                  <w:szCs w:val="12"/>
                </w:rPr>
                <w:delText>$43.00</w:delText>
              </w:r>
            </w:del>
          </w:p>
        </w:tc>
        <w:tc>
          <w:tcPr>
            <w:tcW w:w="68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82"/>
              <w:rPr>
                <w:del w:id="1266" w:author="tharris" w:date="2011-05-16T09:41:00Z"/>
                <w:rFonts w:ascii="Times New Roman" w:hAnsi="Times New Roman"/>
                <w:sz w:val="24"/>
                <w:szCs w:val="24"/>
              </w:rPr>
            </w:pPr>
            <w:del w:id="1267" w:author="tharris" w:date="2011-05-16T09:41:00Z">
              <w:r w:rsidRPr="007A7452" w:rsidDel="00743405">
                <w:rPr>
                  <w:rFonts w:ascii="Tahoma" w:hAnsi="Tahoma" w:cs="Tahoma"/>
                  <w:color w:val="191919"/>
                  <w:sz w:val="12"/>
                  <w:szCs w:val="12"/>
                </w:rPr>
                <w:delText>$1,431.00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68" w:author="tharris" w:date="2011-05-16T09:41:00Z"/>
                <w:rFonts w:ascii="Times New Roman" w:hAnsi="Times New Roman"/>
                <w:sz w:val="24"/>
                <w:szCs w:val="24"/>
              </w:rPr>
            </w:pPr>
            <w:del w:id="1269" w:author="tharris" w:date="2011-05-16T09:41:00Z">
              <w:r w:rsidRPr="007A7452" w:rsidDel="00743405">
                <w:rPr>
                  <w:rFonts w:ascii="Tahoma" w:hAnsi="Tahoma" w:cs="Tahoma"/>
                  <w:color w:val="191919"/>
                  <w:sz w:val="12"/>
                  <w:szCs w:val="12"/>
                </w:rPr>
                <w:delText>$1,371.00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70" w:author="tharris" w:date="2011-05-16T09:41:00Z"/>
                <w:rFonts w:ascii="Times New Roman" w:hAnsi="Times New Roman"/>
                <w:sz w:val="24"/>
                <w:szCs w:val="24"/>
              </w:rPr>
            </w:pPr>
            <w:del w:id="1271"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,490.00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1"/>
              <w:rPr>
                <w:del w:id="1272" w:author="tharris" w:date="2011-05-16T09:41:00Z"/>
                <w:rFonts w:ascii="Times New Roman" w:hAnsi="Times New Roman"/>
                <w:sz w:val="24"/>
                <w:szCs w:val="24"/>
              </w:rPr>
            </w:pPr>
            <w:del w:id="1273"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pacing w:val="-3"/>
                  <w:sz w:val="12"/>
                  <w:szCs w:val="12"/>
                </w:rPr>
                <w:delText>,</w:delText>
              </w:r>
              <w:r w:rsidRPr="007A7452" w:rsidDel="00743405">
                <w:rPr>
                  <w:rFonts w:ascii="Tahoma" w:hAnsi="Tahoma" w:cs="Tahoma"/>
                  <w:color w:val="191919"/>
                  <w:sz w:val="12"/>
                  <w:szCs w:val="12"/>
                </w:rPr>
                <w:delText>791.00</w:delText>
              </w:r>
            </w:del>
          </w:p>
        </w:tc>
        <w:tc>
          <w:tcPr>
            <w:tcW w:w="67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70"/>
              <w:rPr>
                <w:del w:id="1274" w:author="tharris" w:date="2011-05-16T09:41:00Z"/>
                <w:rFonts w:ascii="Times New Roman" w:hAnsi="Times New Roman"/>
                <w:sz w:val="24"/>
                <w:szCs w:val="24"/>
              </w:rPr>
            </w:pPr>
            <w:del w:id="1275" w:author="tharris" w:date="2011-05-16T09:41:00Z">
              <w:r w:rsidRPr="007A7452" w:rsidDel="00743405">
                <w:rPr>
                  <w:rFonts w:ascii="Tahoma" w:hAnsi="Tahoma" w:cs="Tahoma"/>
                  <w:color w:val="191919"/>
                  <w:sz w:val="12"/>
                  <w:szCs w:val="12"/>
                </w:rPr>
                <w:delText>$</w:delText>
              </w:r>
              <w:r w:rsidRPr="007A7452" w:rsidDel="00743405">
                <w:rPr>
                  <w:rFonts w:ascii="Tahoma" w:hAnsi="Tahoma" w:cs="Tahoma"/>
                  <w:color w:val="191919"/>
                  <w:spacing w:val="-1"/>
                  <w:sz w:val="12"/>
                  <w:szCs w:val="12"/>
                </w:rPr>
                <w:delText>4</w:delText>
              </w:r>
              <w:r w:rsidRPr="007A7452" w:rsidDel="00743405">
                <w:rPr>
                  <w:rFonts w:ascii="Tahoma" w:hAnsi="Tahoma" w:cs="Tahoma"/>
                  <w:color w:val="191919"/>
                  <w:sz w:val="12"/>
                  <w:szCs w:val="12"/>
                </w:rPr>
                <w:delText>,571.00</w:delText>
              </w:r>
            </w:del>
          </w:p>
        </w:tc>
        <w:tc>
          <w:tcPr>
            <w:tcW w:w="66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76" w:author="tharris" w:date="2011-05-16T09:41:00Z"/>
                <w:rFonts w:ascii="Times New Roman" w:hAnsi="Times New Roman"/>
                <w:sz w:val="24"/>
                <w:szCs w:val="24"/>
              </w:rPr>
            </w:pPr>
            <w:del w:id="1277" w:author="tharris" w:date="2011-05-16T09:41:00Z">
              <w:r w:rsidRPr="007A7452" w:rsidDel="00743405">
                <w:rPr>
                  <w:rFonts w:ascii="Tahoma" w:hAnsi="Tahoma" w:cs="Tahoma"/>
                  <w:color w:val="191919"/>
                  <w:sz w:val="12"/>
                  <w:szCs w:val="12"/>
                </w:rPr>
                <w:delText>$1,501.00</w:delText>
              </w:r>
            </w:del>
          </w:p>
        </w:tc>
        <w:tc>
          <w:tcPr>
            <w:tcW w:w="641"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37" w:after="0" w:line="240" w:lineRule="auto"/>
              <w:ind w:left="69"/>
              <w:rPr>
                <w:del w:id="1278" w:author="tharris" w:date="2011-05-16T09:41:00Z"/>
                <w:rFonts w:ascii="Times New Roman" w:hAnsi="Times New Roman"/>
                <w:sz w:val="24"/>
                <w:szCs w:val="24"/>
              </w:rPr>
            </w:pPr>
            <w:del w:id="1279" w:author="tharris" w:date="2011-05-16T09:41:00Z">
              <w:r w:rsidRPr="007A7452" w:rsidDel="00743405">
                <w:rPr>
                  <w:rFonts w:ascii="Tahoma" w:hAnsi="Tahoma" w:cs="Tahoma"/>
                  <w:color w:val="191919"/>
                  <w:sz w:val="12"/>
                  <w:szCs w:val="12"/>
                </w:rPr>
                <w:delText>$5,081.00</w:delText>
              </w:r>
            </w:del>
          </w:p>
        </w:tc>
      </w:tr>
    </w:tbl>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after="0" w:line="200" w:lineRule="exact"/>
        <w:rPr>
          <w:rFonts w:ascii="Times New Roman" w:hAnsi="Times New Roman"/>
          <w:sz w:val="20"/>
          <w:szCs w:val="20"/>
        </w:rPr>
      </w:pPr>
    </w:p>
    <w:p w:rsidR="00924DC4" w:rsidRDefault="00924DC4" w:rsidP="00924DC4">
      <w:pPr>
        <w:widowControl w:val="0"/>
        <w:autoSpaceDE w:val="0"/>
        <w:autoSpaceDN w:val="0"/>
        <w:adjustRightInd w:val="0"/>
        <w:spacing w:before="12" w:after="0" w:line="200" w:lineRule="exact"/>
        <w:rPr>
          <w:rFonts w:ascii="Times New Roman" w:hAnsi="Times New Roman"/>
          <w:sz w:val="20"/>
          <w:szCs w:val="20"/>
        </w:rPr>
      </w:pP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33</w:t>
      </w:r>
    </w:p>
    <w:p w:rsidR="00924DC4" w:rsidRDefault="00924DC4" w:rsidP="00924DC4">
      <w:pPr>
        <w:widowControl w:val="0"/>
        <w:tabs>
          <w:tab w:val="left" w:pos="10700"/>
        </w:tabs>
        <w:autoSpaceDE w:val="0"/>
        <w:autoSpaceDN w:val="0"/>
        <w:adjustRightInd w:val="0"/>
        <w:spacing w:after="0" w:line="451" w:lineRule="exact"/>
        <w:ind w:left="4133"/>
        <w:rPr>
          <w:rFonts w:ascii="Century Gothic" w:hAnsi="Century Gothic" w:cs="Century Gothic"/>
          <w:color w:val="000000"/>
          <w:sz w:val="36"/>
          <w:szCs w:val="36"/>
        </w:rPr>
        <w:sectPr w:rsidR="00924DC4">
          <w:type w:val="continuous"/>
          <w:pgSz w:w="12240" w:h="15840"/>
          <w:pgMar w:top="1480" w:right="420" w:bottom="280" w:left="600" w:header="720" w:footer="720" w:gutter="0"/>
          <w:cols w:space="720" w:equalWidth="0">
            <w:col w:w="11220"/>
          </w:cols>
          <w:noEndnote/>
        </w:sectPr>
      </w:pPr>
    </w:p>
    <w:p w:rsidR="00924DC4" w:rsidRDefault="007B3518" w:rsidP="00924DC4">
      <w:pPr>
        <w:widowControl w:val="0"/>
        <w:autoSpaceDE w:val="0"/>
        <w:autoSpaceDN w:val="0"/>
        <w:adjustRightInd w:val="0"/>
        <w:spacing w:before="57" w:after="0" w:line="195" w:lineRule="exact"/>
        <w:ind w:left="677"/>
        <w:rPr>
          <w:rFonts w:ascii="Century Gothic" w:hAnsi="Century Gothic" w:cs="Century Gothic"/>
          <w:color w:val="000000"/>
          <w:sz w:val="16"/>
          <w:szCs w:val="16"/>
        </w:rPr>
      </w:pPr>
      <w:r w:rsidRPr="007B3518">
        <w:rPr>
          <w:noProof/>
        </w:rPr>
        <w:lastRenderedPageBreak/>
        <w:pict>
          <v:group id="Group 949" o:spid="_x0000_s1325" style="position:absolute;left:0;text-align:left;margin-left:-58pt;margin-top:-21.1pt;width:191pt;height:795.85pt;z-index:-251507712"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">
            <v:group id="Group 950" o:spid="_x0000_s1326"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TfcqMUAAADdAAAADwAAAGRycy9kb3ducmV2LnhtbESPQYvCMBSE7wv+h/AE&#10;b2vaFZdSjSLiigcRVgXx9miebbF5KU1s6783wsIeh5n5hpkve1OJlhpXWlYQjyMQxJnVJecKzqef&#10;zwSE88gaK8uk4EkOlovBxxxTbTv+pfbocxEg7FJUUHhfp1K6rCCDbmxr4uDdbGPQB9nkUjfYBbip&#10;5FcUfUuDJYeFAmtaF5Tdjw+jYNtht5rEm3Z/v62f19P0cNnHpNRo2K9mIDz1/j/8195pBck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k33KjFAAAA3QAA&#10;AA8AAAAAAAAAAAAAAAAAqgIAAGRycy9kb3ducmV2LnhtbFBLBQYAAAAABAAEAPoAAACcAwAAAAA=&#10;">
              <v:rect id="Rectangle 951" o:spid="_x0000_s1327"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lMcA&#10;AADdAAAADwAAAGRycy9kb3ducmV2LnhtbESPQWvCQBSE70L/w/IKXqTZJAUJ0VVCaaEgHqJtibdH&#10;9pmEZt+G7Fbjv+8WCh6HmfmGWW8n04sLja6zrCCJYhDEtdUdNwo+jm9PGQjnkTX2lknBjRxsNw+z&#10;NebaXrmky8E3IkDY5aig9X7IpXR1SwZdZAfi4J3taNAHOTZSj3gNcNPLNI6X0mDHYaHFgV5aqr8P&#10;P0bBa1oV511fDuXeVJ8JpWZRn76Umj9OxQqEp8nfw//td60ge85S+HsTn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f+ZTHAAAA3QAAAA8AAAAAAAAAAAAAAAAAmAIAAGRy&#10;cy9kb3ducmV2LnhtbFBLBQYAAAAABAAEAPUAAACMAwAAAAA=&#10;" fillcolor="#474747" stroked="f">
                <v:path arrowok="t"/>
              </v:rect>
              <v:rect id="Rectangle 2702" o:spid="_x0000_s1328"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XVsUA&#10;AADdAAAADwAAAGRycy9kb3ducmV2LnhtbESPQWvCQBSE74L/YXmCN91YqY3RVaRgKV7aaovXZ/aZ&#10;BLNvw+7WxH/vCoUeh5n5hlmuO1OLKzlfWVYwGScgiHOrKy4UfB+2oxSED8gaa8uk4EYe1qt+b4mZ&#10;ti1/0XUfChEh7DNUUIbQZFL6vCSDfmwb4uidrTMYonSF1A7bCDe1fEqSmTRYcVwosaHXkvLL/tco&#10;aF1Hz2+F/khnu5/D/Hh6webTKTUcdJsFiEBd+A//td+1gnSaTuHx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NdWxQAAAN0AAAAPAAAAAAAAAAAAAAAAAJgCAABkcnMv&#10;ZG93bnJldi54bWxQSwUGAAAAAAQABAD1AAAAigMAAAAA&#10;" fillcolor="#dcdcdc" stroked="f">
                <v:path arrowok="t"/>
              </v:rect>
              <v:rect id="Rectangle 2703" o:spid="_x0000_s1329"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PIsYA&#10;AADdAAAADwAAAGRycy9kb3ducmV2LnhtbESPT2vCQBTE74LfYXlCb7qxrTaNrlIKLcWL/ypeX7PP&#10;JJh9G3a3Jv32XUHwOMzMb5j5sjO1uJDzlWUF41ECgji3uuJCwff+Y5iC8AFZY22ZFPyRh+Wi35tj&#10;pm3LW7rsQiEihH2GCsoQmkxKn5dk0I9sQxy9k3UGQ5SukNphG+Gmlo9JMpUGK44LJTb0XlJ+3v0a&#10;Ba3raPJZ6HU6XR32r8efF2w2TqmHQfc2AxGoC/fwrf2lFaRP6TNc38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VPIsYAAADdAAAADwAAAAAAAAAAAAAAAACYAgAAZHJz&#10;L2Rvd25yZXYueG1sUEsFBgAAAAAEAAQA9QAAAIsDAAAAAA==&#10;" fillcolor="#dcdcdc" stroked="f">
                <v:path arrowok="t"/>
              </v:rect>
              <v:rect id="Rectangle 954" o:spid="_x0000_s1330"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g08UA&#10;AADdAAAADwAAAGRycy9kb3ducmV2LnhtbESPQYvCMBSE78L+h/AW9qapLkrpGmVZUFS8WL3s7bV5&#10;tsXmpTSx1n9vBMHjMDPfMPNlb2rRUesqywrGowgEcW51xYWC03E1jEE4j6yxtkwK7uRgufgYzDHR&#10;9sYH6lJfiABhl6CC0vsmkdLlJRl0I9sQB+9sW4M+yLaQusVbgJtaTqJoJg1WHBZKbOivpPySXo2C&#10;bLs/+PXutO7irGhqm/2P93aq1Ndn//sDwlPv3+FXe6MVxN/xFJ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2DTxQAAAN0AAAAPAAAAAAAAAAAAAAAAAJgCAABkcnMv&#10;ZG93bnJldi54bWxQSwUGAAAAAAQABAD1AAAAigMAAAAA&#10;" stroked="f">
                <v:path arrowok="t"/>
              </v:rect>
              <v:rect id="Rectangle 955" o:spid="_x0000_s1331"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ve8gA&#10;AADdAAAADwAAAGRycy9kb3ducmV2LnhtbESPQWvCQBSE7wX/w/IKXqRutJjG1FWqIO1JqS0Ub6/Z&#10;1yQ2+zbsrjH9926h0OMwM98wi1VvGtGR87VlBZNxAoK4sLrmUsH72/YuA+EDssbGMin4IQ+r5eBm&#10;gbm2F36l7hBKESHsc1RQhdDmUvqiIoN+bFvi6H1ZZzBE6UqpHV4i3DRymiSpNFhzXKiwpU1Fxffh&#10;bBScPp7den6c7ffFZ9NtKd0lk4eRUsPb/ukRRKA+/If/2i9aQXafpfD7Jj4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a297yAAAAN0AAAAPAAAAAAAAAAAAAAAAAJgCAABk&#10;cnMvZG93bnJldi54bWxQSwUGAAAAAAQABAD1AAAAjQMAAAAA&#10;" filled="f" strokecolor="#a3a3a3" strokeweight="2pt">
                <v:path arrowok="t"/>
              </v:rect>
              <v:rect id="Rectangle 2706" o:spid="_x0000_s1332"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gAsgA&#10;AADdAAAADwAAAGRycy9kb3ducmV2LnhtbESPQWvCQBSE7wX/w/IEL1I3sUVDdBWRKj1IqdYeentk&#10;n0kw+zbNrib+e7cg9DjMzDfMfNmZSlypcaVlBfEoAkGcWV1yruD4tXlOQDiPrLGyTApu5GC56D3N&#10;MdW25T1dDz4XAcIuRQWF93UqpcsKMuhGtiYO3sk2Bn2QTS51g22Am0qOo2giDZYcFgqsaV1Qdj5c&#10;jILtx203Hp7j7/ita8vj689v/jlFpQb9bjUD4anz/+FH+10rSF6SKfy9CU9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uACyAAAAN0AAAAPAAAAAAAAAAAAAAAAAJgCAABk&#10;cnMvZG93bnJldi54bWxQSwUGAAAAAAQABAD1AAAAjQMAAAAA&#10;" fillcolor="#191919" stroked="f">
                <v:path arrowok="t"/>
              </v:rect>
              <v:rect id="Rectangle 2707" o:spid="_x0000_s1333"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0cMUA&#10;AADdAAAADwAAAGRycy9kb3ducmV2LnhtbERPy2rCQBTdF/yH4Qpuik5iRUN0FBFbupBSXwt3l8w1&#10;CWbuxMzUxL/vLApdHs57sepMJR7UuNKygngUgSDOrC45V3A6vg8TEM4ja6wsk4InOVgtey8LTLVt&#10;eU+Pg89FCGGXooLC+zqV0mUFGXQjWxMH7mobgz7AJpe6wTaEm0qOo2gqDZYcGgqsaVNQdjv8GAUf&#10;X8/d+PUWn+Nt15anyeWef89QqUG/W89BeOr8v/jP/akVJG9JmBveh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XRwxQAAAN0AAAAPAAAAAAAAAAAAAAAAAJgCAABkcnMv&#10;ZG93bnJldi54bWxQSwUGAAAAAAQABAD1AAAAigMAAAAA&#10;" fillcolor="#191919" stroked="f">
                <v:path arrowok="t"/>
              </v:rect>
              <v:group id="Group 2708" o:spid="_x0000_s1334"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HQrsYAAADdAAAADwAAAGRycy9kb3ducmV2LnhtbESPQWvCQBSE74L/YXkF&#10;b7qJYklTVxGp4kEK1YJ4e2SfSTD7NmS3Sfz3riD0OMzMN8xi1ZtKtNS40rKCeBKBIM6sLjlX8Hva&#10;jhMQziNrrCyTgjs5WC2HgwWm2nb8Q+3R5yJA2KWooPC+TqV0WUEG3cTWxMG72sagD7LJpW6wC3BT&#10;yWkUvUuDJYeFAmvaFJTdjn9Gwa7Dbj2Lv9rD7bq5X07z7/MhJqVGb/36E4Sn3v+HX+29VpDMkg9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QdCuxgAAAN0A&#10;AAAPAAAAAAAAAAAAAAAAAKoCAABkcnMvZG93bnJldi54bWxQSwUGAAAAAAQABAD6AAAAnQMAAAAA&#10;">
                <v:shape id="Freeform 2709" o:spid="_x0000_s133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0kMIA&#10;AADdAAAADwAAAGRycy9kb3ducmV2LnhtbERPy2oCMRTdF/yHcAV3NaOCj6lRRFqo6MbRUrq7TK6Z&#10;wcnNkKQ6/n2zKLg8nPdy3dlG3MiH2rGC0TADQVw6XbNRcD59vM5BhIissXFMCh4UYL3qvSwx1+7O&#10;R7oV0YgUwiFHBVWMbS5lKCuyGIauJU7cxXmLMUFvpPZ4T+G2keMsm0qLNaeGClvaVlRei1+rILzv&#10;6q+ws93BNu5n/+1nxuy9UoN+t3kDEamLT/G/+1MrmE8WaX96k5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SQwgAAAN0AAAAPAAAAAAAAAAAAAAAAAJgCAABkcnMvZG93&#10;bnJldi54bWxQSwUGAAAAAAQABAD1AAAAhwMAAAAA&#10;" path="m1804,l720,e" filled="f" strokecolor="#191919" strokeweight="2pt">
                  <v:path arrowok="t" o:connecttype="custom" o:connectlocs="1804,0;720,0" o:connectangles="0,0"/>
                </v:shape>
                <v:shape id="Freeform 2710" o:spid="_x0000_s133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fMUA&#10;AADdAAAADwAAAGRycy9kb3ducmV2LnhtbESPW2sCMRSE3wv9D+EUfKvZKnhZjVJEQbEv3hDfDpvT&#10;7NLNyZJE3f77piD4OMzMN8x03tpa3MiHyrGCj24GgrhwumKj4HhYvY9AhIissXZMCn4pwHz2+jLF&#10;XLs77+i2j0YkCIccFZQxNrmUoSjJYui6hjh5385bjEl6I7XHe4LbWvaybCAtVpwWSmxoUVLxs79a&#10;BWG5qU5hY9svW7vL9uyHxmy9Up239nMCIlIbn+FHe60VjPrjHvy/SU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g98xQAAAN0AAAAPAAAAAAAAAAAAAAAAAJgCAABkcnMv&#10;ZG93bnJldi54bWxQSwUGAAAAAAQABAD1AAAAigMAAAAA&#10;" path="m720,l1804,e" filled="f" strokecolor="#191919" strokeweight="2pt">
                  <v:path arrowok="t" o:connecttype="custom" o:connectlocs="720,0;1804,0" o:connectangles="0,0"/>
                </v:shape>
              </v:group>
              <v:group id="Group 2711" o:spid="_x0000_s1337"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BxmcYAAADdAAAADwAAAGRycy9kb3ducmV2LnhtbESPQWvCQBSE7wX/w/IE&#10;b3UTQ4tGVxGp4kEKVUG8PbLPJJh9G7LbJP77riD0OMzMN8xi1ZtKtNS40rKCeByBIM6sLjlXcD5t&#10;36cgnEfWWFkmBQ9ysFoO3haYatvxD7VHn4sAYZeigsL7OpXSZQUZdGNbEwfvZhuDPsgml7rBLsBN&#10;JSdR9CkNlhwWCqxpU1B2P/4aBbsOu3USf7WH+23zuJ4+vi+HmJQaDfv1HISn3v+HX+29VjBNZ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cHGZxgAAAN0A&#10;AAAPAAAAAAAAAAAAAAAAAKoCAABkcnMvZG93bnJldi54bWxQSwUGAAAAAAQABAD6AAAAnQMAAAAA&#10;">
                <v:shape id="Freeform 2712" o:spid="_x0000_s133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k8UA&#10;AADdAAAADwAAAGRycy9kb3ducmV2LnhtbESPT2vCQBTE7wW/w/KEXoruaoNodBWRSHvoxT94fmSf&#10;SUj2bchuY/z23UKhx2FmfsNsdoNtRE+drxxrmE0VCOLcmYoLDdfLcbIE4QOywcYxaXiSh9129LLB&#10;1LgHn6g/h0JECPsUNZQhtKmUPi/Jop+6ljh6d9dZDFF2hTQdPiLcNnKu1EJarDgulNjSoaS8Pn9b&#10;DUOWyP5D1eor52SW1W/zLFxuWr+Oh/0aRKAh/If/2p9Gw/J9lcD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TyTxQAAAN0AAAAPAAAAAAAAAAAAAAAAAJgCAABkcnMv&#10;ZG93bnJldi54bWxQSwUGAAAAAAQABAD1AAAAigMAAAAA&#10;" path="m1781,l696,e" filled="f" strokecolor="#191919" strokeweight="2pt">
                  <v:path arrowok="t" o:connecttype="custom" o:connectlocs="1781,0;696,0" o:connectangles="0,0"/>
                </v:shape>
                <v:shape id="Freeform 2713" o:spid="_x0000_s133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ZCMUA&#10;AADdAAAADwAAAGRycy9kb3ducmV2LnhtbESPQWvCQBSE74L/YXmCF6m7WltsdBUpKXrwUhXPj+xr&#10;EpJ9G7LbGP+9Wyh4HGbmG2a97W0tOmp96VjDbKpAEGfOlJxruJy/XpYgfEA2WDsmDXfysN0MB2tM&#10;jLvxN3WnkIsIYZ+ghiKEJpHSZwVZ9FPXEEfvx7UWQ5RtLk2Ltwi3tZwr9S4tlhwXCmzos6CsOv1a&#10;DX26kN1eVeqY8WKWVpN5Gs5XrcejfrcCEagPz/B/+2A0LF8/3uDvTX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ZkIxQAAAN0AAAAPAAAAAAAAAAAAAAAAAJgCAABkcnMv&#10;ZG93bnJldi54bWxQSwUGAAAAAAQABAD1AAAAigMAAAAA&#10;" path="m696,l1781,e" filled="f" strokecolor="#191919" strokeweight="2pt">
                  <v:path arrowok="t" o:connecttype="custom" o:connectlocs="696,0;1781,0" o:connectangles="0,0"/>
                </v:shape>
              </v:group>
              <v:group id="Group 2714" o:spid="_x0000_s1340"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fSAcYAAADdAAAADwAAAGRycy9kb3ducmV2LnhtbESPT4vCMBTE7wt+h/CE&#10;va1pVxStRhFZFw+y4B8Qb4/m2Rabl9LEtn57Iyx4HGbmN8x82ZlSNFS7wrKCeBCBIE6tLjhTcDpu&#10;viYgnEfWWFomBQ9ysFz0PuaYaNvynpqDz0SAsEtQQe59lUjp0pwMuoGtiIN3tbVBH2SdSV1jG+Cm&#10;lN9RNJYGCw4LOVa0zim9He5GwW+L7WoY/zS723X9uBxHf+ddTEp99rvVDISnzr/D/+2tVjAZTs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B9IBxgAAAN0A&#10;AAAPAAAAAAAAAAAAAAAAAKoCAABkcnMvZG93bnJldi54bWxQSwUGAAAAAAQABAD6AAAAnQMAAAAA&#10;">
                <v:shape id="Freeform 2715" o:spid="_x0000_s134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NaMcA&#10;AADdAAAADwAAAGRycy9kb3ducmV2LnhtbESP3WoCMRSE7wt9h3AKvSmatYI/q1G0VPRCCq4+wHFz&#10;3F3cnCxJqmuf3ghCL4eZ+YaZzltTiws5X1lW0OsmIIhzqysuFBz2q84IhA/IGmvLpOBGHuaz15cp&#10;ptpeeUeXLBQiQtinqKAMoUml9HlJBn3XNsTRO1lnMETpCqkdXiPc1PIzSQbSYMVxocSGvkrKz9mv&#10;UTD86333teFBnbnterm7/WyPqw+l3t/axQREoDb8h5/tjVYw6o+H8HgTn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2jWjHAAAA3QAAAA8AAAAAAAAAAAAAAAAAmAIAAGRy&#10;cy9kb3ducmV2LnhtbFBLBQYAAAAABAAEAPUAAACMAwAAAAA=&#10;" path="m1772,l687,e" filled="f" strokecolor="#191919" strokeweight="2pt">
                  <v:path arrowok="t" o:connecttype="custom" o:connectlocs="1772,0;687,0" o:connectangles="0,0"/>
                </v:shape>
                <v:shape id="Freeform 2716" o:spid="_x0000_s134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ZGsQA&#10;AADdAAAADwAAAGRycy9kb3ducmV2LnhtbERP3WrCMBS+F/YO4Qy8kZmqoK4ziooyL0Rotwc4a87a&#10;suakJFGrT79cCF5+fP+LVWcacSHna8sKRsMEBHFhdc2lgu+v/dschA/IGhvLpOBGHlbLl94CU22v&#10;nNElD6WIIexTVFCF0KZS+qIig35oW+LI/VpnMEToSqkdXmO4aeQ4SabSYM2xocKWthUVf/nZKJjd&#10;R7uJNjxtcnf83GS30/FnP1Cq/9qtP0AE6sJT/HAftIL55D3OjW/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pGRrEAAAA3QAAAA8AAAAAAAAAAAAAAAAAmAIAAGRycy9k&#10;b3ducmV2LnhtbFBLBQYAAAAABAAEAPUAAACJAwAAAAA=&#10;" path="m687,l1772,e" filled="f" strokecolor="#191919" strokeweight="2pt">
                  <v:path arrowok="t" o:connecttype="custom" o:connectlocs="687,0;1772,0" o:connectangles="0,0"/>
                </v:shape>
              </v:group>
              <v:group id="Group 2717" o:spid="_x0000_s1343"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hGc8YAAADdAAAADwAAAGRycy9kb3ducmV2LnhtbESPT4vCMBTE7wt+h/AE&#10;b2taZRetRhFZxYMs+AfE26N5tsXmpTTZtn77jSB4HGbmN8x82ZlSNFS7wrKCeBiBIE6tLjhTcD5t&#10;PicgnEfWWFomBQ9ysFz0PuaYaNvygZqjz0SAsEtQQe59lUjp0pwMuqGtiIN3s7VBH2SdSV1jG+Cm&#10;lKMo+pYGCw4LOVa0zim9H/+Mgm2L7Woc/zT7+239uJ6+fi/7mJQa9LvVDISnzr/Dr/ZOK5iMp1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mEZzxgAAAN0A&#10;AAAPAAAAAAAAAAAAAAAAAKoCAABkcnMvZG93bnJldi54bWxQSwUGAAAAAAQABAD6AAAAnQMAAAAA&#10;">
                <v:shape id="Freeform 2718" o:spid="_x0000_s134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3NMIA&#10;AADdAAAADwAAAGRycy9kb3ducmV2LnhtbERPzWoCMRC+F3yHMIK3mlik6GoUKbS2lFKqPsCwGTeL&#10;m5ntJtWtT28OhR4/vv/lug+NOlMXa2ELk7EBRVyKq7mycNg/389AxYTssBEmC78UYb0a3C2xcHLh&#10;LzrvUqVyCMcCLfiU2kLrWHoKGMfSEmfuKF3AlGFXadfhJYeHRj8Y86gD1pwbPLb05Kk87X6ChZft&#10;fDt5v3qRkw7mu/z4lLdWWzsa9psFqER9+hf/uV+dhdnU5P35TX4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3c0wgAAAN0AAAAPAAAAAAAAAAAAAAAAAJgCAABkcnMvZG93&#10;bnJldi54bWxQSwUGAAAAAAQABAD1AAAAhwMAAAAA&#10;" path="m1790,l705,e" filled="f" strokecolor="#191919" strokeweight="2pt">
                  <v:path arrowok="t" o:connecttype="custom" o:connectlocs="1790,0;705,0" o:connectangles="0,0"/>
                </v:shape>
                <v:shape id="Freeform 2719" o:spid="_x0000_s134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r8UA&#10;AADdAAAADwAAAGRycy9kb3ducmV2LnhtbESPUUsDMRCE34X+h7AF32xyIlKvTUspaBWRYtsfsFy2&#10;l6OX3fMS29NfbwTBx2FmvmHmyyG06kx9bIQtFBMDirgS13Bt4bB/vJmCignZYStMFr4ownIxuppj&#10;6eTC73TepVplCMcSLfiUulLrWHkKGCfSEWfvKH3AlGVfa9fjJcNDq2+NudcBG84LHjtae6pOu89g&#10;4WnzsClev73ISQfzUb1t5aXT1l6Ph9UMVKIh/Yf/2s/OwvTOFPD7Jj8B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9KvxQAAAN0AAAAPAAAAAAAAAAAAAAAAAJgCAABkcnMv&#10;ZG93bnJldi54bWxQSwUGAAAAAAQABAD1AAAAigMAAAAA&#10;" path="m705,l1790,e" filled="f" strokecolor="#191919" strokeweight="2pt">
                  <v:path arrowok="t" o:connecttype="custom" o:connectlocs="705,0;1790,0" o:connectangles="0,0"/>
                </v:shape>
              </v:group>
              <v:group id="Group 970" o:spid="_x0000_s1346"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yM4MYAAADdAAAADwAAAGRycy9kb3ducmV2LnhtbESPT4vCMBTE78J+h/AW&#10;9qZpXRWpRhHZXTyI4B8Qb4/m2Rabl9Jk2/rtjSB4HGbmN8x82ZlSNFS7wrKCeBCBIE6tLjhTcDr+&#10;9qcgnEfWWFomBXdysFx89OaYaNvynpqDz0SAsEtQQe59lUjp0pwMuoGtiIN3tbVBH2SdSV1jG+Cm&#10;lMMomkiDBYeFHCta55TeDv9GwV+L7eo7/mm2t+v6fjmOd+dtTEp9fXarGQhPnX+HX+2NVjAdRU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IzgxgAAAN0A&#10;AAAPAAAAAAAAAAAAAAAAAKoCAABkcnMvZG93bnJldi54bWxQSwUGAAAAAAQABAD6AAAAnQMAAAAA&#10;">
                <v:shape id="Freeform 2721" o:spid="_x0000_s134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8BcUA&#10;AADdAAAADwAAAGRycy9kb3ducmV2LnhtbESPQWvCQBSE74X+h+UJXkrd1QaR1E0oErGHXqri+ZF9&#10;JiHZtyG7xvjvu4VCj8PMfMNs88l2YqTBN441LBcKBHHpTMOVhvNp/7oB4QOywc4xaXiQhzx7ftpi&#10;atydv2k8hkpECPsUNdQh9KmUvqzJol+4njh6VzdYDFEOlTQD3iPcdnKl1FpabDgu1NjTrqayPd6s&#10;hqlI5HhQrfoqOVkW7cuqCKeL1vPZ9PEOItAU/sN/7U+jYZOoN/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PwFxQAAAN0AAAAPAAAAAAAAAAAAAAAAAJgCAABkcnMv&#10;ZG93bnJldi54bWxQSwUGAAAAAAQABAD1AAAAigMAAAAA&#10;" path="m1781,l696,e" filled="f" strokecolor="#191919" strokeweight="2pt">
                  <v:path arrowok="t" o:connecttype="custom" o:connectlocs="1781,0;696,0" o:connectangles="0,0"/>
                </v:shape>
                <v:shape id="Freeform 2722" o:spid="_x0000_s134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kccQA&#10;AADdAAAADwAAAGRycy9kb3ducmV2LnhtbESPT4vCMBTE74LfITzBi6yJUkS6RpGly+7Bi3/w/Gie&#10;bWnzUppsrd9+Iwgeh5n5DbPZDbYRPXW+cqxhMVcgiHNnKi40XM7fH2sQPiAbbByThgd52G3How2m&#10;xt35SP0pFCJC2KeooQyhTaX0eUkW/dy1xNG7uc5iiLIrpOnwHuG2kUulVtJixXGhxJa+Ssrr05/V&#10;MGSJ7H9UrQ45J4usni2zcL5qPZ0M+08QgYbwDr/av0bDOlEJPN/EJ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VZHHEAAAA3QAAAA8AAAAAAAAAAAAAAAAAmAIAAGRycy9k&#10;b3ducmV2LnhtbFBLBQYAAAAABAAEAPUAAACJAwAAAAA=&#10;" path="m696,l1781,e" filled="f" strokecolor="#191919" strokeweight="2pt">
                  <v:path arrowok="t" o:connecttype="custom" o:connectlocs="696,0;1781,0" o:connectangles="0,0"/>
                </v:shape>
              </v:group>
              <v:shape id="Freeform 973" o:spid="_x0000_s1349"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tMcMA&#10;AADdAAAADwAAAGRycy9kb3ducmV2LnhtbESPQYvCMBSE7wv+h/AEb2vqokupRhGt4GUPreL50Tzb&#10;avNSmqyt/34jCHscZuYbZrUZTCMe1LnasoLZNAJBXFhdc6ngfDp8xiCcR9bYWCYFT3KwWY8+Vpho&#10;23NGj9yXIkDYJaig8r5NpHRFRQbd1LbEwbvazqAPsiul7rAPcNPIryj6lgZrDgsVtrSrqLjnv0ZB&#10;36budjTFLr/I/CfNaEgX+0ypyXjYLkF4Gvx/+N0+agXxPFrA601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OtMcMAAADdAAAADwAAAAAAAAAAAAAAAACYAgAAZHJzL2Rv&#10;d25yZXYueG1sUEsFBgAAAAAEAAQA9QAAAIgDAAAAAA==&#10;" path="m,l44,e" filled="f" strokecolor="#191919" strokeweight="2pt">
                <v:path arrowok="t" o:connecttype="custom" o:connectlocs="0,0;44,0" o:connectangles="0,0"/>
              </v:shape>
              <v:shape id="Freeform 974" o:spid="_x0000_s1350"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DzMUA&#10;AADdAAAADwAAAGRycy9kb3ducmV2LnhtbESPzWrDMBCE74W8g9hAL6WRWtwQnMgmlARKb/k59LhY&#10;G8uttTKWkihvXxUCPQ4z8w2zqpPrxYXG0HnW8DJTIIgbbzpuNRwP2+cFiBCRDfaeScONAtTV5GGF&#10;pfFX3tFlH1uRIRxK1GBjHEopQ2PJYZj5gTh7Jz86jFmOrTQjXjPc9fJVqbl02HFesDjQu6XmZ392&#10;GtQhvWFx/P4a5KZfP9EmFZ83q/XjNK2XICKl+B++tz+MhkWh5vD3Jj8BW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0PMxQAAAN0AAAAPAAAAAAAAAAAAAAAAAJgCAABkcnMv&#10;ZG93bnJldi54bWxQSwUGAAAAAAQABAD1AAAAigMAAAAA&#10;" path="m,l400,e" filled="f" strokecolor="#191919" strokeweight="2pt">
                <v:path arrowok="t" o:connecttype="custom" o:connectlocs="0,0;400,0" o:connectangles="0,0"/>
              </v:shape>
              <v:rect id="Rectangle 975" o:spid="_x0000_s1351"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VAMYA&#10;AADdAAAADwAAAGRycy9kb3ducmV2LnhtbESPQWvCQBSE7wX/w/KE3uomxdaQuooIDW3xYsylt5fs&#10;Mwlm34bsGtN/3y0UPA4z8w2z3k6mEyMNrrWsIF5EIIgrq1uuFRSn96cEhPPIGjvLpOCHHGw3s4c1&#10;ptre+Ehj7msRIOxSVNB436dSuqohg25he+Lgne1g0Ac51FIPeAtw08nnKHqVBlsOCw32tG+ouuRX&#10;o6D8PBx99lVkY1LWfWfL7/hgX5R6nE+7NxCeJn8P/7c/tIJkGa3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yVAMYAAADdAAAADwAAAAAAAAAAAAAAAACYAgAAZHJz&#10;L2Rvd25yZXYueG1sUEsFBgAAAAAEAAQA9QAAAIsDAAAAAA==&#10;" stroked="f">
                <v:path arrowok="t"/>
              </v:rect>
              <v:rect id="Rectangle 976" o:spid="_x0000_s1352"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recMA&#10;AADdAAAADwAAAGRycy9kb3ducmV2LnhtbERPzU4CMRC+m/gOzZhwMdCVAOJKIcYEAlyIiw8wbsft&#10;QjvdtAXWt7cHE49fvv/FqndWXCnE1rOCp1EBgrj2uuVGwedxPZyDiAlZo/VMCn4owmp5f7fAUvsb&#10;f9C1So3IIRxLVGBS6kopY23IYRz5jjhz3z44TBmGRuqAtxzurBwXxUw6bDk3GOzo3VB9ri5OAR0e&#10;d9PN9nTen7S15mXyVV2eg1KDh/7tFUSiPv2L/9xbrWA+KfLc/C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1recMAAADdAAAADwAAAAAAAAAAAAAAAACYAgAAZHJzL2Rv&#10;d25yZXYueG1sUEsFBgAAAAAEAAQA9QAAAIgDAAAAAA==&#10;" filled="f" strokecolor="#191919" strokeweight="2pt">
                <v:path arrowok="t"/>
              </v:rect>
            </v:group>
            <v:shape id="Text Box 2699" o:spid="_x0000_s1353"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yqMQA&#10;AADdAAAADwAAAGRycy9kb3ducmV2LnhtbESP3YrCMBSE7wXfIRxh7zR11eJWo0hBdq8Efx7g0Jxt&#10;is1JbbK2vv1GELwcZuYbZr3tbS3u1PrKsYLpJAFBXDhdcangct6PlyB8QNZYOyYFD/Kw3QwHa8y0&#10;6/hI91MoRYSwz1CBCaHJpPSFIYt+4hri6P261mKIsi2lbrGLcFvLzyRJpcWK44LBhnJDxfX0ZxUc&#10;HtJ0M7u4FHmeHtLZbY/X71qpj1G/W4EI1Id3+NX+0QqW8+QLnm/iE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sqj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354"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GN6MEA&#10;AADdAAAADwAAAGRycy9kb3ducmV2LnhtbERP3WrCMBS+H/gO4Qi7m6mrK6U2yijIdiVMfYBDc2yK&#10;zUltMtu+/XIx8PLj+y/3k+3EgwbfOlawXiUgiGunW24UXM6HtxyED8gaO8ekYCYP+93ipcRCu5F/&#10;6HEKjYgh7AtUYELoCyl9bciiX7meOHJXN1gMEQ6N1AOOMdx28j1JMmmx5dhgsKfKUH07/VoFx1ma&#10;MbUfl7qqsmOW3g94++qUel1On1sQgabwFP+7v7WCfLOO++Ob+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jej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355"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oc8MA&#10;AADdAAAADwAAAGRycy9kb3ducmV2LnhtbESP0YrCMBRE3xf8h3AF39a0ulukGmUpiD4Jq37Apbk2&#10;xeam20Rb/94sCD4OM3OGWW0G24g7db52rCCdJiCIS6drrhScT9vPBQgfkDU2jknBgzxs1qOPFeba&#10;9fxL92OoRISwz1GBCaHNpfSlIYt+6lri6F1cZzFE2VVSd9hHuG3kLEkyabHmuGCwpcJQeT3erILD&#10;Q5p+br/PZVFkh2z+t8XrrlFqMh5+liACDeEdfrX3WsHiK03h/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0oc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356"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MMA&#10;AADdAAAADwAAAGRycy9kb3ducmV2LnhtbESP3YrCMBSE7wXfIRzBO03VtUg1ylIQ90rw5wEOzbEp&#10;Nie1ydr69psFwcthZr5hNrve1uJJra8cK5hNExDEhdMVlwqul/1kBcIHZI21Y1LwIg+77XCwwUy7&#10;jk/0PIdSRAj7DBWYEJpMSl8YsuinriGO3s21FkOUbSl1i12E21rOkySVFiuOCwYbyg0V9/OvVXB8&#10;SdMt7PJa5Hl6TBePPd4PtVLjUf+9BhGoD5/wu/2jFay+ZnP4fx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2B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357"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Tn8MA&#10;AADdAAAADwAAAGRycy9kb3ducmV2LnhtbESP0YrCMBRE3xf8h3AF39ZUu1ukaxQpiD4Jq37Apbnb&#10;FJub2kRb/94sCD4OM3OGWa4H24g7db52rGA2TUAQl07XXCk4n7afCxA+IGtsHJOCB3lYr0YfS8y1&#10;6/mX7sdQiQhhn6MCE0KbS+lLQxb91LXE0ftzncUQZVdJ3WEf4baR8yTJpMWa44LBlgpD5eV4swoO&#10;D2n61H6fy6LIDll63eJl1yg1GQ+bHxCBhvAOv9p7rWDxNUvh/01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MTn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358"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L68MA&#10;AADdAAAADwAAAGRycy9kb3ducmV2LnhtbESP0YrCMBRE3xf8h3AF39bU1S1SjbIURJ+EVT/g0lyb&#10;YnNTm2jr3xtB8HGYmTPMct3bWtyp9ZVjBZNxAoK4cLriUsHpuPmeg/ABWWPtmBQ8yMN6NfhaYqZd&#10;x/90P4RSRAj7DBWYEJpMSl8YsujHriGO3tm1FkOUbSl1i12E21r+JEkqLVYcFww2lBsqLoebVbB/&#10;SNNN7e+pyPN0n06vG7xsa6VGw/5vASJQHz7hd3unFcxnkxm83sQn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qL6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359"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YucMMA&#10;AADdAAAADwAAAGRycy9kb3ducmV2LnhtbESP0YrCMBRE3wX/IVzBN01dtUg1ylIQfRLW9QMuzd2m&#10;2NzUJtr690YQ9nGYmTPMZtfbWjyo9ZVjBbNpAoK4cLriUsHldz9ZgfABWWPtmBQ8ycNuOxxsMNOu&#10;4x96nEMpIoR9hgpMCE0mpS8MWfRT1xBH78+1FkOUbSl1i12E21p+JUkqLVYcFww2lBsqrue7VXB6&#10;StPN7fJS5Hl6Sue3PV4PtVLjUf+9BhGoD//hT/uoFawWsyW838Qn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Yuc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360"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SwB8MA&#10;AADdAAAADwAAAGRycy9kb3ducmV2LnhtbESP3YrCMBSE7xd8h3AE79ZUXYtUo0hB3CvBnwc4NMem&#10;2JzUJtr69psFwcthZr5hVpve1uJJra8cK5iMExDEhdMVlwou5933AoQPyBprx6TgRR4268HXCjPt&#10;Oj7S8xRKESHsM1RgQmgyKX1hyKIfu4Y4elfXWgxRtqXULXYRbms5TZJUWqw4LhhsKDdU3E4Pq+Dw&#10;kqab2fmlyPP0kM7uO7zta6VGw367BBGoD5/wu/2rFSx+Jin8v4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SwB8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4" w:after="0" w:line="130" w:lineRule="exact"/>
        <w:rPr>
          <w:rFonts w:ascii="Century Gothic" w:hAnsi="Century Gothic" w:cs="Century Gothic"/>
          <w:color w:val="000000"/>
          <w:sz w:val="13"/>
          <w:szCs w:val="13"/>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743405" w:rsidRDefault="00924DC4" w:rsidP="00924DC4">
      <w:pPr>
        <w:widowControl w:val="0"/>
        <w:autoSpaceDE w:val="0"/>
        <w:autoSpaceDN w:val="0"/>
        <w:adjustRightInd w:val="0"/>
        <w:spacing w:before="30" w:after="0" w:line="240" w:lineRule="auto"/>
        <w:ind w:left="1090" w:right="1903"/>
        <w:jc w:val="both"/>
        <w:rPr>
          <w:del w:id="1280" w:author="tharris" w:date="2011-05-16T09:41:00Z"/>
          <w:rFonts w:ascii="Times New Roman" w:hAnsi="Times New Roman"/>
          <w:color w:val="000000"/>
          <w:sz w:val="18"/>
          <w:szCs w:val="18"/>
        </w:rPr>
      </w:pPr>
      <w:del w:id="1281"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calculatio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relation</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incurre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ges.</w:delText>
        </w:r>
      </w:del>
    </w:p>
    <w:p w:rsidR="00924DC4" w:rsidDel="00743405" w:rsidRDefault="00924DC4" w:rsidP="00924DC4">
      <w:pPr>
        <w:widowControl w:val="0"/>
        <w:autoSpaceDE w:val="0"/>
        <w:autoSpaceDN w:val="0"/>
        <w:adjustRightInd w:val="0"/>
        <w:spacing w:before="12" w:after="0" w:line="200" w:lineRule="exact"/>
        <w:rPr>
          <w:del w:id="1282"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8418"/>
        <w:jc w:val="both"/>
        <w:rPr>
          <w:del w:id="1283" w:author="tharris" w:date="2011-05-16T09:41:00Z"/>
          <w:rFonts w:ascii="Times New Roman" w:hAnsi="Times New Roman"/>
          <w:color w:val="000000"/>
          <w:sz w:val="16"/>
          <w:szCs w:val="16"/>
        </w:rPr>
      </w:pPr>
      <w:del w:id="1284" w:author="tharris" w:date="2011-05-16T09:41:00Z">
        <w:r w:rsidDel="00743405">
          <w:rPr>
            <w:rFonts w:ascii="Times New Roman" w:hAnsi="Times New Roman"/>
            <w:b/>
            <w:bCs/>
            <w:color w:val="191919"/>
            <w:spacing w:val="-2"/>
          </w:rPr>
          <w:delText>W</w:delText>
        </w:r>
        <w:r w:rsidDel="00743405">
          <w:rPr>
            <w:rFonts w:ascii="Times New Roman" w:hAnsi="Times New Roman"/>
            <w:b/>
            <w:bCs/>
            <w:color w:val="191919"/>
            <w:spacing w:val="-2"/>
            <w:sz w:val="16"/>
            <w:szCs w:val="16"/>
          </w:rPr>
          <w:delText>ITHDR</w:delText>
        </w:r>
        <w:r w:rsidDel="00743405">
          <w:rPr>
            <w:rFonts w:ascii="Times New Roman" w:hAnsi="Times New Roman"/>
            <w:b/>
            <w:bCs/>
            <w:color w:val="191919"/>
            <w:spacing w:val="-21"/>
            <w:sz w:val="16"/>
            <w:szCs w:val="16"/>
          </w:rPr>
          <w:delText>A</w:delText>
        </w:r>
        <w:r w:rsidDel="00743405">
          <w:rPr>
            <w:rFonts w:ascii="Times New Roman" w:hAnsi="Times New Roman"/>
            <w:b/>
            <w:bCs/>
            <w:color w:val="191919"/>
            <w:spacing w:val="-20"/>
            <w:sz w:val="16"/>
            <w:szCs w:val="16"/>
          </w:rPr>
          <w:delText>W</w:delText>
        </w:r>
        <w:r w:rsidDel="00743405">
          <w:rPr>
            <w:rFonts w:ascii="Times New Roman" w:hAnsi="Times New Roman"/>
            <w:b/>
            <w:bCs/>
            <w:color w:val="191919"/>
            <w:spacing w:val="-2"/>
            <w:sz w:val="16"/>
            <w:szCs w:val="16"/>
          </w:rPr>
          <w:delText>A</w:delText>
        </w:r>
        <w:r w:rsidDel="00743405">
          <w:rPr>
            <w:rFonts w:ascii="Times New Roman" w:hAnsi="Times New Roman"/>
            <w:b/>
            <w:bCs/>
            <w:color w:val="191919"/>
            <w:sz w:val="16"/>
            <w:szCs w:val="16"/>
          </w:rPr>
          <w:delText>L</w:delText>
        </w:r>
        <w:r w:rsidDel="00743405">
          <w:rPr>
            <w:rFonts w:ascii="Times New Roman" w:hAnsi="Times New Roman"/>
            <w:b/>
            <w:bCs/>
            <w:color w:val="191919"/>
            <w:spacing w:val="33"/>
            <w:sz w:val="16"/>
            <w:szCs w:val="16"/>
          </w:rPr>
          <w:delText xml:space="preserve"> </w:delText>
        </w:r>
        <w:r w:rsidDel="00743405">
          <w:rPr>
            <w:rFonts w:ascii="Times New Roman" w:hAnsi="Times New Roman"/>
            <w:b/>
            <w:bCs/>
            <w:color w:val="191919"/>
            <w:spacing w:val="-2"/>
          </w:rPr>
          <w:delText>D</w:delText>
        </w:r>
        <w:r w:rsidDel="00743405">
          <w:rPr>
            <w:rFonts w:ascii="Times New Roman" w:hAnsi="Times New Roman"/>
            <w:b/>
            <w:bCs/>
            <w:color w:val="191919"/>
            <w:spacing w:val="-14"/>
            <w:w w:val="103"/>
            <w:sz w:val="16"/>
            <w:szCs w:val="16"/>
          </w:rPr>
          <w:delText>A</w:delText>
        </w:r>
        <w:r w:rsidDel="00743405">
          <w:rPr>
            <w:rFonts w:ascii="Times New Roman" w:hAnsi="Times New Roman"/>
            <w:b/>
            <w:bCs/>
            <w:color w:val="191919"/>
            <w:spacing w:val="-2"/>
            <w:w w:val="103"/>
            <w:sz w:val="16"/>
            <w:szCs w:val="16"/>
          </w:rPr>
          <w:delText>T</w:delText>
        </w:r>
        <w:r w:rsidDel="00743405">
          <w:rPr>
            <w:rFonts w:ascii="Times New Roman" w:hAnsi="Times New Roman"/>
            <w:b/>
            <w:bCs/>
            <w:color w:val="191919"/>
            <w:w w:val="103"/>
            <w:sz w:val="16"/>
            <w:szCs w:val="16"/>
          </w:rPr>
          <w:delText>E</w:delText>
        </w:r>
      </w:del>
    </w:p>
    <w:p w:rsidR="00924DC4" w:rsidDel="00743405" w:rsidRDefault="00924DC4" w:rsidP="00924DC4">
      <w:pPr>
        <w:widowControl w:val="0"/>
        <w:autoSpaceDE w:val="0"/>
        <w:autoSpaceDN w:val="0"/>
        <w:adjustRightInd w:val="0"/>
        <w:spacing w:before="24" w:after="0" w:line="250" w:lineRule="auto"/>
        <w:ind w:left="1050" w:right="81"/>
        <w:jc w:val="both"/>
        <w:rPr>
          <w:del w:id="1285" w:author="tharris" w:date="2011-05-16T09:41:00Z"/>
          <w:rFonts w:ascii="Times New Roman" w:hAnsi="Times New Roman"/>
          <w:color w:val="000000"/>
          <w:sz w:val="18"/>
          <w:szCs w:val="18"/>
        </w:rPr>
      </w:pPr>
      <w:del w:id="1286" w:author="tharris" w:date="2011-05-16T09:41:00Z">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withdrawals</w:delText>
        </w:r>
        <w:r w:rsidDel="00743405">
          <w:rPr>
            <w:rFonts w:ascii="Times New Roman" w:hAnsi="Times New Roman"/>
            <w:color w:val="191919"/>
            <w:sz w:val="18"/>
            <w:szCs w:val="18"/>
          </w:rPr>
          <w:delTex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classe</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recor</w:delText>
        </w:r>
        <w:r w:rsidDel="00743405">
          <w:rPr>
            <w:rFonts w:ascii="Times New Roman" w:hAnsi="Times New Roman"/>
            <w:color w:val="191919"/>
            <w:sz w:val="18"/>
            <w:szCs w:val="18"/>
          </w:rPr>
          <w:delText>d</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8"/>
            <w:sz w:val="18"/>
            <w:szCs w:val="18"/>
          </w:rPr>
          <w:delText xml:space="preserve"> 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calculations</w:delText>
        </w:r>
        <w:r w:rsidDel="00743405">
          <w:rPr>
            <w:rFonts w:ascii="Times New Roman" w:hAnsi="Times New Roman"/>
            <w:color w:val="191919"/>
            <w:sz w:val="18"/>
            <w:szCs w:val="18"/>
          </w:rPr>
          <w:delTex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3"/>
            <w:sz w:val="18"/>
            <w:szCs w:val="18"/>
          </w:rPr>
          <w:delText>u</w:delText>
        </w:r>
        <w:r w:rsidDel="00743405">
          <w:rPr>
            <w:rFonts w:ascii="Times New Roman" w:hAnsi="Times New Roman"/>
            <w:color w:val="191919"/>
            <w:spacing w:val="-2"/>
            <w:sz w:val="18"/>
            <w:szCs w:val="18"/>
          </w:rPr>
          <w:delText>nles</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you</w:delText>
        </w:r>
        <w:r w:rsidDel="00743405">
          <w:rPr>
            <w:rFonts w:ascii="Times New Roman" w:hAnsi="Times New Roman"/>
            <w:color w:val="191919"/>
            <w:sz w:val="18"/>
            <w:szCs w:val="18"/>
          </w:rPr>
          <w:delText>r</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inten</w:delText>
        </w:r>
        <w:r w:rsidDel="00743405">
          <w:rPr>
            <w:rFonts w:ascii="Times New Roman" w:hAnsi="Times New Roman"/>
            <w:color w:val="191919"/>
            <w:sz w:val="18"/>
            <w:szCs w:val="18"/>
          </w:rPr>
          <w:delText>t</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to withdra</w:delText>
        </w:r>
        <w:r w:rsidDel="00743405">
          <w:rPr>
            <w:rFonts w:ascii="Times New Roman" w:hAnsi="Times New Roman"/>
            <w:color w:val="191919"/>
            <w:sz w:val="18"/>
            <w:szCs w:val="18"/>
          </w:rPr>
          <w:delText xml:space="preserve">w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alternat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documented</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 xml:space="preserve">u </w:delText>
        </w:r>
        <w:r w:rsidDel="00743405">
          <w:rPr>
            <w:rFonts w:ascii="Times New Roman" w:hAnsi="Times New Roman"/>
            <w:color w:val="191919"/>
            <w:spacing w:val="-2"/>
            <w:sz w:val="18"/>
            <w:szCs w:val="18"/>
          </w:rPr>
          <w:delText>ar</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goin</w:delText>
        </w:r>
        <w:r w:rsidDel="00743405">
          <w:rPr>
            <w:rFonts w:ascii="Times New Roman" w:hAnsi="Times New Roman"/>
            <w:color w:val="191919"/>
            <w:sz w:val="18"/>
            <w:szCs w:val="18"/>
          </w:rPr>
          <w:delText xml:space="preserve">g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continu</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school</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 xml:space="preserve">u </w:delText>
        </w:r>
        <w:r w:rsidDel="00743405">
          <w:rPr>
            <w:rFonts w:ascii="Times New Roman" w:hAnsi="Times New Roman"/>
            <w:color w:val="191919"/>
            <w:spacing w:val="-2"/>
            <w:sz w:val="18"/>
            <w:szCs w:val="18"/>
          </w:rPr>
          <w:delText>nee</w:delText>
        </w:r>
        <w:r w:rsidDel="00743405">
          <w:rPr>
            <w:rFonts w:ascii="Times New Roman" w:hAnsi="Times New Roman"/>
            <w:color w:val="191919"/>
            <w:sz w:val="18"/>
            <w:szCs w:val="18"/>
          </w:rPr>
          <w:delText xml:space="preserve">d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complet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w:delText>
        </w:r>
        <w:r w:rsidDel="00743405">
          <w:rPr>
            <w:rFonts w:ascii="Times New Roman" w:hAnsi="Times New Roman"/>
            <w:color w:val="191919"/>
            <w:spacing w:val="-3"/>
            <w:sz w:val="18"/>
            <w:szCs w:val="18"/>
          </w:rPr>
          <w:delText>a</w:delText>
        </w:r>
        <w:r w:rsidDel="00743405">
          <w:rPr>
            <w:rFonts w:ascii="Times New Roman" w:hAnsi="Times New Roman"/>
            <w:color w:val="191919"/>
            <w:sz w:val="18"/>
            <w:szCs w:val="18"/>
          </w:rPr>
          <w:delText xml:space="preserve">l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 xml:space="preserve">l </w:delText>
        </w:r>
        <w:r w:rsidDel="00743405">
          <w:rPr>
            <w:rFonts w:ascii="Times New Roman" w:hAnsi="Times New Roman"/>
            <w:color w:val="191919"/>
            <w:spacing w:val="-2"/>
            <w:sz w:val="18"/>
            <w:szCs w:val="18"/>
          </w:rPr>
          <w:delText>as soo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decid</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leave.</w:delText>
        </w:r>
      </w:del>
    </w:p>
    <w:p w:rsidR="00924DC4" w:rsidDel="00743405" w:rsidRDefault="00924DC4" w:rsidP="00924DC4">
      <w:pPr>
        <w:widowControl w:val="0"/>
        <w:autoSpaceDE w:val="0"/>
        <w:autoSpaceDN w:val="0"/>
        <w:adjustRightInd w:val="0"/>
        <w:spacing w:before="16" w:after="0" w:line="200" w:lineRule="exact"/>
        <w:rPr>
          <w:del w:id="1287"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82"/>
        <w:jc w:val="both"/>
        <w:rPr>
          <w:del w:id="1288" w:author="tharris" w:date="2011-05-16T09:41:00Z"/>
          <w:rFonts w:ascii="Times New Roman" w:hAnsi="Times New Roman"/>
          <w:color w:val="000000"/>
          <w:sz w:val="18"/>
          <w:szCs w:val="18"/>
        </w:rPr>
      </w:pPr>
      <w:del w:id="1289" w:author="tharris" w:date="2011-05-16T09:41:00Z">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cas</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3"/>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wher</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di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complet</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semeste</w:delText>
        </w:r>
        <w:r w:rsidDel="00743405">
          <w:rPr>
            <w:rFonts w:ascii="Times New Roman" w:hAnsi="Times New Roman"/>
            <w:color w:val="191919"/>
            <w:spacing w:val="-10"/>
            <w:sz w:val="18"/>
            <w:szCs w:val="18"/>
          </w:rPr>
          <w:delText>r</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too</w:delText>
        </w:r>
        <w:r w:rsidDel="00743405">
          <w:rPr>
            <w:rFonts w:ascii="Times New Roman" w:hAnsi="Times New Roman"/>
            <w:color w:val="191919"/>
            <w:sz w:val="18"/>
            <w:szCs w:val="18"/>
          </w:rPr>
          <w:delText>k</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actio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pacing w:val="-6"/>
            <w:sz w:val="18"/>
            <w:szCs w:val="18"/>
          </w:rPr>
          <w:delText>f</w:delText>
        </w:r>
        <w:r w:rsidDel="00743405">
          <w:rPr>
            <w:rFonts w:ascii="Times New Roman" w:hAnsi="Times New Roman"/>
            <w:color w:val="191919"/>
            <w:spacing w:val="-3"/>
            <w:sz w:val="18"/>
            <w:szCs w:val="18"/>
          </w:rPr>
          <w:delText>ficia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university;</w:delText>
        </w:r>
      </w:del>
    </w:p>
    <w:p w:rsidR="00924DC4" w:rsidDel="00743405" w:rsidRDefault="00924DC4" w:rsidP="00924DC4">
      <w:pPr>
        <w:widowControl w:val="0"/>
        <w:autoSpaceDE w:val="0"/>
        <w:autoSpaceDN w:val="0"/>
        <w:adjustRightInd w:val="0"/>
        <w:spacing w:before="9" w:after="0" w:line="240" w:lineRule="auto"/>
        <w:ind w:left="1050" w:right="6669"/>
        <w:jc w:val="both"/>
        <w:rPr>
          <w:del w:id="1290" w:author="tharris" w:date="2011-05-16T09:41:00Z"/>
          <w:rFonts w:ascii="Times New Roman" w:hAnsi="Times New Roman"/>
          <w:color w:val="000000"/>
          <w:sz w:val="18"/>
          <w:szCs w:val="18"/>
        </w:rPr>
      </w:pPr>
      <w:del w:id="1291"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determin</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date.</w:delText>
        </w:r>
      </w:del>
    </w:p>
    <w:p w:rsidR="00924DC4" w:rsidDel="00743405" w:rsidRDefault="00924DC4" w:rsidP="00924DC4">
      <w:pPr>
        <w:widowControl w:val="0"/>
        <w:autoSpaceDE w:val="0"/>
        <w:autoSpaceDN w:val="0"/>
        <w:adjustRightInd w:val="0"/>
        <w:spacing w:before="5" w:after="0" w:line="220" w:lineRule="exact"/>
        <w:rPr>
          <w:del w:id="1292" w:author="tharris" w:date="2011-05-16T09:41:00Z"/>
          <w:rFonts w:ascii="Times New Roman" w:hAnsi="Times New Roman"/>
          <w:color w:val="000000"/>
        </w:rPr>
      </w:pPr>
    </w:p>
    <w:p w:rsidR="00924DC4" w:rsidDel="00743405" w:rsidRDefault="00924DC4" w:rsidP="00924DC4">
      <w:pPr>
        <w:widowControl w:val="0"/>
        <w:autoSpaceDE w:val="0"/>
        <w:autoSpaceDN w:val="0"/>
        <w:adjustRightInd w:val="0"/>
        <w:spacing w:after="0" w:line="250" w:lineRule="auto"/>
        <w:ind w:left="1050" w:right="81"/>
        <w:jc w:val="both"/>
        <w:rPr>
          <w:del w:id="1293" w:author="tharris" w:date="2011-05-16T09:41:00Z"/>
          <w:rFonts w:ascii="Times New Roman" w:hAnsi="Times New Roman"/>
          <w:color w:val="000000"/>
          <w:sz w:val="18"/>
          <w:szCs w:val="18"/>
        </w:rPr>
      </w:pPr>
      <w:del w:id="1294" w:author="tharris" w:date="2011-05-16T09:41:00Z">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Regulation</w:delText>
        </w:r>
        <w:r w:rsidDel="00743405">
          <w:rPr>
            <w:rFonts w:ascii="Times New Roman" w:hAnsi="Times New Roman"/>
            <w:color w:val="191919"/>
            <w:sz w:val="18"/>
            <w:szCs w:val="18"/>
          </w:rPr>
          <w:delText>s</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mandat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7"/>
            <w:sz w:val="18"/>
            <w:szCs w:val="18"/>
          </w:rPr>
          <w:delText xml:space="preserve"> </w:delText>
        </w:r>
        <w:r w:rsidDel="00743405">
          <w:rPr>
            <w:rFonts w:ascii="Times New Roman" w:hAnsi="Times New Roman"/>
            <w:color w:val="191919"/>
            <w:spacing w:val="-2"/>
            <w:sz w:val="18"/>
            <w:szCs w:val="18"/>
          </w:rPr>
          <w:delText>Alban</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Stat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calculat</w:delText>
        </w:r>
        <w:r w:rsidDel="00743405">
          <w:rPr>
            <w:rFonts w:ascii="Times New Roman" w:hAnsi="Times New Roman"/>
            <w:color w:val="191919"/>
            <w:sz w:val="18"/>
            <w:szCs w:val="18"/>
          </w:rPr>
          <w:delText>e</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portion</w:delText>
        </w:r>
        <w:r w:rsidDel="00743405">
          <w:rPr>
            <w:rFonts w:ascii="Times New Roman" w:hAnsi="Times New Roman"/>
            <w:color w:val="191919"/>
            <w:sz w:val="18"/>
            <w:szCs w:val="18"/>
          </w:rPr>
          <w:delText>s</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neces</w:delText>
        </w:r>
        <w:r w:rsidDel="00743405">
          <w:rPr>
            <w:rFonts w:ascii="Times New Roman" w:hAnsi="Times New Roman"/>
            <w:color w:val="191919"/>
            <w:spacing w:val="-3"/>
            <w:sz w:val="18"/>
            <w:szCs w:val="18"/>
          </w:rPr>
          <w:delText>s</w:delText>
        </w:r>
        <w:r w:rsidDel="00743405">
          <w:rPr>
            <w:rFonts w:ascii="Times New Roman" w:hAnsi="Times New Roman"/>
            <w:color w:val="191919"/>
            <w:spacing w:val="-2"/>
            <w:sz w:val="18"/>
            <w:szCs w:val="18"/>
          </w:rPr>
          <w:delText>ar</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those 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whethe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Unive</w:delText>
        </w:r>
        <w:r w:rsidDel="00743405">
          <w:rPr>
            <w:rFonts w:ascii="Times New Roman" w:hAnsi="Times New Roman"/>
            <w:color w:val="191919"/>
            <w:spacing w:val="-5"/>
            <w:sz w:val="18"/>
            <w:szCs w:val="18"/>
          </w:rPr>
          <w:delText>r</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sit</w:delText>
        </w:r>
        <w:r w:rsidDel="00743405">
          <w:rPr>
            <w:rFonts w:ascii="Times New Roman" w:hAnsi="Times New Roman"/>
            <w:color w:val="191919"/>
            <w:spacing w:val="-13"/>
            <w:sz w:val="18"/>
            <w:szCs w:val="18"/>
          </w:rPr>
          <w:delText>y</w:delText>
        </w:r>
        <w:r w:rsidDel="00743405">
          <w:rPr>
            <w:rFonts w:ascii="Times New Roman" w:hAnsi="Times New Roman"/>
            <w:color w:val="191919"/>
            <w:sz w:val="18"/>
            <w:szCs w:val="18"/>
          </w:rPr>
          <w:delText>.</w:delText>
        </w:r>
      </w:del>
    </w:p>
    <w:p w:rsidR="00924DC4" w:rsidDel="00743405" w:rsidRDefault="00924DC4" w:rsidP="00924DC4">
      <w:pPr>
        <w:widowControl w:val="0"/>
        <w:autoSpaceDE w:val="0"/>
        <w:autoSpaceDN w:val="0"/>
        <w:adjustRightInd w:val="0"/>
        <w:spacing w:after="0" w:line="110" w:lineRule="exact"/>
        <w:rPr>
          <w:del w:id="1295" w:author="tharris" w:date="2011-05-16T09:41:00Z"/>
          <w:rFonts w:ascii="Times New Roman" w:hAnsi="Times New Roman"/>
          <w:color w:val="000000"/>
          <w:sz w:val="11"/>
          <w:szCs w:val="11"/>
        </w:rPr>
      </w:pPr>
    </w:p>
    <w:p w:rsidR="00924DC4" w:rsidDel="00743405" w:rsidRDefault="00924DC4" w:rsidP="00924DC4">
      <w:pPr>
        <w:widowControl w:val="0"/>
        <w:autoSpaceDE w:val="0"/>
        <w:autoSpaceDN w:val="0"/>
        <w:adjustRightInd w:val="0"/>
        <w:spacing w:after="0" w:line="200" w:lineRule="exact"/>
        <w:rPr>
          <w:del w:id="1296"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00" w:lineRule="exact"/>
        <w:rPr>
          <w:del w:id="1297" w:author="tharris" w:date="2011-05-16T09:41:00Z"/>
          <w:rFonts w:ascii="Times New Roman" w:hAnsi="Times New Roman"/>
          <w:color w:val="000000"/>
          <w:sz w:val="20"/>
          <w:szCs w:val="20"/>
        </w:rPr>
        <w:sectPr w:rsidR="00924DC4" w:rsidDel="00743405">
          <w:pgSz w:w="12240" w:h="15840"/>
          <w:pgMar w:top="420" w:right="580" w:bottom="280" w:left="420" w:header="720" w:footer="720" w:gutter="0"/>
          <w:cols w:space="720" w:equalWidth="0">
            <w:col w:w="11240"/>
          </w:cols>
          <w:noEndnote/>
        </w:sectPr>
      </w:pPr>
    </w:p>
    <w:p w:rsidR="00924DC4" w:rsidDel="00743405" w:rsidRDefault="00924DC4" w:rsidP="00924DC4">
      <w:pPr>
        <w:widowControl w:val="0"/>
        <w:autoSpaceDE w:val="0"/>
        <w:autoSpaceDN w:val="0"/>
        <w:adjustRightInd w:val="0"/>
        <w:spacing w:before="40" w:after="0" w:line="142" w:lineRule="exact"/>
        <w:ind w:left="1136" w:right="-42"/>
        <w:rPr>
          <w:del w:id="1298" w:author="tharris" w:date="2011-05-16T09:41:00Z"/>
          <w:rFonts w:ascii="Tahoma" w:hAnsi="Tahoma" w:cs="Tahoma"/>
          <w:color w:val="000000"/>
          <w:sz w:val="12"/>
          <w:szCs w:val="12"/>
        </w:rPr>
      </w:pPr>
      <w:del w:id="1299" w:author="tharris" w:date="2011-05-16T09:41:00Z">
        <w:r w:rsidDel="00743405">
          <w:rPr>
            <w:rFonts w:ascii="Tahoma" w:hAnsi="Tahoma" w:cs="Tahoma"/>
            <w:b/>
            <w:bCs/>
            <w:color w:val="191919"/>
            <w:position w:val="-1"/>
            <w:sz w:val="12"/>
            <w:szCs w:val="12"/>
          </w:rPr>
          <w:lastRenderedPageBreak/>
          <w:delText>Number of</w:delText>
        </w:r>
      </w:del>
    </w:p>
    <w:p w:rsidR="00924DC4" w:rsidDel="00743405" w:rsidRDefault="00924DC4" w:rsidP="00924DC4">
      <w:pPr>
        <w:widowControl w:val="0"/>
        <w:autoSpaceDE w:val="0"/>
        <w:autoSpaceDN w:val="0"/>
        <w:adjustRightInd w:val="0"/>
        <w:spacing w:after="0" w:line="117" w:lineRule="exact"/>
        <w:ind w:left="1171"/>
        <w:rPr>
          <w:del w:id="1300" w:author="tharris" w:date="2011-05-16T09:41:00Z"/>
          <w:rFonts w:ascii="Tahoma" w:hAnsi="Tahoma" w:cs="Tahoma"/>
          <w:color w:val="000000"/>
          <w:sz w:val="12"/>
          <w:szCs w:val="12"/>
        </w:rPr>
      </w:pPr>
      <w:del w:id="1301" w:author="tharris" w:date="2011-05-16T09:41:00Z">
        <w:r w:rsidDel="00743405">
          <w:rPr>
            <w:rFonts w:ascii="Tahoma" w:hAnsi="Tahoma" w:cs="Tahoma"/>
            <w:b/>
            <w:bCs/>
            <w:color w:val="191919"/>
            <w:sz w:val="12"/>
            <w:szCs w:val="12"/>
          </w:rPr>
          <w:delText>Semester</w:delText>
        </w:r>
      </w:del>
    </w:p>
    <w:p w:rsidR="00924DC4" w:rsidDel="00743405" w:rsidRDefault="00924DC4" w:rsidP="00924DC4">
      <w:pPr>
        <w:widowControl w:val="0"/>
        <w:autoSpaceDE w:val="0"/>
        <w:autoSpaceDN w:val="0"/>
        <w:adjustRightInd w:val="0"/>
        <w:spacing w:after="0" w:line="160" w:lineRule="exact"/>
        <w:rPr>
          <w:del w:id="1302" w:author="tharris" w:date="2011-05-16T09:41:00Z"/>
          <w:rFonts w:ascii="Tahoma" w:hAnsi="Tahoma" w:cs="Tahoma"/>
          <w:color w:val="000000"/>
          <w:sz w:val="16"/>
          <w:szCs w:val="16"/>
        </w:rPr>
      </w:pPr>
      <w:del w:id="1303"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04" w:author="tharris" w:date="2011-05-16T09:41:00Z"/>
          <w:rFonts w:ascii="Tahoma" w:hAnsi="Tahoma" w:cs="Tahoma"/>
          <w:color w:val="000000"/>
          <w:sz w:val="12"/>
          <w:szCs w:val="12"/>
        </w:rPr>
      </w:pPr>
      <w:del w:id="1305" w:author="tharris" w:date="2011-05-16T09:41:00Z">
        <w:r w:rsidDel="00743405">
          <w:rPr>
            <w:rFonts w:ascii="Tahoma" w:hAnsi="Tahoma" w:cs="Tahoma"/>
            <w:b/>
            <w:bCs/>
            <w:color w:val="191919"/>
            <w:position w:val="-1"/>
            <w:sz w:val="12"/>
            <w:szCs w:val="12"/>
          </w:rPr>
          <w:delText>In-State Tu-</w:delText>
        </w:r>
      </w:del>
    </w:p>
    <w:p w:rsidR="00924DC4" w:rsidDel="00743405" w:rsidRDefault="00924DC4" w:rsidP="00924DC4">
      <w:pPr>
        <w:widowControl w:val="0"/>
        <w:autoSpaceDE w:val="0"/>
        <w:autoSpaceDN w:val="0"/>
        <w:adjustRightInd w:val="0"/>
        <w:spacing w:after="0" w:line="160" w:lineRule="exact"/>
        <w:rPr>
          <w:del w:id="1306" w:author="tharris" w:date="2011-05-16T09:41:00Z"/>
          <w:rFonts w:ascii="Tahoma" w:hAnsi="Tahoma" w:cs="Tahoma"/>
          <w:color w:val="000000"/>
          <w:sz w:val="16"/>
          <w:szCs w:val="16"/>
        </w:rPr>
      </w:pPr>
      <w:del w:id="1307"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08" w:author="tharris" w:date="2011-05-16T09:41:00Z"/>
          <w:rFonts w:ascii="Tahoma" w:hAnsi="Tahoma" w:cs="Tahoma"/>
          <w:color w:val="000000"/>
          <w:sz w:val="12"/>
          <w:szCs w:val="12"/>
        </w:rPr>
      </w:pPr>
      <w:del w:id="1309" w:author="tharris" w:date="2011-05-16T09:41:00Z">
        <w:r w:rsidDel="00743405">
          <w:rPr>
            <w:rFonts w:ascii="Tahoma" w:hAnsi="Tahoma" w:cs="Tahoma"/>
            <w:b/>
            <w:bCs/>
            <w:color w:val="191919"/>
            <w:position w:val="-1"/>
            <w:sz w:val="12"/>
            <w:szCs w:val="12"/>
          </w:rPr>
          <w:delText>Student</w:delText>
        </w:r>
      </w:del>
    </w:p>
    <w:p w:rsidR="00924DC4" w:rsidDel="00743405" w:rsidRDefault="00924DC4" w:rsidP="00924DC4">
      <w:pPr>
        <w:widowControl w:val="0"/>
        <w:autoSpaceDE w:val="0"/>
        <w:autoSpaceDN w:val="0"/>
        <w:adjustRightInd w:val="0"/>
        <w:spacing w:before="40" w:after="0" w:line="142" w:lineRule="exact"/>
        <w:ind w:right="107"/>
        <w:jc w:val="right"/>
        <w:rPr>
          <w:del w:id="1310" w:author="tharris" w:date="2011-05-16T09:41:00Z"/>
          <w:rFonts w:ascii="Tahoma" w:hAnsi="Tahoma" w:cs="Tahoma"/>
          <w:color w:val="000000"/>
          <w:sz w:val="12"/>
          <w:szCs w:val="12"/>
        </w:rPr>
      </w:pPr>
      <w:del w:id="1311" w:author="tharris" w:date="2011-05-16T09:41:00Z">
        <w:r w:rsidDel="00743405">
          <w:rPr>
            <w:rFonts w:ascii="Tahoma" w:hAnsi="Tahoma" w:cs="Tahoma"/>
            <w:color w:val="000000"/>
            <w:sz w:val="12"/>
            <w:szCs w:val="12"/>
          </w:rPr>
          <w:br w:type="column"/>
        </w:r>
        <w:r w:rsidDel="00743405">
          <w:rPr>
            <w:rFonts w:ascii="Tahoma" w:hAnsi="Tahoma" w:cs="Tahoma"/>
            <w:b/>
            <w:bCs/>
            <w:color w:val="191919"/>
            <w:position w:val="-1"/>
            <w:sz w:val="12"/>
            <w:szCs w:val="12"/>
          </w:rPr>
          <w:lastRenderedPageBreak/>
          <w:delText>Student</w:delText>
        </w:r>
      </w:del>
    </w:p>
    <w:p w:rsidR="00924DC4" w:rsidDel="00743405" w:rsidRDefault="00924DC4" w:rsidP="00924DC4">
      <w:pPr>
        <w:widowControl w:val="0"/>
        <w:autoSpaceDE w:val="0"/>
        <w:autoSpaceDN w:val="0"/>
        <w:adjustRightInd w:val="0"/>
        <w:spacing w:after="0" w:line="117" w:lineRule="exact"/>
        <w:ind w:right="-38"/>
        <w:rPr>
          <w:del w:id="1312" w:author="tharris" w:date="2011-05-16T09:41:00Z"/>
          <w:rFonts w:ascii="Tahoma" w:hAnsi="Tahoma" w:cs="Tahoma"/>
          <w:color w:val="000000"/>
          <w:sz w:val="12"/>
          <w:szCs w:val="12"/>
        </w:rPr>
      </w:pPr>
      <w:del w:id="1313" w:author="tharris" w:date="2011-05-16T09:41:00Z">
        <w:r w:rsidDel="00743405">
          <w:rPr>
            <w:rFonts w:ascii="Tahoma" w:hAnsi="Tahoma" w:cs="Tahoma"/>
            <w:b/>
            <w:bCs/>
            <w:color w:val="191919"/>
            <w:sz w:val="12"/>
            <w:szCs w:val="12"/>
          </w:rPr>
          <w:delText xml:space="preserve">Student Ac- </w:delText>
        </w:r>
        <w:r w:rsidDel="00743405">
          <w:rPr>
            <w:rFonts w:ascii="Tahoma" w:hAnsi="Tahoma" w:cs="Tahoma"/>
            <w:b/>
            <w:bCs/>
            <w:color w:val="191919"/>
            <w:spacing w:val="3"/>
            <w:sz w:val="12"/>
            <w:szCs w:val="12"/>
          </w:rPr>
          <w:delText xml:space="preserve"> </w:delText>
        </w:r>
        <w:r w:rsidDel="00743405">
          <w:rPr>
            <w:rFonts w:ascii="Tahoma" w:hAnsi="Tahoma" w:cs="Tahoma"/>
            <w:b/>
            <w:bCs/>
            <w:color w:val="191919"/>
            <w:sz w:val="12"/>
            <w:szCs w:val="12"/>
          </w:rPr>
          <w:delText xml:space="preserve">Student Ath- </w:delText>
        </w:r>
        <w:r w:rsidDel="00743405">
          <w:rPr>
            <w:rFonts w:ascii="Tahoma" w:hAnsi="Tahoma" w:cs="Tahoma"/>
            <w:b/>
            <w:bCs/>
            <w:color w:val="191919"/>
            <w:spacing w:val="12"/>
            <w:sz w:val="12"/>
            <w:szCs w:val="12"/>
          </w:rPr>
          <w:delText xml:space="preserve"> </w:delText>
        </w:r>
        <w:r w:rsidDel="00743405">
          <w:rPr>
            <w:rFonts w:ascii="Tahoma" w:hAnsi="Tahoma" w:cs="Tahoma"/>
            <w:b/>
            <w:bCs/>
            <w:color w:val="191919"/>
            <w:sz w:val="12"/>
            <w:szCs w:val="12"/>
          </w:rPr>
          <w:delText>Technology</w:delText>
        </w:r>
      </w:del>
    </w:p>
    <w:p w:rsidR="00924DC4" w:rsidDel="00743405" w:rsidRDefault="00924DC4" w:rsidP="00924DC4">
      <w:pPr>
        <w:widowControl w:val="0"/>
        <w:autoSpaceDE w:val="0"/>
        <w:autoSpaceDN w:val="0"/>
        <w:adjustRightInd w:val="0"/>
        <w:spacing w:after="0" w:line="160" w:lineRule="exact"/>
        <w:rPr>
          <w:del w:id="1314" w:author="tharris" w:date="2011-05-16T09:41:00Z"/>
          <w:rFonts w:ascii="Tahoma" w:hAnsi="Tahoma" w:cs="Tahoma"/>
          <w:color w:val="000000"/>
          <w:sz w:val="16"/>
          <w:szCs w:val="16"/>
        </w:rPr>
      </w:pPr>
      <w:del w:id="1315"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ind w:right="-38"/>
        <w:rPr>
          <w:del w:id="1316" w:author="tharris" w:date="2011-05-16T09:41:00Z"/>
          <w:rFonts w:ascii="Tahoma" w:hAnsi="Tahoma" w:cs="Tahoma"/>
          <w:color w:val="000000"/>
          <w:sz w:val="12"/>
          <w:szCs w:val="12"/>
        </w:rPr>
      </w:pPr>
      <w:del w:id="1317" w:author="tharris" w:date="2011-05-16T09:41:00Z">
        <w:r w:rsidDel="00743405">
          <w:rPr>
            <w:rFonts w:ascii="Tahoma" w:hAnsi="Tahoma" w:cs="Tahoma"/>
            <w:b/>
            <w:bCs/>
            <w:color w:val="191919"/>
            <w:position w:val="-1"/>
            <w:sz w:val="12"/>
            <w:szCs w:val="12"/>
          </w:rPr>
          <w:delText>Out-of-State</w:delText>
        </w:r>
      </w:del>
    </w:p>
    <w:p w:rsidR="00924DC4" w:rsidDel="00743405" w:rsidRDefault="00924DC4" w:rsidP="00924DC4">
      <w:pPr>
        <w:widowControl w:val="0"/>
        <w:autoSpaceDE w:val="0"/>
        <w:autoSpaceDN w:val="0"/>
        <w:adjustRightInd w:val="0"/>
        <w:spacing w:after="0" w:line="160" w:lineRule="exact"/>
        <w:rPr>
          <w:del w:id="1318" w:author="tharris" w:date="2011-05-16T09:41:00Z"/>
          <w:rFonts w:ascii="Tahoma" w:hAnsi="Tahoma" w:cs="Tahoma"/>
          <w:color w:val="000000"/>
          <w:sz w:val="16"/>
          <w:szCs w:val="16"/>
        </w:rPr>
      </w:pPr>
      <w:del w:id="1319" w:author="tharris" w:date="2011-05-16T09:41:00Z">
        <w:r w:rsidDel="00743405">
          <w:rPr>
            <w:rFonts w:ascii="Tahoma" w:hAnsi="Tahoma" w:cs="Tahoma"/>
            <w:color w:val="000000"/>
            <w:sz w:val="12"/>
            <w:szCs w:val="12"/>
          </w:rPr>
          <w:br w:type="column"/>
        </w:r>
      </w:del>
    </w:p>
    <w:p w:rsidR="00924DC4" w:rsidDel="00743405" w:rsidRDefault="00924DC4" w:rsidP="00924DC4">
      <w:pPr>
        <w:widowControl w:val="0"/>
        <w:autoSpaceDE w:val="0"/>
        <w:autoSpaceDN w:val="0"/>
        <w:adjustRightInd w:val="0"/>
        <w:spacing w:after="0" w:line="140" w:lineRule="exact"/>
        <w:rPr>
          <w:del w:id="1320" w:author="tharris" w:date="2011-05-16T09:41:00Z"/>
          <w:rFonts w:ascii="Tahoma" w:hAnsi="Tahoma" w:cs="Tahoma"/>
          <w:color w:val="000000"/>
          <w:sz w:val="12"/>
          <w:szCs w:val="12"/>
        </w:rPr>
      </w:pPr>
      <w:del w:id="1321" w:author="tharris" w:date="2011-05-16T09:41:00Z">
        <w:r w:rsidDel="00743405">
          <w:rPr>
            <w:rFonts w:ascii="Tahoma" w:hAnsi="Tahoma" w:cs="Tahoma"/>
            <w:b/>
            <w:bCs/>
            <w:color w:val="191919"/>
            <w:position w:val="-1"/>
            <w:sz w:val="12"/>
            <w:szCs w:val="12"/>
          </w:rPr>
          <w:delText>Total Fees</w:delText>
        </w:r>
      </w:del>
    </w:p>
    <w:p w:rsidR="00924DC4" w:rsidDel="00743405" w:rsidRDefault="00924DC4" w:rsidP="00924DC4">
      <w:pPr>
        <w:widowControl w:val="0"/>
        <w:autoSpaceDE w:val="0"/>
        <w:autoSpaceDN w:val="0"/>
        <w:adjustRightInd w:val="0"/>
        <w:spacing w:after="0" w:line="140" w:lineRule="exact"/>
        <w:rPr>
          <w:del w:id="1322" w:author="tharris" w:date="2011-05-16T09:41:00Z"/>
          <w:rFonts w:ascii="Tahoma" w:hAnsi="Tahoma" w:cs="Tahoma"/>
          <w:color w:val="000000"/>
          <w:sz w:val="12"/>
          <w:szCs w:val="12"/>
        </w:rPr>
        <w:sectPr w:rsidR="00924DC4" w:rsidDel="00743405">
          <w:type w:val="continuous"/>
          <w:pgSz w:w="12240" w:h="15840"/>
          <w:pgMar w:top="1480" w:right="580" w:bottom="280" w:left="420" w:header="720" w:footer="720" w:gutter="0"/>
          <w:cols w:num="6" w:space="720" w:equalWidth="0">
            <w:col w:w="1775" w:space="111"/>
            <w:col w:w="743" w:space="204"/>
            <w:col w:w="477" w:space="221"/>
            <w:col w:w="2327" w:space="900"/>
            <w:col w:w="762" w:space="143"/>
            <w:col w:w="3577"/>
          </w:cols>
          <w:noEndnote/>
        </w:sectPr>
      </w:pPr>
    </w:p>
    <w:p w:rsidR="00924DC4" w:rsidDel="00743405" w:rsidRDefault="00924DC4" w:rsidP="00924DC4">
      <w:pPr>
        <w:widowControl w:val="0"/>
        <w:autoSpaceDE w:val="0"/>
        <w:autoSpaceDN w:val="0"/>
        <w:adjustRightInd w:val="0"/>
        <w:spacing w:after="0" w:line="120" w:lineRule="exact"/>
        <w:jc w:val="right"/>
        <w:rPr>
          <w:del w:id="1323" w:author="tharris" w:date="2011-05-16T09:41:00Z"/>
          <w:rFonts w:ascii="Tahoma" w:hAnsi="Tahoma" w:cs="Tahoma"/>
          <w:color w:val="000000"/>
          <w:sz w:val="12"/>
          <w:szCs w:val="12"/>
        </w:rPr>
      </w:pPr>
      <w:del w:id="1324" w:author="tharris" w:date="2011-05-16T09:41:00Z">
        <w:r w:rsidDel="00743405">
          <w:rPr>
            <w:rFonts w:ascii="Tahoma" w:hAnsi="Tahoma" w:cs="Tahoma"/>
            <w:b/>
            <w:bCs/>
            <w:color w:val="191919"/>
            <w:sz w:val="12"/>
            <w:szCs w:val="12"/>
          </w:rPr>
          <w:lastRenderedPageBreak/>
          <w:delText>Hours</w:delText>
        </w:r>
      </w:del>
    </w:p>
    <w:p w:rsidR="00924DC4" w:rsidDel="00743405" w:rsidRDefault="00924DC4" w:rsidP="00924DC4">
      <w:pPr>
        <w:widowControl w:val="0"/>
        <w:autoSpaceDE w:val="0"/>
        <w:autoSpaceDN w:val="0"/>
        <w:adjustRightInd w:val="0"/>
        <w:spacing w:after="0" w:line="120" w:lineRule="exact"/>
        <w:ind w:right="-38"/>
        <w:rPr>
          <w:del w:id="1325" w:author="tharris" w:date="2011-05-16T09:41:00Z"/>
          <w:rFonts w:ascii="Tahoma" w:hAnsi="Tahoma" w:cs="Tahoma"/>
          <w:color w:val="000000"/>
          <w:sz w:val="12"/>
          <w:szCs w:val="12"/>
        </w:rPr>
      </w:pPr>
      <w:del w:id="1326"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ition</w:delText>
        </w:r>
      </w:del>
    </w:p>
    <w:p w:rsidR="00924DC4" w:rsidDel="00743405" w:rsidRDefault="00924DC4" w:rsidP="00924DC4">
      <w:pPr>
        <w:widowControl w:val="0"/>
        <w:autoSpaceDE w:val="0"/>
        <w:autoSpaceDN w:val="0"/>
        <w:adjustRightInd w:val="0"/>
        <w:spacing w:after="0" w:line="120" w:lineRule="exact"/>
        <w:ind w:right="-38"/>
        <w:rPr>
          <w:del w:id="1327" w:author="tharris" w:date="2011-05-16T09:41:00Z"/>
          <w:rFonts w:ascii="Tahoma" w:hAnsi="Tahoma" w:cs="Tahoma"/>
          <w:color w:val="000000"/>
          <w:sz w:val="12"/>
          <w:szCs w:val="12"/>
        </w:rPr>
      </w:pPr>
      <w:del w:id="1328"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Health Fee</w:delText>
        </w:r>
      </w:del>
    </w:p>
    <w:p w:rsidR="00924DC4" w:rsidDel="00743405" w:rsidRDefault="00924DC4" w:rsidP="00924DC4">
      <w:pPr>
        <w:widowControl w:val="0"/>
        <w:autoSpaceDE w:val="0"/>
        <w:autoSpaceDN w:val="0"/>
        <w:adjustRightInd w:val="0"/>
        <w:spacing w:after="0" w:line="120" w:lineRule="exact"/>
        <w:ind w:right="-38"/>
        <w:rPr>
          <w:del w:id="1329" w:author="tharris" w:date="2011-05-16T09:41:00Z"/>
          <w:rFonts w:ascii="Tahoma" w:hAnsi="Tahoma" w:cs="Tahoma"/>
          <w:color w:val="000000"/>
          <w:sz w:val="12"/>
          <w:szCs w:val="12"/>
        </w:rPr>
      </w:pPr>
      <w:del w:id="1330"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tivity</w:delText>
        </w:r>
      </w:del>
    </w:p>
    <w:p w:rsidR="00924DC4" w:rsidDel="00743405" w:rsidRDefault="00924DC4" w:rsidP="00924DC4">
      <w:pPr>
        <w:widowControl w:val="0"/>
        <w:autoSpaceDE w:val="0"/>
        <w:autoSpaceDN w:val="0"/>
        <w:adjustRightInd w:val="0"/>
        <w:spacing w:after="0" w:line="120" w:lineRule="exact"/>
        <w:ind w:right="-38"/>
        <w:rPr>
          <w:del w:id="1331" w:author="tharris" w:date="2011-05-16T09:41:00Z"/>
          <w:rFonts w:ascii="Tahoma" w:hAnsi="Tahoma" w:cs="Tahoma"/>
          <w:color w:val="000000"/>
          <w:sz w:val="12"/>
          <w:szCs w:val="12"/>
        </w:rPr>
      </w:pPr>
      <w:del w:id="1332"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letic Fee</w:delText>
        </w:r>
      </w:del>
    </w:p>
    <w:p w:rsidR="00924DC4" w:rsidDel="00743405" w:rsidRDefault="00924DC4" w:rsidP="00924DC4">
      <w:pPr>
        <w:widowControl w:val="0"/>
        <w:tabs>
          <w:tab w:val="left" w:pos="580"/>
        </w:tabs>
        <w:autoSpaceDE w:val="0"/>
        <w:autoSpaceDN w:val="0"/>
        <w:adjustRightInd w:val="0"/>
        <w:spacing w:after="0" w:line="120" w:lineRule="exact"/>
        <w:ind w:right="-38"/>
        <w:rPr>
          <w:del w:id="1333" w:author="tharris" w:date="2011-05-16T09:41:00Z"/>
          <w:rFonts w:ascii="Tahoma" w:hAnsi="Tahoma" w:cs="Tahoma"/>
          <w:color w:val="000000"/>
          <w:sz w:val="12"/>
          <w:szCs w:val="12"/>
        </w:rPr>
      </w:pPr>
      <w:del w:id="1334"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Fee</w:delText>
        </w:r>
        <w:r w:rsidDel="00743405">
          <w:rPr>
            <w:rFonts w:ascii="Tahoma" w:hAnsi="Tahoma" w:cs="Tahoma"/>
            <w:b/>
            <w:bCs/>
            <w:color w:val="191919"/>
            <w:sz w:val="12"/>
            <w:szCs w:val="12"/>
          </w:rPr>
          <w:tab/>
          <w:delText>Total  Fees</w:delText>
        </w:r>
      </w:del>
    </w:p>
    <w:p w:rsidR="00924DC4" w:rsidDel="00743405" w:rsidRDefault="00924DC4" w:rsidP="00924DC4">
      <w:pPr>
        <w:widowControl w:val="0"/>
        <w:autoSpaceDE w:val="0"/>
        <w:autoSpaceDN w:val="0"/>
        <w:adjustRightInd w:val="0"/>
        <w:spacing w:after="0" w:line="120" w:lineRule="exact"/>
        <w:ind w:right="-38"/>
        <w:rPr>
          <w:del w:id="1335" w:author="tharris" w:date="2011-05-16T09:41:00Z"/>
          <w:rFonts w:ascii="Tahoma" w:hAnsi="Tahoma" w:cs="Tahoma"/>
          <w:color w:val="000000"/>
          <w:sz w:val="12"/>
          <w:szCs w:val="12"/>
        </w:rPr>
      </w:pPr>
      <w:del w:id="1336"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Tuition</w:delText>
        </w:r>
      </w:del>
    </w:p>
    <w:p w:rsidR="00924DC4" w:rsidDel="00743405" w:rsidRDefault="00924DC4" w:rsidP="00924DC4">
      <w:pPr>
        <w:widowControl w:val="0"/>
        <w:autoSpaceDE w:val="0"/>
        <w:autoSpaceDN w:val="0"/>
        <w:adjustRightInd w:val="0"/>
        <w:spacing w:after="0" w:line="120" w:lineRule="exact"/>
        <w:rPr>
          <w:del w:id="1337" w:author="tharris" w:date="2011-05-16T09:41:00Z"/>
          <w:rFonts w:ascii="Tahoma" w:hAnsi="Tahoma" w:cs="Tahoma"/>
          <w:color w:val="000000"/>
          <w:sz w:val="12"/>
          <w:szCs w:val="12"/>
        </w:rPr>
      </w:pPr>
      <w:del w:id="1338" w:author="tharris" w:date="2011-05-16T09:41:00Z">
        <w:r w:rsidDel="00743405">
          <w:rPr>
            <w:rFonts w:ascii="Tahoma" w:hAnsi="Tahoma" w:cs="Tahoma"/>
            <w:color w:val="000000"/>
            <w:sz w:val="12"/>
            <w:szCs w:val="12"/>
          </w:rPr>
          <w:br w:type="column"/>
        </w:r>
        <w:r w:rsidDel="00743405">
          <w:rPr>
            <w:rFonts w:ascii="Tahoma" w:hAnsi="Tahoma" w:cs="Tahoma"/>
            <w:b/>
            <w:bCs/>
            <w:color w:val="191919"/>
            <w:sz w:val="12"/>
            <w:szCs w:val="12"/>
          </w:rPr>
          <w:lastRenderedPageBreak/>
          <w:delText>Out-of-State</w:delText>
        </w:r>
      </w:del>
    </w:p>
    <w:p w:rsidR="00924DC4" w:rsidDel="00743405" w:rsidRDefault="00924DC4" w:rsidP="00924DC4">
      <w:pPr>
        <w:widowControl w:val="0"/>
        <w:autoSpaceDE w:val="0"/>
        <w:autoSpaceDN w:val="0"/>
        <w:adjustRightInd w:val="0"/>
        <w:spacing w:after="0" w:line="120" w:lineRule="exact"/>
        <w:rPr>
          <w:del w:id="1339" w:author="tharris" w:date="2011-05-16T09:41:00Z"/>
          <w:rFonts w:ascii="Tahoma" w:hAnsi="Tahoma" w:cs="Tahoma"/>
          <w:color w:val="000000"/>
          <w:sz w:val="12"/>
          <w:szCs w:val="12"/>
        </w:rPr>
        <w:sectPr w:rsidR="00924DC4" w:rsidDel="00743405">
          <w:type w:val="continuous"/>
          <w:pgSz w:w="12240" w:h="15840"/>
          <w:pgMar w:top="1480" w:right="580" w:bottom="280" w:left="420" w:header="720" w:footer="720" w:gutter="0"/>
          <w:cols w:num="8" w:space="720" w:equalWidth="0">
            <w:col w:w="1634" w:space="487"/>
            <w:col w:w="274" w:space="354"/>
            <w:col w:w="646" w:space="335"/>
            <w:col w:w="311" w:space="406"/>
            <w:col w:w="505" w:space="455"/>
            <w:col w:w="1245" w:space="276"/>
            <w:col w:w="424" w:space="221"/>
            <w:col w:w="3667"/>
          </w:cols>
          <w:noEndnote/>
        </w:sectPr>
      </w:pPr>
    </w:p>
    <w:p w:rsidR="00924DC4" w:rsidDel="00743405" w:rsidRDefault="00924DC4" w:rsidP="00924DC4">
      <w:pPr>
        <w:widowControl w:val="0"/>
        <w:tabs>
          <w:tab w:val="left" w:pos="2220"/>
          <w:tab w:val="left" w:pos="2960"/>
          <w:tab w:val="left" w:pos="3480"/>
          <w:tab w:val="left" w:pos="4300"/>
          <w:tab w:val="left" w:pos="5100"/>
          <w:tab w:val="left" w:pos="5400"/>
          <w:tab w:val="left" w:pos="6280"/>
          <w:tab w:val="left" w:pos="7100"/>
          <w:tab w:val="left" w:pos="7900"/>
        </w:tabs>
        <w:autoSpaceDE w:val="0"/>
        <w:autoSpaceDN w:val="0"/>
        <w:adjustRightInd w:val="0"/>
        <w:spacing w:before="54" w:after="0" w:line="240" w:lineRule="auto"/>
        <w:ind w:left="1775"/>
        <w:rPr>
          <w:del w:id="1340" w:author="tharris" w:date="2011-05-16T09:41:00Z"/>
          <w:rFonts w:ascii="Tahoma" w:hAnsi="Tahoma" w:cs="Tahoma"/>
          <w:color w:val="000000"/>
          <w:sz w:val="12"/>
          <w:szCs w:val="12"/>
        </w:rPr>
      </w:pPr>
      <w:del w:id="1341" w:author="tharris" w:date="2011-05-16T09:41:00Z">
        <w:r w:rsidDel="00743405">
          <w:rPr>
            <w:rFonts w:ascii="Tahoma" w:hAnsi="Tahoma" w:cs="Tahoma"/>
            <w:color w:val="191919"/>
            <w:sz w:val="12"/>
            <w:szCs w:val="12"/>
          </w:rPr>
          <w:lastRenderedPageBreak/>
          <w:delText>1</w:delText>
        </w:r>
        <w:r w:rsidDel="00743405">
          <w:rPr>
            <w:rFonts w:ascii="Tahoma" w:hAnsi="Tahoma" w:cs="Tahoma"/>
            <w:color w:val="191919"/>
            <w:sz w:val="12"/>
            <w:szCs w:val="12"/>
          </w:rPr>
          <w:tab/>
          <w:delText>$143.00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 xml:space="preserve">$    </w:delText>
        </w:r>
        <w:r w:rsidDel="00743405">
          <w:rPr>
            <w:rFonts w:ascii="Tahoma" w:hAnsi="Tahoma" w:cs="Tahoma"/>
            <w:color w:val="191919"/>
            <w:spacing w:val="1"/>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 xml:space="preserve">$    </w:delText>
        </w:r>
        <w:r w:rsidDel="00743405">
          <w:rPr>
            <w:rFonts w:ascii="Tahoma" w:hAnsi="Tahoma" w:cs="Tahoma"/>
            <w:color w:val="191919"/>
            <w:spacing w:val="1"/>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$143.00</w:delText>
        </w:r>
        <w:r w:rsidDel="00743405">
          <w:rPr>
            <w:rFonts w:ascii="Tahoma" w:hAnsi="Tahoma" w:cs="Tahoma"/>
            <w:color w:val="191919"/>
            <w:sz w:val="12"/>
            <w:szCs w:val="12"/>
          </w:rPr>
          <w:tab/>
          <w:delText>$569.00</w:delText>
        </w:r>
        <w:r w:rsidDel="00743405">
          <w:rPr>
            <w:rFonts w:ascii="Tahoma" w:hAnsi="Tahoma" w:cs="Tahoma"/>
            <w:color w:val="191919"/>
            <w:sz w:val="12"/>
            <w:szCs w:val="12"/>
          </w:rPr>
          <w:tab/>
          <w:delText>$569.00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2" w:author="tharris" w:date="2011-05-16T09:41:00Z"/>
          <w:rFonts w:ascii="Tahoma" w:hAnsi="Tahoma" w:cs="Tahoma"/>
          <w:color w:val="000000"/>
          <w:sz w:val="12"/>
          <w:szCs w:val="12"/>
        </w:rPr>
      </w:pPr>
      <w:del w:id="1343" w:author="tharris" w:date="2011-05-16T09:41:00Z">
        <w:r w:rsidDel="00743405">
          <w:rPr>
            <w:rFonts w:ascii="Tahoma" w:hAnsi="Tahoma" w:cs="Tahoma"/>
            <w:color w:val="191919"/>
            <w:sz w:val="12"/>
            <w:szCs w:val="12"/>
          </w:rPr>
          <w:delText>2</w:delText>
        </w:r>
        <w:r w:rsidDel="00743405">
          <w:rPr>
            <w:rFonts w:ascii="Tahoma" w:hAnsi="Tahoma" w:cs="Tahoma"/>
            <w:color w:val="191919"/>
            <w:sz w:val="12"/>
            <w:szCs w:val="12"/>
          </w:rPr>
          <w:tab/>
          <w:delText>$286.00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$286.00</w:delText>
        </w:r>
        <w:r w:rsidDel="00743405">
          <w:rPr>
            <w:rFonts w:ascii="Tahoma" w:hAnsi="Tahoma" w:cs="Tahoma"/>
            <w:color w:val="191919"/>
            <w:sz w:val="12"/>
            <w:szCs w:val="12"/>
          </w:rPr>
          <w:tab/>
          <w:delText>$1,138.00</w:delText>
        </w:r>
        <w:r w:rsidDel="00743405">
          <w:rPr>
            <w:rFonts w:ascii="Tahoma" w:hAnsi="Tahoma" w:cs="Tahoma"/>
            <w:color w:val="191919"/>
            <w:sz w:val="12"/>
            <w:szCs w:val="12"/>
          </w:rPr>
          <w:tab/>
          <w:delText>$1,138.00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20"/>
        </w:tabs>
        <w:autoSpaceDE w:val="0"/>
        <w:autoSpaceDN w:val="0"/>
        <w:adjustRightInd w:val="0"/>
        <w:spacing w:before="48" w:after="0" w:line="240" w:lineRule="auto"/>
        <w:ind w:left="1775"/>
        <w:rPr>
          <w:del w:id="1344" w:author="tharris" w:date="2011-05-16T09:41:00Z"/>
          <w:rFonts w:ascii="Tahoma" w:hAnsi="Tahoma" w:cs="Tahoma"/>
          <w:color w:val="000000"/>
          <w:sz w:val="12"/>
          <w:szCs w:val="12"/>
        </w:rPr>
      </w:pPr>
      <w:del w:id="1345" w:author="tharris" w:date="2011-05-16T09:41:00Z">
        <w:r w:rsidDel="00743405">
          <w:rPr>
            <w:rFonts w:ascii="Tahoma" w:hAnsi="Tahoma" w:cs="Tahoma"/>
            <w:color w:val="191919"/>
            <w:sz w:val="12"/>
            <w:szCs w:val="12"/>
          </w:rPr>
          <w:delText>3</w:delText>
        </w:r>
        <w:r w:rsidDel="00743405">
          <w:rPr>
            <w:rFonts w:ascii="Tahoma" w:hAnsi="Tahoma" w:cs="Tahoma"/>
            <w:color w:val="191919"/>
            <w:sz w:val="12"/>
            <w:szCs w:val="12"/>
          </w:rPr>
          <w:tab/>
          <w:delText>$429.00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$429.00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70</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70</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6" w:author="tharris" w:date="2011-05-16T09:41:00Z"/>
          <w:rFonts w:ascii="Tahoma" w:hAnsi="Tahoma" w:cs="Tahoma"/>
          <w:color w:val="000000"/>
          <w:sz w:val="12"/>
          <w:szCs w:val="12"/>
        </w:rPr>
      </w:pPr>
      <w:del w:id="1347" w:author="tharris" w:date="2011-05-16T09:41:00Z">
        <w:r w:rsidDel="00743405">
          <w:rPr>
            <w:rFonts w:ascii="Tahoma" w:hAnsi="Tahoma" w:cs="Tahoma"/>
            <w:color w:val="191919"/>
            <w:sz w:val="12"/>
            <w:szCs w:val="12"/>
          </w:rPr>
          <w:delText>4</w:delText>
        </w:r>
        <w:r w:rsidDel="00743405">
          <w:rPr>
            <w:rFonts w:ascii="Tahoma" w:hAnsi="Tahoma" w:cs="Tahoma"/>
            <w:color w:val="191919"/>
            <w:sz w:val="12"/>
            <w:szCs w:val="12"/>
          </w:rPr>
          <w:tab/>
          <w:delText>$572.00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$572.00</w:delText>
        </w:r>
        <w:r w:rsidDel="00743405">
          <w:rPr>
            <w:rFonts w:ascii="Tahoma" w:hAnsi="Tahoma" w:cs="Tahoma"/>
            <w:color w:val="191919"/>
            <w:sz w:val="12"/>
            <w:szCs w:val="12"/>
          </w:rPr>
          <w:tab/>
          <w:delText>$2,276.00</w:delText>
        </w:r>
        <w:r w:rsidDel="00743405">
          <w:rPr>
            <w:rFonts w:ascii="Tahoma" w:hAnsi="Tahoma" w:cs="Tahoma"/>
            <w:color w:val="191919"/>
            <w:sz w:val="12"/>
            <w:szCs w:val="12"/>
          </w:rPr>
          <w:tab/>
          <w:delText>$2,276.00</w:delText>
        </w:r>
      </w:del>
    </w:p>
    <w:p w:rsidR="00924DC4" w:rsidDel="00743405" w:rsidRDefault="00924DC4" w:rsidP="00924DC4">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line="240" w:lineRule="auto"/>
        <w:ind w:left="1775"/>
        <w:rPr>
          <w:del w:id="1348" w:author="tharris" w:date="2011-05-16T09:41:00Z"/>
          <w:rFonts w:ascii="Tahoma" w:hAnsi="Tahoma" w:cs="Tahoma"/>
          <w:color w:val="000000"/>
          <w:sz w:val="12"/>
          <w:szCs w:val="12"/>
        </w:rPr>
      </w:pPr>
      <w:del w:id="1349" w:author="tharris" w:date="2011-05-16T09:41:00Z">
        <w:r w:rsidDel="00743405">
          <w:rPr>
            <w:rFonts w:ascii="Tahoma" w:hAnsi="Tahoma" w:cs="Tahoma"/>
            <w:color w:val="191919"/>
            <w:sz w:val="12"/>
            <w:szCs w:val="12"/>
          </w:rPr>
          <w:delText>5</w:delText>
        </w:r>
        <w:r w:rsidDel="00743405">
          <w:rPr>
            <w:rFonts w:ascii="Tahoma" w:hAnsi="Tahoma" w:cs="Tahoma"/>
            <w:color w:val="191919"/>
            <w:sz w:val="12"/>
            <w:szCs w:val="12"/>
          </w:rPr>
          <w:tab/>
          <w:delText>$715.00</w:delText>
        </w:r>
        <w:r w:rsidDel="00743405">
          <w:rPr>
            <w:rFonts w:ascii="Tahoma" w:hAnsi="Tahoma" w:cs="Tahoma"/>
            <w:color w:val="191919"/>
            <w:spacing w:val="-17"/>
            <w:sz w:val="12"/>
            <w:szCs w:val="12"/>
          </w:rPr>
          <w:delText xml:space="preserve"> </w:delText>
        </w:r>
        <w:r w:rsidDel="00743405">
          <w:rPr>
            <w:rFonts w:ascii="Tahoma" w:hAnsi="Tahoma" w:cs="Tahoma"/>
            <w:color w:val="191919"/>
            <w:sz w:val="12"/>
            <w:szCs w:val="12"/>
          </w:rPr>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w:delText>
        </w:r>
        <w:r w:rsidDel="00743405">
          <w:rPr>
            <w:rFonts w:ascii="Tahoma" w:hAnsi="Tahoma" w:cs="Tahoma"/>
            <w:color w:val="191919"/>
            <w:sz w:val="12"/>
            <w:szCs w:val="12"/>
          </w:rPr>
          <w:tab/>
          <w:delText>$715.00</w:delText>
        </w:r>
        <w:r w:rsidDel="00743405">
          <w:rPr>
            <w:rFonts w:ascii="Tahoma" w:hAnsi="Tahoma" w:cs="Tahoma"/>
            <w:color w:val="191919"/>
            <w:sz w:val="12"/>
            <w:szCs w:val="12"/>
          </w:rPr>
          <w:tab/>
          <w:delText>$2,845.00</w:delText>
        </w:r>
        <w:r w:rsidDel="00743405">
          <w:rPr>
            <w:rFonts w:ascii="Tahoma" w:hAnsi="Tahoma" w:cs="Tahoma"/>
            <w:color w:val="191919"/>
            <w:sz w:val="12"/>
            <w:szCs w:val="12"/>
          </w:rPr>
          <w:tab/>
          <w:delText>$2,845.00</w:delText>
        </w:r>
      </w:del>
    </w:p>
    <w:p w:rsidR="00924DC4" w:rsidDel="00743405" w:rsidRDefault="00924DC4" w:rsidP="00924DC4">
      <w:pPr>
        <w:widowControl w:val="0"/>
        <w:tabs>
          <w:tab w:val="left" w:pos="22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0" w:author="tharris" w:date="2011-05-16T09:41:00Z"/>
          <w:rFonts w:ascii="Tahoma" w:hAnsi="Tahoma" w:cs="Tahoma"/>
          <w:color w:val="000000"/>
          <w:sz w:val="12"/>
          <w:szCs w:val="12"/>
        </w:rPr>
      </w:pPr>
      <w:del w:id="1351" w:author="tharris" w:date="2011-05-16T09:41:00Z">
        <w:r w:rsidDel="00743405">
          <w:rPr>
            <w:rFonts w:ascii="Tahoma" w:hAnsi="Tahoma" w:cs="Tahoma"/>
            <w:color w:val="191919"/>
            <w:sz w:val="12"/>
            <w:szCs w:val="12"/>
          </w:rPr>
          <w:delText>6</w:delText>
        </w:r>
        <w:r w:rsidDel="00743405">
          <w:rPr>
            <w:rFonts w:ascii="Tahoma" w:hAnsi="Tahoma" w:cs="Tahoma"/>
            <w:color w:val="191919"/>
            <w:sz w:val="12"/>
            <w:szCs w:val="12"/>
          </w:rPr>
          <w:tab/>
          <w:delText>$858.00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$1,159.00</w:delText>
        </w:r>
        <w:r w:rsidDel="00743405">
          <w:rPr>
            <w:rFonts w:ascii="Tahoma" w:hAnsi="Tahoma" w:cs="Tahoma"/>
            <w:color w:val="191919"/>
            <w:sz w:val="12"/>
            <w:szCs w:val="12"/>
          </w:rPr>
          <w:tab/>
          <w:delText>$3,41</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$3</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715.00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2" w:author="tharris" w:date="2011-05-16T09:41:00Z"/>
          <w:rFonts w:ascii="Tahoma" w:hAnsi="Tahoma" w:cs="Tahoma"/>
          <w:color w:val="000000"/>
          <w:sz w:val="12"/>
          <w:szCs w:val="12"/>
        </w:rPr>
      </w:pPr>
      <w:del w:id="1353" w:author="tharris" w:date="2011-05-16T09:41:00Z">
        <w:r w:rsidDel="00743405">
          <w:rPr>
            <w:rFonts w:ascii="Tahoma" w:hAnsi="Tahoma" w:cs="Tahoma"/>
            <w:color w:val="191919"/>
            <w:sz w:val="12"/>
            <w:szCs w:val="12"/>
          </w:rPr>
          <w:delText>7</w:delText>
        </w:r>
        <w:r w:rsidDel="00743405">
          <w:rPr>
            <w:rFonts w:ascii="Tahoma" w:hAnsi="Tahoma" w:cs="Tahoma"/>
            <w:color w:val="191919"/>
            <w:sz w:val="12"/>
            <w:szCs w:val="12"/>
          </w:rPr>
          <w:tab/>
          <w:delText>$1,001.00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$1,302.00</w:delText>
        </w:r>
        <w:r w:rsidDel="00743405">
          <w:rPr>
            <w:rFonts w:ascii="Tahoma" w:hAnsi="Tahoma" w:cs="Tahoma"/>
            <w:color w:val="191919"/>
            <w:sz w:val="12"/>
            <w:szCs w:val="12"/>
          </w:rPr>
          <w:tab/>
          <w:delText>$3,983.00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,28</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4" w:author="tharris" w:date="2011-05-16T09:41:00Z"/>
          <w:rFonts w:ascii="Tahoma" w:hAnsi="Tahoma" w:cs="Tahoma"/>
          <w:color w:val="000000"/>
          <w:sz w:val="12"/>
          <w:szCs w:val="12"/>
        </w:rPr>
      </w:pPr>
      <w:del w:id="1355" w:author="tharris" w:date="2011-05-16T09:41:00Z">
        <w:r w:rsidDel="00743405">
          <w:rPr>
            <w:rFonts w:ascii="Tahoma" w:hAnsi="Tahoma" w:cs="Tahoma"/>
            <w:color w:val="191919"/>
            <w:sz w:val="12"/>
            <w:szCs w:val="12"/>
          </w:rPr>
          <w:delText>8</w:delText>
        </w:r>
        <w:r w:rsidDel="00743405">
          <w:rPr>
            <w:rFonts w:ascii="Tahoma" w:hAnsi="Tahoma" w:cs="Tahoma"/>
            <w:color w:val="191919"/>
            <w:sz w:val="12"/>
            <w:szCs w:val="12"/>
          </w:rPr>
          <w:tab/>
          <w:delText>$1,14</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$1,445.00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,552.00</w:delText>
        </w:r>
        <w:r w:rsidDel="00743405">
          <w:rPr>
            <w:rFonts w:ascii="Tahoma" w:hAnsi="Tahoma" w:cs="Tahoma"/>
            <w:color w:val="191919"/>
            <w:sz w:val="12"/>
            <w:szCs w:val="12"/>
          </w:rPr>
          <w:tab/>
          <w:delText>$</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,853.00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75"/>
        <w:rPr>
          <w:del w:id="1356" w:author="tharris" w:date="2011-05-16T09:41:00Z"/>
          <w:rFonts w:ascii="Tahoma" w:hAnsi="Tahoma" w:cs="Tahoma"/>
          <w:color w:val="000000"/>
          <w:sz w:val="12"/>
          <w:szCs w:val="12"/>
        </w:rPr>
      </w:pPr>
      <w:del w:id="1357" w:author="tharris" w:date="2011-05-16T09:41:00Z">
        <w:r w:rsidDel="00743405">
          <w:rPr>
            <w:rFonts w:ascii="Tahoma" w:hAnsi="Tahoma" w:cs="Tahoma"/>
            <w:color w:val="191919"/>
            <w:sz w:val="12"/>
            <w:szCs w:val="12"/>
          </w:rPr>
          <w:delText>9</w:delText>
        </w:r>
        <w:r w:rsidDel="00743405">
          <w:rPr>
            <w:rFonts w:ascii="Tahoma" w:hAnsi="Tahoma" w:cs="Tahoma"/>
            <w:color w:val="191919"/>
            <w:sz w:val="12"/>
            <w:szCs w:val="12"/>
          </w:rPr>
          <w:tab/>
          <w:delText>$1,28</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$1,588.00</w:delText>
        </w:r>
        <w:r w:rsidDel="00743405">
          <w:rPr>
            <w:rFonts w:ascii="Tahoma" w:hAnsi="Tahoma" w:cs="Tahoma"/>
            <w:color w:val="191919"/>
            <w:sz w:val="12"/>
            <w:szCs w:val="12"/>
          </w:rPr>
          <w:tab/>
          <w:delText>$5,121.00</w:delText>
        </w:r>
        <w:r w:rsidDel="00743405">
          <w:rPr>
            <w:rFonts w:ascii="Tahoma" w:hAnsi="Tahoma" w:cs="Tahoma"/>
            <w:color w:val="191919"/>
            <w:sz w:val="12"/>
            <w:szCs w:val="12"/>
          </w:rPr>
          <w:tab/>
          <w:delText>$5,422.00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09"/>
        <w:rPr>
          <w:del w:id="1358" w:author="tharris" w:date="2011-05-16T09:41:00Z"/>
          <w:rFonts w:ascii="Tahoma" w:hAnsi="Tahoma" w:cs="Tahoma"/>
          <w:color w:val="000000"/>
          <w:sz w:val="12"/>
          <w:szCs w:val="12"/>
        </w:rPr>
      </w:pPr>
      <w:del w:id="1359" w:author="tharris" w:date="2011-05-16T09:41:00Z">
        <w:r w:rsidDel="00743405">
          <w:rPr>
            <w:rFonts w:ascii="Tahoma" w:hAnsi="Tahoma" w:cs="Tahoma"/>
            <w:color w:val="191919"/>
            <w:sz w:val="12"/>
            <w:szCs w:val="12"/>
          </w:rPr>
          <w:delText>10</w:delText>
        </w:r>
        <w:r w:rsidDel="00743405">
          <w:rPr>
            <w:rFonts w:ascii="Tahoma" w:hAnsi="Tahoma" w:cs="Tahoma"/>
            <w:color w:val="191919"/>
            <w:sz w:val="12"/>
            <w:szCs w:val="12"/>
          </w:rPr>
          <w:tab/>
          <w:delText>$1,430.00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w:delText>
        </w:r>
        <w:r w:rsidDel="00743405">
          <w:rPr>
            <w:rFonts w:ascii="Tahoma" w:hAnsi="Tahoma" w:cs="Tahoma"/>
            <w:color w:val="191919"/>
            <w:spacing w:val="-3"/>
            <w:sz w:val="12"/>
            <w:szCs w:val="12"/>
          </w:rPr>
          <w:delText>,</w:delText>
        </w:r>
        <w:r w:rsidDel="00743405">
          <w:rPr>
            <w:rFonts w:ascii="Tahoma" w:hAnsi="Tahoma" w:cs="Tahoma"/>
            <w:color w:val="191919"/>
            <w:sz w:val="12"/>
            <w:szCs w:val="12"/>
          </w:rPr>
          <w:delText>731.00</w:delText>
        </w:r>
        <w:r w:rsidDel="00743405">
          <w:rPr>
            <w:rFonts w:ascii="Tahoma" w:hAnsi="Tahoma" w:cs="Tahoma"/>
            <w:color w:val="191919"/>
            <w:sz w:val="12"/>
            <w:szCs w:val="12"/>
          </w:rPr>
          <w:tab/>
          <w:delText>$5,690.00</w:delText>
        </w:r>
        <w:r w:rsidDel="00743405">
          <w:rPr>
            <w:rFonts w:ascii="Tahoma" w:hAnsi="Tahoma" w:cs="Tahoma"/>
            <w:color w:val="191919"/>
            <w:sz w:val="12"/>
            <w:szCs w:val="12"/>
          </w:rPr>
          <w:tab/>
          <w:delText>$5,991.00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line="240" w:lineRule="auto"/>
        <w:ind w:left="1709"/>
        <w:rPr>
          <w:del w:id="1360" w:author="tharris" w:date="2011-05-16T09:41:00Z"/>
          <w:rFonts w:ascii="Tahoma" w:hAnsi="Tahoma" w:cs="Tahoma"/>
          <w:color w:val="000000"/>
          <w:sz w:val="12"/>
          <w:szCs w:val="12"/>
        </w:rPr>
      </w:pPr>
      <w:del w:id="1361" w:author="tharris" w:date="2011-05-16T09:41:00Z">
        <w:r w:rsidDel="00743405">
          <w:rPr>
            <w:rFonts w:ascii="Tahoma" w:hAnsi="Tahoma" w:cs="Tahoma"/>
            <w:color w:val="191919"/>
            <w:sz w:val="12"/>
            <w:szCs w:val="12"/>
          </w:rPr>
          <w:delText>11</w:delText>
        </w:r>
        <w:r w:rsidDel="00743405">
          <w:rPr>
            <w:rFonts w:ascii="Tahoma" w:hAnsi="Tahoma" w:cs="Tahoma"/>
            <w:color w:val="191919"/>
            <w:sz w:val="12"/>
            <w:szCs w:val="12"/>
          </w:rPr>
          <w:tab/>
          <w:delText>$1,573.00</w:delText>
        </w:r>
        <w:r w:rsidDel="00743405">
          <w:rPr>
            <w:rFonts w:ascii="Tahoma" w:hAnsi="Tahoma" w:cs="Tahoma"/>
            <w:color w:val="191919"/>
            <w:sz w:val="12"/>
            <w:szCs w:val="12"/>
          </w:rPr>
          <w:tab/>
          <w:delText>$4</w:delText>
        </w:r>
        <w:r w:rsidDel="00743405">
          <w:rPr>
            <w:rFonts w:ascii="Tahoma" w:hAnsi="Tahoma" w:cs="Tahoma"/>
            <w:color w:val="191919"/>
            <w:spacing w:val="-9"/>
            <w:sz w:val="12"/>
            <w:szCs w:val="12"/>
          </w:rPr>
          <w:delText>7</w:delText>
        </w:r>
        <w:r w:rsidDel="00743405">
          <w:rPr>
            <w:rFonts w:ascii="Tahoma" w:hAnsi="Tahoma" w:cs="Tahoma"/>
            <w:color w:val="191919"/>
            <w:sz w:val="12"/>
            <w:szCs w:val="12"/>
          </w:rPr>
          <w:delText>.00</w:delText>
        </w:r>
        <w:r w:rsidDel="00743405">
          <w:rPr>
            <w:rFonts w:ascii="Tahoma" w:hAnsi="Tahoma" w:cs="Tahoma"/>
            <w:color w:val="191919"/>
            <w:sz w:val="12"/>
            <w:szCs w:val="12"/>
          </w:rPr>
          <w:tab/>
          <w:delText>$51.00</w:delText>
        </w:r>
        <w:r w:rsidDel="00743405">
          <w:rPr>
            <w:rFonts w:ascii="Tahoma" w:hAnsi="Tahoma" w:cs="Tahoma"/>
            <w:color w:val="191919"/>
            <w:sz w:val="12"/>
            <w:szCs w:val="12"/>
          </w:rPr>
          <w:tab/>
          <w:delText>$160.00</w:delText>
        </w:r>
        <w:r w:rsidDel="00743405">
          <w:rPr>
            <w:rFonts w:ascii="Tahoma" w:hAnsi="Tahoma" w:cs="Tahoma"/>
            <w:color w:val="191919"/>
            <w:sz w:val="12"/>
            <w:szCs w:val="12"/>
          </w:rPr>
          <w:tab/>
          <w:delText>$43.00</w:delText>
        </w:r>
        <w:r w:rsidDel="00743405">
          <w:rPr>
            <w:rFonts w:ascii="Tahoma" w:hAnsi="Tahoma" w:cs="Tahoma"/>
            <w:color w:val="191919"/>
            <w:sz w:val="12"/>
            <w:szCs w:val="12"/>
          </w:rPr>
          <w:tab/>
          <w:delText>$1,87</w:delText>
        </w:r>
        <w:r w:rsidDel="00743405">
          <w:rPr>
            <w:rFonts w:ascii="Tahoma" w:hAnsi="Tahoma" w:cs="Tahoma"/>
            <w:color w:val="191919"/>
            <w:spacing w:val="-1"/>
            <w:sz w:val="12"/>
            <w:szCs w:val="12"/>
          </w:rPr>
          <w:delText>4</w:delText>
        </w:r>
        <w:r w:rsidDel="00743405">
          <w:rPr>
            <w:rFonts w:ascii="Tahoma" w:hAnsi="Tahoma" w:cs="Tahoma"/>
            <w:color w:val="191919"/>
            <w:sz w:val="12"/>
            <w:szCs w:val="12"/>
          </w:rPr>
          <w:delText>.00</w:delText>
        </w:r>
        <w:r w:rsidDel="00743405">
          <w:rPr>
            <w:rFonts w:ascii="Tahoma" w:hAnsi="Tahoma" w:cs="Tahoma"/>
            <w:color w:val="191919"/>
            <w:sz w:val="12"/>
            <w:szCs w:val="12"/>
          </w:rPr>
          <w:tab/>
          <w:delText>$6,259.00</w:delText>
        </w:r>
        <w:r w:rsidDel="00743405">
          <w:rPr>
            <w:rFonts w:ascii="Tahoma" w:hAnsi="Tahoma" w:cs="Tahoma"/>
            <w:color w:val="191919"/>
            <w:sz w:val="12"/>
            <w:szCs w:val="12"/>
          </w:rPr>
          <w:tab/>
          <w:delText>$6,560.00</w:delText>
        </w:r>
      </w:del>
    </w:p>
    <w:p w:rsidR="00924DC4" w:rsidDel="00743405" w:rsidRDefault="00924DC4" w:rsidP="00924DC4">
      <w:pPr>
        <w:widowControl w:val="0"/>
        <w:tabs>
          <w:tab w:val="left" w:pos="2120"/>
          <w:tab w:val="left" w:pos="3100"/>
          <w:tab w:val="left" w:pos="3900"/>
          <w:tab w:val="left" w:pos="4660"/>
          <w:tab w:val="left" w:pos="5540"/>
          <w:tab w:val="left" w:pos="6180"/>
          <w:tab w:val="left" w:pos="7000"/>
          <w:tab w:val="left" w:pos="7820"/>
        </w:tabs>
        <w:autoSpaceDE w:val="0"/>
        <w:autoSpaceDN w:val="0"/>
        <w:adjustRightInd w:val="0"/>
        <w:spacing w:before="48" w:after="0" w:line="140" w:lineRule="exact"/>
        <w:ind w:left="1070"/>
        <w:rPr>
          <w:del w:id="1362" w:author="tharris" w:date="2011-05-16T09:41:00Z"/>
          <w:rFonts w:ascii="Tahoma" w:hAnsi="Tahoma" w:cs="Tahoma"/>
          <w:color w:val="000000"/>
          <w:sz w:val="12"/>
          <w:szCs w:val="12"/>
        </w:rPr>
      </w:pPr>
      <w:del w:id="1363" w:author="tharris" w:date="2011-05-16T09:41:00Z">
        <w:r w:rsidDel="00743405">
          <w:rPr>
            <w:rFonts w:ascii="Tahoma" w:hAnsi="Tahoma" w:cs="Tahoma"/>
            <w:color w:val="191919"/>
            <w:position w:val="-1"/>
            <w:sz w:val="12"/>
            <w:szCs w:val="12"/>
          </w:rPr>
          <w:delText>12 or more</w:delText>
        </w:r>
        <w:r w:rsidDel="00743405">
          <w:rPr>
            <w:rFonts w:ascii="Tahoma" w:hAnsi="Tahoma" w:cs="Tahoma"/>
            <w:color w:val="191919"/>
            <w:position w:val="-1"/>
            <w:sz w:val="12"/>
            <w:szCs w:val="12"/>
          </w:rPr>
          <w:tab/>
          <w:delText>$1</w:delText>
        </w:r>
        <w:r w:rsidDel="00743405">
          <w:rPr>
            <w:rFonts w:ascii="Tahoma" w:hAnsi="Tahoma" w:cs="Tahoma"/>
            <w:color w:val="191919"/>
            <w:spacing w:val="-3"/>
            <w:position w:val="-1"/>
            <w:sz w:val="12"/>
            <w:szCs w:val="12"/>
          </w:rPr>
          <w:delText>,</w:delText>
        </w:r>
        <w:r w:rsidDel="00743405">
          <w:rPr>
            <w:rFonts w:ascii="Tahoma" w:hAnsi="Tahoma" w:cs="Tahoma"/>
            <w:color w:val="191919"/>
            <w:position w:val="-1"/>
            <w:sz w:val="12"/>
            <w:szCs w:val="12"/>
          </w:rPr>
          <w:delText>705.00</w:delText>
        </w:r>
        <w:r w:rsidDel="00743405">
          <w:rPr>
            <w:rFonts w:ascii="Tahoma" w:hAnsi="Tahoma" w:cs="Tahoma"/>
            <w:color w:val="191919"/>
            <w:position w:val="-1"/>
            <w:sz w:val="12"/>
            <w:szCs w:val="12"/>
          </w:rPr>
          <w:tab/>
          <w:delText>$4</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.00</w:delText>
        </w:r>
        <w:r w:rsidDel="00743405">
          <w:rPr>
            <w:rFonts w:ascii="Tahoma" w:hAnsi="Tahoma" w:cs="Tahoma"/>
            <w:color w:val="191919"/>
            <w:position w:val="-1"/>
            <w:sz w:val="12"/>
            <w:szCs w:val="12"/>
          </w:rPr>
          <w:tab/>
          <w:delText>$51.00</w:delText>
        </w:r>
        <w:r w:rsidDel="00743405">
          <w:rPr>
            <w:rFonts w:ascii="Tahoma" w:hAnsi="Tahoma" w:cs="Tahoma"/>
            <w:color w:val="191919"/>
            <w:position w:val="-1"/>
            <w:sz w:val="12"/>
            <w:szCs w:val="12"/>
          </w:rPr>
          <w:tab/>
          <w:delText>$160.00</w:delText>
        </w:r>
        <w:r w:rsidDel="00743405">
          <w:rPr>
            <w:rFonts w:ascii="Tahoma" w:hAnsi="Tahoma" w:cs="Tahoma"/>
            <w:color w:val="191919"/>
            <w:position w:val="-1"/>
            <w:sz w:val="12"/>
            <w:szCs w:val="12"/>
          </w:rPr>
          <w:tab/>
          <w:delText>$43.00</w:delText>
        </w:r>
        <w:r w:rsidDel="00743405">
          <w:rPr>
            <w:rFonts w:ascii="Tahoma" w:hAnsi="Tahoma" w:cs="Tahoma"/>
            <w:color w:val="191919"/>
            <w:position w:val="-1"/>
            <w:sz w:val="12"/>
            <w:szCs w:val="12"/>
          </w:rPr>
          <w:tab/>
          <w:delText>$2,006.00</w:delText>
        </w:r>
        <w:r w:rsidDel="00743405">
          <w:rPr>
            <w:rFonts w:ascii="Tahoma" w:hAnsi="Tahoma" w:cs="Tahoma"/>
            <w:color w:val="191919"/>
            <w:position w:val="-1"/>
            <w:sz w:val="12"/>
            <w:szCs w:val="12"/>
          </w:rPr>
          <w:tab/>
          <w:delText>$6,81</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.00</w:delText>
        </w:r>
        <w:r w:rsidDel="00743405">
          <w:rPr>
            <w:rFonts w:ascii="Tahoma" w:hAnsi="Tahoma" w:cs="Tahoma"/>
            <w:color w:val="191919"/>
            <w:position w:val="-1"/>
            <w:sz w:val="12"/>
            <w:szCs w:val="12"/>
          </w:rPr>
          <w:tab/>
          <w:delText>$</w:delText>
        </w:r>
        <w:r w:rsidDel="00743405">
          <w:rPr>
            <w:rFonts w:ascii="Tahoma" w:hAnsi="Tahoma" w:cs="Tahoma"/>
            <w:color w:val="191919"/>
            <w:spacing w:val="-9"/>
            <w:position w:val="-1"/>
            <w:sz w:val="12"/>
            <w:szCs w:val="12"/>
          </w:rPr>
          <w:delText>7</w:delText>
        </w:r>
        <w:r w:rsidDel="00743405">
          <w:rPr>
            <w:rFonts w:ascii="Tahoma" w:hAnsi="Tahoma" w:cs="Tahoma"/>
            <w:color w:val="191919"/>
            <w:position w:val="-1"/>
            <w:sz w:val="12"/>
            <w:szCs w:val="12"/>
          </w:rPr>
          <w:delText>,118.00</w:delText>
        </w:r>
      </w:del>
    </w:p>
    <w:p w:rsidR="00924DC4" w:rsidDel="00743405" w:rsidRDefault="00924DC4" w:rsidP="00924DC4">
      <w:pPr>
        <w:widowControl w:val="0"/>
        <w:autoSpaceDE w:val="0"/>
        <w:autoSpaceDN w:val="0"/>
        <w:adjustRightInd w:val="0"/>
        <w:spacing w:before="9" w:after="0" w:line="160" w:lineRule="exact"/>
        <w:rPr>
          <w:del w:id="1364" w:author="tharris" w:date="2011-05-16T09:41:00Z"/>
          <w:rFonts w:ascii="Tahoma" w:hAnsi="Tahoma" w:cs="Tahoma"/>
          <w:color w:val="000000"/>
          <w:sz w:val="16"/>
          <w:szCs w:val="16"/>
        </w:rPr>
      </w:pPr>
    </w:p>
    <w:p w:rsidR="00924DC4" w:rsidDel="00743405" w:rsidRDefault="00924DC4" w:rsidP="00924DC4">
      <w:pPr>
        <w:widowControl w:val="0"/>
        <w:autoSpaceDE w:val="0"/>
        <w:autoSpaceDN w:val="0"/>
        <w:adjustRightInd w:val="0"/>
        <w:spacing w:after="0" w:line="250" w:lineRule="auto"/>
        <w:ind w:left="1050" w:right="81"/>
        <w:jc w:val="both"/>
        <w:rPr>
          <w:del w:id="1365" w:author="tharris" w:date="2011-05-16T09:41:00Z"/>
          <w:rFonts w:ascii="Times New Roman" w:hAnsi="Times New Roman"/>
          <w:color w:val="000000"/>
          <w:sz w:val="18"/>
          <w:szCs w:val="18"/>
        </w:rPr>
      </w:pPr>
      <w:del w:id="1366" w:author="tharris" w:date="2011-05-16T09:41:00Z">
        <w:r w:rsidDel="00743405">
          <w:rPr>
            <w:rFonts w:ascii="Times New Roman" w:hAnsi="Times New Roman"/>
            <w:color w:val="191919"/>
            <w:sz w:val="18"/>
            <w:szCs w:val="18"/>
          </w:rPr>
          <w:delText>A</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lat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0</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firs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late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registration</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Ther</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additiona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$10</w:delText>
        </w:r>
        <w:r w:rsidDel="00743405">
          <w:rPr>
            <w:rFonts w:ascii="Times New Roman" w:hAnsi="Times New Roman"/>
            <w:color w:val="191919"/>
            <w:sz w:val="18"/>
            <w:szCs w:val="18"/>
          </w:rPr>
          <w:delText>0</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w:delText>
        </w:r>
        <w:r w:rsidDel="00743405">
          <w:rPr>
            <w:rFonts w:ascii="Times New Roman" w:hAnsi="Times New Roman"/>
            <w:color w:val="191919"/>
            <w:spacing w:val="-3"/>
            <w:sz w:val="18"/>
            <w:szCs w:val="18"/>
          </w:rPr>
          <w:delText>t</w:delText>
        </w:r>
        <w:r w:rsidDel="00743405">
          <w:rPr>
            <w:rFonts w:ascii="Times New Roman" w:hAnsi="Times New Roman"/>
            <w:color w:val="191919"/>
            <w:spacing w:val="-2"/>
            <w:sz w:val="18"/>
            <w:szCs w:val="18"/>
          </w:rPr>
          <w:delTex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durin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drop/add and/o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$15</w:delText>
        </w:r>
        <w:r w:rsidDel="00743405">
          <w:rPr>
            <w:rFonts w:ascii="Times New Roman" w:hAnsi="Times New Roman"/>
            <w:color w:val="191919"/>
            <w:sz w:val="18"/>
            <w:szCs w:val="18"/>
          </w:rPr>
          <w:delText>0</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registratio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reinstatemen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classes.</w:delText>
        </w:r>
      </w:del>
    </w:p>
    <w:p w:rsidR="00924DC4" w:rsidDel="00743405" w:rsidRDefault="00924DC4" w:rsidP="00924DC4">
      <w:pPr>
        <w:widowControl w:val="0"/>
        <w:autoSpaceDE w:val="0"/>
        <w:autoSpaceDN w:val="0"/>
        <w:adjustRightInd w:val="0"/>
        <w:spacing w:before="16" w:after="0" w:line="200" w:lineRule="exact"/>
        <w:rPr>
          <w:del w:id="1367"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40" w:lineRule="auto"/>
        <w:ind w:left="1050" w:right="3001"/>
        <w:jc w:val="both"/>
        <w:rPr>
          <w:del w:id="1368" w:author="tharris" w:date="2011-05-16T09:41:00Z"/>
          <w:rFonts w:ascii="Times New Roman" w:hAnsi="Times New Roman"/>
          <w:color w:val="000000"/>
          <w:sz w:val="18"/>
          <w:szCs w:val="18"/>
        </w:rPr>
      </w:pPr>
      <w:del w:id="1369" w:author="tharris" w:date="2011-05-16T09:41:00Z">
        <w:r w:rsidDel="00743405">
          <w:rPr>
            <w:rFonts w:ascii="Times New Roman" w:hAnsi="Times New Roman"/>
            <w:color w:val="191919"/>
            <w:spacing w:val="-2"/>
            <w:sz w:val="18"/>
            <w:szCs w:val="18"/>
          </w:rPr>
          <w:delText>Note</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shoul</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adde</w:delText>
        </w:r>
        <w:r w:rsidDel="00743405">
          <w:rPr>
            <w:rFonts w:ascii="Times New Roman" w:hAnsi="Times New Roman"/>
            <w:color w:val="191919"/>
            <w:sz w:val="18"/>
            <w:szCs w:val="18"/>
          </w:rPr>
          <w:delText>d</w:delText>
        </w:r>
        <w:r w:rsidDel="00743405">
          <w:rPr>
            <w:rFonts w:ascii="Times New Roman" w:hAnsi="Times New Roman"/>
            <w:color w:val="191919"/>
            <w:spacing w:val="40"/>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stayin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residenc</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halls.</w:delText>
        </w:r>
      </w:del>
    </w:p>
    <w:p w:rsidR="00924DC4" w:rsidDel="00743405" w:rsidRDefault="00924DC4" w:rsidP="00924DC4">
      <w:pPr>
        <w:widowControl w:val="0"/>
        <w:autoSpaceDE w:val="0"/>
        <w:autoSpaceDN w:val="0"/>
        <w:adjustRightInd w:val="0"/>
        <w:spacing w:before="8" w:after="0" w:line="150" w:lineRule="exact"/>
        <w:rPr>
          <w:del w:id="1370" w:author="tharris" w:date="2011-05-16T09:41:00Z"/>
          <w:rFonts w:ascii="Times New Roman" w:hAnsi="Times New Roman"/>
          <w:color w:val="000000"/>
          <w:sz w:val="15"/>
          <w:szCs w:val="15"/>
        </w:rPr>
      </w:pPr>
    </w:p>
    <w:p w:rsidR="00924DC4" w:rsidDel="00743405" w:rsidRDefault="00924DC4" w:rsidP="00924DC4">
      <w:pPr>
        <w:widowControl w:val="0"/>
        <w:autoSpaceDE w:val="0"/>
        <w:autoSpaceDN w:val="0"/>
        <w:adjustRightInd w:val="0"/>
        <w:spacing w:after="0" w:line="200" w:lineRule="exact"/>
        <w:rPr>
          <w:del w:id="1371" w:author="tharris" w:date="2011-05-16T09:41:00Z"/>
          <w:rFonts w:ascii="Times New Roman" w:hAnsi="Times New Roman"/>
          <w:color w:val="000000"/>
          <w:sz w:val="20"/>
          <w:szCs w:val="20"/>
        </w:rPr>
      </w:pPr>
    </w:p>
    <w:tbl>
      <w:tblPr>
        <w:tblW w:w="0" w:type="auto"/>
        <w:tblInd w:w="1407" w:type="dxa"/>
        <w:tblLayout w:type="fixed"/>
        <w:tblCellMar>
          <w:left w:w="0" w:type="dxa"/>
          <w:right w:w="0" w:type="dxa"/>
        </w:tblCellMar>
        <w:tblLook w:val="0000"/>
      </w:tblPr>
      <w:tblGrid>
        <w:gridCol w:w="1509"/>
        <w:gridCol w:w="1190"/>
        <w:gridCol w:w="1099"/>
        <w:gridCol w:w="962"/>
        <w:gridCol w:w="753"/>
      </w:tblGrid>
      <w:tr w:rsidR="00924DC4" w:rsidRPr="007A7452" w:rsidDel="00743405" w:rsidTr="00F115A7">
        <w:trPr>
          <w:trHeight w:hRule="exact" w:val="245"/>
          <w:del w:id="1372"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253"/>
              <w:rPr>
                <w:del w:id="1373" w:author="tharris" w:date="2011-05-16T09:41:00Z"/>
                <w:rFonts w:ascii="Times New Roman" w:hAnsi="Times New Roman"/>
                <w:sz w:val="24"/>
                <w:szCs w:val="24"/>
              </w:rPr>
            </w:pPr>
            <w:del w:id="1374" w:author="tharris" w:date="2011-05-16T09:41:00Z">
              <w:r w:rsidRPr="007A7452" w:rsidDel="00743405">
                <w:rPr>
                  <w:rFonts w:ascii="Tahoma" w:hAnsi="Tahoma" w:cs="Tahoma"/>
                  <w:b/>
                  <w:bCs/>
                  <w:color w:val="191919"/>
                  <w:sz w:val="10"/>
                  <w:szCs w:val="10"/>
                </w:rPr>
                <w:delText>Resident Hall</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422" w:right="421"/>
              <w:jc w:val="center"/>
              <w:rPr>
                <w:del w:id="1375" w:author="tharris" w:date="2011-05-16T09:41:00Z"/>
                <w:rFonts w:ascii="Times New Roman" w:hAnsi="Times New Roman"/>
                <w:sz w:val="24"/>
                <w:szCs w:val="24"/>
              </w:rPr>
            </w:pPr>
            <w:del w:id="1376" w:author="tharris" w:date="2011-05-16T09:41:00Z">
              <w:r w:rsidRPr="007A7452" w:rsidDel="00743405">
                <w:rPr>
                  <w:rFonts w:ascii="Tahoma" w:hAnsi="Tahoma" w:cs="Tahoma"/>
                  <w:b/>
                  <w:bCs/>
                  <w:color w:val="191919"/>
                  <w:sz w:val="10"/>
                  <w:szCs w:val="10"/>
                </w:rPr>
                <w:delText>Room</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383"/>
              <w:rPr>
                <w:del w:id="1377" w:author="tharris" w:date="2011-05-16T09:41:00Z"/>
                <w:rFonts w:ascii="Times New Roman" w:hAnsi="Times New Roman"/>
                <w:sz w:val="24"/>
                <w:szCs w:val="24"/>
              </w:rPr>
            </w:pPr>
            <w:del w:id="1378" w:author="tharris" w:date="2011-05-16T09:41:00Z">
              <w:r w:rsidRPr="007A7452" w:rsidDel="00743405">
                <w:rPr>
                  <w:rFonts w:ascii="Tahoma" w:hAnsi="Tahoma" w:cs="Tahoma"/>
                  <w:b/>
                  <w:bCs/>
                  <w:color w:val="191919"/>
                  <w:sz w:val="10"/>
                  <w:szCs w:val="10"/>
                </w:rPr>
                <w:delText>Board**</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283"/>
              <w:rPr>
                <w:del w:id="1379" w:author="tharris" w:date="2011-05-16T09:41:00Z"/>
                <w:rFonts w:ascii="Times New Roman" w:hAnsi="Times New Roman"/>
                <w:sz w:val="24"/>
                <w:szCs w:val="24"/>
              </w:rPr>
            </w:pPr>
            <w:del w:id="1380" w:author="tharris" w:date="2011-05-16T09:41:00Z">
              <w:r w:rsidRPr="007A7452" w:rsidDel="00743405">
                <w:rPr>
                  <w:rFonts w:ascii="Tahoma" w:hAnsi="Tahoma" w:cs="Tahoma"/>
                  <w:b/>
                  <w:bCs/>
                  <w:color w:val="191919"/>
                  <w:sz w:val="10"/>
                  <w:szCs w:val="10"/>
                </w:rPr>
                <w:delText>Laundry</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83" w:after="0" w:line="240" w:lineRule="auto"/>
              <w:ind w:left="365"/>
              <w:rPr>
                <w:del w:id="1381" w:author="tharris" w:date="2011-05-16T09:41:00Z"/>
                <w:rFonts w:ascii="Times New Roman" w:hAnsi="Times New Roman"/>
                <w:sz w:val="24"/>
                <w:szCs w:val="24"/>
              </w:rPr>
            </w:pPr>
            <w:del w:id="1382" w:author="tharris" w:date="2011-05-16T09:41:00Z">
              <w:r w:rsidRPr="007A7452" w:rsidDel="00743405">
                <w:rPr>
                  <w:rFonts w:ascii="Tahoma" w:hAnsi="Tahoma" w:cs="Tahoma"/>
                  <w:b/>
                  <w:bCs/>
                  <w:color w:val="191919"/>
                  <w:sz w:val="10"/>
                  <w:szCs w:val="10"/>
                </w:rPr>
                <w:delText>Total</w:delText>
              </w:r>
            </w:del>
          </w:p>
        </w:tc>
      </w:tr>
      <w:tr w:rsidR="00924DC4" w:rsidRPr="007A7452" w:rsidDel="00743405" w:rsidTr="00F115A7">
        <w:trPr>
          <w:trHeight w:hRule="exact" w:val="190"/>
          <w:del w:id="1383"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98"/>
              <w:rPr>
                <w:del w:id="1384" w:author="tharris" w:date="2011-05-16T09:41:00Z"/>
                <w:rFonts w:ascii="Times New Roman" w:hAnsi="Times New Roman"/>
                <w:sz w:val="24"/>
                <w:szCs w:val="24"/>
              </w:rPr>
            </w:pPr>
            <w:del w:id="1385" w:author="tharris" w:date="2011-05-16T09:41:00Z">
              <w:r w:rsidRPr="007A7452" w:rsidDel="00743405">
                <w:rPr>
                  <w:rFonts w:ascii="Tahoma" w:hAnsi="Tahoma" w:cs="Tahoma"/>
                  <w:color w:val="191919"/>
                  <w:sz w:val="10"/>
                  <w:szCs w:val="10"/>
                </w:rPr>
                <w:delText>Andrews</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386" w:author="tharris" w:date="2011-05-16T09:41:00Z"/>
                <w:rFonts w:ascii="Times New Roman" w:hAnsi="Times New Roman"/>
                <w:sz w:val="24"/>
                <w:szCs w:val="24"/>
              </w:rPr>
            </w:pPr>
            <w:del w:id="1387"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388" w:author="tharris" w:date="2011-05-16T09:41:00Z"/>
                <w:rFonts w:ascii="Times New Roman" w:hAnsi="Times New Roman"/>
                <w:sz w:val="24"/>
                <w:szCs w:val="24"/>
              </w:rPr>
            </w:pPr>
            <w:del w:id="1389"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390" w:author="tharris" w:date="2011-05-16T09:41:00Z"/>
                <w:rFonts w:ascii="Times New Roman" w:hAnsi="Times New Roman"/>
                <w:sz w:val="24"/>
                <w:szCs w:val="24"/>
              </w:rPr>
            </w:pPr>
            <w:del w:id="1391"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392" w:author="tharris" w:date="2011-05-16T09:41:00Z"/>
                <w:rFonts w:ascii="Times New Roman" w:hAnsi="Times New Roman"/>
                <w:sz w:val="24"/>
                <w:szCs w:val="24"/>
              </w:rPr>
            </w:pPr>
            <w:del w:id="1393"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190"/>
          <w:del w:id="1394"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94"/>
              <w:rPr>
                <w:del w:id="1395" w:author="tharris" w:date="2011-05-16T09:41:00Z"/>
                <w:rFonts w:ascii="Times New Roman" w:hAnsi="Times New Roman"/>
                <w:sz w:val="24"/>
                <w:szCs w:val="24"/>
              </w:rPr>
            </w:pPr>
            <w:del w:id="1396" w:author="tharris" w:date="2011-05-16T09:41:00Z">
              <w:r w:rsidRPr="007A7452" w:rsidDel="00743405">
                <w:rPr>
                  <w:rFonts w:ascii="Tahoma" w:hAnsi="Tahoma" w:cs="Tahoma"/>
                  <w:color w:val="191919"/>
                  <w:sz w:val="10"/>
                  <w:szCs w:val="10"/>
                </w:rPr>
                <w:delText>East</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397" w:author="tharris" w:date="2011-05-16T09:41:00Z"/>
                <w:rFonts w:ascii="Times New Roman" w:hAnsi="Times New Roman"/>
                <w:sz w:val="24"/>
                <w:szCs w:val="24"/>
              </w:rPr>
            </w:pPr>
            <w:del w:id="1398"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399" w:author="tharris" w:date="2011-05-16T09:41:00Z"/>
                <w:rFonts w:ascii="Times New Roman" w:hAnsi="Times New Roman"/>
                <w:sz w:val="24"/>
                <w:szCs w:val="24"/>
              </w:rPr>
            </w:pPr>
            <w:del w:id="1400"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01" w:author="tharris" w:date="2011-05-16T09:41:00Z"/>
                <w:rFonts w:ascii="Times New Roman" w:hAnsi="Times New Roman"/>
                <w:sz w:val="24"/>
                <w:szCs w:val="24"/>
              </w:rPr>
            </w:pPr>
            <w:del w:id="1402"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03" w:author="tharris" w:date="2011-05-16T09:41:00Z"/>
                <w:rFonts w:ascii="Times New Roman" w:hAnsi="Times New Roman"/>
                <w:sz w:val="24"/>
                <w:szCs w:val="24"/>
              </w:rPr>
            </w:pPr>
            <w:del w:id="1404"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190"/>
          <w:del w:id="1405"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37"/>
              <w:rPr>
                <w:del w:id="1406" w:author="tharris" w:date="2011-05-16T09:41:00Z"/>
                <w:rFonts w:ascii="Times New Roman" w:hAnsi="Times New Roman"/>
                <w:sz w:val="24"/>
                <w:szCs w:val="24"/>
              </w:rPr>
            </w:pPr>
            <w:del w:id="1407" w:author="tharris" w:date="2011-05-16T09:41:00Z">
              <w:r w:rsidRPr="007A7452" w:rsidDel="00743405">
                <w:rPr>
                  <w:rFonts w:ascii="Tahoma" w:hAnsi="Tahoma" w:cs="Tahoma"/>
                  <w:color w:val="191919"/>
                  <w:sz w:val="10"/>
                  <w:szCs w:val="10"/>
                </w:rPr>
                <w:delText>Gibson</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08" w:author="tharris" w:date="2011-05-16T09:41:00Z"/>
                <w:rFonts w:ascii="Times New Roman" w:hAnsi="Times New Roman"/>
                <w:sz w:val="24"/>
                <w:szCs w:val="24"/>
              </w:rPr>
            </w:pPr>
            <w:del w:id="1409"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10" w:author="tharris" w:date="2011-05-16T09:41:00Z"/>
                <w:rFonts w:ascii="Times New Roman" w:hAnsi="Times New Roman"/>
                <w:sz w:val="24"/>
                <w:szCs w:val="24"/>
              </w:rPr>
            </w:pPr>
            <w:del w:id="1411"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12" w:author="tharris" w:date="2011-05-16T09:41:00Z"/>
                <w:rFonts w:ascii="Times New Roman" w:hAnsi="Times New Roman"/>
                <w:sz w:val="24"/>
                <w:szCs w:val="24"/>
              </w:rPr>
            </w:pPr>
            <w:del w:id="1413"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414" w:author="tharris" w:date="2011-05-16T09:41:00Z"/>
                <w:rFonts w:ascii="Times New Roman" w:hAnsi="Times New Roman"/>
                <w:sz w:val="24"/>
                <w:szCs w:val="24"/>
              </w:rPr>
            </w:pPr>
            <w:del w:id="1415"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190"/>
          <w:del w:id="1416"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4"/>
              <w:rPr>
                <w:del w:id="1417" w:author="tharris" w:date="2011-05-16T09:41:00Z"/>
                <w:rFonts w:ascii="Times New Roman" w:hAnsi="Times New Roman"/>
                <w:sz w:val="24"/>
                <w:szCs w:val="24"/>
              </w:rPr>
            </w:pPr>
            <w:del w:id="1418" w:author="tharris" w:date="2011-05-16T09:41:00Z">
              <w:r w:rsidRPr="007A7452" w:rsidDel="00743405">
                <w:rPr>
                  <w:rFonts w:ascii="Tahoma" w:hAnsi="Tahoma" w:cs="Tahoma"/>
                  <w:color w:val="191919"/>
                  <w:sz w:val="10"/>
                  <w:szCs w:val="10"/>
                </w:rPr>
                <w:delText>North</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19" w:author="tharris" w:date="2011-05-16T09:41:00Z"/>
                <w:rFonts w:ascii="Times New Roman" w:hAnsi="Times New Roman"/>
                <w:sz w:val="24"/>
                <w:szCs w:val="24"/>
              </w:rPr>
            </w:pPr>
            <w:del w:id="1420"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21" w:author="tharris" w:date="2011-05-16T09:41:00Z"/>
                <w:rFonts w:ascii="Times New Roman" w:hAnsi="Times New Roman"/>
                <w:sz w:val="24"/>
                <w:szCs w:val="24"/>
              </w:rPr>
            </w:pPr>
            <w:del w:id="1422"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23" w:author="tharris" w:date="2011-05-16T09:41:00Z"/>
                <w:rFonts w:ascii="Times New Roman" w:hAnsi="Times New Roman"/>
                <w:sz w:val="24"/>
                <w:szCs w:val="24"/>
              </w:rPr>
            </w:pPr>
            <w:del w:id="1424"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25" w:author="tharris" w:date="2011-05-16T09:41:00Z"/>
                <w:rFonts w:ascii="Times New Roman" w:hAnsi="Times New Roman"/>
                <w:sz w:val="24"/>
                <w:szCs w:val="24"/>
              </w:rPr>
            </w:pPr>
            <w:del w:id="1426"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190"/>
          <w:del w:id="1427"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0"/>
              <w:rPr>
                <w:del w:id="1428" w:author="tharris" w:date="2011-05-16T09:41:00Z"/>
                <w:rFonts w:ascii="Times New Roman" w:hAnsi="Times New Roman"/>
                <w:sz w:val="24"/>
                <w:szCs w:val="24"/>
              </w:rPr>
            </w:pPr>
            <w:del w:id="1429" w:author="tharris" w:date="2011-05-16T09:41:00Z">
              <w:r w:rsidRPr="007A7452" w:rsidDel="00743405">
                <w:rPr>
                  <w:rFonts w:ascii="Tahoma" w:hAnsi="Tahoma" w:cs="Tahoma"/>
                  <w:color w:val="191919"/>
                  <w:sz w:val="10"/>
                  <w:szCs w:val="10"/>
                </w:rPr>
                <w:delText>South</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30" w:author="tharris" w:date="2011-05-16T09:41:00Z"/>
                <w:rFonts w:ascii="Times New Roman" w:hAnsi="Times New Roman"/>
                <w:sz w:val="24"/>
                <w:szCs w:val="24"/>
              </w:rPr>
            </w:pPr>
            <w:del w:id="1431" w:author="tharris" w:date="2011-05-16T09:41:00Z">
              <w:r w:rsidRPr="007A7452" w:rsidDel="00743405">
                <w:rPr>
                  <w:rFonts w:ascii="Tahoma" w:hAnsi="Tahoma" w:cs="Tahoma"/>
                  <w:color w:val="191919"/>
                  <w:sz w:val="10"/>
                  <w:szCs w:val="10"/>
                </w:rPr>
                <w:delText>$1,292.00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32" w:author="tharris" w:date="2011-05-16T09:41:00Z"/>
                <w:rFonts w:ascii="Times New Roman" w:hAnsi="Times New Roman"/>
                <w:sz w:val="24"/>
                <w:szCs w:val="24"/>
              </w:rPr>
            </w:pPr>
            <w:del w:id="1433"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34" w:author="tharris" w:date="2011-05-16T09:41:00Z"/>
                <w:rFonts w:ascii="Times New Roman" w:hAnsi="Times New Roman"/>
                <w:sz w:val="24"/>
                <w:szCs w:val="24"/>
              </w:rPr>
            </w:pPr>
            <w:del w:id="1435"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4"/>
              <w:rPr>
                <w:del w:id="1436" w:author="tharris" w:date="2011-05-16T09:41:00Z"/>
                <w:rFonts w:ascii="Times New Roman" w:hAnsi="Times New Roman"/>
                <w:sz w:val="24"/>
                <w:szCs w:val="24"/>
              </w:rPr>
            </w:pPr>
            <w:del w:id="1437" w:author="tharris" w:date="2011-05-16T09:41:00Z">
              <w:r w:rsidRPr="007A7452" w:rsidDel="00743405">
                <w:rPr>
                  <w:rFonts w:ascii="Tahoma" w:hAnsi="Tahoma" w:cs="Tahoma"/>
                  <w:color w:val="191919"/>
                  <w:sz w:val="10"/>
                  <w:szCs w:val="10"/>
                </w:rPr>
                <w:delText>$2,45</w:delText>
              </w:r>
              <w:r w:rsidRPr="007A7452" w:rsidDel="00743405">
                <w:rPr>
                  <w:rFonts w:ascii="Tahoma" w:hAnsi="Tahoma" w:cs="Tahoma"/>
                  <w:color w:val="191919"/>
                  <w:spacing w:val="-7"/>
                  <w:sz w:val="10"/>
                  <w:szCs w:val="10"/>
                </w:rPr>
                <w:delText>7</w:delText>
              </w:r>
              <w:r w:rsidRPr="007A7452" w:rsidDel="00743405">
                <w:rPr>
                  <w:rFonts w:ascii="Tahoma" w:hAnsi="Tahoma" w:cs="Tahoma"/>
                  <w:color w:val="191919"/>
                  <w:sz w:val="10"/>
                  <w:szCs w:val="10"/>
                </w:rPr>
                <w:delText>.00</w:delText>
              </w:r>
            </w:del>
          </w:p>
        </w:tc>
      </w:tr>
      <w:tr w:rsidR="00924DC4" w:rsidRPr="007A7452" w:rsidDel="00743405" w:rsidTr="00F115A7">
        <w:trPr>
          <w:trHeight w:hRule="exact" w:val="203"/>
          <w:del w:id="1438"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468"/>
              <w:rPr>
                <w:del w:id="1439" w:author="tharris" w:date="2011-05-16T09:41:00Z"/>
                <w:rFonts w:ascii="Times New Roman" w:hAnsi="Times New Roman"/>
                <w:sz w:val="24"/>
                <w:szCs w:val="24"/>
              </w:rPr>
            </w:pPr>
            <w:del w:id="1440" w:author="tharris" w:date="2011-05-16T09:41:00Z">
              <w:r w:rsidRPr="007A7452" w:rsidDel="00743405">
                <w:rPr>
                  <w:rFonts w:ascii="Tahoma" w:hAnsi="Tahoma" w:cs="Tahoma"/>
                  <w:color w:val="191919"/>
                  <w:sz w:val="10"/>
                  <w:szCs w:val="10"/>
                </w:rPr>
                <w:delText>Wiley</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4"/>
              <w:rPr>
                <w:del w:id="1441" w:author="tharris" w:date="2011-05-16T09:41:00Z"/>
                <w:rFonts w:ascii="Times New Roman" w:hAnsi="Times New Roman"/>
                <w:sz w:val="24"/>
                <w:szCs w:val="24"/>
              </w:rPr>
            </w:pPr>
            <w:del w:id="1442" w:author="tharris" w:date="2011-05-16T09:41:00Z">
              <w:r w:rsidRPr="007A7452" w:rsidDel="00743405">
                <w:rPr>
                  <w:rFonts w:ascii="Tahoma" w:hAnsi="Tahoma" w:cs="Tahoma"/>
                  <w:color w:val="191919"/>
                  <w:sz w:val="10"/>
                  <w:szCs w:val="10"/>
                </w:rPr>
                <w:delText>$1,116.00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73"/>
              <w:rPr>
                <w:del w:id="1443" w:author="tharris" w:date="2011-05-16T09:41:00Z"/>
                <w:rFonts w:ascii="Times New Roman" w:hAnsi="Times New Roman"/>
                <w:sz w:val="24"/>
                <w:szCs w:val="24"/>
              </w:rPr>
            </w:pPr>
            <w:del w:id="1444"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308" w:right="296"/>
              <w:jc w:val="center"/>
              <w:rPr>
                <w:del w:id="1445" w:author="tharris" w:date="2011-05-16T09:41:00Z"/>
                <w:rFonts w:ascii="Times New Roman" w:hAnsi="Times New Roman"/>
                <w:sz w:val="24"/>
                <w:szCs w:val="24"/>
              </w:rPr>
            </w:pPr>
            <w:del w:id="1446"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28" w:after="0" w:line="240" w:lineRule="auto"/>
              <w:ind w:left="271"/>
              <w:rPr>
                <w:del w:id="1447" w:author="tharris" w:date="2011-05-16T09:41:00Z"/>
                <w:rFonts w:ascii="Times New Roman" w:hAnsi="Times New Roman"/>
                <w:sz w:val="24"/>
                <w:szCs w:val="24"/>
              </w:rPr>
            </w:pPr>
            <w:del w:id="1448" w:author="tharris" w:date="2011-05-16T09:41:00Z">
              <w:r w:rsidRPr="007A7452" w:rsidDel="00743405">
                <w:rPr>
                  <w:rFonts w:ascii="Tahoma" w:hAnsi="Tahoma" w:cs="Tahoma"/>
                  <w:color w:val="191919"/>
                  <w:sz w:val="10"/>
                  <w:szCs w:val="10"/>
                </w:rPr>
                <w:delText>$2,281.00</w:delText>
              </w:r>
            </w:del>
          </w:p>
        </w:tc>
      </w:tr>
      <w:tr w:rsidR="00924DC4" w:rsidRPr="007A7452" w:rsidDel="00743405" w:rsidTr="00F115A7">
        <w:trPr>
          <w:trHeight w:hRule="exact" w:val="242"/>
          <w:del w:id="1449"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63"/>
              <w:rPr>
                <w:del w:id="1450" w:author="tharris" w:date="2011-05-16T09:41:00Z"/>
                <w:rFonts w:ascii="Times New Roman" w:hAnsi="Times New Roman"/>
                <w:sz w:val="24"/>
                <w:szCs w:val="24"/>
              </w:rPr>
            </w:pPr>
            <w:del w:id="1451" w:author="tharris" w:date="2011-05-16T09:41:00Z">
              <w:r w:rsidRPr="007A7452" w:rsidDel="00743405">
                <w:rPr>
                  <w:rFonts w:ascii="Tahoma" w:hAnsi="Tahoma" w:cs="Tahoma"/>
                  <w:color w:val="191919"/>
                  <w:sz w:val="10"/>
                  <w:szCs w:val="10"/>
                </w:rPr>
                <w:delText>4 BR Suite (Halls 1 &amp; 2)</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75"/>
              <w:rPr>
                <w:del w:id="1452" w:author="tharris" w:date="2011-05-16T09:41:00Z"/>
                <w:rFonts w:ascii="Times New Roman" w:hAnsi="Times New Roman"/>
                <w:sz w:val="24"/>
                <w:szCs w:val="24"/>
              </w:rPr>
            </w:pPr>
            <w:del w:id="1453" w:author="tharris" w:date="2011-05-16T09:41:00Z">
              <w:r w:rsidRPr="007A7452" w:rsidDel="00743405">
                <w:rPr>
                  <w:rFonts w:ascii="Tahoma" w:hAnsi="Tahoma" w:cs="Tahoma"/>
                  <w:color w:val="191919"/>
                  <w:sz w:val="10"/>
                  <w:szCs w:val="10"/>
                </w:rPr>
                <w:delText>$1</w:delText>
              </w:r>
              <w:r w:rsidRPr="007A7452" w:rsidDel="00743405">
                <w:rPr>
                  <w:rFonts w:ascii="Tahoma" w:hAnsi="Tahoma" w:cs="Tahoma"/>
                  <w:color w:val="191919"/>
                  <w:spacing w:val="-2"/>
                  <w:sz w:val="10"/>
                  <w:szCs w:val="10"/>
                </w:rPr>
                <w:delText>,</w:delText>
              </w:r>
              <w:r w:rsidRPr="007A7452" w:rsidDel="00743405">
                <w:rPr>
                  <w:rFonts w:ascii="Tahoma" w:hAnsi="Tahoma" w:cs="Tahoma"/>
                  <w:color w:val="191919"/>
                  <w:sz w:val="10"/>
                  <w:szCs w:val="10"/>
                </w:rPr>
                <w:delText>733.00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73"/>
              <w:rPr>
                <w:del w:id="1454" w:author="tharris" w:date="2011-05-16T09:41:00Z"/>
                <w:rFonts w:ascii="Times New Roman" w:hAnsi="Times New Roman"/>
                <w:sz w:val="24"/>
                <w:szCs w:val="24"/>
              </w:rPr>
            </w:pPr>
            <w:del w:id="1455" w:author="tharris" w:date="2011-05-16T09:41:00Z">
              <w:r w:rsidRPr="007A7452" w:rsidDel="00743405">
                <w:rPr>
                  <w:rFonts w:ascii="Tahoma" w:hAnsi="Tahoma" w:cs="Tahoma"/>
                  <w:color w:val="191919"/>
                  <w:sz w:val="10"/>
                  <w:szCs w:val="10"/>
                </w:rPr>
                <w:delText>$1,120.00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308" w:right="296"/>
              <w:jc w:val="center"/>
              <w:rPr>
                <w:del w:id="1456" w:author="tharris" w:date="2011-05-16T09:41:00Z"/>
                <w:rFonts w:ascii="Times New Roman" w:hAnsi="Times New Roman"/>
                <w:sz w:val="24"/>
                <w:szCs w:val="24"/>
              </w:rPr>
            </w:pPr>
            <w:del w:id="1457"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41" w:after="0" w:line="240" w:lineRule="auto"/>
              <w:ind w:left="271"/>
              <w:rPr>
                <w:del w:id="1458" w:author="tharris" w:date="2011-05-16T09:41:00Z"/>
                <w:rFonts w:ascii="Times New Roman" w:hAnsi="Times New Roman"/>
                <w:sz w:val="24"/>
                <w:szCs w:val="24"/>
              </w:rPr>
            </w:pPr>
            <w:del w:id="1459" w:author="tharris" w:date="2011-05-16T09:41:00Z">
              <w:r w:rsidRPr="007A7452" w:rsidDel="00743405">
                <w:rPr>
                  <w:rFonts w:ascii="Tahoma" w:hAnsi="Tahoma" w:cs="Tahoma"/>
                  <w:color w:val="191919"/>
                  <w:sz w:val="10"/>
                  <w:szCs w:val="10"/>
                </w:rPr>
                <w:delText>$2,898.00</w:delText>
              </w:r>
            </w:del>
          </w:p>
        </w:tc>
      </w:tr>
      <w:tr w:rsidR="00924DC4" w:rsidRPr="007A7452" w:rsidDel="00743405" w:rsidTr="00F115A7">
        <w:trPr>
          <w:trHeight w:hRule="exact" w:val="284"/>
          <w:del w:id="1460" w:author="tharris" w:date="2011-05-16T09:41:00Z"/>
        </w:trPr>
        <w:tc>
          <w:tcPr>
            <w:tcW w:w="150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40"/>
              <w:rPr>
                <w:del w:id="1461" w:author="tharris" w:date="2011-05-16T09:41:00Z"/>
                <w:rFonts w:ascii="Times New Roman" w:hAnsi="Times New Roman"/>
                <w:sz w:val="24"/>
                <w:szCs w:val="24"/>
              </w:rPr>
            </w:pPr>
            <w:del w:id="1462" w:author="tharris" w:date="2011-05-16T09:41:00Z">
              <w:r w:rsidRPr="007A7452" w:rsidDel="00743405">
                <w:rPr>
                  <w:rFonts w:ascii="Tahoma" w:hAnsi="Tahoma" w:cs="Tahoma"/>
                  <w:color w:val="191919"/>
                  <w:sz w:val="10"/>
                  <w:szCs w:val="10"/>
                </w:rPr>
                <w:delText>4 BR Apart. (Halls 3 &amp; 4)</w:delText>
              </w:r>
            </w:del>
          </w:p>
        </w:tc>
        <w:tc>
          <w:tcPr>
            <w:tcW w:w="1190"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374"/>
              <w:rPr>
                <w:del w:id="1463" w:author="tharris" w:date="2011-05-16T09:41:00Z"/>
                <w:rFonts w:ascii="Times New Roman" w:hAnsi="Times New Roman"/>
                <w:sz w:val="24"/>
                <w:szCs w:val="24"/>
              </w:rPr>
            </w:pPr>
            <w:del w:id="1464" w:author="tharris" w:date="2011-05-16T09:41:00Z">
              <w:r w:rsidRPr="007A7452" w:rsidDel="00743405">
                <w:rPr>
                  <w:rFonts w:ascii="Tahoma" w:hAnsi="Tahoma" w:cs="Tahoma"/>
                  <w:color w:val="191919"/>
                  <w:sz w:val="10"/>
                  <w:szCs w:val="10"/>
                </w:rPr>
                <w:delText>$1,995.00</w:delText>
              </w:r>
            </w:del>
          </w:p>
        </w:tc>
        <w:tc>
          <w:tcPr>
            <w:tcW w:w="1099"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416"/>
              <w:rPr>
                <w:del w:id="1465" w:author="tharris" w:date="2011-05-16T09:41:00Z"/>
                <w:rFonts w:ascii="Times New Roman" w:hAnsi="Times New Roman"/>
                <w:sz w:val="24"/>
                <w:szCs w:val="24"/>
              </w:rPr>
            </w:pPr>
            <w:del w:id="1466" w:author="tharris" w:date="2011-05-16T09:41:00Z">
              <w:r w:rsidRPr="007A7452" w:rsidDel="00743405">
                <w:rPr>
                  <w:rFonts w:ascii="Tahoma" w:hAnsi="Tahoma" w:cs="Tahoma"/>
                  <w:color w:val="191919"/>
                  <w:sz w:val="10"/>
                  <w:szCs w:val="10"/>
                </w:rPr>
                <w:delText>$440.00</w:delText>
              </w:r>
            </w:del>
          </w:p>
        </w:tc>
        <w:tc>
          <w:tcPr>
            <w:tcW w:w="962"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308" w:right="296"/>
              <w:jc w:val="center"/>
              <w:rPr>
                <w:del w:id="1467" w:author="tharris" w:date="2011-05-16T09:41:00Z"/>
                <w:rFonts w:ascii="Times New Roman" w:hAnsi="Times New Roman"/>
                <w:sz w:val="24"/>
                <w:szCs w:val="24"/>
              </w:rPr>
            </w:pPr>
            <w:del w:id="1468" w:author="tharris" w:date="2011-05-16T09:41:00Z">
              <w:r w:rsidRPr="007A7452" w:rsidDel="00743405">
                <w:rPr>
                  <w:rFonts w:ascii="Tahoma" w:hAnsi="Tahoma" w:cs="Tahoma"/>
                  <w:color w:val="191919"/>
                  <w:sz w:val="10"/>
                  <w:szCs w:val="10"/>
                </w:rPr>
                <w:delText>$45.00</w:delText>
              </w:r>
            </w:del>
          </w:p>
        </w:tc>
        <w:tc>
          <w:tcPr>
            <w:tcW w:w="753" w:type="dxa"/>
            <w:tcBorders>
              <w:top w:val="nil"/>
              <w:left w:val="nil"/>
              <w:bottom w:val="nil"/>
              <w:right w:val="nil"/>
            </w:tcBorders>
          </w:tcPr>
          <w:p w:rsidR="00924DC4" w:rsidRPr="007A7452" w:rsidDel="00743405" w:rsidRDefault="00924DC4" w:rsidP="00F115A7">
            <w:pPr>
              <w:widowControl w:val="0"/>
              <w:autoSpaceDE w:val="0"/>
              <w:autoSpaceDN w:val="0"/>
              <w:adjustRightInd w:val="0"/>
              <w:spacing w:before="67" w:after="0" w:line="240" w:lineRule="auto"/>
              <w:ind w:left="271"/>
              <w:rPr>
                <w:del w:id="1469" w:author="tharris" w:date="2011-05-16T09:41:00Z"/>
                <w:rFonts w:ascii="Times New Roman" w:hAnsi="Times New Roman"/>
                <w:sz w:val="24"/>
                <w:szCs w:val="24"/>
              </w:rPr>
            </w:pPr>
            <w:del w:id="1470" w:author="tharris" w:date="2011-05-16T09:41:00Z">
              <w:r w:rsidRPr="007A7452" w:rsidDel="00743405">
                <w:rPr>
                  <w:rFonts w:ascii="Tahoma" w:hAnsi="Tahoma" w:cs="Tahoma"/>
                  <w:color w:val="191919"/>
                  <w:sz w:val="10"/>
                  <w:szCs w:val="10"/>
                </w:rPr>
                <w:delText>$2,480.00</w:delText>
              </w:r>
            </w:del>
          </w:p>
        </w:tc>
      </w:tr>
    </w:tbl>
    <w:p w:rsidR="00924DC4" w:rsidDel="00743405" w:rsidRDefault="00924DC4" w:rsidP="00924DC4">
      <w:pPr>
        <w:widowControl w:val="0"/>
        <w:autoSpaceDE w:val="0"/>
        <w:autoSpaceDN w:val="0"/>
        <w:adjustRightInd w:val="0"/>
        <w:spacing w:before="41" w:after="0" w:line="240" w:lineRule="auto"/>
        <w:ind w:left="1050" w:right="3253"/>
        <w:jc w:val="both"/>
        <w:rPr>
          <w:del w:id="1471" w:author="tharris" w:date="2011-05-16T09:41:00Z"/>
          <w:rFonts w:ascii="Times New Roman" w:hAnsi="Times New Roman"/>
          <w:color w:val="000000"/>
          <w:sz w:val="18"/>
          <w:szCs w:val="18"/>
        </w:rPr>
      </w:pPr>
      <w:del w:id="1472" w:author="tharris" w:date="2011-05-16T09:41:00Z">
        <w:r w:rsidDel="00743405">
          <w:rPr>
            <w:rFonts w:ascii="Times New Roman" w:hAnsi="Times New Roman"/>
            <w:color w:val="191919"/>
            <w:spacing w:val="-2"/>
            <w:sz w:val="18"/>
            <w:szCs w:val="18"/>
          </w:rPr>
          <w:delText>*Informatio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guarantee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tuitio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foun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R="007B3518" w:rsidRPr="007B3518" w:rsidDel="00743405">
          <w:fldChar w:fldCharType="begin"/>
        </w:r>
        <w:r w:rsidR="00F115A7" w:rsidDel="00743405">
          <w:delInstrText xml:space="preserve"> HYPERLINK "http://www.usg.edu/news/2007/050207.phtml" </w:delInstrText>
        </w:r>
        <w:r w:rsidR="007B3518" w:rsidRPr="007B3518" w:rsidDel="00743405">
          <w:fldChar w:fldCharType="separate"/>
        </w:r>
        <w:r w:rsidDel="00743405">
          <w:rPr>
            <w:rFonts w:ascii="Times New Roman" w:hAnsi="Times New Roman"/>
            <w:color w:val="191919"/>
            <w:spacing w:val="-2"/>
            <w:sz w:val="18"/>
            <w:szCs w:val="18"/>
          </w:rPr>
          <w:delText>htttp://ww</w:delText>
        </w:r>
        <w:r w:rsidDel="00743405">
          <w:rPr>
            <w:rFonts w:ascii="Times New Roman" w:hAnsi="Times New Roman"/>
            <w:color w:val="191919"/>
            <w:spacing w:val="-13"/>
            <w:sz w:val="18"/>
            <w:szCs w:val="18"/>
          </w:rPr>
          <w:delText>w</w:delText>
        </w:r>
        <w:r w:rsidDel="00743405">
          <w:rPr>
            <w:rFonts w:ascii="Times New Roman" w:hAnsi="Times New Roman"/>
            <w:color w:val="191919"/>
            <w:spacing w:val="-2"/>
            <w:sz w:val="18"/>
            <w:szCs w:val="18"/>
          </w:rPr>
          <w:delText>.usg.edu/news/2007/050207.phtml</w:delText>
        </w:r>
        <w:r w:rsidR="007B3518" w:rsidDel="00743405">
          <w:rPr>
            <w:rFonts w:ascii="Times New Roman" w:hAnsi="Times New Roman"/>
            <w:color w:val="191919"/>
            <w:spacing w:val="-2"/>
            <w:sz w:val="18"/>
            <w:szCs w:val="18"/>
          </w:rPr>
          <w:fldChar w:fldCharType="end"/>
        </w:r>
      </w:del>
    </w:p>
    <w:p w:rsidR="00924DC4" w:rsidDel="00743405" w:rsidRDefault="00924DC4" w:rsidP="00924DC4">
      <w:pPr>
        <w:widowControl w:val="0"/>
        <w:autoSpaceDE w:val="0"/>
        <w:autoSpaceDN w:val="0"/>
        <w:adjustRightInd w:val="0"/>
        <w:spacing w:before="6" w:after="0" w:line="170" w:lineRule="exact"/>
        <w:rPr>
          <w:del w:id="1473" w:author="tharris" w:date="2011-05-16T09:41:00Z"/>
          <w:rFonts w:ascii="Times New Roman" w:hAnsi="Times New Roman"/>
          <w:color w:val="000000"/>
          <w:sz w:val="17"/>
          <w:szCs w:val="17"/>
        </w:rPr>
      </w:pPr>
    </w:p>
    <w:p w:rsidR="00924DC4" w:rsidDel="00743405" w:rsidRDefault="00924DC4" w:rsidP="00924DC4">
      <w:pPr>
        <w:widowControl w:val="0"/>
        <w:autoSpaceDE w:val="0"/>
        <w:autoSpaceDN w:val="0"/>
        <w:adjustRightInd w:val="0"/>
        <w:spacing w:after="0" w:line="240" w:lineRule="auto"/>
        <w:ind w:left="1020" w:right="7691"/>
        <w:jc w:val="both"/>
        <w:rPr>
          <w:del w:id="1474" w:author="tharris" w:date="2011-05-16T09:41:00Z"/>
          <w:rFonts w:ascii="Times New Roman" w:hAnsi="Times New Roman"/>
          <w:color w:val="000000"/>
          <w:sz w:val="18"/>
          <w:szCs w:val="18"/>
        </w:rPr>
      </w:pPr>
      <w:del w:id="1475" w:author="tharris" w:date="2011-05-16T09:41:00Z">
        <w:r w:rsidDel="00743405">
          <w:rPr>
            <w:rFonts w:ascii="Times New Roman" w:hAnsi="Times New Roman"/>
            <w:b/>
            <w:bCs/>
            <w:color w:val="191919"/>
            <w:spacing w:val="-2"/>
            <w:sz w:val="24"/>
            <w:szCs w:val="24"/>
          </w:rPr>
          <w:delText>R</w:delText>
        </w:r>
        <w:r w:rsidDel="00743405">
          <w:rPr>
            <w:rFonts w:ascii="Times New Roman" w:hAnsi="Times New Roman"/>
            <w:b/>
            <w:bCs/>
            <w:color w:val="191919"/>
            <w:spacing w:val="-2"/>
            <w:sz w:val="18"/>
            <w:szCs w:val="18"/>
          </w:rPr>
          <w:delText>E</w:delText>
        </w:r>
        <w:r w:rsidDel="00743405">
          <w:rPr>
            <w:rFonts w:ascii="Times New Roman" w:hAnsi="Times New Roman"/>
            <w:b/>
            <w:bCs/>
            <w:color w:val="191919"/>
            <w:spacing w:val="-16"/>
            <w:sz w:val="18"/>
            <w:szCs w:val="18"/>
          </w:rPr>
          <w:delText>P</w:delText>
        </w:r>
        <w:r w:rsidDel="00743405">
          <w:rPr>
            <w:rFonts w:ascii="Times New Roman" w:hAnsi="Times New Roman"/>
            <w:b/>
            <w:bCs/>
            <w:color w:val="191919"/>
            <w:spacing w:val="-19"/>
            <w:sz w:val="18"/>
            <w:szCs w:val="18"/>
          </w:rPr>
          <w:delText>A</w:delText>
        </w:r>
        <w:r w:rsidDel="00743405">
          <w:rPr>
            <w:rFonts w:ascii="Times New Roman" w:hAnsi="Times New Roman"/>
            <w:b/>
            <w:bCs/>
            <w:color w:val="191919"/>
            <w:spacing w:val="-2"/>
            <w:sz w:val="18"/>
            <w:szCs w:val="18"/>
          </w:rPr>
          <w:delText>YMEN</w:delText>
        </w:r>
        <w:r w:rsidDel="00743405">
          <w:rPr>
            <w:rFonts w:ascii="Times New Roman" w:hAnsi="Times New Roman"/>
            <w:b/>
            <w:bCs/>
            <w:color w:val="191919"/>
            <w:sz w:val="18"/>
            <w:szCs w:val="18"/>
          </w:rPr>
          <w:delText>T</w:delText>
        </w:r>
        <w:r w:rsidDel="00743405">
          <w:rPr>
            <w:rFonts w:ascii="Times New Roman" w:hAnsi="Times New Roman"/>
            <w:b/>
            <w:bCs/>
            <w:color w:val="191919"/>
            <w:spacing w:val="7"/>
            <w:sz w:val="18"/>
            <w:szCs w:val="18"/>
          </w:rPr>
          <w:delText xml:space="preserve"> </w:delText>
        </w:r>
        <w:r w:rsidDel="00743405">
          <w:rPr>
            <w:rFonts w:ascii="Times New Roman" w:hAnsi="Times New Roman"/>
            <w:b/>
            <w:bCs/>
            <w:color w:val="191919"/>
            <w:spacing w:val="-2"/>
            <w:sz w:val="24"/>
            <w:szCs w:val="24"/>
          </w:rPr>
          <w:delText>O</w:delText>
        </w:r>
        <w:r w:rsidDel="00743405">
          <w:rPr>
            <w:rFonts w:ascii="Times New Roman" w:hAnsi="Times New Roman"/>
            <w:b/>
            <w:bCs/>
            <w:color w:val="191919"/>
            <w:spacing w:val="-2"/>
            <w:sz w:val="18"/>
            <w:szCs w:val="18"/>
          </w:rPr>
          <w:delText>BLIG</w:delText>
        </w:r>
        <w:r w:rsidDel="00743405">
          <w:rPr>
            <w:rFonts w:ascii="Times New Roman" w:hAnsi="Times New Roman"/>
            <w:b/>
            <w:bCs/>
            <w:color w:val="191919"/>
            <w:spacing w:val="-16"/>
            <w:sz w:val="18"/>
            <w:szCs w:val="18"/>
          </w:rPr>
          <w:delText>A</w:delText>
        </w:r>
        <w:r w:rsidDel="00743405">
          <w:rPr>
            <w:rFonts w:ascii="Times New Roman" w:hAnsi="Times New Roman"/>
            <w:b/>
            <w:bCs/>
            <w:color w:val="191919"/>
            <w:spacing w:val="-2"/>
            <w:sz w:val="18"/>
            <w:szCs w:val="18"/>
          </w:rPr>
          <w:delText>TIONS</w:delText>
        </w:r>
      </w:del>
    </w:p>
    <w:p w:rsidR="00924DC4" w:rsidDel="00743405" w:rsidRDefault="00924DC4" w:rsidP="00924DC4">
      <w:pPr>
        <w:widowControl w:val="0"/>
        <w:autoSpaceDE w:val="0"/>
        <w:autoSpaceDN w:val="0"/>
        <w:adjustRightInd w:val="0"/>
        <w:spacing w:before="30" w:after="0" w:line="250" w:lineRule="auto"/>
        <w:ind w:left="1020" w:right="112"/>
        <w:jc w:val="both"/>
        <w:rPr>
          <w:del w:id="1476" w:author="tharris" w:date="2011-05-16T09:41:00Z"/>
          <w:rFonts w:ascii="Times New Roman" w:hAnsi="Times New Roman"/>
          <w:color w:val="000000"/>
          <w:sz w:val="18"/>
          <w:szCs w:val="18"/>
        </w:rPr>
      </w:pPr>
      <w:del w:id="1477"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nee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repa</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establishe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eligibilit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fi- 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repai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days.</w:delText>
        </w:r>
      </w:del>
    </w:p>
    <w:p w:rsidR="00924DC4" w:rsidDel="00743405" w:rsidRDefault="00924DC4" w:rsidP="00924DC4">
      <w:pPr>
        <w:widowControl w:val="0"/>
        <w:autoSpaceDE w:val="0"/>
        <w:autoSpaceDN w:val="0"/>
        <w:adjustRightInd w:val="0"/>
        <w:spacing w:before="16" w:after="0" w:line="200" w:lineRule="exact"/>
        <w:rPr>
          <w:del w:id="1478"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020" w:right="111"/>
        <w:jc w:val="both"/>
        <w:rPr>
          <w:del w:id="1479" w:author="tharris" w:date="2011-05-16T09:41:00Z"/>
          <w:rFonts w:ascii="Times New Roman" w:hAnsi="Times New Roman"/>
          <w:color w:val="000000"/>
          <w:sz w:val="18"/>
          <w:szCs w:val="18"/>
        </w:rPr>
      </w:pPr>
      <w:del w:id="1480"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atten</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classes</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w:delText>
        </w:r>
        <w:r w:rsidDel="00743405">
          <w:rPr>
            <w:rFonts w:ascii="Times New Roman" w:hAnsi="Times New Roman"/>
            <w:color w:val="191919"/>
            <w:sz w:val="18"/>
            <w:szCs w:val="18"/>
          </w:rPr>
          <w:delText>e</w:delText>
        </w:r>
        <w:r w:rsidDel="00743405">
          <w:rPr>
            <w:rFonts w:ascii="Times New Roman" w:hAnsi="Times New Roman"/>
            <w:color w:val="191919"/>
            <w:spacing w:val="-2"/>
            <w:sz w:val="18"/>
            <w:szCs w:val="18"/>
          </w:rPr>
          <w:delText xml:space="preserve"> you</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repaymen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regulations</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repaymen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calculatio</w:delText>
        </w:r>
        <w:r w:rsidDel="00743405">
          <w:rPr>
            <w:rFonts w:ascii="Times New Roman" w:hAnsi="Times New Roman"/>
            <w:color w:val="191919"/>
            <w:sz w:val="18"/>
            <w:szCs w:val="18"/>
          </w:rPr>
          <w:delText>n</w:delText>
        </w:r>
        <w:r w:rsidDel="00743405">
          <w:rPr>
            <w:rFonts w:ascii="Times New Roman" w:hAnsi="Times New Roman"/>
            <w:color w:val="191919"/>
            <w:spacing w:val="-2"/>
            <w:sz w:val="18"/>
            <w:szCs w:val="18"/>
          </w:rPr>
          <w:delText xml:space="preserve"> i</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base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time yo</w:delText>
        </w:r>
        <w:r w:rsidDel="00743405">
          <w:rPr>
            <w:rFonts w:ascii="Times New Roman" w:hAnsi="Times New Roman"/>
            <w:color w:val="191919"/>
            <w:sz w:val="18"/>
            <w:szCs w:val="18"/>
          </w:rPr>
          <w:delText>u</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attende</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program</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withdrawa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date</w:delText>
        </w:r>
        <w:r w:rsidDel="00743405">
          <w:rPr>
            <w:rFonts w:ascii="Times New Roman" w:hAnsi="Times New Roman"/>
            <w:color w:val="191919"/>
            <w:sz w:val="18"/>
            <w:szCs w:val="18"/>
          </w:rPr>
          <w:delTex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typ</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received</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calculation</w:delText>
        </w:r>
        <w:r w:rsidDel="00743405">
          <w:rPr>
            <w:rFonts w:ascii="Times New Roman" w:hAnsi="Times New Roman"/>
            <w:color w:val="191919"/>
            <w:sz w:val="18"/>
            <w:szCs w:val="18"/>
          </w:rPr>
          <w:delText>s</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identif</w:delText>
        </w:r>
        <w:r w:rsidDel="00743405">
          <w:rPr>
            <w:rFonts w:ascii="Times New Roman" w:hAnsi="Times New Roman"/>
            <w:color w:val="191919"/>
            <w:sz w:val="18"/>
            <w:szCs w:val="18"/>
          </w:rPr>
          <w:delText>y</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aid 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semeste</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yo</w:delText>
        </w:r>
        <w:r w:rsidDel="00743405">
          <w:rPr>
            <w:rFonts w:ascii="Times New Roman" w:hAnsi="Times New Roman"/>
            <w:color w:val="191919"/>
            <w:sz w:val="18"/>
            <w:szCs w:val="18"/>
          </w:rPr>
          <w:delText>u</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Education.</w:delText>
        </w:r>
      </w:del>
    </w:p>
    <w:p w:rsidR="00924DC4" w:rsidDel="00743405" w:rsidRDefault="00924DC4" w:rsidP="00924DC4">
      <w:pPr>
        <w:widowControl w:val="0"/>
        <w:autoSpaceDE w:val="0"/>
        <w:autoSpaceDN w:val="0"/>
        <w:adjustRightInd w:val="0"/>
        <w:spacing w:before="8" w:after="0" w:line="190" w:lineRule="exact"/>
        <w:rPr>
          <w:del w:id="1481" w:author="tharris" w:date="2011-05-16T09:41:00Z"/>
          <w:rFonts w:ascii="Times New Roman" w:hAnsi="Times New Roman"/>
          <w:color w:val="000000"/>
          <w:sz w:val="19"/>
          <w:szCs w:val="19"/>
        </w:rPr>
      </w:pPr>
    </w:p>
    <w:p w:rsidR="00924DC4" w:rsidDel="00743405" w:rsidRDefault="00924DC4" w:rsidP="00924DC4">
      <w:pPr>
        <w:widowControl w:val="0"/>
        <w:autoSpaceDE w:val="0"/>
        <w:autoSpaceDN w:val="0"/>
        <w:adjustRightInd w:val="0"/>
        <w:spacing w:after="0" w:line="240" w:lineRule="auto"/>
        <w:ind w:left="1020" w:right="4953"/>
        <w:jc w:val="both"/>
        <w:rPr>
          <w:del w:id="1482" w:author="tharris" w:date="2011-05-16T09:41:00Z"/>
          <w:rFonts w:ascii="Times New Roman" w:hAnsi="Times New Roman"/>
          <w:color w:val="000000"/>
          <w:sz w:val="24"/>
          <w:szCs w:val="24"/>
        </w:rPr>
      </w:pPr>
      <w:del w:id="1483" w:author="tharris" w:date="2011-05-16T09:41:00Z">
        <w:r w:rsidDel="00743405">
          <w:rPr>
            <w:rFonts w:ascii="Times New Roman" w:hAnsi="Times New Roman"/>
            <w:b/>
            <w:bCs/>
            <w:color w:val="191919"/>
            <w:spacing w:val="-2"/>
            <w:sz w:val="24"/>
            <w:szCs w:val="24"/>
          </w:rPr>
          <w:delText>P</w:delText>
        </w:r>
        <w:r w:rsidDel="00743405">
          <w:rPr>
            <w:rFonts w:ascii="Times New Roman" w:hAnsi="Times New Roman"/>
            <w:b/>
            <w:bCs/>
            <w:color w:val="191919"/>
            <w:spacing w:val="-2"/>
            <w:sz w:val="18"/>
            <w:szCs w:val="18"/>
          </w:rPr>
          <w:delText>ROCEDURE</w:delText>
        </w:r>
        <w:r w:rsidDel="00743405">
          <w:rPr>
            <w:rFonts w:ascii="Times New Roman" w:hAnsi="Times New Roman"/>
            <w:b/>
            <w:bCs/>
            <w:color w:val="191919"/>
            <w:sz w:val="18"/>
            <w:szCs w:val="18"/>
          </w:rPr>
          <w:delText>S</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18"/>
            <w:szCs w:val="18"/>
          </w:rPr>
          <w:delText>FO</w:delText>
        </w:r>
        <w:r w:rsidDel="00743405">
          <w:rPr>
            <w:rFonts w:ascii="Times New Roman" w:hAnsi="Times New Roman"/>
            <w:b/>
            <w:bCs/>
            <w:color w:val="191919"/>
            <w:sz w:val="18"/>
            <w:szCs w:val="18"/>
          </w:rPr>
          <w:delText>R</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R</w:delText>
        </w:r>
        <w:r w:rsidDel="00743405">
          <w:rPr>
            <w:rFonts w:ascii="Times New Roman" w:hAnsi="Times New Roman"/>
            <w:b/>
            <w:bCs/>
            <w:color w:val="191919"/>
            <w:spacing w:val="-2"/>
            <w:sz w:val="18"/>
            <w:szCs w:val="18"/>
          </w:rPr>
          <w:delText>ETUR</w:delText>
        </w:r>
        <w:r w:rsidDel="00743405">
          <w:rPr>
            <w:rFonts w:ascii="Times New Roman" w:hAnsi="Times New Roman"/>
            <w:b/>
            <w:bCs/>
            <w:color w:val="191919"/>
            <w:sz w:val="18"/>
            <w:szCs w:val="18"/>
          </w:rPr>
          <w:delText>N</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18"/>
            <w:szCs w:val="18"/>
          </w:rPr>
          <w:delText>O</w:delText>
        </w:r>
        <w:r w:rsidDel="00743405">
          <w:rPr>
            <w:rFonts w:ascii="Times New Roman" w:hAnsi="Times New Roman"/>
            <w:b/>
            <w:bCs/>
            <w:color w:val="191919"/>
            <w:sz w:val="18"/>
            <w:szCs w:val="18"/>
          </w:rPr>
          <w:delText>F</w:delText>
        </w:r>
        <w:r w:rsidDel="00743405">
          <w:rPr>
            <w:rFonts w:ascii="Times New Roman" w:hAnsi="Times New Roman"/>
            <w:b/>
            <w:bCs/>
            <w:color w:val="191919"/>
            <w:spacing w:val="-1"/>
            <w:sz w:val="18"/>
            <w:szCs w:val="18"/>
          </w:rPr>
          <w:delText xml:space="preserve"> </w:delText>
        </w:r>
        <w:r w:rsidDel="00743405">
          <w:rPr>
            <w:rFonts w:ascii="Times New Roman" w:hAnsi="Times New Roman"/>
            <w:b/>
            <w:bCs/>
            <w:color w:val="191919"/>
            <w:spacing w:val="-2"/>
            <w:sz w:val="24"/>
            <w:szCs w:val="24"/>
          </w:rPr>
          <w:delText>T</w:delText>
        </w:r>
        <w:r w:rsidDel="00743405">
          <w:rPr>
            <w:rFonts w:ascii="Times New Roman" w:hAnsi="Times New Roman"/>
            <w:b/>
            <w:bCs/>
            <w:color w:val="191919"/>
            <w:spacing w:val="-2"/>
            <w:sz w:val="18"/>
            <w:szCs w:val="18"/>
          </w:rPr>
          <w:delText>ITL</w:delText>
        </w:r>
        <w:r w:rsidDel="00743405">
          <w:rPr>
            <w:rFonts w:ascii="Times New Roman" w:hAnsi="Times New Roman"/>
            <w:b/>
            <w:bCs/>
            <w:color w:val="191919"/>
            <w:sz w:val="18"/>
            <w:szCs w:val="18"/>
          </w:rPr>
          <w:delText>E</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I</w:delText>
        </w:r>
        <w:r w:rsidDel="00743405">
          <w:rPr>
            <w:rFonts w:ascii="Times New Roman" w:hAnsi="Times New Roman"/>
            <w:b/>
            <w:bCs/>
            <w:color w:val="191919"/>
            <w:sz w:val="24"/>
            <w:szCs w:val="24"/>
          </w:rPr>
          <w:delText>V</w:delText>
        </w:r>
        <w:r w:rsidDel="00743405">
          <w:rPr>
            <w:rFonts w:ascii="Times New Roman" w:hAnsi="Times New Roman"/>
            <w:b/>
            <w:bCs/>
            <w:color w:val="191919"/>
            <w:spacing w:val="-9"/>
            <w:sz w:val="24"/>
            <w:szCs w:val="24"/>
          </w:rPr>
          <w:delText xml:space="preserve"> </w:delText>
        </w:r>
        <w:r w:rsidDel="00743405">
          <w:rPr>
            <w:rFonts w:ascii="Times New Roman" w:hAnsi="Times New Roman"/>
            <w:b/>
            <w:bCs/>
            <w:color w:val="191919"/>
            <w:spacing w:val="-2"/>
            <w:sz w:val="24"/>
            <w:szCs w:val="24"/>
          </w:rPr>
          <w:delText>F</w:delText>
        </w:r>
        <w:r w:rsidDel="00743405">
          <w:rPr>
            <w:rFonts w:ascii="Times New Roman" w:hAnsi="Times New Roman"/>
            <w:b/>
            <w:bCs/>
            <w:color w:val="191919"/>
            <w:spacing w:val="-2"/>
            <w:sz w:val="18"/>
            <w:szCs w:val="18"/>
          </w:rPr>
          <w:delText>UND</w:delText>
        </w:r>
        <w:r w:rsidDel="00743405">
          <w:rPr>
            <w:rFonts w:ascii="Times New Roman" w:hAnsi="Times New Roman"/>
            <w:b/>
            <w:bCs/>
            <w:color w:val="191919"/>
            <w:sz w:val="18"/>
            <w:szCs w:val="18"/>
          </w:rPr>
          <w:delText>S</w:delText>
        </w:r>
        <w:r w:rsidDel="00743405">
          <w:rPr>
            <w:rFonts w:ascii="Times New Roman" w:hAnsi="Times New Roman"/>
            <w:b/>
            <w:bCs/>
            <w:color w:val="191919"/>
            <w:spacing w:val="10"/>
            <w:sz w:val="18"/>
            <w:szCs w:val="18"/>
          </w:rPr>
          <w:delText xml:space="preserve"> </w:delText>
        </w:r>
        <w:r w:rsidDel="00743405">
          <w:rPr>
            <w:rFonts w:ascii="Times New Roman" w:hAnsi="Times New Roman"/>
            <w:b/>
            <w:bCs/>
            <w:color w:val="191919"/>
            <w:spacing w:val="-2"/>
            <w:sz w:val="24"/>
            <w:szCs w:val="24"/>
          </w:rPr>
          <w:delText>(R2T4)</w:delText>
        </w:r>
      </w:del>
    </w:p>
    <w:p w:rsidR="00924DC4" w:rsidDel="00743405" w:rsidRDefault="00924DC4" w:rsidP="00924DC4">
      <w:pPr>
        <w:widowControl w:val="0"/>
        <w:autoSpaceDE w:val="0"/>
        <w:autoSpaceDN w:val="0"/>
        <w:adjustRightInd w:val="0"/>
        <w:spacing w:before="30" w:after="0" w:line="250" w:lineRule="auto"/>
        <w:ind w:left="1020" w:right="111"/>
        <w:jc w:val="both"/>
        <w:rPr>
          <w:del w:id="1484" w:author="tharris" w:date="2011-05-16T09:41:00Z"/>
          <w:rFonts w:ascii="Times New Roman" w:hAnsi="Times New Roman"/>
          <w:color w:val="000000"/>
          <w:sz w:val="18"/>
          <w:szCs w:val="18"/>
        </w:rPr>
      </w:pPr>
      <w:del w:id="1485"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tota</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and/o</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earne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les</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di</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ferenc</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be- twee</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thes</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amount</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returne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 xml:space="preserve">V </w:delText>
        </w:r>
        <w:r w:rsidDel="00743405">
          <w:rPr>
            <w:rFonts w:ascii="Times New Roman" w:hAnsi="Times New Roman"/>
            <w:color w:val="191919"/>
            <w:spacing w:val="-2"/>
            <w:sz w:val="18"/>
            <w:szCs w:val="18"/>
          </w:rPr>
          <w:delText>progra</w:delText>
        </w:r>
        <w:r w:rsidDel="00743405">
          <w:rPr>
            <w:rFonts w:ascii="Times New Roman" w:hAnsi="Times New Roman"/>
            <w:color w:val="191919"/>
            <w:sz w:val="18"/>
            <w:szCs w:val="18"/>
          </w:rPr>
          <w:delText>m</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followin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orde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priorit</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w:delText>
        </w:r>
        <w:r w:rsidDel="00743405">
          <w:rPr>
            <w:rFonts w:ascii="Times New Roman" w:hAnsi="Times New Roman"/>
            <w:color w:val="191919"/>
            <w:sz w:val="18"/>
            <w:szCs w:val="18"/>
          </w:rPr>
          <w:delText>t</w:delText>
        </w:r>
        <w:r w:rsidDel="00743405">
          <w:rPr>
            <w:rFonts w:ascii="Times New Roman" w:hAnsi="Times New Roman"/>
            <w:color w:val="191919"/>
            <w:spacing w:val="2"/>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excee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the amoun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originall</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disbursed):</w:delText>
        </w:r>
      </w:del>
    </w:p>
    <w:p w:rsidR="00924DC4" w:rsidDel="00743405" w:rsidRDefault="00924DC4" w:rsidP="00924DC4">
      <w:pPr>
        <w:widowControl w:val="0"/>
        <w:autoSpaceDE w:val="0"/>
        <w:autoSpaceDN w:val="0"/>
        <w:adjustRightInd w:val="0"/>
        <w:spacing w:before="6" w:after="0" w:line="170" w:lineRule="exact"/>
        <w:rPr>
          <w:del w:id="1486" w:author="tharris" w:date="2011-05-16T09:41:00Z"/>
          <w:rFonts w:ascii="Times New Roman" w:hAnsi="Times New Roman"/>
          <w:color w:val="000000"/>
          <w:sz w:val="17"/>
          <w:szCs w:val="17"/>
        </w:rPr>
      </w:pPr>
    </w:p>
    <w:p w:rsidR="00924DC4" w:rsidDel="00743405" w:rsidRDefault="00924DC4" w:rsidP="00924DC4">
      <w:pPr>
        <w:widowControl w:val="0"/>
        <w:autoSpaceDE w:val="0"/>
        <w:autoSpaceDN w:val="0"/>
        <w:adjustRightInd w:val="0"/>
        <w:spacing w:before="6" w:after="0" w:line="170" w:lineRule="exact"/>
        <w:rPr>
          <w:del w:id="1487" w:author="tharris" w:date="2011-05-16T09:41:00Z"/>
          <w:rFonts w:ascii="Times New Roman" w:hAnsi="Times New Roman"/>
          <w:color w:val="000000"/>
          <w:sz w:val="17"/>
          <w:szCs w:val="17"/>
        </w:rPr>
        <w:sectPr w:rsidR="00924DC4" w:rsidDel="00743405">
          <w:type w:val="continuous"/>
          <w:pgSz w:w="12240" w:h="15840"/>
          <w:pgMar w:top="1480" w:right="580" w:bottom="280" w:left="420" w:header="720" w:footer="720" w:gutter="0"/>
          <w:cols w:space="720" w:equalWidth="0">
            <w:col w:w="11240"/>
          </w:cols>
          <w:noEndnote/>
        </w:sectPr>
      </w:pPr>
    </w:p>
    <w:p w:rsidR="00924DC4" w:rsidDel="00743405" w:rsidRDefault="007B3518" w:rsidP="00924DC4">
      <w:pPr>
        <w:widowControl w:val="0"/>
        <w:autoSpaceDE w:val="0"/>
        <w:autoSpaceDN w:val="0"/>
        <w:adjustRightInd w:val="0"/>
        <w:spacing w:before="30" w:after="0" w:line="240" w:lineRule="auto"/>
        <w:ind w:left="1020"/>
        <w:rPr>
          <w:del w:id="1488" w:author="tharris" w:date="2011-05-16T09:41:00Z"/>
          <w:rFonts w:ascii="Times New Roman" w:hAnsi="Times New Roman"/>
          <w:color w:val="000000"/>
          <w:sz w:val="18"/>
          <w:szCs w:val="18"/>
        </w:rPr>
      </w:pPr>
      <w:del w:id="1489" w:author="tharris" w:date="2011-05-16T09:41:00Z">
        <w:r w:rsidRPr="007B3518">
          <w:rPr>
            <w:noProof/>
          </w:rPr>
          <w:lastRenderedPageBreak/>
          <w:pict>
            <v:shape id="Text Box 1098" o:spid="_x0000_s1361" type="#_x0000_t202" style="position:absolute;left:0;text-align:left;margin-left:20.85pt;margin-top:49.1pt;width:12pt;height:63.8pt;z-index:-251572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sidDel="00743405">
          <w:rPr>
            <w:rFonts w:ascii="Times New Roman" w:hAnsi="Times New Roman"/>
            <w:color w:val="191919"/>
            <w:spacing w:val="-2"/>
            <w:sz w:val="18"/>
            <w:szCs w:val="18"/>
          </w:rPr>
          <w:delText>1</w:delText>
        </w:r>
        <w:r w:rsidR="00924DC4" w:rsidDel="00743405">
          <w:rPr>
            <w:rFonts w:ascii="Times New Roman" w:hAnsi="Times New Roman"/>
            <w:color w:val="191919"/>
            <w:sz w:val="18"/>
            <w:szCs w:val="18"/>
          </w:rPr>
          <w:delText>.</w:delText>
        </w:r>
        <w:r w:rsidR="00924DC4" w:rsidDel="00743405">
          <w:rPr>
            <w:rFonts w:ascii="Times New Roman" w:hAnsi="Times New Roman"/>
            <w:color w:val="191919"/>
            <w:spacing w:val="-4"/>
            <w:sz w:val="18"/>
            <w:szCs w:val="18"/>
          </w:rPr>
          <w:delText xml:space="preserve"> </w:delText>
        </w:r>
        <w:r w:rsidR="00924DC4" w:rsidDel="00743405">
          <w:rPr>
            <w:rFonts w:ascii="Times New Roman" w:hAnsi="Times New Roman"/>
            <w:color w:val="191919"/>
            <w:spacing w:val="-2"/>
            <w:sz w:val="18"/>
            <w:szCs w:val="18"/>
          </w:rPr>
          <w:delText>Pel</w:delText>
        </w:r>
        <w:r w:rsidR="00924DC4" w:rsidDel="00743405">
          <w:rPr>
            <w:rFonts w:ascii="Times New Roman" w:hAnsi="Times New Roman"/>
            <w:color w:val="191919"/>
            <w:sz w:val="18"/>
            <w:szCs w:val="18"/>
          </w:rPr>
          <w:delText>l</w:delText>
        </w:r>
        <w:r w:rsidR="00924DC4" w:rsidDel="00743405">
          <w:rPr>
            <w:rFonts w:ascii="Times New Roman" w:hAnsi="Times New Roman"/>
            <w:color w:val="191919"/>
            <w:spacing w:val="-4"/>
            <w:sz w:val="18"/>
            <w:szCs w:val="18"/>
          </w:rPr>
          <w:delText xml:space="preserve"> </w:delText>
        </w:r>
        <w:r w:rsidR="00924DC4"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0" w:author="tharris" w:date="2011-05-16T09:41:00Z"/>
          <w:rFonts w:ascii="Times New Roman" w:hAnsi="Times New Roman"/>
          <w:color w:val="000000"/>
          <w:sz w:val="18"/>
          <w:szCs w:val="18"/>
        </w:rPr>
      </w:pPr>
      <w:del w:id="1491" w:author="tharris" w:date="2011-05-16T09:41:00Z">
        <w:r w:rsidDel="00743405">
          <w:rPr>
            <w:rFonts w:ascii="Times New Roman" w:hAnsi="Times New Roman"/>
            <w:color w:val="191919"/>
            <w:spacing w:val="-2"/>
            <w:sz w:val="18"/>
            <w:szCs w:val="18"/>
          </w:rPr>
          <w:delText>2</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Competitivenes</w:delText>
        </w:r>
        <w:r w:rsidDel="00743405">
          <w:rPr>
            <w:rFonts w:ascii="Times New Roman" w:hAnsi="Times New Roman"/>
            <w:color w:val="191919"/>
            <w:sz w:val="18"/>
            <w:szCs w:val="18"/>
          </w:rPr>
          <w:delText>s</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2" w:author="tharris" w:date="2011-05-16T09:41:00Z"/>
          <w:rFonts w:ascii="Times New Roman" w:hAnsi="Times New Roman"/>
          <w:color w:val="000000"/>
          <w:sz w:val="18"/>
          <w:szCs w:val="18"/>
        </w:rPr>
      </w:pPr>
      <w:del w:id="1493" w:author="tharris" w:date="2011-05-16T09:41:00Z">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Nationa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SMA</w:delText>
        </w:r>
        <w:r w:rsidDel="00743405">
          <w:rPr>
            <w:rFonts w:ascii="Times New Roman" w:hAnsi="Times New Roman"/>
            <w:color w:val="191919"/>
            <w:spacing w:val="-13"/>
            <w:sz w:val="18"/>
            <w:szCs w:val="18"/>
          </w:rPr>
          <w:delText>R</w:delText>
        </w:r>
        <w:r w:rsidDel="00743405">
          <w:rPr>
            <w:rFonts w:ascii="Times New Roman" w:hAnsi="Times New Roman"/>
            <w:color w:val="191919"/>
            <w:sz w:val="18"/>
            <w:szCs w:val="18"/>
          </w:rPr>
          <w:delText>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ight="-47"/>
        <w:rPr>
          <w:del w:id="1494" w:author="tharris" w:date="2011-05-16T09:41:00Z"/>
          <w:rFonts w:ascii="Times New Roman" w:hAnsi="Times New Roman"/>
          <w:color w:val="000000"/>
          <w:sz w:val="18"/>
          <w:szCs w:val="18"/>
        </w:rPr>
      </w:pPr>
      <w:del w:id="1495" w:author="tharris" w:date="2011-05-16T09:41:00Z">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Supplementa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Opportunit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Grant</w:delText>
        </w:r>
      </w:del>
    </w:p>
    <w:p w:rsidR="00924DC4" w:rsidDel="00743405" w:rsidRDefault="00924DC4" w:rsidP="00924DC4">
      <w:pPr>
        <w:widowControl w:val="0"/>
        <w:autoSpaceDE w:val="0"/>
        <w:autoSpaceDN w:val="0"/>
        <w:adjustRightInd w:val="0"/>
        <w:spacing w:before="9" w:after="0" w:line="240" w:lineRule="auto"/>
        <w:ind w:left="1020"/>
        <w:rPr>
          <w:del w:id="1496" w:author="tharris" w:date="2011-05-16T09:41:00Z"/>
          <w:rFonts w:ascii="Times New Roman" w:hAnsi="Times New Roman"/>
          <w:color w:val="000000"/>
          <w:sz w:val="18"/>
          <w:szCs w:val="18"/>
        </w:rPr>
      </w:pPr>
      <w:del w:id="1497" w:author="tharris" w:date="2011-05-16T09:41:00Z">
        <w:r w:rsidDel="00743405">
          <w:rPr>
            <w:rFonts w:ascii="Times New Roman" w:hAnsi="Times New Roman"/>
            <w:color w:val="191919"/>
            <w:spacing w:val="-2"/>
            <w:sz w:val="18"/>
            <w:szCs w:val="18"/>
          </w:rPr>
          <w:delText>5</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Unsubsidize</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Sta</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for</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Loan</w:delText>
        </w:r>
      </w:del>
    </w:p>
    <w:p w:rsidR="00924DC4" w:rsidRDefault="00924DC4" w:rsidP="00924DC4">
      <w:pPr>
        <w:widowControl w:val="0"/>
        <w:autoSpaceDE w:val="0"/>
        <w:autoSpaceDN w:val="0"/>
        <w:adjustRightInd w:val="0"/>
        <w:spacing w:before="12"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5"/>
        <w:rPr>
          <w:rFonts w:ascii="Century Gothic" w:hAnsi="Century Gothic" w:cs="Century Gothic"/>
          <w:color w:val="000000"/>
          <w:sz w:val="36"/>
          <w:szCs w:val="36"/>
        </w:rPr>
      </w:pPr>
      <w:r>
        <w:rPr>
          <w:rFonts w:ascii="Century Gothic" w:hAnsi="Century Gothic" w:cs="Century Gothic"/>
          <w:b/>
          <w:bCs/>
          <w:color w:val="191919"/>
          <w:sz w:val="36"/>
          <w:szCs w:val="36"/>
        </w:rPr>
        <w:t>34</w:t>
      </w:r>
    </w:p>
    <w:p w:rsidR="00924DC4" w:rsidDel="00844668" w:rsidRDefault="00924DC4" w:rsidP="00844668">
      <w:pPr>
        <w:widowControl w:val="0"/>
        <w:autoSpaceDE w:val="0"/>
        <w:autoSpaceDN w:val="0"/>
        <w:adjustRightInd w:val="0"/>
        <w:spacing w:before="30" w:after="0" w:line="240" w:lineRule="auto"/>
        <w:ind w:left="1867"/>
        <w:rPr>
          <w:del w:id="1498" w:author="tharris" w:date="2011-05-16T09:46:00Z"/>
          <w:rFonts w:ascii="Times New Roman" w:hAnsi="Times New Roman"/>
          <w:color w:val="000000"/>
          <w:sz w:val="18"/>
          <w:szCs w:val="18"/>
        </w:rPr>
      </w:pPr>
      <w:r>
        <w:rPr>
          <w:rFonts w:ascii="Century Gothic" w:hAnsi="Century Gothic" w:cs="Century Gothic"/>
          <w:color w:val="000000"/>
          <w:sz w:val="36"/>
          <w:szCs w:val="36"/>
        </w:rPr>
        <w:br w:type="column"/>
      </w:r>
      <w:del w:id="1499" w:author="tharris" w:date="2011-05-16T09:46:00Z">
        <w:r w:rsidDel="00844668">
          <w:rPr>
            <w:rFonts w:ascii="Times New Roman" w:hAnsi="Times New Roman"/>
            <w:color w:val="191919"/>
            <w:spacing w:val="-2"/>
            <w:sz w:val="18"/>
            <w:szCs w:val="18"/>
          </w:rPr>
          <w:lastRenderedPageBreak/>
          <w:delText>6</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Subsidize</w:delText>
        </w:r>
        <w:r w:rsidDel="00844668">
          <w:rPr>
            <w:rFonts w:ascii="Times New Roman" w:hAnsi="Times New Roman"/>
            <w:color w:val="191919"/>
            <w:sz w:val="18"/>
            <w:szCs w:val="18"/>
          </w:rPr>
          <w:delText>d</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Sta</w:delText>
        </w:r>
        <w:r w:rsidDel="00844668">
          <w:rPr>
            <w:rFonts w:ascii="Times New Roman" w:hAnsi="Times New Roman"/>
            <w:color w:val="191919"/>
            <w:spacing w:val="-5"/>
            <w:sz w:val="18"/>
            <w:szCs w:val="18"/>
          </w:rPr>
          <w:delText>f</w:delText>
        </w:r>
        <w:r w:rsidDel="00844668">
          <w:rPr>
            <w:rFonts w:ascii="Times New Roman" w:hAnsi="Times New Roman"/>
            <w:color w:val="191919"/>
            <w:spacing w:val="-2"/>
            <w:sz w:val="18"/>
            <w:szCs w:val="18"/>
          </w:rPr>
          <w:delText>for</w:delText>
        </w:r>
        <w:r w:rsidDel="00844668">
          <w:rPr>
            <w:rFonts w:ascii="Times New Roman" w:hAnsi="Times New Roman"/>
            <w:color w:val="191919"/>
            <w:sz w:val="18"/>
            <w:szCs w:val="18"/>
          </w:rPr>
          <w:delText>d</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Loan</w:delText>
        </w:r>
      </w:del>
    </w:p>
    <w:p w:rsidR="00000000" w:rsidRDefault="00924DC4">
      <w:pPr>
        <w:widowControl w:val="0"/>
        <w:autoSpaceDE w:val="0"/>
        <w:autoSpaceDN w:val="0"/>
        <w:adjustRightInd w:val="0"/>
        <w:spacing w:before="30" w:after="0" w:line="240" w:lineRule="auto"/>
        <w:ind w:left="1867"/>
        <w:rPr>
          <w:del w:id="1500" w:author="tharris" w:date="2011-05-16T09:46:00Z"/>
          <w:rFonts w:ascii="Times New Roman" w:hAnsi="Times New Roman"/>
          <w:color w:val="000000"/>
          <w:sz w:val="18"/>
          <w:szCs w:val="18"/>
        </w:rPr>
        <w:pPrChange w:id="1501" w:author="tharris" w:date="2011-05-16T09:46:00Z">
          <w:pPr>
            <w:widowControl w:val="0"/>
            <w:autoSpaceDE w:val="0"/>
            <w:autoSpaceDN w:val="0"/>
            <w:adjustRightInd w:val="0"/>
            <w:spacing w:before="9" w:after="0" w:line="240" w:lineRule="auto"/>
            <w:ind w:left="1867"/>
          </w:pPr>
        </w:pPrChange>
      </w:pPr>
      <w:del w:id="1502" w:author="tharris" w:date="2011-05-16T09:46:00Z">
        <w:r w:rsidDel="00844668">
          <w:rPr>
            <w:rFonts w:ascii="Times New Roman" w:hAnsi="Times New Roman"/>
            <w:color w:val="191919"/>
            <w:spacing w:val="-2"/>
            <w:sz w:val="18"/>
            <w:szCs w:val="18"/>
          </w:rPr>
          <w:delText>7</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Perkin</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Loan</w:delText>
        </w:r>
      </w:del>
    </w:p>
    <w:p w:rsidR="00000000" w:rsidRDefault="00924DC4">
      <w:pPr>
        <w:widowControl w:val="0"/>
        <w:autoSpaceDE w:val="0"/>
        <w:autoSpaceDN w:val="0"/>
        <w:adjustRightInd w:val="0"/>
        <w:spacing w:before="30" w:after="0" w:line="240" w:lineRule="auto"/>
        <w:ind w:left="1867"/>
        <w:rPr>
          <w:del w:id="1503" w:author="tharris" w:date="2011-05-16T09:46:00Z"/>
          <w:rFonts w:ascii="Times New Roman" w:hAnsi="Times New Roman"/>
          <w:color w:val="000000"/>
          <w:sz w:val="18"/>
          <w:szCs w:val="18"/>
        </w:rPr>
        <w:pPrChange w:id="1504" w:author="tharris" w:date="2011-05-16T09:46:00Z">
          <w:pPr>
            <w:widowControl w:val="0"/>
            <w:autoSpaceDE w:val="0"/>
            <w:autoSpaceDN w:val="0"/>
            <w:adjustRightInd w:val="0"/>
            <w:spacing w:before="9" w:after="0" w:line="240" w:lineRule="auto"/>
            <w:ind w:left="1867"/>
          </w:pPr>
        </w:pPrChange>
      </w:pPr>
      <w:del w:id="1505" w:author="tharris" w:date="2011-05-16T09:46:00Z">
        <w:r w:rsidDel="00844668">
          <w:rPr>
            <w:rFonts w:ascii="Times New Roman" w:hAnsi="Times New Roman"/>
            <w:color w:val="191919"/>
            <w:spacing w:val="-2"/>
            <w:sz w:val="18"/>
            <w:szCs w:val="18"/>
          </w:rPr>
          <w:delText>8</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w:delText>
        </w:r>
        <w:r w:rsidDel="00844668">
          <w:rPr>
            <w:rFonts w:ascii="Times New Roman" w:hAnsi="Times New Roman"/>
            <w:color w:val="191919"/>
            <w:sz w:val="18"/>
            <w:szCs w:val="18"/>
          </w:rPr>
          <w:delText>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Plu</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(Graduat</w:delText>
        </w:r>
        <w:r w:rsidDel="00844668">
          <w:rPr>
            <w:rFonts w:ascii="Times New Roman" w:hAnsi="Times New Roman"/>
            <w:color w:val="191919"/>
            <w:sz w:val="18"/>
            <w:szCs w:val="18"/>
          </w:rPr>
          <w:delText>e</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Student)</w:delText>
        </w:r>
      </w:del>
    </w:p>
    <w:p w:rsidR="00000000" w:rsidRDefault="00924DC4">
      <w:pPr>
        <w:widowControl w:val="0"/>
        <w:autoSpaceDE w:val="0"/>
        <w:autoSpaceDN w:val="0"/>
        <w:adjustRightInd w:val="0"/>
        <w:spacing w:before="30" w:after="0" w:line="240" w:lineRule="auto"/>
        <w:ind w:left="1867"/>
        <w:rPr>
          <w:del w:id="1506" w:author="tharris" w:date="2011-05-16T09:46:00Z"/>
          <w:rFonts w:ascii="Times New Roman" w:hAnsi="Times New Roman"/>
          <w:color w:val="000000"/>
          <w:sz w:val="18"/>
          <w:szCs w:val="18"/>
        </w:rPr>
        <w:pPrChange w:id="1507" w:author="tharris" w:date="2011-05-16T09:46:00Z">
          <w:pPr>
            <w:widowControl w:val="0"/>
            <w:autoSpaceDE w:val="0"/>
            <w:autoSpaceDN w:val="0"/>
            <w:adjustRightInd w:val="0"/>
            <w:spacing w:before="9" w:after="0" w:line="240" w:lineRule="auto"/>
            <w:ind w:left="1867"/>
          </w:pPr>
        </w:pPrChange>
      </w:pPr>
      <w:del w:id="1508" w:author="tharris" w:date="2011-05-16T09:46:00Z">
        <w:r w:rsidDel="00844668">
          <w:rPr>
            <w:rFonts w:ascii="Times New Roman" w:hAnsi="Times New Roman"/>
            <w:color w:val="191919"/>
            <w:spacing w:val="-2"/>
            <w:sz w:val="18"/>
            <w:szCs w:val="18"/>
          </w:rPr>
          <w:delText>9</w:delText>
        </w:r>
        <w:r w:rsidDel="00844668">
          <w:rPr>
            <w:rFonts w:ascii="Times New Roman" w:hAnsi="Times New Roman"/>
            <w:color w:val="191919"/>
            <w:sz w:val="18"/>
            <w:szCs w:val="18"/>
          </w:rPr>
          <w:delTex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w:delText>
        </w:r>
        <w:r w:rsidDel="00844668">
          <w:rPr>
            <w:rFonts w:ascii="Times New Roman" w:hAnsi="Times New Roman"/>
            <w:color w:val="191919"/>
            <w:sz w:val="18"/>
            <w:szCs w:val="18"/>
          </w:rPr>
          <w:delText>t</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Plu</w:delText>
        </w:r>
        <w:r w:rsidDel="00844668">
          <w:rPr>
            <w:rFonts w:ascii="Times New Roman" w:hAnsi="Times New Roman"/>
            <w:color w:val="191919"/>
            <w:sz w:val="18"/>
            <w:szCs w:val="18"/>
          </w:rPr>
          <w:delText>s</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Loa</w:delText>
        </w:r>
        <w:r w:rsidDel="00844668">
          <w:rPr>
            <w:rFonts w:ascii="Times New Roman" w:hAnsi="Times New Roman"/>
            <w:color w:val="191919"/>
            <w:sz w:val="18"/>
            <w:szCs w:val="18"/>
          </w:rPr>
          <w:delText>n</w:delText>
        </w:r>
        <w:r w:rsidDel="00844668">
          <w:rPr>
            <w:rFonts w:ascii="Times New Roman" w:hAnsi="Times New Roman"/>
            <w:color w:val="191919"/>
            <w:spacing w:val="-4"/>
            <w:sz w:val="18"/>
            <w:szCs w:val="18"/>
          </w:rPr>
          <w:delText xml:space="preserve"> </w:delText>
        </w:r>
        <w:r w:rsidDel="00844668">
          <w:rPr>
            <w:rFonts w:ascii="Times New Roman" w:hAnsi="Times New Roman"/>
            <w:color w:val="191919"/>
            <w:spacing w:val="-2"/>
            <w:sz w:val="18"/>
            <w:szCs w:val="18"/>
          </w:rPr>
          <w:delText>(Parent)</w:delText>
        </w:r>
      </w:del>
    </w:p>
    <w:p w:rsidR="00000000" w:rsidRDefault="00A232F0">
      <w:pPr>
        <w:widowControl w:val="0"/>
        <w:autoSpaceDE w:val="0"/>
        <w:autoSpaceDN w:val="0"/>
        <w:adjustRightInd w:val="0"/>
        <w:spacing w:before="30" w:after="0" w:line="240" w:lineRule="auto"/>
        <w:ind w:left="1867"/>
        <w:rPr>
          <w:del w:id="1509" w:author="tharris" w:date="2011-05-16T09:46:00Z"/>
          <w:rFonts w:ascii="Times New Roman" w:hAnsi="Times New Roman"/>
          <w:color w:val="000000"/>
          <w:sz w:val="20"/>
          <w:szCs w:val="20"/>
        </w:rPr>
        <w:pPrChange w:id="1510" w:author="tharris" w:date="2011-05-16T09:46:00Z">
          <w:pPr>
            <w:widowControl w:val="0"/>
            <w:autoSpaceDE w:val="0"/>
            <w:autoSpaceDN w:val="0"/>
            <w:adjustRightInd w:val="0"/>
            <w:spacing w:after="0" w:line="200" w:lineRule="exact"/>
          </w:pPr>
        </w:pPrChange>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9" w:after="0" w:line="260" w:lineRule="exact"/>
        <w:rPr>
          <w:rFonts w:ascii="Times New Roman" w:hAnsi="Times New Roman"/>
          <w:color w:val="000000"/>
          <w:sz w:val="26"/>
          <w:szCs w:val="26"/>
        </w:rPr>
      </w:pPr>
    </w:p>
    <w:p w:rsidR="00924DC4" w:rsidRDefault="00924DC4" w:rsidP="00924DC4">
      <w:pPr>
        <w:widowControl w:val="0"/>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 xml:space="preserve">graduate </w:t>
      </w:r>
      <w:proofErr w:type="gramStart"/>
      <w:r>
        <w:rPr>
          <w:rFonts w:ascii="Times New Roman" w:hAnsi="Times New Roman"/>
          <w:color w:val="191919"/>
          <w:sz w:val="20"/>
          <w:szCs w:val="20"/>
        </w:rPr>
        <w:t>Catalog</w:t>
      </w:r>
      <w:proofErr w:type="gramEnd"/>
    </w:p>
    <w:p w:rsidR="00924DC4" w:rsidRDefault="00924DC4" w:rsidP="00924DC4">
      <w:pPr>
        <w:widowControl w:val="0"/>
        <w:autoSpaceDE w:val="0"/>
        <w:autoSpaceDN w:val="0"/>
        <w:adjustRightInd w:val="0"/>
        <w:spacing w:after="0" w:line="240" w:lineRule="auto"/>
        <w:rPr>
          <w:rFonts w:ascii="Times New Roman" w:hAnsi="Times New Roman"/>
          <w:color w:val="000000"/>
          <w:sz w:val="20"/>
          <w:szCs w:val="20"/>
        </w:rPr>
        <w:sectPr w:rsidR="00924DC4">
          <w:type w:val="continuous"/>
          <w:pgSz w:w="12240" w:h="15840"/>
          <w:pgMar w:top="1480" w:right="580" w:bottom="280" w:left="420" w:header="720" w:footer="720" w:gutter="0"/>
          <w:cols w:num="2" w:space="720" w:equalWidth="0">
            <w:col w:w="4268" w:space="45"/>
            <w:col w:w="6927"/>
          </w:cols>
          <w:noEndnote/>
        </w:sectPr>
      </w:pPr>
    </w:p>
    <w:p w:rsidR="00924DC4" w:rsidRDefault="007B3518" w:rsidP="00924DC4">
      <w:pPr>
        <w:widowControl w:val="0"/>
        <w:autoSpaceDE w:val="0"/>
        <w:autoSpaceDN w:val="0"/>
        <w:adjustRightInd w:val="0"/>
        <w:spacing w:before="57" w:after="0" w:line="195" w:lineRule="exact"/>
        <w:ind w:right="701"/>
        <w:jc w:val="right"/>
        <w:rPr>
          <w:rFonts w:ascii="Century Gothic" w:hAnsi="Century Gothic" w:cs="Century Gothic"/>
          <w:color w:val="000000"/>
          <w:sz w:val="16"/>
          <w:szCs w:val="16"/>
        </w:rPr>
      </w:pPr>
      <w:r w:rsidRPr="007B3518">
        <w:rPr>
          <w:rFonts w:ascii="Times New Roman" w:hAnsi="Times New Roman"/>
          <w:noProof/>
          <w:color w:val="191919"/>
          <w:spacing w:val="-2"/>
          <w:sz w:val="18"/>
          <w:szCs w:val="18"/>
        </w:rPr>
        <w:lastRenderedPageBreak/>
        <w:pict>
          <v:group id="Group 660" o:spid="_x0000_s1362" style="position:absolute;left:0;text-align:left;margin-left:427.3pt;margin-top:-21.05pt;width:156.05pt;height:11in;z-index:-251515904"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">
            <v:group id="Group 2735" o:spid="_x0000_s1363"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ae/cYAAADdAAAADwAAAGRycy9kb3ducmV2LnhtbESPT4vCMBTE7wt+h/AE&#10;b2taZVepRhFxxYMs+AfE26N5tsXmpTTZtn77jSB4HGbmN8x82ZlSNFS7wrKCeBiBIE6tLjhTcD79&#10;fE5BOI+ssbRMCh7kYLnofcwx0bblAzVHn4kAYZeggtz7KpHSpTkZdENbEQfvZmuDPsg6k7rGNsBN&#10;KUdR9C0NFhwWcqxonVN6P/4ZBdsW29U43jT7+239uJ6+fi/7mJQa9LvVDISnzr/Dr/ZOK5iOJ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pp79xgAAAN0A&#10;AAAPAAAAAAAAAAAAAAAAAKoCAABkcnMvZG93bnJldi54bWxQSwUGAAAAAAQABAD6AAAAnQMAAAAA&#10;">
              <v:rect id="Rectangle 2736" o:spid="_x0000_s1364"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OxxMMA&#10;AADdAAAADwAAAGRycy9kb3ducmV2LnhtbERPy4rCMBTdD/gP4QpuBpvaxSi1UUQcEIZZ1Be6uzTX&#10;ttjclCajnb83C8Hl4byzZW8acafO1ZYVTKIYBHFhdc2lgsP+ezwD4TyyxsYyKfgnB8vF4CPDVNsH&#10;53Tf+VKEEHYpKqi8b1MpXVGRQRfZljhwV9sZ9AF2pdQdPkK4aWQSx1/SYM2hocKW1hUVt92fUbBJ&#10;zqvrT5O3+a85HyeUmM/iclJqNOxXcxCeev8Wv9xbrWCWTMPc8CY8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OxxMMAAADdAAAADwAAAAAAAAAAAAAAAACYAgAAZHJzL2Rv&#10;d25yZXYueG1sUEsFBgAAAAAEAAQA9QAAAIgDAAAAAA==&#10;" fillcolor="#474747" stroked="f">
                <v:path arrowok="t"/>
              </v:rect>
              <v:rect id="Rectangle 2737" o:spid="_x0000_s1365"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GvMEA&#10;AADdAAAADwAAAGRycy9kb3ducmV2LnhtbERPz2vCMBS+D/wfwhO8zVRBVzujiKCIFzd17PrWPNti&#10;81KSaOt/bw7Cjh/f7/myM7W4k/OVZQWjYQKCOLe64kLB+bR5T0H4gKyxtkwKHuRhuei9zTHTtuVv&#10;uh9DIWII+wwVlCE0mZQ+L8mgH9qGOHIX6wyGCF0htcM2hptajpNkKg1WHBtKbGhdUn493oyC1nU0&#10;2Rb6kE73P6fZ798HNl9OqUG/W32CCNSFf/HLvdMK0nEa98c38Qn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RrzBAAAA3QAAAA8AAAAAAAAAAAAAAAAAmAIAAGRycy9kb3du&#10;cmV2LnhtbFBLBQYAAAAABAAEAPUAAACGAwAAAAA=&#10;" fillcolor="#dcdcdc" stroked="f">
                <v:path arrowok="t"/>
              </v:rect>
              <v:rect id="Rectangle 2738" o:spid="_x0000_s1366"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Fv8UA&#10;AADdAAAADwAAAGRycy9kb3ducmV2LnhtbESPQWvCQBSE74X+h+UJvdVNPGhIXUXElNKDaPTi7bH7&#10;mgSzb0N2G9N/3xUEj8PMfMMs16NtxUC9bxwrSKcJCGLtTMOVgvOpeM9A+IBssHVMCv7Iw3r1+rLE&#10;3LgbH2koQyUihH2OCuoQulxKr2uy6KeuI47ej+sthij7SpoebxFuWzlLkrm02HBcqLGjbU36Wv7a&#10;SNnOd9f0MJTuqBeXfaF335/FWam3ybj5ABFoDM/wo/1lFGSzLIX7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QW/xQAAAN0AAAAPAAAAAAAAAAAAAAAAAJgCAABkcnMv&#10;ZG93bnJldi54bWxQSwUGAAAAAAQABAD1AAAAigMAAAAA&#10;" fillcolor="#d8d8d8 [2732]" stroked="f">
                <v:path arrowok="t"/>
              </v:rect>
              <v:rect id="Rectangle 665" o:spid="_x0000_s1367"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OsUA&#10;AADdAAAADwAAAGRycy9kb3ducmV2LnhtbESPQWuDQBSE74X8h+UFeqtrhBQxbkIIJDQlF20uvT3d&#10;F5W4b8XdGvvvu4VCj8PMfMPku9n0YqLRdZYVrKIYBHFtdceNguvH8SUF4Tyyxt4yKfgmB7vt4inH&#10;TNsHFzSVvhEBwi5DBa33Qyalq1sy6CI7EAfvZkeDPsixkXrER4CbXiZx/CoNdhwWWhzo0FJ9L7+M&#10;gup8Kfzp/Xqa0qoZelt9ri52rdTzct5vQHia/X/4r/2mFaRJmsDvm/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6xQAAAN0AAAAPAAAAAAAAAAAAAAAAAJgCAABkcnMv&#10;ZG93bnJldi54bWxQSwUGAAAAAAQABAD1AAAAigMAAAAA&#10;" stroked="f">
                <v:path arrowok="t"/>
              </v:rect>
              <v:rect id="Rectangle 2740" o:spid="_x0000_s1368"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3DfsgA&#10;AADdAAAADwAAAGRycy9kb3ducmV2LnhtbESPT2vCQBTE7wW/w/KEXoputFTT1FW0IO2p4h8Qb6/Z&#10;1yRt9m3YXWP67d2C0OMwM79hZovO1KIl5yvLCkbDBARxbnXFhYLDfj1IQfiArLG2TAp+ycNi3rub&#10;YabthbfU7kIhIoR9hgrKEJpMSp+XZNAPbUMcvS/rDIYoXSG1w0uEm1qOk2QiDVYcF0ps6LWk/Gd3&#10;Ngq+j29u9Xx62mzyz7pd0+QjGU0flLrvd8sXEIG68B++td+1gnScPsLfm/gE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cN+yAAAAN0AAAAPAAAAAAAAAAAAAAAAAJgCAABk&#10;cnMvZG93bnJldi54bWxQSwUGAAAAAAQABAD1AAAAjQMAAAAA&#10;" filled="f" strokecolor="#a3a3a3" strokeweight="2pt">
                <v:path arrowok="t"/>
              </v:rect>
              <v:rect id="Rectangle 2741" o:spid="_x0000_s1369"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x6MgA&#10;AADdAAAADwAAAGRycy9kb3ducmV2LnhtbESPT2vCQBTE7wW/w/KEXopuEqQN0VVEbOmhiPXPwdsj&#10;+0yC2bcxuzXx27uFQo/DzPyGmS16U4sbta6yrCAeRyCIc6srLhQc9u+jFITzyBpry6TgTg4W88HT&#10;DDNtO/6m284XIkDYZaig9L7JpHR5SQbd2DbEwTvb1qAPsi2kbrELcFPLJIpepcGKw0KJDa1Kyi+7&#10;H6PgY3P/Sl4u8TFe9111mJyuxfYNlXoe9sspCE+9/w//tT+1gjRJJ/D7Jj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oXHoyAAAAN0AAAAPAAAAAAAAAAAAAAAAAJgCAABk&#10;cnMvZG93bnJldi54bWxQSwUGAAAAAAQABAD1AAAAjQMAAAAA&#10;" fillcolor="#191919" stroked="f">
                <v:path arrowok="t"/>
              </v:rect>
              <v:rect id="Rectangle 2742" o:spid="_x0000_s1370"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c8gA&#10;AADdAAAADwAAAGRycy9kb3ducmV2LnhtbESPT2vCQBTE74V+h+UVehHdJLQaoquU0pYeRPx78PbI&#10;PpNg9m2a3Zr47d2C0OMwM79hZove1OJCrassK4hHEQji3OqKCwX73ecwBeE8ssbaMim4koPF/PFh&#10;hpm2HW/osvWFCBB2GSoovW8yKV1ekkE3sg1x8E62NeiDbAupW+wC3NQyiaKxNFhxWCixofeS8vP2&#10;1yj4Wl2XyeAcH+KPvqv2L8efYj1BpZ6f+rcpCE+9/w/f299aQZqkr/D3Jj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7dRzyAAAAN0AAAAPAAAAAAAAAAAAAAAAAJgCAABk&#10;cnMvZG93bnJldi54bWxQSwUGAAAAAAQABAD1AAAAjQMAAAAA&#10;" fillcolor="#191919" stroked="f">
                <v:path arrowok="t"/>
              </v:rect>
              <v:group id="Group 2743" o:spid="_x0000_s1371"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nLA8UAAADdAAAADwAAAGRycy9kb3ducmV2LnhtbESPQYvCMBSE7wv+h/AE&#10;b2tai4tUo4io7EEWVgXx9miebbF5KU1s67/fLAgeh5n5hlmselOJlhpXWlYQjyMQxJnVJecKzqfd&#10;5wyE88gaK8uk4EkOVsvBxwJTbTv+pfbocxEg7FJUUHhfp1K6rCCDbmxr4uDdbGPQB9nkUjfYBbip&#10;5CSKvqTBksNCgTVtCsrux4dRsO+wWyfxtj3cb5vn9TT9uRxiUmo07NdzEJ56/w6/2t9awSyZJvD/&#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jJywPFAAAA3QAA&#10;AA8AAAAAAAAAAAAAAAAAqgIAAGRycy9kb3ducmV2LnhtbFBLBQYAAAAABAAEAPoAAACcAwAAAAA=&#10;">
                <v:shape id="Freeform 2744" o:spid="_x0000_s137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BDsYA&#10;AADdAAAADwAAAGRycy9kb3ducmV2LnhtbESPQWvCQBSE7wX/w/IEL0U31UYkuooUBE/FqgG9PbLP&#10;JJh9G7JrjP31bqHgcZj5ZpjFqjOVaKlxpWUFH6MIBHFmdcm5guNhM5yBcB5ZY2WZFDzIwWrZe1tg&#10;ou2df6jd+1yEEnYJKii8rxMpXVaQQTeyNXHwLrYx6INscqkbvIdyU8lxFE2lwZLDQoE1fRWUXfc3&#10;o2BWxROidHd+b9Pf703cnh5ZelJq0O/WcxCeOv8K/9NbHbhJ/Al/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IBDsYAAADdAAAADwAAAAAAAAAAAAAAAACYAgAAZHJz&#10;L2Rvd25yZXYueG1sUEsFBgAAAAAEAAQA9QAAAIsDAAAAAA==&#10;" path="m1094,l,e" filled="f" strokecolor="#191919" strokeweight="2pt">
                  <v:path arrowok="t" o:connecttype="custom" o:connectlocs="1094,0;0,0" o:connectangles="0,0"/>
                </v:shape>
                <v:shape id="Freeform 2745" o:spid="_x0000_s137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6klcUA&#10;AADdAAAADwAAAGRycy9kb3ducmV2LnhtbESPT4vCMBTE74LfITzBy6KpSkWqUUQQ9rSsfwp6ezTP&#10;tti8lCZb6376jbDgcZj5zTCrTWcq0VLjSssKJuMIBHFmdcm5gvNpP1qAcB5ZY2WZFDzJwWbd760w&#10;0fbBB2qPPhehhF2CCgrv60RKlxVk0I1tTRy8m20M+iCbXOoGH6HcVHIaRXNpsOSwUGBNu4Ky+/HH&#10;KFhU8Ywo/b5+tOnv1z5uL88svSg1HHTbJQhPnX+H/+lPHbhZHMPrTX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qSVxQAAAN0AAAAPAAAAAAAAAAAAAAAAAJgCAABkcnMv&#10;ZG93bnJldi54bWxQSwUGAAAAAAQABAD1AAAAigMAAAAA&#10;" path="m,l1094,e" filled="f" strokecolor="#191919" strokeweight="2pt">
                  <v:path arrowok="t" o:connecttype="custom" o:connectlocs="0,0;1094,0" o:connectangles="0,0"/>
                </v:shape>
              </v:group>
              <v:group id="Group 2746" o:spid="_x0000_s1374"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aJvFAAAA3QAA&#10;AA8AAAAAAAAAAAAAAAAAqgIAAGRycy9kb3ducmV2LnhtbFBLBQYAAAAABAAEAPoAAACcAwAAAAA=&#10;">
                <v:shape id="Freeform 2747" o:spid="_x0000_s137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R6McA&#10;AADdAAAADwAAAGRycy9kb3ducmV2LnhtbESPT2vCQBTE7wW/w/KEXqRurLVqdJUgpPRSxD+HHl+z&#10;zySYfRuyG5N+e1co9DjMzG+Y9bY3lbhR40rLCibjCARxZnXJuYLzKX1ZgHAeWWNlmRT8koPtZvC0&#10;xljbjg90O/pcBAi7GBUU3texlC4ryKAb25o4eBfbGPRBNrnUDXYBbir5GkXv0mDJYaHAmnYFZddj&#10;axR8j9KLidxyNtp/0A+d3nSbZF9KPQ/7ZAXCU+//w3/tT61gMZ3N4fEmPA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bEejHAAAA3QAAAA8AAAAAAAAAAAAAAAAAmAIAAGRy&#10;cy9kb3ducmV2LnhtbFBLBQYAAAAABAAEAPUAAACMAwAAAAA=&#10;" path="m1094,l,e" filled="f" strokecolor="#191919" strokeweight="2pt">
                  <v:path arrowok="t" o:connecttype="custom" o:connectlocs="1094,0;0,0" o:connectangles="0,0"/>
                </v:shape>
                <v:shape id="Freeform 2748" o:spid="_x0000_s137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FmsMA&#10;AADdAAAADwAAAGRycy9kb3ducmV2LnhtbERPTWvCQBC9F/wPywhepG7UWjR1FREiXoqYePA4Zsck&#10;NDsbsmtM/333IPT4eN/rbW9q0VHrKssKppMIBHFudcWFgkuWvC9BOI+ssbZMCn7JwXYzeFtjrO2T&#10;z9SlvhAhhF2MCkrvm1hKl5dk0E1sQxy4u20N+gDbQuoWnyHc1HIWRZ/SYMWhocSG9iXlP+nDKLiO&#10;k7uJ3GoxPh3oRtmHfuzyb6VGw373BcJT7//FL/dRK1jOF2FueBOe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FmsMAAADdAAAADwAAAAAAAAAAAAAAAACYAgAAZHJzL2Rv&#10;d25yZXYueG1sUEsFBgAAAAAEAAQA9QAAAIgDAAAAAA==&#10;" path="m,l1094,e" filled="f" strokecolor="#191919" strokeweight="2pt">
                  <v:path arrowok="t" o:connecttype="custom" o:connectlocs="0,0;1094,0" o:connectangles="0,0"/>
                </v:shape>
              </v:group>
              <v:group id="Group 2749" o:spid="_x0000_s1377"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H86cYAAADdAAAADwAAAGRycy9kb3ducmV2LnhtbESPT4vCMBTE7wt+h/AE&#10;b2taxcWtRhFR2YMs+AcWb4/m2Rabl9LEtn77jSB4HGbmN8x82ZlSNFS7wrKCeBiBIE6tLjhTcD5t&#10;P6cgnEfWWFomBQ9ysFz0PuaYaNvygZqjz0SAsEtQQe59lUjp0pwMuqGtiIN3tbVBH2SdSV1jG+Cm&#10;lKMo+pIGCw4LOVa0zim9He9Gwa7FdjWON83+dl0/LqfJ798+JqUG/W41A+Gp8+/wq/2jFUzHk29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IfzpxgAAAN0A&#10;AAAPAAAAAAAAAAAAAAAAAKoCAABkcnMvZG93bnJldi54bWxQSwUGAAAAAAQABAD6AAAAnQMAAAAA&#10;">
                <v:shape id="Freeform 2750" o:spid="_x0000_s137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NsMMA&#10;AADdAAAADwAAAGRycy9kb3ducmV2LnhtbERPTWvCQBC9C/0PyxR6Ed1YUSS6ighCT6VVA3obsmMS&#10;zM6G7Bpjf33nUOjx8b5Xm97VqqM2VJ4NTMYJKOLc24oLA6fjfrQAFSKyxdozGXhSgM36ZbDC1PoH&#10;f1N3iIWSEA4pGihjbFKtQ16SwzD2DbFwV986jALbQtsWHxLuav2eJHPtsGJpKLGhXUn57XB3Bhb1&#10;bEqUfV2GXfbzuZ9152eenY15e+23S1CR+vgv/nN/WPFN57Jf3sgT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XNsMMAAADdAAAADwAAAAAAAAAAAAAAAACYAgAAZHJzL2Rv&#10;d25yZXYueG1sUEsFBgAAAAAEAAQA9QAAAIgDAAAAAA==&#10;" path="m1094,l,e" filled="f" strokecolor="#191919" strokeweight="2pt">
                  <v:path arrowok="t" o:connecttype="custom" o:connectlocs="1094,0;0,0" o:connectangles="0,0"/>
                </v:shape>
                <v:shape id="Freeform 2751" o:spid="_x0000_s137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oK8UA&#10;AADdAAAADwAAAGRycy9kb3ducmV2LnhtbESPQYvCMBSE74L/ITxhL7KmrlikaxQRBE/i6hbc26N5&#10;tsXmpTSxVn+9WRA8DjPfDDNfdqYSLTWutKxgPIpAEGdWl5wr+D1uPmcgnEfWWFkmBXdysFz0e3NM&#10;tL3xD7UHn4tQwi5BBYX3dSKlywoy6Ea2Jg7e2TYGfZBNLnWDt1BuKvkVRbE0WHJYKLCmdUHZ5XA1&#10;CmbVdEKU7v+GbfrYbabt6Z6lJ6U+Bt3qG4Snzr/DL3qrAzeJx/D/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WgrxQAAAN0AAAAPAAAAAAAAAAAAAAAAAJgCAABkcnMv&#10;ZG93bnJldi54bWxQSwUGAAAAAAQABAD1AAAAigMAAAAA&#10;" path="m,l1094,e" filled="f" strokecolor="#191919" strokeweight="2pt">
                  <v:path arrowok="t" o:connecttype="custom" o:connectlocs="0,0;1094,0" o:connectangles="0,0"/>
                </v:shape>
              </v:group>
              <v:group id="Group 2752" o:spid="_x0000_s1380"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mkJcUAAADdAAAADwAAAGRycy9kb3ducmV2LnhtbESPQYvCMBSE7wv+h/AE&#10;b2taZUWqUURUPIiwKoi3R/Nsi81LaWJb/71ZEPY4zMw3zHzZmVI0VLvCsoJ4GIEgTq0uOFNwOW+/&#10;pyCcR9ZYWiYFL3KwXPS+5pho2/IvNSefiQBhl6CC3PsqkdKlORl0Q1sRB+9ua4M+yDqTusY2wE0p&#10;R1E0kQYLDgs5VrTOKX2cnkbBrsV2NY43zeFxX79u55/j9RCTUoN+t5qB8NT5//CnvdcKpuPJC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nppCXFAAAA3QAA&#10;AA8AAAAAAAAAAAAAAAAAqgIAAGRycy9kb3ducmV2LnhtbFBLBQYAAAAABAAEAPoAAACcAwAAAAA=&#10;">
                <v:shape id="Freeform 2753" o:spid="_x0000_s138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Tx8cA&#10;AADdAAAADwAAAGRycy9kb3ducmV2LnhtbESPT2vCQBTE74V+h+UVeil1Y4Mi0TUUIdCTWDVgb4/s&#10;MwnNvg3Zbf746d1Cocdh5jfDbNLRNKKnztWWFcxnEQjiwuqaSwXnU/a6AuE8ssbGMimYyEG6fXzY&#10;YKLtwJ/UH30pQgm7BBVU3reJlK6oyKCb2ZY4eFfbGfRBdqXUHQ6h3DTyLYqW0mDNYaHClnYVFd/H&#10;H6Ng1Sxiovzw9dLnt3226C9TkV+Uen4a39cgPI3+P/xHf+jAxcsYft+EJy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HU8fHAAAA3QAAAA8AAAAAAAAAAAAAAAAAmAIAAGRy&#10;cy9kb3ducmV2LnhtbFBLBQYAAAAABAAEAPUAAACMAwAAAAA=&#10;" path="m1094,l,e" filled="f" strokecolor="#191919" strokeweight="2pt">
                  <v:path arrowok="t" o:connecttype="custom" o:connectlocs="1094,0;0,0" o:connectangles="0,0"/>
                </v:shape>
                <v:shape id="Freeform 2754" o:spid="_x0000_s138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Ls8cA&#10;AADdAAAADwAAAGRycy9kb3ducmV2LnhtbESPQWvCQBSE74X+h+UJvZS6qaki0U0oBaGnYtWAvT2y&#10;zySYfRuya0z6691CweMw880w62wwjeipc7VlBa/TCARxYXXNpYLDfvOyBOE8ssbGMikYyUGWPj6s&#10;MdH2yt/U73wpQgm7BBVU3reJlK6oyKCb2pY4eCfbGfRBdqXUHV5DuWnkLIoW0mDNYaHClj4qKs67&#10;i1GwbOYxUb79ee7z36/NvD+ORX5U6mkyvK9AeBr8PfxPf+rAxYs3+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y7PHAAAA3QAAAA8AAAAAAAAAAAAAAAAAmAIAAGRy&#10;cy9kb3ducmV2LnhtbFBLBQYAAAAABAAEAPUAAACMAwAAAAA=&#10;" path="m,l1094,e" filled="f" strokecolor="#191919" strokeweight="2pt">
                  <v:path arrowok="t" o:connecttype="custom" o:connectlocs="0,0;1094,0" o:connectangles="0,0"/>
                </v:shape>
              </v:group>
              <v:group id="Group 2755" o:spid="_x0000_s1383"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APFHFAAAA3QAA&#10;AA8AAAAAAAAAAAAAAAAAqgIAAGRycy9kb3ducmV2LnhtbFBLBQYAAAAABAAEAPoAAACcAwAAAAA=&#10;">
                <v:shape id="Freeform 2756" o:spid="_x0000_s138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g8cA&#10;AADdAAAADwAAAGRycy9kb3ducmV2LnhtbESP0WrCQBRE3wv+w3KFvhSziaUhpK4ipQVLoRjtB1yy&#10;t0ls9m7MrjH+vVsQfBxm5gyzWI2mFQP1rrGsIIliEMSl1Q1XCn72H7MMhPPIGlvLpOBCDlbLycMC&#10;c23PXNCw85UIEHY5Kqi973IpXVmTQRfZjjh4v7Y36IPsK6l7PAe4aeU8jlNpsOGwUGNHbzWVf7uT&#10;UZAW8+/kcHx5P+inr/WwT7bH4nOr1ON0XL+C8DT6e/jW3mgF2XOawv+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ZPoPHAAAA3QAAAA8AAAAAAAAAAAAAAAAAmAIAAGRy&#10;cy9kb3ducmV2LnhtbFBLBQYAAAAABAAEAPUAAACMAwAAAAA=&#10;" path="m1094,l,e" filled="f" strokecolor="#191919" strokeweight="2pt">
                  <v:path arrowok="t" o:connecttype="custom" o:connectlocs="1094,0;0,0" o:connectangles="0,0"/>
                </v:shape>
                <v:shape id="Freeform 2757" o:spid="_x0000_s138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bGMgA&#10;AADdAAAADwAAAGRycy9kb3ducmV2LnhtbESP0WrCQBRE3wv+w3KFvhTdxNIoqauIKFiEkmg/4JK9&#10;TWKzd2N2G9O/7wqFPg4zc4ZZrgfTiJ46V1tWEE8jEMSF1TWXCj7O+8kChPPIGhvLpOCHHKxXo4cl&#10;ptreOKf+5EsRIOxSVFB536ZSuqIig25qW+LgfdrOoA+yK6Xu8BbgppGzKEqkwZrDQoUtbSsqvk7f&#10;RkGSz97jy/Vld9FPx01/jrNr/pYp9TgeNq8gPA3+P/zXPmgFi+dkDvc34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1ZsYyAAAAN0AAAAPAAAAAAAAAAAAAAAAAJgCAABk&#10;cnMvZG93bnJldi54bWxQSwUGAAAAAAQABAD1AAAAjQMAAAAA&#10;" path="m,l1094,e" filled="f" strokecolor="#191919" strokeweight="2pt">
                  <v:path arrowok="t" o:connecttype="custom" o:connectlocs="0,0;1094,0" o:connectangles="0,0"/>
                </v:shape>
              </v:group>
              <v:shape id="Freeform 2758" o:spid="_x0000_s1386"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QLcIA&#10;AADdAAAADwAAAGRycy9kb3ducmV2LnhtbERPTWuDQBC9F/Iflgnk1qytIGKyShEKhYJgDCHHiTtV&#10;qTtr3W1i/n33UMjx8b73xWJGcaXZDZYVvGwjEMSt1QN3Co7N+3MKwnlkjaNlUnAnB0W+etpjpu2N&#10;a7oefCdCCLsMFfTeT5mUru3JoNvaiThwX3Y26AOcO6lnvIVwM8rXKEqkwYFDQ48TlT2134dfo8Ce&#10;uvLSnH5aX9WfkWzOLq6SVKnNennbgfC0+If43/2hFaRxEuaGN+EJ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JAtwgAAAN0AAAAPAAAAAAAAAAAAAAAAAJgCAABkcnMvZG93&#10;bnJldi54bWxQSwUGAAAAAAQABAD1AAAAhwMAAAAA&#10;" path="m,l423,e" filled="f" strokecolor="#191919" strokeweight="2pt">
                <v:path arrowok="t" o:connecttype="custom" o:connectlocs="0,0;423,0" o:connectangles="0,0"/>
              </v:shape>
              <v:shape id="Freeform 2759" o:spid="_x0000_s1387"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K38UA&#10;AADdAAAADwAAAGRycy9kb3ducmV2LnhtbESPQUsDMRSE70L/Q3iCF2mztbCt26aliEqvrSL09ty8&#10;Joubl5DEdvvvjSB4HGbmG2a1GVwvzhRT51nBdFKBIG697tgoeH97GS9ApIyssfdMCq6UYLMe3ayw&#10;0f7CezofshEFwqlBBTbn0EiZWksO08QH4uKdfHSYi4xG6oiXAne9fKiqWjrsuCxYDPRkqf06fDsF&#10;+/n8k8Lu3ph6FrvX6zbY54+jUne3w3YJItOQ/8N/7Z1WsJjVj/D7pj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QrfxQAAAN0AAAAPAAAAAAAAAAAAAAAAAJgCAABkcnMv&#10;ZG93bnJldi54bWxQSwUGAAAAAAQABAD1AAAAigMAAAAA&#10;" path="m,l,40e" filled="f" strokecolor="#191919" strokeweight="2pt">
                <v:path arrowok="t" o:connecttype="custom" o:connectlocs="0,0;0,40" o:connectangles="0,0"/>
              </v:shape>
              <v:rect id="Rectangle 2760" o:spid="_x0000_s1388"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zbMMA&#10;AADdAAAADwAAAGRycy9kb3ducmV2LnhtbERPz2vCMBS+D/wfwhN2m2kdbqUzigiWKV50XnZ7bd7a&#10;sualJFmt/705CDt+fL+X69F0YiDnW8sK0lkCgriyuuVaweVr95KB8AFZY2eZFNzIw3o1eVpiru2V&#10;TzScQy1iCPscFTQh9LmUvmrIoJ/ZnjhyP9YZDBG6WmqH1xhuOjlPkjdpsOXY0GBP24aq3/OfUVDu&#10;j6dQHC7FkJV139nyOz3ahVLP03HzASLQGP7FD/enVpC9vsf98U1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mzbMMAAADdAAAADwAAAAAAAAAAAAAAAACYAgAAZHJzL2Rv&#10;d25yZXYueG1sUEsFBgAAAAAEAAQA9QAAAIgDAAAAAA==&#10;" stroked="f">
                <v:path arrowok="t"/>
              </v:rect>
              <v:rect id="Rectangle 2761" o:spid="_x0000_s1389"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8/McA&#10;AADdAAAADwAAAGRycy9kb3ducmV2LnhtbESP3WoCMRSE74W+QziF3pSatX/q1ihFsNjelG59gOPm&#10;uFlNTpYk6vbtm0LBy2FmvmFmi95ZcaIQW88KRsMCBHHtdcuNgs336m4CIiZkjdYzKfihCIv51WCG&#10;pfZn/qJTlRqRIRxLVGBS6kopY23IYRz6jjh7Ox8cpixDI3XAc4Y7K++L4lk6bDkvGOxoaag+VEen&#10;gD5v35/e1vvDx15ba6aP2+o4DkrdXPevLyAS9ekS/m+vtYLJw3gEf2/y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7fPzHAAAA3QAAAA8AAAAAAAAAAAAAAAAAmAIAAGRy&#10;cy9kb3ducmV2LnhtbFBLBQYAAAAABAAEAPUAAACMAwAAAAA=&#10;" filled="f" strokecolor="#191919" strokeweight="2pt">
                <v:path arrowok="t"/>
              </v:rect>
            </v:group>
            <v:shape id="Text Box 2594" o:spid="_x0000_s1390"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sskA&#10;AADdAAAADwAAAGRycy9kb3ducmV2LnhtbESPS2vDMBCE74X+B7GF3Bo5SZsEN0rIE0JpII/20Nti&#10;bWwTa+VYaqz++6pQ6HGYmW+YySyYStyocaVlBb1uAoI4s7rkXMH7afM4BuE8ssbKMin4Jgez6f3d&#10;BFNtWz7Q7ehzESHsUlRQeF+nUrqsIIOua2vi6J1tY9BH2eRSN9hGuKlkP0mG0mDJcaHAmpYFZZfj&#10;l1GwXuxfV7trCOd20SufcPX8MXj7VKrzEOYvIDwF/x/+a2+1gvFg1IffN/EJ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4Q/ss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391"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aKcgA&#10;AADdAAAADwAAAGRycy9kb3ducmV2LnhtbESPQWvCQBSE70L/w/IKvdWNRltJXUVrC0VaaG09eHtk&#10;n0lo9m2aXc36712h4HGYmW+Y6TyYWhypdZVlBYN+AoI4t7riQsHP9+v9BITzyBpry6TgRA7ms5ve&#10;FDNtO/6i48YXIkLYZaig9L7JpHR5SQZd3zbE0dvb1qCPsi2kbrGLcFPLYZI8SIMVx4USG3ouKf/d&#10;HIyCl+XnevXxF8K+Ww6qEa7G2/R9p9TdbVg8gfAU/DX8337TCibpYwqXN/EJyNk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yJop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392"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CXcgA&#10;AADdAAAADwAAAGRycy9kb3ducmV2LnhtbESPQWsCMRSE74L/ITzBm2attpWtUbRWkNJC1fbQ22Pz&#10;3F3cvKyb1E3/fVMQPA4z8w0zWwRTiQs1rrSsYDRMQBBnVpecK/g8bAZTEM4ja6wsk4JfcrCYdzsz&#10;TLVteUeXvc9FhLBLUUHhfZ1K6bKCDLqhrYmjd7SNQR9lk0vdYBvhppJ3SfIgDZYcFwqs6bmg7LT/&#10;MQpeVh+v6/dzCMd2NSonuL7/Gr99K9XvheUTCE/B38LX9lYrmI4fJ/D/Jj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IQJd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393"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2nxsgA&#10;AADdAAAADwAAAGRycy9kb3ducmV2LnhtbESPT2sCMRTE7wW/Q3iCt5pVaytbo/gXSmmhanvo7bF5&#10;7i5uXtZNdOO3bwqFHoeZ+Q0znQdTiSs1rrSsYNBPQBBnVpecK/g8bO8nIJxH1lhZJgU3cjCfde6m&#10;mGrb8o6ue5+LCGGXooLC+zqV0mUFGXR9WxNH72gbgz7KJpe6wTbCTSWHSfIoDZYcFwqsaVVQdtpf&#10;jILN8uN1/X4O4dguB+UDrsdfo7dvpXrdsHgG4Sn4//Bf+0UrmIyexvD7Jj4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bafG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394"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85scgA&#10;AADdAAAADwAAAGRycy9kb3ducmV2LnhtbESPQWsCMRSE74L/ITzBW81aq5WtUbRWkNJC1fbQ22Pz&#10;3F3cvKyb6Kb/vikUPA4z8w0zWwRTiSs1rrSsYDhIQBBnVpecK/g8bO6mIJxH1lhZJgU/5GAx73Zm&#10;mGrb8o6ue5+LCGGXooLC+zqV0mUFGXQDWxNH72gbgz7KJpe6wTbCTSXvk2QiDZYcFwqs6bmg7LS/&#10;GAUvq4/X9fs5hGO7GpYPuB5/jd6+ler3wvIJhKfgb+H/9lYrmI4eJ/D3Jj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zmxyAAAAN0AAAAPAAAAAAAAAAAAAAAAAJgCAABk&#10;cnMvZG93bnJldi54bWxQSwUGAAAAAAQABAD1AAAAjQM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395"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KsgA&#10;AADdAAAADwAAAGRycy9kb3ducmV2LnhtbESPQWsCMRSE7wX/Q3iCt5q11ipbo2itIKWFqu2ht8fm&#10;ubu4eVk30U3/fSMIPQ4z8w0znQdTiQs1rrSsYNBPQBBnVpecK/jar+8nIJxH1lhZJgW/5GA+69xN&#10;MdW25S1ddj4XEcIuRQWF93UqpcsKMuj6tiaO3sE2Bn2UTS51g22Em0o+JMmTNFhyXCiwppeCsuPu&#10;bBS8Lj/fVh+nEA7tclA+4mr0PXz/UarXDYtnEJ6C/w/f2hutYDIcj+H6Jj4B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5wq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396"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IWMUA&#10;AADdAAAADwAAAGRycy9kb3ducmV2LnhtbERPyWrDMBC9F/oPYgq5NXKWNsGNEpoNSmkh66G3wZrY&#10;ptbIsZRY+fvoUOjx8fbJLJhKXKlxpWUFvW4CgjizuuRcwWG/fh6DcB5ZY2WZFNzIwWz6+DDBVNuW&#10;t3Td+VzEEHYpKii8r1MpXVaQQde1NXHkTrYx6CNscqkbbGO4qWQ/SV6lwZJjQ4E1LQrKfncXo2A1&#10;33wuv88hnNp5rxzi8uU4+PpRqvMU3t9AeAr+X/zn/tAKxoNRnBvfxCc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AhYxQAAAN0AAAAPAAAAAAAAAAAAAAAAAJgCAABkcnMv&#10;ZG93bnJldi54bWxQSwUGAAAAAAQABAD1AAAAig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397"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tw8kA&#10;AADdAAAADwAAAGRycy9kb3ducmV2LnhtbESPQUvDQBSE74L/YXmCN7uJrW2N3RRrFUqpUKs99PbI&#10;vibB7NuYXZv133cFweMwM98ws3kwjThR52rLCtJBAoK4sLrmUsHH+8vNFITzyBoby6TghxzM88uL&#10;GWba9vxGp50vRYSwy1BB5X2bSemKigy6gW2Jo3e0nUEfZVdK3WEf4aaRt0kylgZrjgsVtvRUUfG5&#10;+zYKnhfb9fL1K4Rjv0jrES7v9sPNQanrq/D4AMJT8P/hv/ZKK5gOJ/fw+yY+AZm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SCtw8kAAADdAAAADwAAAAAAAAAAAAAAAACYAgAA&#10;ZHJzL2Rvd25yZXYueG1sUEsFBgAAAAAEAAQA9QAAAI4DA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7B3518">
        <w:rPr>
          <w:noProof/>
        </w:rPr>
        <w:pict>
          <v:shape id="Text Box 1137" o:spid="_x0000_s1398" type="#_x0000_t202" style="position:absolute;left:0;text-align:left;margin-left:579.15pt;margin-top:49.1pt;width:12pt;height:63.8pt;z-index:-251566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4" w:after="0" w:line="130" w:lineRule="exact"/>
        <w:rPr>
          <w:rFonts w:ascii="Century Gothic" w:hAnsi="Century Gothic" w:cs="Century Gothic"/>
          <w:color w:val="000000"/>
          <w:sz w:val="13"/>
          <w:szCs w:val="13"/>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Del="00743405" w:rsidRDefault="00924DC4" w:rsidP="00924DC4">
      <w:pPr>
        <w:widowControl w:val="0"/>
        <w:autoSpaceDE w:val="0"/>
        <w:autoSpaceDN w:val="0"/>
        <w:adjustRightInd w:val="0"/>
        <w:spacing w:before="30" w:after="0" w:line="250" w:lineRule="auto"/>
        <w:ind w:left="140" w:right="998"/>
        <w:jc w:val="both"/>
        <w:rPr>
          <w:del w:id="1511" w:author="tharris" w:date="2011-05-16T09:41:00Z"/>
          <w:rFonts w:ascii="Times New Roman" w:hAnsi="Times New Roman"/>
          <w:color w:val="000000"/>
          <w:sz w:val="18"/>
          <w:szCs w:val="18"/>
        </w:rPr>
      </w:pPr>
      <w:del w:id="1512"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shar</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responsibilit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returnin</w:delText>
        </w:r>
        <w:r w:rsidDel="00743405">
          <w:rPr>
            <w:rFonts w:ascii="Times New Roman" w:hAnsi="Times New Roman"/>
            <w:color w:val="191919"/>
            <w:sz w:val="18"/>
            <w:szCs w:val="18"/>
          </w:rPr>
          <w:delText>g</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funds</w:delText>
        </w:r>
        <w:r w:rsidDel="00743405">
          <w:rPr>
            <w:rFonts w:ascii="Times New Roman" w:hAnsi="Times New Roman"/>
            <w:color w:val="191919"/>
            <w:sz w:val="18"/>
            <w:szCs w:val="18"/>
          </w:rPr>
          <w:delText>.</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“unearned</w:delText>
        </w:r>
        <w:r w:rsidDel="00743405">
          <w:rPr>
            <w:rFonts w:ascii="Times New Roman" w:hAnsi="Times New Roman"/>
            <w:color w:val="191919"/>
            <w:sz w:val="18"/>
            <w:szCs w:val="18"/>
          </w:rPr>
          <w:delText>”</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f</w:delText>
        </w:r>
        <w:r w:rsidDel="00743405">
          <w:rPr>
            <w:rFonts w:ascii="Times New Roman" w:hAnsi="Times New Roman"/>
            <w:color w:val="191919"/>
            <w:spacing w:val="-3"/>
            <w:sz w:val="18"/>
            <w:szCs w:val="18"/>
          </w:rPr>
          <w:delText>u</w:delText>
        </w:r>
        <w:r w:rsidDel="00743405">
          <w:rPr>
            <w:rFonts w:ascii="Times New Roman" w:hAnsi="Times New Roman"/>
            <w:color w:val="191919"/>
            <w:spacing w:val="-2"/>
            <w:sz w:val="18"/>
            <w:szCs w:val="18"/>
          </w:rPr>
          <w:delText>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hav</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 xml:space="preserve">been </w:delText>
        </w:r>
        <w:r w:rsidDel="00743405">
          <w:rPr>
            <w:rFonts w:ascii="Times New Roman" w:hAnsi="Times New Roman"/>
            <w:color w:val="191919"/>
            <w:spacing w:val="-3"/>
            <w:sz w:val="18"/>
            <w:szCs w:val="18"/>
          </w:rPr>
          <w:delText>pai</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cove</w:delText>
        </w:r>
        <w:r w:rsidDel="00743405">
          <w:rPr>
            <w:rFonts w:ascii="Times New Roman" w:hAnsi="Times New Roman"/>
            <w:color w:val="191919"/>
            <w:sz w:val="18"/>
            <w:szCs w:val="18"/>
          </w:rPr>
          <w:delText>r</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cha</w:delText>
        </w:r>
        <w:r w:rsidDel="00743405">
          <w:rPr>
            <w:rFonts w:ascii="Times New Roman" w:hAnsi="Times New Roman"/>
            <w:color w:val="191919"/>
            <w:spacing w:val="-6"/>
            <w:sz w:val="18"/>
            <w:szCs w:val="18"/>
          </w:rPr>
          <w:delText>r</w:delText>
        </w:r>
        <w:r w:rsidDel="00743405">
          <w:rPr>
            <w:rFonts w:ascii="Times New Roman" w:hAnsi="Times New Roman"/>
            <w:color w:val="191919"/>
            <w:spacing w:val="-3"/>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receive</w:delText>
        </w:r>
        <w:r w:rsidDel="00743405">
          <w:rPr>
            <w:rFonts w:ascii="Times New Roman" w:hAnsi="Times New Roman"/>
            <w:color w:val="191919"/>
            <w:sz w:val="18"/>
            <w:szCs w:val="18"/>
          </w:rPr>
          <w:delText>d</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9"/>
            <w:sz w:val="18"/>
            <w:szCs w:val="18"/>
          </w:rPr>
          <w:delText>T</w:delText>
        </w:r>
        <w:r w:rsidDel="00743405">
          <w:rPr>
            <w:rFonts w:ascii="Times New Roman" w:hAnsi="Times New Roman"/>
            <w:color w:val="191919"/>
            <w:spacing w:val="-3"/>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3"/>
            <w:sz w:val="18"/>
            <w:szCs w:val="18"/>
          </w:rPr>
          <w:delText>gran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and/o</w:delText>
        </w:r>
        <w:r w:rsidDel="00743405">
          <w:rPr>
            <w:rFonts w:ascii="Times New Roman" w:hAnsi="Times New Roman"/>
            <w:color w:val="191919"/>
            <w:sz w:val="18"/>
            <w:szCs w:val="18"/>
          </w:rPr>
          <w:delText>r</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loa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programs</w:delText>
        </w:r>
        <w:r w:rsidDel="00743405">
          <w:rPr>
            <w:rFonts w:ascii="Times New Roman" w:hAnsi="Times New Roman"/>
            <w:color w:val="191919"/>
            <w:sz w:val="18"/>
            <w:szCs w:val="18"/>
          </w:rPr>
          <w:delText>.</w:delText>
        </w:r>
        <w:r w:rsidDel="00743405">
          <w:rPr>
            <w:rFonts w:ascii="Times New Roman" w:hAnsi="Times New Roman"/>
            <w:color w:val="191919"/>
            <w:spacing w:val="-14"/>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responsibl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 xml:space="preserve">repay </w:delText>
        </w:r>
        <w:r w:rsidDel="00743405">
          <w:rPr>
            <w:rFonts w:ascii="Times New Roman" w:hAnsi="Times New Roman"/>
            <w:color w:val="191919"/>
            <w:spacing w:val="-2"/>
            <w:sz w:val="18"/>
            <w:szCs w:val="18"/>
          </w:rPr>
          <w:delText>an</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unpai</w:delText>
        </w:r>
        <w:r w:rsidDel="00743405">
          <w:rPr>
            <w:rFonts w:ascii="Times New Roman" w:hAnsi="Times New Roman"/>
            <w:color w:val="191919"/>
            <w:sz w:val="18"/>
            <w:szCs w:val="18"/>
          </w:rPr>
          <w:delText>d</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institutiona</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cha</w:delText>
        </w:r>
        <w:r w:rsidDel="00743405">
          <w:rPr>
            <w:rFonts w:ascii="Times New Roman" w:hAnsi="Times New Roman"/>
            <w:color w:val="191919"/>
            <w:spacing w:val="-5"/>
            <w:sz w:val="18"/>
            <w:szCs w:val="18"/>
          </w:rPr>
          <w:delText>r</w:delText>
        </w:r>
        <w:r w:rsidDel="00743405">
          <w:rPr>
            <w:rFonts w:ascii="Times New Roman" w:hAnsi="Times New Roman"/>
            <w:color w:val="191919"/>
            <w:spacing w:val="-2"/>
            <w:sz w:val="18"/>
            <w:szCs w:val="18"/>
          </w:rPr>
          <w:delText>ge</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resultin</w:delText>
        </w:r>
        <w:r w:rsidDel="00743405">
          <w:rPr>
            <w:rFonts w:ascii="Times New Roman" w:hAnsi="Times New Roman"/>
            <w:color w:val="191919"/>
            <w:sz w:val="18"/>
            <w:szCs w:val="18"/>
          </w:rPr>
          <w:delText>g</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Calculation.</w:delText>
        </w:r>
      </w:del>
    </w:p>
    <w:p w:rsidR="00924DC4" w:rsidDel="00743405" w:rsidRDefault="00924DC4" w:rsidP="00924DC4">
      <w:pPr>
        <w:widowControl w:val="0"/>
        <w:autoSpaceDE w:val="0"/>
        <w:autoSpaceDN w:val="0"/>
        <w:adjustRightInd w:val="0"/>
        <w:spacing w:before="16" w:after="0" w:line="200" w:lineRule="exact"/>
        <w:rPr>
          <w:del w:id="1513"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40" w:right="998"/>
        <w:jc w:val="both"/>
        <w:rPr>
          <w:del w:id="1514" w:author="tharris" w:date="2011-05-16T09:41:00Z"/>
          <w:rFonts w:ascii="Times New Roman" w:hAnsi="Times New Roman"/>
          <w:color w:val="000000"/>
          <w:sz w:val="18"/>
          <w:szCs w:val="18"/>
        </w:rPr>
      </w:pPr>
      <w:del w:id="1515" w:author="tharris" w:date="2011-05-16T09:41:00Z">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mus</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retur</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8"/>
            <w:sz w:val="18"/>
            <w:szCs w:val="18"/>
          </w:rPr>
          <w:delText>T</w:delText>
        </w:r>
        <w:r w:rsidDel="00743405">
          <w:rPr>
            <w:rFonts w:ascii="Times New Roman" w:hAnsi="Times New Roman"/>
            <w:color w:val="191919"/>
            <w:spacing w:val="-2"/>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du</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Educatio</w:delText>
        </w:r>
        <w:r w:rsidDel="00743405">
          <w:rPr>
            <w:rFonts w:ascii="Times New Roman" w:hAnsi="Times New Roman"/>
            <w:color w:val="191919"/>
            <w:sz w:val="18"/>
            <w:szCs w:val="18"/>
          </w:rPr>
          <w:delText>n</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late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schoo</w:delText>
        </w:r>
        <w:r w:rsidDel="00743405">
          <w:rPr>
            <w:rFonts w:ascii="Times New Roman" w:hAnsi="Times New Roman"/>
            <w:color w:val="191919"/>
            <w:sz w:val="18"/>
            <w:szCs w:val="18"/>
          </w:rPr>
          <w:delText>l</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deter</w:delText>
        </w:r>
        <w:r w:rsidDel="00743405">
          <w:rPr>
            <w:rFonts w:ascii="Times New Roman" w:hAnsi="Times New Roman"/>
            <w:color w:val="191919"/>
            <w:spacing w:val="-3"/>
            <w:sz w:val="18"/>
            <w:szCs w:val="18"/>
          </w:rPr>
          <w:delText>m</w:delText>
        </w:r>
        <w:r w:rsidDel="00743405">
          <w:rPr>
            <w:rFonts w:ascii="Times New Roman" w:hAnsi="Times New Roman"/>
            <w:color w:val="191919"/>
            <w:spacing w:val="-2"/>
            <w:sz w:val="18"/>
            <w:szCs w:val="18"/>
          </w:rPr>
          <w:delText>ine</w:delText>
        </w:r>
        <w:r w:rsidDel="00743405">
          <w:rPr>
            <w:rFonts w:ascii="Times New Roman" w:hAnsi="Times New Roman"/>
            <w:color w:val="191919"/>
            <w:sz w:val="18"/>
            <w:szCs w:val="18"/>
          </w:rPr>
          <w:delText>s</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student withdre</w:delText>
        </w:r>
        <w:r w:rsidDel="00743405">
          <w:rPr>
            <w:rFonts w:ascii="Times New Roman" w:hAnsi="Times New Roman"/>
            <w:color w:val="191919"/>
            <w:spacing w:val="-13"/>
            <w:sz w:val="18"/>
            <w:szCs w:val="18"/>
          </w:rPr>
          <w:delText>w</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Du</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tim</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necessar</w:delText>
        </w:r>
        <w:r w:rsidDel="00743405">
          <w:rPr>
            <w:rFonts w:ascii="Times New Roman" w:hAnsi="Times New Roman"/>
            <w:color w:val="191919"/>
            <w:sz w:val="18"/>
            <w:szCs w:val="18"/>
          </w:rPr>
          <w:delText xml:space="preserve">y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researc</w:delText>
        </w:r>
        <w:r w:rsidDel="00743405">
          <w:rPr>
            <w:rFonts w:ascii="Times New Roman" w:hAnsi="Times New Roman"/>
            <w:color w:val="191919"/>
            <w:sz w:val="18"/>
            <w:szCs w:val="18"/>
          </w:rPr>
          <w:delText xml:space="preserve">h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las</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enrollmen</w:delText>
        </w:r>
        <w:r w:rsidDel="00743405">
          <w:rPr>
            <w:rFonts w:ascii="Times New Roman" w:hAnsi="Times New Roman"/>
            <w:color w:val="191919"/>
            <w:sz w:val="18"/>
            <w:szCs w:val="18"/>
          </w:rPr>
          <w:delText>t</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w:delText>
        </w:r>
        <w:r w:rsidDel="00743405">
          <w:rPr>
            <w:rFonts w:ascii="Times New Roman" w:hAnsi="Times New Roman"/>
            <w:color w:val="191919"/>
            <w:sz w:val="18"/>
            <w:szCs w:val="18"/>
          </w:rPr>
          <w:delText>y</w:delText>
        </w:r>
        <w:r w:rsidDel="00743405">
          <w:rPr>
            <w:rFonts w:ascii="Times New Roman" w:hAnsi="Times New Roman"/>
            <w:color w:val="191919"/>
            <w:spacing w:val="1"/>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 xml:space="preserve">w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u</w:delText>
        </w:r>
        <w:r w:rsidDel="00743405">
          <w:rPr>
            <w:rFonts w:ascii="Times New Roman" w:hAnsi="Times New Roman"/>
            <w:color w:val="191919"/>
            <w:spacing w:val="-3"/>
            <w:sz w:val="18"/>
            <w:szCs w:val="18"/>
          </w:rPr>
          <w:delText>n</w:delText>
        </w:r>
        <w:r w:rsidDel="00743405">
          <w:rPr>
            <w:rFonts w:ascii="Times New Roman" w:hAnsi="Times New Roman"/>
            <w:color w:val="191919"/>
            <w:spacing w:val="-2"/>
            <w:sz w:val="18"/>
            <w:szCs w:val="18"/>
          </w:rPr>
          <w:delText>iversit</w:delText>
        </w:r>
        <w:r w:rsidDel="00743405">
          <w:rPr>
            <w:rFonts w:ascii="Times New Roman" w:hAnsi="Times New Roman"/>
            <w:color w:val="191919"/>
            <w:sz w:val="18"/>
            <w:szCs w:val="18"/>
          </w:rPr>
          <w:delText xml:space="preserve">y </w:delText>
        </w:r>
        <w:r w:rsidDel="00743405">
          <w:rPr>
            <w:rFonts w:ascii="Times New Roman" w:hAnsi="Times New Roman"/>
            <w:color w:val="191919"/>
            <w:spacing w:val="-2"/>
            <w:sz w:val="18"/>
            <w:szCs w:val="18"/>
          </w:rPr>
          <w:delText>(must investigat</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contactin</w:delText>
        </w:r>
        <w:r w:rsidDel="00743405">
          <w:rPr>
            <w:rFonts w:ascii="Times New Roman" w:hAnsi="Times New Roman"/>
            <w:color w:val="191919"/>
            <w:sz w:val="18"/>
            <w:szCs w:val="18"/>
          </w:rPr>
          <w:delText>g</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professors)</w:delText>
        </w:r>
        <w:r w:rsidDel="00743405">
          <w:rPr>
            <w:rFonts w:ascii="Times New Roman" w:hAnsi="Times New Roman"/>
            <w:color w:val="191919"/>
            <w:sz w:val="18"/>
            <w:szCs w:val="18"/>
          </w:rPr>
          <w:delTex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notificatio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portio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ma</w:delText>
        </w:r>
        <w:r w:rsidDel="00743405">
          <w:rPr>
            <w:rFonts w:ascii="Times New Roman" w:hAnsi="Times New Roman"/>
            <w:color w:val="191919"/>
            <w:sz w:val="18"/>
            <w:szCs w:val="18"/>
          </w:rPr>
          <w:delText>y</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notifie</w:delText>
        </w:r>
        <w:r w:rsidDel="00743405">
          <w:rPr>
            <w:rFonts w:ascii="Times New Roman" w:hAnsi="Times New Roman"/>
            <w:color w:val="191919"/>
            <w:sz w:val="18"/>
            <w:szCs w:val="18"/>
          </w:rPr>
          <w:delText>d</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wel</w:delText>
        </w:r>
        <w:r w:rsidDel="00743405">
          <w:rPr>
            <w:rFonts w:ascii="Times New Roman" w:hAnsi="Times New Roman"/>
            <w:color w:val="191919"/>
            <w:sz w:val="18"/>
            <w:szCs w:val="18"/>
          </w:rPr>
          <w:delText>l</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afte</w:delText>
        </w:r>
        <w:r w:rsidDel="00743405">
          <w:rPr>
            <w:rFonts w:ascii="Times New Roman" w:hAnsi="Times New Roman"/>
            <w:color w:val="191919"/>
            <w:sz w:val="18"/>
            <w:szCs w:val="18"/>
          </w:rPr>
          <w:delText>r</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3"/>
            <w:sz w:val="18"/>
            <w:szCs w:val="18"/>
          </w:rPr>
          <w:delText xml:space="preserve"> v</w:delText>
        </w:r>
        <w:r w:rsidDel="00743405">
          <w:rPr>
            <w:rFonts w:ascii="Times New Roman" w:hAnsi="Times New Roman"/>
            <w:color w:val="191919"/>
            <w:spacing w:val="-2"/>
            <w:sz w:val="18"/>
            <w:szCs w:val="18"/>
          </w:rPr>
          <w:delText>iolatio</w:delText>
        </w:r>
        <w:r w:rsidDel="00743405">
          <w:rPr>
            <w:rFonts w:ascii="Times New Roman" w:hAnsi="Times New Roman"/>
            <w:color w:val="191919"/>
            <w:sz w:val="18"/>
            <w:szCs w:val="18"/>
          </w:rPr>
          <w:delText>n</w:delText>
        </w:r>
        <w:r w:rsidDel="00743405">
          <w:rPr>
            <w:rFonts w:ascii="Times New Roman" w:hAnsi="Times New Roman"/>
            <w:color w:val="191919"/>
            <w:spacing w:val="-3"/>
            <w:sz w:val="18"/>
            <w:szCs w:val="18"/>
          </w:rPr>
          <w:delText xml:space="preserve"> </w:delText>
        </w:r>
        <w:r w:rsidDel="00743405">
          <w:rPr>
            <w:rFonts w:ascii="Times New Roman" w:hAnsi="Times New Roman"/>
            <w:color w:val="191919"/>
            <w:spacing w:val="-2"/>
            <w:sz w:val="18"/>
            <w:szCs w:val="18"/>
          </w:rPr>
          <w:delText>(uno</w:delText>
        </w:r>
        <w:r w:rsidDel="00743405">
          <w:rPr>
            <w:rFonts w:ascii="Times New Roman" w:hAnsi="Times New Roman"/>
            <w:color w:val="191919"/>
            <w:spacing w:val="-5"/>
            <w:sz w:val="18"/>
            <w:szCs w:val="18"/>
          </w:rPr>
          <w:delText>f</w:delText>
        </w:r>
        <w:r w:rsidDel="00743405">
          <w:rPr>
            <w:rFonts w:ascii="Times New Roman" w:hAnsi="Times New Roman"/>
            <w:color w:val="191919"/>
            <w:spacing w:val="-2"/>
            <w:sz w:val="18"/>
            <w:szCs w:val="18"/>
          </w:rPr>
          <w:delText>ficially withdraw</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semester).</w:delText>
        </w:r>
      </w:del>
    </w:p>
    <w:p w:rsidR="00924DC4" w:rsidDel="00743405" w:rsidRDefault="00924DC4" w:rsidP="00924DC4">
      <w:pPr>
        <w:widowControl w:val="0"/>
        <w:autoSpaceDE w:val="0"/>
        <w:autoSpaceDN w:val="0"/>
        <w:adjustRightInd w:val="0"/>
        <w:spacing w:after="0" w:line="250" w:lineRule="auto"/>
        <w:ind w:left="140" w:right="999"/>
        <w:jc w:val="both"/>
        <w:rPr>
          <w:del w:id="1516" w:author="tharris" w:date="2011-05-16T09:41:00Z"/>
          <w:rFonts w:ascii="Times New Roman" w:hAnsi="Times New Roman"/>
          <w:color w:val="000000"/>
          <w:sz w:val="18"/>
          <w:szCs w:val="18"/>
        </w:rPr>
      </w:pPr>
      <w:del w:id="1517" w:author="tharris" w:date="2011-05-16T09:41:00Z">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owe</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bac</w:delText>
        </w:r>
        <w:r w:rsidDel="00743405">
          <w:rPr>
            <w:rFonts w:ascii="Times New Roman" w:hAnsi="Times New Roman"/>
            <w:color w:val="191919"/>
            <w:sz w:val="18"/>
            <w:szCs w:val="18"/>
          </w:rPr>
          <w:delText>k</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Departmen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Education</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advis</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withi</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3</w:delText>
        </w:r>
        <w:r w:rsidDel="00743405">
          <w:rPr>
            <w:rFonts w:ascii="Times New Roman" w:hAnsi="Times New Roman"/>
            <w:color w:val="191919"/>
            <w:sz w:val="18"/>
            <w:szCs w:val="18"/>
          </w:rPr>
          <w:delText>0</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determ</w:delText>
        </w:r>
        <w:r w:rsidDel="00743405">
          <w:rPr>
            <w:rFonts w:ascii="Times New Roman" w:hAnsi="Times New Roman"/>
            <w:color w:val="191919"/>
            <w:spacing w:val="-3"/>
            <w:sz w:val="18"/>
            <w:szCs w:val="18"/>
          </w:rPr>
          <w:delText>i</w:delText>
        </w:r>
        <w:r w:rsidDel="00743405">
          <w:rPr>
            <w:rFonts w:ascii="Times New Roman" w:hAnsi="Times New Roman"/>
            <w:color w:val="191919"/>
            <w:spacing w:val="-2"/>
            <w:sz w:val="18"/>
            <w:szCs w:val="18"/>
          </w:rPr>
          <w:delText>nin</w:delText>
        </w:r>
        <w:r w:rsidDel="00743405">
          <w:rPr>
            <w:rFonts w:ascii="Times New Roman" w:hAnsi="Times New Roman"/>
            <w:color w:val="191919"/>
            <w:sz w:val="18"/>
            <w:szCs w:val="18"/>
          </w:rPr>
          <w:delText>g</w:delText>
        </w:r>
        <w:r w:rsidDel="00743405">
          <w:rPr>
            <w:rFonts w:ascii="Times New Roman" w:hAnsi="Times New Roman"/>
            <w:color w:val="191919"/>
            <w:spacing w:val="-5"/>
            <w:sz w:val="18"/>
            <w:szCs w:val="18"/>
          </w:rPr>
          <w:delText xml:space="preserve">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 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withdrew</w:delText>
        </w:r>
        <w:r w:rsidDel="00743405">
          <w:rPr>
            <w:rFonts w:ascii="Times New Roman" w:hAnsi="Times New Roman"/>
            <w:color w:val="191919"/>
            <w:sz w:val="18"/>
            <w:szCs w:val="18"/>
          </w:rPr>
          <w:delText>:</w:delText>
        </w:r>
        <w:r w:rsidDel="00743405">
          <w:rPr>
            <w:rFonts w:ascii="Times New Roman" w:hAnsi="Times New Roman"/>
            <w:color w:val="191919"/>
            <w:spacing w:val="-8"/>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4</w:delText>
        </w:r>
        <w:r w:rsidDel="00743405">
          <w:rPr>
            <w:rFonts w:ascii="Times New Roman" w:hAnsi="Times New Roman"/>
            <w:color w:val="191919"/>
            <w:sz w:val="18"/>
            <w:szCs w:val="18"/>
          </w:rPr>
          <w:delText>5</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day</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dat</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notificatio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tak</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actio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n</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overpayment</w:delText>
        </w:r>
        <w:r w:rsidDel="00743405">
          <w:rPr>
            <w:rFonts w:ascii="Times New Roman" w:hAnsi="Times New Roman"/>
            <w:color w:val="191919"/>
            <w:sz w:val="18"/>
            <w:szCs w:val="18"/>
          </w:rPr>
          <w:delText>.</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I</w:delText>
        </w:r>
        <w:r w:rsidDel="00743405">
          <w:rPr>
            <w:rFonts w:ascii="Times New Roman" w:hAnsi="Times New Roman"/>
            <w:color w:val="191919"/>
            <w:sz w:val="18"/>
            <w:szCs w:val="18"/>
          </w:rPr>
          <w:delText>f</w:delText>
        </w:r>
        <w:r w:rsidDel="00743405">
          <w:rPr>
            <w:rFonts w:ascii="Times New Roman" w:hAnsi="Times New Roman"/>
            <w:color w:val="191919"/>
            <w:spacing w:val="-6"/>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pacing w:val="-12"/>
            <w:sz w:val="18"/>
            <w:szCs w:val="18"/>
          </w:rPr>
          <w:delText>’</w:delText>
        </w:r>
        <w:r w:rsidDel="00743405">
          <w:rPr>
            <w:rFonts w:ascii="Times New Roman" w:hAnsi="Times New Roman"/>
            <w:color w:val="191919"/>
            <w:sz w:val="18"/>
            <w:szCs w:val="18"/>
          </w:rPr>
          <w:delText>s</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po</w:delText>
        </w:r>
        <w:r w:rsidDel="00743405">
          <w:rPr>
            <w:rFonts w:ascii="Times New Roman" w:hAnsi="Times New Roman"/>
            <w:color w:val="191919"/>
            <w:spacing w:val="-5"/>
            <w:sz w:val="18"/>
            <w:szCs w:val="18"/>
          </w:rPr>
          <w:delText>r</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3"/>
            <w:sz w:val="18"/>
            <w:szCs w:val="18"/>
          </w:rPr>
          <w:delText>tio</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unearne</w:delText>
        </w:r>
        <w:r w:rsidDel="00743405">
          <w:rPr>
            <w:rFonts w:ascii="Times New Roman" w:hAnsi="Times New Roman"/>
            <w:color w:val="191919"/>
            <w:sz w:val="18"/>
            <w:szCs w:val="18"/>
          </w:rPr>
          <w:delText>d</w:delText>
        </w:r>
        <w:r w:rsidDel="00743405">
          <w:rPr>
            <w:rFonts w:ascii="Times New Roman" w:hAnsi="Times New Roman"/>
            <w:color w:val="191919"/>
            <w:spacing w:val="-15"/>
            <w:sz w:val="18"/>
            <w:szCs w:val="18"/>
          </w:rPr>
          <w:delText xml:space="preserve"> </w:delText>
        </w:r>
        <w:r w:rsidDel="00743405">
          <w:rPr>
            <w:rFonts w:ascii="Times New Roman" w:hAnsi="Times New Roman"/>
            <w:color w:val="191919"/>
            <w:spacing w:val="-9"/>
            <w:sz w:val="18"/>
            <w:szCs w:val="18"/>
          </w:rPr>
          <w:delText>T</w:delText>
        </w:r>
        <w:r w:rsidDel="00743405">
          <w:rPr>
            <w:rFonts w:ascii="Times New Roman" w:hAnsi="Times New Roman"/>
            <w:color w:val="191919"/>
            <w:spacing w:val="-3"/>
            <w:sz w:val="18"/>
            <w:szCs w:val="18"/>
          </w:rPr>
          <w:delText>itl</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V</w:delText>
        </w:r>
        <w:r w:rsidDel="00743405">
          <w:rPr>
            <w:rFonts w:ascii="Times New Roman" w:hAnsi="Times New Roman"/>
            <w:color w:val="191919"/>
            <w:spacing w:val="-15"/>
            <w:sz w:val="18"/>
            <w:szCs w:val="18"/>
          </w:rPr>
          <w:delText xml:space="preserve"> </w:delText>
        </w:r>
        <w:r w:rsidDel="00743405">
          <w:rPr>
            <w:rFonts w:ascii="Times New Roman" w:hAnsi="Times New Roman"/>
            <w:color w:val="191919"/>
            <w:spacing w:val="-3"/>
            <w:sz w:val="18"/>
            <w:szCs w:val="18"/>
          </w:rPr>
          <w:delText>fund</w:delText>
        </w:r>
        <w:r w:rsidDel="00743405">
          <w:rPr>
            <w:rFonts w:ascii="Times New Roman" w:hAnsi="Times New Roman"/>
            <w:color w:val="191919"/>
            <w:sz w:val="18"/>
            <w:szCs w:val="18"/>
          </w:rPr>
          <w:delText>s</w:delText>
        </w:r>
        <w:r w:rsidDel="00743405">
          <w:rPr>
            <w:rFonts w:ascii="Times New Roman" w:hAnsi="Times New Roman"/>
            <w:color w:val="191919"/>
            <w:spacing w:val="-12"/>
            <w:sz w:val="18"/>
            <w:szCs w:val="18"/>
          </w:rPr>
          <w:delText xml:space="preserve"> </w:delText>
        </w:r>
        <w:r w:rsidDel="00743405">
          <w:rPr>
            <w:rFonts w:ascii="Times New Roman" w:hAnsi="Times New Roman"/>
            <w:color w:val="191919"/>
            <w:spacing w:val="-3"/>
            <w:sz w:val="18"/>
            <w:szCs w:val="18"/>
          </w:rPr>
          <w:delText>include</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z w:val="18"/>
            <w:szCs w:val="18"/>
          </w:rPr>
          <w:delText>a</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federa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grant</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ha</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pa</w:delText>
        </w:r>
        <w:r w:rsidDel="00743405">
          <w:rPr>
            <w:rFonts w:ascii="Times New Roman" w:hAnsi="Times New Roman"/>
            <w:color w:val="191919"/>
            <w:sz w:val="18"/>
            <w:szCs w:val="18"/>
          </w:rPr>
          <w:delText>y</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n</w:delText>
        </w:r>
        <w:r w:rsidDel="00743405">
          <w:rPr>
            <w:rFonts w:ascii="Times New Roman" w:hAnsi="Times New Roman"/>
            <w:color w:val="191919"/>
            <w:sz w:val="18"/>
            <w:szCs w:val="18"/>
          </w:rPr>
          <w:delText>o</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mor</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tha</w:delText>
        </w:r>
        <w:r w:rsidDel="00743405">
          <w:rPr>
            <w:rFonts w:ascii="Times New Roman" w:hAnsi="Times New Roman"/>
            <w:color w:val="191919"/>
            <w:sz w:val="18"/>
            <w:szCs w:val="18"/>
          </w:rPr>
          <w:delText>n</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50</w:delText>
        </w:r>
        <w:r w:rsidDel="00743405">
          <w:rPr>
            <w:rFonts w:ascii="Times New Roman" w:hAnsi="Times New Roman"/>
            <w:color w:val="191919"/>
            <w:sz w:val="18"/>
            <w:szCs w:val="18"/>
          </w:rPr>
          <w:delTex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o</w:delText>
        </w:r>
        <w:r w:rsidDel="00743405">
          <w:rPr>
            <w:rFonts w:ascii="Times New Roman" w:hAnsi="Times New Roman"/>
            <w:color w:val="191919"/>
            <w:sz w:val="18"/>
            <w:szCs w:val="18"/>
          </w:rPr>
          <w:delText>f</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initia</w:delText>
        </w:r>
        <w:r w:rsidDel="00743405">
          <w:rPr>
            <w:rFonts w:ascii="Times New Roman" w:hAnsi="Times New Roman"/>
            <w:color w:val="191919"/>
            <w:sz w:val="18"/>
            <w:szCs w:val="18"/>
          </w:rPr>
          <w:delText>l</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amoun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tha</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t</w:delText>
        </w:r>
        <w:r w:rsidDel="00743405">
          <w:rPr>
            <w:rFonts w:ascii="Times New Roman" w:hAnsi="Times New Roman"/>
            <w:color w:val="191919"/>
            <w:spacing w:val="-4"/>
            <w:sz w:val="18"/>
            <w:szCs w:val="18"/>
          </w:rPr>
          <w:delText>h</w:delText>
        </w:r>
        <w:r w:rsidDel="00743405">
          <w:rPr>
            <w:rFonts w:ascii="Times New Roman" w:hAnsi="Times New Roman"/>
            <w:color w:val="191919"/>
            <w:sz w:val="18"/>
            <w:szCs w:val="18"/>
          </w:rPr>
          <w:delText>e</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studen</w:delText>
        </w:r>
        <w:r w:rsidDel="00743405">
          <w:rPr>
            <w:rFonts w:ascii="Times New Roman" w:hAnsi="Times New Roman"/>
            <w:color w:val="191919"/>
            <w:sz w:val="18"/>
            <w:szCs w:val="18"/>
          </w:rPr>
          <w:delText>t</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i</w:delText>
        </w:r>
        <w:r w:rsidDel="00743405">
          <w:rPr>
            <w:rFonts w:ascii="Times New Roman" w:hAnsi="Times New Roman"/>
            <w:color w:val="191919"/>
            <w:sz w:val="18"/>
            <w:szCs w:val="18"/>
          </w:rPr>
          <w:delText>s</w:delText>
        </w:r>
        <w:r w:rsidDel="00743405">
          <w:rPr>
            <w:rFonts w:ascii="Times New Roman" w:hAnsi="Times New Roman"/>
            <w:color w:val="191919"/>
            <w:spacing w:val="-11"/>
            <w:sz w:val="18"/>
            <w:szCs w:val="18"/>
          </w:rPr>
          <w:delText xml:space="preserve"> </w:delText>
        </w:r>
        <w:r w:rsidDel="00743405">
          <w:rPr>
            <w:rFonts w:ascii="Times New Roman" w:hAnsi="Times New Roman"/>
            <w:color w:val="191919"/>
            <w:spacing w:val="-3"/>
            <w:sz w:val="18"/>
            <w:szCs w:val="18"/>
          </w:rPr>
          <w:delText xml:space="preserve">responsible </w:delText>
        </w:r>
        <w:r w:rsidDel="00743405">
          <w:rPr>
            <w:rFonts w:ascii="Times New Roman" w:hAnsi="Times New Roman"/>
            <w:color w:val="191919"/>
            <w:spacing w:val="-2"/>
            <w:sz w:val="18"/>
            <w:szCs w:val="18"/>
          </w:rPr>
          <w:delText>fo</w:delText>
        </w:r>
        <w:r w:rsidDel="00743405">
          <w:rPr>
            <w:rFonts w:ascii="Times New Roman" w:hAnsi="Times New Roman"/>
            <w:color w:val="191919"/>
            <w:sz w:val="18"/>
            <w:szCs w:val="18"/>
          </w:rPr>
          <w:delText>r</w:delText>
        </w:r>
        <w:r w:rsidDel="00743405">
          <w:rPr>
            <w:rFonts w:ascii="Times New Roman" w:hAnsi="Times New Roman"/>
            <w:color w:val="191919"/>
            <w:spacing w:val="-4"/>
            <w:sz w:val="18"/>
            <w:szCs w:val="18"/>
          </w:rPr>
          <w:delText xml:space="preserve"> </w:delText>
        </w:r>
        <w:r w:rsidDel="00743405">
          <w:rPr>
            <w:rFonts w:ascii="Times New Roman" w:hAnsi="Times New Roman"/>
            <w:color w:val="191919"/>
            <w:spacing w:val="-2"/>
            <w:sz w:val="18"/>
            <w:szCs w:val="18"/>
          </w:rPr>
          <w:delText>returning.</w:delText>
        </w:r>
      </w:del>
    </w:p>
    <w:p w:rsidR="00924DC4" w:rsidDel="00743405" w:rsidRDefault="00924DC4" w:rsidP="00924DC4">
      <w:pPr>
        <w:widowControl w:val="0"/>
        <w:autoSpaceDE w:val="0"/>
        <w:autoSpaceDN w:val="0"/>
        <w:adjustRightInd w:val="0"/>
        <w:spacing w:before="16" w:after="0" w:line="200" w:lineRule="exact"/>
        <w:rPr>
          <w:del w:id="1518" w:author="tharris" w:date="2011-05-16T09:41:00Z"/>
          <w:rFonts w:ascii="Times New Roman" w:hAnsi="Times New Roman"/>
          <w:color w:val="000000"/>
          <w:sz w:val="20"/>
          <w:szCs w:val="20"/>
        </w:rPr>
      </w:pPr>
    </w:p>
    <w:p w:rsidR="00924DC4" w:rsidDel="00743405" w:rsidRDefault="00924DC4" w:rsidP="00924DC4">
      <w:pPr>
        <w:widowControl w:val="0"/>
        <w:autoSpaceDE w:val="0"/>
        <w:autoSpaceDN w:val="0"/>
        <w:adjustRightInd w:val="0"/>
        <w:spacing w:after="0" w:line="250" w:lineRule="auto"/>
        <w:ind w:left="140" w:right="998"/>
        <w:jc w:val="both"/>
        <w:rPr>
          <w:del w:id="1519" w:author="tharris" w:date="2011-05-16T09:41:00Z"/>
          <w:rFonts w:ascii="Times New Roman" w:hAnsi="Times New Roman"/>
          <w:color w:val="000000"/>
          <w:sz w:val="18"/>
          <w:szCs w:val="18"/>
        </w:rPr>
      </w:pPr>
      <w:del w:id="1520" w:author="tharris" w:date="2011-05-16T09:41:00Z">
        <w:r w:rsidDel="00743405">
          <w:rPr>
            <w:rFonts w:ascii="Times New Roman" w:hAnsi="Times New Roman"/>
            <w:color w:val="191919"/>
            <w:spacing w:val="-2"/>
            <w:sz w:val="18"/>
            <w:szCs w:val="18"/>
          </w:rPr>
          <w:delText>PLEAS</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NOTE</w:delText>
        </w:r>
        <w:r w:rsidDel="00743405">
          <w:rPr>
            <w:rFonts w:ascii="Times New Roman" w:hAnsi="Times New Roman"/>
            <w:color w:val="191919"/>
            <w:sz w:val="18"/>
            <w:szCs w:val="18"/>
          </w:rPr>
          <w:delTex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Student</w:delText>
        </w:r>
        <w:r w:rsidDel="00743405">
          <w:rPr>
            <w:rFonts w:ascii="Times New Roman" w:hAnsi="Times New Roman"/>
            <w:color w:val="191919"/>
            <w:sz w:val="18"/>
            <w:szCs w:val="18"/>
          </w:rPr>
          <w:delText>s</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wh</w:delText>
        </w:r>
        <w:r w:rsidDel="00743405">
          <w:rPr>
            <w:rFonts w:ascii="Times New Roman" w:hAnsi="Times New Roman"/>
            <w:color w:val="191919"/>
            <w:sz w:val="18"/>
            <w:szCs w:val="18"/>
          </w:rPr>
          <w:delText>o</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completel</w:delText>
        </w:r>
        <w:r w:rsidDel="00743405">
          <w:rPr>
            <w:rFonts w:ascii="Times New Roman" w:hAnsi="Times New Roman"/>
            <w:color w:val="191919"/>
            <w:sz w:val="18"/>
            <w:szCs w:val="18"/>
          </w:rPr>
          <w:delText>y</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withdra</w:delText>
        </w:r>
        <w:r w:rsidDel="00743405">
          <w:rPr>
            <w:rFonts w:ascii="Times New Roman" w:hAnsi="Times New Roman"/>
            <w:color w:val="191919"/>
            <w:sz w:val="18"/>
            <w:szCs w:val="18"/>
          </w:rPr>
          <w:delText>w</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fro</w:delText>
        </w:r>
        <w:r w:rsidDel="00743405">
          <w:rPr>
            <w:rFonts w:ascii="Times New Roman" w:hAnsi="Times New Roman"/>
            <w:color w:val="191919"/>
            <w:sz w:val="18"/>
            <w:szCs w:val="18"/>
          </w:rPr>
          <w:delText>m</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Universit</w:delText>
        </w:r>
        <w:r w:rsidDel="00743405">
          <w:rPr>
            <w:rFonts w:ascii="Times New Roman" w:hAnsi="Times New Roman"/>
            <w:color w:val="191919"/>
            <w:sz w:val="18"/>
            <w:szCs w:val="18"/>
          </w:rPr>
          <w:delText>y</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wil</w:delText>
        </w:r>
        <w:r w:rsidDel="00743405">
          <w:rPr>
            <w:rFonts w:ascii="Times New Roman" w:hAnsi="Times New Roman"/>
            <w:color w:val="191919"/>
            <w:sz w:val="18"/>
            <w:szCs w:val="18"/>
          </w:rPr>
          <w:delText>l</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b</w:delText>
        </w:r>
        <w:r w:rsidDel="00743405">
          <w:rPr>
            <w:rFonts w:ascii="Times New Roman" w:hAnsi="Times New Roman"/>
            <w:color w:val="191919"/>
            <w:sz w:val="18"/>
            <w:szCs w:val="18"/>
          </w:rPr>
          <w:delText>e</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subjec</w:delText>
        </w:r>
        <w:r w:rsidDel="00743405">
          <w:rPr>
            <w:rFonts w:ascii="Times New Roman" w:hAnsi="Times New Roman"/>
            <w:color w:val="191919"/>
            <w:sz w:val="18"/>
            <w:szCs w:val="18"/>
          </w:rPr>
          <w:delText>t</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o</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Financia</w:delText>
        </w:r>
        <w:r w:rsidDel="00743405">
          <w:rPr>
            <w:rFonts w:ascii="Times New Roman" w:hAnsi="Times New Roman"/>
            <w:color w:val="191919"/>
            <w:sz w:val="18"/>
            <w:szCs w:val="18"/>
          </w:rPr>
          <w:delText>l</w:delText>
        </w:r>
        <w:r w:rsidDel="00743405">
          <w:rPr>
            <w:rFonts w:ascii="Times New Roman" w:hAnsi="Times New Roman"/>
            <w:color w:val="191919"/>
            <w:spacing w:val="-19"/>
            <w:sz w:val="18"/>
            <w:szCs w:val="18"/>
          </w:rPr>
          <w:delText xml:space="preserve"> </w:delText>
        </w:r>
        <w:r w:rsidDel="00743405">
          <w:rPr>
            <w:rFonts w:ascii="Times New Roman" w:hAnsi="Times New Roman"/>
            <w:color w:val="191919"/>
            <w:spacing w:val="-2"/>
            <w:sz w:val="18"/>
            <w:szCs w:val="18"/>
          </w:rPr>
          <w:delText>Ai</w:delText>
        </w:r>
        <w:r w:rsidDel="00743405">
          <w:rPr>
            <w:rFonts w:ascii="Times New Roman" w:hAnsi="Times New Roman"/>
            <w:color w:val="191919"/>
            <w:sz w:val="18"/>
            <w:szCs w:val="18"/>
          </w:rPr>
          <w:delText>d</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Satisfactor</w:delText>
        </w:r>
        <w:r w:rsidDel="00743405">
          <w:rPr>
            <w:rFonts w:ascii="Times New Roman" w:hAnsi="Times New Roman"/>
            <w:color w:val="191919"/>
            <w:sz w:val="18"/>
            <w:szCs w:val="18"/>
          </w:rPr>
          <w:delText>y</w:delText>
        </w:r>
        <w:r w:rsidDel="00743405">
          <w:rPr>
            <w:rFonts w:ascii="Times New Roman" w:hAnsi="Times New Roman"/>
            <w:color w:val="191919"/>
            <w:spacing w:val="-19"/>
            <w:sz w:val="18"/>
            <w:szCs w:val="18"/>
          </w:rPr>
          <w:delText xml:space="preserve"> </w:delText>
        </w:r>
        <w:r w:rsidDel="00743405">
          <w:rPr>
            <w:rFonts w:ascii="Times New Roman" w:hAnsi="Times New Roman"/>
            <w:color w:val="191919"/>
            <w:spacing w:val="-2"/>
            <w:sz w:val="18"/>
            <w:szCs w:val="18"/>
          </w:rPr>
          <w:delText>Academi</w:delText>
        </w:r>
        <w:r w:rsidDel="00743405">
          <w:rPr>
            <w:rFonts w:ascii="Times New Roman" w:hAnsi="Times New Roman"/>
            <w:color w:val="191919"/>
            <w:sz w:val="18"/>
            <w:szCs w:val="18"/>
          </w:rPr>
          <w:delText>c</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Progr</w:delText>
        </w:r>
        <w:r w:rsidDel="00743405">
          <w:rPr>
            <w:rFonts w:ascii="Times New Roman" w:hAnsi="Times New Roman"/>
            <w:color w:val="191919"/>
            <w:spacing w:val="-3"/>
            <w:sz w:val="18"/>
            <w:szCs w:val="18"/>
          </w:rPr>
          <w:delText>e</w:delText>
        </w:r>
        <w:r w:rsidDel="00743405">
          <w:rPr>
            <w:rFonts w:ascii="Times New Roman" w:hAnsi="Times New Roman"/>
            <w:color w:val="191919"/>
            <w:spacing w:val="-2"/>
            <w:sz w:val="18"/>
            <w:szCs w:val="18"/>
          </w:rPr>
          <w:delText>s</w:delText>
        </w:r>
        <w:r w:rsidDel="00743405">
          <w:rPr>
            <w:rFonts w:ascii="Times New Roman" w:hAnsi="Times New Roman"/>
            <w:color w:val="191919"/>
            <w:sz w:val="18"/>
            <w:szCs w:val="18"/>
          </w:rPr>
          <w:delText>s</w:delText>
        </w:r>
        <w:r w:rsidDel="00743405">
          <w:rPr>
            <w:rFonts w:ascii="Times New Roman" w:hAnsi="Times New Roman"/>
            <w:color w:val="191919"/>
            <w:spacing w:val="-9"/>
            <w:sz w:val="18"/>
            <w:szCs w:val="18"/>
          </w:rPr>
          <w:delText xml:space="preserve"> </w:delText>
        </w:r>
        <w:r w:rsidDel="00743405">
          <w:rPr>
            <w:rFonts w:ascii="Times New Roman" w:hAnsi="Times New Roman"/>
            <w:color w:val="191919"/>
            <w:spacing w:val="-2"/>
            <w:sz w:val="18"/>
            <w:szCs w:val="18"/>
          </w:rPr>
          <w:delText>(SAP) Guidelines</w:delText>
        </w:r>
        <w:r w:rsidDel="00743405">
          <w:rPr>
            <w:rFonts w:ascii="Times New Roman" w:hAnsi="Times New Roman"/>
            <w:color w:val="191919"/>
            <w:sz w:val="18"/>
            <w:szCs w:val="18"/>
          </w:rPr>
          <w:delText xml:space="preserve">. </w:delText>
        </w:r>
        <w:r w:rsidDel="00743405">
          <w:rPr>
            <w:rFonts w:ascii="Times New Roman" w:hAnsi="Times New Roman"/>
            <w:color w:val="191919"/>
            <w:spacing w:val="-2"/>
            <w:sz w:val="18"/>
            <w:szCs w:val="18"/>
          </w:rPr>
          <w:delText>Pleas</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visi</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th</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SA</w:delText>
        </w:r>
        <w:r w:rsidDel="00743405">
          <w:rPr>
            <w:rFonts w:ascii="Times New Roman" w:hAnsi="Times New Roman"/>
            <w:color w:val="191919"/>
            <w:sz w:val="18"/>
            <w:szCs w:val="18"/>
          </w:rPr>
          <w:delText>P</w:delText>
        </w:r>
        <w:r w:rsidDel="00743405">
          <w:rPr>
            <w:rFonts w:ascii="Times New Roman" w:hAnsi="Times New Roman"/>
            <w:color w:val="191919"/>
            <w:spacing w:val="-7"/>
            <w:sz w:val="18"/>
            <w:szCs w:val="18"/>
          </w:rPr>
          <w:delText xml:space="preserve"> </w:delText>
        </w:r>
        <w:r w:rsidDel="00743405">
          <w:rPr>
            <w:rFonts w:ascii="Times New Roman" w:hAnsi="Times New Roman"/>
            <w:color w:val="191919"/>
            <w:spacing w:val="-2"/>
            <w:sz w:val="18"/>
            <w:szCs w:val="18"/>
          </w:rPr>
          <w:delText>guideline</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tha</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refe</w:delText>
        </w:r>
        <w:r w:rsidDel="00743405">
          <w:rPr>
            <w:rFonts w:ascii="Times New Roman" w:hAnsi="Times New Roman"/>
            <w:color w:val="191919"/>
            <w:sz w:val="18"/>
            <w:szCs w:val="18"/>
          </w:rPr>
          <w:delText xml:space="preserve">r </w:delText>
        </w:r>
        <w:r w:rsidDel="00743405">
          <w:rPr>
            <w:rFonts w:ascii="Times New Roman" w:hAnsi="Times New Roman"/>
            <w:color w:val="191919"/>
            <w:spacing w:val="-2"/>
            <w:sz w:val="18"/>
            <w:szCs w:val="18"/>
          </w:rPr>
          <w:delText>t</w:delText>
        </w:r>
        <w:r w:rsidDel="00743405">
          <w:rPr>
            <w:rFonts w:ascii="Times New Roman" w:hAnsi="Times New Roman"/>
            <w:color w:val="191919"/>
            <w:sz w:val="18"/>
            <w:szCs w:val="18"/>
          </w:rPr>
          <w:delText xml:space="preserve">o </w:delText>
        </w:r>
        <w:r w:rsidDel="00743405">
          <w:rPr>
            <w:rFonts w:ascii="Times New Roman" w:hAnsi="Times New Roman"/>
            <w:color w:val="191919"/>
            <w:spacing w:val="-2"/>
            <w:sz w:val="18"/>
            <w:szCs w:val="18"/>
          </w:rPr>
          <w:delText>Minimu</w:delText>
        </w:r>
        <w:r w:rsidDel="00743405">
          <w:rPr>
            <w:rFonts w:ascii="Times New Roman" w:hAnsi="Times New Roman"/>
            <w:color w:val="191919"/>
            <w:sz w:val="18"/>
            <w:szCs w:val="18"/>
          </w:rPr>
          <w:delText xml:space="preserve">m </w:delText>
        </w:r>
        <w:r w:rsidDel="00743405">
          <w:rPr>
            <w:rFonts w:ascii="Times New Roman" w:hAnsi="Times New Roman"/>
            <w:color w:val="191919"/>
            <w:spacing w:val="-2"/>
            <w:sz w:val="18"/>
            <w:szCs w:val="18"/>
          </w:rPr>
          <w:delText>Percentag</w:delText>
        </w:r>
        <w:r w:rsidDel="00743405">
          <w:rPr>
            <w:rFonts w:ascii="Times New Roman" w:hAnsi="Times New Roman"/>
            <w:color w:val="191919"/>
            <w:sz w:val="18"/>
            <w:szCs w:val="18"/>
          </w:rPr>
          <w:delText xml:space="preserve">e </w:delText>
        </w:r>
        <w:r w:rsidDel="00743405">
          <w:rPr>
            <w:rFonts w:ascii="Times New Roman" w:hAnsi="Times New Roman"/>
            <w:color w:val="191919"/>
            <w:spacing w:val="-2"/>
            <w:sz w:val="18"/>
            <w:szCs w:val="18"/>
          </w:rPr>
          <w:delText>o</w:delText>
        </w:r>
        <w:r w:rsidDel="00743405">
          <w:rPr>
            <w:rFonts w:ascii="Times New Roman" w:hAnsi="Times New Roman"/>
            <w:color w:val="191919"/>
            <w:sz w:val="18"/>
            <w:szCs w:val="18"/>
          </w:rPr>
          <w:delText xml:space="preserve">f </w:delText>
        </w:r>
        <w:r w:rsidDel="00743405">
          <w:rPr>
            <w:rFonts w:ascii="Times New Roman" w:hAnsi="Times New Roman"/>
            <w:color w:val="191919"/>
            <w:spacing w:val="-2"/>
            <w:sz w:val="18"/>
            <w:szCs w:val="18"/>
          </w:rPr>
          <w:delText>Credi</w:delText>
        </w:r>
        <w:r w:rsidDel="00743405">
          <w:rPr>
            <w:rFonts w:ascii="Times New Roman" w:hAnsi="Times New Roman"/>
            <w:color w:val="191919"/>
            <w:sz w:val="18"/>
            <w:szCs w:val="18"/>
          </w:rPr>
          <w:delText xml:space="preserve">t </w:delText>
        </w:r>
        <w:r w:rsidDel="00743405">
          <w:rPr>
            <w:rFonts w:ascii="Times New Roman" w:hAnsi="Times New Roman"/>
            <w:color w:val="191919"/>
            <w:spacing w:val="-2"/>
            <w:sz w:val="18"/>
            <w:szCs w:val="18"/>
          </w:rPr>
          <w:delText>Hour</w:delText>
        </w:r>
        <w:r w:rsidDel="00743405">
          <w:rPr>
            <w:rFonts w:ascii="Times New Roman" w:hAnsi="Times New Roman"/>
            <w:color w:val="191919"/>
            <w:sz w:val="18"/>
            <w:szCs w:val="18"/>
          </w:rPr>
          <w:delText xml:space="preserve">s </w:delText>
        </w:r>
        <w:r w:rsidDel="00743405">
          <w:rPr>
            <w:rFonts w:ascii="Times New Roman" w:hAnsi="Times New Roman"/>
            <w:color w:val="191919"/>
            <w:spacing w:val="-2"/>
            <w:sz w:val="18"/>
            <w:szCs w:val="18"/>
          </w:rPr>
          <w:delText>Completio</w:delText>
        </w:r>
        <w:r w:rsidDel="00743405">
          <w:rPr>
            <w:rFonts w:ascii="Times New Roman" w:hAnsi="Times New Roman"/>
            <w:color w:val="191919"/>
            <w:sz w:val="18"/>
            <w:szCs w:val="18"/>
          </w:rPr>
          <w:delText xml:space="preserve">n </w:delText>
        </w:r>
        <w:r w:rsidDel="00743405">
          <w:rPr>
            <w:rFonts w:ascii="Times New Roman" w:hAnsi="Times New Roman"/>
            <w:color w:val="191919"/>
            <w:spacing w:val="-2"/>
            <w:sz w:val="18"/>
            <w:szCs w:val="18"/>
          </w:rPr>
          <w:delText>a</w:delText>
        </w:r>
        <w:r w:rsidDel="00743405">
          <w:rPr>
            <w:rFonts w:ascii="Times New Roman" w:hAnsi="Times New Roman"/>
            <w:color w:val="191919"/>
            <w:sz w:val="18"/>
            <w:szCs w:val="18"/>
          </w:rPr>
          <w:delText xml:space="preserve">t </w:delText>
        </w:r>
        <w:r w:rsidR="007B3518" w:rsidRPr="007B3518" w:rsidDel="00743405">
          <w:fldChar w:fldCharType="begin"/>
        </w:r>
        <w:r w:rsidR="00F115A7" w:rsidDel="00743405">
          <w:delInstrText xml:space="preserve"> HYPERLINK "http://asuweb.asurams.edu/finan-" </w:delInstrText>
        </w:r>
        <w:r w:rsidR="007B3518" w:rsidRPr="007B3518" w:rsidDel="00743405">
          <w:fldChar w:fldCharType="separate"/>
        </w:r>
        <w:r w:rsidDel="00743405">
          <w:rPr>
            <w:rFonts w:ascii="Times New Roman" w:hAnsi="Times New Roman"/>
            <w:color w:val="191919"/>
            <w:spacing w:val="-2"/>
            <w:sz w:val="18"/>
            <w:szCs w:val="18"/>
          </w:rPr>
          <w:delText>http://asuweb.asura</w:delText>
        </w:r>
        <w:r w:rsidDel="00743405">
          <w:rPr>
            <w:rFonts w:ascii="Times New Roman" w:hAnsi="Times New Roman"/>
            <w:color w:val="191919"/>
            <w:spacing w:val="-3"/>
            <w:sz w:val="18"/>
            <w:szCs w:val="18"/>
          </w:rPr>
          <w:delText>m</w:delText>
        </w:r>
        <w:r w:rsidDel="00743405">
          <w:rPr>
            <w:rFonts w:ascii="Times New Roman" w:hAnsi="Times New Roman"/>
            <w:color w:val="191919"/>
            <w:spacing w:val="-2"/>
            <w:sz w:val="18"/>
            <w:szCs w:val="18"/>
          </w:rPr>
          <w:delText>s.edu/finan-</w:delText>
        </w:r>
        <w:r w:rsidR="007B3518" w:rsidDel="00743405">
          <w:rPr>
            <w:rFonts w:ascii="Times New Roman" w:hAnsi="Times New Roman"/>
            <w:color w:val="191919"/>
            <w:spacing w:val="-2"/>
            <w:sz w:val="18"/>
            <w:szCs w:val="18"/>
          </w:rPr>
          <w:fldChar w:fldCharType="end"/>
        </w:r>
        <w:r w:rsidDel="00743405">
          <w:rPr>
            <w:rFonts w:ascii="Times New Roman" w:hAnsi="Times New Roman"/>
            <w:color w:val="191919"/>
            <w:spacing w:val="-2"/>
            <w:sz w:val="18"/>
            <w:szCs w:val="18"/>
          </w:rPr>
          <w:delText xml:space="preserve"> cialaid/sap.html</w:delText>
        </w:r>
      </w:del>
    </w:p>
    <w:p w:rsidR="00924DC4" w:rsidRDefault="00924DC4" w:rsidP="00924DC4">
      <w:pPr>
        <w:widowControl w:val="0"/>
        <w:autoSpaceDE w:val="0"/>
        <w:autoSpaceDN w:val="0"/>
        <w:adjustRightInd w:val="0"/>
        <w:spacing w:before="5" w:after="0" w:line="260" w:lineRule="exact"/>
        <w:rPr>
          <w:rFonts w:ascii="Times New Roman" w:hAnsi="Times New Roman"/>
          <w:color w:val="000000"/>
          <w:sz w:val="26"/>
          <w:szCs w:val="26"/>
        </w:rPr>
      </w:pPr>
    </w:p>
    <w:p w:rsidR="00924DC4" w:rsidRDefault="00924DC4" w:rsidP="00924DC4">
      <w:pPr>
        <w:widowControl w:val="0"/>
        <w:autoSpaceDE w:val="0"/>
        <w:autoSpaceDN w:val="0"/>
        <w:adjustRightInd w:val="0"/>
        <w:spacing w:after="0" w:line="240" w:lineRule="auto"/>
        <w:ind w:left="140" w:right="4118"/>
        <w:jc w:val="both"/>
        <w:rPr>
          <w:rFonts w:ascii="Times New Roman" w:hAnsi="Times New Roman"/>
          <w:color w:val="000000"/>
          <w:sz w:val="54"/>
          <w:szCs w:val="54"/>
        </w:rPr>
      </w:pPr>
      <w:r>
        <w:rPr>
          <w:rFonts w:ascii="Times New Roman" w:hAnsi="Times New Roman"/>
          <w:color w:val="191919"/>
          <w:spacing w:val="-4"/>
          <w:sz w:val="72"/>
          <w:szCs w:val="72"/>
        </w:rPr>
        <w:t>F</w:t>
      </w:r>
      <w:r>
        <w:rPr>
          <w:rFonts w:ascii="Times New Roman" w:hAnsi="Times New Roman"/>
          <w:color w:val="191919"/>
          <w:spacing w:val="-4"/>
          <w:sz w:val="54"/>
          <w:szCs w:val="54"/>
        </w:rPr>
        <w:t>INANCIA</w:t>
      </w:r>
      <w:r>
        <w:rPr>
          <w:rFonts w:ascii="Times New Roman" w:hAnsi="Times New Roman"/>
          <w:color w:val="191919"/>
          <w:sz w:val="54"/>
          <w:szCs w:val="54"/>
        </w:rPr>
        <w:t>L</w:t>
      </w:r>
      <w:r>
        <w:rPr>
          <w:rFonts w:ascii="Times New Roman" w:hAnsi="Times New Roman"/>
          <w:color w:val="191919"/>
          <w:spacing w:val="1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924DC4" w:rsidRDefault="00924DC4" w:rsidP="00924DC4">
      <w:pPr>
        <w:widowControl w:val="0"/>
        <w:autoSpaceDE w:val="0"/>
        <w:autoSpaceDN w:val="0"/>
        <w:adjustRightInd w:val="0"/>
        <w:spacing w:before="6" w:after="0" w:line="160" w:lineRule="exact"/>
        <w:rPr>
          <w:rFonts w:ascii="Times New Roman" w:hAnsi="Times New Roman"/>
          <w:color w:val="000000"/>
          <w:sz w:val="16"/>
          <w:szCs w:val="16"/>
        </w:rPr>
      </w:pPr>
    </w:p>
    <w:p w:rsidR="00924DC4" w:rsidRDefault="00924DC4" w:rsidP="00924DC4">
      <w:pPr>
        <w:widowControl w:val="0"/>
        <w:autoSpaceDE w:val="0"/>
        <w:autoSpaceDN w:val="0"/>
        <w:adjustRightInd w:val="0"/>
        <w:spacing w:after="0" w:line="250" w:lineRule="auto"/>
        <w:ind w:left="140" w:right="945"/>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appropriation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Th</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arrangemen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en- </w:t>
      </w:r>
      <w:proofErr w:type="spellStart"/>
      <w:r>
        <w:rPr>
          <w:rFonts w:ascii="Times New Roman" w:hAnsi="Times New Roman"/>
          <w:color w:val="191919"/>
          <w:spacing w:val="-2"/>
          <w:sz w:val="18"/>
          <w:szCs w:val="18"/>
        </w:rPr>
        <w:t>able</w:t>
      </w:r>
      <w:r>
        <w:rPr>
          <w:rFonts w:ascii="Times New Roman" w:hAnsi="Times New Roman"/>
          <w:color w:val="191919"/>
          <w:sz w:val="18"/>
          <w:szCs w:val="18"/>
        </w:rPr>
        <w:t>s</w:t>
      </w:r>
      <w:proofErr w:type="spellEnd"/>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w:t>
      </w:r>
      <w:proofErr w:type="gramEnd"/>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w:t>
      </w:r>
      <w:r>
        <w:rPr>
          <w:rFonts w:ascii="Times New Roman" w:hAnsi="Times New Roman"/>
          <w:color w:val="191919"/>
          <w:spacing w:val="-3"/>
          <w:sz w:val="18"/>
          <w:szCs w:val="18"/>
        </w:rPr>
        <w:t>v</w:t>
      </w:r>
      <w:r>
        <w:rPr>
          <w:rFonts w:ascii="Times New Roman" w:hAnsi="Times New Roman"/>
          <w:color w:val="191919"/>
          <w:spacing w:val="-2"/>
          <w:sz w:val="18"/>
          <w:szCs w:val="18"/>
        </w:rPr>
        <w:t>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consist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three semesters–summe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spring–an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assesse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regulat</w:t>
      </w:r>
      <w:r>
        <w:rPr>
          <w:rFonts w:ascii="Times New Roman" w:hAnsi="Times New Roman"/>
          <w:color w:val="191919"/>
          <w:spacing w:val="-3"/>
          <w:sz w:val="18"/>
          <w:szCs w:val="18"/>
        </w:rPr>
        <w:t>i</w:t>
      </w:r>
      <w:r>
        <w:rPr>
          <w:rFonts w:ascii="Times New Roman" w:hAnsi="Times New Roman"/>
          <w:color w:val="191919"/>
          <w:spacing w:val="-2"/>
          <w:sz w:val="18"/>
          <w:szCs w:val="18"/>
        </w:rPr>
        <w:t>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schedules se</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load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integra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registration,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40" w:right="8701"/>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TUDEN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CHEDULE</w:t>
      </w:r>
    </w:p>
    <w:p w:rsidR="00924DC4" w:rsidRDefault="00924DC4" w:rsidP="00924DC4">
      <w:pPr>
        <w:widowControl w:val="0"/>
        <w:autoSpaceDE w:val="0"/>
        <w:autoSpaceDN w:val="0"/>
        <w:adjustRightInd w:val="0"/>
        <w:spacing w:before="30" w:after="0" w:line="250" w:lineRule="auto"/>
        <w:ind w:left="140" w:right="945"/>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notice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rule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 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cautiousl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kno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he/she enrolls.</w:t>
      </w:r>
    </w:p>
    <w:p w:rsidR="00924DC4" w:rsidRDefault="00924DC4" w:rsidP="00924DC4">
      <w:pPr>
        <w:widowControl w:val="0"/>
        <w:autoSpaceDE w:val="0"/>
        <w:autoSpaceDN w:val="0"/>
        <w:adjustRightInd w:val="0"/>
        <w:spacing w:before="10"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20" w:after="0" w:line="240" w:lineRule="auto"/>
        <w:ind w:left="140" w:right="7581"/>
        <w:jc w:val="both"/>
        <w:rPr>
          <w:rFonts w:ascii="Times New Roman" w:hAnsi="Times New Roman"/>
          <w:color w:val="000000"/>
          <w:sz w:val="18"/>
          <w:szCs w:val="18"/>
        </w:rPr>
      </w:pPr>
      <w:r>
        <w:rPr>
          <w:rFonts w:ascii="Times New Roman" w:hAnsi="Times New Roman"/>
          <w:b/>
          <w:bCs/>
          <w:color w:val="191919"/>
          <w:spacing w:val="-2"/>
          <w:sz w:val="24"/>
          <w:szCs w:val="24"/>
        </w:rPr>
        <w:t>D</w:t>
      </w:r>
      <w:r>
        <w:rPr>
          <w:rFonts w:ascii="Times New Roman" w:hAnsi="Times New Roman"/>
          <w:b/>
          <w:bCs/>
          <w:color w:val="191919"/>
          <w:spacing w:val="-2"/>
          <w:sz w:val="18"/>
          <w:szCs w:val="18"/>
        </w:rPr>
        <w:t>EFINITIO</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ULL</w:t>
      </w:r>
      <w:r>
        <w:rPr>
          <w:rFonts w:ascii="Times New Roman" w:hAnsi="Times New Roman"/>
          <w:b/>
          <w:bCs/>
          <w:color w:val="191919"/>
          <w:spacing w:val="-2"/>
          <w:sz w:val="24"/>
          <w:szCs w:val="24"/>
        </w:rPr>
        <w:t>-T</w:t>
      </w:r>
      <w:r>
        <w:rPr>
          <w:rFonts w:ascii="Times New Roman" w:hAnsi="Times New Roman"/>
          <w:b/>
          <w:bCs/>
          <w:color w:val="191919"/>
          <w:spacing w:val="-2"/>
          <w:sz w:val="18"/>
          <w:szCs w:val="18"/>
        </w:rPr>
        <w:t>IM</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w:t>
      </w:r>
    </w:p>
    <w:p w:rsidR="00924DC4" w:rsidRDefault="00924DC4" w:rsidP="00924DC4">
      <w:pPr>
        <w:widowControl w:val="0"/>
        <w:autoSpaceDE w:val="0"/>
        <w:autoSpaceDN w:val="0"/>
        <w:adjustRightInd w:val="0"/>
        <w:spacing w:before="30" w:after="0" w:line="250" w:lineRule="auto"/>
        <w:ind w:left="140" w:right="99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a</w:t>
      </w:r>
      <w:r>
        <w:rPr>
          <w:rFonts w:ascii="Times New Roman" w:hAnsi="Times New Roman"/>
          <w:color w:val="191919"/>
          <w:spacing w:val="-2"/>
          <w:sz w:val="18"/>
          <w:szCs w:val="18"/>
        </w:rPr>
        <w:t>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 basis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552"/>
      </w:tblGrid>
      <w:tr w:rsidR="00924DC4" w:rsidRPr="007A7452" w:rsidTr="00F115A7">
        <w:trPr>
          <w:trHeight w:hRule="exact" w:val="298"/>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240" w:lineRule="auto"/>
              <w:rPr>
                <w:rFonts w:ascii="Times New Roman" w:hAnsi="Times New Roman"/>
                <w:sz w:val="24"/>
                <w:szCs w:val="24"/>
              </w:rPr>
            </w:pP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138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867"/>
              <w:rPr>
                <w:rFonts w:ascii="Times New Roman" w:hAnsi="Times New Roman"/>
                <w:sz w:val="24"/>
                <w:szCs w:val="24"/>
              </w:rPr>
            </w:pPr>
            <w:r w:rsidRPr="007A7452">
              <w:rPr>
                <w:rFonts w:ascii="Times New Roman" w:hAnsi="Times New Roman"/>
                <w:color w:val="191919"/>
                <w:spacing w:val="-2"/>
                <w:sz w:val="18"/>
                <w:szCs w:val="18"/>
              </w:rPr>
              <w:t>Graduate</w:t>
            </w:r>
          </w:p>
        </w:tc>
      </w:tr>
      <w:tr w:rsidR="00924DC4" w:rsidRPr="007A7452" w:rsidTr="00F115A7">
        <w:trPr>
          <w:trHeight w:hRule="exact" w:val="216"/>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1347" w:right="1260"/>
              <w:jc w:val="center"/>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106.00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127.00</w:t>
            </w:r>
          </w:p>
        </w:tc>
      </w:tr>
      <w:tr w:rsidR="00924DC4" w:rsidRPr="007A7452" w:rsidTr="00F115A7">
        <w:trPr>
          <w:trHeight w:hRule="exact" w:val="298"/>
        </w:trPr>
        <w:tc>
          <w:tcPr>
            <w:tcW w:w="2834"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1347" w:right="1260"/>
              <w:jc w:val="center"/>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423.00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508.00</w:t>
            </w:r>
          </w:p>
        </w:tc>
      </w:tr>
    </w:tbl>
    <w:p w:rsidR="00924DC4" w:rsidRDefault="00924DC4" w:rsidP="00924DC4">
      <w:pPr>
        <w:widowControl w:val="0"/>
        <w:autoSpaceDE w:val="0"/>
        <w:autoSpaceDN w:val="0"/>
        <w:adjustRightInd w:val="0"/>
        <w:spacing w:before="5" w:after="0" w:line="260" w:lineRule="exact"/>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552"/>
      </w:tblGrid>
      <w:tr w:rsidR="00924DC4" w:rsidRPr="007A7452" w:rsidTr="00F115A7">
        <w:trPr>
          <w:trHeight w:hRule="exact" w:val="733"/>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before="70" w:after="0" w:line="240" w:lineRule="auto"/>
              <w:ind w:left="4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before="5" w:after="0" w:line="100" w:lineRule="exact"/>
              <w:rPr>
                <w:rFonts w:ascii="Times New Roman" w:hAnsi="Times New Roman"/>
                <w:sz w:val="10"/>
                <w:szCs w:val="1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40" w:lineRule="auto"/>
              <w:ind w:left="588"/>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before="5" w:after="0" w:line="100" w:lineRule="exact"/>
              <w:rPr>
                <w:rFonts w:ascii="Times New Roman" w:hAnsi="Times New Roman"/>
                <w:sz w:val="10"/>
                <w:szCs w:val="1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00" w:lineRule="exact"/>
              <w:rPr>
                <w:rFonts w:ascii="Times New Roman" w:hAnsi="Times New Roman"/>
                <w:sz w:val="20"/>
                <w:szCs w:val="20"/>
              </w:rPr>
            </w:pPr>
          </w:p>
          <w:p w:rsidR="00924DC4" w:rsidRPr="007A7452" w:rsidRDefault="00924DC4" w:rsidP="00F115A7">
            <w:pPr>
              <w:widowControl w:val="0"/>
              <w:autoSpaceDE w:val="0"/>
              <w:autoSpaceDN w:val="0"/>
              <w:adjustRightInd w:val="0"/>
              <w:spacing w:after="0" w:line="240" w:lineRule="auto"/>
              <w:ind w:left="867"/>
              <w:rPr>
                <w:rFonts w:ascii="Times New Roman" w:hAnsi="Times New Roman"/>
                <w:sz w:val="24"/>
                <w:szCs w:val="24"/>
              </w:rPr>
            </w:pPr>
            <w:r w:rsidRPr="007A7452">
              <w:rPr>
                <w:rFonts w:ascii="Times New Roman" w:hAnsi="Times New Roman"/>
                <w:color w:val="191919"/>
                <w:spacing w:val="-2"/>
                <w:sz w:val="18"/>
                <w:szCs w:val="18"/>
              </w:rPr>
              <w:t>Graduate</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96.00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8"/>
                <w:sz w:val="18"/>
                <w:szCs w:val="18"/>
              </w:rPr>
              <w:t>11</w:t>
            </w:r>
            <w:r w:rsidRPr="007A7452">
              <w:rPr>
                <w:rFonts w:ascii="Times New Roman" w:hAnsi="Times New Roman"/>
                <w:color w:val="191919"/>
                <w:spacing w:val="-2"/>
                <w:sz w:val="18"/>
                <w:szCs w:val="18"/>
              </w:rPr>
              <w:t>1.00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9"/>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25.00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25.00</w:t>
            </w:r>
          </w:p>
        </w:tc>
      </w:tr>
      <w:tr w:rsidR="00924DC4" w:rsidRPr="007A7452" w:rsidTr="00F115A7">
        <w:trPr>
          <w:trHeight w:hRule="exact" w:val="216"/>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2"/>
                <w:sz w:val="18"/>
                <w:szCs w:val="18"/>
              </w:rPr>
              <w:t>Penalt</w:t>
            </w:r>
            <w:r w:rsidRPr="007A7452">
              <w:rPr>
                <w:rFonts w:ascii="Times New Roman" w:hAnsi="Times New Roman"/>
                <w:color w:val="191919"/>
                <w:sz w:val="18"/>
                <w:szCs w:val="18"/>
              </w:rPr>
              <w:t>y</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35.00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35.00</w:t>
            </w:r>
          </w:p>
        </w:tc>
      </w:tr>
      <w:tr w:rsidR="00924DC4" w:rsidRPr="007A7452" w:rsidTr="00F115A7">
        <w:trPr>
          <w:trHeight w:hRule="exact" w:val="298"/>
        </w:trPr>
        <w:tc>
          <w:tcPr>
            <w:tcW w:w="3626"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pacing w:val="-14"/>
                <w:sz w:val="18"/>
                <w:szCs w:val="18"/>
              </w:rPr>
              <w:t>T</w:t>
            </w:r>
            <w:r w:rsidRPr="007A7452">
              <w:rPr>
                <w:rFonts w:ascii="Times New Roman" w:hAnsi="Times New Roman"/>
                <w:color w:val="191919"/>
                <w:spacing w:val="-2"/>
                <w:sz w:val="18"/>
                <w:szCs w:val="18"/>
              </w:rPr>
              <w:t>echnolog</w:t>
            </w:r>
            <w:r w:rsidRPr="007A7452">
              <w:rPr>
                <w:rFonts w:ascii="Times New Roman" w:hAnsi="Times New Roman"/>
                <w:color w:val="191919"/>
                <w:sz w:val="18"/>
                <w:szCs w:val="18"/>
              </w:rPr>
              <w:t>y</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588"/>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43.00</w:t>
            </w:r>
          </w:p>
        </w:tc>
        <w:tc>
          <w:tcPr>
            <w:tcW w:w="1552" w:type="dxa"/>
            <w:tcBorders>
              <w:top w:val="nil"/>
              <w:left w:val="nil"/>
              <w:bottom w:val="nil"/>
              <w:right w:val="nil"/>
            </w:tcBorders>
          </w:tcPr>
          <w:p w:rsidR="00924DC4" w:rsidRPr="007A7452" w:rsidRDefault="00924DC4" w:rsidP="00F115A7">
            <w:pPr>
              <w:widowControl w:val="0"/>
              <w:autoSpaceDE w:val="0"/>
              <w:autoSpaceDN w:val="0"/>
              <w:adjustRightInd w:val="0"/>
              <w:spacing w:after="0" w:line="195" w:lineRule="exact"/>
              <w:ind w:left="867"/>
              <w:rPr>
                <w:rFonts w:ascii="Times New Roman" w:hAnsi="Times New Roman"/>
                <w:sz w:val="24"/>
                <w:szCs w:val="24"/>
              </w:rPr>
            </w:pPr>
            <w:r w:rsidRPr="007A7452">
              <w:rPr>
                <w:rFonts w:ascii="Times New Roman" w:hAnsi="Times New Roman"/>
                <w:color w:val="191919"/>
                <w:sz w:val="18"/>
                <w:szCs w:val="18"/>
              </w:rPr>
              <w:t xml:space="preserve">$ </w:t>
            </w:r>
            <w:r w:rsidRPr="007A7452">
              <w:rPr>
                <w:rFonts w:ascii="Times New Roman" w:hAnsi="Times New Roman"/>
                <w:color w:val="191919"/>
                <w:spacing w:val="38"/>
                <w:sz w:val="18"/>
                <w:szCs w:val="18"/>
              </w:rPr>
              <w:t xml:space="preserve"> </w:t>
            </w:r>
            <w:r w:rsidRPr="007A7452">
              <w:rPr>
                <w:rFonts w:ascii="Times New Roman" w:hAnsi="Times New Roman"/>
                <w:color w:val="191919"/>
                <w:spacing w:val="-2"/>
                <w:sz w:val="18"/>
                <w:szCs w:val="18"/>
              </w:rPr>
              <w:t>43.00</w:t>
            </w:r>
          </w:p>
        </w:tc>
      </w:tr>
    </w:tbl>
    <w:p w:rsidR="00924DC4" w:rsidRDefault="00924DC4" w:rsidP="00924DC4">
      <w:pPr>
        <w:widowControl w:val="0"/>
        <w:autoSpaceDE w:val="0"/>
        <w:autoSpaceDN w:val="0"/>
        <w:adjustRightInd w:val="0"/>
        <w:spacing w:before="85" w:after="0" w:line="240" w:lineRule="auto"/>
        <w:ind w:left="32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9" w:after="0" w:line="240" w:lineRule="auto"/>
        <w:ind w:left="32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924DC4" w:rsidRDefault="00924DC4" w:rsidP="00924DC4">
      <w:pPr>
        <w:widowControl w:val="0"/>
        <w:autoSpaceDE w:val="0"/>
        <w:autoSpaceDN w:val="0"/>
        <w:adjustRightInd w:val="0"/>
        <w:spacing w:before="9" w:after="0" w:line="250" w:lineRule="auto"/>
        <w:ind w:left="500" w:right="992"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3"/>
          <w:sz w:val="18"/>
          <w:szCs w:val="18"/>
        </w:rPr>
        <w:t>Penalt</w:t>
      </w:r>
      <w:r>
        <w:rPr>
          <w:rFonts w:ascii="Times New Roman" w:hAnsi="Times New Roman"/>
          <w:color w:val="191919"/>
          <w:sz w:val="18"/>
          <w:szCs w:val="18"/>
        </w:rPr>
        <w:t>y</w:t>
      </w:r>
      <w:proofErr w:type="gramEnd"/>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increase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$5.00,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subsequen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deadline</w:t>
      </w:r>
    </w:p>
    <w:p w:rsidR="00924DC4" w:rsidRDefault="00924DC4" w:rsidP="00924DC4">
      <w:pPr>
        <w:widowControl w:val="0"/>
        <w:autoSpaceDE w:val="0"/>
        <w:autoSpaceDN w:val="0"/>
        <w:adjustRightInd w:val="0"/>
        <w:spacing w:after="0" w:line="240" w:lineRule="auto"/>
        <w:ind w:left="140"/>
        <w:rPr>
          <w:rFonts w:ascii="Times New Roman" w:hAnsi="Times New Roman"/>
          <w:color w:val="000000"/>
          <w:sz w:val="18"/>
          <w:szCs w:val="18"/>
        </w:rPr>
      </w:pPr>
      <w:r>
        <w:rPr>
          <w:rFonts w:ascii="Times New Roman" w:hAnsi="Times New Roman"/>
          <w:color w:val="191919"/>
          <w:sz w:val="18"/>
          <w:szCs w:val="18"/>
        </w:rPr>
        <w:t>.</w: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9" w:after="0" w:line="220" w:lineRule="exact"/>
        <w:rPr>
          <w:rFonts w:ascii="Times New Roman" w:hAnsi="Times New Roman"/>
          <w:color w:val="000000"/>
        </w:rPr>
      </w:pPr>
    </w:p>
    <w:p w:rsidR="00924DC4" w:rsidRDefault="00924DC4" w:rsidP="00924DC4">
      <w:pPr>
        <w:widowControl w:val="0"/>
        <w:tabs>
          <w:tab w:val="left" w:pos="10720"/>
        </w:tabs>
        <w:autoSpaceDE w:val="0"/>
        <w:autoSpaceDN w:val="0"/>
        <w:adjustRightInd w:val="0"/>
        <w:spacing w:after="0" w:line="451" w:lineRule="exact"/>
        <w:ind w:left="415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35</w:t>
      </w:r>
    </w:p>
    <w:p w:rsidR="00924DC4" w:rsidRDefault="00924DC4" w:rsidP="00924DC4">
      <w:pPr>
        <w:widowControl w:val="0"/>
        <w:tabs>
          <w:tab w:val="left" w:pos="10720"/>
        </w:tabs>
        <w:autoSpaceDE w:val="0"/>
        <w:autoSpaceDN w:val="0"/>
        <w:adjustRightInd w:val="0"/>
        <w:spacing w:after="0" w:line="451" w:lineRule="exact"/>
        <w:ind w:left="4153"/>
        <w:rPr>
          <w:rFonts w:ascii="Century Gothic" w:hAnsi="Century Gothic" w:cs="Century Gothic"/>
          <w:color w:val="000000"/>
          <w:sz w:val="36"/>
          <w:szCs w:val="36"/>
        </w:rPr>
        <w:sectPr w:rsidR="00924DC4">
          <w:pgSz w:w="12240" w:h="15840"/>
          <w:pgMar w:top="420" w:right="420" w:bottom="280" w:left="580" w:header="720" w:footer="720" w:gutter="0"/>
          <w:cols w:space="720" w:equalWidth="0">
            <w:col w:w="11240"/>
          </w:cols>
          <w:noEndnote/>
        </w:sectPr>
      </w:pPr>
    </w:p>
    <w:p w:rsidR="00924DC4" w:rsidRDefault="007B3518" w:rsidP="00924DC4">
      <w:pPr>
        <w:widowControl w:val="0"/>
        <w:autoSpaceDE w:val="0"/>
        <w:autoSpaceDN w:val="0"/>
        <w:adjustRightInd w:val="0"/>
        <w:spacing w:before="73" w:after="0" w:line="195" w:lineRule="exact"/>
        <w:ind w:left="680"/>
        <w:rPr>
          <w:rFonts w:ascii="Century Gothic" w:hAnsi="Century Gothic" w:cs="Century Gothic"/>
          <w:color w:val="000000"/>
          <w:sz w:val="16"/>
          <w:szCs w:val="16"/>
        </w:rPr>
      </w:pPr>
      <w:r w:rsidRPr="007B3518">
        <w:rPr>
          <w:rFonts w:ascii="Century Gothic" w:hAnsi="Century Gothic" w:cs="Century Gothic"/>
          <w:b/>
          <w:bCs/>
          <w:noProof/>
          <w:color w:val="191919"/>
          <w:position w:val="2"/>
          <w:sz w:val="36"/>
          <w:szCs w:val="36"/>
        </w:rPr>
        <w:lastRenderedPageBreak/>
        <w:pict>
          <v:group id="Group 913" o:spid="_x0000_s1399" style="position:absolute;left:0;text-align:left;margin-left:-57.75pt;margin-top:-20pt;width:191pt;height:795.85pt;z-index:-251508736"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">
            <v:group id="Group 914" o:spid="_x0000_s1400"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PMNMQAAADdAAAADwAAAGRycy9kb3ducmV2LnhtbERPTWvCQBC9F/wPyxS8&#10;1U20lZC6BhErHqSgEUpvQ3ZMQrKzIbtN4r/vHgo9Pt73JptMKwbqXW1ZQbyIQBAXVtdcKrjlHy8J&#10;COeRNbaWScGDHGTb2dMGU21HvtBw9aUIIexSVFB536VSuqIig25hO+LA3W1v0AfYl1L3OIZw08pl&#10;FK2lwZpDQ4Ud7SsqmuuPUXAccdyt4sNwbu77x3f+9vl1jkmp+fO0ewfhafL/4j/3SStIlq9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yPMNMQAAADdAAAA&#10;DwAAAAAAAAAAAAAAAACqAgAAZHJzL2Rvd25yZXYueG1sUEsFBgAAAAAEAAQA+gAAAJsDAAAAAA==&#10;">
              <v:rect id="Rectangle 915" o:spid="_x0000_s1401"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XS5MYA&#10;AADdAAAADwAAAGRycy9kb3ducmV2LnhtbESPT4vCMBTE7wt+h/CEvSyatsgi1SgiCsKyh/oPvT2a&#10;Z1tsXkoTtfvtjSDscZiZ3zDTeWdqcafWVZYVxMMIBHFudcWFgv1uPRiDcB5ZY22ZFPyRg/ms9zHF&#10;VNsHZ3Tf+kIECLsUFZTeN6mULi/JoBvahjh4F9sa9EG2hdQtPgLc1DKJom9psOKwUGJDy5Ly6/Zm&#10;FKyS0+LyU2dN9mtOh5gS85Wfj0p99rvFBISnzv+H3+2NVjBORjG83oQn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XS5MYAAADdAAAADwAAAAAAAAAAAAAAAACYAgAAZHJz&#10;L2Rvd25yZXYueG1sUEsFBgAAAAAEAAQA9QAAAIsDAAAAAA==&#10;" fillcolor="#474747" stroked="f">
                <v:path arrowok="t"/>
              </v:rect>
              <v:rect id="Rectangle 2702" o:spid="_x0000_s1402"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HysUA&#10;AADdAAAADwAAAGRycy9kb3ducmV2LnhtbESPT2vCQBTE7wW/w/KE3uqmodUYXUUKLaWX+hevz+xr&#10;Esy+Dbtbk357Vyh4HGbmN8x82ZtGXMj52rKC51ECgriwuuZSwX73/pSB8AFZY2OZFPyRh+Vi8DDH&#10;XNuON3TZhlJECPscFVQhtLmUvqjIoB/Zljh6P9YZDFG6UmqHXYSbRqZJMpYGa44LFbb0VlFx3v4a&#10;BZ3r6fWj1N/Z+Ouwmx5PE2zXTqnHYb+agQjUh3v4v/2pFWTpSwq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MfKxQAAAN0AAAAPAAAAAAAAAAAAAAAAAJgCAABkcnMv&#10;ZG93bnJldi54bWxQSwUGAAAAAAQABAD1AAAAigMAAAAA&#10;" fillcolor="#dcdcdc" stroked="f">
                <v:path arrowok="t"/>
              </v:rect>
              <v:rect id="Rectangle 2703" o:spid="_x0000_s1403"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iUcUA&#10;AADdAAAADwAAAGRycy9kb3ducmV2LnhtbESPT2vCQBTE70K/w/IKvelGbTVNXaUIleLF//T6mn0m&#10;odm3YXc16bfvCgWPw8z8hpktOlOLKzlfWVYwHCQgiHOrKy4UHA8f/RSED8gaa8uk4Jc8LOYPvRlm&#10;2ra8o+s+FCJC2GeooAyhyaT0eUkG/cA2xNE7W2cwROkKqR22EW5qOUqSiTRYcVwosaFlSfnP/mIU&#10;tK6jl1WhN+lkfTq8fn1Psdk6pZ4eu/c3EIG6cA//tz+1gnT0PIbb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GJRxQAAAN0AAAAPAAAAAAAAAAAAAAAAAJgCAABkcnMv&#10;ZG93bnJldi54bWxQSwUGAAAAAAQABAD1AAAAigMAAAAA&#10;" fillcolor="#dcdcdc" stroked="f">
                <v:path arrowok="t"/>
              </v:rect>
              <v:rect id="Rectangle 918" o:spid="_x0000_s1404"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wT8UA&#10;AADdAAAADwAAAGRycy9kb3ducmV2LnhtbESPQYvCMBSE74L/ITxhb5oqKqUaRRZWdsWL1Yu31+bZ&#10;FpuX0mRr999vBMHjMDPfMOttb2rRUesqywqmkwgEcW51xYWCy/lrHINwHlljbZkU/JGD7WY4WGOi&#10;7YNP1KW+EAHCLkEFpfdNIqXLSzLoJrYhDt7NtgZ9kG0hdYuPADe1nEXRUhqsOCyU2NBnSfk9/TUK&#10;sp/jye8Pl30XZ0VT2+w6PdqFUh+jfrcC4an37/Cr/a0VxLP5HJ5vwhO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BPxQAAAN0AAAAPAAAAAAAAAAAAAAAAAJgCAABkcnMv&#10;ZG93bnJldi54bWxQSwUGAAAAAAQABAD1AAAAigMAAAAA&#10;" stroked="f">
                <v:path arrowok="t"/>
              </v:rect>
              <v:rect id="Rectangle 919" o:spid="_x0000_s1405"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C8gA&#10;AADdAAAADwAAAGRycy9kb3ducmV2LnhtbESPQWsCMRSE7wX/Q3gFL0WzilrdGqUK0p6UaqF4e928&#10;7q7dvCxJXLf/3ghCj8PMfMPMl62pREPOl5YVDPoJCOLM6pJzBZ+HTW8KwgdkjZVlUvBHHpaLzsMc&#10;U20v/EHNPuQiQtinqKAIoU6l9FlBBn3f1sTR+7HOYIjS5VI7vES4qeQwSSbSYMlxocCa1gVlv/uz&#10;UXD6enOr2XG822XfVbOhyTYZPD8p1X1sX19ABGrDf/jeftcKpsPRG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UQLyAAAAN0AAAAPAAAAAAAAAAAAAAAAAJgCAABk&#10;cnMvZG93bnJldi54bWxQSwUGAAAAAAQABAD1AAAAjQMAAAAA&#10;" filled="f" strokecolor="#a3a3a3" strokeweight="2pt">
                <v:path arrowok="t"/>
              </v:rect>
              <v:rect id="Rectangle 2706" o:spid="_x0000_s1406"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VBcgA&#10;AADdAAAADwAAAGRycy9kb3ducmV2LnhtbESPQWvCQBSE74X+h+UVvJS6SRCVNBspouKhSGvtobdH&#10;9jUJZt/G7Griv+8KQo/DzHzDZIvBNOJCnastK4jHEQjiwuqaSwWHr/XLHITzyBoby6TgSg4W+eND&#10;hqm2PX/SZe9LESDsUlRQed+mUrqiIoNubFvi4P3azqAPsiul7rAPcNPIJIqm0mDNYaHClpYVFcf9&#10;2SjY7K7vyfMx/o5XQ18fJj+n8mOGSo2ehrdXEJ4G/x++t7dawTyZzOD2Jj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ylUFyAAAAN0AAAAPAAAAAAAAAAAAAAAAAJgCAABk&#10;cnMvZG93bnJldi54bWxQSwUGAAAAAAQABAD1AAAAjQMAAAAA&#10;" fillcolor="#191919" stroked="f">
                <v:path arrowok="t"/>
              </v:rect>
              <v:rect id="Rectangle 2707" o:spid="_x0000_s1407"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Bd8UA&#10;AADdAAAADwAAAGRycy9kb3ducmV2LnhtbERPTWvCQBC9F/wPywi9SLNJkFZiVpGi4qEUtfbgbciO&#10;STA7m2a3Jv777kHo8fG+8+VgGnGjztWWFSRRDIK4sLrmUsHpa/MyA+E8ssbGMim4k4PlYvSUY6Zt&#10;zwe6HX0pQgi7DBVU3reZlK6oyKCLbEscuIvtDPoAu1LqDvsQbhqZxvGrNFhzaKiwpfeKiuvx1yjY&#10;ft4/0sk1+U7WQ1+fpuefcv+GSj2Ph9UchKfB/4sf7p1WMEunYW54E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cF3xQAAAN0AAAAPAAAAAAAAAAAAAAAAAJgCAABkcnMv&#10;ZG93bnJldi54bWxQSwUGAAAAAAQABAD1AAAAigMAAAAA&#10;" fillcolor="#191919" stroked="f">
                <v:path arrowok="t"/>
              </v:rect>
              <v:group id="Group 2708" o:spid="_x0000_s1408"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llqccAAADdAAAADwAAAGRycy9kb3ducmV2LnhtbESPT2vCQBTE7wW/w/KE&#10;3nQT24pGVxHR0oMI/gHx9sg+k2D2bciuSfz23YLQ4zAzv2Hmy86UoqHaFZYVxMMIBHFqdcGZgvNp&#10;O5iAcB5ZY2mZFDzJwXLRe5tjom3LB2qOPhMBwi5BBbn3VSKlS3My6Ia2Ig7ezdYGfZB1JnWNbYCb&#10;Uo6iaCwNFhwWcqxonVN6Pz6Mgu8W29VHvGl299v6eT197S+7mJR673erGQhPnf8Pv9o/WsFk9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hllqccAAADd&#10;AAAADwAAAAAAAAAAAAAAAACqAgAAZHJzL2Rvd25yZXYueG1sUEsFBgAAAAAEAAQA+gAAAJ4DAAAA&#10;AA==&#10;">
                <v:shape id="Freeform 2709" o:spid="_x0000_s140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Bl8EA&#10;AADdAAAADwAAAGRycy9kb3ducmV2LnhtbERPy4rCMBTdD/gP4QqzG1OFmZFqFBEFRTfjA3F3aa5p&#10;sbkpSdTO35uF4PJw3uNpa2txJx8qxwr6vQwEceF0xUbBYb/8GoIIEVlj7ZgU/FOA6aTzMcZcuwf/&#10;0X0XjUghHHJUUMbY5FKGoiSLoeca4sRdnLcYE/RGao+PFG5rOciyH2mx4tRQYkPzkorr7mYVhMW6&#10;Ooa1bbe2dufNyf8as/FKfXbb2QhEpDa+xS/3SisYDr7T/vQmPQE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sgZfBAAAA3QAAAA8AAAAAAAAAAAAAAAAAmAIAAGRycy9kb3du&#10;cmV2LnhtbFBLBQYAAAAABAAEAPUAAACGAwAAAAA=&#10;" path="m1804,l720,e" filled="f" strokecolor="#191919" strokeweight="2pt">
                  <v:path arrowok="t" o:connecttype="custom" o:connectlocs="1804,0;720,0" o:connectangles="0,0"/>
                </v:shape>
                <v:shape id="Freeform 2710" o:spid="_x0000_s1410"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kDMQA&#10;AADdAAAADwAAAGRycy9kb3ducmV2LnhtbESPT2sCMRTE74LfITzBm2YVrLIaRUShYi/+KcXbY/Oa&#10;Xbp5WZJUt9++EQSPw8z8hlmsWluLG/lQOVYwGmYgiAunKzYKLufdYAYiRGSNtWNS8EcBVstuZ4G5&#10;dnc+0u0UjUgQDjkqKGNscilDUZLFMHQNcfK+nbcYk/RGao/3BLe1HGfZm7RYcVoosaFNScXP6dcq&#10;CNt99Rn2tv2wtbsevvzUmINXqt9r13MQkdr4Cj/b71rBbDwZweNNe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gJAzEAAAA3QAAAA8AAAAAAAAAAAAAAAAAmAIAAGRycy9k&#10;b3ducmV2LnhtbFBLBQYAAAAABAAEAPUAAACJAwAAAAA=&#10;" path="m720,l1804,e" filled="f" strokecolor="#191919" strokeweight="2pt">
                  <v:path arrowok="t" o:connecttype="custom" o:connectlocs="720,0;1804,0" o:connectangles="0,0"/>
                </v:shape>
              </v:group>
              <v:group id="Group 2711" o:spid="_x0000_s1411"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RhBcYAAADdAAAADwAAAGRycy9kb3ducmV2LnhtbESPT4vCMBTE74LfITxh&#10;b5q2iyJdo4jsyh5E8A/I3h7Nsy02L6WJbf32G0HwOMzMb5jFqjeVaKlxpWUF8SQCQZxZXXKu4Hz6&#10;Gc9BOI+ssbJMCh7kYLUcDhaYatvxgdqjz0WAsEtRQeF9nUrpsoIMuomtiYN3tY1BH2STS91gF+Cm&#10;kkkUzaTBksNCgTVtCspux7tRsO2wW3/G3+3udt08/k7T/WUXk1Ifo379BcJT79/hV/tXK5gn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ZGEFxgAAAN0A&#10;AAAPAAAAAAAAAAAAAAAAAKoCAABkcnMvZG93bnJldi54bWxQSwUGAAAAAAQABAD6AAAAnQMAAAAA&#10;">
                <v:shape id="Freeform 2712" o:spid="_x0000_s141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R4MUA&#10;AADdAAAADwAAAGRycy9kb3ducmV2LnhtbESPQWvCQBSE7wX/w/IEL0V3Ta1IdBWRSHvopSqeH9ln&#10;EpJ9G7JrjP++Wyj0OMzMN8xmN9hG9NT5yrGG+UyBIM6dqbjQcDkfpysQPiAbbByThid52G1HLxtM&#10;jXvwN/WnUIgIYZ+ihjKENpXS5yVZ9DPXEkfv5jqLIcqukKbDR4TbRiZKLaXFiuNCiS0dSsrr091q&#10;GLKF7D9Urb5yXsyz+jXJwvmq9WQ87NcgAg3hP/zX/jQaVsn7G/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BHgxQAAAN0AAAAPAAAAAAAAAAAAAAAAAJgCAABkcnMv&#10;ZG93bnJldi54bWxQSwUGAAAAAAQABAD1AAAAigMAAAAA&#10;" path="m1781,l696,e" filled="f" strokecolor="#191919" strokeweight="2pt">
                  <v:path arrowok="t" o:connecttype="custom" o:connectlocs="1781,0;696,0" o:connectangles="0,0"/>
                </v:shape>
                <v:shape id="Freeform 2713" o:spid="_x0000_s1413"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2JlMUA&#10;AADdAAAADwAAAGRycy9kb3ducmV2LnhtbESPQWvCQBSE7wX/w/KEXoruGlKR6CpSUuyhl6p4fmSf&#10;SUj2bchuY/z3XUHocZiZb5jNbrStGKj3tWMNi7kCQVw4U3Op4Xz6nK1A+IBssHVMGu7kYbedvGww&#10;M+7GPzQcQykihH2GGqoQukxKX1Rk0c9dRxy9q+sthij7UpoebxFuW5kotZQWa44LFXb0UVHRHH+t&#10;hjFP5XBQjfouOF3kzVuSh9NF69fpuF+DCDSG//Cz/WU0rJL3FB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YmUxQAAAN0AAAAPAAAAAAAAAAAAAAAAAJgCAABkcnMv&#10;ZG93bnJldi54bWxQSwUGAAAAAAQABAD1AAAAigMAAAAA&#10;" path="m696,l1781,e" filled="f" strokecolor="#191919" strokeweight="2pt">
                  <v:path arrowok="t" o:connecttype="custom" o:connectlocs="696,0;1781,0" o:connectangles="0,0"/>
                </v:shape>
              </v:group>
              <v:group id="Group 2714" o:spid="_x0000_s1414"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35ccUAAADdAAAADwAAAGRycy9kb3ducmV2LnhtbESPQYvCMBSE7wv+h/AE&#10;b2tapYtUo4ioeJCF1YXF26N5tsXmpTSxrf/eLAgeh5n5hlmselOJlhpXWlYQjyMQxJnVJecKfs+7&#10;zxkI55E1VpZJwYMcrJaDjwWm2nb8Q+3J5yJA2KWooPC+TqV0WUEG3djWxMG72sagD7LJpW6wC3BT&#10;yUkUfUmDJYeFAmvaFJTdTnejYN9ht57G2/Z4u24el3Py/XeMSanRsF/PQXjq/Tv8ah+0gtkk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6N+XHFAAAA3QAA&#10;AA8AAAAAAAAAAAAAAAAAqgIAAGRycy9kb3ducmV2LnhtbFBLBQYAAAAABAAEAPoAAACcAwAAAAA=&#10;">
                <v:shape id="Freeform 2715" o:spid="_x0000_s141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d9McA&#10;AADdAAAADwAAAGRycy9kb3ducmV2LnhtbESP0WrCQBRE3wX/YbmCL1I3WppK6iq2VOyDFEz9gGv2&#10;Nglm74bdVaNf3y0IPg4zc4aZLzvTiDM5X1tWMBknIIgLq2suFex/1k8zED4ga2wsk4IreVgu+r05&#10;ZtpeeEfnPJQiQthnqKAKoc2k9EVFBv3YtsTR+7XOYIjSlVI7vES4aeQ0SVJpsOa4UGFLHxUVx/xk&#10;FLzeJp/P2nDa5G67ed9dv7eH9Uip4aBbvYEI1IVH+N7+0gpm05cU/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infTHAAAA3QAAAA8AAAAAAAAAAAAAAAAAmAIAAGRy&#10;cy9kb3ducmV2LnhtbFBLBQYAAAAABAAEAPUAAACMAwAAAAA=&#10;" path="m1772,l687,e" filled="f" strokecolor="#191919" strokeweight="2pt">
                  <v:path arrowok="t" o:connecttype="custom" o:connectlocs="1772,0;687,0" o:connectangles="0,0"/>
                </v:shape>
                <v:shape id="Freeform 2716" o:spid="_x0000_s1416"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4b8cA&#10;AADdAAAADwAAAGRycy9kb3ducmV2LnhtbESP3WoCMRSE7wu+QziF3pSa1eIPq1FUKnohglsf4Lg5&#10;7i7dnCxJqqtP3xQEL4eZ+YaZzltTiws5X1lW0OsmIIhzqysuFBy/1x9jED4ga6wtk4IbeZjPOi9T&#10;TLW98oEuWShEhLBPUUEZQpNK6fOSDPqubYijd7bOYIjSFVI7vEa4qWU/SYbSYMVxocSGViXlP9mv&#10;UTC6974+teFhnbndZnm47Xen9btSb6/tYgIiUBue4Ud7qxWM+4MR/L+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uOG/HAAAA3QAAAA8AAAAAAAAAAAAAAAAAmAIAAGRy&#10;cy9kb3ducmV2LnhtbFBLBQYAAAAABAAEAPUAAACMAwAAAAA=&#10;" path="m687,l1772,e" filled="f" strokecolor="#191919" strokeweight="2pt">
                  <v:path arrowok="t" o:connecttype="custom" o:connectlocs="687,0;1772,0" o:connectangles="0,0"/>
                </v:shape>
              </v:group>
              <v:group id="Group 2717" o:spid="_x0000_s1417"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xW78MAAADdAAAADwAAAGRycy9kb3ducmV2LnhtbERPy4rCMBTdC/5DuII7&#10;TeugSDUVEWdwIQM+YJjdpbm2pc1NaTJt/XuzEGZ5OO/tbjC16Kh1pWUF8TwCQZxZXXKu4H77nK1B&#10;OI+ssbZMCp7kYJeOR1tMtO35Qt3V5yKEsEtQQeF9k0jpsoIMurltiAP3sK1BH2CbS91iH8JNLRdR&#10;tJIGSw4NBTZ0KCirrn9GwVeP/f4jPnbn6nF4/t6W3z/nmJSaTob9BoSnwf+L3+6TVrBeLMPc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jFbvwwAAAN0AAAAP&#10;AAAAAAAAAAAAAAAAAKoCAABkcnMvZG93bnJldi54bWxQSwUGAAAAAAQABAD6AAAAmgMAAAAA&#10;">
                <v:shape id="Freeform 2718" o:spid="_x0000_s141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zTMUA&#10;AADdAAAADwAAAGRycy9kb3ducmV2LnhtbESPUWsCMRCE3wv+h7CCbzWnYNGrUYrQqpQian/Actle&#10;Di+75yXq2V/fFAp9HGbmG2a+7HytrtSGStjAaJiBIi7EVlwa+Dy+Pk5BhYhssRYmA3cKsFz0HuaY&#10;W7nxnq6HWKoE4ZCjARdjk2sdCkcew1Aa4uR9SesxJtmW2rZ4S3Bf63GWPWmPFacFhw2tHBWnw8Ub&#10;eFvP1qP3bydy0j47Fx872TbamEG/e3kGFamL/+G/9sYamI4nM/h9k56A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TNMxQAAAN0AAAAPAAAAAAAAAAAAAAAAAJgCAABkcnMv&#10;ZG93bnJldi54bWxQSwUGAAAAAAQABAD1AAAAigMAAAAA&#10;" path="m1790,l705,e" filled="f" strokecolor="#191919" strokeweight="2pt">
                  <v:path arrowok="t" o:connecttype="custom" o:connectlocs="1790,0;705,0" o:connectangles="0,0"/>
                </v:shape>
                <v:shape id="Freeform 2719" o:spid="_x0000_s1419"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QbMIA&#10;AADdAAAADwAAAGRycy9kb3ducmV2LnhtbERPzWrCQBC+F/oOyxR6qxs9iE1dgwhqpUjR9gGG7DQb&#10;kp2J2VVjn949FHr8+P7nxeBbdaE+1MIGxqMMFHEptubKwPfX+mUGKkRki60wGbhRgGLx+DDH3MqV&#10;D3Q5xkqlEA45GnAxdrnWoXTkMYykI07cj/QeY4J9pW2P1xTuWz3Jsqn2WHNqcNjRylHZHM/ewGb7&#10;uh1//DqRRvvsVO4/ZddpY56fhuUbqEhD/Bf/ud+tgdlkmvanN+kJ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1BswgAAAN0AAAAPAAAAAAAAAAAAAAAAAJgCAABkcnMvZG93&#10;bnJldi54bWxQSwUGAAAAAAQABAD1AAAAhwMAAAAA&#10;" path="m705,l1790,e" filled="f" strokecolor="#191919" strokeweight="2pt">
                  <v:path arrowok="t" o:connecttype="custom" o:connectlocs="705,0;1790,0" o:connectangles="0,0"/>
                </v:shape>
              </v:group>
              <v:group id="Group 934" o:spid="_x0000_s1420"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o1z8UAAADdAAAADwAAAGRycy9kb3ducmV2LnhtbESPT4vCMBTE74LfITxh&#10;b5rWZUWqUURU9iCCf0C8PZpnW2xeShPb+u03C4LHYWZ+w8yXnSlFQ7UrLCuIRxEI4tTqgjMFl/N2&#10;OAXhPLLG0jIpeJGD5aLfm2OibctHak4+EwHCLkEFufdVIqVLczLoRrYiDt7d1gZ9kHUmdY1tgJtS&#10;jqNoIg0WHBZyrGidU/o4PY2CXYvt6jveNPvHff26nX8O131MSn0NutUMhKfOf8Lv9q9WMB1PY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aNc/FAAAA3QAA&#10;AA8AAAAAAAAAAAAAAAAAqgIAAGRycy9kb3ducmV2LnhtbFBLBQYAAAAABAAEAPoAAACcAwAAAAA=&#10;">
                <v:shape id="Freeform 2721" o:spid="_x0000_s142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xsQA&#10;AADdAAAADwAAAGRycy9kb3ducmV2LnhtbESPT4vCMBTE74LfIbwFL7ImFhGpRlmk4h724h/2/Gie&#10;bWnzUppY67c3Cwseh5n5DbPZDbYRPXW+cqxhPlMgiHNnKi40XC+HzxUIH5ANNo5Jw5M87Lbj0QZT&#10;4x58ov4cChEh7FPUUIbQplL6vCSLfuZa4ujdXGcxRNkV0nT4iHDbyESppbRYcVwosaV9SXl9vlsN&#10;Q7aQ/VHV6ifnxTyrp0kWLr9aTz6GrzWIQEN4h//b30bDKlkm8PcmPg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fsbEAAAA3QAAAA8AAAAAAAAAAAAAAAAAmAIAAGRycy9k&#10;b3ducmV2LnhtbFBLBQYAAAAABAAEAPUAAACJAwAAAAA=&#10;" path="m1781,l696,e" filled="f" strokecolor="#191919" strokeweight="2pt">
                  <v:path arrowok="t" o:connecttype="custom" o:connectlocs="1781,0;696,0" o:connectangles="0,0"/>
                </v:shape>
                <v:shape id="Freeform 2722" o:spid="_x0000_s1422"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bXcQA&#10;AADdAAAADwAAAGRycy9kb3ducmV2LnhtbESPQWvCQBSE74L/YXmCF9FdUxGJriIl0h68VMXzI/tM&#10;QrJvQ3Yb03/fLQg9DjPzDbM7DLYRPXW+cqxhuVAgiHNnKi403K6n+QaED8gGG8ek4Yc8HPbj0Q5T&#10;4578Rf0lFCJC2KeooQyhTaX0eUkW/cK1xNF7uM5iiLIrpOnwGeG2kYlSa2mx4rhQYkvvJeX15dtq&#10;GLKV7D9Urc45r5ZZPUuycL1rPZ0Mxy2IQEP4D7/an0bDJlm/wd+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213EAAAA3QAAAA8AAAAAAAAAAAAAAAAAmAIAAGRycy9k&#10;b3ducmV2LnhtbFBLBQYAAAAABAAEAPUAAACJAwAAAAA=&#10;" path="m696,l1781,e" filled="f" strokecolor="#191919" strokeweight="2pt">
                  <v:path arrowok="t" o:connecttype="custom" o:connectlocs="696,0;1781,0" o:connectangles="0,0"/>
                </v:shape>
              </v:group>
              <v:shape id="Freeform 937" o:spid="_x0000_s1423"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v8sMA&#10;AADdAAAADwAAAGRycy9kb3ducmV2LnhtbESPQYvCMBSE78L+h/AWvGmqqJSuUUQreNlD67LnR/O2&#10;rTYvpYm2/vuNIHgcZuYbZr0dTCPu1LnasoLZNAJBXFhdc6ng53ycxCCcR9bYWCYFD3Kw3XyM1pho&#10;23NG99yXIkDYJaig8r5NpHRFRQbd1LbEwfuznUEfZFdK3WEf4KaR8yhaSYM1h4UKW9pXVFzzm1HQ&#10;t6m7nEyxz39l/p1mNKTLQ6bU+HPYfYHwNPh3+NU+aQXxfLWA55v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sv8sMAAADdAAAADwAAAAAAAAAAAAAAAACYAgAAZHJzL2Rv&#10;d25yZXYueG1sUEsFBgAAAAAEAAQA9QAAAIgDAAAAAA==&#10;" path="m,l44,e" filled="f" strokecolor="#191919" strokeweight="2pt">
                <v:path arrowok="t" o:connecttype="custom" o:connectlocs="0,0;44,0" o:connectangles="0,0"/>
              </v:shape>
              <v:shape id="Freeform 938" o:spid="_x0000_s1424"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48QA&#10;AADdAAAADwAAAGRycy9kb3ducmV2LnhtbESPQYvCMBSE78L+h/AWvIimiop0jSLignhb68Hjo3nb&#10;VJuX0mQ1/nsjCHscZuYbZrmOthE36nztWMF4lIEgLp2uuVJwKr6HCxA+IGtsHJOCB3lYrz56S8y1&#10;u/MP3Y6hEgnCPkcFJoQ2l9KXhiz6kWuJk/frOoshya6SusN7gttGTrJsLi3WnBYMtrQ1VF6Pf1ZB&#10;VsQZTk+Xcyt3zWZAuzg9PIxS/c+4+QIRKIb/8Lu91woWk/kMXm/S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1+uPEAAAA3QAAAA8AAAAAAAAAAAAAAAAAmAIAAGRycy9k&#10;b3ducmV2LnhtbFBLBQYAAAAABAAEAPUAAACJAwAAAAA=&#10;" path="m,l400,e" filled="f" strokecolor="#191919" strokeweight="2pt">
                <v:path arrowok="t" o:connecttype="custom" o:connectlocs="0,0;400,0" o:connectangles="0,0"/>
              </v:shape>
              <v:rect id="Rectangle 939" o:spid="_x0000_s1425"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Xw8QA&#10;AADdAAAADwAAAGRycy9kb3ducmV2LnhtbESPQYvCMBSE74L/ITxhb5oqbCnVKCIou+JF7cXba/Ns&#10;i81LaWKt/36zsLDHYWa+YVabwTSip87VlhXMZxEI4sLqmksF2XU/TUA4j6yxsUwK3uRgsx6PVphq&#10;++Iz9RdfigBhl6KCyvs2ldIVFRl0M9sSB+9uO4M+yK6UusNXgJtGLqIolgZrDgsVtrSrqHhcnkZB&#10;/n06+8MxO/RJXraNzW/zk/1U6mMybJcgPA3+P/zX/tIKkkUcw++b8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F8PEAAAA3QAAAA8AAAAAAAAAAAAAAAAAmAIAAGRycy9k&#10;b3ducmV2LnhtbFBLBQYAAAAABAAEAPUAAACJAwAAAAA=&#10;" stroked="f">
                <v:path arrowok="t"/>
              </v:rect>
              <v:rect id="Rectangle 940" o:spid="_x0000_s1426"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YU8cA&#10;AADdAAAADwAAAGRycy9kb3ducmV2LnhtbESP0WoCMRRE34X+Q7iFvohmK63arVFKocX6Urr6AdfN&#10;7WY1uVmSqNu/bwoFH4eZOcMsVr2z4kwhtp4V3I8LEMS11y03Cnbbt9EcREzIGq1nUvBDEVbLm8EC&#10;S+0v/EXnKjUiQziWqMCk1JVSxtqQwzj2HXH2vn1wmLIMjdQBLxnurJwUxVQ6bDkvGOzo1VB9rE5O&#10;AX0OPx7f14fj5qCtNU8P++o0C0rd3fYvzyAS9eka/m+vtYL5ZDqDvzf5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m2FPHAAAA3QAAAA8AAAAAAAAAAAAAAAAAmAIAAGRy&#10;cy9kb3ducmV2LnhtbFBLBQYAAAAABAAEAPUAAACMAwAAAAA=&#10;" filled="f" strokecolor="#191919" strokeweight="2pt">
                <v:path arrowok="t"/>
              </v:rect>
            </v:group>
            <v:shape id="Text Box 2699" o:spid="_x0000_s1427"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a8EA&#10;AADdAAAADwAAAGRycy9kb3ducmV2LnhtbERP3WrCMBS+H/gO4QjereksK6UaZRRErwpzPsChOTbF&#10;5qQ20da3Xy4Gu/z4/rf72fbiSaPvHCv4SFIQxI3THbcKLj+H9wKED8gae8ek4EUe9rvF2xZL7Sb+&#10;puc5tCKGsC9RgQlhKKX0jSGLPnEDceSubrQYIhxbqUecYrjt5TpNc2mx49hgcKDKUHM7P6yC+iXN&#10;lNnPS1NVeZ1n9wPejr1Sq+X8tQERaA7/4j/3SSso1nmcG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qMGv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428"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V8MQA&#10;AADdAAAADwAAAGRycy9kb3ducmV2LnhtbESP3YrCMBSE74V9h3AWvNN0FUvtGmUpiHsl+PMAh+bY&#10;FJuTbhNtfXuzIHg5zMw3zGoz2EbcqfO1YwVf0wQEcel0zZWC82k7yUD4gKyxcUwKHuRhs/4YrTDX&#10;rucD3Y+hEhHCPkcFJoQ2l9KXhiz6qWuJo3dxncUQZVdJ3WEf4baRsyRJpcWa44LBlgpD5fV4swr2&#10;D2n6uV2cy6JI9+n8b4vXXaPU+HP4+QYRaAjv8Kv9qxVks3QJ/2/iE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mlfD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429"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qsMEA&#10;AADdAAAADwAAAGRycy9kb3ducmV2LnhtbERP3WrCMBS+F3yHcAbeaTplXekaZRTEXRXsfIBDc9YU&#10;m5PaZLa+/XIx8PLj+y8Os+3FnUbfOVbwuklAEDdOd9wquHwf1xkIH5A19o5JwYM8HPbLRYG5dhOf&#10;6V6HVsQQ9jkqMCEMuZS+MWTRb9xAHLkfN1oMEY6t1CNOMdz2cpskqbTYcWwwOFBpqLnWv1ZB9ZBm&#10;2tm3S1OWaZXubke8nnqlVi/z5weIQHN4iv/dX1pBtn2P++Ob+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FqrDBAAAA3Q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430"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PK8MA&#10;AADdAAAADwAAAGRycy9kb3ducmV2LnhtbESP0YrCMBRE3xf8h3AF39ZUZbtSjSIF0SdB1w+4NNem&#10;2NzUJtr690ZY8HGYmTPMct3bWjyo9ZVjBZNxAoK4cLriUsH5b/s9B+EDssbaMSl4kof1avC1xEy7&#10;jo/0OIVSRAj7DBWYEJpMSl8YsujHriGO3sW1FkOUbSl1i12E21pOkySVFiuOCwYbyg0V19PdKjg8&#10;pelm9udc5Hl6SGe3LV53tVKjYb9ZgAjUh0/4v73XCubT3wm838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kPK8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431"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RXMMA&#10;AADdAAAADwAAAGRycy9kb3ducmV2LnhtbESP0YrCMBRE34X9h3AX9k3TrVilaxQpiD4Jq37Apbk2&#10;xeamNtHWv98Iwj4OM3OGWa4H24gHdb52rOB7koAgLp2uuVJwPm3HCxA+IGtsHJOCJ3lYrz5GS8y1&#10;6/mXHsdQiQhhn6MCE0KbS+lLQxb9xLXE0bu4zmKIsquk7rCPcNvINEkyabHmuGCwpcJQeT3erYLD&#10;U5p+amfnsiiyQza9bfG6a5T6+hw2PyACDeE//G7vtYJFOk/h9SY+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uRXMMAAADd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432"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0x8QA&#10;AADdAAAADwAAAGRycy9kb3ducmV2LnhtbESP3YrCMBSE74V9h3AW9k7TtVilaxQpyHol+PMAh+bY&#10;FJuT2mRtffuNIHg5zMw3zHI92EbcqfO1YwXfkwQEcel0zZWC82k7XoDwAVlj45gUPMjDevUxWmKu&#10;Xc8Huh9DJSKEfY4KTAhtLqUvDVn0E9cSR+/iOoshyq6SusM+wm0jp0mSSYs1xwWDLRWGyuvxzyrY&#10;P6TpUzs7l0WR7bP0tsXrb6PU1+ew+QERaAjv8Ku90woW03kKz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NMfEAAAA3QAAAA8AAAAAAAAAAAAAAAAAmAIAAGRycy9k&#10;b3ducmV2LnhtbFBLBQYAAAAABAAEAPUAAACJ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433"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6ss8QA&#10;AADdAAAADwAAAGRycy9kb3ducmV2LnhtbESP3YrCMBSE7xd8h3AE79bUn+1KNcpSEL0S1vUBDs2x&#10;KTYntcna+vZGELwcZuYbZrXpbS1u1PrKsYLJOAFBXDhdcang9Lf9XIDwAVlj7ZgU3MnDZj34WGGm&#10;Xce/dDuGUkQI+wwVmBCaTEpfGLLox64hjt7ZtRZDlG0pdYtdhNtaTpMklRYrjgsGG8oNFZfjv1Vw&#10;uEvTzezXqcjz9JDOrlu87GqlRsP+ZwkiUB/e4Vd7rxUspt9zeL6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LPEAAAA3QAAAA8AAAAAAAAAAAAAAAAAmAIAAGRycy9k&#10;b3ducmV2LnhtbFBLBQYAAAAABAAEAPUAAACJAw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434"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JKMMA&#10;AADdAAAADwAAAGRycy9kb3ducmV2LnhtbESP0YrCMBRE3wX/IVzBN01V7Eo1ihTEfRJ0/YBLc22K&#10;zU1toq1/v1lY8HGYmTPMZtfbWryo9ZVjBbNpAoK4cLriUsH15zBZgfABWWPtmBS8ycNuOxxsMNOu&#10;4zO9LqEUEcI+QwUmhCaT0heGLPqpa4ijd3OtxRBlW0rdYhfhtpbzJEmlxYrjgsGGckPF/fK0Ck5v&#10;abqFXV6LPE9P6eJxwPuxVmo86vdrEIH68An/t7+1gtX8aw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IJKMMAAADd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7B3518">
        <w:rPr>
          <w:noProof/>
        </w:rPr>
        <w:pict>
          <v:shape id="Text Box 1202" o:spid="_x0000_s1435" type="#_x0000_t202" style="position:absolute;left:0;text-align:left;margin-left:0;margin-top:0;width:54.15pt;height:791.95pt;z-index:-251561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" o:allowincell="f" filled="f" stroked="f">
            <v:textbox inset="0,0,0,0">
              <w:txbxContent>
                <w:p w:rsidR="00F115A7" w:rsidRDefault="00F115A7" w:rsidP="00924DC4">
                  <w:pPr>
                    <w:widowControl w:val="0"/>
                    <w:autoSpaceDE w:val="0"/>
                    <w:autoSpaceDN w:val="0"/>
                    <w:adjustRightInd w:val="0"/>
                    <w:spacing w:before="9" w:after="0" w:line="150" w:lineRule="exact"/>
                    <w:rPr>
                      <w:rFonts w:ascii="Times New Roman" w:hAnsi="Times New Roman"/>
                      <w:sz w:val="15"/>
                      <w:szCs w:val="15"/>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40" w:lineRule="auto"/>
                    <w:ind w:right="143"/>
                    <w:jc w:val="right"/>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before="6" w:after="0" w:line="140" w:lineRule="exact"/>
        <w:rPr>
          <w:rFonts w:ascii="Century Gothic" w:hAnsi="Century Gothic" w:cs="Century Gothic"/>
          <w:color w:val="000000"/>
          <w:sz w:val="14"/>
          <w:szCs w:val="14"/>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0" w:after="0" w:line="240" w:lineRule="auto"/>
        <w:ind w:left="1020" w:right="6580"/>
        <w:jc w:val="both"/>
        <w:rPr>
          <w:rFonts w:ascii="Times New Roman" w:hAnsi="Times New Roman"/>
          <w:color w:val="000000"/>
          <w:sz w:val="18"/>
          <w:szCs w:val="18"/>
        </w:rPr>
      </w:pPr>
      <w:r>
        <w:rPr>
          <w:rFonts w:ascii="Times New Roman" w:hAnsi="Times New Roman"/>
          <w:b/>
          <w:bCs/>
          <w:color w:val="191919"/>
          <w:spacing w:val="-2"/>
          <w:sz w:val="24"/>
          <w:szCs w:val="24"/>
        </w:rPr>
        <w:t>C</w:t>
      </w:r>
      <w:r>
        <w:rPr>
          <w:rFonts w:ascii="Times New Roman" w:hAnsi="Times New Roman"/>
          <w:b/>
          <w:bCs/>
          <w:color w:val="191919"/>
          <w:spacing w:val="-2"/>
          <w:sz w:val="18"/>
          <w:szCs w:val="18"/>
        </w:rPr>
        <w:t>ITIZEN</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G</w:t>
      </w:r>
      <w:r>
        <w:rPr>
          <w:rFonts w:ascii="Times New Roman" w:hAnsi="Times New Roman"/>
          <w:b/>
          <w:bCs/>
          <w:color w:val="191919"/>
          <w:spacing w:val="-2"/>
          <w:sz w:val="18"/>
          <w:szCs w:val="18"/>
        </w:rPr>
        <w:t>EORGI</w:t>
      </w:r>
      <w:r>
        <w:rPr>
          <w:rFonts w:ascii="Times New Roman" w:hAnsi="Times New Roman"/>
          <w:b/>
          <w:bCs/>
          <w:color w:val="191919"/>
          <w:sz w:val="18"/>
          <w:szCs w:val="18"/>
        </w:rPr>
        <w:t xml:space="preserve">A </w:t>
      </w:r>
      <w:r>
        <w:rPr>
          <w:rFonts w:ascii="Times New Roman" w:hAnsi="Times New Roman"/>
          <w:b/>
          <w:bCs/>
          <w:color w:val="191919"/>
          <w:spacing w:val="-2"/>
          <w:sz w:val="24"/>
          <w:szCs w:val="24"/>
        </w:rPr>
        <w:t>6</w:t>
      </w:r>
      <w:r>
        <w:rPr>
          <w:rFonts w:ascii="Times New Roman" w:hAnsi="Times New Roman"/>
          <w:b/>
          <w:bCs/>
          <w:color w:val="191919"/>
          <w:sz w:val="24"/>
          <w:szCs w:val="24"/>
        </w:rPr>
        <w:t>2</w:t>
      </w:r>
      <w:r>
        <w:rPr>
          <w:rFonts w:ascii="Times New Roman" w:hAnsi="Times New Roman"/>
          <w:b/>
          <w:bCs/>
          <w:color w:val="191919"/>
          <w:spacing w:val="-15"/>
          <w:sz w:val="24"/>
          <w:szCs w:val="24"/>
        </w:rPr>
        <w:t xml:space="preserve">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O</w:t>
      </w:r>
      <w:r>
        <w:rPr>
          <w:rFonts w:ascii="Times New Roman" w:hAnsi="Times New Roman"/>
          <w:b/>
          <w:bCs/>
          <w:color w:val="191919"/>
          <w:spacing w:val="-2"/>
          <w:sz w:val="18"/>
          <w:szCs w:val="18"/>
        </w:rPr>
        <w:t>LDER</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7B3518" w:rsidP="00924DC4">
      <w:pPr>
        <w:widowControl w:val="0"/>
        <w:autoSpaceDE w:val="0"/>
        <w:autoSpaceDN w:val="0"/>
        <w:adjustRightInd w:val="0"/>
        <w:spacing w:after="0" w:line="240" w:lineRule="auto"/>
        <w:ind w:left="1020" w:right="7663"/>
        <w:jc w:val="both"/>
        <w:rPr>
          <w:rFonts w:ascii="Times New Roman" w:hAnsi="Times New Roman"/>
          <w:color w:val="000000"/>
          <w:sz w:val="18"/>
          <w:szCs w:val="18"/>
        </w:rPr>
      </w:pPr>
      <w:r w:rsidRPr="007B3518">
        <w:rPr>
          <w:noProof/>
        </w:rPr>
        <w:pict>
          <v:shape id="Text Box 1203" o:spid="_x0000_s1436" type="#_x0000_t202" style="position:absolute;left:0;text-align:left;margin-left:21.05pt;margin-top:48.85pt;width:12pt;height:63.8pt;z-index:-251552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NbtgIAALo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" o:allowincell="f" filled="f" stroked="f">
            <v:textbox style="layout-flow:vertical;mso-layout-flow-alt:bottom-to-top"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924DC4">
        <w:rPr>
          <w:rFonts w:ascii="Times New Roman" w:hAnsi="Times New Roman"/>
          <w:b/>
          <w:bCs/>
          <w:color w:val="191919"/>
          <w:spacing w:val="-2"/>
          <w:sz w:val="24"/>
          <w:szCs w:val="24"/>
        </w:rPr>
        <w:t>A</w:t>
      </w:r>
      <w:r w:rsidR="00924DC4">
        <w:rPr>
          <w:rFonts w:ascii="Times New Roman" w:hAnsi="Times New Roman"/>
          <w:b/>
          <w:bCs/>
          <w:color w:val="191919"/>
          <w:spacing w:val="-2"/>
          <w:sz w:val="18"/>
          <w:szCs w:val="18"/>
        </w:rPr>
        <w:t>UDI</w:t>
      </w:r>
      <w:r w:rsidR="00924DC4">
        <w:rPr>
          <w:rFonts w:ascii="Times New Roman" w:hAnsi="Times New Roman"/>
          <w:b/>
          <w:bCs/>
          <w:color w:val="191919"/>
          <w:sz w:val="18"/>
          <w:szCs w:val="18"/>
        </w:rPr>
        <w:t>T</w:t>
      </w:r>
      <w:r w:rsidR="00924DC4">
        <w:rPr>
          <w:rFonts w:ascii="Times New Roman" w:hAnsi="Times New Roman"/>
          <w:b/>
          <w:bCs/>
          <w:color w:val="191919"/>
          <w:spacing w:val="7"/>
          <w:sz w:val="18"/>
          <w:szCs w:val="18"/>
        </w:rPr>
        <w:t xml:space="preserve"> </w:t>
      </w:r>
      <w:r w:rsidR="00924DC4">
        <w:rPr>
          <w:rFonts w:ascii="Times New Roman" w:hAnsi="Times New Roman"/>
          <w:b/>
          <w:bCs/>
          <w:color w:val="191919"/>
          <w:spacing w:val="-2"/>
          <w:sz w:val="24"/>
          <w:szCs w:val="24"/>
        </w:rPr>
        <w:t>(N</w:t>
      </w:r>
      <w:r w:rsidR="00924DC4">
        <w:rPr>
          <w:rFonts w:ascii="Times New Roman" w:hAnsi="Times New Roman"/>
          <w:b/>
          <w:bCs/>
          <w:color w:val="191919"/>
          <w:spacing w:val="-2"/>
          <w:sz w:val="18"/>
          <w:szCs w:val="18"/>
        </w:rPr>
        <w:t>ON</w:t>
      </w:r>
      <w:r w:rsidR="00924DC4">
        <w:rPr>
          <w:rFonts w:ascii="Times New Roman" w:hAnsi="Times New Roman"/>
          <w:b/>
          <w:bCs/>
          <w:color w:val="191919"/>
          <w:spacing w:val="-2"/>
          <w:sz w:val="24"/>
          <w:szCs w:val="24"/>
        </w:rPr>
        <w:t>-C</w:t>
      </w:r>
      <w:r w:rsidR="00924DC4">
        <w:rPr>
          <w:rFonts w:ascii="Times New Roman" w:hAnsi="Times New Roman"/>
          <w:b/>
          <w:bCs/>
          <w:color w:val="191919"/>
          <w:spacing w:val="-2"/>
          <w:sz w:val="18"/>
          <w:szCs w:val="18"/>
        </w:rPr>
        <w:t>REDIT</w:t>
      </w:r>
      <w:r w:rsidR="00924DC4">
        <w:rPr>
          <w:rFonts w:ascii="Times New Roman" w:hAnsi="Times New Roman"/>
          <w:b/>
          <w:bCs/>
          <w:color w:val="191919"/>
          <w:sz w:val="24"/>
          <w:szCs w:val="24"/>
        </w:rPr>
        <w:t>)</w:t>
      </w:r>
      <w:r w:rsidR="00924DC4">
        <w:rPr>
          <w:rFonts w:ascii="Times New Roman" w:hAnsi="Times New Roman"/>
          <w:b/>
          <w:bCs/>
          <w:color w:val="191919"/>
          <w:spacing w:val="-5"/>
          <w:sz w:val="24"/>
          <w:szCs w:val="24"/>
        </w:rPr>
        <w:t xml:space="preserve"> </w:t>
      </w:r>
      <w:r w:rsidR="00924DC4">
        <w:rPr>
          <w:rFonts w:ascii="Times New Roman" w:hAnsi="Times New Roman"/>
          <w:b/>
          <w:bCs/>
          <w:color w:val="191919"/>
          <w:spacing w:val="-2"/>
          <w:sz w:val="24"/>
          <w:szCs w:val="24"/>
        </w:rPr>
        <w:t>F</w:t>
      </w:r>
      <w:r w:rsidR="00924DC4">
        <w:rPr>
          <w:rFonts w:ascii="Times New Roman" w:hAnsi="Times New Roman"/>
          <w:b/>
          <w:bCs/>
          <w:color w:val="191919"/>
          <w:spacing w:val="-2"/>
          <w:sz w:val="18"/>
          <w:szCs w:val="18"/>
        </w:rPr>
        <w:t>EE</w:t>
      </w:r>
    </w:p>
    <w:p w:rsidR="00924DC4" w:rsidRDefault="00924DC4" w:rsidP="00924DC4">
      <w:pPr>
        <w:widowControl w:val="0"/>
        <w:autoSpaceDE w:val="0"/>
        <w:autoSpaceDN w:val="0"/>
        <w:adjustRightInd w:val="0"/>
        <w:spacing w:before="30" w:after="0" w:line="240" w:lineRule="auto"/>
        <w:ind w:left="1020" w:right="1988"/>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924DC4" w:rsidRDefault="00924DC4" w:rsidP="00924DC4">
      <w:pPr>
        <w:widowControl w:val="0"/>
        <w:autoSpaceDE w:val="0"/>
        <w:autoSpaceDN w:val="0"/>
        <w:adjustRightInd w:val="0"/>
        <w:spacing w:before="7"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40" w:lineRule="auto"/>
        <w:ind w:left="1020" w:right="7032"/>
        <w:jc w:val="both"/>
        <w:rPr>
          <w:rFonts w:ascii="Times New Roman" w:hAnsi="Times New Roman"/>
          <w:color w:val="000000"/>
          <w:sz w:val="18"/>
          <w:szCs w:val="18"/>
        </w:rPr>
      </w:pPr>
      <w:r>
        <w:rPr>
          <w:rFonts w:ascii="Times New Roman" w:hAnsi="Times New Roman"/>
          <w:b/>
          <w:bCs/>
          <w:color w:val="191919"/>
          <w:spacing w:val="-16"/>
          <w:sz w:val="24"/>
          <w:szCs w:val="24"/>
        </w:rPr>
        <w:t>P</w:t>
      </w:r>
      <w:r>
        <w:rPr>
          <w:rFonts w:ascii="Times New Roman" w:hAnsi="Times New Roman"/>
          <w:b/>
          <w:bCs/>
          <w:color w:val="191919"/>
          <w:spacing w:val="-19"/>
          <w:sz w:val="18"/>
          <w:szCs w:val="18"/>
        </w:rPr>
        <w:t>A</w:t>
      </w:r>
      <w:r>
        <w:rPr>
          <w:rFonts w:ascii="Times New Roman" w:hAnsi="Times New Roman"/>
          <w:b/>
          <w:bCs/>
          <w:color w:val="191919"/>
          <w:spacing w:val="-2"/>
          <w:sz w:val="18"/>
          <w:szCs w:val="18"/>
        </w:rPr>
        <w:t>YMEN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EE</w:t>
      </w:r>
      <w:r>
        <w:rPr>
          <w:rFonts w:ascii="Times New Roman" w:hAnsi="Times New Roman"/>
          <w:b/>
          <w:bCs/>
          <w:color w:val="191919"/>
          <w:sz w:val="18"/>
          <w:szCs w:val="18"/>
        </w:rPr>
        <w:t xml:space="preserve">S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HARGES</w:t>
      </w:r>
    </w:p>
    <w:p w:rsidR="00924DC4" w:rsidRDefault="00924DC4" w:rsidP="00924DC4">
      <w:pPr>
        <w:widowControl w:val="0"/>
        <w:autoSpaceDE w:val="0"/>
        <w:autoSpaceDN w:val="0"/>
        <w:adjustRightInd w:val="0"/>
        <w:spacing w:before="30" w:after="0" w:line="250" w:lineRule="auto"/>
        <w:ind w:left="1020" w:right="89"/>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Unive</w:t>
      </w:r>
      <w:r>
        <w:rPr>
          <w:rFonts w:ascii="Times New Roman" w:hAnsi="Times New Roman"/>
          <w:color w:val="191919"/>
          <w:spacing w:val="-5"/>
          <w:sz w:val="18"/>
          <w:szCs w:val="18"/>
        </w:rPr>
        <w:t>r</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sit</w:t>
      </w:r>
      <w:r>
        <w:rPr>
          <w:rFonts w:ascii="Times New Roman" w:hAnsi="Times New Roman"/>
          <w:color w:val="191919"/>
          <w:sz w:val="18"/>
          <w:szCs w:val="18"/>
        </w:rPr>
        <w:t>y</w:t>
      </w:r>
      <w:proofErr w:type="spellEnd"/>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 xml:space="preserve">(sub- </w:t>
      </w:r>
      <w:proofErr w:type="spellStart"/>
      <w:r>
        <w:rPr>
          <w:rFonts w:ascii="Times New Roman" w:hAnsi="Times New Roman"/>
          <w:color w:val="191919"/>
          <w:spacing w:val="-2"/>
          <w:sz w:val="18"/>
          <w:szCs w:val="18"/>
        </w:rPr>
        <w:t>jec</w:t>
      </w:r>
      <w:r>
        <w:rPr>
          <w:rFonts w:ascii="Times New Roman" w:hAnsi="Times New Roman"/>
          <w:color w:val="191919"/>
          <w:sz w:val="18"/>
          <w:szCs w:val="18"/>
        </w:rPr>
        <w:t>t</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8320"/>
        <w:jc w:val="both"/>
        <w:rPr>
          <w:rFonts w:ascii="Times New Roman" w:hAnsi="Times New Roman"/>
          <w:color w:val="000000"/>
          <w:sz w:val="18"/>
          <w:szCs w:val="18"/>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ENERA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R</w:t>
      </w:r>
      <w:r>
        <w:rPr>
          <w:rFonts w:ascii="Times New Roman" w:hAnsi="Times New Roman"/>
          <w:b/>
          <w:bCs/>
          <w:color w:val="191919"/>
          <w:spacing w:val="-2"/>
          <w:sz w:val="18"/>
          <w:szCs w:val="18"/>
        </w:rPr>
        <w:t>EFUNDS</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proofErr w:type="spellStart"/>
      <w:r>
        <w:rPr>
          <w:rFonts w:ascii="Times New Roman" w:hAnsi="Times New Roman"/>
          <w:color w:val="191919"/>
          <w:spacing w:val="-2"/>
          <w:sz w:val="18"/>
          <w:szCs w:val="18"/>
        </w:rPr>
        <w:t>stu</w:t>
      </w:r>
      <w:proofErr w:type="spellEnd"/>
      <w:r>
        <w:rPr>
          <w:rFonts w:ascii="Times New Roman" w:hAnsi="Times New Roman"/>
          <w:color w:val="191919"/>
          <w:spacing w:val="-2"/>
          <w:sz w:val="18"/>
          <w:szCs w:val="18"/>
        </w:rPr>
        <w:t>-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z w:val="18"/>
          <w:szCs w:val="18"/>
        </w:rPr>
        <w:t xml:space="preserve">- </w:t>
      </w:r>
      <w:proofErr w:type="spellStart"/>
      <w:r>
        <w:rPr>
          <w:rFonts w:ascii="Times New Roman" w:hAnsi="Times New Roman"/>
          <w:color w:val="191919"/>
          <w:spacing w:val="-2"/>
          <w:sz w:val="18"/>
          <w:szCs w:val="18"/>
        </w:rPr>
        <w:t>centage</w:t>
      </w:r>
      <w:proofErr w:type="spellEnd"/>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87"/>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 xml:space="preserve">pay- </w:t>
      </w:r>
      <w:proofErr w:type="spellStart"/>
      <w:r>
        <w:rPr>
          <w:rFonts w:ascii="Times New Roman" w:hAnsi="Times New Roman"/>
          <w:color w:val="191919"/>
          <w:spacing w:val="-5"/>
          <w:sz w:val="18"/>
          <w:szCs w:val="18"/>
        </w:rPr>
        <w:t>men</w:t>
      </w:r>
      <w:r>
        <w:rPr>
          <w:rFonts w:ascii="Times New Roman" w:hAnsi="Times New Roman"/>
          <w:color w:val="191919"/>
          <w:sz w:val="18"/>
          <w:szCs w:val="18"/>
        </w:rPr>
        <w:t>t</w:t>
      </w:r>
      <w:proofErr w:type="spellEnd"/>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924DC4" w:rsidRDefault="00924DC4" w:rsidP="00924DC4">
      <w:pPr>
        <w:widowControl w:val="0"/>
        <w:autoSpaceDE w:val="0"/>
        <w:autoSpaceDN w:val="0"/>
        <w:adjustRightInd w:val="0"/>
        <w:spacing w:before="16"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proofErr w:type="spellStart"/>
      <w:r>
        <w:rPr>
          <w:rFonts w:ascii="Times New Roman" w:hAnsi="Times New Roman"/>
          <w:color w:val="191919"/>
          <w:spacing w:val="-2"/>
          <w:sz w:val="18"/>
          <w:szCs w:val="18"/>
        </w:rPr>
        <w:t>ap</w:t>
      </w:r>
      <w:proofErr w:type="spellEnd"/>
      <w:r>
        <w:rPr>
          <w:rFonts w:ascii="Times New Roman" w:hAnsi="Times New Roman"/>
          <w:color w:val="191919"/>
          <w:spacing w:val="-2"/>
          <w:sz w:val="18"/>
          <w:szCs w:val="18"/>
        </w:rPr>
        <w:t>- 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450"/>
        <w:jc w:val="both"/>
        <w:rPr>
          <w:rFonts w:ascii="Times New Roman" w:hAnsi="Times New Roman"/>
          <w:color w:val="000000"/>
          <w:sz w:val="18"/>
          <w:szCs w:val="18"/>
        </w:rPr>
      </w:pPr>
      <w:r>
        <w:rPr>
          <w:rFonts w:ascii="Times New Roman" w:hAnsi="Times New Roman"/>
          <w:b/>
          <w:bCs/>
          <w:color w:val="191919"/>
          <w:spacing w:val="-2"/>
          <w:sz w:val="24"/>
          <w:szCs w:val="24"/>
        </w:rPr>
        <w:t>R</w:t>
      </w:r>
      <w:r>
        <w:rPr>
          <w:rFonts w:ascii="Times New Roman" w:hAnsi="Times New Roman"/>
          <w:b/>
          <w:bCs/>
          <w:color w:val="191919"/>
          <w:spacing w:val="-2"/>
          <w:sz w:val="18"/>
          <w:szCs w:val="18"/>
        </w:rPr>
        <w:t>OO</w:t>
      </w:r>
      <w:r>
        <w:rPr>
          <w:rFonts w:ascii="Times New Roman" w:hAnsi="Times New Roman"/>
          <w:b/>
          <w:bCs/>
          <w:color w:val="191919"/>
          <w:sz w:val="18"/>
          <w:szCs w:val="18"/>
        </w:rPr>
        <w:t xml:space="preserve">M </w:t>
      </w:r>
      <w:r>
        <w:rPr>
          <w:rFonts w:ascii="Times New Roman" w:hAnsi="Times New Roman"/>
          <w:b/>
          <w:bCs/>
          <w:color w:val="191919"/>
          <w:spacing w:val="-2"/>
          <w:sz w:val="18"/>
          <w:szCs w:val="18"/>
        </w:rPr>
        <w:t>AN</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B</w:t>
      </w:r>
      <w:r>
        <w:rPr>
          <w:rFonts w:ascii="Times New Roman" w:hAnsi="Times New Roman"/>
          <w:b/>
          <w:bCs/>
          <w:color w:val="191919"/>
          <w:spacing w:val="-2"/>
          <w:sz w:val="18"/>
          <w:szCs w:val="18"/>
        </w:rPr>
        <w:t>OAR</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EFUNDS</w:t>
      </w: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924DC4" w:rsidRDefault="00924DC4" w:rsidP="00924DC4">
      <w:pPr>
        <w:widowControl w:val="0"/>
        <w:autoSpaceDE w:val="0"/>
        <w:autoSpaceDN w:val="0"/>
        <w:adjustRightInd w:val="0"/>
        <w:spacing w:before="8" w:after="0" w:line="190" w:lineRule="exact"/>
        <w:rPr>
          <w:rFonts w:ascii="Times New Roman" w:hAnsi="Times New Roman"/>
          <w:color w:val="000000"/>
          <w:sz w:val="19"/>
          <w:szCs w:val="19"/>
        </w:rPr>
      </w:pPr>
    </w:p>
    <w:p w:rsidR="00924DC4" w:rsidRDefault="00924DC4" w:rsidP="00924DC4">
      <w:pPr>
        <w:widowControl w:val="0"/>
        <w:autoSpaceDE w:val="0"/>
        <w:autoSpaceDN w:val="0"/>
        <w:adjustRightInd w:val="0"/>
        <w:spacing w:after="0" w:line="240" w:lineRule="auto"/>
        <w:ind w:left="1020" w:right="7697"/>
        <w:jc w:val="both"/>
        <w:rPr>
          <w:rFonts w:ascii="Times New Roman" w:hAnsi="Times New Roman"/>
          <w:color w:val="000000"/>
          <w:sz w:val="18"/>
          <w:szCs w:val="18"/>
        </w:rPr>
      </w:pPr>
      <w:r>
        <w:rPr>
          <w:rFonts w:ascii="Times New Roman" w:hAnsi="Times New Roman"/>
          <w:b/>
          <w:bCs/>
          <w:color w:val="191919"/>
          <w:spacing w:val="-2"/>
          <w:sz w:val="24"/>
          <w:szCs w:val="24"/>
        </w:rPr>
        <w:t>B</w:t>
      </w:r>
      <w:r>
        <w:rPr>
          <w:rFonts w:ascii="Times New Roman" w:hAnsi="Times New Roman"/>
          <w:b/>
          <w:bCs/>
          <w:color w:val="191919"/>
          <w:spacing w:val="-2"/>
          <w:sz w:val="18"/>
          <w:szCs w:val="18"/>
        </w:rPr>
        <w:t>OARDIN</w:t>
      </w:r>
      <w:r>
        <w:rPr>
          <w:rFonts w:ascii="Times New Roman" w:hAnsi="Times New Roman"/>
          <w:b/>
          <w:bCs/>
          <w:color w:val="191919"/>
          <w:sz w:val="18"/>
          <w:szCs w:val="18"/>
        </w:rPr>
        <w:t>G</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EES</w:t>
      </w:r>
    </w:p>
    <w:p w:rsidR="00924DC4" w:rsidRDefault="00924DC4" w:rsidP="00924DC4">
      <w:pPr>
        <w:widowControl w:val="0"/>
        <w:autoSpaceDE w:val="0"/>
        <w:autoSpaceDN w:val="0"/>
        <w:adjustRightInd w:val="0"/>
        <w:spacing w:before="30" w:after="0" w:line="250" w:lineRule="auto"/>
        <w:ind w:left="1020" w:right="89"/>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24DC4" w:rsidRDefault="00924DC4" w:rsidP="00924DC4">
      <w:pPr>
        <w:widowControl w:val="0"/>
        <w:autoSpaceDE w:val="0"/>
        <w:autoSpaceDN w:val="0"/>
        <w:adjustRightInd w:val="0"/>
        <w:spacing w:before="4" w:after="0" w:line="150" w:lineRule="exact"/>
        <w:rPr>
          <w:rFonts w:ascii="Times New Roman" w:hAnsi="Times New Roman"/>
          <w:color w:val="000000"/>
          <w:sz w:val="15"/>
          <w:szCs w:val="15"/>
        </w:rPr>
      </w:pPr>
    </w:p>
    <w:p w:rsidR="00924DC4" w:rsidRDefault="00924DC4" w:rsidP="00924DC4">
      <w:pPr>
        <w:widowControl w:val="0"/>
        <w:tabs>
          <w:tab w:val="left" w:pos="5340"/>
          <w:tab w:val="left" w:pos="6780"/>
          <w:tab w:val="left" w:pos="8200"/>
        </w:tabs>
        <w:autoSpaceDE w:val="0"/>
        <w:autoSpaceDN w:val="0"/>
        <w:adjustRightInd w:val="0"/>
        <w:spacing w:before="34" w:after="0" w:line="240" w:lineRule="auto"/>
        <w:ind w:left="3753"/>
        <w:rPr>
          <w:rFonts w:ascii="Times New Roman" w:hAnsi="Times New Roman"/>
          <w:color w:val="000000"/>
          <w:sz w:val="16"/>
          <w:szCs w:val="16"/>
        </w:rPr>
      </w:pPr>
      <w:r>
        <w:rPr>
          <w:rFonts w:ascii="Times New Roman" w:hAnsi="Times New Roman"/>
          <w:b/>
          <w:bCs/>
          <w:color w:val="191919"/>
          <w:spacing w:val="-2"/>
          <w:sz w:val="16"/>
          <w:szCs w:val="16"/>
        </w:rPr>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924DC4" w:rsidRDefault="00924DC4" w:rsidP="00924DC4">
      <w:pPr>
        <w:widowControl w:val="0"/>
        <w:tabs>
          <w:tab w:val="left" w:pos="3740"/>
        </w:tabs>
        <w:autoSpaceDE w:val="0"/>
        <w:autoSpaceDN w:val="0"/>
        <w:adjustRightInd w:val="0"/>
        <w:spacing w:before="10"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924DC4" w:rsidRDefault="00924DC4" w:rsidP="00924DC4">
      <w:pPr>
        <w:widowControl w:val="0"/>
        <w:tabs>
          <w:tab w:val="left" w:pos="374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924DC4" w:rsidRDefault="00924DC4" w:rsidP="00924DC4">
      <w:pPr>
        <w:widowControl w:val="0"/>
        <w:tabs>
          <w:tab w:val="left" w:pos="534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924DC4" w:rsidRDefault="00924DC4" w:rsidP="00924DC4">
      <w:pPr>
        <w:widowControl w:val="0"/>
        <w:tabs>
          <w:tab w:val="left" w:pos="822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924DC4" w:rsidRDefault="00924DC4" w:rsidP="00924DC4">
      <w:pPr>
        <w:widowControl w:val="0"/>
        <w:tabs>
          <w:tab w:val="left" w:pos="8220"/>
        </w:tabs>
        <w:autoSpaceDE w:val="0"/>
        <w:autoSpaceDN w:val="0"/>
        <w:adjustRightInd w:val="0"/>
        <w:spacing w:before="8" w:after="0" w:line="240" w:lineRule="auto"/>
        <w:ind w:left="102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924DC4" w:rsidRDefault="00924DC4" w:rsidP="00924DC4">
      <w:pPr>
        <w:widowControl w:val="0"/>
        <w:autoSpaceDE w:val="0"/>
        <w:autoSpaceDN w:val="0"/>
        <w:adjustRightInd w:val="0"/>
        <w:spacing w:before="2" w:after="0" w:line="170" w:lineRule="exact"/>
        <w:rPr>
          <w:rFonts w:ascii="Times New Roman" w:hAnsi="Times New Roman"/>
          <w:color w:val="000000"/>
          <w:sz w:val="17"/>
          <w:szCs w:val="17"/>
        </w:rPr>
      </w:pPr>
    </w:p>
    <w:p w:rsidR="00924DC4" w:rsidRDefault="00924DC4" w:rsidP="00924DC4">
      <w:pPr>
        <w:widowControl w:val="0"/>
        <w:autoSpaceDE w:val="0"/>
        <w:autoSpaceDN w:val="0"/>
        <w:adjustRightInd w:val="0"/>
        <w:spacing w:before="30" w:after="0" w:line="250" w:lineRule="auto"/>
        <w:ind w:left="1020" w:right="9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 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924DC4" w:rsidRDefault="00924DC4" w:rsidP="00924DC4">
      <w:pPr>
        <w:widowControl w:val="0"/>
        <w:autoSpaceDE w:val="0"/>
        <w:autoSpaceDN w:val="0"/>
        <w:adjustRightInd w:val="0"/>
        <w:spacing w:after="0" w:line="200" w:lineRule="exact"/>
        <w:rPr>
          <w:rFonts w:ascii="Times New Roman" w:hAnsi="Times New Roman"/>
          <w:color w:val="000000"/>
          <w:sz w:val="20"/>
          <w:szCs w:val="20"/>
        </w:rPr>
      </w:pPr>
    </w:p>
    <w:p w:rsidR="00924DC4" w:rsidRDefault="00924DC4" w:rsidP="00924DC4">
      <w:pPr>
        <w:widowControl w:val="0"/>
        <w:autoSpaceDE w:val="0"/>
        <w:autoSpaceDN w:val="0"/>
        <w:adjustRightInd w:val="0"/>
        <w:spacing w:before="2" w:after="0" w:line="280" w:lineRule="exact"/>
        <w:rPr>
          <w:rFonts w:ascii="Times New Roman" w:hAnsi="Times New Roman"/>
          <w:color w:val="000000"/>
          <w:sz w:val="28"/>
          <w:szCs w:val="28"/>
        </w:rPr>
      </w:pPr>
    </w:p>
    <w:p w:rsidR="00924DC4" w:rsidRDefault="00924DC4" w:rsidP="00924DC4">
      <w:pPr>
        <w:widowControl w:val="0"/>
        <w:tabs>
          <w:tab w:val="left" w:pos="4300"/>
        </w:tabs>
        <w:autoSpaceDE w:val="0"/>
        <w:autoSpaceDN w:val="0"/>
        <w:adjustRightInd w:val="0"/>
        <w:spacing w:after="0" w:line="451" w:lineRule="exact"/>
        <w:ind w:left="108"/>
        <w:rPr>
          <w:rFonts w:ascii="Times New Roman" w:hAnsi="Times New Roman"/>
          <w:color w:val="000000"/>
          <w:sz w:val="20"/>
          <w:szCs w:val="20"/>
        </w:rPr>
      </w:pPr>
      <w:r>
        <w:rPr>
          <w:rFonts w:ascii="Century Gothic" w:hAnsi="Century Gothic" w:cs="Century Gothic"/>
          <w:b/>
          <w:bCs/>
          <w:color w:val="191919"/>
          <w:position w:val="2"/>
          <w:sz w:val="36"/>
          <w:szCs w:val="36"/>
        </w:rPr>
        <w:t>36</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924DC4" w:rsidRDefault="00924DC4" w:rsidP="00924DC4">
      <w:pPr>
        <w:widowControl w:val="0"/>
        <w:tabs>
          <w:tab w:val="left" w:pos="4300"/>
        </w:tabs>
        <w:autoSpaceDE w:val="0"/>
        <w:autoSpaceDN w:val="0"/>
        <w:adjustRightInd w:val="0"/>
        <w:spacing w:after="0" w:line="451" w:lineRule="exact"/>
        <w:ind w:left="108"/>
        <w:rPr>
          <w:rFonts w:ascii="Times New Roman" w:hAnsi="Times New Roman"/>
          <w:color w:val="000000"/>
          <w:sz w:val="20"/>
          <w:szCs w:val="20"/>
        </w:rPr>
        <w:sectPr w:rsidR="00924DC4">
          <w:pgSz w:w="12240" w:h="15840"/>
          <w:pgMar w:top="400" w:right="600" w:bottom="280" w:left="420" w:header="720" w:footer="720" w:gutter="0"/>
          <w:cols w:space="720" w:equalWidth="0">
            <w:col w:w="11220"/>
          </w:cols>
          <w:noEndnote/>
        </w:sectPr>
      </w:pPr>
    </w:p>
    <w:p w:rsidR="00924DC4" w:rsidRDefault="007B3518" w:rsidP="00924DC4">
      <w:pPr>
        <w:widowControl w:val="0"/>
        <w:autoSpaceDE w:val="0"/>
        <w:autoSpaceDN w:val="0"/>
        <w:adjustRightInd w:val="0"/>
        <w:spacing w:before="73" w:after="0" w:line="195" w:lineRule="exact"/>
        <w:ind w:right="698"/>
        <w:jc w:val="right"/>
        <w:rPr>
          <w:rFonts w:ascii="Century Gothic" w:hAnsi="Century Gothic" w:cs="Century Gothic"/>
          <w:color w:val="000000"/>
          <w:sz w:val="16"/>
          <w:szCs w:val="16"/>
        </w:rPr>
      </w:pPr>
      <w:r w:rsidRPr="007B3518">
        <w:rPr>
          <w:rFonts w:ascii="Times New Roman" w:hAnsi="Times New Roman"/>
          <w:noProof/>
          <w:color w:val="191919"/>
          <w:position w:val="-5"/>
          <w:sz w:val="20"/>
          <w:szCs w:val="20"/>
        </w:rPr>
        <w:lastRenderedPageBreak/>
        <w:pict>
          <v:group id="Group 624" o:spid="_x0000_s1437" style="position:absolute;left:0;text-align:left;margin-left:424.4pt;margin-top:-1in;width:156.05pt;height:11in;z-index:-251516928"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">
            <v:group id="Group 2735" o:spid="_x0000_s1438"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736" o:spid="_x0000_s1439"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a8MQA&#10;AADbAAAADwAAAGRycy9kb3ducmV2LnhtbESPT4vCMBTE74LfITzBi6ypPah0jSKiIIiH+g/39mie&#10;bdnmpTRR67ffLAgeh5n5DTNbtKYSD2pcaVnBaBiBIM6sLjlXcDpuvqYgnEfWWFkmBS9ysJh3OzNM&#10;tH1ySo+Dz0WAsEtQQeF9nUjpsoIMuqGtiYN3s41BH2STS93gM8BNJeMoGkuDJYeFAmtaFZT9Hu5G&#10;wTq+Lm+7Kq3TvbmeRxSbQfZzUarfa5ffIDy1/hN+t7dawWQC/1/C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mvDEAAAA2wAAAA8AAAAAAAAAAAAAAAAAmAIAAGRycy9k&#10;b3ducmV2LnhtbFBLBQYAAAAABAAEAPUAAACJAwAAAAA=&#10;" fillcolor="#474747" stroked="f">
                <v:path arrowok="t"/>
              </v:rect>
              <v:rect id="Rectangle 2737" o:spid="_x0000_s1440"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x+MEA&#10;AADbAAAADwAAAGRycy9kb3ducmV2LnhtbERPz2vCMBS+D/Y/hCfsNlOFtV1nlCEossucTry+Nc+2&#10;2LyUJLbdf78chB0/vt+L1Wha0ZPzjWUFs2kCgri0uuFKwfdx85yD8AFZY2uZFPySh9Xy8WGBhbYD&#10;f1F/CJWIIewLVFCH0BVS+rImg35qO+LIXawzGCJ0ldQOhxhuWjlPklQabDg21NjRuqbyergZBYMb&#10;6WVb6c88/TgdX88/GXZ7p9TTZHx/AxFoDP/iu3unFWRxbPw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fMfjBAAAA2wAAAA8AAAAAAAAAAAAAAAAAmAIAAGRycy9kb3du&#10;cmV2LnhtbFBLBQYAAAAABAAEAPUAAACGAwAAAAA=&#10;" fillcolor="#dcdcdc" stroked="f">
                <v:path arrowok="t"/>
              </v:rect>
              <v:rect id="Rectangle 2738" o:spid="_x0000_s1441"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8l8QA&#10;AADbAAAADwAAAGRycy9kb3ducmV2LnhtbESPQWvCQBSE7wX/w/IEb3WjB22jq4gYEQ+lpl68PXaf&#10;STD7NmTXGP+9Wyj0OMzMN8xy3dtadNT6yrGCyTgBQaydqbhQcP7J3j9A+IBssHZMCp7kYb0avC0x&#10;Ne7BJ+ryUIgIYZ+igjKEJpXS65Is+rFriKN3da3FEGVbSNPiI8JtLadJMpMWK44LJTa0LUnf8ruN&#10;lO1sd5t8d7k76fnlK9O74z47KzUa9psFiEB9+A//tQ9GwfwTfr/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tPJfEAAAA2wAAAA8AAAAAAAAAAAAAAAAAmAIAAGRycy9k&#10;b3ducmV2LnhtbFBLBQYAAAAABAAEAPUAAACJAwAAAAA=&#10;" fillcolor="#d8d8d8 [2732]" stroked="f">
                <v:path arrowok="t"/>
              </v:rect>
              <v:rect id="Rectangle 629" o:spid="_x0000_s1442"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nDsAA&#10;AADbAAAADwAAAGRycy9kb3ducmV2LnhtbERPy4rCMBTdC/5DuMLsNHVgpFTTIoKigxsfG3e3zbUt&#10;NjelydTO35uF4PJw3qtsMI3oqXO1ZQXzWQSCuLC65lLB9bKdxiCcR9bYWCYF/+QgS8ejFSbaPvlE&#10;/dmXIoSwS1BB5X2bSOmKigy6mW2JA3e3nUEfYFdK3eEzhJtGfkfRQhqsOTRU2NKmouJx/jMK8sPx&#10;5He/110f52Xb2Pw2P9ofpb4mw3oJwtPgP+K3e68VxGF9+BJ+gEx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PnDsAAAADbAAAADwAAAAAAAAAAAAAAAACYAgAAZHJzL2Rvd25y&#10;ZXYueG1sUEsFBgAAAAAEAAQA9QAAAIUDAAAAAA==&#10;" stroked="f">
                <v:path arrowok="t"/>
              </v:rect>
              <v:rect id="Rectangle 2740" o:spid="_x0000_s1443"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P/MYA&#10;AADbAAAADwAAAGRycy9kb3ducmV2LnhtbESPQWvCQBSE74X+h+UVvEjdpKC10VW0IHpSagvF2zP7&#10;TNJm34bdNcZ/7xaEHoeZ+YaZzjtTi5acrywrSAcJCOLc6ooLBV+fq+cxCB+QNdaWScGVPMxnjw9T&#10;zLS98Ae1+1CICGGfoYIyhCaT0uclGfQD2xBH72SdwRClK6R2eIlwU8uXJBlJgxXHhRIbei8p/92f&#10;jYKf77Vbvh2Gu11+rNsVjbZJ+tpXqvfULSYgAnXhP3xvb7SCcQp/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P/MYAAADbAAAADwAAAAAAAAAAAAAAAACYAgAAZHJz&#10;L2Rvd25yZXYueG1sUEsFBgAAAAAEAAQA9QAAAIsDAAAAAA==&#10;" filled="f" strokecolor="#a3a3a3" strokeweight="2pt">
                <v:path arrowok="t"/>
              </v:rect>
              <v:rect id="Rectangle 2741" o:spid="_x0000_s1444"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clsYA&#10;AADbAAAADwAAAGRycy9kb3ducmV2LnhtbESPT2vCQBTE7wW/w/IEL0U3CaVKdBUpKh6KtP45eHtk&#10;n0kw+zbNriZ+e7dQ6HGYmd8ws0VnKnGnxpWWFcSjCARxZnXJuYLjYT2cgHAeWWNlmRQ8yMFi3nuZ&#10;Yapty9903/tcBAi7FBUU3teplC4ryKAb2Zo4eBfbGPRBNrnUDbYBbiqZRNG7NFhyWCiwpo+Csuv+&#10;ZhRsdo/P5PUan+JV15bHt/NP/jVGpQb9bjkF4anz/+G/9lYrmCTw+yX8AD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GclsYAAADbAAAADwAAAAAAAAAAAAAAAACYAgAAZHJz&#10;L2Rvd25yZXYueG1sUEsFBgAAAAAEAAQA9QAAAIsDAAAAAA==&#10;" fillcolor="#191919" stroked="f">
                <v:path arrowok="t"/>
              </v:rect>
              <v:rect id="Rectangle 2742" o:spid="_x0000_s1445"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5DcYA&#10;AADbAAAADwAAAGRycy9kb3ducmV2LnhtbESPT2vCQBTE74V+h+UVehHdRItKdBURWzyI+K+H3h7Z&#10;ZxLMvo3ZrYnf3i0IPQ4z8xtmOm9NKW5Uu8KygrgXgSBOrS44U3A6fnbHIJxH1lhaJgV3cjCfvb5M&#10;MdG24T3dDj4TAcIuQQW591UipUtzMuh6tiIO3tnWBn2QdSZ1jU2Am1L2o2goDRYcFnKsaJlTejn8&#10;GgVf2/um37nE3/GqbYrTx881241Qqfe3djEB4an1/+Fne60VjAfw9yX8AD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05DcYAAADbAAAADwAAAAAAAAAAAAAAAACYAgAAZHJz&#10;L2Rvd25yZXYueG1sUEsFBgAAAAAEAAQA9QAAAIsDAAAAAA==&#10;" fillcolor="#191919" stroked="f">
                <v:path arrowok="t"/>
              </v:rect>
              <v:group id="Group 2743" o:spid="_x0000_s1446"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2744" o:spid="_x0000_s144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BocMA&#10;AADbAAAADwAAAGRycy9kb3ducmV2LnhtbESPQYvCMBSE74L/ITzBi2iqS0W6RhFB8CTqbsG9PZq3&#10;bdnmpTSxVn/9RhA8DjPfDLNcd6YSLTWutKxgOolAEGdWl5wr+P7ajRcgnEfWWFkmBXdysF71e0tM&#10;tL3xidqzz0UoYZeggsL7OpHSZQUZdBNbEwfv1zYGfZBNLnWDt1BuKjmLork0WHJYKLCmbUHZ3/lq&#10;FCyq+IMoPf6M2vRx2MXt5Z6lF6WGg27zCcJT59/hF73XgYvh+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BocMAAADbAAAADwAAAAAAAAAAAAAAAACYAgAAZHJzL2Rv&#10;d25yZXYueG1sUEsFBgAAAAAEAAQA9QAAAIgDAAAAAA==&#10;" path="m1094,l,e" filled="f" strokecolor="#191919" strokeweight="2pt">
                  <v:path arrowok="t" o:connecttype="custom" o:connectlocs="1094,0;0,0" o:connectangles="0,0"/>
                </v:shape>
                <v:shape id="Freeform 2745" o:spid="_x0000_s144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f1sMA&#10;AADbAAAADwAAAGRycy9kb3ducmV2LnhtbESPT4vCMBTE7wt+h/CEvSyaqihSjSKC4GnxX0Fvj+bZ&#10;FpuX0sRa/fRGWNjjMPObYebL1pSiodoVlhUM+hEI4tTqgjMFp+OmNwXhPLLG0jIpeJKD5aLzNcdY&#10;2wfvqTn4TIQSdjEqyL2vYildmpNB17cVcfCutjbog6wzqWt8hHJTymEUTaTBgsNCjhWtc0pvh7tR&#10;MC3HI6Jkd/lpktfvZtycn2lyVuq7265mIDy1/j/8R2914Cbw+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Kf1sMAAADbAAAADwAAAAAAAAAAAAAAAACYAgAAZHJzL2Rv&#10;d25yZXYueG1sUEsFBgAAAAAEAAQA9QAAAIgDAAAAAA==&#10;" path="m,l1094,e" filled="f" strokecolor="#191919" strokeweight="2pt">
                  <v:path arrowok="t" o:connecttype="custom" o:connectlocs="0,0;1094,0" o:connectangles="0,0"/>
                </v:shape>
              </v:group>
              <v:group id="Group 2746" o:spid="_x0000_s1449"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2747" o:spid="_x0000_s145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ayzb0A&#10;AADbAAAADwAAAGRycy9kb3ducmV2LnhtbERPyw7BQBTdS/zD5EpshClBKENEQmxEPBaWV+dqG507&#10;TWdQf28WEsuT854va1OIF1Uut6yg34tAECdW55wquJw33QkI55E1FpZJwYccLBfNxhxjbd98pNfJ&#10;pyKEsItRQeZ9GUvpkowMup4tiQN3t5VBH2CVSl3hO4SbQg6iaCwN5hwaMixpnVHyOD2NgmtnczeR&#10;m446hy3d6DzUz1WyV6rdqlczEJ5q/xf/3DutYBL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sayzb0AAADbAAAADwAAAAAAAAAAAAAAAACYAgAAZHJzL2Rvd25yZXYu&#10;eG1sUEsFBgAAAAAEAAQA9QAAAIIDAAAAAA==&#10;" path="m1094,l,e" filled="f" strokecolor="#191919" strokeweight="2pt">
                  <v:path arrowok="t" o:connecttype="custom" o:connectlocs="1094,0;0,0" o:connectangles="0,0"/>
                </v:shape>
                <v:shape id="Freeform 2748" o:spid="_x0000_s145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XVsIA&#10;AADbAAAADwAAAGRycy9kb3ducmV2LnhtbESPQYvCMBSE74L/ITzBi2iquItWo4igeJFlqwePz+bZ&#10;FpuX0kSt/94IgsdhZr5h5svGlOJOtSssKxgOIhDEqdUFZwqOh01/AsJ5ZI2lZVLwJAfLRbs1x1jb&#10;B//TPfGZCBB2MSrIva9iKV2ak0E3sBVx8C62NuiDrDOpa3wEuCnlKIp+pcGCw0KOFa1zSq/JzSg4&#10;9TYXE7npT+9vS2c6jPVtle6V6naa1QyEp8Z/w5/2TiuYTOH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hdWwgAAANsAAAAPAAAAAAAAAAAAAAAAAJgCAABkcnMvZG93&#10;bnJldi54bWxQSwUGAAAAAAQABAD1AAAAhwMAAAAA&#10;" path="m,l1094,e" filled="f" strokecolor="#191919" strokeweight="2pt">
                  <v:path arrowok="t" o:connecttype="custom" o:connectlocs="0,0;1094,0" o:connectangles="0,0"/>
                </v:shape>
              </v:group>
              <v:group id="Group 2749" o:spid="_x0000_s1452"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2750" o:spid="_x0000_s145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Rf8QA&#10;AADbAAAADwAAAGRycy9kb3ducmV2LnhtbESPT4vCMBTE7wt+h/CEvSxrqqK4XaOIIOxJ/Fdwb4/m&#10;2Rabl9LEWv30RhA8DjPzG2Y6b00pGqpdYVlBvxeBIE6tLjhTcNivvicgnEfWWFomBTdyMJ91PqYY&#10;a3vlLTU7n4kAYRejgtz7KpbSpTkZdD1bEQfvZGuDPsg6k7rGa4CbUg6iaCwNFhwWcqxomVN63l2M&#10;gkk5GhIlm/+vJrmvV6PmeEuTo1Kf3XbxC8JT69/hV/tPK/jpw/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SkX/EAAAA2wAAAA8AAAAAAAAAAAAAAAAAmAIAAGRycy9k&#10;b3ducmV2LnhtbFBLBQYAAAAABAAEAPUAAACJAwAAAAA=&#10;" path="m1094,l,e" filled="f" strokecolor="#191919" strokeweight="2pt">
                  <v:path arrowok="t" o:connecttype="custom" o:connectlocs="1094,0;0,0" o:connectangles="0,0"/>
                </v:shape>
                <v:shape id="Freeform 2751" o:spid="_x0000_s145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PCMQA&#10;AADbAAAADwAAAGRycy9kb3ducmV2LnhtbESPT4vCMBTE7wt+h/AEL4umqyhajbIIgidZ/xT09mje&#10;tmWbl9LEWv30ZkHwOMzMb5jFqjWlaKh2hWUFX4MIBHFqdcGZgtNx05+CcB5ZY2mZFNzJwWrZ+Vhg&#10;rO2N99QcfCYChF2MCnLvq1hKl+Zk0A1sRRy8X1sb9EHWmdQ13gLclHIYRRNpsOCwkGNF65zSv8PV&#10;KJiW4xFR8nP5bJLHbjNuzvc0OSvV67bfcxCeWv8Ov9pbrWA2hP8v4Qf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ADwjEAAAA2wAAAA8AAAAAAAAAAAAAAAAAmAIAAGRycy9k&#10;b3ducmV2LnhtbFBLBQYAAAAABAAEAPUAAACJAwAAAAA=&#10;" path="m,l1094,e" filled="f" strokecolor="#191919" strokeweight="2pt">
                  <v:path arrowok="t" o:connecttype="custom" o:connectlocs="0,0;1094,0" o:connectangles="0,0"/>
                </v:shape>
              </v:group>
              <v:group id="Group 2752" o:spid="_x0000_s1455"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2753" o:spid="_x0000_s145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y58YA&#10;AADbAAAADwAAAGRycy9kb3ducmV2LnhtbESPQWvCQBSE74L/YXmFXkQ3to2k0VVEEDxJaxtIb4/s&#10;MwnNvg3ZNcb+erdQ6HGYmW+Y1WYwjeipc7VlBfNZBIK4sLrmUsHnx36agHAeWWNjmRTcyMFmPR6t&#10;MNX2yu/Un3wpAoRdigoq79tUSldUZNDNbEscvLPtDPogu1LqDq8Bbhr5FEULabDmsFBhS7uKiu/T&#10;xShImviZKHv7mvTZz3Ef9/mtyHKlHh+G7RKEp8H/h//aB63g9QV+v4Qf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Uy58YAAADbAAAADwAAAAAAAAAAAAAAAACYAgAAZHJz&#10;L2Rvd25yZXYueG1sUEsFBgAAAAAEAAQA9QAAAIsDAAAAAA==&#10;" path="m1094,l,e" filled="f" strokecolor="#191919" strokeweight="2pt">
                  <v:path arrowok="t" o:connecttype="custom" o:connectlocs="1094,0;0,0" o:connectangles="0,0"/>
                </v:shape>
                <v:shape id="Freeform 2754" o:spid="_x0000_s145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XfMUA&#10;AADbAAAADwAAAGRycy9kb3ducmV2LnhtbESPQWvCQBSE74L/YXkFL1I3tkRi6ioiCJ5K1Qb09si+&#10;JqHZtyG7jdFf7xYEj8PMfMMsVr2pRUetqywrmE4iEMS51RUXCr6P29cEhPPIGmvLpOBKDlbL4WCB&#10;qbYX3lN38IUIEHYpKii9b1IpXV6SQTexDXHwfmxr0AfZFlK3eAlwU8u3KJpJgxWHhRIb2pSU/x7+&#10;jIKkjt+Jsq/zuMtun9u4O13z7KTU6KVff4Dw1Ptn+NHeaQXzGP6/h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Zd8xQAAANsAAAAPAAAAAAAAAAAAAAAAAJgCAABkcnMv&#10;ZG93bnJldi54bWxQSwUGAAAAAAQABAD1AAAAigMAAAAA&#10;" path="m,l1094,e" filled="f" strokecolor="#191919" strokeweight="2pt">
                  <v:path arrowok="t" o:connecttype="custom" o:connectlocs="0,0;1094,0" o:connectangles="0,0"/>
                </v:shape>
              </v:group>
              <v:group id="Group 2755" o:spid="_x0000_s1458"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cvl8YAAADdAAAADwAAAGRycy9kb3ducmV2LnhtbESPQWvCQBSE70L/w/IK&#10;vekmsYpEVxHR0oMUjIXi7ZF9JsHs25Bdk/jvu4WCx2FmvmFWm8HUoqPWVZYVxJMIBHFudcWFgu/z&#10;YbwA4TyyxtoyKXiQg836ZbTCVNueT9RlvhABwi5FBaX3TSqly0sy6Ca2IQ7e1bYGfZBtIXWLfYCb&#10;WiZRNJcGKw4LJTa0Kym/ZXej4KPHfjuN993xdt09LufZ188xJqXeXoftEoSnwT/D/+1PrWCRJO/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xy+XxgAAAN0A&#10;AAAPAAAAAAAAAAAAAAAAAKoCAABkcnMvZG93bnJldi54bWxQSwUGAAAAAAQABAD6AAAAnQMAAAAA&#10;">
                <v:shape id="Freeform 2756" o:spid="_x0000_s145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WqccA&#10;AADdAAAADwAAAGRycy9kb3ducmV2LnhtbESP3WrCQBSE7wu+w3IKvSm6SUAJqRsRUWgpFKM+wCF7&#10;mp9mz8bsNqZv3y0UvBxm5htmvZlMJ0YaXGNZQbyIQBCXVjdcKbicD/MUhPPIGjvLpOCHHGzy2cMa&#10;M21vXNB48pUIEHYZKqi97zMpXVmTQbewPXHwPu1g0Ac5VFIPeAtw08kkilbSYMNhocaedjWVX6dv&#10;o2BVJB9xe13uW/38vh3P8fFavB2Venqcti8gPE3+Hv5vv2oFaZIs4e9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AFqnHAAAA3QAAAA8AAAAAAAAAAAAAAAAAmAIAAGRy&#10;cy9kb3ducmV2LnhtbFBLBQYAAAAABAAEAPUAAACMAwAAAAA=&#10;" path="m1094,l,e" filled="f" strokecolor="#191919" strokeweight="2pt">
                  <v:path arrowok="t" o:connecttype="custom" o:connectlocs="1094,0;0,0" o:connectangles="0,0"/>
                </v:shape>
                <v:shape id="Freeform 2757" o:spid="_x0000_s146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3scA&#10;AADdAAAADwAAAGRycy9kb3ducmV2LnhtbESP0WrCQBRE3wv+w3KFvhTdJNAgMRsRsdBSKEb7AZfs&#10;NYlm78bsNqZ/3y0U+jjMzBkm30ymEyMNrrWsIF5GIIgrq1uuFXyeXhYrEM4ja+wsk4JvcrApZg85&#10;ZtreuaTx6GsRIOwyVNB432dSuqohg25pe+Lgne1g0Ac51FIPeA9w08kkilJpsOWw0GBPu4aq6/HL&#10;KEjL5CO+3J73F/30vh1P8eFWvh2UepxP2zUIT5P/D/+1X7WCVZKk8PsmPAFZ/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SiN7HAAAA3QAAAA8AAAAAAAAAAAAAAAAAmAIAAGRy&#10;cy9kb3ducmV2LnhtbFBLBQYAAAAABAAEAPUAAACMAwAAAAA=&#10;" path="m,l1094,e" filled="f" strokecolor="#191919" strokeweight="2pt">
                  <v:path arrowok="t" o:connecttype="custom" o:connectlocs="0,0;1094,0" o:connectangles="0,0"/>
                </v:shape>
              </v:group>
              <v:shape id="Freeform 2758" o:spid="_x0000_s1461"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yAsYA&#10;AADdAAAADwAAAGRycy9kb3ducmV2LnhtbESPQWvCQBSE7wX/w/IKvdVNU4ghukoJFAqCECPi8Zl9&#10;JqHZtzG7mvTfdwsFj8PMfMOsNpPpxJ0G11pW8DaPQBBXVrdcKziUn68pCOeRNXaWScEPOdisZ08r&#10;zLQduaD73tciQNhlqKDxvs+kdFVDBt3c9sTBu9jBoA9yqKUecAxw08k4ihJpsOWw0GBPeUPV9/5m&#10;FNhjnZ/L47Xyu2IbyfLk3ndJqtTL8/SxBOFp8o/wf/tLK0jjeAF/b8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iyAsYAAADdAAAADwAAAAAAAAAAAAAAAACYAgAAZHJz&#10;L2Rvd25yZXYueG1sUEsFBgAAAAAEAAQA9QAAAIsDAAAAAA==&#10;" path="m,l423,e" filled="f" strokecolor="#191919" strokeweight="2pt">
                <v:path arrowok="t" o:connecttype="custom" o:connectlocs="0,0;423,0" o:connectangles="0,0"/>
              </v:shape>
              <v:shape id="Freeform 2759" o:spid="_x0000_s1462"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ZGcIA&#10;AADdAAAADwAAAGRycy9kb3ducmV2LnhtbERPTWsCMRC9F/ofwhS8FM12BZXVKFJa8aothd7GzZgs&#10;3UxCkur6782h0OPjfa82g+vFhWLqPCt4mVQgiFuvOzYKPj/exwsQKSNr7D2Tghsl2KwfH1bYaH/l&#10;A12O2YgSwqlBBTbn0EiZWksO08QH4sKdfXSYC4xG6ojXEu56WVfVTDrsuDRYDPRqqf05/joFh/n8&#10;RGH/bMxsGrvdbRvs29e3UqOnYbsEkWnI/+I/914rWNR1mVvelCc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hkZwgAAAN0AAAAPAAAAAAAAAAAAAAAAAJgCAABkcnMvZG93&#10;bnJldi54bWxQSwUGAAAAAAQABAD1AAAAhwMAAAAA&#10;" path="m,l,40e" filled="f" strokecolor="#191919" strokeweight="2pt">
                <v:path arrowok="t" o:connecttype="custom" o:connectlocs="0,0;0,40" o:connectangles="0,0"/>
              </v:shape>
              <v:rect id="Rectangle 2760" o:spid="_x0000_s1463"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6ccYA&#10;AADdAAAADwAAAGRycy9kb3ducmV2LnhtbESPQWuDQBSE74X8h+UFcmtWhRRjswklEGlLLjFecnu6&#10;ryp134q7NfbfdwuFHoeZ+YbZHWbTi4lG11lWEK8jEMS11R03Csrr6TEF4Tyyxt4yKfgmB4f94mGH&#10;mbZ3vtBU+EYECLsMFbTeD5mUrm7JoFvbgTh4H3Y06IMcG6lHvAe46WUSRU/SYMdhocWBji3Vn8WX&#10;UVC9nS8+fy/zKa2aobfVLT7bjVKr5fzyDMLT7P/Df+1XrSBNki3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E6ccYAAADdAAAADwAAAAAAAAAAAAAAAACYAgAAZHJz&#10;L2Rvd25yZXYueG1sUEsFBgAAAAAEAAQA9QAAAIsDAAAAAA==&#10;" stroked="f">
                <v:path arrowok="t"/>
              </v:rect>
              <v:rect id="Rectangle 2761" o:spid="_x0000_s1464"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vOsMA&#10;AADdAAAADwAAAGRycy9kb3ducmV2LnhtbERPzU4CMRC+m/gOzZh4MdAVFHClEGOCAS6GhQcYt+N2&#10;oZ1u2gLr29uDiccv3/982TsrLhRi61nB47AAQVx73XKj4LBfDWYgYkLWaD2Tgh+KsFzc3syx1P7K&#10;O7pUqRE5hGOJCkxKXSllrA05jEPfEWfu2weHKcPQSB3wmsOdlaOimEiHLecGgx29G6pP1dkpoM+H&#10;zfPH+njaHrW15uXpqzpPg1L3d/3bK4hEffoX/7nXWsFsNM7785v8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xvOsMAAADdAAAADwAAAAAAAAAAAAAAAACYAgAAZHJzL2Rv&#10;d25yZXYueG1sUEsFBgAAAAAEAAQA9QAAAIgDAAAAAA==&#10;" filled="f" strokecolor="#191919" strokeweight="2pt">
                <v:path arrowok="t"/>
              </v:rect>
            </v:group>
            <v:shape id="Text Box 2594" o:spid="_x0000_s1465"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XmMgA&#10;AADdAAAADwAAAGRycy9kb3ducmV2LnhtbESPT2vCQBTE7wW/w/KE3uom2hZJXUVrCyIW6r9Db4/s&#10;Mwlm36bZrVm/fVco9DjMzG+YySyYWlyodZVlBekgAUGcW11xoeCwf38Yg3AeWWNtmRRcycFs2rub&#10;YKZtx1u67HwhIoRdhgpK75tMSpeXZNANbEMcvZNtDfoo20LqFrsIN7UcJsmzNFhxXCixodeS8vPu&#10;xyh4W3yulx/fIZy6RVo94vLpONp8KXXfD/MXEJ6C/w//tVdawXg4SuH2Jj4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ReY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7E433B">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7E433B">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466"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78gA&#10;AADdAAAADwAAAGRycy9kb3ducmV2LnhtbESPT2vCQBTE7wW/w/KE3urG2BZJXcU/FUQstLY99PbI&#10;PpNg9m3Mrmb99l2h0OMwM79hJrNganGh1lWWFQwHCQji3OqKCwVfn+uHMQjnkTXWlknBlRzMpr27&#10;CWbadvxBl70vRISwy1BB6X2TSenykgy6gW2Io3ewrUEfZVtI3WIX4aaWaZI8S4MVx4USG1qWlB/3&#10;Z6PgdfG+Xb2dQjh0i2H1iKun79HuR6n7fpi/gPAU/H/4r73RCsbpKIXbm/gE5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D4nv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7E433B">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467"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sdMgA&#10;AADdAAAADwAAAGRycy9kb3ducmV2LnhtbESPT2vCQBTE7wW/w/KE3upG0xZJXcU/FUQstLY99PbI&#10;PpNg9m3Mrmb99l2h0OMwM79hJrNganGh1lWWFQwHCQji3OqKCwVfn+uHMQjnkTXWlknBlRzMpr27&#10;CWbadvxBl70vRISwy1BB6X2TSenykgy6gW2Io3ewrUEfZVtI3WIX4aaWoyR5lgYrjgslNrQsKT/u&#10;z0bB6+J9u3o7hXDoFsPqEVdP3+nuR6n7fpi/gPAU/H/4r73RCsajNIXbm/gE5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Qyx0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7E433B">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468"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0AMgA&#10;AADdAAAADwAAAGRycy9kb3ducmV2LnhtbESPW2sCMRSE34X+h3AKfdOsl4qsRqm1QikKXh/6dtgc&#10;d5duTrab1E3/vSkUfBxm5htmtgimEldqXGlZQb+XgCDOrC45V3A6rrsTEM4ja6wsk4JfcrCYP3Rm&#10;mGrb8p6uB5+LCGGXooLC+zqV0mUFGXQ9WxNH72Ibgz7KJpe6wTbCTSUHSTKWBkuOCwXW9FpQ9nX4&#10;MQrelruP1fY7hEu77JcjXD2fh5tPpZ4ew8sUhKfg7+H/9rtWMBkMR/D3Jj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qrQA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469"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Rm8cA&#10;AADdAAAADwAAAGRycy9kb3ducmV2LnhtbESPS2vDMBCE74X+B7GF3ho5T4ITJeTRQCgt5HnobbE2&#10;tqm1ci01Vv99VCjkOMzMN8x0HkwlrtS40rKCbicBQZxZXXKu4HTcvIxBOI+ssbJMCn7JwXz2+DDF&#10;VNuW93Q9+FxECLsUFRTe16mULivIoOvYmjh6F9sY9FE2udQNthFuKtlLkpE0WHJcKLCmVUHZ1+HH&#10;KHhd7t7WH98hXNpltxzgenjuv38q9fwUFhMQnoK/h//bW61g3OsP4e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mEZvHAAAA3QAAAA8AAAAAAAAAAAAAAAAAmAIAAGRy&#10;cy9kb3ducmV2LnhtbFBLBQYAAAAABAAEAPUAAACM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470"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P7MgA&#10;AADdAAAADwAAAGRycy9kb3ducmV2LnhtbESPS2vDMBCE74H+B7GF3hI5j4bgRAl5tBBKA3keelus&#10;jW1qrVxLjdV/XxUKOQ4z8w0zWwRTiRs1rrSsoN9LQBBnVpecKzifXrsTEM4ja6wsk4IfcrCYP3Rm&#10;mGrb8oFuR5+LCGGXooLC+zqV0mUFGXQ9WxNH72obgz7KJpe6wTbCTSUHSTKWBkuOCwXWtC4o+zx+&#10;GwUvq/3bZvcVwrVd9csRbp4vw/cPpZ4ew3IKwlPw9/B/e6sVTAbDMfy9i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I/syAAAAN0AAAAPAAAAAAAAAAAAAAAAAJgCAABk&#10;cnMvZG93bnJldi54bWxQSwUGAAAAAAQABAD1AAAAjQM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471"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gqd8kA&#10;AADdAAAADwAAAGRycy9kb3ducmV2LnhtbESPS2vDMBCE74X+B7GF3Bo5SZsEN0rIE0JpII/20Nti&#10;bWwTa+VYaqz++6pQ6HGYmW+YySyYStyocaVlBb1uAoI4s7rkXMH7afM4BuE8ssbKMin4Jgez6f3d&#10;BFNtWz7Q7ehzESHsUlRQeF+nUrqsIIOua2vi6J1tY9BH2eRSN9hGuKlkP0mG0mDJcaHAmpYFZZfj&#10;l1GwXuxfV7trCOd20SufcPX8MXj7VKrzEOYvIDwF/x/+a2+1gnF/MILfN/EJ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3gqd8kAAADdAAAADwAAAAAAAAAAAAAAAACYAgAA&#10;ZHJzL2Rvd25yZXYueG1sUEsFBgAAAAAEAAQA9QAAAI4DAAAAAA==&#10;" filled="f" stroked="f">
              <v:textbox style="layout-flow:vertical" inset="0,0,0,0">
                <w:txbxContent>
                  <w:p w:rsidR="00F115A7" w:rsidRDefault="00F115A7" w:rsidP="007E433B">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472"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BcQA&#10;AADdAAAADwAAAGRycy9kb3ducmV2LnhtbERPy2oCMRTdF/yHcAV3NaO2IqNRfEIpCta2C3eXyXVm&#10;cHIzTqKT/n2zKHR5OO/ZIphKPKhxpWUFg34CgjizuuRcwdfn7nkCwnlkjZVlUvBDDhbzztMMU21b&#10;/qDHyecihrBLUUHhfZ1K6bKCDLq+rYkjd7GNQR9hk0vdYBvDTSWHSTKWBkuODQXWtC4ou57uRsF2&#10;dXzfHG4hXNrVoHzBzev3aH9WqtcNyykIT8H/i//cb1rBZDiKc+O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nvgXEAAAA3QAAAA8AAAAAAAAAAAAAAAAAmAIAAGRycy9k&#10;b3ducmV2LnhtbFBLBQYAAAAABAAEAPUAAACJAwAAAAA=&#10;" filled="f" stroked="f">
              <v:textbox style="layout-flow:vertical" inset="0,0,0,0">
                <w:txbxContent>
                  <w:p w:rsidR="00F115A7" w:rsidRPr="008A161B" w:rsidRDefault="00F115A7" w:rsidP="007E433B">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7B3518">
        <w:rPr>
          <w:noProof/>
        </w:rPr>
        <w:pict>
          <v:shape id="Text Box 1210" o:spid="_x0000_s1473" type="#_x0000_t202" style="position:absolute;left:0;text-align:left;margin-left:579.3pt;margin-top:48.85pt;width:12pt;height:63.8pt;z-index:-25154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" o:allowincell="f" filled="f" stroked="f">
            <v:textbox style="layout-flow:vertical" inset="0,0,0,0">
              <w:txbxContent>
                <w:p w:rsidR="00F115A7" w:rsidRDefault="00F115A7" w:rsidP="00924DC4">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7B3518">
        <w:rPr>
          <w:noProof/>
        </w:rPr>
        <w:pict>
          <v:shape id="Text Box 1243" o:spid="_x0000_s1474" type="#_x0000_t202" style="position:absolute;left:0;text-align:left;margin-left:558.15pt;margin-top:0;width:53.85pt;height:791.95pt;z-index:-25155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27tgIAAL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" o:allowincell="f" filled="f" stroked="f">
            <v:textbox inset="0,0,0,0">
              <w:txbxContent>
                <w:p w:rsidR="00F115A7" w:rsidRDefault="00F115A7" w:rsidP="00924DC4">
                  <w:pPr>
                    <w:widowControl w:val="0"/>
                    <w:autoSpaceDE w:val="0"/>
                    <w:autoSpaceDN w:val="0"/>
                    <w:adjustRightInd w:val="0"/>
                    <w:spacing w:before="9" w:after="0" w:line="150" w:lineRule="exact"/>
                    <w:rPr>
                      <w:rFonts w:ascii="Times New Roman" w:hAnsi="Times New Roman"/>
                      <w:sz w:val="15"/>
                      <w:szCs w:val="15"/>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00" w:lineRule="exact"/>
                    <w:rPr>
                      <w:rFonts w:ascii="Times New Roman" w:hAnsi="Times New Roman"/>
                      <w:sz w:val="20"/>
                      <w:szCs w:val="20"/>
                    </w:rPr>
                  </w:pPr>
                </w:p>
                <w:p w:rsidR="00F115A7" w:rsidRDefault="00F115A7" w:rsidP="00924DC4">
                  <w:pPr>
                    <w:widowControl w:val="0"/>
                    <w:autoSpaceDE w:val="0"/>
                    <w:autoSpaceDN w:val="0"/>
                    <w:adjustRightInd w:val="0"/>
                    <w:spacing w:after="0" w:line="240" w:lineRule="auto"/>
                    <w:ind w:left="87"/>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924DC4">
        <w:rPr>
          <w:rFonts w:ascii="Century Gothic" w:hAnsi="Century Gothic" w:cs="Century Gothic"/>
          <w:b/>
          <w:bCs/>
          <w:color w:val="191919"/>
          <w:sz w:val="16"/>
          <w:szCs w:val="16"/>
        </w:rPr>
        <w:t>Financial Information</w:t>
      </w:r>
    </w:p>
    <w:p w:rsidR="00924DC4" w:rsidRDefault="00924DC4" w:rsidP="00924DC4">
      <w:pPr>
        <w:widowControl w:val="0"/>
        <w:autoSpaceDE w:val="0"/>
        <w:autoSpaceDN w:val="0"/>
        <w:adjustRightInd w:val="0"/>
        <w:spacing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before="2" w:after="0" w:line="200" w:lineRule="exact"/>
        <w:rPr>
          <w:rFonts w:ascii="Century Gothic" w:hAnsi="Century Gothic" w:cs="Century Gothic"/>
          <w:color w:val="000000"/>
          <w:sz w:val="20"/>
          <w:szCs w:val="20"/>
        </w:rPr>
      </w:pPr>
    </w:p>
    <w:p w:rsidR="00924DC4" w:rsidRDefault="00924DC4" w:rsidP="00924DC4">
      <w:pPr>
        <w:widowControl w:val="0"/>
        <w:autoSpaceDE w:val="0"/>
        <w:autoSpaceDN w:val="0"/>
        <w:adjustRightInd w:val="0"/>
        <w:spacing w:after="0" w:line="240" w:lineRule="auto"/>
        <w:ind w:left="-90"/>
        <w:rPr>
          <w:rFonts w:ascii="Times New Roman" w:hAnsi="Times New Roman"/>
          <w:color w:val="000000"/>
          <w:sz w:val="20"/>
          <w:szCs w:val="20"/>
        </w:rPr>
      </w:pPr>
      <w:r>
        <w:rPr>
          <w:rFonts w:ascii="Century Gothic" w:hAnsi="Century Gothic" w:cs="Century Gothic"/>
          <w:noProof/>
          <w:color w:val="000000"/>
          <w:sz w:val="20"/>
          <w:szCs w:val="20"/>
          <w:lang w:eastAsia="zh-CN"/>
        </w:rPr>
        <w:drawing>
          <wp:anchor distT="0" distB="0" distL="114300" distR="114300" simplePos="0" relativeHeight="251774976" behindDoc="0" locked="0" layoutInCell="1" allowOverlap="1">
            <wp:simplePos x="0" y="0"/>
            <wp:positionH relativeFrom="column">
              <wp:posOffset>-38100</wp:posOffset>
            </wp:positionH>
            <wp:positionV relativeFrom="paragraph">
              <wp:posOffset>-425450</wp:posOffset>
            </wp:positionV>
            <wp:extent cx="6372225" cy="8639175"/>
            <wp:effectExtent l="1905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6372225" cy="8639175"/>
                    </a:xfrm>
                    <a:prstGeom prst="rect">
                      <a:avLst/>
                    </a:prstGeom>
                    <a:noFill/>
                    <a:ln w="9525">
                      <a:noFill/>
                      <a:miter lim="800000"/>
                      <a:headEnd/>
                      <a:tailEnd/>
                    </a:ln>
                  </pic:spPr>
                </pic:pic>
              </a:graphicData>
            </a:graphic>
          </wp:anchor>
        </w:drawing>
      </w:r>
    </w:p>
    <w:p w:rsidR="00924DC4" w:rsidRDefault="00924DC4" w:rsidP="00924DC4">
      <w:pPr>
        <w:widowControl w:val="0"/>
        <w:autoSpaceDE w:val="0"/>
        <w:autoSpaceDN w:val="0"/>
        <w:adjustRightInd w:val="0"/>
        <w:spacing w:before="5" w:after="0" w:line="160" w:lineRule="exact"/>
        <w:rPr>
          <w:rFonts w:ascii="Times New Roman" w:hAnsi="Times New Roman"/>
          <w:color w:val="000000"/>
          <w:sz w:val="16"/>
          <w:szCs w:val="16"/>
        </w:rPr>
      </w:pPr>
    </w:p>
    <w:p w:rsidR="00474B56" w:rsidRDefault="00924DC4" w:rsidP="00924DC4">
      <w:pPr>
        <w:rPr>
          <w:rFonts w:ascii="Century Gothic" w:hAnsi="Century Gothic" w:cs="Century Gothic"/>
          <w:b/>
          <w:bCs/>
          <w:color w:val="191919"/>
          <w:position w:val="2"/>
          <w:sz w:val="36"/>
          <w:szCs w:val="36"/>
        </w:rPr>
        <w:sectPr w:rsidR="00474B56" w:rsidSect="00924DC4">
          <w:pgSz w:w="12240" w:h="15840"/>
          <w:pgMar w:top="1440" w:right="1800" w:bottom="1440" w:left="630" w:header="720" w:footer="720" w:gutter="0"/>
          <w:cols w:space="720"/>
          <w:docGrid w:linePitch="360"/>
        </w:sect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3</w:t>
      </w:r>
    </w:p>
    <w:p w:rsidR="00474B56" w:rsidRDefault="007B3518" w:rsidP="00474B56">
      <w:r>
        <w:rPr>
          <w:noProof/>
        </w:rPr>
        <w:lastRenderedPageBreak/>
        <w:pict>
          <v:group id="Group 877" o:spid="_x0000_s1475" style="position:absolute;margin-left:-112.5pt;margin-top:-75.1pt;width:191pt;height:795.85pt;z-index:-251509760" coordorigin="-720,-62" coordsize="3820,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">
            <v:group id="Group 878" o:spid="_x0000_s1476" style="position:absolute;left:-720;top:-62;width:3820;height:15917" coordorigin="-720,-62" coordsize="3820,1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879" o:spid="_x0000_s1477"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tosUA&#10;AADbAAAADwAAAGRycy9kb3ducmV2LnhtbESPQWvCQBSE7wX/w/KEXkqzSZAiqZsg0oJQPMTWkt4e&#10;2WcSzL4N2VXjv3cLhR6HmfmGWRWT6cWFRtdZVpBEMQji2uqOGwVfn+/PSxDOI2vsLZOCGzko8tnD&#10;CjNtr1zSZe8bESDsMlTQej9kUrq6JYMusgNx8I52NOiDHBupR7wGuOllGscv0mDHYaHFgTYt1af9&#10;2Sh4S6v18aMvh3JnqkNCqXmqf76VepxP61cQnib/H/5rb7WCRQK/X8IP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W2ixQAAANsAAAAPAAAAAAAAAAAAAAAAAJgCAABkcnMv&#10;ZG93bnJldi54bWxQSwUGAAAAAAQABAD1AAAAigMAAAAA&#10;" fillcolor="#474747" stroked="f">
                <v:path arrowok="t"/>
              </v:rect>
              <v:rect id="Rectangle 2702" o:spid="_x0000_s1478"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Mr8QA&#10;AADbAAAADwAAAGRycy9kb3ducmV2LnhtbESPT2vCQBTE7wW/w/IEb3Wj+K/RTZBCi/Ri1ZZen9ln&#10;Esy+Dbtbk377bkHocZiZ3zCbvDeNuJHztWUFk3ECgriwuuZSwcfp5XEFwgdkjY1lUvBDHvJs8LDB&#10;VNuOD3Q7hlJECPsUFVQhtKmUvqjIoB/bljh6F+sMhihdKbXDLsJNI6dJspAGa44LFbb0XFFxPX4b&#10;BZ3raf5a6v1q8fZ5evo6L7F9d0qNhv12DSJQH/7D9/ZOK5hN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bzK/EAAAA2wAAAA8AAAAAAAAAAAAAAAAAmAIAAGRycy9k&#10;b3ducmV2LnhtbFBLBQYAAAAABAAEAPUAAACJAwAAAAA=&#10;" fillcolor="#dcdcdc" stroked="f">
                <v:path arrowok="t"/>
              </v:rect>
              <v:rect id="Rectangle 2703" o:spid="_x0000_s1479"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dpNMQA&#10;AADbAAAADwAAAGRycy9kb3ducmV2LnhtbESPW2sCMRSE3wX/QzhC3zRrL15Wo5RCS/GlXvH1uDnu&#10;Lm5OliR1139vhEIfh5n5hpkvW1OJKzlfWlYwHCQgiDOrS84V7Hef/QkIH5A1VpZJwY08LBfdzhxT&#10;bRve0HUbchEh7FNUUIRQp1L6rCCDfmBr4uidrTMYonS51A6bCDeVfE6SkTRYclwosKaPgrLL9tco&#10;aFxLb1+5/pmMVofd9HgaY712Sj312vcZiEBt+A//tb+1gtcX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aTTEAAAA2wAAAA8AAAAAAAAAAAAAAAAAmAIAAGRycy9k&#10;b3ducmV2LnhtbFBLBQYAAAAABAAEAPUAAACJAwAAAAA=&#10;" fillcolor="#dcdcdc" stroked="f">
                <v:path arrowok="t"/>
              </v:rect>
              <v:rect id="Rectangle 882" o:spid="_x0000_s1480"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bl8QA&#10;AADbAAAADwAAAGRycy9kb3ducmV2LnhtbESPT2vCQBTE7wW/w/KE3upGSUVSVxHB0JZc/HPp7SX7&#10;TILZtyG7TeK3dwsFj8PM/IZZb0fTiJ46V1tWMJ9FIIgLq2suFVzOh7cVCOeRNTaWScGdHGw3k5c1&#10;JtoOfKT+5EsRIOwSVFB53yZSuqIig25mW+LgXW1n0AfZlVJ3OAS4aeQiipbSYM1hocKW9hUVt9Ov&#10;UZB/ZUeffl/SfpWXbWPzn3lm35V6nY67DxCeRv8M/7c/tYI4hr8v4Qf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hW5fEAAAA2wAAAA8AAAAAAAAAAAAAAAAAmAIAAGRycy9k&#10;b3ducmV2LnhtbFBLBQYAAAAABAAEAPUAAACJAwAAAAA=&#10;" stroked="f">
                <v:path arrowok="t"/>
              </v:rect>
              <v:rect id="Rectangle 883" o:spid="_x0000_s1481"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NzZcYA&#10;AADbAAAADwAAAGRycy9kb3ducmV2LnhtbESPQWsCMRSE74L/ITzBi9SsUm27NYoWRE9KbaH09rp5&#10;3V3dvCxJuq7/vhEEj8PMfMPMFq2pREPOl5YVjIYJCOLM6pJzBZ8f64dnED4ga6wsk4ILeVjMu50Z&#10;ptqe+Z2aQ8hFhLBPUUERQp1K6bOCDPqhrYmj92udwRCly6V2eI5wU8lxkkylwZLjQoE1vRWUnQ5/&#10;RsHxa+NWL9+T/T77qZo1TXfJ6GmgVL/XLl9BBGrDPXxrb7WCxwlcv8Qf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NzZcYAAADbAAAADwAAAAAAAAAAAAAAAACYAgAAZHJz&#10;L2Rvd25yZXYueG1sUEsFBgAAAAAEAAQA9QAAAIsDAAAAAA==&#10;" filled="f" strokecolor="#a3a3a3" strokeweight="2pt">
                <v:path arrowok="t"/>
              </v:rect>
              <v:rect id="Rectangle 2706" o:spid="_x0000_s1482"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MgD8UA&#10;AADbAAAADwAAAGRycy9kb3ducmV2LnhtbESPQWvCQBSE74L/YXmCF9FNRLSkriKlLT2IqNVDb4/s&#10;Mwlm36bZ1cR/7wqCx2FmvmHmy9aU4kq1KywriEcRCOLU6oIzBYffr+EbCOeRNZaWScGNHCwX3c4c&#10;E20b3tF17zMRIOwSVJB7XyVSujQng25kK+LgnWxt0AdZZ1LX2AS4KeU4iqbSYMFhIceKPnJKz/uL&#10;UfC9ua3Hg3N8jD/bpjhM/v6z7QyV6vfa1TsIT61/hZ/tH61gMoX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APxQAAANsAAAAPAAAAAAAAAAAAAAAAAJgCAABkcnMv&#10;ZG93bnJldi54bWxQSwUGAAAAAAQABAD1AAAAigMAAAAA&#10;" fillcolor="#191919" stroked="f">
                <v:path arrowok="t"/>
              </v:rect>
              <v:rect id="Rectangle 2707" o:spid="_x0000_s1483"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lMUA&#10;AADbAAAADwAAAGRycy9kb3ducmV2LnhtbESPQWvCQBSE74L/YXmCF9FNRLSkriKlLT2IqNVDb4/s&#10;Mwlm36bZ1cR/7wqCx2FmvmHmy9aU4kq1KywriEcRCOLU6oIzBYffr+EbCOeRNZaWScGNHCwX3c4c&#10;E20b3tF17zMRIOwSVJB7XyVSujQng25kK+LgnWxt0AdZZ1LX2AS4KeU4iqbSYMFhIceKPnJKz/uL&#10;UfC9ua3Hg3N8jD/bpjhM/v6z7QyV6vfa1TsIT61/hZ/tH61gMoP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4WUxQAAANsAAAAPAAAAAAAAAAAAAAAAAJgCAABkcnMv&#10;ZG93bnJldi54bWxQSwUGAAAAAAQABAD1AAAAigMAAAAA&#10;" fillcolor="#191919" stroked="f">
                <v:path arrowok="t"/>
              </v:rect>
              <v:group id="Group 2708" o:spid="_x0000_s1484"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2709" o:spid="_x0000_s148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VgMMA&#10;AADbAAAADwAAAGRycy9kb3ducmV2LnhtbESPT2sCMRTE7wW/Q3iCN81apNXVKFJaqNiL/xBvj80z&#10;u7h5WZJUt9/eCEKPw8z8hpktWluLK/lQOVYwHGQgiAunKzYK9ruv/hhEiMgaa8ek4I8CLOadlxnm&#10;2t14Q9dtNCJBOOSooIyxyaUMRUkWw8A1xMk7O28xJumN1B5vCW5r+Zplb9JixWmhxIY+Siou21+r&#10;IHyuqkNY2fbH1u60Pvp3Y9ZeqV63XU5BRGrjf/jZ/tYKRhN4fE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tVgMMAAADbAAAADwAAAAAAAAAAAAAAAACYAgAAZHJzL2Rv&#10;d25yZXYueG1sUEsFBgAAAAAEAAQA9QAAAIgDAAAAAA==&#10;" path="m1804,l720,e" filled="f" strokecolor="#191919" strokeweight="2pt">
                  <v:path arrowok="t" o:connecttype="custom" o:connectlocs="1804,0;720,0" o:connectangles="0,0"/>
                </v:shape>
                <v:shape id="Freeform 2710" o:spid="_x0000_s148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qwL8A&#10;AADbAAAADwAAAGRycy9kb3ducmV2LnhtbERPy4rCMBTdD/gP4QruxtQBZ6QaRcQBRTfjA3F3aa5p&#10;sbkpSdTO35uF4PJw3pNZa2txJx8qxwoG/QwEceF0xUbBYf/7OQIRIrLG2jEp+KcAs2nnY4K5dg/+&#10;o/suGpFCOOSooIyxyaUMRUkWQ981xIm7OG8xJuiN1B4fKdzW8ivLvqXFilNDiQ0tSiquu5tVEJbr&#10;6hjWtt3a2p03J/9jzMYr1eu28zGISG18i1/ulVYwTOvTl/QD5PQ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qGrAvwAAANsAAAAPAAAAAAAAAAAAAAAAAJgCAABkcnMvZG93bnJl&#10;di54bWxQSwUGAAAAAAQABAD1AAAAhAMAAAAA&#10;" path="m720,l1804,e" filled="f" strokecolor="#191919" strokeweight="2pt">
                  <v:path arrowok="t" o:connecttype="custom" o:connectlocs="720,0;1804,0" o:connectangles="0,0"/>
                </v:shape>
              </v:group>
              <v:group id="Group 2711" o:spid="_x0000_s1487"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2712" o:spid="_x0000_s148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cQA&#10;AADbAAAADwAAAGRycy9kb3ducmV2LnhtbESPwWrDMBBE74X+g9hCL6WRYtJSXMuhBJfkkEud0vNi&#10;bW1ja2UsxXH+PgoEchxm5g2TrWfbi4lG3zrWsFwoEMSVMy3XGn4P368fIHxANtg7Jg1n8rDOHx8y&#10;TI078Q9NZahFhLBPUUMTwpBK6auGLPqFG4ij9+9GiyHKsZZmxFOE214mSr1Liy3HhQYH2jRUdeXR&#10;apiLlZy2qlP7ilfLontJinD40/r5af76BBFoDvfwrb0zGt4SuH6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EPk3EAAAA2wAAAA8AAAAAAAAAAAAAAAAAmAIAAGRycy9k&#10;b3ducmV2LnhtbFBLBQYAAAAABAAEAPUAAACJAwAAAAA=&#10;" path="m1781,l696,e" filled="f" strokecolor="#191919" strokeweight="2pt">
                  <v:path arrowok="t" o:connecttype="custom" o:connectlocs="1781,0;696,0" o:connectangles="0,0"/>
                </v:shape>
                <v:shape id="Freeform 2713" o:spid="_x0000_s148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b1sMA&#10;AADbAAAADwAAAGRycy9kb3ducmV2LnhtbESPQWvCQBSE74L/YXlCL6K7WpWSuopIij14MUrPj+xr&#10;EpJ9G7LbmP57t1DwOMzMN8x2P9hG9NT5yrGGxVyBIM6dqbjQcLt+zN5A+IBssHFMGn7Jw343Hm0x&#10;Me7OF+qzUIgIYZ+ghjKENpHS5yVZ9HPXEkfv23UWQ5RdIU2H9wi3jVwqtZEWK44LJbZ0LCmvsx+r&#10;YUhXsj+pWp1zXi3SerpMw/VL65fJcHgHEWgIz/B/+9NoWL/C35f4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ib1sMAAADbAAAADwAAAAAAAAAAAAAAAACYAgAAZHJzL2Rv&#10;d25yZXYueG1sUEsFBgAAAAAEAAQA9QAAAIgDAAAAAA==&#10;" path="m696,l1781,e" filled="f" strokecolor="#191919" strokeweight="2pt">
                  <v:path arrowok="t" o:connecttype="custom" o:connectlocs="696,0;1781,0" o:connectangles="0,0"/>
                </v:shape>
              </v:group>
              <v:group id="Group 2714" o:spid="_x0000_s1490"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2715" o:spid="_x0000_s149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27cYA&#10;AADbAAAADwAAAGRycy9kb3ducmV2LnhtbESP3WrCQBSE7wt9h+UUelN0kxZ/iK6hLRW9kILRBzhm&#10;j0lo9mzY3Wrs07uC0MthZr5h5nlvWnEi5xvLCtJhAoK4tLrhSsF+txxMQfiArLG1TAou5CFfPD7M&#10;MdP2zFs6FaESEcI+QwV1CF0mpS9rMuiHtiOO3tE6gyFKV0nt8BzhppWvSTKWBhuOCzV29FlT+VP8&#10;GgWTv/TrTRset4XbrD62l+/NYfmi1PNT/z4DEagP/+F7e60VjEZw+x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927cYAAADbAAAADwAAAAAAAAAAAAAAAACYAgAAZHJz&#10;L2Rvd25yZXYueG1sUEsFBgAAAAAEAAQA9QAAAIsDAAAAAA==&#10;" path="m1772,l687,e" filled="f" strokecolor="#191919" strokeweight="2pt">
                  <v:path arrowok="t" o:connecttype="custom" o:connectlocs="1772,0;687,0" o:connectangles="0,0"/>
                </v:shape>
                <v:shape id="Freeform 2716" o:spid="_x0000_s149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omsUA&#10;AADbAAAADwAAAGRycy9kb3ducmV2LnhtbESP0WrCQBRE34X+w3ILvohurJhK6iptUeqDFBL9gNvs&#10;bRKavRt2V439+m5B8HGYmTPMct2bVpzJ+caygukkAUFcWt1wpeB42I4XIHxA1thaJgVX8rBePQyW&#10;mGl74ZzORahEhLDPUEEdQpdJ6cuaDPqJ7Yij922dwRClq6R2eIlw08qnJEmlwYbjQo0dvddU/hQn&#10;o+D5d7qZacNpW7j9x1t+/dx/bUdKDR/71xcQgfpwD9/aO61gnsL/l/gD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eiaxQAAANsAAAAPAAAAAAAAAAAAAAAAAJgCAABkcnMv&#10;ZG93bnJldi54bWxQSwUGAAAAAAQABAD1AAAAigMAAAAA&#10;" path="m687,l1772,e" filled="f" strokecolor="#191919" strokeweight="2pt">
                  <v:path arrowok="t" o:connecttype="custom" o:connectlocs="687,0;1772,0" o:connectangles="0,0"/>
                </v:shape>
              </v:group>
              <v:group id="Group 2717" o:spid="_x0000_s1493"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2718" o:spid="_x0000_s149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rFMAA&#10;AADbAAAADwAAAGRycy9kb3ducmV2LnhtbERPzWoCMRC+F3yHMEJvNWtBqVujiGCtSBFtH2DYTDeL&#10;m5l1E3X16c2h0OPH9z+dd75WF2pDJWxgOMhAERdiKy4N/HyvXt5AhYhssRYmAzcKMJ/1nqaYW7ny&#10;ni6HWKoUwiFHAy7GJtc6FI48hoE0xIn7ldZjTLAttW3xmsJ9rV+zbKw9VpwaHDa0dFQcD2dv4GM9&#10;WQ+3dydy1D47FV872TTamOd+t3gHFamL/+I/96c1MEpj05f0A/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TrFMAAAADbAAAADwAAAAAAAAAAAAAAAACYAgAAZHJzL2Rvd25y&#10;ZXYueG1sUEsFBgAAAAAEAAQA9QAAAIUDAAAAAA==&#10;" path="m1790,l705,e" filled="f" strokecolor="#191919" strokeweight="2pt">
                  <v:path arrowok="t" o:connecttype="custom" o:connectlocs="1790,0;705,0" o:connectangles="0,0"/>
                </v:shape>
                <v:shape id="Freeform 2719" o:spid="_x0000_s149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hOj8QA&#10;AADbAAAADwAAAGRycy9kb3ducmV2LnhtbESP3WoCMRSE7wu+QziCdzVrwVJXo4hQbSlF/HmAw+a4&#10;Wdycs26ibvv0TaHQy2FmvmFmi87X6kZtqIQNjIYZKOJCbMWlgePh9fEFVIjIFmthMvBFARbz3sMM&#10;cyt33tFtH0uVIBxyNOBibHKtQ+HIYxhKQ5y8k7QeY5JtqW2L9wT3tX7KsmftseK04LChlaPivL96&#10;A+vNZDP6+HYiZ+2zS/G5lfdGGzPod8spqEhd/A//td+sgfEEfr+kH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4To/EAAAA2wAAAA8AAAAAAAAAAAAAAAAAmAIAAGRycy9k&#10;b3ducmV2LnhtbFBLBQYAAAAABAAEAPUAAACJAwAAAAA=&#10;" path="m705,l1790,e" filled="f" strokecolor="#191919" strokeweight="2pt">
                  <v:path arrowok="t" o:connecttype="custom" o:connectlocs="705,0;1790,0" o:connectangles="0,0"/>
                </v:shape>
              </v:group>
              <v:group id="Group 898" o:spid="_x0000_s1496"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2721" o:spid="_x0000_s149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qh8MA&#10;AADbAAAADwAAAGRycy9kb3ducmV2LnhtbESPwWrDMBBE74H+g9hCL6GRbIwpTpRQikN76CVO6Xmx&#10;NraxtTKW4rh/XxUKOQ4z84bZHRY7iJkm3znWkGwUCOLamY4bDV/n4/MLCB+QDQ6OScMPeTjsH1Y7&#10;LIy78YnmKjQiQtgXqKENYSyk9HVLFv3GjcTRu7jJYohyaqSZ8BbhdpCpUrm02HFcaHGkt5bqvrpa&#10;DUuZyfld9eqz5iwp+3VahvO31k+Py+sWRKAl3MP/7Q+jIU/g7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pqh8MAAADbAAAADwAAAAAAAAAAAAAAAACYAgAAZHJzL2Rv&#10;d25yZXYueG1sUEsFBgAAAAAEAAQA9QAAAIgDAAAAAA==&#10;" path="m1781,l696,e" filled="f" strokecolor="#191919" strokeweight="2pt">
                  <v:path arrowok="t" o:connecttype="custom" o:connectlocs="1781,0;696,0" o:connectangles="0,0"/>
                </v:shape>
                <v:shape id="Freeform 2722" o:spid="_x0000_s149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08MIA&#10;AADbAAAADwAAAGRycy9kb3ducmV2LnhtbESPQYvCMBSE7wv+h/AEL4smFpGlGkWki3vwoi6eH82z&#10;LW1eSpOt9d+bBcHjMDPfMOvtYBvRU+crxxrmMwWCOHem4kLD7+V7+gXCB2SDjWPS8CAP283oY42p&#10;cXc+UX8OhYgQ9ilqKENoUyl9XpJFP3MtcfRurrMYouwKaTq8R7htZKLUUlqsOC6U2NK+pLw+/1kN&#10;Q7aQ/UHV6pjzYp7Vn0kWLletJ+NhtwIRaAjv8Kv9YzQsE/j/En+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PTwwgAAANsAAAAPAAAAAAAAAAAAAAAAAJgCAABkcnMvZG93&#10;bnJldi54bWxQSwUGAAAAAAQABAD1AAAAhwMAAAAA&#10;" path="m696,l1781,e" filled="f" strokecolor="#191919" strokeweight="2pt">
                  <v:path arrowok="t" o:connecttype="custom" o:connectlocs="696,0;1781,0" o:connectangles="0,0"/>
                </v:shape>
              </v:group>
              <v:shape id="Freeform 901" o:spid="_x0000_s1499"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15cMA&#10;AADbAAAADwAAAGRycy9kb3ducmV2LnhtbESPQWvCQBSE7wX/w/KE3urGSkVSVxGNkIuHROn5sfua&#10;pGbfhuw2Sf+9Wyj0OMzMN8x2P9lWDNT7xrGC5SIBQaydabhScLueXzYgfEA22DomBT/kYb+bPW0x&#10;NW7kgoYyVCJC2KeooA6hS6X0uiaLfuE64uh9ut5iiLKvpOlxjHDbytckWUuLDceFGjs61qTv5bdV&#10;MHaZ/8qtPpYfsrxkBU3Z26lQ6nk+Hd5BBJrCf/ivnRsF6xX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D15cMAAADbAAAADwAAAAAAAAAAAAAAAACYAgAAZHJzL2Rv&#10;d25yZXYueG1sUEsFBgAAAAAEAAQA9QAAAIgDAAAAAA==&#10;" path="m,l44,e" filled="f" strokecolor="#191919" strokeweight="2pt">
                <v:path arrowok="t" o:connecttype="custom" o:connectlocs="0,0;44,0" o:connectangles="0,0"/>
              </v:shape>
              <v:shape id="Freeform 902" o:spid="_x0000_s1500"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psMQA&#10;AADbAAAADwAAAGRycy9kb3ducmV2LnhtbESPwWrDMBBE74X8g9hALyWRU9wQ3CjGhBRCb01yyHGx&#10;tpZba2UsNZb/PioUehxm5g2zLaPtxI0G3zpWsFpmIIhrp1tuFFzOb4sNCB+QNXaOScFEHsrd7GGL&#10;hXYjf9DtFBqRIOwLVGBC6AspfW3Iol+6njh5n26wGJIcGqkHHBPcdvI5y9bSYstpwWBPe0P19+nH&#10;KsjO8QXzy9e1l4eueqJDzN8no9TjPFavIALF8B/+ax+1gnUOv1/SD5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babDEAAAA2wAAAA8AAAAAAAAAAAAAAAAAmAIAAGRycy9k&#10;b3ducmV2LnhtbFBLBQYAAAAABAAEAPUAAACJAwAAAAA=&#10;" path="m,l400,e" filled="f" strokecolor="#191919" strokeweight="2pt">
                <v:path arrowok="t" o:connecttype="custom" o:connectlocs="0,0;400,0" o:connectangles="0,0"/>
              </v:shape>
              <v:rect id="Rectangle 903" o:spid="_x0000_s1501"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ibMQA&#10;AADbAAAADwAAAGRycy9kb3ducmV2LnhtbESPQWvCQBSE74L/YXlCb7pRiEh0lVJQ2uJFzcXbS/aZ&#10;BHffhuw2Sf99t1DocZiZb5jdYbRG9NT5xrGC5SIBQVw63XClIL8d5xsQPiBrNI5JwTd5OOynkx1m&#10;2g18of4aKhEh7DNUUIfQZlL6siaLfuFa4ug9XGcxRNlVUnc4RLg1cpUka2mx4bhQY0tvNZXP65dV&#10;UHycL+H0mZ/6TVG1xhX35dmlSr3MxtctiEBj+A//td+1gnUKv1/i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YomzEAAAA2wAAAA8AAAAAAAAAAAAAAAAAmAIAAGRycy9k&#10;b3ducmV2LnhtbFBLBQYAAAAABAAEAPUAAACJAwAAAAA=&#10;" stroked="f">
                <v:path arrowok="t"/>
              </v:rect>
              <v:rect id="Rectangle 904" o:spid="_x0000_s1502"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AccUA&#10;AADbAAAADwAAAGRycy9kb3ducmV2LnhtbESP0UoDMRRE3wv+Q7iCL6XNKrrWtWkRQWn7Im77AdfN&#10;dbNtcrMkabv+vSkIPg4zc4aZLwdnxYlC7DwruJ0WIIgbrztuFey2b5MZiJiQNVrPpOCHIiwXV6M5&#10;Vtqf+ZNOdWpFhnCsUIFJqa+kjI0hh3Hqe+LsffvgMGUZWqkDnjPcWXlXFKV02HFeMNjTq6HmUB+d&#10;AvoYrx/eV/vDZq+tNU/3X/XxMSh1cz28PININKT/8F97pRWUJVy+5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QBxxQAAANsAAAAPAAAAAAAAAAAAAAAAAJgCAABkcnMv&#10;ZG93bnJldi54bWxQSwUGAAAAAAQABAD1AAAAigMAAAAA&#10;" filled="f" strokecolor="#191919" strokeweight="2pt">
                <v:path arrowok="t"/>
              </v:rect>
            </v:group>
            <v:shape id="Text Box 2699" o:spid="_x0000_s1503" type="#_x0000_t202" style="position:absolute;left:377;top:13537;width:480;height:1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doMEA&#10;AADbAAAADwAAAGRycy9kb3ducmV2LnhtbESP0YrCMBRE34X9h3CFfdNUxe5SjSIFcZ8EtR9waa5N&#10;sbnpNtHWv98sCD4OM3OGWW8H24gHdb52rGA2TUAQl07XXCkoLvvJNwgfkDU2jknBkzxsNx+jNWba&#10;9XyixzlUIkLYZ6jAhNBmUvrSkEU/dS1x9K6usxii7CqpO+wj3DZyniSptFhzXDDYUm6ovJ3vVsHx&#10;KU2/sMuizPP0mC5+93g7NEp9jofdCkSgIbzDr/aPVpB+wf+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93aDBAAAA2w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04" type="#_x0000_t202" style="position:absolute;left:377;top:8243;width:720;height:1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J0r8A&#10;AADbAAAADwAAAGRycy9kb3ducmV2LnhtbERPS2rDMBDdF3oHMYXuGrk1McGNHIIhtCtDUh9gsKaW&#10;sTVyLNWf21eLQpeP9z+eVjuImSbfOVbwuktAEDdOd9wqqL8uLwcQPiBrHByTgo08nIrHhyPm2i18&#10;pfkWWhFD2OeowIQw5lL6xpBFv3MjceS+3WQxRDi1Uk+4xHA7yLckyaTFjmODwZFKQ01/+7EKqk2a&#10;JbX7uinLrMrS+wX7j0Gp56f1/A4i0Br+xX/uT60gi2Pjl/gDZ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4knSvwAAANsAAAAPAAAAAAAAAAAAAAAAAJgCAABkcnMvZG93bnJl&#10;di54bWxQSwUGAAAAAAQABAD1AAAAhAM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F14685">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F14685">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05" type="#_x0000_t202" style="position:absolute;left:397;top:11806;width:480;height:1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sScEA&#10;AADbAAAADwAAAGRycy9kb3ducmV2LnhtbESP0YrCMBRE34X9h3CFfdNUxbJbjSIFcZ8EtR9waa5N&#10;sbnpNtHWv98sCD4OM3OGWW8H24gHdb52rGA2TUAQl07XXCkoLvvJFwgfkDU2jknBkzxsNx+jNWba&#10;9XyixzlUIkLYZ6jAhNBmUvrSkEU/dS1x9K6usxii7CqpO+wj3DZyniSptFhzXDDYUm6ovJ3vVsHx&#10;KU2/sMuizPP0mC5+93g7NEp9jofdCkSgIbzDr/aPVpB+w/+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u7EnBAAAA2wAAAA8AAAAAAAAAAAAAAAAAmAIAAGRycy9kb3du&#10;cmV2LnhtbFBLBQYAAAAABAAEAPUAAACGAw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F14685">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06" type="#_x0000_t202" style="position:absolute;left:397;top:10116;width:480;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TCcAA&#10;AADbAAAADwAAAGRycy9kb3ducmV2LnhtbERP3WrCMBS+F3yHcITdaTpl3ehMixTKdiXofIBDc9YU&#10;m5PaxLa+/XIx8PLj+98Xs+3ESINvHSt43SQgiGunW24UXH6q9QcIH5A1do5JwYM8FPlyscdMu4lP&#10;NJ5DI2II+wwVmBD6TEpfG7LoN64njtyvGyyGCIdG6gGnGG47uU2SVFpsOTYY7Kk0VF/Pd6vg+JBm&#10;2tm3S12W6THd3Sq8fnVKvazmwyeIQHN4iv/d31rBe1wfv8QfI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3TCcAAAADbAAAADwAAAAAAAAAAAAAAAACYAgAAZHJzL2Rvd25y&#10;ZXYueG1sUEsFBgAAAAAEAAQA9QAAAIU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F14685">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07" type="#_x0000_t202" style="position:absolute;left:417;top:6480;width:240;height:1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2ksMA&#10;AADbAAAADwAAAGRycy9kb3ducmV2LnhtbESPwWrDMBBE74X8g9hCbo2cmrrBjRKKIaQnQ918wGJt&#10;LBNr5VhKbP99VCj0OMzMG2a7n2wn7jT41rGC9SoBQVw73XKj4PRzeNmA8AFZY+eYFMzkYb9bPG0x&#10;127kb7pXoRERwj5HBSaEPpfS14Ys+pXriaN3doPFEOXQSD3gGOG2k69JkkmLLccFgz0VhupLdbMK&#10;ylmaMbVvp7oosjJLrwe8HDulls/T5weIQFP4D/+1v7SC9zX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F2ksMAAADb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08" type="#_x0000_t202" style="position:absolute;left:417;top:4760;width:24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o5cMA&#10;AADbAAAADwAAAGRycy9kb3ducmV2LnhtbESPwWrDMBBE74X8g9hAbo1cm7rFjWKCIbSnQNJ8wGJt&#10;LRNr5VhqbP99VCjkOMzMG2ZTTrYTNxp861jByzoBQVw73XKj4Py9f34H4QOyxs4xKZjJQ7ldPG2w&#10;0G7kI91OoRERwr5ABSaEvpDS14Ys+rXriaP34waLIcqhkXrAMcJtJ9MkyaXFluOCwZ4qQ/Xl9GsV&#10;HGZpxsy+nuuqyg95dt3j5bNTarWcdh8gAk3hEf5vf2kFbyn8fY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Po5cMAAADbAAAADwAAAAAAAAAAAAAAAACYAgAAZHJzL2Rv&#10;d25yZXYueG1sUEsFBgAAAAAEAAQA9QAAAIgDAAAAAA==&#10;" filled="f" stroked="f">
              <v:textbox style="layout-flow:vertical;mso-layout-flow-alt:bottom-to-top" inset="0,0,0,0">
                <w:txbxContent>
                  <w:p w:rsidR="00F115A7" w:rsidRDefault="00F115A7" w:rsidP="00F1468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09" type="#_x0000_t202" style="position:absolute;left:397;top:2475;width:570;height:1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9NfsIA&#10;AADbAAAADwAAAGRycy9kb3ducmV2LnhtbESP3YrCMBSE7xd8h3AE79bULVulGmUpiHsl+PMAh+bY&#10;FJuT2kRb394sLHg5zMw3zGoz2EY8qPO1YwWzaQKCuHS65krB+bT9XIDwAVlj45gUPMnDZj36WGGu&#10;Xc8HehxDJSKEfY4KTAhtLqUvDVn0U9cSR+/iOoshyq6SusM+wm0jv5IkkxZrjgsGWyoMldfj3SrY&#10;P6XpU/t9Losi22fpbYvXXaPUZDz8LEEEGsI7/N/+1QrmKfx9iT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1+wgAAANsAAAAPAAAAAAAAAAAAAAAAAJgCAABkcnMvZG93&#10;bnJldi54bWxQSwUGAAAAAAQABAD1AAAAhwM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10" type="#_x0000_t202" style="position:absolute;left:400;top:591;width:477;height:1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VCsMA&#10;AADbAAAADwAAAGRycy9kb3ducmV2LnhtbESPwWrDMBBE74X8g9hAbo3cunWLG8UEQ0hOhqb5gMXa&#10;WibWyrHU2P77qFDocZiZN8ymmGwnbjT41rGCp3UCgrh2uuVGwflr//gOwgdkjZ1jUjCTh2K7eNhg&#10;rt3In3Q7hUZECPscFZgQ+lxKXxuy6NeuJ47etxsshiiHRuoBxwi3nXxOkkxabDkuGOypNFRfTj9W&#10;QTVLM6b29VyXZVZl6XWPl0On1Go57T5ABJrCf/ivfdQK3l7g90v8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bVCsMAAADbAAAADwAAAAAAAAAAAAAAAACYAgAAZHJzL2Rv&#10;d25yZXYueG1sUEsFBgAAAAAEAAQA9QAAAIgDAAAAAA==&#10;" filled="f" stroked="f">
              <v:textbox style="layout-flow:vertical;mso-layout-flow-alt:bottom-to-top" inset="0,0,0,0">
                <w:txbxContent>
                  <w:p w:rsidR="00F115A7" w:rsidRPr="008A161B" w:rsidRDefault="00F115A7" w:rsidP="00F14685">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007E433B">
        <w:t xml:space="preserve">    </w:t>
      </w:r>
      <w:r w:rsidR="004B7B29">
        <w:t xml:space="preserve">   </w:t>
      </w:r>
    </w:p>
    <w:p w:rsidR="007E433B" w:rsidRDefault="007E433B" w:rsidP="00474B56"/>
    <w:p w:rsidR="007E433B" w:rsidRDefault="007E433B" w:rsidP="00474B56"/>
    <w:p w:rsidR="007E433B" w:rsidRDefault="007E433B" w:rsidP="00474B56"/>
    <w:p w:rsidR="00474B56" w:rsidRDefault="00474B56" w:rsidP="00474B56"/>
    <w:p w:rsidR="00474B56" w:rsidRDefault="00474B56" w:rsidP="00474B56"/>
    <w:p w:rsidR="00474B56" w:rsidRDefault="00474B56" w:rsidP="00474B56">
      <w:pPr>
        <w:sectPr w:rsidR="00474B56" w:rsidSect="00474B56">
          <w:pgSz w:w="12240" w:h="15840"/>
          <w:pgMar w:top="1440" w:right="990" w:bottom="1440" w:left="1530" w:header="720" w:footer="720" w:gutter="0"/>
          <w:cols w:space="720"/>
          <w:docGrid w:linePitch="360"/>
        </w:sectPr>
      </w:pPr>
    </w:p>
    <w:p w:rsidR="00474B56" w:rsidRDefault="007B3518" w:rsidP="00474B56">
      <w:r>
        <w:rPr>
          <w:noProof/>
        </w:rPr>
        <w:lastRenderedPageBreak/>
        <w:pict>
          <v:group id="Group 587" o:spid="_x0000_s1511" style="position:absolute;margin-left:402pt;margin-top:-72.75pt;width:156.05pt;height:11in;z-index:-251517952" coordorigin="9120,-15"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">
            <v:group id="Group 2735" o:spid="_x0000_s1512" style="position:absolute;left:9120;top:-15;width:3121;height:15840" coordorigin="9119" coordsize="312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2736" o:spid="_x0000_s1513"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6jMMA&#10;AADaAAAADwAAAGRycy9kb3ducmV2LnhtbESPQYvCMBSE7wv+h/CEvYimVhCpRhFREJY91F2l3h7N&#10;sy02L6WJ2v33RhD2OMzMN8xi1Zla3Kl1lWUF41EEgji3uuJCwe/PbjgD4TyyxtoyKfgjB6tl72OB&#10;ibYPTul+8IUIEHYJKii9bxIpXV6SQTeyDXHwLrY16INsC6lbfAS4qWUcRVNpsOKwUGJDm5Ly6+Fm&#10;FGzjbH35qtMm/TbZcUyxGeTnk1Kf/W49B+Gp8//hd3uvFUzgdSXc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T6jMMAAADaAAAADwAAAAAAAAAAAAAAAACYAgAAZHJzL2Rv&#10;d25yZXYueG1sUEsFBgAAAAAEAAQA9QAAAIgDAAAAAA==&#10;" fillcolor="#474747" stroked="f">
                <v:path arrowok="t"/>
              </v:rect>
              <v:rect id="Rectangle 2737" o:spid="_x0000_s1514"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ArcMA&#10;AADaAAAADwAAAGRycy9kb3ducmV2LnhtbESPT2sCMRTE7wW/Q3iCt5pVrLWrUURQSi/+a/H63Dx3&#10;FzcvSxLd7bdvCoLHYWZ+w8wWranEnZwvLSsY9BMQxJnVJecKvo/r1wkIH5A1VpZJwS95WMw7LzNM&#10;tW14T/dDyEWEsE9RQRFCnUrps4IM+r6tiaN3sc5giNLlUjtsItxUcpgkY2mw5LhQYE2rgrLr4WYU&#10;NK6lt02ut5Px18/x43R+x3rnlOp12+UURKA2PMOP9qdWMIL/K/EG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eArcMAAADaAAAADwAAAAAAAAAAAAAAAACYAgAAZHJzL2Rv&#10;d25yZXYueG1sUEsFBgAAAAAEAAQA9QAAAIgDAAAAAA==&#10;" fillcolor="#dcdcdc" stroked="f">
                <v:path arrowok="t"/>
              </v:rect>
              <v:rect id="Rectangle 2738" o:spid="_x0000_s1515"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uSsMA&#10;AADaAAAADwAAAGRycy9kb3ducmV2LnhtbESPQWvCQBSE7wX/w/KE3upGoVaiq4iYUjxIjV68PXaf&#10;STD7NmS3Mf33riB4HGbmG2ax6m0tOmp95VjBeJSAINbOVFwoOB2zjxkIH5AN1o5JwT95WC0HbwtM&#10;jbvxgbo8FCJC2KeooAyhSaX0uiSLfuQa4uhdXGsxRNkW0rR4i3Bby0mSTKXFiuNCiQ1tStLX/M9G&#10;yma6vY5/u9wd9Nd5n+nt7js7KfU+7NdzEIH68Ao/2z9GwSc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MuSsMAAADaAAAADwAAAAAAAAAAAAAAAACYAgAAZHJzL2Rv&#10;d25yZXYueG1sUEsFBgAAAAAEAAQA9QAAAIgDAAAAAA==&#10;" fillcolor="#d8d8d8 [2732]" stroked="f">
                <v:path arrowok="t"/>
              </v:rect>
              <v:rect id="Rectangle 555" o:spid="_x0000_s1516"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25sIA&#10;AADaAAAADwAAAGRycy9kb3ducmV2LnhtbESPQYvCMBSE7wv+h/AEb2uqoEg1LSIou4sXtRdvr82z&#10;LTYvpYm1++83C4LHYWa+YTbpYBrRU+dqywpm0wgEcWF1zaWC7LL/XIFwHlljY5kU/JKDNBl9bDDW&#10;9skn6s++FAHCLkYFlfdtLKUrKjLoprYlDt7NdgZ9kF0pdYfPADeNnEfRUhqsOSxU2NKuouJ+fhgF&#10;+ffx5A8/2aFf5WXb2Pw6O9qFUpPxsF2D8DT4d/jV/tIKlvB/JdwAm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rbmwgAAANoAAAAPAAAAAAAAAAAAAAAAAJgCAABkcnMvZG93&#10;bnJldi54bWxQSwUGAAAAAAQABAD1AAAAhwMAAAAA&#10;" stroked="f">
                <v:path arrowok="t"/>
              </v:rect>
              <v:rect id="Rectangle 2740" o:spid="_x0000_s1517"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rhMEA&#10;AADaAAAADwAAAGRycy9kb3ducmV2LnhtbERPy2oCMRTdC/5DuEI3RTMWfI1GaQtSV5WqIO6uk+vM&#10;2MnNkKTj+PdmUXB5OO/FqjWVaMj50rKC4SABQZxZXXKu4LBf96cgfEDWWFkmBXfysFp2OwtMtb3x&#10;DzW7kIsYwj5FBUUIdSqlzwoy6Ae2Jo7cxTqDIUKXS+3wFsNNJd+SZCwNlhwbCqzps6Dsd/dnFFyP&#10;X+5jdhptt9m5atY0/k6Gk1elXnrt+xxEoDY8xf/ujVYQt8Yr8Qb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aq4TBAAAA2gAAAA8AAAAAAAAAAAAAAAAAmAIAAGRycy9kb3du&#10;cmV2LnhtbFBLBQYAAAAABAAEAPUAAACGAwAAAAA=&#10;" filled="f" strokecolor="#a3a3a3" strokeweight="2pt">
                <v:path arrowok="t"/>
              </v:rect>
              <v:rect id="Rectangle 2741" o:spid="_x0000_s1518"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MZcUA&#10;AADaAAAADwAAAGRycy9kb3ducmV2LnhtbESPQWvCQBSE74L/YXlCL0U3Eak2uopIWzyIqNWDt0f2&#10;mQSzb9Ps1sR/7xYKHoeZ+YaZLVpTihvVrrCsIB5EIIhTqwvOFBy/P/sTEM4jaywtk4I7OVjMu50Z&#10;Jto2vKfbwWciQNglqCD3vkqkdGlOBt3AVsTBu9jaoA+yzqSusQlwU8phFL1JgwWHhRwrWuWUXg+/&#10;RsHX9r4Zvl7jU/zRNsVxdP7JdmNU6qXXLqcgPLX+Gf5vr7WCd/i7Em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kxlxQAAANoAAAAPAAAAAAAAAAAAAAAAAJgCAABkcnMv&#10;ZG93bnJldi54bWxQSwUGAAAAAAQABAD1AAAAigMAAAAA&#10;" fillcolor="#191919" stroked="f">
                <v:path arrowok="t"/>
              </v:rect>
              <v:rect id="Rectangle 2742" o:spid="_x0000_s1519"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Uy/cYA&#10;AADbAAAADwAAAGRycy9kb3ducmV2LnhtbESPQWvCQBCF74X+h2UKXkrdRIotqauIqPQg0lo9eBuy&#10;0ySYnY3Z1cR/7xwKvc3w3rz3zWTWu1pdqQ2VZwPpMAFFnHtbcWFg/7N6eQcVIrLF2jMZuFGA2fTx&#10;YYKZ9R1/03UXCyUhHDI0UMbYZFqHvCSHYegbYtF+feswytoW2rbYSbir9ShJxtphxdJQYkOLkvLT&#10;7uIMrLe3zej5lB7SZd9V+9fjufh6Q2MGT/38A1SkPv6b/64/reALvfwiA+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Uy/cYAAADbAAAADwAAAAAAAAAAAAAAAACYAgAAZHJz&#10;L2Rvd25yZXYueG1sUEsFBgAAAAAEAAQA9QAAAIsDAAAAAA==&#10;" fillcolor="#191919" stroked="f">
                <v:path arrowok="t"/>
              </v:rect>
              <v:group id="Group 2743" o:spid="_x0000_s1520"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2744" o:spid="_x0000_s152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MUsEA&#10;AADbAAAADwAAAGRycy9kb3ducmV2LnhtbERPS4vCMBC+C/6HMIIX0XQVRbpGkQXBk6yPgt6GZrYt&#10;NpPSxFr31xtB8DYf33MWq9aUoqHaFZYVfI0iEMSp1QVnCk7HzXAOwnlkjaVlUvAgB6tlt7PAWNs7&#10;76k5+EyEEHYxKsi9r2IpXZqTQTeyFXHg/mxt0AdYZ1LXeA/hppTjKJpJgwWHhhwr+skpvR5uRsG8&#10;nE6Ikt/LoEn+d5tpc36kyVmpfq9df4Pw1PqP+O3e6jB/DK9fw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TDFLBAAAA2wAAAA8AAAAAAAAAAAAAAAAAmAIAAGRycy9kb3du&#10;cmV2LnhtbFBLBQYAAAAABAAEAPUAAACGAwAAAAA=&#10;" path="m1094,l,e" filled="f" strokecolor="#191919" strokeweight="2pt">
                  <v:path arrowok="t" o:connecttype="custom" o:connectlocs="1094,0;0,0" o:connectangles="0,0"/>
                </v:shape>
                <v:shape id="Freeform 2745" o:spid="_x0000_s152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ycMA&#10;AADbAAAADwAAAGRycy9kb3ducmV2LnhtbERPS2vCQBC+F/wPywheSt3UEJHUVaQgeCr1EbC3YXea&#10;BLOzIbvG2F/fFQq9zcf3nOV6sI3oqfO1YwWv0wQEsXam5lLB6bh9WYDwAdlg45gU3MnDejV6WmJu&#10;3I331B9CKWII+xwVVCG0uZReV2TRT11LHLlv11kMEXalNB3eYrht5CxJ5tJizbGhwpbeK9KXw9Uq&#10;WDRZSlR8fj33xc/HNuvPd12clZqMh80biEBD+Bf/uXcmzk/h8U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pycMAAADbAAAADwAAAAAAAAAAAAAAAACYAgAAZHJzL2Rv&#10;d25yZXYueG1sUEsFBgAAAAAEAAQA9QAAAIgDAAAAAA==&#10;" path="m,l1094,e" filled="f" strokecolor="#191919" strokeweight="2pt">
                  <v:path arrowok="t" o:connecttype="custom" o:connectlocs="0,0;1094,0" o:connectangles="0,0"/>
                </v:shape>
              </v:group>
              <v:group id="Group 2746" o:spid="_x0000_s1523"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2747" o:spid="_x0000_s152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2I1MAA&#10;AADbAAAADwAAAGRycy9kb3ducmV2LnhtbERPTYvCMBC9C/6HMIIX0VRRcbtGEUHxImL1sMfZZmyL&#10;zaQ0Ueu/N4LgbR7vc+bLxpTiTrUrLCsYDiIQxKnVBWcKzqdNfwbCeWSNpWVS8CQHy0W7NcdY2wcf&#10;6Z74TIQQdjEqyL2vYildmpNBN7AVceAutjboA6wzqWt8hHBTylEUTaXBgkNDjhWtc0qvyc0o+Ott&#10;LiZyP5PeYUv/dBrr2yrdK9XtNKtfEJ4a/xV/3Dsd5k/g/Us4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2I1MAAAADbAAAADwAAAAAAAAAAAAAAAACYAgAAZHJzL2Rvd25y&#10;ZXYueG1sUEsFBgAAAAAEAAQA9QAAAIUDAAAAAA==&#10;" path="m1094,l,e" filled="f" strokecolor="#191919" strokeweight="2pt">
                  <v:path arrowok="t" o:connecttype="custom" o:connectlocs="1094,0;0,0" o:connectangles="0,0"/>
                </v:shape>
                <v:shape id="Freeform 2748" o:spid="_x0000_s152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Wo8EA&#10;AADbAAAADwAAAGRycy9kb3ducmV2LnhtbERPS4vCMBC+C/6HMIIX0dRFxe2aFllQvIj4OOxxthnb&#10;YjMpTdT6740geJuP7zmLtDWVuFHjSssKxqMIBHFmdcm5gtNxNZyDcB5ZY2WZFDzIQZp0OwuMtb3z&#10;nm4Hn4sQwi5GBYX3dSylywoy6Ea2Jg7c2TYGfYBNLnWD9xBuKvkVRTNpsOTQUGBNvwVll8PVKPgb&#10;rM4mct/TwW5N/3Sc6Osy2yrV77XLHxCeWv8Rv90bHebP4PVLOE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fFqPBAAAA2wAAAA8AAAAAAAAAAAAAAAAAmAIAAGRycy9kb3du&#10;cmV2LnhtbFBLBQYAAAAABAAEAPUAAACGAwAAAAA=&#10;" path="m,l1094,e" filled="f" strokecolor="#191919" strokeweight="2pt">
                  <v:path arrowok="t" o:connecttype="custom" o:connectlocs="0,0;1094,0" o:connectangles="0,0"/>
                </v:shape>
              </v:group>
              <v:group id="Group 2749" o:spid="_x0000_s1526"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750" o:spid="_x0000_s152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7uMUA&#10;AADbAAAADwAAAGRycy9kb3ducmV2LnhtbESPT2vCQBDF74LfYZlCL1I3bVEkuooUhJ6k/gnY25Ad&#10;k9DsbMhuY/TTOwfB2wzvzXu/Wax6V6uO2lB5NvA+TkAR595WXBg4HjZvM1AhIlusPZOBKwVYLYeD&#10;BabWX3hH3T4WSkI4pGigjLFJtQ55SQ7D2DfEop196zDK2hbatniRcFfrjySZaocVS0OJDX2VlP/t&#10;/52BWT35JMp+fkdddttuJt3pmmcnY15f+vUcVKQ+Ps2P628r+AIrv8gA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zu4xQAAANsAAAAPAAAAAAAAAAAAAAAAAJgCAABkcnMv&#10;ZG93bnJldi54bWxQSwUGAAAAAAQABAD1AAAAigMAAAAA&#10;" path="m1094,l,e" filled="f" strokecolor="#191919" strokeweight="2pt">
                  <v:path arrowok="t" o:connecttype="custom" o:connectlocs="1094,0;0,0" o:connectangles="0,0"/>
                </v:shape>
                <v:shape id="Freeform 2751" o:spid="_x0000_s152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eI8IA&#10;AADbAAAADwAAAGRycy9kb3ducmV2LnhtbERPS4vCMBC+L/gfwgheFk11UdyuUUQQPC2+Cu5taGbb&#10;YjMpTazVX28Ewdt8fM+ZLVpTioZqV1hWMBxEIIhTqwvOFBwP6/4UhPPIGkvLpOBGDhbzzscMY22v&#10;vKNm7zMRQtjFqCD3voqldGlOBt3AVsSB+7e1QR9gnUld4zWEm1KOomgiDRYcGnKsaJVTet5fjIJp&#10;Of4iSrZ/n01y/12Pm9MtTU5K9brt8geEp9a/xS/3Rof53/D8JR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54jwgAAANsAAAAPAAAAAAAAAAAAAAAAAJgCAABkcnMvZG93&#10;bnJldi54bWxQSwUGAAAAAAQABAD1AAAAhwMAAAAA&#10;" path="m,l1094,e" filled="f" strokecolor="#191919" strokeweight="2pt">
                  <v:path arrowok="t" o:connecttype="custom" o:connectlocs="0,0;1094,0" o:connectangles="0,0"/>
                </v:shape>
              </v:group>
              <v:group id="Group 2752" o:spid="_x0000_s1529"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753" o:spid="_x0000_s153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1YmMQA&#10;AADbAAAADwAAAGRycy9kb3ducmV2LnhtbESPT4vCMBTE74LfITzBy6KpiiLVKCIIe5L1T6HeHs3b&#10;tmzzUppsrfvpjbDgcZiZ3zDrbWcq0VLjSssKJuMIBHFmdcm5guvlMFqCcB5ZY2WZFDzIwXbT760x&#10;1vbOJ2rPPhcBwi5GBYX3dSylywoy6Ma2Jg7et20M+iCbXOoG7wFuKjmNooU0WHJYKLCmfUHZz/nX&#10;KFhW8xlR8nX7aJO/42Hepo8sSZUaDrrdCoSnzr/D/+1PrWA6gdeX8AP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tWJjEAAAA2wAAAA8AAAAAAAAAAAAAAAAAmAIAAGRycy9k&#10;b3ducmV2LnhtbFBLBQYAAAAABAAEAPUAAACJAwAAAAA=&#10;" path="m1094,l,e" filled="f" strokecolor="#191919" strokeweight="2pt">
                  <v:path arrowok="t" o:connecttype="custom" o:connectlocs="1094,0;0,0" o:connectangles="0,0"/>
                </v:shape>
                <v:shape id="Freeform 2754" o:spid="_x0000_s153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78UA&#10;AADbAAAADwAAAGRycy9kb3ducmV2LnhtbESPT2vCQBTE70K/w/IKvUjdmJIi0VWKEPBUWm3A3h7Z&#10;ZxKafRuya/7003cLgsdhZn7DbHajaURPnastK1guIhDEhdU1lwq+TtnzCoTzyBoby6RgIge77cNs&#10;g6m2A39Sf/SlCBB2KSqovG9TKV1RkUG3sC1x8C62M+iD7EqpOxwC3DQyjqJXabDmsFBhS/uKip/j&#10;1ShYNckLUf7xPe/z3/cs6c9TkZ+Venoc39YgPI3+Hr61D1pBHMP/l/AD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8bvxQAAANsAAAAPAAAAAAAAAAAAAAAAAJgCAABkcnMv&#10;ZG93bnJldi54bWxQSwUGAAAAAAQABAD1AAAAigMAAAAA&#10;" path="m,l1094,e" filled="f" strokecolor="#191919" strokeweight="2pt">
                  <v:path arrowok="t" o:connecttype="custom" o:connectlocs="0,0;1094,0" o:connectangles="0,0"/>
                </v:shape>
              </v:group>
              <v:group id="Group 2755" o:spid="_x0000_s1532"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756" o:spid="_x0000_s153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2U8YA&#10;AADbAAAADwAAAGRycy9kb3ducmV2LnhtbESP3WrCQBSE7wu+w3KE3pS6SbBSohsRsVApFKM+wCF7&#10;mp9mz8bsNqZv3y0IXg4z8w2zWo+mFQP1rrasIJ5FIIgLq2suFZxPb8+vIJxH1thaJgW/5GCdTR5W&#10;mGp75ZyGoy9FgLBLUUHlfZdK6YqKDLqZ7YiD92V7gz7IvpS6x2uAm1YmUbSQBmsOCxV2tK2o+D7+&#10;GAWLPPmMm8vLrtFPH5vhFB8u+f6g1ON03CxBeBr9PXxrv2sFyRz+v4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M2U8YAAADbAAAADwAAAAAAAAAAAAAAAACYAgAAZHJz&#10;L2Rvd25yZXYueG1sUEsFBgAAAAAEAAQA9QAAAIsDAAAAAA==&#10;" path="m1094,l,e" filled="f" strokecolor="#191919" strokeweight="2pt">
                  <v:path arrowok="t" o:connecttype="custom" o:connectlocs="1094,0;0,0" o:connectangles="0,0"/>
                </v:shape>
                <v:shape id="Freeform 2757" o:spid="_x0000_s153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yMQA&#10;AADbAAAADwAAAGRycy9kb3ducmV2LnhtbESP0WrCQBRE3wv+w3IFX4puElAkuopIC5VCMeoHXLLX&#10;JJq9G7PbmP59VxB8HGbmDLNc96YWHbWusqwgnkQgiHOrKy4UnI6f4zkI55E11pZJwR85WK8Gb0tM&#10;tb1zRt3BFyJA2KWooPS+SaV0eUkG3cQ2xME729agD7ItpG7xHuCmlkkUzaTBisNCiQ1tS8qvh1+j&#10;YJYlP/HlNv246PfvTXeM97dst1dqNOw3CxCeev8KP9tfWkEyhceX8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Pk8jEAAAA2wAAAA8AAAAAAAAAAAAAAAAAmAIAAGRycy9k&#10;b3ducmV2LnhtbFBLBQYAAAAABAAEAPUAAACJAwAAAAA=&#10;" path="m,l1094,e" filled="f" strokecolor="#191919" strokeweight="2pt">
                  <v:path arrowok="t" o:connecttype="custom" o:connectlocs="0,0;1094,0" o:connectangles="0,0"/>
                </v:shape>
              </v:group>
              <v:shape id="Freeform 2758" o:spid="_x0000_s1535"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zFMQA&#10;AADbAAAADwAAAGRycy9kb3ducmV2LnhtbESPQWvCQBSE70L/w/KE3szGFIKkWUUChUJB0Ejw+My+&#10;JsHs2zS71fTfdwXB4zAz3zD5ZjK9uNLoOssKllEMgri2uuNGwbH8WKxAOI+ssbdMCv7IwWb9Mssx&#10;0/bGe7oefCMChF2GClrvh0xKV7dk0EV2IA7etx0N+iDHRuoRbwFuepnEcSoNdhwWWhyoaKm+HH6N&#10;Als1xbmsfmq/23/Fsjy5t126Uup1Pm3fQXia/DP8aH9qBUkK9y/h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xTEAAAA2wAAAA8AAAAAAAAAAAAAAAAAmAIAAGRycy9k&#10;b3ducmV2LnhtbFBLBQYAAAAABAAEAPUAAACJAwAAAAA=&#10;" path="m,l423,e" filled="f" strokecolor="#191919" strokeweight="2pt">
                <v:path arrowok="t" o:connecttype="custom" o:connectlocs="0,0;423,0" o:connectangles="0,0"/>
              </v:shape>
              <v:shape id="Freeform 2759" o:spid="_x0000_s1536"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48MA&#10;AADbAAAADwAAAGRycy9kb3ducmV2LnhtbESPT0sDMRTE74LfITzBi7hZW+jK2rQUqdJr/yB4e26e&#10;yeLmJSRpu/32piB4HGbmN8x8ObpBnCim3rOCp6oGQdx53bNRcNi/PT6DSBlZ4+CZFFwowXJxezPH&#10;Vvszb+m0y0YUCKcWFdicQytl6iw5TJUPxMX79tFhLjIaqSOeC9wNclLXM+mw57JgMdCrpe5nd3QK&#10;tk3zRWHzYMxsGvv3yyrY9cenUvd34+oFRKYx/4f/2hutYNLA9Uv5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548MAAADbAAAADwAAAAAAAAAAAAAAAACYAgAAZHJzL2Rv&#10;d25yZXYueG1sUEsFBgAAAAAEAAQA9QAAAIgDAAAAAA==&#10;" path="m,l,40e" filled="f" strokecolor="#191919" strokeweight="2pt">
                <v:path arrowok="t" o:connecttype="custom" o:connectlocs="0,0;0,40" o:connectangles="0,0"/>
              </v:shape>
              <v:rect id="Rectangle 2760" o:spid="_x0000_s1537"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0Mr0A&#10;AADbAAAADwAAAGRycy9kb3ducmV2LnhtbERPuwrCMBTdBf8hXMFNUwVFqlFEUFRcfCxut821LTY3&#10;pYm1/r0ZBMfDeS9WrSlFQ7UrLCsYDSMQxKnVBWcKbtftYAbCeWSNpWVS8CEHq2W3s8BY2zefqbn4&#10;TIQQdjEqyL2vYildmpNBN7QVceAetjboA6wzqWt8h3BTynEUTaXBgkNDjhVtckqfl5dRkBxOZ787&#10;3nbNLMmq0ib30clOlOr32vUchKfW/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XO0Mr0AAADbAAAADwAAAAAAAAAAAAAAAACYAgAAZHJzL2Rvd25yZXYu&#10;eG1sUEsFBgAAAAAEAAQA9QAAAIIDAAAAAA==&#10;" stroked="f">
                <v:path arrowok="t"/>
              </v:rect>
              <v:rect id="Rectangle 2761" o:spid="_x0000_s1538"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tw8UA&#10;AADbAAAADwAAAGRycy9kb3ducmV2LnhtbESP0WoCMRRE3wv9h3ALvpSardS2bo1SBMX6Il39gNvN&#10;7WY1uVmSqNu/b4RCH4eZOcNM572z4kwhtp4VPA4LEMS11y03Cva75cMriJiQNVrPpOCHIsxntzdT&#10;LLW/8Cedq9SIDOFYogKTUldKGWtDDuPQd8TZ+/bBYcoyNFIHvGS4s3JUFM/SYct5wWBHC0P1sTo5&#10;BbS9/xiv1ofj5qCtNZOnr+r0EpQa3PXvbyAS9ek//NdeawWjCVy/5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1C3DxQAAANsAAAAPAAAAAAAAAAAAAAAAAJgCAABkcnMv&#10;ZG93bnJldi54bWxQSwUGAAAAAAQABAD1AAAAigMAAAAA&#10;" filled="f" strokecolor="#191919" strokeweight="2pt">
                <v:path arrowok="t"/>
              </v:rect>
            </v:group>
            <v:shape id="Text Box 2594" o:spid="_x0000_s1539" type="#_x0000_t202" style="position:absolute;left:11201;top:8042;width:720;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pZsMA&#10;AADbAAAADwAAAGRycy9kb3ducmV2LnhtbERPy2oCMRTdF/yHcAV3NWO1UqZGqS+Q0oJVu3B3mVxn&#10;Bic34yQ68e/NotDl4bwns2AqcaPGlZYVDPoJCOLM6pJzBYf9+vkNhPPIGivLpOBODmbTztMEU21b&#10;/qHbzucihrBLUUHhfZ1K6bKCDLq+rYkjd7KNQR9hk0vdYBvDTSVfkmQsDZYcGwqsaVFQdt5djYLV&#10;fPu5/L6EcGrng3KEy9ff4ddRqV43fLyD8BT8v/jPvdEKhnF9/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pZsMAAADbAAAADwAAAAAAAAAAAAAAAACYAgAAZHJzL2Rv&#10;d25yZXYueG1sUEsFBgAAAAAEAAQA9QAAAIg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F115A7" w:rsidRDefault="00F115A7" w:rsidP="00065EB3">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F115A7" w:rsidRDefault="00F115A7" w:rsidP="00065EB3">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540" type="#_x0000_t202" style="position:absolute;left:11421;top:9771;width:480;height: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M/cYA&#10;AADbAAAADwAAAGRycy9kb3ducmV2LnhtbESPQWvCQBSE7wX/w/IEb3WT2oqkrqK1BRGFVttDb4/s&#10;Mwlm38bs1qz/3i0Uehxm5htmOg+mFhdqXWVZQTpMQBDnVldcKPg8vN1PQDiPrLG2TAqu5GA+691N&#10;MdO24w+67H0hIoRdhgpK75tMSpeXZNANbUMcvaNtDfoo20LqFrsIN7V8SJKxNFhxXCixoZeS8tP+&#10;xyh4Xb5vVrtzCMdumVaPuHr6Gm2/lRr0w+IZhKfg/8N/7bVWMErh90v8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2M/c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F115A7" w:rsidRDefault="00F115A7" w:rsidP="00065EB3">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541" type="#_x0000_t202" style="position:absolute;left:11401;top:11611;width:48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SisYA&#10;AADbAAAADwAAAGRycy9kb3ducmV2LnhtbESPQWsCMRSE7wX/Q3iCN82qrZStUWq1UIqCVXvw9tg8&#10;dxc3L+smuum/bwpCj8PMfMNM58FU4kaNKy0rGA4SEMSZ1SXnCg779/4zCOeRNVaWScEPOZjPOg9T&#10;TLVt+YtuO5+LCGGXooLC+zqV0mUFGXQDWxNH72Qbgz7KJpe6wTbCTSVHSTKRBkuOCwXW9FZQdt5d&#10;jYLVYvu53FxCOLWLYfmIy6fv8fqoVK8bXl9AeAr+P3xvf2gF4xH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8Sis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F115A7" w:rsidRDefault="00F115A7" w:rsidP="00065EB3">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542" type="#_x0000_t202" style="position:absolute;left:11381;top:13461;width:480;height: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3EcYA&#10;AADbAAAADwAAAGRycy9kb3ducmV2LnhtbESPQWvCQBSE7wX/w/IEb7qxaYtEV6m1BRELrbYHb4/s&#10;MwnNvo3ZrVn/vVsQehxm5htmtgimFmdqXWVZwXiUgCDOra64UPC1fxtOQDiPrLG2TAou5GAx793N&#10;MNO2408673whIoRdhgpK75tMSpeXZNCNbEMcvaNtDfoo20LqFrsIN7W8T5InabDiuFBiQy8l5T+7&#10;X6PgdfmxWb2fQjh2y3H1gKvH73R7UGrQD89TEJ6C/w/f2mutIE3h70v8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O3Ec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543" type="#_x0000_t202" style="position:absolute;left:11513;top:621;width:377;height:1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ZcYA&#10;AADbAAAADwAAAGRycy9kb3ducmV2LnhtbESPS2vDMBCE74X8B7GB3ho5T4ITJSRNC6W0kOcht8Xa&#10;2CbWyrXUWP33VaDQ4zAz3zDzZTCVuFHjSssK+r0EBHFmdcm5guPh9WkKwnlkjZVlUvBDDpaLzsMc&#10;U21b3tFt73MRIexSVFB4X6dSuqwgg65na+LoXWxj0EfZ5FI32Ea4qeQgSSbSYMlxocCangvKrvtv&#10;o+BlvX3ffH6FcGnX/XKEm/Fp+HFW6rEbVjMQnoL/D/+137SC4QjuX+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vZcYAAADbAAAADwAAAAAAAAAAAAAAAACYAgAAZHJz&#10;L2Rvd25yZXYueG1sUEsFBgAAAAAEAAQA9QAAAIsDAAAAAA==&#10;" filled="f" stroked="f">
              <v:textbox style="layout-flow:vertical" inset="0,0,0,0">
                <w:txbxContent>
                  <w:p w:rsidR="00F115A7" w:rsidRPr="008A161B" w:rsidRDefault="00F115A7" w:rsidP="00065EB3">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544" type="#_x0000_t202" style="position:absolute;left:11621;top:4441;width:240;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K/sYA&#10;AADbAAAADwAAAGRycy9kb3ducmV2LnhtbESPT2sCMRTE7wW/Q3hCbzVrrSKrUWqtIKUF/x68PTbP&#10;3cXNy3YT3fjtm0Khx2FmfsNM58FU4kaNKy0r6PcSEMSZ1SXnCg771dMYhPPIGivLpOBODuazzsMU&#10;U21b3tJt53MRIexSVFB4X6dSuqwgg65na+LonW1j0EfZ5FI32Ea4qeRzkoykwZLjQoE1vRWUXXZX&#10;o+B9sflYfn2HcG4X/fIFl8Pj4POk1GM3vE5AeAr+P/zXXmsFgyH8fo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aK/sYAAADbAAAADwAAAAAAAAAAAAAAAACYAgAAZHJz&#10;L2Rvd25yZXYueG1sUEsFBgAAAAAEAAQA9QAAAIsDAAAAAA==&#10;" filled="f" stroked="f">
              <v:textbox style="layout-flow:vertical" inset="0,0,0,0">
                <w:txbxContent>
                  <w:p w:rsidR="00F115A7" w:rsidRDefault="00F115A7" w:rsidP="00065EB3">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545" type="#_x0000_t202" style="position:absolute;left:11621;top:6153;width:240;height:1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EscA&#10;AADbAAAADwAAAGRycy9kb3ducmV2LnhtbESPQWvCQBSE74X+h+UJ3pqNVdsSXaVqBRELrdpDb4/s&#10;MwnNvk2zW7P++65Q6HGYmW+Y6TyYWpypdZVlBYMkBUGcW11xoeB4WN89gXAeWWNtmRRcyMF8dnsz&#10;xUzbjt/pvPeFiBB2GSoovW8yKV1ekkGX2IY4eifbGvRRtoXULXYRbmp5n6YP0mDFcaHEhpYl5V/7&#10;H6PgZfG2Xb1+h3DqFoNqhKvxx3D3qVS/F54nIDwF/x/+a2+0guEjXL/EH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sRLHAAAA2wAAAA8AAAAAAAAAAAAAAAAAmAIAAGRy&#10;cy9kb3ducmV2LnhtbFBLBQYAAAAABAAEAPUAAACMAwAAAAA=&#10;" filled="f" stroked="f">
              <v:textbox style="layout-flow:vertical" inset="0,0,0,0">
                <w:txbxContent>
                  <w:p w:rsidR="00F115A7" w:rsidRDefault="00F115A7" w:rsidP="00065EB3">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546" type="#_x0000_t202" style="position:absolute;left:11381;top:2595;width:449;height:1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lYMMA&#10;AADbAAAADwAAAGRycy9kb3ducmV2LnhtbERPy2oCMRTdF/yHcAV3NWO1UqZGqS+Q0oJVu3B3mVxn&#10;Bic34yQ68e/NotDl4bwns2AqcaPGlZYVDPoJCOLM6pJzBYf9+vkNhPPIGivLpOBODmbTztMEU21b&#10;/qHbzucihrBLUUHhfZ1K6bKCDLq+rYkjd7KNQR9hk0vdYBvDTSVfkmQsDZYcGwqsaVFQdt5djYLV&#10;fPu5/L6EcGrng3KEy9ff4ddRqV43fLyD8BT8v/jPvdEKhnFs/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lYMMAAADbAAAADwAAAAAAAAAAAAAAAACYAgAAZHJzL2Rv&#10;d25yZXYueG1sUEsFBgAAAAAEAAQA9QAAAIgDAAAAAA==&#10;" filled="f" stroked="f">
              <v:textbox style="layout-flow:vertical" inset="0,0,0,0">
                <w:txbxContent>
                  <w:p w:rsidR="00F115A7" w:rsidRPr="008A161B" w:rsidRDefault="00F115A7" w:rsidP="00065EB3">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7E433B">
        <w:t xml:space="preserve">    </w:t>
      </w:r>
    </w:p>
    <w:p w:rsidR="007E433B" w:rsidRDefault="007E433B" w:rsidP="00474B56"/>
    <w:p w:rsidR="007E433B" w:rsidRDefault="004B7B29" w:rsidP="00474B56">
      <w:r>
        <w:t xml:space="preserve">     </w:t>
      </w:r>
    </w:p>
    <w:p w:rsidR="007E433B" w:rsidRDefault="007E433B" w:rsidP="00474B56"/>
    <w:p w:rsidR="00946B9C" w:rsidRDefault="00946B9C" w:rsidP="00474B56"/>
    <w:p w:rsidR="00474B56" w:rsidRDefault="00474B56" w:rsidP="00474B56"/>
    <w:p w:rsidR="00474B56" w:rsidRDefault="00474B56" w:rsidP="00474B56"/>
    <w:p w:rsidR="00474B56" w:rsidRDefault="00474B56" w:rsidP="00474B56"/>
    <w:sectPr w:rsidR="00474B56" w:rsidSect="00474B56">
      <w:pgSz w:w="12240" w:h="15840"/>
      <w:pgMar w:top="1440" w:right="144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entury Gothic">
    <w:altName w:val="Futura Bk"/>
    <w:panose1 w:val="020B0502020202020204"/>
    <w:charset w:val="00"/>
    <w:family w:val="swiss"/>
    <w:pitch w:val="variable"/>
    <w:sig w:usb0="00000001"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817255"/>
    <w:multiLevelType w:val="hybridMultilevel"/>
    <w:tmpl w:val="D0EC92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1">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A9B7AFE"/>
    <w:multiLevelType w:val="hybridMultilevel"/>
    <w:tmpl w:val="71B2187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7"/>
  </w:num>
  <w:num w:numId="4">
    <w:abstractNumId w:val="14"/>
  </w:num>
  <w:num w:numId="5">
    <w:abstractNumId w:val="8"/>
  </w:num>
  <w:num w:numId="6">
    <w:abstractNumId w:val="0"/>
  </w:num>
  <w:num w:numId="7">
    <w:abstractNumId w:val="17"/>
  </w:num>
  <w:num w:numId="8">
    <w:abstractNumId w:val="3"/>
  </w:num>
  <w:num w:numId="9">
    <w:abstractNumId w:val="12"/>
  </w:num>
  <w:num w:numId="10">
    <w:abstractNumId w:val="16"/>
  </w:num>
  <w:num w:numId="11">
    <w:abstractNumId w:val="13"/>
  </w:num>
  <w:num w:numId="12">
    <w:abstractNumId w:val="2"/>
  </w:num>
  <w:num w:numId="13">
    <w:abstractNumId w:val="9"/>
  </w:num>
  <w:num w:numId="14">
    <w:abstractNumId w:val="5"/>
  </w:num>
  <w:num w:numId="15">
    <w:abstractNumId w:val="11"/>
  </w:num>
  <w:num w:numId="16">
    <w:abstractNumId w:val="6"/>
  </w:num>
  <w:num w:numId="17">
    <w:abstractNumId w:val="1"/>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compat>
    <w:useFELayout/>
  </w:compat>
  <w:rsids>
    <w:rsidRoot w:val="00924DC4"/>
    <w:rsid w:val="00031461"/>
    <w:rsid w:val="00052311"/>
    <w:rsid w:val="00065EB3"/>
    <w:rsid w:val="000F1F09"/>
    <w:rsid w:val="00107212"/>
    <w:rsid w:val="001300FB"/>
    <w:rsid w:val="002D3FFE"/>
    <w:rsid w:val="004026FD"/>
    <w:rsid w:val="0047204F"/>
    <w:rsid w:val="00474B56"/>
    <w:rsid w:val="004B7B29"/>
    <w:rsid w:val="00617036"/>
    <w:rsid w:val="006B0D46"/>
    <w:rsid w:val="006F2981"/>
    <w:rsid w:val="00743405"/>
    <w:rsid w:val="007B3518"/>
    <w:rsid w:val="007E1995"/>
    <w:rsid w:val="007E433B"/>
    <w:rsid w:val="00810C17"/>
    <w:rsid w:val="00844668"/>
    <w:rsid w:val="00924DC4"/>
    <w:rsid w:val="00925897"/>
    <w:rsid w:val="00946B9C"/>
    <w:rsid w:val="009A37C4"/>
    <w:rsid w:val="00A232F0"/>
    <w:rsid w:val="00B44A6A"/>
    <w:rsid w:val="00BA61D7"/>
    <w:rsid w:val="00BB6516"/>
    <w:rsid w:val="00C30CC5"/>
    <w:rsid w:val="00DE77A0"/>
    <w:rsid w:val="00F115A7"/>
    <w:rsid w:val="00F14685"/>
    <w:rsid w:val="00FA0A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DC4"/>
    <w:pPr>
      <w:spacing w:line="276" w:lineRule="auto"/>
      <w:ind w:firstLine="0"/>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02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20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C4"/>
    <w:rPr>
      <w:rFonts w:ascii="Tahoma" w:eastAsia="Times New Roman" w:hAnsi="Tahoma" w:cs="Tahoma"/>
      <w:sz w:val="16"/>
      <w:szCs w:val="16"/>
      <w:lang w:eastAsia="en-US"/>
    </w:rPr>
  </w:style>
  <w:style w:type="paragraph" w:styleId="ListParagraph">
    <w:name w:val="List Paragraph"/>
    <w:basedOn w:val="Normal"/>
    <w:uiPriority w:val="34"/>
    <w:qFormat/>
    <w:rsid w:val="004026FD"/>
    <w:pPr>
      <w:ind w:left="720"/>
      <w:contextualSpacing/>
    </w:pPr>
  </w:style>
  <w:style w:type="table" w:styleId="TableGrid">
    <w:name w:val="Table Grid"/>
    <w:basedOn w:val="TableNormal"/>
    <w:uiPriority w:val="59"/>
    <w:rsid w:val="004026F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26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6FD"/>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026FD"/>
    <w:rPr>
      <w:rFonts w:asciiTheme="majorHAnsi" w:eastAsiaTheme="majorEastAsia" w:hAnsiTheme="majorHAnsi" w:cstheme="majorBidi"/>
      <w:b/>
      <w:bCs/>
      <w:color w:val="365F91" w:themeColor="accent1" w:themeShade="BF"/>
      <w:sz w:val="28"/>
      <w:szCs w:val="28"/>
      <w:lang w:eastAsia="en-US"/>
    </w:rPr>
  </w:style>
  <w:style w:type="paragraph" w:styleId="BodyText">
    <w:name w:val="Body Text"/>
    <w:basedOn w:val="Normal"/>
    <w:link w:val="BodyTextChar"/>
    <w:rsid w:val="002D3FFE"/>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rsid w:val="002D3FFE"/>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rsid w:val="002D3FFE"/>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D3FFE"/>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F115A7"/>
    <w:rPr>
      <w:b/>
      <w:bCs/>
      <w:smallCaps/>
      <w:spacing w:val="5"/>
    </w:rPr>
  </w:style>
  <w:style w:type="character" w:customStyle="1" w:styleId="Heading3Char">
    <w:name w:val="Heading 3 Char"/>
    <w:basedOn w:val="DefaultParagraphFont"/>
    <w:link w:val="Heading3"/>
    <w:uiPriority w:val="9"/>
    <w:semiHidden/>
    <w:rsid w:val="0047204F"/>
    <w:rPr>
      <w:rFonts w:asciiTheme="majorHAnsi" w:eastAsiaTheme="majorEastAsia" w:hAnsiTheme="majorHAnsi" w:cstheme="majorBidi"/>
      <w:b/>
      <w:bCs/>
      <w:color w:val="4F81BD" w:themeColor="accent1"/>
      <w:lang w:eastAsia="en-US"/>
    </w:rPr>
  </w:style>
  <w:style w:type="paragraph" w:styleId="NormalWeb">
    <w:name w:val="Normal (Web)"/>
    <w:basedOn w:val="Normal"/>
    <w:uiPriority w:val="99"/>
    <w:unhideWhenUsed/>
    <w:rsid w:val="0047204F"/>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DC4"/>
    <w:pPr>
      <w:spacing w:line="276" w:lineRule="auto"/>
      <w:ind w:firstLine="0"/>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02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720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C4"/>
    <w:rPr>
      <w:rFonts w:ascii="Tahoma" w:eastAsia="Times New Roman" w:hAnsi="Tahoma" w:cs="Tahoma"/>
      <w:sz w:val="16"/>
      <w:szCs w:val="16"/>
      <w:lang w:eastAsia="en-US"/>
    </w:rPr>
  </w:style>
  <w:style w:type="paragraph" w:styleId="ListParagraph">
    <w:name w:val="List Paragraph"/>
    <w:basedOn w:val="Normal"/>
    <w:uiPriority w:val="34"/>
    <w:qFormat/>
    <w:rsid w:val="004026FD"/>
    <w:pPr>
      <w:ind w:left="720"/>
      <w:contextualSpacing/>
    </w:pPr>
  </w:style>
  <w:style w:type="table" w:styleId="TableGrid">
    <w:name w:val="Table Grid"/>
    <w:basedOn w:val="TableNormal"/>
    <w:uiPriority w:val="59"/>
    <w:rsid w:val="004026F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26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6FD"/>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026FD"/>
    <w:rPr>
      <w:rFonts w:asciiTheme="majorHAnsi" w:eastAsiaTheme="majorEastAsia" w:hAnsiTheme="majorHAnsi" w:cstheme="majorBidi"/>
      <w:b/>
      <w:bCs/>
      <w:color w:val="365F91" w:themeColor="accent1" w:themeShade="BF"/>
      <w:sz w:val="28"/>
      <w:szCs w:val="28"/>
      <w:lang w:eastAsia="en-US"/>
    </w:rPr>
  </w:style>
  <w:style w:type="paragraph" w:styleId="BodyText">
    <w:name w:val="Body Text"/>
    <w:basedOn w:val="Normal"/>
    <w:link w:val="BodyTextChar"/>
    <w:rsid w:val="002D3FFE"/>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rsid w:val="002D3FFE"/>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rsid w:val="002D3FFE"/>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D3FFE"/>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F115A7"/>
    <w:rPr>
      <w:b/>
      <w:bCs/>
      <w:smallCaps/>
      <w:spacing w:val="5"/>
    </w:rPr>
  </w:style>
  <w:style w:type="character" w:customStyle="1" w:styleId="Heading3Char">
    <w:name w:val="Heading 3 Char"/>
    <w:basedOn w:val="DefaultParagraphFont"/>
    <w:link w:val="Heading3"/>
    <w:uiPriority w:val="9"/>
    <w:semiHidden/>
    <w:rsid w:val="0047204F"/>
    <w:rPr>
      <w:rFonts w:asciiTheme="majorHAnsi" w:eastAsiaTheme="majorEastAsia" w:hAnsiTheme="majorHAnsi" w:cstheme="majorBidi"/>
      <w:b/>
      <w:bCs/>
      <w:color w:val="4F81BD" w:themeColor="accent1"/>
      <w:lang w:eastAsia="en-US"/>
    </w:rPr>
  </w:style>
  <w:style w:type="paragraph" w:styleId="NormalWeb">
    <w:name w:val="Normal (Web)"/>
    <w:basedOn w:val="Normal"/>
    <w:uiPriority w:val="99"/>
    <w:unhideWhenUsed/>
    <w:rsid w:val="0047204F"/>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7148739">
      <w:bodyDiv w:val="1"/>
      <w:marLeft w:val="0"/>
      <w:marRight w:val="0"/>
      <w:marTop w:val="0"/>
      <w:marBottom w:val="0"/>
      <w:divBdr>
        <w:top w:val="none" w:sz="0" w:space="0" w:color="auto"/>
        <w:left w:val="none" w:sz="0" w:space="0" w:color="auto"/>
        <w:bottom w:val="none" w:sz="0" w:space="0" w:color="auto"/>
        <w:right w:val="none" w:sz="0" w:space="0" w:color="auto"/>
      </w:divBdr>
      <w:divsChild>
        <w:div w:id="1394230750">
          <w:marLeft w:val="375"/>
          <w:marRight w:val="0"/>
          <w:marTop w:val="0"/>
          <w:marBottom w:val="0"/>
          <w:divBdr>
            <w:top w:val="none" w:sz="0" w:space="0" w:color="auto"/>
            <w:left w:val="none" w:sz="0" w:space="0" w:color="auto"/>
            <w:bottom w:val="none" w:sz="0" w:space="0" w:color="auto"/>
            <w:right w:val="none" w:sz="0" w:space="0" w:color="auto"/>
          </w:divBdr>
        </w:div>
      </w:divsChild>
    </w:div>
    <w:div w:id="204709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afsa.ed.gov" TargetMode="External"/><Relationship Id="rId13" Type="http://schemas.openxmlformats.org/officeDocument/2006/relationships/hyperlink" Target="http://www.gacollege411.org" TargetMode="External"/><Relationship Id="rId18" Type="http://schemas.openxmlformats.org/officeDocument/2006/relationships/hyperlink" Target="http://www.dlenote.ed.gov"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www.freschinfo.com" TargetMode="External"/><Relationship Id="rId7" Type="http://schemas.openxmlformats.org/officeDocument/2006/relationships/hyperlink" Target="http://fafsa.ed.gov" TargetMode="External"/><Relationship Id="rId12" Type="http://schemas.openxmlformats.org/officeDocument/2006/relationships/hyperlink" Target="http://www.gacollege411.org" TargetMode="External"/><Relationship Id="rId17" Type="http://schemas.openxmlformats.org/officeDocument/2006/relationships/hyperlink" Target="http://www.dl.ed.gov" TargetMode="External"/><Relationship Id="rId25" Type="http://schemas.openxmlformats.org/officeDocument/2006/relationships/hyperlink" Target="http://www.pin.ed.gov" TargetMode="External"/><Relationship Id="rId2" Type="http://schemas.openxmlformats.org/officeDocument/2006/relationships/numbering" Target="numbering.xml"/><Relationship Id="rId16" Type="http://schemas.openxmlformats.org/officeDocument/2006/relationships/hyperlink" Target="http://www.studentaid.ed.gov" TargetMode="External"/><Relationship Id="rId20" Type="http://schemas.openxmlformats.org/officeDocument/2006/relationships/hyperlink" Target="http://www.collegeboard.org"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acollege411.org" TargetMode="External"/><Relationship Id="rId24" Type="http://schemas.openxmlformats.org/officeDocument/2006/relationships/hyperlink" Target="http://www.fafsa.ed.gov" TargetMode="External"/><Relationship Id="rId5" Type="http://schemas.openxmlformats.org/officeDocument/2006/relationships/webSettings" Target="webSettings.xml"/><Relationship Id="rId15" Type="http://schemas.openxmlformats.org/officeDocument/2006/relationships/hyperlink" Target="http://www.gacollege411.org" TargetMode="External"/><Relationship Id="rId23" Type="http://schemas.openxmlformats.org/officeDocument/2006/relationships/hyperlink" Target="http://www.scholarships.com" TargetMode="External"/><Relationship Id="rId28" Type="http://schemas.openxmlformats.org/officeDocument/2006/relationships/theme" Target="theme/theme1.xml"/><Relationship Id="rId10" Type="http://schemas.openxmlformats.org/officeDocument/2006/relationships/hyperlink" Target="http://www.gacollege411.org" TargetMode="External"/><Relationship Id="rId19" Type="http://schemas.openxmlformats.org/officeDocument/2006/relationships/hyperlink" Target="http://www.collegeispossible.org" TargetMode="Externa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hyperlink" Target="http://www.fastweb.com" TargetMode="External"/><Relationship Id="rId22" Type="http://schemas.openxmlformats.org/officeDocument/2006/relationships/hyperlink" Target="http://www.collegene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9F22C-958C-4BFC-AADE-CC160BA8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10100</Words>
  <Characters>57570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2</cp:revision>
  <dcterms:created xsi:type="dcterms:W3CDTF">2011-05-27T00:28:00Z</dcterms:created>
  <dcterms:modified xsi:type="dcterms:W3CDTF">2011-05-27T00:28:00Z</dcterms:modified>
</cp:coreProperties>
</file>