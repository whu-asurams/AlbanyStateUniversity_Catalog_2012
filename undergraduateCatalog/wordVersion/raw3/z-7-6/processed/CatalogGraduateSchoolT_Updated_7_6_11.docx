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word/header47.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header45.xml" ContentType="application/vnd.openxmlformats-officedocument.wordprocessingml.header+xml"/>
  <Override PartName="/word/header14.xml" ContentType="application/vnd.openxmlformats-officedocument.wordprocessingml.header+xml"/>
  <Override PartName="/word/header25.xml" ContentType="application/vnd.openxmlformats-officedocument.wordprocessingml.header+xml"/>
  <Override PartName="/word/header34.xml" ContentType="application/vnd.openxmlformats-officedocument.wordprocessingml.header+xml"/>
  <Override PartName="/word/header43.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Default Extension="jpeg" ContentType="image/jpeg"/>
  <Override PartName="/word/header15.xml" ContentType="application/vnd.openxmlformats-officedocument.wordprocessingml.header+xml"/>
  <Override PartName="/word/header24.xml" ContentType="application/vnd.openxmlformats-officedocument.wordprocessingml.header+xml"/>
  <Override PartName="/word/header33.xml" ContentType="application/vnd.openxmlformats-officedocument.wordprocessingml.header+xml"/>
  <Override PartName="/word/header4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FBFBF" w:themeColor="background1" w:themeShade="BF"/>
  <w:body>
    <w:p w:rsidR="00B64ECE" w:rsidRDefault="00B64ECE">
      <w:pPr>
        <w:rPr>
          <w:rFonts w:ascii="Impact" w:hAnsi="Impact"/>
          <w:color w:val="404040" w:themeColor="text1" w:themeTint="BF"/>
          <w:sz w:val="52"/>
          <w:szCs w:val="52"/>
        </w:rPr>
      </w:pPr>
      <w:r>
        <w:rPr>
          <w:rFonts w:ascii="Impact" w:hAnsi="Impact"/>
          <w:noProof/>
          <w:color w:val="404040" w:themeColor="text1" w:themeTint="BF"/>
          <w:sz w:val="52"/>
          <w:szCs w:val="52"/>
          <w:lang w:eastAsia="en-US"/>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Default="00B64ECE" w:rsidP="00B64ECE">
      <w:pPr>
        <w:ind w:firstLine="0"/>
        <w:rPr>
          <w:rFonts w:ascii="Impact" w:hAnsi="Impact"/>
          <w:color w:val="404040" w:themeColor="text1" w:themeTint="BF"/>
          <w:sz w:val="52"/>
          <w:szCs w:val="52"/>
        </w:rPr>
      </w:pPr>
    </w:p>
    <w:p w:rsidR="00B64ECE"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EEECE1" w:themeColor="background2"/>
          <w:sz w:val="104"/>
          <w:szCs w:val="104"/>
        </w:rPr>
      </w:pPr>
    </w:p>
    <w:p w:rsidR="00B64ECE"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EEECE1" w:themeColor="background2"/>
          <w:sz w:val="104"/>
          <w:szCs w:val="104"/>
        </w:rPr>
      </w:pPr>
    </w:p>
    <w:p w:rsidR="00B64ECE" w:rsidRPr="00EA6E24" w:rsidRDefault="00EA6E24" w:rsidP="00EA6E24">
      <w:pPr>
        <w:widowControl w:val="0"/>
        <w:autoSpaceDE w:val="0"/>
        <w:autoSpaceDN w:val="0"/>
        <w:adjustRightInd w:val="0"/>
        <w:spacing w:after="0" w:line="1088" w:lineRule="exact"/>
        <w:ind w:left="-360" w:right="180" w:firstLine="29"/>
        <w:jc w:val="center"/>
        <w:rPr>
          <w:rFonts w:ascii="Century Schoolbook" w:hAnsi="Century Schoolbook" w:cs="Century Schoolbook"/>
          <w:color w:val="EEECE1" w:themeColor="background2"/>
          <w:sz w:val="72"/>
          <w:szCs w:val="72"/>
        </w:rPr>
      </w:pPr>
      <w:r w:rsidRPr="00EA6E24">
        <w:rPr>
          <w:rFonts w:ascii="Century Schoolbook" w:hAnsi="Century Schoolbook" w:cs="Century Schoolbook"/>
          <w:b/>
          <w:bCs/>
          <w:color w:val="EEECE1" w:themeColor="background2"/>
          <w:sz w:val="96"/>
          <w:szCs w:val="96"/>
        </w:rPr>
        <w:t>A</w:t>
      </w:r>
      <w:r w:rsidRPr="00EA6E24">
        <w:rPr>
          <w:rFonts w:ascii="Century Schoolbook" w:hAnsi="Century Schoolbook" w:cs="Century Schoolbook"/>
          <w:b/>
          <w:bCs/>
          <w:color w:val="EEECE1" w:themeColor="background2"/>
          <w:sz w:val="72"/>
          <w:szCs w:val="72"/>
        </w:rPr>
        <w:t xml:space="preserve">LBANY </w:t>
      </w:r>
      <w:r w:rsidRPr="00EA6E24">
        <w:rPr>
          <w:rFonts w:ascii="Century Schoolbook" w:hAnsi="Century Schoolbook" w:cs="Century Schoolbook"/>
          <w:b/>
          <w:bCs/>
          <w:color w:val="EEECE1" w:themeColor="background2"/>
          <w:sz w:val="96"/>
          <w:szCs w:val="96"/>
        </w:rPr>
        <w:t>S</w:t>
      </w:r>
      <w:r w:rsidRPr="00EA6E24">
        <w:rPr>
          <w:rFonts w:ascii="Century Schoolbook" w:hAnsi="Century Schoolbook" w:cs="Century Schoolbook"/>
          <w:b/>
          <w:bCs/>
          <w:color w:val="EEECE1" w:themeColor="background2"/>
          <w:sz w:val="72"/>
          <w:szCs w:val="72"/>
        </w:rPr>
        <w:t>TATE</w:t>
      </w:r>
    </w:p>
    <w:p w:rsidR="00B64ECE" w:rsidRPr="00EA6E24" w:rsidRDefault="00EA6E24" w:rsidP="00EA6E24">
      <w:pPr>
        <w:widowControl w:val="0"/>
        <w:autoSpaceDE w:val="0"/>
        <w:autoSpaceDN w:val="0"/>
        <w:adjustRightInd w:val="0"/>
        <w:spacing w:after="0" w:line="1028" w:lineRule="exact"/>
        <w:ind w:left="360" w:right="180"/>
        <w:jc w:val="center"/>
        <w:rPr>
          <w:rFonts w:ascii="Century Schoolbook" w:hAnsi="Century Schoolbook" w:cs="Century Schoolbook"/>
          <w:color w:val="EEECE1" w:themeColor="background2"/>
          <w:sz w:val="72"/>
          <w:szCs w:val="72"/>
        </w:rPr>
      </w:pPr>
      <w:r w:rsidRPr="00EA6E24">
        <w:rPr>
          <w:rFonts w:ascii="Century Schoolbook" w:hAnsi="Century Schoolbook" w:cs="Century Schoolbook"/>
          <w:b/>
          <w:bCs/>
          <w:color w:val="EEECE1" w:themeColor="background2"/>
          <w:position w:val="2"/>
          <w:sz w:val="96"/>
          <w:szCs w:val="96"/>
        </w:rPr>
        <w:t>U</w:t>
      </w:r>
      <w:r w:rsidRPr="00EA6E24">
        <w:rPr>
          <w:rFonts w:ascii="Century Schoolbook" w:hAnsi="Century Schoolbook" w:cs="Century Schoolbook"/>
          <w:b/>
          <w:bCs/>
          <w:color w:val="EEECE1" w:themeColor="background2"/>
          <w:position w:val="2"/>
          <w:sz w:val="72"/>
          <w:szCs w:val="72"/>
        </w:rPr>
        <w:t>NIVERSITY</w:t>
      </w:r>
    </w:p>
    <w:p w:rsidR="00B64ECE" w:rsidRPr="00EA6E24"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EEECE1" w:themeColor="background2"/>
          <w:sz w:val="72"/>
          <w:szCs w:val="72"/>
        </w:rPr>
      </w:pPr>
    </w:p>
    <w:p w:rsidR="00B64ECE" w:rsidRPr="00EA6E24" w:rsidRDefault="00B64ECE" w:rsidP="00B64ECE">
      <w:pPr>
        <w:widowControl w:val="0"/>
        <w:autoSpaceDE w:val="0"/>
        <w:autoSpaceDN w:val="0"/>
        <w:adjustRightInd w:val="0"/>
        <w:spacing w:after="0"/>
        <w:ind w:left="360" w:right="180" w:firstLine="80"/>
        <w:rPr>
          <w:rFonts w:ascii="Arial" w:hAnsi="Arial" w:cs="Arial"/>
          <w:color w:val="EEECE1" w:themeColor="background2"/>
          <w:sz w:val="72"/>
          <w:szCs w:val="72"/>
        </w:rPr>
      </w:pPr>
    </w:p>
    <w:p w:rsidR="00B64ECE" w:rsidRPr="00EA6E24" w:rsidRDefault="00EA6E24" w:rsidP="00B64ECE">
      <w:pPr>
        <w:widowControl w:val="0"/>
        <w:autoSpaceDE w:val="0"/>
        <w:autoSpaceDN w:val="0"/>
        <w:adjustRightInd w:val="0"/>
        <w:spacing w:after="0"/>
        <w:ind w:left="360" w:right="180" w:firstLine="80"/>
        <w:jc w:val="center"/>
        <w:rPr>
          <w:rFonts w:ascii="Times New Roman" w:hAnsi="Times New Roman" w:cs="Times New Roman"/>
          <w:color w:val="EEECE1" w:themeColor="background2"/>
          <w:sz w:val="72"/>
          <w:szCs w:val="72"/>
        </w:rPr>
      </w:pPr>
      <w:r w:rsidRPr="00EA6E24">
        <w:rPr>
          <w:rFonts w:ascii="Times New Roman" w:hAnsi="Times New Roman" w:cs="Times New Roman"/>
          <w:color w:val="EEECE1" w:themeColor="background2"/>
          <w:sz w:val="96"/>
          <w:szCs w:val="96"/>
        </w:rPr>
        <w:t>G</w:t>
      </w:r>
      <w:r w:rsidRPr="00EA6E24">
        <w:rPr>
          <w:rFonts w:ascii="Times New Roman" w:hAnsi="Times New Roman" w:cs="Times New Roman"/>
          <w:color w:val="EEECE1" w:themeColor="background2"/>
          <w:sz w:val="72"/>
          <w:szCs w:val="72"/>
        </w:rPr>
        <w:t xml:space="preserve">RADUATE </w:t>
      </w:r>
      <w:r w:rsidRPr="00EA6E24">
        <w:rPr>
          <w:rFonts w:ascii="Times New Roman" w:hAnsi="Times New Roman" w:cs="Times New Roman"/>
          <w:color w:val="EEECE1" w:themeColor="background2"/>
          <w:sz w:val="96"/>
          <w:szCs w:val="96"/>
        </w:rPr>
        <w:t>C</w:t>
      </w:r>
      <w:r w:rsidRPr="00EA6E24">
        <w:rPr>
          <w:rFonts w:ascii="Times New Roman" w:hAnsi="Times New Roman" w:cs="Times New Roman"/>
          <w:color w:val="EEECE1" w:themeColor="background2"/>
          <w:sz w:val="72"/>
          <w:szCs w:val="72"/>
        </w:rPr>
        <w:t>ATALOG</w:t>
      </w:r>
    </w:p>
    <w:p w:rsidR="00B64ECE" w:rsidRPr="00EA6E24"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EEECE1" w:themeColor="background2"/>
        </w:rPr>
      </w:pPr>
      <w:r w:rsidRPr="00EA6E24">
        <w:rPr>
          <w:rFonts w:ascii="Times New Roman" w:hAnsi="Times New Roman" w:cs="Times New Roman"/>
          <w:b/>
          <w:color w:val="EEECE1" w:themeColor="background2"/>
          <w:sz w:val="60"/>
          <w:szCs w:val="60"/>
        </w:rPr>
        <w:t>2011-2012</w:t>
      </w:r>
    </w:p>
    <w:p w:rsidR="00B64ECE" w:rsidRDefault="00B64ECE" w:rsidP="00B64ECE"/>
    <w:p w:rsidR="00B64ECE" w:rsidRDefault="00B64ECE">
      <w:pPr>
        <w:rPr>
          <w:rFonts w:ascii="Impact" w:hAnsi="Impact"/>
          <w:color w:val="404040" w:themeColor="text1" w:themeTint="BF"/>
          <w:sz w:val="52"/>
          <w:szCs w:val="52"/>
        </w:rPr>
      </w:pPr>
      <w:r>
        <w:rPr>
          <w:rFonts w:ascii="Impact" w:hAnsi="Impact"/>
          <w:color w:val="404040" w:themeColor="text1" w:themeTint="BF"/>
          <w:sz w:val="52"/>
          <w:szCs w:val="52"/>
        </w:rPr>
        <w:br w:type="page"/>
      </w:r>
    </w:p>
    <w:p w:rsidR="00441123" w:rsidRPr="007D5B3F" w:rsidRDefault="00441123" w:rsidP="00441123">
      <w:pPr>
        <w:ind w:left="360" w:firstLine="0"/>
        <w:rPr>
          <w:rFonts w:ascii="Impact" w:hAnsi="Impact"/>
          <w:color w:val="404040" w:themeColor="text1" w:themeTint="BF"/>
          <w:sz w:val="40"/>
          <w:szCs w:val="40"/>
        </w:rPr>
      </w:pPr>
      <w:r w:rsidRPr="007D5B3F">
        <w:rPr>
          <w:rFonts w:ascii="Impact" w:hAnsi="Impact"/>
          <w:color w:val="404040" w:themeColor="text1" w:themeTint="BF"/>
          <w:sz w:val="52"/>
          <w:szCs w:val="52"/>
        </w:rPr>
        <w:lastRenderedPageBreak/>
        <w:t>A</w:t>
      </w:r>
      <w:r w:rsidRPr="007D5B3F">
        <w:rPr>
          <w:rFonts w:ascii="Impact" w:hAnsi="Impact"/>
          <w:color w:val="404040" w:themeColor="text1" w:themeTint="BF"/>
          <w:sz w:val="40"/>
          <w:szCs w:val="40"/>
        </w:rPr>
        <w:t xml:space="preserve">LBANY </w:t>
      </w:r>
      <w:r w:rsidRPr="007D5B3F">
        <w:rPr>
          <w:rFonts w:ascii="Impact" w:hAnsi="Impact"/>
          <w:color w:val="404040" w:themeColor="text1" w:themeTint="BF"/>
          <w:sz w:val="52"/>
          <w:szCs w:val="52"/>
        </w:rPr>
        <w:t>S</w:t>
      </w:r>
      <w:r w:rsidRPr="007D5B3F">
        <w:rPr>
          <w:rFonts w:ascii="Impact" w:hAnsi="Impact"/>
          <w:color w:val="404040" w:themeColor="text1" w:themeTint="BF"/>
          <w:sz w:val="40"/>
          <w:szCs w:val="40"/>
        </w:rPr>
        <w:t xml:space="preserve">TATE </w:t>
      </w:r>
      <w:r w:rsidRPr="007D5B3F">
        <w:rPr>
          <w:rFonts w:ascii="Impact" w:hAnsi="Impact"/>
          <w:color w:val="404040" w:themeColor="text1" w:themeTint="BF"/>
          <w:sz w:val="52"/>
          <w:szCs w:val="52"/>
        </w:rPr>
        <w:t>U</w:t>
      </w:r>
      <w:r w:rsidRPr="007D5B3F">
        <w:rPr>
          <w:rFonts w:ascii="Impact" w:hAnsi="Impact"/>
          <w:color w:val="404040" w:themeColor="text1" w:themeTint="BF"/>
          <w:sz w:val="40"/>
          <w:szCs w:val="40"/>
        </w:rPr>
        <w:t>NIVERSITY</w:t>
      </w:r>
    </w:p>
    <w:p w:rsidR="00441123" w:rsidRPr="007D5B3F" w:rsidRDefault="00441123" w:rsidP="00B64ECE">
      <w:pPr>
        <w:ind w:left="540" w:right="180" w:firstLine="360"/>
        <w:jc w:val="both"/>
        <w:rPr>
          <w:sz w:val="18"/>
          <w:szCs w:val="18"/>
        </w:rPr>
      </w:pPr>
      <w:r w:rsidRPr="007D5B3F">
        <w:rPr>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441123" w:rsidRPr="007D5B3F" w:rsidRDefault="00441123" w:rsidP="00B64ECE">
      <w:pPr>
        <w:ind w:left="540" w:right="180" w:firstLine="360"/>
        <w:jc w:val="both"/>
        <w:rPr>
          <w:sz w:val="18"/>
          <w:szCs w:val="18"/>
        </w:rPr>
      </w:pPr>
      <w:r w:rsidRPr="007D5B3F">
        <w:rPr>
          <w:sz w:val="18"/>
          <w:szCs w:val="18"/>
        </w:rPr>
        <w:t>Albany State University recruits, admits and provides services, financial and instruction to all students without regard to racial identification, religion, gender, disability or national origin. The University is also an equal opportunity and equal rights employer in that ll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7D5B3F" w:rsidRDefault="00441123" w:rsidP="00B64ECE">
      <w:pPr>
        <w:ind w:left="540" w:right="180" w:firstLine="360"/>
        <w:jc w:val="both"/>
        <w:rPr>
          <w:sz w:val="18"/>
          <w:szCs w:val="18"/>
        </w:rPr>
      </w:pPr>
      <w:r w:rsidRPr="007D5B3F">
        <w:rPr>
          <w:sz w:val="18"/>
          <w:szCs w:val="18"/>
        </w:rPr>
        <w:t>Albany State University is accredited by the Commission on Colleges of the Southern Association of Colleges and Schools (1866 Southern Lane, Decatur, Georgia 30033-4097, phone (404)679-4500) to award bachelor’s, master’s and education specialist degrees.</w:t>
      </w:r>
    </w:p>
    <w:p w:rsidR="00441123" w:rsidRPr="007D5B3F" w:rsidRDefault="00441123" w:rsidP="00B64ECE">
      <w:pPr>
        <w:ind w:left="540" w:right="180" w:firstLine="360"/>
        <w:jc w:val="both"/>
        <w:rPr>
          <w:sz w:val="18"/>
          <w:szCs w:val="18"/>
        </w:rPr>
      </w:pPr>
      <w:r w:rsidRPr="007D5B3F">
        <w:rPr>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7D5B3F" w:rsidRDefault="00441123" w:rsidP="00B64ECE">
      <w:pPr>
        <w:ind w:left="540" w:right="180" w:firstLine="360"/>
        <w:jc w:val="both"/>
        <w:rPr>
          <w:sz w:val="18"/>
          <w:szCs w:val="18"/>
        </w:rPr>
      </w:pPr>
      <w:r w:rsidRPr="007D5B3F">
        <w:rPr>
          <w:sz w:val="18"/>
          <w:szCs w:val="18"/>
        </w:rPr>
        <w:t>Information about such changes will be available in the Graduate School office.  Students are responsible for keeping apprised of current graduation requirements of their particular degree program.</w:t>
      </w:r>
    </w:p>
    <w:p w:rsidR="00441123" w:rsidRPr="007D5B3F" w:rsidRDefault="00441123" w:rsidP="00441123">
      <w:pPr>
        <w:ind w:left="360" w:firstLine="360"/>
        <w:rPr>
          <w:sz w:val="18"/>
          <w:szCs w:val="18"/>
        </w:rPr>
      </w:pPr>
    </w:p>
    <w:p w:rsidR="00441123" w:rsidRPr="007D5B3F" w:rsidRDefault="00441123" w:rsidP="00441123">
      <w:pPr>
        <w:spacing w:after="0"/>
        <w:ind w:left="360" w:firstLine="360"/>
        <w:rPr>
          <w:sz w:val="18"/>
          <w:szCs w:val="18"/>
        </w:rPr>
      </w:pPr>
      <w:r w:rsidRPr="007D5B3F">
        <w:rPr>
          <w:sz w:val="18"/>
          <w:szCs w:val="18"/>
        </w:rPr>
        <w:t>Albany State University</w:t>
      </w:r>
    </w:p>
    <w:p w:rsidR="00441123" w:rsidRPr="007D5B3F" w:rsidRDefault="00441123" w:rsidP="00441123">
      <w:pPr>
        <w:spacing w:after="0"/>
        <w:ind w:left="360" w:firstLine="360"/>
        <w:rPr>
          <w:sz w:val="18"/>
          <w:szCs w:val="18"/>
        </w:rPr>
      </w:pPr>
      <w:r w:rsidRPr="007D5B3F">
        <w:rPr>
          <w:sz w:val="18"/>
          <w:szCs w:val="18"/>
        </w:rPr>
        <w:t>Catalog and Announcement 2011-2012</w:t>
      </w:r>
    </w:p>
    <w:p w:rsidR="00441123" w:rsidRPr="007D5B3F" w:rsidRDefault="00441123" w:rsidP="00441123">
      <w:pPr>
        <w:spacing w:after="0"/>
        <w:ind w:left="360" w:firstLine="360"/>
        <w:rPr>
          <w:sz w:val="18"/>
          <w:szCs w:val="18"/>
        </w:rPr>
      </w:pPr>
      <w:r w:rsidRPr="007D5B3F">
        <w:rPr>
          <w:sz w:val="18"/>
          <w:szCs w:val="18"/>
        </w:rPr>
        <w:t>Vol. XLIII, No.1, July 2011</w:t>
      </w:r>
    </w:p>
    <w:p w:rsidR="00441123" w:rsidRPr="007D5B3F" w:rsidRDefault="00441123" w:rsidP="00441123">
      <w:pPr>
        <w:spacing w:after="0"/>
        <w:ind w:left="360" w:firstLine="360"/>
        <w:rPr>
          <w:sz w:val="18"/>
          <w:szCs w:val="18"/>
        </w:rPr>
      </w:pPr>
    </w:p>
    <w:p w:rsidR="00441123" w:rsidRPr="007D5B3F" w:rsidRDefault="00441123" w:rsidP="00441123">
      <w:pPr>
        <w:spacing w:after="0"/>
        <w:ind w:left="360" w:firstLine="360"/>
        <w:rPr>
          <w:sz w:val="18"/>
          <w:szCs w:val="18"/>
        </w:rPr>
      </w:pPr>
      <w:r w:rsidRPr="007D5B3F">
        <w:rPr>
          <w:sz w:val="18"/>
          <w:szCs w:val="18"/>
        </w:rPr>
        <w:t>For information on Graduate Admissions</w:t>
      </w:r>
    </w:p>
    <w:p w:rsidR="00441123" w:rsidRPr="007D5B3F" w:rsidRDefault="00441123" w:rsidP="00441123">
      <w:pPr>
        <w:spacing w:after="0"/>
        <w:ind w:left="360" w:firstLine="360"/>
        <w:rPr>
          <w:sz w:val="18"/>
          <w:szCs w:val="18"/>
        </w:rPr>
      </w:pPr>
      <w:r w:rsidRPr="007D5B3F">
        <w:rPr>
          <w:sz w:val="18"/>
          <w:szCs w:val="18"/>
        </w:rPr>
        <w:t>(229)430-5118</w:t>
      </w:r>
    </w:p>
    <w:p w:rsidR="00441123" w:rsidRPr="007D5B3F" w:rsidRDefault="003756FF" w:rsidP="00441123">
      <w:pPr>
        <w:spacing w:after="0"/>
        <w:ind w:left="360" w:firstLine="360"/>
        <w:rPr>
          <w:sz w:val="18"/>
          <w:szCs w:val="18"/>
        </w:rPr>
      </w:pPr>
      <w:hyperlink r:id="rId9" w:history="1">
        <w:r w:rsidR="00441123" w:rsidRPr="007D5B3F">
          <w:rPr>
            <w:sz w:val="18"/>
            <w:szCs w:val="18"/>
          </w:rPr>
          <w:t>www.asurams.edu</w:t>
        </w:r>
      </w:hyperlink>
    </w:p>
    <w:p w:rsidR="00441123" w:rsidRPr="007D5B3F" w:rsidRDefault="00441123" w:rsidP="00441123">
      <w:pPr>
        <w:ind w:left="360" w:firstLine="360"/>
        <w:rPr>
          <w:sz w:val="18"/>
          <w:szCs w:val="18"/>
        </w:rPr>
      </w:pPr>
    </w:p>
    <w:p w:rsidR="00441123" w:rsidRPr="007D5B3F" w:rsidRDefault="00441123" w:rsidP="00441123">
      <w:pPr>
        <w:spacing w:after="0"/>
        <w:ind w:left="360" w:firstLine="360"/>
        <w:rPr>
          <w:sz w:val="18"/>
          <w:szCs w:val="18"/>
        </w:rPr>
      </w:pPr>
      <w:r w:rsidRPr="007D5B3F">
        <w:rPr>
          <w:sz w:val="18"/>
          <w:szCs w:val="18"/>
        </w:rPr>
        <w:t>Published by Albany State University, Albany, Georgia 31705</w:t>
      </w:r>
    </w:p>
    <w:p w:rsidR="00946B9C" w:rsidRDefault="00441123" w:rsidP="00441123">
      <w:pPr>
        <w:rPr>
          <w:sz w:val="18"/>
          <w:szCs w:val="18"/>
        </w:rPr>
      </w:pPr>
      <w:r w:rsidRPr="007D5B3F">
        <w:rPr>
          <w:sz w:val="18"/>
          <w:szCs w:val="18"/>
        </w:rPr>
        <w:t>Second-Class Postage paid at Albany, Georgia 31705</w:t>
      </w:r>
    </w:p>
    <w:p w:rsidR="00441123" w:rsidRDefault="00441123" w:rsidP="00441123">
      <w:pPr>
        <w:rPr>
          <w:sz w:val="18"/>
          <w:szCs w:val="18"/>
        </w:rPr>
      </w:pPr>
    </w:p>
    <w:p w:rsidR="00441123" w:rsidRDefault="00441123" w:rsidP="00441123">
      <w:pPr>
        <w:rPr>
          <w:sz w:val="18"/>
          <w:szCs w:val="18"/>
        </w:rPr>
      </w:pPr>
    </w:p>
    <w:p w:rsidR="00441123" w:rsidRDefault="00441123" w:rsidP="00441123">
      <w:pPr>
        <w:rPr>
          <w:sz w:val="18"/>
          <w:szCs w:val="18"/>
        </w:rPr>
      </w:pPr>
    </w:p>
    <w:p w:rsidR="00441123" w:rsidRDefault="00441123" w:rsidP="00441123">
      <w:pPr>
        <w:rPr>
          <w:sz w:val="18"/>
          <w:szCs w:val="18"/>
        </w:rPr>
      </w:pPr>
    </w:p>
    <w:p w:rsidR="00441123" w:rsidRDefault="00441123" w:rsidP="00441123">
      <w:pPr>
        <w:rPr>
          <w:sz w:val="18"/>
          <w:szCs w:val="18"/>
        </w:rPr>
      </w:pPr>
    </w:p>
    <w:p w:rsidR="00441123" w:rsidRDefault="00441123" w:rsidP="00441123">
      <w:pPr>
        <w:rPr>
          <w:sz w:val="18"/>
          <w:szCs w:val="18"/>
        </w:rPr>
      </w:pPr>
    </w:p>
    <w:p w:rsidR="00441123" w:rsidRPr="00872FE7" w:rsidRDefault="00872FE7" w:rsidP="00872FE7">
      <w:pPr>
        <w:ind w:firstLine="360"/>
        <w:rPr>
          <w:sz w:val="18"/>
          <w:szCs w:val="18"/>
        </w:rPr>
      </w:pPr>
      <w:r w:rsidRPr="00872FE7">
        <w:rPr>
          <w:noProof/>
          <w:sz w:val="18"/>
          <w:szCs w:val="18"/>
          <w:lang w:eastAsia="en-US"/>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br w:type="page"/>
      </w:r>
    </w:p>
    <w:p w:rsidR="00872727" w:rsidRDefault="00872727" w:rsidP="00F677A9">
      <w:pPr>
        <w:jc w:val="center"/>
        <w:rPr>
          <w:rFonts w:ascii="Impact" w:hAnsi="Impact"/>
          <w:sz w:val="48"/>
          <w:szCs w:val="48"/>
        </w:rPr>
        <w:sectPr w:rsidR="00872727"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F677A9" w:rsidRDefault="00F677A9" w:rsidP="00F677A9">
      <w:pPr>
        <w:jc w:val="center"/>
        <w:rPr>
          <w:rFonts w:ascii="Impact" w:hAnsi="Impact"/>
          <w:sz w:val="32"/>
          <w:szCs w:val="32"/>
        </w:rPr>
      </w:pPr>
      <w:r w:rsidRPr="00F677A9">
        <w:rPr>
          <w:rFonts w:ascii="Impact" w:hAnsi="Impact"/>
          <w:sz w:val="48"/>
          <w:szCs w:val="48"/>
        </w:rPr>
        <w:t>T</w:t>
      </w:r>
      <w:r w:rsidRPr="00F677A9">
        <w:rPr>
          <w:rFonts w:ascii="Impact" w:hAnsi="Impact"/>
          <w:sz w:val="32"/>
          <w:szCs w:val="32"/>
        </w:rPr>
        <w:t xml:space="preserve">ABLE OF </w:t>
      </w:r>
      <w:r w:rsidRPr="00F677A9">
        <w:rPr>
          <w:rFonts w:ascii="Impact" w:hAnsi="Impact"/>
          <w:sz w:val="48"/>
          <w:szCs w:val="48"/>
        </w:rPr>
        <w:t>C</w:t>
      </w:r>
      <w:r w:rsidRPr="00F677A9">
        <w:rPr>
          <w:rFonts w:ascii="Impact" w:hAnsi="Impact"/>
          <w:sz w:val="32"/>
          <w:szCs w:val="32"/>
        </w:rPr>
        <w:t>ONTENTS</w:t>
      </w:r>
    </w:p>
    <w:p w:rsidR="00F677A9" w:rsidRDefault="00F677A9"/>
    <w:p w:rsidR="00F677A9" w:rsidRDefault="00F677A9" w:rsidP="009908F6">
      <w:pPr>
        <w:pStyle w:val="TOC2"/>
        <w:sectPr w:rsidR="00F677A9" w:rsidSect="00872727">
          <w:headerReference w:type="even" r:id="rId15"/>
          <w:pgSz w:w="12240" w:h="15840" w:code="1"/>
          <w:pgMar w:top="720" w:right="720" w:bottom="288" w:left="1440" w:header="720" w:footer="288" w:gutter="0"/>
          <w:cols w:space="720"/>
          <w:docGrid w:linePitch="360"/>
        </w:sectPr>
      </w:pPr>
    </w:p>
    <w:p w:rsidR="009908F6" w:rsidRPr="009908F6" w:rsidRDefault="003756FF" w:rsidP="009908F6">
      <w:pPr>
        <w:pStyle w:val="TOC2"/>
        <w:rPr>
          <w:b/>
          <w:color w:val="0D0D0D" w:themeColor="text1" w:themeTint="F2"/>
          <w:sz w:val="24"/>
          <w:szCs w:val="24"/>
        </w:rPr>
      </w:pPr>
      <w:r w:rsidRPr="009908F6">
        <w:rPr>
          <w:color w:val="0D0D0D" w:themeColor="text1" w:themeTint="F2"/>
        </w:rPr>
        <w:fldChar w:fldCharType="begin"/>
      </w:r>
      <w:r w:rsidR="00F677A9" w:rsidRPr="009908F6">
        <w:rPr>
          <w:color w:val="0D0D0D" w:themeColor="text1" w:themeTint="F2"/>
        </w:rPr>
        <w:instrText xml:space="preserve"> TOC \o "1-2" \u </w:instrText>
      </w:r>
      <w:r w:rsidRPr="009908F6">
        <w:rPr>
          <w:color w:val="0D0D0D" w:themeColor="text1" w:themeTint="F2"/>
        </w:rPr>
        <w:fldChar w:fldCharType="separate"/>
      </w:r>
      <w:r w:rsidR="009908F6" w:rsidRPr="009908F6">
        <w:rPr>
          <w:b/>
          <w:color w:val="0D0D0D" w:themeColor="text1" w:themeTint="F2"/>
          <w:sz w:val="24"/>
          <w:szCs w:val="24"/>
        </w:rPr>
        <w:t>Academic Calendar</w:t>
      </w:r>
      <w:r w:rsidR="009908F6" w:rsidRPr="009908F6">
        <w:rPr>
          <w:b/>
          <w:color w:val="0D0D0D" w:themeColor="text1" w:themeTint="F2"/>
          <w:sz w:val="24"/>
          <w:szCs w:val="24"/>
        </w:rPr>
        <w:tab/>
      </w:r>
      <w:r w:rsidRPr="009908F6">
        <w:rPr>
          <w:b/>
          <w:color w:val="0D0D0D" w:themeColor="text1" w:themeTint="F2"/>
          <w:sz w:val="24"/>
          <w:szCs w:val="24"/>
        </w:rPr>
        <w:fldChar w:fldCharType="begin"/>
      </w:r>
      <w:r w:rsidR="009908F6" w:rsidRPr="009908F6">
        <w:rPr>
          <w:b/>
          <w:color w:val="0D0D0D" w:themeColor="text1" w:themeTint="F2"/>
          <w:sz w:val="24"/>
          <w:szCs w:val="24"/>
        </w:rPr>
        <w:instrText xml:space="preserve"> PAGEREF _Toc295896855 \h </w:instrText>
      </w:r>
      <w:r w:rsidRPr="009908F6">
        <w:rPr>
          <w:b/>
          <w:color w:val="0D0D0D" w:themeColor="text1" w:themeTint="F2"/>
          <w:sz w:val="24"/>
          <w:szCs w:val="24"/>
        </w:rPr>
      </w:r>
      <w:r w:rsidRPr="009908F6">
        <w:rPr>
          <w:b/>
          <w:color w:val="0D0D0D" w:themeColor="text1" w:themeTint="F2"/>
          <w:sz w:val="24"/>
          <w:szCs w:val="24"/>
        </w:rPr>
        <w:fldChar w:fldCharType="separate"/>
      </w:r>
      <w:r w:rsidR="009908F6" w:rsidRPr="009908F6">
        <w:rPr>
          <w:b/>
          <w:color w:val="0D0D0D" w:themeColor="text1" w:themeTint="F2"/>
          <w:sz w:val="24"/>
          <w:szCs w:val="24"/>
        </w:rPr>
        <w:t>9</w:t>
      </w:r>
      <w:r w:rsidRPr="009908F6">
        <w:rPr>
          <w:b/>
          <w:color w:val="0D0D0D" w:themeColor="text1" w:themeTint="F2"/>
          <w:sz w:val="24"/>
          <w:szCs w:val="24"/>
        </w:rPr>
        <w:fldChar w:fldCharType="end"/>
      </w:r>
    </w:p>
    <w:p w:rsidR="009908F6" w:rsidRDefault="009908F6" w:rsidP="009908F6">
      <w:pPr>
        <w:pStyle w:val="TOC2"/>
        <w:rPr>
          <w:color w:val="0D0D0D" w:themeColor="text1" w:themeTint="F2"/>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History Of The Albany State University Graduate School</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_Toc295896857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11</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A</w:t>
      </w:r>
      <w:r>
        <w:rPr>
          <w:color w:val="0D0D0D" w:themeColor="text1" w:themeTint="F2"/>
        </w:rPr>
        <w:t>SU</w:t>
      </w:r>
      <w:r w:rsidRPr="009908F6">
        <w:rPr>
          <w:color w:val="0D0D0D" w:themeColor="text1" w:themeTint="F2"/>
        </w:rPr>
        <w:t xml:space="preserve"> Mission Statement</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_Toc295896858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Graduate School 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_Toc295896859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Description Of Offerings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General Admission Policies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Baccalaureate Degree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Grade-Point Average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Standardized Test Requirement</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Categories Of Admissions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Regular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Provisional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Transient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_Toc295896869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Change In Status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_Toc295896870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Appeals Of Admission Status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_Toc295896871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Change Of Degree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_Toc295896872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Full-Time Status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_Toc295896873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Application Deadlines For Regular, Provisional, Transient And Non-Degree Admissions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_Toc295896874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Of International Students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_Toc295896875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18</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Other Academic Policies</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_Toc295896876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18</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Readmission Following Scholastic Termination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_Toc295896877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18</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Degree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_Toc295896878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19</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Planned Degree Programs Of Study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_Toc295896879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19</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Academic Standards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_Toc295896880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19</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Grading System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_Toc295896881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19</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Withdrawal From The University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_Toc295896882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Scholastic Warning</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_Toc295896883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Scholastic Termination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_Toc295896884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Academic Advisement</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_Toc295896885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Residence Classification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_Toc295896886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Legal Residency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_Toc295896887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21</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041535" w:rsidRDefault="009908F6" w:rsidP="009908F6">
      <w:pPr>
        <w:pStyle w:val="TOC2"/>
        <w:rPr>
          <w:b/>
          <w:color w:val="0D0D0D" w:themeColor="text1" w:themeTint="F2"/>
          <w:sz w:val="20"/>
          <w:szCs w:val="20"/>
          <w:lang w:val="fr-MC"/>
        </w:rPr>
      </w:pPr>
      <w:r w:rsidRPr="00041535">
        <w:rPr>
          <w:b/>
          <w:color w:val="0D0D0D" w:themeColor="text1" w:themeTint="F2"/>
          <w:sz w:val="20"/>
          <w:szCs w:val="20"/>
          <w:lang w:val="fr-MC"/>
        </w:rPr>
        <w:t>General Policies</w:t>
      </w:r>
      <w:r w:rsidRPr="00041535">
        <w:rPr>
          <w:b/>
          <w:color w:val="0D0D0D" w:themeColor="text1" w:themeTint="F2"/>
          <w:sz w:val="20"/>
          <w:szCs w:val="20"/>
          <w:lang w:val="fr-MC"/>
        </w:rPr>
        <w:tab/>
      </w:r>
      <w:r w:rsidR="003756FF" w:rsidRPr="009908F6">
        <w:rPr>
          <w:b/>
          <w:color w:val="0D0D0D" w:themeColor="text1" w:themeTint="F2"/>
          <w:sz w:val="20"/>
          <w:szCs w:val="20"/>
        </w:rPr>
        <w:fldChar w:fldCharType="begin"/>
      </w:r>
      <w:r w:rsidRPr="00041535">
        <w:rPr>
          <w:b/>
          <w:color w:val="0D0D0D" w:themeColor="text1" w:themeTint="F2"/>
          <w:sz w:val="20"/>
          <w:szCs w:val="20"/>
          <w:lang w:val="fr-MC"/>
        </w:rPr>
        <w:instrText xml:space="preserve"> PAGEREF _Toc295896888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041535">
        <w:rPr>
          <w:b/>
          <w:color w:val="0D0D0D" w:themeColor="text1" w:themeTint="F2"/>
          <w:sz w:val="20"/>
          <w:szCs w:val="20"/>
          <w:lang w:val="fr-MC"/>
        </w:rPr>
        <w:t>22</w:t>
      </w:r>
      <w:r w:rsidR="003756FF" w:rsidRPr="009908F6">
        <w:rPr>
          <w:b/>
          <w:color w:val="0D0D0D" w:themeColor="text1" w:themeTint="F2"/>
          <w:sz w:val="20"/>
          <w:szCs w:val="20"/>
        </w:rPr>
        <w:fldChar w:fldCharType="end"/>
      </w:r>
    </w:p>
    <w:p w:rsidR="009908F6" w:rsidRPr="00041535" w:rsidRDefault="009908F6" w:rsidP="009908F6">
      <w:pPr>
        <w:pStyle w:val="TOC2"/>
        <w:rPr>
          <w:color w:val="0D0D0D" w:themeColor="text1" w:themeTint="F2"/>
          <w:lang w:val="fr-MC"/>
        </w:rPr>
      </w:pPr>
      <w:r w:rsidRPr="00041535">
        <w:rPr>
          <w:color w:val="0D0D0D" w:themeColor="text1" w:themeTint="F2"/>
          <w:lang w:val="fr-MC"/>
        </w:rPr>
        <w:t>Commencement Exercises</w:t>
      </w:r>
      <w:r w:rsidRPr="00041535">
        <w:rPr>
          <w:color w:val="0D0D0D" w:themeColor="text1" w:themeTint="F2"/>
          <w:lang w:val="fr-MC"/>
        </w:rPr>
        <w:tab/>
      </w:r>
      <w:r w:rsidR="003756FF" w:rsidRPr="009908F6">
        <w:rPr>
          <w:color w:val="0D0D0D" w:themeColor="text1" w:themeTint="F2"/>
        </w:rPr>
        <w:fldChar w:fldCharType="begin"/>
      </w:r>
      <w:r w:rsidRPr="00041535">
        <w:rPr>
          <w:color w:val="0D0D0D" w:themeColor="text1" w:themeTint="F2"/>
          <w:lang w:val="fr-MC"/>
        </w:rPr>
        <w:instrText xml:space="preserve"> PAGEREF _Toc295896889 \h </w:instrText>
      </w:r>
      <w:r w:rsidR="003756FF" w:rsidRPr="009908F6">
        <w:rPr>
          <w:color w:val="0D0D0D" w:themeColor="text1" w:themeTint="F2"/>
        </w:rPr>
      </w:r>
      <w:r w:rsidR="003756FF" w:rsidRPr="009908F6">
        <w:rPr>
          <w:color w:val="0D0D0D" w:themeColor="text1" w:themeTint="F2"/>
        </w:rPr>
        <w:fldChar w:fldCharType="separate"/>
      </w:r>
      <w:r w:rsidRPr="00041535">
        <w:rPr>
          <w:color w:val="0D0D0D" w:themeColor="text1" w:themeTint="F2"/>
          <w:lang w:val="fr-MC"/>
        </w:rPr>
        <w:t>22</w:t>
      </w:r>
      <w:r w:rsidR="003756FF" w:rsidRPr="009908F6">
        <w:rPr>
          <w:color w:val="0D0D0D" w:themeColor="text1" w:themeTint="F2"/>
        </w:rPr>
        <w:fldChar w:fldCharType="end"/>
      </w:r>
    </w:p>
    <w:p w:rsidR="009908F6" w:rsidRPr="00041535" w:rsidRDefault="009908F6" w:rsidP="009908F6">
      <w:pPr>
        <w:pStyle w:val="TOC2"/>
        <w:rPr>
          <w:color w:val="0D0D0D" w:themeColor="text1" w:themeTint="F2"/>
          <w:lang w:val="fr-MC"/>
        </w:rPr>
      </w:pPr>
      <w:r w:rsidRPr="00041535">
        <w:rPr>
          <w:color w:val="0D0D0D" w:themeColor="text1" w:themeTint="F2"/>
          <w:lang w:val="fr-MC"/>
        </w:rPr>
        <w:t>Comprehensive Examination</w:t>
      </w:r>
      <w:r w:rsidRPr="00041535">
        <w:rPr>
          <w:color w:val="0D0D0D" w:themeColor="text1" w:themeTint="F2"/>
          <w:lang w:val="fr-MC"/>
        </w:rPr>
        <w:tab/>
      </w:r>
      <w:r w:rsidR="003756FF" w:rsidRPr="009908F6">
        <w:rPr>
          <w:color w:val="0D0D0D" w:themeColor="text1" w:themeTint="F2"/>
        </w:rPr>
        <w:fldChar w:fldCharType="begin"/>
      </w:r>
      <w:r w:rsidRPr="00041535">
        <w:rPr>
          <w:color w:val="0D0D0D" w:themeColor="text1" w:themeTint="F2"/>
          <w:lang w:val="fr-MC"/>
        </w:rPr>
        <w:instrText xml:space="preserve"> PAGEREF _Toc295896890 \h </w:instrText>
      </w:r>
      <w:r w:rsidR="003756FF" w:rsidRPr="009908F6">
        <w:rPr>
          <w:color w:val="0D0D0D" w:themeColor="text1" w:themeTint="F2"/>
        </w:rPr>
      </w:r>
      <w:r w:rsidR="003756FF" w:rsidRPr="009908F6">
        <w:rPr>
          <w:color w:val="0D0D0D" w:themeColor="text1" w:themeTint="F2"/>
        </w:rPr>
        <w:fldChar w:fldCharType="separate"/>
      </w:r>
      <w:r w:rsidRPr="00041535">
        <w:rPr>
          <w:color w:val="0D0D0D" w:themeColor="text1" w:themeTint="F2"/>
          <w:lang w:val="fr-MC"/>
        </w:rPr>
        <w:t>22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Correspondence Credit</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_Toc295896891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Credit Load</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_Toc295896892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Diploma Or Transcript Issuance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_Toc295896893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Directed Or Individual Study Credit Limits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_Toc295896894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Disruptive And Obstructive Behavior</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_Toc295896895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Family Educational Rights And Privacy Act Of 1974 Compliance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_Toc295896896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Full-Time Status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_Toc295896897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_Toc295896898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Graduation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_Toc295896899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Residence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_Toc295896900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23</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Financial Information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_Toc295896901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24</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Fee Payment Policy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_Toc295896902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Graduate Student Fees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_Toc295896903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Fees And Expenses Beyond Matriculation Fees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_Toc295896904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General Refunds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_Toc295896905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Matriculation Fee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_Toc295896906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Financial Assistance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_Toc295896907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Financial Aid Application Procedures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_Toc295896908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Sources Of Financial Aid</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_Toc295896909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Graduate Assistantship</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Regents’ Opportunity Scholarship</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Hope Teacher Scholarship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Georgia Student Finance Authority (Gsfa ) Direct Student Loans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Federal Perkins Loans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Federal Direct Subsidized Stafford/Ford Loans (Direct Subsidized Loans)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Federal Direct Unsubsidized Stafford/Ford Loans (Direct Unsubsidized Loans)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Veterans Assistance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Satisfactory Academic Progress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Qualitative Measurement</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_Toc295896919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Appeals Process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_Toc295896920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29</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4"/>
          <w:szCs w:val="24"/>
        </w:rPr>
      </w:pPr>
      <w:r w:rsidRPr="009908F6">
        <w:rPr>
          <w:b/>
          <w:color w:val="0D0D0D" w:themeColor="text1" w:themeTint="F2"/>
          <w:sz w:val="24"/>
          <w:szCs w:val="24"/>
        </w:rPr>
        <w:t>Degree Programs</w:t>
      </w:r>
      <w:r w:rsidRPr="009908F6">
        <w:rPr>
          <w:b/>
          <w:color w:val="0D0D0D" w:themeColor="text1" w:themeTint="F2"/>
          <w:sz w:val="24"/>
          <w:szCs w:val="24"/>
        </w:rPr>
        <w:tab/>
      </w:r>
      <w:r w:rsidR="003756FF" w:rsidRPr="009908F6">
        <w:rPr>
          <w:b/>
          <w:color w:val="0D0D0D" w:themeColor="text1" w:themeTint="F2"/>
          <w:sz w:val="24"/>
          <w:szCs w:val="24"/>
        </w:rPr>
        <w:fldChar w:fldCharType="begin"/>
      </w:r>
      <w:r w:rsidRPr="009908F6">
        <w:rPr>
          <w:b/>
          <w:color w:val="0D0D0D" w:themeColor="text1" w:themeTint="F2"/>
          <w:sz w:val="24"/>
          <w:szCs w:val="24"/>
        </w:rPr>
        <w:instrText xml:space="preserve"> PAGEREF _Toc295896921 \h </w:instrText>
      </w:r>
      <w:r w:rsidR="003756FF" w:rsidRPr="009908F6">
        <w:rPr>
          <w:b/>
          <w:color w:val="0D0D0D" w:themeColor="text1" w:themeTint="F2"/>
          <w:sz w:val="24"/>
          <w:szCs w:val="24"/>
        </w:rPr>
      </w:r>
      <w:r w:rsidR="003756FF" w:rsidRPr="009908F6">
        <w:rPr>
          <w:b/>
          <w:color w:val="0D0D0D" w:themeColor="text1" w:themeTint="F2"/>
          <w:sz w:val="24"/>
          <w:szCs w:val="24"/>
        </w:rPr>
        <w:fldChar w:fldCharType="separate"/>
      </w:r>
      <w:r w:rsidRPr="009908F6">
        <w:rPr>
          <w:b/>
          <w:color w:val="0D0D0D" w:themeColor="text1" w:themeTint="F2"/>
          <w:sz w:val="24"/>
          <w:szCs w:val="24"/>
        </w:rPr>
        <w:t>30</w:t>
      </w:r>
      <w:r w:rsidR="003756FF" w:rsidRPr="009908F6">
        <w:rPr>
          <w:b/>
          <w:color w:val="0D0D0D" w:themeColor="text1" w:themeTint="F2"/>
          <w:sz w:val="24"/>
          <w:szCs w:val="24"/>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color w:val="0D0D0D" w:themeColor="text1" w:themeTint="F2"/>
        </w:rPr>
      </w:pPr>
      <w:r w:rsidRPr="009908F6">
        <w:rPr>
          <w:b/>
          <w:color w:val="0D0D0D" w:themeColor="text1" w:themeTint="F2"/>
          <w:sz w:val="20"/>
          <w:szCs w:val="20"/>
        </w:rPr>
        <w:t>Master Of Business Administration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_Toc295896922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30</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Introduction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_Toc295896923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The M</w:t>
      </w:r>
      <w:r>
        <w:rPr>
          <w:color w:val="0D0D0D" w:themeColor="text1" w:themeTint="F2"/>
        </w:rPr>
        <w:t>BA</w:t>
      </w:r>
      <w:r w:rsidRPr="009908F6">
        <w:rPr>
          <w:color w:val="0D0D0D" w:themeColor="text1" w:themeTint="F2"/>
        </w:rPr>
        <w:t xml:space="preserve"> 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_Toc295896924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Philosophy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_Toc295896925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Objectives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_Toc295896926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Accreditation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_Toc295896927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Physical Facilities And Resources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_Toc295896928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_Toc295896929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International Student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Regular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Provisional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Non-Degree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Transient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Planned Degree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Independent Study Courses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M</w:t>
      </w:r>
      <w:r>
        <w:rPr>
          <w:color w:val="0D0D0D" w:themeColor="text1" w:themeTint="F2"/>
        </w:rPr>
        <w:t>BA</w:t>
      </w:r>
      <w:r w:rsidRPr="009908F6">
        <w:rPr>
          <w:color w:val="0D0D0D" w:themeColor="text1" w:themeTint="F2"/>
        </w:rPr>
        <w:t xml:space="preserve"> Prerequisites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Other Program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Five-Year B</w:t>
      </w:r>
      <w:r>
        <w:rPr>
          <w:color w:val="0D0D0D" w:themeColor="text1" w:themeTint="F2"/>
        </w:rPr>
        <w:t>S</w:t>
      </w:r>
      <w:r w:rsidRPr="009908F6">
        <w:rPr>
          <w:color w:val="0D0D0D" w:themeColor="text1" w:themeTint="F2"/>
        </w:rPr>
        <w:t>/M</w:t>
      </w:r>
      <w:r>
        <w:rPr>
          <w:color w:val="0D0D0D" w:themeColor="text1" w:themeTint="F2"/>
        </w:rPr>
        <w:t>BA</w:t>
      </w:r>
      <w:r w:rsidRPr="009908F6">
        <w:rPr>
          <w:color w:val="0D0D0D" w:themeColor="text1" w:themeTint="F2"/>
        </w:rPr>
        <w:t xml:space="preserve"> Degree In Accounting</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_Toc295896939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The M</w:t>
      </w:r>
      <w:r>
        <w:rPr>
          <w:color w:val="0D0D0D" w:themeColor="text1" w:themeTint="F2"/>
        </w:rPr>
        <w:t>BA</w:t>
      </w:r>
      <w:r w:rsidRPr="009908F6">
        <w:rPr>
          <w:color w:val="0D0D0D" w:themeColor="text1" w:themeTint="F2"/>
        </w:rPr>
        <w:t xml:space="preserve"> Faculty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_Toc295896940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_Toc295896941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35</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Master Of Science In Criminal Justice</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_Toc295896942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40</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Introduction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_Toc295896943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Philosophy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_Toc295896944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Objectives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_Toc295896945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Facility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_Toc295896946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_Toc295896947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Program Of Study /Curriculum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_Toc295896948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Specialty Areas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_Toc295896949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Thesis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_Toc295896950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Graduation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_Toc295896951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Transfer Of Credit</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_Toc295896952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Transient Students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_Toc295896953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Financial Assistance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_Toc295896954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The Faculty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_Toc295896955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_Toc295896956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43</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Master Of Public Administration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_Toc295896957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45</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Introduction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_Toc295896958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Education Philosophy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_Toc295896959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Accreditation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Off-Campus Programs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Undergraduate Prerequisites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The Curriculum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 The Public Administration Core Courses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 xml:space="preserve">B. </w:t>
      </w:r>
      <w:r>
        <w:rPr>
          <w:color w:val="0D0D0D" w:themeColor="text1" w:themeTint="F2"/>
        </w:rPr>
        <w:t xml:space="preserve"> </w:t>
      </w:r>
      <w:r w:rsidRPr="009908F6">
        <w:rPr>
          <w:color w:val="0D0D0D" w:themeColor="text1" w:themeTint="F2"/>
        </w:rPr>
        <w:t>Additional Required Courses (Or Equivalent)</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 xml:space="preserve">C. </w:t>
      </w:r>
      <w:r>
        <w:rPr>
          <w:color w:val="0D0D0D" w:themeColor="text1" w:themeTint="F2"/>
        </w:rPr>
        <w:t xml:space="preserve"> </w:t>
      </w:r>
      <w:r w:rsidRPr="009908F6">
        <w:rPr>
          <w:color w:val="0D0D0D" w:themeColor="text1" w:themeTint="F2"/>
        </w:rPr>
        <w:t>Areas Of Concentration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Other Program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_Toc295896969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49</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The M</w:t>
      </w:r>
      <w:r>
        <w:rPr>
          <w:color w:val="0D0D0D" w:themeColor="text1" w:themeTint="F2"/>
        </w:rPr>
        <w:t>PA</w:t>
      </w:r>
      <w:r w:rsidRPr="009908F6">
        <w:rPr>
          <w:color w:val="0D0D0D" w:themeColor="text1" w:themeTint="F2"/>
        </w:rPr>
        <w:t xml:space="preserve"> Faculty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_Toc295896970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49</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_Toc295896971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49</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Management Courses Accepted As Substitutions In The M</w:t>
      </w:r>
      <w:r>
        <w:rPr>
          <w:color w:val="0D0D0D" w:themeColor="text1" w:themeTint="F2"/>
        </w:rPr>
        <w:t>PA</w:t>
      </w:r>
      <w:r w:rsidRPr="009908F6">
        <w:rPr>
          <w:color w:val="0D0D0D" w:themeColor="text1" w:themeTint="F2"/>
        </w:rPr>
        <w:t xml:space="preserve">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_Toc295896972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52</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Master Of Science In Nursing</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_Toc295896973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53</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Introduction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_Toc295896974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_Toc295896975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Regular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_Toc295896976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Provisional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_Toc295896977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Non-Degree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_Toc295896978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w:t>
      </w:r>
      <w:r>
        <w:rPr>
          <w:color w:val="0D0D0D" w:themeColor="text1" w:themeTint="F2"/>
        </w:rPr>
        <w:t>N</w:t>
      </w:r>
      <w:r w:rsidRPr="009908F6">
        <w:rPr>
          <w:color w:val="0D0D0D" w:themeColor="text1" w:themeTint="F2"/>
        </w:rPr>
        <w:t xml:space="preserve"> To M</w:t>
      </w:r>
      <w:r>
        <w:rPr>
          <w:color w:val="0D0D0D" w:themeColor="text1" w:themeTint="F2"/>
        </w:rPr>
        <w:t>SN</w:t>
      </w:r>
      <w:r w:rsidRPr="009908F6">
        <w:rPr>
          <w:color w:val="0D0D0D" w:themeColor="text1" w:themeTint="F2"/>
        </w:rPr>
        <w:t>-F</w:t>
      </w:r>
      <w:r>
        <w:rPr>
          <w:color w:val="0D0D0D" w:themeColor="text1" w:themeTint="F2"/>
        </w:rPr>
        <w:t>NP</w:t>
      </w:r>
      <w:r w:rsidRPr="009908F6">
        <w:rPr>
          <w:color w:val="0D0D0D" w:themeColor="text1" w:themeTint="F2"/>
        </w:rPr>
        <w:t xml:space="preserve"> Program Of Study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_Toc295896979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w:t>
      </w:r>
      <w:r>
        <w:rPr>
          <w:color w:val="0D0D0D" w:themeColor="text1" w:themeTint="F2"/>
        </w:rPr>
        <w:t>N</w:t>
      </w:r>
      <w:r w:rsidRPr="009908F6">
        <w:rPr>
          <w:color w:val="0D0D0D" w:themeColor="text1" w:themeTint="F2"/>
        </w:rPr>
        <w:t>-M</w:t>
      </w:r>
      <w:r>
        <w:rPr>
          <w:color w:val="0D0D0D" w:themeColor="text1" w:themeTint="F2"/>
        </w:rPr>
        <w:t>SN</w:t>
      </w:r>
      <w:r w:rsidRPr="009908F6">
        <w:rPr>
          <w:color w:val="0D0D0D" w:themeColor="text1" w:themeTint="F2"/>
        </w:rPr>
        <w:t xml:space="preserve"> Admission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_Toc295896980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Planned Program Of Study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_Toc295896981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Curriculum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_Toc295896982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Comprehensive Examination Policy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_Toc295896983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Degree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_Toc295896984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Graduate Faculty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_Toc295896985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_Toc295896986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57</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Master Of Social Work Program</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_Toc295896987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59</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Introduction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_Toc295896988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59</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Admissions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_Toc295896989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Regular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_Toc295896990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Provisional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_Toc295896991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Program Of Study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_Toc295896992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Curriculum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_Toc295896993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Comprehensive Examination Policy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_Toc295896994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Degree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_Toc295896995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Graduate Faculty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_Toc295896996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_Toc295896997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62</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4"/>
          <w:szCs w:val="24"/>
        </w:rPr>
      </w:pPr>
      <w:r w:rsidRPr="009908F6">
        <w:rPr>
          <w:b/>
          <w:color w:val="0D0D0D" w:themeColor="text1" w:themeTint="F2"/>
          <w:sz w:val="24"/>
          <w:szCs w:val="24"/>
        </w:rPr>
        <w:t>College Of Education</w:t>
      </w:r>
      <w:r w:rsidRPr="009908F6">
        <w:rPr>
          <w:b/>
          <w:color w:val="0D0D0D" w:themeColor="text1" w:themeTint="F2"/>
          <w:sz w:val="24"/>
          <w:szCs w:val="24"/>
        </w:rPr>
        <w:tab/>
      </w:r>
      <w:r w:rsidR="003756FF" w:rsidRPr="009908F6">
        <w:rPr>
          <w:b/>
          <w:color w:val="0D0D0D" w:themeColor="text1" w:themeTint="F2"/>
          <w:sz w:val="24"/>
          <w:szCs w:val="24"/>
        </w:rPr>
        <w:fldChar w:fldCharType="begin"/>
      </w:r>
      <w:r w:rsidRPr="009908F6">
        <w:rPr>
          <w:b/>
          <w:color w:val="0D0D0D" w:themeColor="text1" w:themeTint="F2"/>
          <w:sz w:val="24"/>
          <w:szCs w:val="24"/>
        </w:rPr>
        <w:instrText xml:space="preserve"> PAGEREF _Toc295896998 \h </w:instrText>
      </w:r>
      <w:r w:rsidR="003756FF" w:rsidRPr="009908F6">
        <w:rPr>
          <w:b/>
          <w:color w:val="0D0D0D" w:themeColor="text1" w:themeTint="F2"/>
          <w:sz w:val="24"/>
          <w:szCs w:val="24"/>
        </w:rPr>
      </w:r>
      <w:r w:rsidR="003756FF" w:rsidRPr="009908F6">
        <w:rPr>
          <w:b/>
          <w:color w:val="0D0D0D" w:themeColor="text1" w:themeTint="F2"/>
          <w:sz w:val="24"/>
          <w:szCs w:val="24"/>
        </w:rPr>
        <w:fldChar w:fldCharType="separate"/>
      </w:r>
      <w:r w:rsidRPr="009908F6">
        <w:rPr>
          <w:b/>
          <w:color w:val="0D0D0D" w:themeColor="text1" w:themeTint="F2"/>
          <w:sz w:val="24"/>
          <w:szCs w:val="24"/>
        </w:rPr>
        <w:t>65</w:t>
      </w:r>
      <w:r w:rsidR="003756FF" w:rsidRPr="009908F6">
        <w:rPr>
          <w:b/>
          <w:color w:val="0D0D0D" w:themeColor="text1" w:themeTint="F2"/>
          <w:sz w:val="24"/>
          <w:szCs w:val="24"/>
        </w:rPr>
        <w:fldChar w:fldCharType="end"/>
      </w:r>
    </w:p>
    <w:p w:rsidR="009908F6" w:rsidRPr="009908F6" w:rsidRDefault="009908F6" w:rsidP="009908F6">
      <w:pPr>
        <w:pStyle w:val="TOC2"/>
        <w:rPr>
          <w:color w:val="0D0D0D" w:themeColor="text1" w:themeTint="F2"/>
        </w:rPr>
      </w:pPr>
      <w:r w:rsidRPr="009908F6">
        <w:rPr>
          <w:color w:val="0D0D0D" w:themeColor="text1" w:themeTint="F2"/>
        </w:rPr>
        <w:t>Mission And Objectives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_Toc295896999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65</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Master Of Education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_Toc295897000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65</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Categories Of Admission For The Master Of Education Degree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_Toc295897001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Provisional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_Toc295897002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Non-Degree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_Toc295897003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Transient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_Toc295897004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Special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_Toc295897005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Change Of Status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_Toc295897006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Appeals Of Admission Status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_Toc295897007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Change Of Degree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_Toc295897008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Application For Graduation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_Toc295897009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Degree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_Toc295897010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Comprehensive Examinations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_Toc295897011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Comprehensive Examination Eligibility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_Toc295897012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Other Policies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_Toc295897013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68</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College Of Education Graduate Faculty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_Toc295897014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68</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Early Childhood Education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_Toc295897015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70</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To The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_Toc295897016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Program Of Study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_Toc295897017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_Toc295897018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Master’s Degree In Educational Leadership</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_Toc295897019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Degree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_Toc295897020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_Toc295897021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72</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_Toc295897022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73</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Education Specialist Degree In Educational Leadership</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_Toc295897023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74</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_Toc295897024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_Toc295897025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74</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English Education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_Toc295897026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75</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Objectives Of The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_Toc295897027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 To The Program</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_Toc295897028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Program Of Study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_Toc295897029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76</w:t>
      </w:r>
      <w:r w:rsidR="003756FF" w:rsidRPr="009908F6">
        <w:rPr>
          <w:color w:val="0D0D0D" w:themeColor="text1" w:themeTint="F2"/>
        </w:rPr>
        <w:fldChar w:fldCharType="end"/>
      </w:r>
    </w:p>
    <w:p w:rsidR="009908F6" w:rsidRPr="00041535" w:rsidRDefault="009908F6" w:rsidP="009908F6">
      <w:pPr>
        <w:pStyle w:val="TOC2"/>
        <w:rPr>
          <w:color w:val="0D0D0D" w:themeColor="text1" w:themeTint="F2"/>
          <w:lang w:val="fr-MC"/>
        </w:rPr>
      </w:pPr>
      <w:r w:rsidRPr="00041535">
        <w:rPr>
          <w:color w:val="0D0D0D" w:themeColor="text1" w:themeTint="F2"/>
          <w:lang w:val="fr-MC"/>
        </w:rPr>
        <w:t>Comprehensive Examination Policies</w:t>
      </w:r>
      <w:r w:rsidRPr="00041535">
        <w:rPr>
          <w:color w:val="0D0D0D" w:themeColor="text1" w:themeTint="F2"/>
          <w:lang w:val="fr-MC"/>
        </w:rPr>
        <w:tab/>
      </w:r>
      <w:r w:rsidR="003756FF" w:rsidRPr="009908F6">
        <w:rPr>
          <w:color w:val="0D0D0D" w:themeColor="text1" w:themeTint="F2"/>
        </w:rPr>
        <w:fldChar w:fldCharType="begin"/>
      </w:r>
      <w:r w:rsidRPr="00041535">
        <w:rPr>
          <w:color w:val="0D0D0D" w:themeColor="text1" w:themeTint="F2"/>
          <w:lang w:val="fr-MC"/>
        </w:rPr>
        <w:instrText xml:space="preserve"> PAGEREF _Toc295897030 \h </w:instrText>
      </w:r>
      <w:r w:rsidR="003756FF" w:rsidRPr="009908F6">
        <w:rPr>
          <w:color w:val="0D0D0D" w:themeColor="text1" w:themeTint="F2"/>
        </w:rPr>
      </w:r>
      <w:r w:rsidR="003756FF" w:rsidRPr="009908F6">
        <w:rPr>
          <w:color w:val="0D0D0D" w:themeColor="text1" w:themeTint="F2"/>
        </w:rPr>
        <w:fldChar w:fldCharType="separate"/>
      </w:r>
      <w:r w:rsidRPr="00041535">
        <w:rPr>
          <w:color w:val="0D0D0D" w:themeColor="text1" w:themeTint="F2"/>
          <w:lang w:val="fr-MC"/>
        </w:rPr>
        <w:t>77</w:t>
      </w:r>
      <w:r w:rsidR="003756FF" w:rsidRPr="009908F6">
        <w:rPr>
          <w:color w:val="0D0D0D" w:themeColor="text1" w:themeTint="F2"/>
        </w:rPr>
        <w:fldChar w:fldCharType="end"/>
      </w:r>
    </w:p>
    <w:p w:rsidR="009908F6" w:rsidRPr="00041535" w:rsidRDefault="009908F6" w:rsidP="009908F6">
      <w:pPr>
        <w:pStyle w:val="TOC2"/>
        <w:rPr>
          <w:color w:val="0D0D0D" w:themeColor="text1" w:themeTint="F2"/>
          <w:lang w:val="fr-MC"/>
        </w:rPr>
      </w:pPr>
      <w:r w:rsidRPr="00041535">
        <w:rPr>
          <w:color w:val="0D0D0D" w:themeColor="text1" w:themeTint="F2"/>
          <w:lang w:val="fr-MC"/>
        </w:rPr>
        <w:t>Course Descriptions</w:t>
      </w:r>
      <w:r w:rsidRPr="00041535">
        <w:rPr>
          <w:color w:val="0D0D0D" w:themeColor="text1" w:themeTint="F2"/>
          <w:lang w:val="fr-MC"/>
        </w:rPr>
        <w:tab/>
      </w:r>
      <w:r w:rsidR="003756FF" w:rsidRPr="009908F6">
        <w:rPr>
          <w:color w:val="0D0D0D" w:themeColor="text1" w:themeTint="F2"/>
        </w:rPr>
        <w:fldChar w:fldCharType="begin"/>
      </w:r>
      <w:r w:rsidRPr="00041535">
        <w:rPr>
          <w:color w:val="0D0D0D" w:themeColor="text1" w:themeTint="F2"/>
          <w:lang w:val="fr-MC"/>
        </w:rPr>
        <w:instrText xml:space="preserve"> PAGEREF _Toc295897031 \h </w:instrText>
      </w:r>
      <w:r w:rsidR="003756FF" w:rsidRPr="009908F6">
        <w:rPr>
          <w:color w:val="0D0D0D" w:themeColor="text1" w:themeTint="F2"/>
        </w:rPr>
      </w:r>
      <w:r w:rsidR="003756FF" w:rsidRPr="009908F6">
        <w:rPr>
          <w:color w:val="0D0D0D" w:themeColor="text1" w:themeTint="F2"/>
        </w:rPr>
        <w:fldChar w:fldCharType="separate"/>
      </w:r>
      <w:r w:rsidRPr="00041535">
        <w:rPr>
          <w:color w:val="0D0D0D" w:themeColor="text1" w:themeTint="F2"/>
          <w:lang w:val="fr-MC"/>
        </w:rPr>
        <w:t>78</w:t>
      </w:r>
      <w:r w:rsidR="003756FF" w:rsidRPr="009908F6">
        <w:rPr>
          <w:color w:val="0D0D0D" w:themeColor="text1" w:themeTint="F2"/>
        </w:rPr>
        <w:fldChar w:fldCharType="end"/>
      </w:r>
    </w:p>
    <w:p w:rsidR="009908F6" w:rsidRPr="00041535" w:rsidRDefault="009908F6" w:rsidP="009908F6">
      <w:pPr>
        <w:pStyle w:val="TOC2"/>
        <w:rPr>
          <w:b/>
          <w:color w:val="0D0D0D" w:themeColor="text1" w:themeTint="F2"/>
          <w:sz w:val="20"/>
          <w:szCs w:val="20"/>
          <w:lang w:val="fr-MC"/>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Health And Physical Education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_Toc295897032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79</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Program Of Study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_Toc295897033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79</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_Toc295897034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80</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Mathematics Education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_Toc295897035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81</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Degree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_Toc295897036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Regular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_Toc295897037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Provisional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_Toc295897038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Non-Degree 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_Toc295897039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Student Advisement And Program Planning</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_Toc295897040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Comprehensive Examination Policy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_Toc295897041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81</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_Toc295897042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82</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Middle Grades Education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_Toc295897043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84</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Program Of Study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_Toc295897044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Some Acceptable Courses For Substitutions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_Toc295897045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85</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_Toc295897046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85</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Science Education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_Toc295897047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86</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Comprehensive Examination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_Toc295897048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86</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Planned Program Of Study</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_Toc295897049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87</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_Toc295897050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88</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Special Education</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_Toc295897051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89</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Degree Program Requirements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_Toc295897052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90</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_Toc295897053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91</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School Counseling</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_Toc295897054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93</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Advisement</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_Toc295897055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93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Clinical Experience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_Toc295897056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93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Admission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_Toc295897057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93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Program Completion</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_Toc295897058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93</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Program Planned Degree</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_Toc295897059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94</w:t>
      </w:r>
      <w:r w:rsidR="003756FF" w:rsidRPr="009908F6">
        <w:rPr>
          <w:color w:val="0D0D0D" w:themeColor="text1" w:themeTint="F2"/>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_Toc295897060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94</w:t>
      </w:r>
      <w:r w:rsidR="003756FF" w:rsidRPr="009908F6">
        <w:rPr>
          <w:color w:val="0D0D0D" w:themeColor="text1" w:themeTint="F2"/>
        </w:rPr>
        <w:fldChar w:fldCharType="end"/>
      </w:r>
    </w:p>
    <w:p w:rsidR="009908F6" w:rsidRDefault="009908F6" w:rsidP="009908F6">
      <w:pPr>
        <w:pStyle w:val="TOC2"/>
        <w:rPr>
          <w:b/>
          <w:color w:val="0D0D0D" w:themeColor="text1" w:themeTint="F2"/>
          <w:sz w:val="20"/>
          <w:szCs w:val="20"/>
        </w:rPr>
      </w:pP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Teacher Support Services Endorsement</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_Toc295897061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96</w:t>
      </w:r>
      <w:r w:rsidR="003756FF" w:rsidRPr="009908F6">
        <w:rPr>
          <w:b/>
          <w:color w:val="0D0D0D" w:themeColor="text1" w:themeTint="F2"/>
          <w:sz w:val="20"/>
          <w:szCs w:val="20"/>
        </w:rPr>
        <w:fldChar w:fldCharType="end"/>
      </w:r>
    </w:p>
    <w:p w:rsidR="009908F6" w:rsidRPr="009908F6" w:rsidRDefault="009908F6" w:rsidP="009908F6">
      <w:pPr>
        <w:pStyle w:val="TOC2"/>
        <w:rPr>
          <w:b/>
          <w:color w:val="0D0D0D" w:themeColor="text1" w:themeTint="F2"/>
          <w:sz w:val="20"/>
          <w:szCs w:val="20"/>
        </w:rPr>
      </w:pPr>
      <w:r w:rsidRPr="009908F6">
        <w:rPr>
          <w:b/>
          <w:color w:val="0D0D0D" w:themeColor="text1" w:themeTint="F2"/>
          <w:sz w:val="20"/>
          <w:szCs w:val="20"/>
        </w:rPr>
        <w:t>Educational, Psychological  And Reading Foundations</w:t>
      </w:r>
      <w:r w:rsidRPr="009908F6">
        <w:rPr>
          <w:b/>
          <w:color w:val="0D0D0D" w:themeColor="text1" w:themeTint="F2"/>
          <w:sz w:val="20"/>
          <w:szCs w:val="20"/>
        </w:rPr>
        <w:tab/>
      </w:r>
      <w:r w:rsidR="003756FF" w:rsidRPr="009908F6">
        <w:rPr>
          <w:b/>
          <w:color w:val="0D0D0D" w:themeColor="text1" w:themeTint="F2"/>
          <w:sz w:val="20"/>
          <w:szCs w:val="20"/>
        </w:rPr>
        <w:fldChar w:fldCharType="begin"/>
      </w:r>
      <w:r w:rsidRPr="009908F6">
        <w:rPr>
          <w:b/>
          <w:color w:val="0D0D0D" w:themeColor="text1" w:themeTint="F2"/>
          <w:sz w:val="20"/>
          <w:szCs w:val="20"/>
        </w:rPr>
        <w:instrText xml:space="preserve"> PAGEREF _Toc295897062 \h </w:instrText>
      </w:r>
      <w:r w:rsidR="003756FF" w:rsidRPr="009908F6">
        <w:rPr>
          <w:b/>
          <w:color w:val="0D0D0D" w:themeColor="text1" w:themeTint="F2"/>
          <w:sz w:val="20"/>
          <w:szCs w:val="20"/>
        </w:rPr>
      </w:r>
      <w:r w:rsidR="003756FF" w:rsidRPr="009908F6">
        <w:rPr>
          <w:b/>
          <w:color w:val="0D0D0D" w:themeColor="text1" w:themeTint="F2"/>
          <w:sz w:val="20"/>
          <w:szCs w:val="20"/>
        </w:rPr>
        <w:fldChar w:fldCharType="separate"/>
      </w:r>
      <w:r w:rsidRPr="009908F6">
        <w:rPr>
          <w:b/>
          <w:color w:val="0D0D0D" w:themeColor="text1" w:themeTint="F2"/>
          <w:sz w:val="20"/>
          <w:szCs w:val="20"/>
        </w:rPr>
        <w:t>97</w:t>
      </w:r>
      <w:r w:rsidR="003756FF" w:rsidRPr="009908F6">
        <w:rPr>
          <w:b/>
          <w:color w:val="0D0D0D" w:themeColor="text1" w:themeTint="F2"/>
          <w:sz w:val="20"/>
          <w:szCs w:val="20"/>
        </w:rPr>
        <w:fldChar w:fldCharType="end"/>
      </w:r>
    </w:p>
    <w:p w:rsidR="009908F6" w:rsidRPr="009908F6" w:rsidRDefault="009908F6" w:rsidP="009908F6">
      <w:pPr>
        <w:pStyle w:val="TOC2"/>
        <w:rPr>
          <w:color w:val="0D0D0D" w:themeColor="text1" w:themeTint="F2"/>
        </w:rPr>
      </w:pPr>
      <w:r w:rsidRPr="009908F6">
        <w:rPr>
          <w:color w:val="0D0D0D" w:themeColor="text1" w:themeTint="F2"/>
        </w:rPr>
        <w:t>Course Descriptions</w:t>
      </w:r>
      <w:r w:rsidRPr="009908F6">
        <w:rPr>
          <w:color w:val="0D0D0D" w:themeColor="text1" w:themeTint="F2"/>
        </w:rPr>
        <w:tab/>
      </w:r>
      <w:r w:rsidR="003756FF" w:rsidRPr="009908F6">
        <w:rPr>
          <w:color w:val="0D0D0D" w:themeColor="text1" w:themeTint="F2"/>
        </w:rPr>
        <w:fldChar w:fldCharType="begin"/>
      </w:r>
      <w:r w:rsidRPr="009908F6">
        <w:rPr>
          <w:color w:val="0D0D0D" w:themeColor="text1" w:themeTint="F2"/>
        </w:rPr>
        <w:instrText xml:space="preserve"> PAGEREF _Toc295897063 \h </w:instrText>
      </w:r>
      <w:r w:rsidR="003756FF" w:rsidRPr="009908F6">
        <w:rPr>
          <w:color w:val="0D0D0D" w:themeColor="text1" w:themeTint="F2"/>
        </w:rPr>
      </w:r>
      <w:r w:rsidR="003756FF" w:rsidRPr="009908F6">
        <w:rPr>
          <w:color w:val="0D0D0D" w:themeColor="text1" w:themeTint="F2"/>
        </w:rPr>
        <w:fldChar w:fldCharType="separate"/>
      </w:r>
      <w:r w:rsidRPr="009908F6">
        <w:rPr>
          <w:color w:val="0D0D0D" w:themeColor="text1" w:themeTint="F2"/>
        </w:rPr>
        <w:t>97</w:t>
      </w:r>
      <w:r w:rsidR="003756FF" w:rsidRPr="009908F6">
        <w:rPr>
          <w:color w:val="0D0D0D" w:themeColor="text1" w:themeTint="F2"/>
        </w:rPr>
        <w:fldChar w:fldCharType="end"/>
      </w:r>
    </w:p>
    <w:p w:rsidR="00541475" w:rsidRDefault="00541475" w:rsidP="009908F6">
      <w:pPr>
        <w:pStyle w:val="TOC2"/>
        <w:rPr>
          <w:b/>
          <w:color w:val="0D0D0D" w:themeColor="text1" w:themeTint="F2"/>
        </w:rPr>
      </w:pPr>
    </w:p>
    <w:p w:rsidR="009908F6" w:rsidRPr="009908F6" w:rsidRDefault="009908F6" w:rsidP="009908F6">
      <w:pPr>
        <w:pStyle w:val="TOC2"/>
        <w:rPr>
          <w:b/>
          <w:color w:val="0D0D0D" w:themeColor="text1" w:themeTint="F2"/>
        </w:rPr>
      </w:pPr>
      <w:r w:rsidRPr="009908F6">
        <w:rPr>
          <w:b/>
          <w:color w:val="0D0D0D" w:themeColor="text1" w:themeTint="F2"/>
        </w:rPr>
        <w:t>General Administrative Officers</w:t>
      </w:r>
      <w:r w:rsidRPr="009908F6">
        <w:rPr>
          <w:b/>
          <w:color w:val="0D0D0D" w:themeColor="text1" w:themeTint="F2"/>
        </w:rPr>
        <w:tab/>
      </w:r>
      <w:r w:rsidR="003756FF" w:rsidRPr="009908F6">
        <w:rPr>
          <w:b/>
          <w:color w:val="0D0D0D" w:themeColor="text1" w:themeTint="F2"/>
        </w:rPr>
        <w:fldChar w:fldCharType="begin"/>
      </w:r>
      <w:r w:rsidRPr="009908F6">
        <w:rPr>
          <w:b/>
          <w:color w:val="0D0D0D" w:themeColor="text1" w:themeTint="F2"/>
        </w:rPr>
        <w:instrText xml:space="preserve"> PAGEREF _Toc295897064 \h </w:instrText>
      </w:r>
      <w:r w:rsidR="003756FF" w:rsidRPr="009908F6">
        <w:rPr>
          <w:b/>
          <w:color w:val="0D0D0D" w:themeColor="text1" w:themeTint="F2"/>
        </w:rPr>
      </w:r>
      <w:r w:rsidR="003756FF" w:rsidRPr="009908F6">
        <w:rPr>
          <w:b/>
          <w:color w:val="0D0D0D" w:themeColor="text1" w:themeTint="F2"/>
        </w:rPr>
        <w:fldChar w:fldCharType="separate"/>
      </w:r>
      <w:r w:rsidRPr="009908F6">
        <w:rPr>
          <w:b/>
          <w:color w:val="0D0D0D" w:themeColor="text1" w:themeTint="F2"/>
        </w:rPr>
        <w:t>100</w:t>
      </w:r>
      <w:r w:rsidR="003756FF" w:rsidRPr="009908F6">
        <w:rPr>
          <w:b/>
          <w:color w:val="0D0D0D" w:themeColor="text1" w:themeTint="F2"/>
        </w:rPr>
        <w:fldChar w:fldCharType="end"/>
      </w:r>
    </w:p>
    <w:p w:rsidR="009908F6" w:rsidRPr="009908F6" w:rsidRDefault="009908F6" w:rsidP="009908F6">
      <w:pPr>
        <w:pStyle w:val="TOC2"/>
        <w:rPr>
          <w:b/>
          <w:color w:val="0D0D0D" w:themeColor="text1" w:themeTint="F2"/>
        </w:rPr>
      </w:pPr>
      <w:r w:rsidRPr="009908F6">
        <w:rPr>
          <w:b/>
          <w:color w:val="0D0D0D" w:themeColor="text1" w:themeTint="F2"/>
        </w:rPr>
        <w:t>Academic Officers</w:t>
      </w:r>
      <w:r w:rsidRPr="009908F6">
        <w:rPr>
          <w:b/>
          <w:color w:val="0D0D0D" w:themeColor="text1" w:themeTint="F2"/>
        </w:rPr>
        <w:tab/>
      </w:r>
      <w:r w:rsidR="003756FF" w:rsidRPr="009908F6">
        <w:rPr>
          <w:b/>
          <w:color w:val="0D0D0D" w:themeColor="text1" w:themeTint="F2"/>
        </w:rPr>
        <w:fldChar w:fldCharType="begin"/>
      </w:r>
      <w:r w:rsidRPr="009908F6">
        <w:rPr>
          <w:b/>
          <w:color w:val="0D0D0D" w:themeColor="text1" w:themeTint="F2"/>
        </w:rPr>
        <w:instrText xml:space="preserve"> PAGEREF _Toc295897065 \h </w:instrText>
      </w:r>
      <w:r w:rsidR="003756FF" w:rsidRPr="009908F6">
        <w:rPr>
          <w:b/>
          <w:color w:val="0D0D0D" w:themeColor="text1" w:themeTint="F2"/>
        </w:rPr>
      </w:r>
      <w:r w:rsidR="003756FF" w:rsidRPr="009908F6">
        <w:rPr>
          <w:b/>
          <w:color w:val="0D0D0D" w:themeColor="text1" w:themeTint="F2"/>
        </w:rPr>
        <w:fldChar w:fldCharType="separate"/>
      </w:r>
      <w:r w:rsidRPr="009908F6">
        <w:rPr>
          <w:b/>
          <w:color w:val="0D0D0D" w:themeColor="text1" w:themeTint="F2"/>
        </w:rPr>
        <w:t>100</w:t>
      </w:r>
      <w:r w:rsidR="003756FF" w:rsidRPr="009908F6">
        <w:rPr>
          <w:b/>
          <w:color w:val="0D0D0D" w:themeColor="text1" w:themeTint="F2"/>
        </w:rPr>
        <w:fldChar w:fldCharType="end"/>
      </w:r>
    </w:p>
    <w:p w:rsidR="009908F6" w:rsidRPr="009908F6" w:rsidRDefault="009908F6" w:rsidP="009908F6">
      <w:pPr>
        <w:pStyle w:val="TOC2"/>
        <w:rPr>
          <w:b/>
          <w:color w:val="0D0D0D" w:themeColor="text1" w:themeTint="F2"/>
        </w:rPr>
      </w:pPr>
      <w:r w:rsidRPr="009908F6">
        <w:rPr>
          <w:b/>
          <w:color w:val="0D0D0D" w:themeColor="text1" w:themeTint="F2"/>
        </w:rPr>
        <w:t>Academic Department Chairs</w:t>
      </w:r>
      <w:r w:rsidRPr="009908F6">
        <w:rPr>
          <w:b/>
          <w:color w:val="0D0D0D" w:themeColor="text1" w:themeTint="F2"/>
        </w:rPr>
        <w:tab/>
      </w:r>
      <w:r w:rsidR="003756FF" w:rsidRPr="009908F6">
        <w:rPr>
          <w:b/>
          <w:color w:val="0D0D0D" w:themeColor="text1" w:themeTint="F2"/>
        </w:rPr>
        <w:fldChar w:fldCharType="begin"/>
      </w:r>
      <w:r w:rsidRPr="009908F6">
        <w:rPr>
          <w:b/>
          <w:color w:val="0D0D0D" w:themeColor="text1" w:themeTint="F2"/>
        </w:rPr>
        <w:instrText xml:space="preserve"> PAGEREF _Toc295897066 \h </w:instrText>
      </w:r>
      <w:r w:rsidR="003756FF" w:rsidRPr="009908F6">
        <w:rPr>
          <w:b/>
          <w:color w:val="0D0D0D" w:themeColor="text1" w:themeTint="F2"/>
        </w:rPr>
      </w:r>
      <w:r w:rsidR="003756FF" w:rsidRPr="009908F6">
        <w:rPr>
          <w:b/>
          <w:color w:val="0D0D0D" w:themeColor="text1" w:themeTint="F2"/>
        </w:rPr>
        <w:fldChar w:fldCharType="separate"/>
      </w:r>
      <w:r w:rsidRPr="009908F6">
        <w:rPr>
          <w:b/>
          <w:color w:val="0D0D0D" w:themeColor="text1" w:themeTint="F2"/>
        </w:rPr>
        <w:t>100</w:t>
      </w:r>
      <w:r w:rsidR="003756FF" w:rsidRPr="009908F6">
        <w:rPr>
          <w:b/>
          <w:color w:val="0D0D0D" w:themeColor="text1" w:themeTint="F2"/>
        </w:rPr>
        <w:fldChar w:fldCharType="end"/>
      </w:r>
    </w:p>
    <w:p w:rsidR="009908F6" w:rsidRPr="009908F6" w:rsidRDefault="009908F6" w:rsidP="009908F6">
      <w:pPr>
        <w:pStyle w:val="TOC2"/>
        <w:rPr>
          <w:b/>
          <w:color w:val="0D0D0D" w:themeColor="text1" w:themeTint="F2"/>
        </w:rPr>
      </w:pPr>
      <w:r w:rsidRPr="009908F6">
        <w:rPr>
          <w:b/>
          <w:color w:val="0D0D0D" w:themeColor="text1" w:themeTint="F2"/>
        </w:rPr>
        <w:t>Administrative Support Staff</w:t>
      </w:r>
      <w:r w:rsidRPr="009908F6">
        <w:rPr>
          <w:b/>
          <w:color w:val="0D0D0D" w:themeColor="text1" w:themeTint="F2"/>
        </w:rPr>
        <w:tab/>
      </w:r>
      <w:r w:rsidR="003756FF" w:rsidRPr="009908F6">
        <w:rPr>
          <w:b/>
          <w:color w:val="0D0D0D" w:themeColor="text1" w:themeTint="F2"/>
        </w:rPr>
        <w:fldChar w:fldCharType="begin"/>
      </w:r>
      <w:r w:rsidRPr="009908F6">
        <w:rPr>
          <w:b/>
          <w:color w:val="0D0D0D" w:themeColor="text1" w:themeTint="F2"/>
        </w:rPr>
        <w:instrText xml:space="preserve"> PAGEREF _Toc295897067 \h </w:instrText>
      </w:r>
      <w:r w:rsidR="003756FF" w:rsidRPr="009908F6">
        <w:rPr>
          <w:b/>
          <w:color w:val="0D0D0D" w:themeColor="text1" w:themeTint="F2"/>
        </w:rPr>
      </w:r>
      <w:r w:rsidR="003756FF" w:rsidRPr="009908F6">
        <w:rPr>
          <w:b/>
          <w:color w:val="0D0D0D" w:themeColor="text1" w:themeTint="F2"/>
        </w:rPr>
        <w:fldChar w:fldCharType="separate"/>
      </w:r>
      <w:r w:rsidRPr="009908F6">
        <w:rPr>
          <w:b/>
          <w:color w:val="0D0D0D" w:themeColor="text1" w:themeTint="F2"/>
        </w:rPr>
        <w:t>101</w:t>
      </w:r>
      <w:r w:rsidR="003756FF" w:rsidRPr="009908F6">
        <w:rPr>
          <w:b/>
          <w:color w:val="0D0D0D" w:themeColor="text1" w:themeTint="F2"/>
        </w:rPr>
        <w:fldChar w:fldCharType="end"/>
      </w:r>
    </w:p>
    <w:p w:rsidR="009908F6" w:rsidRPr="009908F6" w:rsidRDefault="009908F6" w:rsidP="009908F6">
      <w:pPr>
        <w:pStyle w:val="TOC2"/>
        <w:rPr>
          <w:b/>
          <w:color w:val="0D0D0D" w:themeColor="text1" w:themeTint="F2"/>
        </w:rPr>
      </w:pPr>
      <w:r w:rsidRPr="009908F6">
        <w:rPr>
          <w:b/>
          <w:color w:val="0D0D0D" w:themeColor="text1" w:themeTint="F2"/>
        </w:rPr>
        <w:t>Personnel Emeriti</w:t>
      </w:r>
      <w:r w:rsidRPr="009908F6">
        <w:rPr>
          <w:b/>
          <w:color w:val="0D0D0D" w:themeColor="text1" w:themeTint="F2"/>
        </w:rPr>
        <w:tab/>
      </w:r>
      <w:r w:rsidR="003756FF" w:rsidRPr="009908F6">
        <w:rPr>
          <w:b/>
          <w:color w:val="0D0D0D" w:themeColor="text1" w:themeTint="F2"/>
        </w:rPr>
        <w:fldChar w:fldCharType="begin"/>
      </w:r>
      <w:r w:rsidRPr="009908F6">
        <w:rPr>
          <w:b/>
          <w:color w:val="0D0D0D" w:themeColor="text1" w:themeTint="F2"/>
        </w:rPr>
        <w:instrText xml:space="preserve"> PAGEREF _Toc295897068 \h </w:instrText>
      </w:r>
      <w:r w:rsidR="003756FF" w:rsidRPr="009908F6">
        <w:rPr>
          <w:b/>
          <w:color w:val="0D0D0D" w:themeColor="text1" w:themeTint="F2"/>
        </w:rPr>
      </w:r>
      <w:r w:rsidR="003756FF" w:rsidRPr="009908F6">
        <w:rPr>
          <w:b/>
          <w:color w:val="0D0D0D" w:themeColor="text1" w:themeTint="F2"/>
        </w:rPr>
        <w:fldChar w:fldCharType="separate"/>
      </w:r>
      <w:r w:rsidRPr="009908F6">
        <w:rPr>
          <w:b/>
          <w:color w:val="0D0D0D" w:themeColor="text1" w:themeTint="F2"/>
        </w:rPr>
        <w:t>102</w:t>
      </w:r>
      <w:r w:rsidR="003756FF" w:rsidRPr="009908F6">
        <w:rPr>
          <w:b/>
          <w:color w:val="0D0D0D" w:themeColor="text1" w:themeTint="F2"/>
        </w:rPr>
        <w:fldChar w:fldCharType="end"/>
      </w:r>
    </w:p>
    <w:p w:rsidR="009908F6" w:rsidRPr="009908F6" w:rsidRDefault="009908F6" w:rsidP="009908F6">
      <w:pPr>
        <w:pStyle w:val="TOC2"/>
        <w:rPr>
          <w:b/>
          <w:color w:val="0D0D0D" w:themeColor="text1" w:themeTint="F2"/>
        </w:rPr>
      </w:pPr>
      <w:r w:rsidRPr="009908F6">
        <w:rPr>
          <w:b/>
          <w:color w:val="0D0D0D" w:themeColor="text1" w:themeTint="F2"/>
        </w:rPr>
        <w:t>Telephone Directory</w:t>
      </w:r>
      <w:r w:rsidRPr="009908F6">
        <w:rPr>
          <w:b/>
          <w:color w:val="0D0D0D" w:themeColor="text1" w:themeTint="F2"/>
        </w:rPr>
        <w:tab/>
      </w:r>
      <w:r w:rsidR="003756FF" w:rsidRPr="009908F6">
        <w:rPr>
          <w:b/>
          <w:color w:val="0D0D0D" w:themeColor="text1" w:themeTint="F2"/>
        </w:rPr>
        <w:fldChar w:fldCharType="begin"/>
      </w:r>
      <w:r w:rsidRPr="009908F6">
        <w:rPr>
          <w:b/>
          <w:color w:val="0D0D0D" w:themeColor="text1" w:themeTint="F2"/>
        </w:rPr>
        <w:instrText xml:space="preserve"> PAGEREF _Toc295897069 \h </w:instrText>
      </w:r>
      <w:r w:rsidR="003756FF" w:rsidRPr="009908F6">
        <w:rPr>
          <w:b/>
          <w:color w:val="0D0D0D" w:themeColor="text1" w:themeTint="F2"/>
        </w:rPr>
      </w:r>
      <w:r w:rsidR="003756FF" w:rsidRPr="009908F6">
        <w:rPr>
          <w:b/>
          <w:color w:val="0D0D0D" w:themeColor="text1" w:themeTint="F2"/>
        </w:rPr>
        <w:fldChar w:fldCharType="separate"/>
      </w:r>
      <w:r w:rsidRPr="009908F6">
        <w:rPr>
          <w:b/>
          <w:color w:val="0D0D0D" w:themeColor="text1" w:themeTint="F2"/>
        </w:rPr>
        <w:t>105</w:t>
      </w:r>
      <w:r w:rsidR="003756FF" w:rsidRPr="009908F6">
        <w:rPr>
          <w:b/>
          <w:color w:val="0D0D0D" w:themeColor="text1" w:themeTint="F2"/>
        </w:rPr>
        <w:fldChar w:fldCharType="end"/>
      </w:r>
    </w:p>
    <w:p w:rsidR="009908F6" w:rsidRPr="009908F6" w:rsidRDefault="009908F6" w:rsidP="009908F6">
      <w:pPr>
        <w:pStyle w:val="TOC2"/>
        <w:rPr>
          <w:b/>
          <w:color w:val="0D0D0D" w:themeColor="text1" w:themeTint="F2"/>
        </w:rPr>
      </w:pPr>
      <w:r w:rsidRPr="009908F6">
        <w:rPr>
          <w:b/>
          <w:color w:val="0D0D0D" w:themeColor="text1" w:themeTint="F2"/>
        </w:rPr>
        <w:t>University System Of Georgia</w:t>
      </w:r>
      <w:r w:rsidRPr="009908F6">
        <w:rPr>
          <w:b/>
          <w:color w:val="0D0D0D" w:themeColor="text1" w:themeTint="F2"/>
        </w:rPr>
        <w:tab/>
      </w:r>
      <w:r w:rsidR="003756FF" w:rsidRPr="009908F6">
        <w:rPr>
          <w:b/>
          <w:color w:val="0D0D0D" w:themeColor="text1" w:themeTint="F2"/>
        </w:rPr>
        <w:fldChar w:fldCharType="begin"/>
      </w:r>
      <w:r w:rsidRPr="009908F6">
        <w:rPr>
          <w:b/>
          <w:color w:val="0D0D0D" w:themeColor="text1" w:themeTint="F2"/>
        </w:rPr>
        <w:instrText xml:space="preserve"> PAGEREF _Toc295897070 \h </w:instrText>
      </w:r>
      <w:r w:rsidR="003756FF" w:rsidRPr="009908F6">
        <w:rPr>
          <w:b/>
          <w:color w:val="0D0D0D" w:themeColor="text1" w:themeTint="F2"/>
        </w:rPr>
      </w:r>
      <w:r w:rsidR="003756FF" w:rsidRPr="009908F6">
        <w:rPr>
          <w:b/>
          <w:color w:val="0D0D0D" w:themeColor="text1" w:themeTint="F2"/>
        </w:rPr>
        <w:fldChar w:fldCharType="separate"/>
      </w:r>
      <w:r w:rsidRPr="009908F6">
        <w:rPr>
          <w:b/>
          <w:color w:val="0D0D0D" w:themeColor="text1" w:themeTint="F2"/>
        </w:rPr>
        <w:t>106</w:t>
      </w:r>
      <w:r w:rsidR="003756FF" w:rsidRPr="009908F6">
        <w:rPr>
          <w:b/>
          <w:color w:val="0D0D0D" w:themeColor="text1" w:themeTint="F2"/>
        </w:rPr>
        <w:fldChar w:fldCharType="end"/>
      </w:r>
    </w:p>
    <w:p w:rsidR="009908F6" w:rsidRPr="009908F6" w:rsidRDefault="009908F6" w:rsidP="009908F6">
      <w:pPr>
        <w:pStyle w:val="TOC2"/>
        <w:rPr>
          <w:b/>
          <w:color w:val="0D0D0D" w:themeColor="text1" w:themeTint="F2"/>
        </w:rPr>
      </w:pPr>
      <w:r w:rsidRPr="009908F6">
        <w:rPr>
          <w:b/>
          <w:color w:val="0D0D0D" w:themeColor="text1" w:themeTint="F2"/>
        </w:rPr>
        <w:t>Institutions</w:t>
      </w:r>
      <w:r w:rsidRPr="009908F6">
        <w:rPr>
          <w:b/>
          <w:color w:val="0D0D0D" w:themeColor="text1" w:themeTint="F2"/>
        </w:rPr>
        <w:tab/>
      </w:r>
      <w:r w:rsidR="003756FF" w:rsidRPr="009908F6">
        <w:rPr>
          <w:b/>
          <w:color w:val="0D0D0D" w:themeColor="text1" w:themeTint="F2"/>
        </w:rPr>
        <w:fldChar w:fldCharType="begin"/>
      </w:r>
      <w:r w:rsidRPr="009908F6">
        <w:rPr>
          <w:b/>
          <w:color w:val="0D0D0D" w:themeColor="text1" w:themeTint="F2"/>
        </w:rPr>
        <w:instrText xml:space="preserve"> PAGEREF _Toc295897071 \h </w:instrText>
      </w:r>
      <w:r w:rsidR="003756FF" w:rsidRPr="009908F6">
        <w:rPr>
          <w:b/>
          <w:color w:val="0D0D0D" w:themeColor="text1" w:themeTint="F2"/>
        </w:rPr>
      </w:r>
      <w:r w:rsidR="003756FF" w:rsidRPr="009908F6">
        <w:rPr>
          <w:b/>
          <w:color w:val="0D0D0D" w:themeColor="text1" w:themeTint="F2"/>
        </w:rPr>
        <w:fldChar w:fldCharType="separate"/>
      </w:r>
      <w:r w:rsidRPr="009908F6">
        <w:rPr>
          <w:b/>
          <w:color w:val="0D0D0D" w:themeColor="text1" w:themeTint="F2"/>
        </w:rPr>
        <w:t>108</w:t>
      </w:r>
      <w:r w:rsidR="003756FF" w:rsidRPr="009908F6">
        <w:rPr>
          <w:b/>
          <w:color w:val="0D0D0D" w:themeColor="text1" w:themeTint="F2"/>
        </w:rPr>
        <w:fldChar w:fldCharType="end"/>
      </w:r>
    </w:p>
    <w:p w:rsidR="00441123" w:rsidRDefault="003756FF" w:rsidP="009908F6">
      <w:pPr>
        <w:pStyle w:val="TOC2"/>
      </w:pPr>
      <w:r w:rsidRPr="009908F6">
        <w:rPr>
          <w:color w:val="0D0D0D" w:themeColor="text1" w:themeTint="F2"/>
        </w:rPr>
        <w:fldChar w:fldCharType="end"/>
      </w:r>
      <w:r w:rsidR="00441123">
        <w:br w:type="page"/>
      </w:r>
    </w:p>
    <w:p w:rsidR="00F677A9" w:rsidRDefault="00F677A9">
      <w:pPr>
        <w:sectPr w:rsidR="00F677A9" w:rsidSect="00872727">
          <w:headerReference w:type="default" r:id="rId16"/>
          <w:type w:val="continuous"/>
          <w:pgSz w:w="12240" w:h="15840" w:code="1"/>
          <w:pgMar w:top="720" w:right="720" w:bottom="288" w:left="1440" w:header="720" w:footer="288" w:gutter="0"/>
          <w:cols w:num="2" w:space="360"/>
          <w:docGrid w:linePitch="360"/>
        </w:sectPr>
      </w:pPr>
    </w:p>
    <w:p w:rsidR="00872FE7" w:rsidRDefault="00872FE7" w:rsidP="00872FE7">
      <w:pPr>
        <w:spacing w:after="0"/>
        <w:jc w:val="center"/>
        <w:rPr>
          <w:rFonts w:ascii="Times New Roman" w:eastAsia="Times New Roman" w:hAnsi="Times New Roman" w:cs="Times New Roman"/>
          <w:b/>
          <w:bCs/>
          <w:color w:val="000000"/>
          <w:sz w:val="24"/>
          <w:szCs w:val="24"/>
        </w:rPr>
      </w:pPr>
      <w:r w:rsidRPr="000A7B93">
        <w:rPr>
          <w:rFonts w:ascii="Times New Roman" w:eastAsia="Times New Roman" w:hAnsi="Times New Roman" w:cs="Times New Roman"/>
          <w:b/>
          <w:bCs/>
          <w:color w:val="000000"/>
          <w:sz w:val="24"/>
          <w:szCs w:val="24"/>
        </w:rPr>
        <w:t>Office of Academic Services and Registrar</w:t>
      </w:r>
    </w:p>
    <w:tbl>
      <w:tblPr>
        <w:tblpPr w:leftFromText="180" w:rightFromText="180" w:vertAnchor="page" w:horzAnchor="margin" w:tblpX="126" w:tblpY="1726"/>
        <w:tblW w:w="9946" w:type="dxa"/>
        <w:tblLook w:val="04A0"/>
      </w:tblPr>
      <w:tblGrid>
        <w:gridCol w:w="1426"/>
        <w:gridCol w:w="8520"/>
      </w:tblGrid>
      <w:tr w:rsidR="00872FE7" w:rsidRPr="000A7B93" w:rsidTr="008D02C3">
        <w:trPr>
          <w:trHeight w:val="274"/>
        </w:trPr>
        <w:tc>
          <w:tcPr>
            <w:tcW w:w="1426" w:type="dxa"/>
            <w:tcBorders>
              <w:top w:val="single" w:sz="4" w:space="0" w:color="auto"/>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520" w:type="dxa"/>
            <w:tcBorders>
              <w:top w:val="single" w:sz="4" w:space="0" w:color="auto"/>
              <w:left w:val="nil"/>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520" w:type="dxa"/>
            <w:tcBorders>
              <w:top w:val="nil"/>
              <w:left w:val="nil"/>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872FE7" w:rsidRPr="000A7B93" w:rsidTr="008D02C3">
        <w:trPr>
          <w:trHeight w:val="607"/>
        </w:trPr>
        <w:tc>
          <w:tcPr>
            <w:tcW w:w="1426" w:type="dxa"/>
            <w:tcBorders>
              <w:top w:val="nil"/>
              <w:left w:val="single" w:sz="4" w:space="0" w:color="auto"/>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872FE7" w:rsidRPr="000A7B93" w:rsidTr="008D02C3">
        <w:trPr>
          <w:trHeight w:val="47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872FE7" w:rsidRPr="000A7B93" w:rsidTr="008D02C3">
        <w:trPr>
          <w:trHeight w:val="288"/>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872FE7" w:rsidRPr="000A7B93" w:rsidTr="008D02C3">
        <w:trPr>
          <w:trHeight w:val="385"/>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872FE7" w:rsidRPr="000A7B93"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a.m.- 4:00 p.m.  Reese Student Union</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graduation and pay graduation fee</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Grades due in Banner for A Term Online Classes by 3:00 p.m. Classes Begin for B Term Online </w:t>
            </w:r>
          </w:p>
        </w:tc>
      </w:tr>
      <w:tr w:rsidR="00872FE7" w:rsidRPr="000A7B93" w:rsidTr="008D02C3">
        <w:trPr>
          <w:trHeight w:val="206"/>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TBA</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Regents' Test Dates </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872FE7" w:rsidRPr="000A7B93"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872FE7" w:rsidRPr="000A7B93"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23-27</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872FE7" w:rsidRPr="000A7B93" w:rsidTr="008D02C3">
        <w:trPr>
          <w:trHeight w:val="21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520" w:type="dxa"/>
            <w:tcBorders>
              <w:top w:val="nil"/>
              <w:left w:val="nil"/>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872FE7" w:rsidRPr="000A7B93" w:rsidTr="008D02C3">
        <w:trPr>
          <w:trHeight w:val="465"/>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 out or improper check out fee charged (fines begin after 3:00 p.m. without prior approval).</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520" w:type="dxa"/>
            <w:tcBorders>
              <w:top w:val="nil"/>
              <w:left w:val="nil"/>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872FE7" w:rsidRPr="000A7B93" w:rsidTr="008D02C3">
        <w:trPr>
          <w:trHeight w:val="47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872FE7" w:rsidRPr="000A7B93" w:rsidTr="008D02C3">
        <w:trPr>
          <w:trHeight w:val="164"/>
        </w:trPr>
        <w:tc>
          <w:tcPr>
            <w:tcW w:w="9946" w:type="dxa"/>
            <w:gridSpan w:val="2"/>
            <w:tcBorders>
              <w:top w:val="nil"/>
              <w:left w:val="nil"/>
              <w:bottom w:val="nil"/>
              <w:right w:val="nil"/>
            </w:tcBorders>
            <w:shd w:val="clear" w:color="auto" w:fill="auto"/>
            <w:noWrap/>
            <w:vAlign w:val="bottom"/>
            <w:hideMark/>
          </w:tcPr>
          <w:p w:rsidR="00872FE7" w:rsidRPr="000A7B93" w:rsidRDefault="00872FE7" w:rsidP="008D02C3">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hyperlink w:anchor="wfPolicy" w:history="1">
              <w:r w:rsidR="003756FF">
                <w:rPr>
                  <w:rStyle w:val="Hyperlink"/>
                  <w:rFonts w:ascii="Times New Roman" w:eastAsia="Times New Roman" w:hAnsi="Times New Roman" w:cs="Times New Roman"/>
                  <w:b/>
                  <w:bCs/>
                  <w:sz w:val="14"/>
                  <w:szCs w:val="14"/>
                </w:rPr>
                <w:fldChar w:fldCharType="begin"/>
              </w:r>
              <w:r>
                <w:rPr>
                  <w:rFonts w:ascii="Times New Roman" w:eastAsia="Times New Roman" w:hAnsi="Times New Roman" w:cs="Times New Roman"/>
                  <w:b/>
                  <w:bCs/>
                  <w:sz w:val="14"/>
                  <w:szCs w:val="14"/>
                </w:rPr>
                <w:instrText xml:space="preserve"> PAGEREF wfPolicy \h </w:instrText>
              </w:r>
              <w:r w:rsidR="003756FF">
                <w:rPr>
                  <w:rStyle w:val="Hyperlink"/>
                  <w:rFonts w:ascii="Times New Roman" w:eastAsia="Times New Roman" w:hAnsi="Times New Roman" w:cs="Times New Roman"/>
                  <w:b/>
                  <w:bCs/>
                  <w:sz w:val="14"/>
                  <w:szCs w:val="14"/>
                </w:rPr>
              </w:r>
              <w:r w:rsidR="003756FF">
                <w:rPr>
                  <w:rStyle w:val="Hyperlink"/>
                  <w:rFonts w:ascii="Times New Roman" w:eastAsia="Times New Roman" w:hAnsi="Times New Roman" w:cs="Times New Roman"/>
                  <w:b/>
                  <w:bCs/>
                  <w:sz w:val="14"/>
                  <w:szCs w:val="14"/>
                </w:rPr>
                <w:fldChar w:fldCharType="separate"/>
              </w:r>
              <w:r>
                <w:rPr>
                  <w:rFonts w:ascii="Times New Roman" w:eastAsia="Times New Roman" w:hAnsi="Times New Roman" w:cs="Times New Roman"/>
                  <w:b/>
                  <w:bCs/>
                  <w:noProof/>
                  <w:sz w:val="14"/>
                  <w:szCs w:val="14"/>
                </w:rPr>
                <w:t>49</w:t>
              </w:r>
              <w:r w:rsidR="003756FF">
                <w:rPr>
                  <w:rStyle w:val="Hyperlink"/>
                  <w:rFonts w:ascii="Times New Roman" w:eastAsia="Times New Roman" w:hAnsi="Times New Roman" w:cs="Times New Roman"/>
                  <w:b/>
                  <w:bCs/>
                  <w:sz w:val="14"/>
                  <w:szCs w:val="14"/>
                </w:rPr>
                <w:fldChar w:fldCharType="end"/>
              </w:r>
            </w:hyperlink>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872FE7" w:rsidRPr="000A7B93" w:rsidTr="008D02C3">
        <w:trPr>
          <w:trHeight w:val="274"/>
        </w:trPr>
        <w:tc>
          <w:tcPr>
            <w:tcW w:w="9946" w:type="dxa"/>
            <w:gridSpan w:val="2"/>
            <w:tcBorders>
              <w:top w:val="nil"/>
              <w:left w:val="nil"/>
              <w:bottom w:val="nil"/>
              <w:right w:val="nil"/>
            </w:tcBorders>
            <w:shd w:val="clear" w:color="auto" w:fill="auto"/>
            <w:noWrap/>
            <w:vAlign w:val="bottom"/>
            <w:hideMark/>
          </w:tcPr>
          <w:p w:rsidR="00872FE7" w:rsidRPr="000A7B93" w:rsidRDefault="00872FE7" w:rsidP="008D02C3">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872FE7" w:rsidRPr="00872FE7" w:rsidRDefault="00872FE7" w:rsidP="00872FE7">
      <w:pPr>
        <w:pStyle w:val="Heading2"/>
        <w:spacing w:before="0"/>
        <w:ind w:firstLine="360"/>
        <w:jc w:val="center"/>
        <w:rPr>
          <w:color w:val="595959" w:themeColor="text1" w:themeTint="A6"/>
        </w:rPr>
      </w:pPr>
      <w:bookmarkStart w:id="2" w:name="_Toc295896855"/>
      <w:r w:rsidRPr="00872FE7">
        <w:rPr>
          <w:color w:val="595959" w:themeColor="text1" w:themeTint="A6"/>
        </w:rPr>
        <w:t>Academic calendar</w:t>
      </w:r>
      <w:bookmarkEnd w:id="2"/>
    </w:p>
    <w:p w:rsidR="00872FE7" w:rsidRDefault="00872FE7"/>
    <w:p w:rsidR="00872727" w:rsidRDefault="00872727">
      <w:pPr>
        <w:sectPr w:rsidR="00872727" w:rsidSect="00872727">
          <w:headerReference w:type="even" r:id="rId17"/>
          <w:type w:val="continuous"/>
          <w:pgSz w:w="12240" w:h="15840" w:code="1"/>
          <w:pgMar w:top="720" w:right="720" w:bottom="288" w:left="1440" w:header="720" w:footer="288" w:gutter="0"/>
          <w:cols w:space="720"/>
          <w:docGrid w:linePitch="360"/>
        </w:sectPr>
      </w:pPr>
    </w:p>
    <w:p w:rsidR="00872FE7" w:rsidRDefault="00872FE7"/>
    <w:p w:rsidR="00872FE7" w:rsidRDefault="00872FE7"/>
    <w:p w:rsidR="00872FE7" w:rsidRDefault="00872FE7"/>
    <w:p w:rsidR="00872FE7" w:rsidRDefault="00872FE7"/>
    <w:p w:rsidR="00872FE7" w:rsidRDefault="00872FE7"/>
    <w:p w:rsidR="00872FE7" w:rsidRDefault="00872FE7"/>
    <w:p w:rsidR="00872FE7" w:rsidRDefault="00872FE7"/>
    <w:p w:rsidR="00441123" w:rsidRDefault="00441123" w:rsidP="00C43359">
      <w:pPr>
        <w:ind w:firstLine="0"/>
      </w:pPr>
      <w:r>
        <w:br w:type="page"/>
      </w:r>
    </w:p>
    <w:p w:rsidR="00872727" w:rsidRPr="00872727" w:rsidRDefault="00872727" w:rsidP="00441123">
      <w:pPr>
        <w:pStyle w:val="Heading2"/>
        <w:spacing w:before="0"/>
        <w:ind w:left="180" w:right="180" w:firstLine="0"/>
        <w:jc w:val="center"/>
        <w:rPr>
          <w:rFonts w:ascii="Impact" w:hAnsi="Impact" w:cs="Impact"/>
          <w:b w:val="0"/>
          <w:color w:val="666666"/>
          <w:spacing w:val="34"/>
          <w:sz w:val="56"/>
          <w:szCs w:val="56"/>
        </w:rPr>
        <w:sectPr w:rsidR="00872727" w:rsidRPr="00872727" w:rsidSect="00872727">
          <w:headerReference w:type="default" r:id="rId18"/>
          <w:pgSz w:w="12240" w:h="15840" w:code="1"/>
          <w:pgMar w:top="720" w:right="720" w:bottom="288" w:left="1440" w:header="720" w:footer="288" w:gutter="0"/>
          <w:cols w:space="720"/>
          <w:docGrid w:linePitch="360"/>
        </w:sectPr>
      </w:pPr>
      <w:bookmarkStart w:id="3" w:name="_Toc294969615"/>
      <w:bookmarkStart w:id="4" w:name="_Toc295421877"/>
      <w:bookmarkStart w:id="5" w:name="_Toc295506561"/>
      <w:bookmarkStart w:id="6" w:name="_Toc295507640"/>
      <w:bookmarkStart w:id="7" w:name="_Toc295508162"/>
    </w:p>
    <w:p w:rsidR="00441123" w:rsidRPr="00872D63" w:rsidRDefault="00441123" w:rsidP="00441123">
      <w:pPr>
        <w:pStyle w:val="Heading2"/>
        <w:spacing w:before="0"/>
        <w:ind w:left="180" w:right="180" w:firstLine="0"/>
        <w:jc w:val="center"/>
        <w:rPr>
          <w:rFonts w:ascii="Impact" w:hAnsi="Impact" w:cs="Impact"/>
          <w:b w:val="0"/>
          <w:color w:val="666666"/>
          <w:spacing w:val="20"/>
          <w:sz w:val="44"/>
          <w:szCs w:val="44"/>
        </w:rPr>
      </w:pPr>
      <w:bookmarkStart w:id="8" w:name="_Toc295895475"/>
      <w:bookmarkStart w:id="9" w:name="_Toc295895994"/>
      <w:bookmarkStart w:id="10" w:name="_Toc295896856"/>
      <w:r w:rsidRPr="00D217C8">
        <w:rPr>
          <w:rFonts w:ascii="Impact" w:hAnsi="Impact" w:cs="Impact"/>
          <w:b w:val="0"/>
          <w:color w:val="666666"/>
          <w:spacing w:val="34"/>
          <w:sz w:val="56"/>
          <w:szCs w:val="56"/>
          <w:fitText w:val="6264" w:id="-161864192"/>
        </w:rPr>
        <w:t>H</w:t>
      </w:r>
      <w:r w:rsidRPr="00D217C8">
        <w:rPr>
          <w:rFonts w:ascii="Impact" w:hAnsi="Impact" w:cs="Impact"/>
          <w:b w:val="0"/>
          <w:color w:val="666666"/>
          <w:spacing w:val="34"/>
          <w:sz w:val="44"/>
          <w:szCs w:val="44"/>
          <w:fitText w:val="6264" w:id="-161864192"/>
        </w:rPr>
        <w:t xml:space="preserve">ISTORY OF THE </w:t>
      </w:r>
      <w:r w:rsidRPr="00D217C8">
        <w:rPr>
          <w:rFonts w:ascii="Impact" w:hAnsi="Impact" w:cs="Impact"/>
          <w:b w:val="0"/>
          <w:color w:val="666666"/>
          <w:spacing w:val="34"/>
          <w:sz w:val="56"/>
          <w:szCs w:val="56"/>
          <w:fitText w:val="6264" w:id="-161864192"/>
        </w:rPr>
        <w:t>A</w:t>
      </w:r>
      <w:r w:rsidRPr="00D217C8">
        <w:rPr>
          <w:rFonts w:ascii="Impact" w:hAnsi="Impact" w:cs="Impact"/>
          <w:b w:val="0"/>
          <w:color w:val="666666"/>
          <w:spacing w:val="34"/>
          <w:sz w:val="44"/>
          <w:szCs w:val="44"/>
          <w:fitText w:val="6264" w:id="-161864192"/>
        </w:rPr>
        <w:t xml:space="preserve">LBANY </w:t>
      </w:r>
      <w:r w:rsidRPr="00D217C8">
        <w:rPr>
          <w:rFonts w:ascii="Impact" w:hAnsi="Impact" w:cs="Impact"/>
          <w:b w:val="0"/>
          <w:color w:val="666666"/>
          <w:spacing w:val="34"/>
          <w:sz w:val="56"/>
          <w:szCs w:val="56"/>
          <w:fitText w:val="6264" w:id="-161864192"/>
        </w:rPr>
        <w:t>S</w:t>
      </w:r>
      <w:r w:rsidRPr="00D217C8">
        <w:rPr>
          <w:rFonts w:ascii="Impact" w:hAnsi="Impact" w:cs="Impact"/>
          <w:b w:val="0"/>
          <w:color w:val="666666"/>
          <w:spacing w:val="34"/>
          <w:sz w:val="44"/>
          <w:szCs w:val="44"/>
          <w:fitText w:val="6264" w:id="-161864192"/>
        </w:rPr>
        <w:t>TAT</w:t>
      </w:r>
      <w:r w:rsidRPr="00D217C8">
        <w:rPr>
          <w:rFonts w:ascii="Impact" w:hAnsi="Impact" w:cs="Impact"/>
          <w:b w:val="0"/>
          <w:color w:val="666666"/>
          <w:spacing w:val="5"/>
          <w:sz w:val="44"/>
          <w:szCs w:val="44"/>
          <w:fitText w:val="6264" w:id="-161864192"/>
        </w:rPr>
        <w:t>E</w:t>
      </w:r>
      <w:bookmarkEnd w:id="3"/>
      <w:bookmarkEnd w:id="4"/>
      <w:bookmarkEnd w:id="5"/>
      <w:bookmarkEnd w:id="6"/>
      <w:bookmarkEnd w:id="7"/>
      <w:bookmarkEnd w:id="8"/>
      <w:bookmarkEnd w:id="9"/>
      <w:bookmarkEnd w:id="10"/>
    </w:p>
    <w:p w:rsidR="00441123" w:rsidRPr="00872D63" w:rsidRDefault="00441123" w:rsidP="00441123">
      <w:pPr>
        <w:pStyle w:val="Heading2"/>
        <w:spacing w:before="0"/>
        <w:ind w:left="180" w:right="180" w:firstLine="0"/>
        <w:jc w:val="center"/>
        <w:rPr>
          <w:rFonts w:ascii="Times New Roman" w:hAnsi="Times New Roman"/>
          <w:b w:val="0"/>
          <w:color w:val="FFFFFF" w:themeColor="background1"/>
          <w:spacing w:val="20"/>
          <w:sz w:val="20"/>
          <w:szCs w:val="20"/>
        </w:rPr>
      </w:pPr>
      <w:bookmarkStart w:id="11" w:name="_Toc294969616"/>
      <w:bookmarkStart w:id="12" w:name="_Toc295896857"/>
      <w:r w:rsidRPr="00D217C8">
        <w:rPr>
          <w:rFonts w:ascii="Impact" w:hAnsi="Impact" w:cs="Impact"/>
          <w:b w:val="0"/>
          <w:color w:val="666666"/>
          <w:spacing w:val="28"/>
          <w:sz w:val="56"/>
          <w:szCs w:val="56"/>
          <w:fitText w:val="6264" w:id="-162769407"/>
        </w:rPr>
        <w:t>U</w:t>
      </w:r>
      <w:r w:rsidRPr="00D217C8">
        <w:rPr>
          <w:rFonts w:ascii="Impact" w:hAnsi="Impact" w:cs="Impact"/>
          <w:b w:val="0"/>
          <w:color w:val="666666"/>
          <w:spacing w:val="28"/>
          <w:sz w:val="44"/>
          <w:szCs w:val="44"/>
          <w:fitText w:val="6264" w:id="-162769407"/>
        </w:rPr>
        <w:t>NIVERSITY</w:t>
      </w:r>
      <w:r w:rsidRPr="00D217C8">
        <w:rPr>
          <w:rFonts w:ascii="Impact" w:hAnsi="Impact" w:cs="Impact"/>
          <w:b w:val="0"/>
          <w:color w:val="666666"/>
          <w:spacing w:val="28"/>
          <w:sz w:val="56"/>
          <w:szCs w:val="56"/>
          <w:fitText w:val="6264" w:id="-162769407"/>
        </w:rPr>
        <w:t xml:space="preserve"> G</w:t>
      </w:r>
      <w:r w:rsidRPr="00D217C8">
        <w:rPr>
          <w:rFonts w:ascii="Impact" w:hAnsi="Impact" w:cs="Impact"/>
          <w:b w:val="0"/>
          <w:color w:val="666666"/>
          <w:spacing w:val="28"/>
          <w:sz w:val="44"/>
          <w:szCs w:val="44"/>
          <w:fitText w:val="6264" w:id="-162769407"/>
        </w:rPr>
        <w:t xml:space="preserve">RADUATE </w:t>
      </w:r>
      <w:r w:rsidRPr="00D217C8">
        <w:rPr>
          <w:rFonts w:ascii="Impact" w:hAnsi="Impact" w:cs="Impact"/>
          <w:b w:val="0"/>
          <w:color w:val="666666"/>
          <w:spacing w:val="28"/>
          <w:sz w:val="56"/>
          <w:szCs w:val="56"/>
          <w:fitText w:val="6264" w:id="-162769407"/>
        </w:rPr>
        <w:t>S</w:t>
      </w:r>
      <w:r w:rsidRPr="00D217C8">
        <w:rPr>
          <w:rFonts w:ascii="Impact" w:hAnsi="Impact" w:cs="Impact"/>
          <w:b w:val="0"/>
          <w:color w:val="666666"/>
          <w:spacing w:val="28"/>
          <w:sz w:val="44"/>
          <w:szCs w:val="44"/>
          <w:fitText w:val="6264" w:id="-162769407"/>
        </w:rPr>
        <w:t>CHOO</w:t>
      </w:r>
      <w:r w:rsidRPr="00D217C8">
        <w:rPr>
          <w:rFonts w:ascii="Impact" w:hAnsi="Impact" w:cs="Impact"/>
          <w:b w:val="0"/>
          <w:color w:val="666666"/>
          <w:spacing w:val="14"/>
          <w:sz w:val="44"/>
          <w:szCs w:val="44"/>
          <w:fitText w:val="6264" w:id="-162769407"/>
        </w:rPr>
        <w:t>L</w:t>
      </w:r>
      <w:bookmarkEnd w:id="11"/>
      <w:bookmarkEnd w:id="12"/>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In the fall of 1972, Geo</w:t>
      </w:r>
      <w:r>
        <w:rPr>
          <w:rFonts w:ascii="Times New Roman" w:hAnsi="Times New Roman"/>
          <w:color w:val="191919"/>
          <w:spacing w:val="-4"/>
          <w:sz w:val="20"/>
          <w:szCs w:val="20"/>
        </w:rPr>
        <w:t>r</w:t>
      </w:r>
      <w:r>
        <w:rPr>
          <w:rFonts w:ascii="Times New Roman" w:hAnsi="Times New Roman"/>
          <w:color w:val="191919"/>
          <w:sz w:val="20"/>
          <w:szCs w:val="20"/>
        </w:rPr>
        <w:t>gia State University and then</w:t>
      </w:r>
      <w:r>
        <w:rPr>
          <w:rFonts w:ascii="Times New Roman" w:hAnsi="Times New Roman"/>
          <w:color w:val="191919"/>
          <w:spacing w:val="-11"/>
          <w:sz w:val="20"/>
          <w:szCs w:val="20"/>
        </w:rPr>
        <w:t xml:space="preserve"> </w:t>
      </w:r>
      <w:r>
        <w:rPr>
          <w:rFonts w:ascii="Times New Roman" w:hAnsi="Times New Roman"/>
          <w:color w:val="191919"/>
          <w:sz w:val="20"/>
          <w:szCs w:val="20"/>
        </w:rPr>
        <w:t>Albany State College entered into a cooperative agreement to provide,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College, graduate studies leading to the Master of Education degree. By a similar cooperative agreement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College,</w:t>
      </w:r>
      <w:r>
        <w:rPr>
          <w:rFonts w:ascii="Times New Roman" w:hAnsi="Times New Roman"/>
          <w:color w:val="191919"/>
          <w:spacing w:val="-11"/>
          <w:sz w:val="20"/>
          <w:szCs w:val="20"/>
        </w:rPr>
        <w:t xml:space="preserve"> </w:t>
      </w:r>
      <w:r>
        <w:rPr>
          <w:rFonts w:ascii="Times New Roman" w:hAnsi="Times New Roman"/>
          <w:color w:val="191919"/>
          <w:sz w:val="20"/>
          <w:szCs w:val="20"/>
        </w:rPr>
        <w:t>Albany State began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degree program in October 1974.</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In the fall of 1981,</w:t>
      </w:r>
      <w:r>
        <w:rPr>
          <w:rFonts w:ascii="Times New Roman" w:hAnsi="Times New Roman"/>
          <w:color w:val="191919"/>
          <w:spacing w:val="-11"/>
          <w:sz w:val="20"/>
          <w:szCs w:val="20"/>
        </w:rPr>
        <w:t xml:space="preserve"> </w:t>
      </w:r>
      <w:r>
        <w:rPr>
          <w:rFonts w:ascii="Times New Roman" w:hAnsi="Times New Roman"/>
          <w:color w:val="191919"/>
          <w:sz w:val="20"/>
          <w:szCs w:val="20"/>
        </w:rPr>
        <w:t>Albany State received approval from the Board of Regents to award independently both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the Master of Education degrees. One year later in 1982, with the approval of the Board, the University o</w:t>
      </w:r>
      <w:r>
        <w:rPr>
          <w:rFonts w:ascii="Times New Roman" w:hAnsi="Times New Roman"/>
          <w:color w:val="191919"/>
          <w:spacing w:val="-4"/>
          <w:sz w:val="20"/>
          <w:szCs w:val="20"/>
        </w:rPr>
        <w:t>f</w:t>
      </w:r>
      <w:r>
        <w:rPr>
          <w:rFonts w:ascii="Times New Roman" w:hAnsi="Times New Roman"/>
          <w:color w:val="191919"/>
          <w:sz w:val="20"/>
          <w:szCs w:val="20"/>
        </w:rPr>
        <w:t>fered the Master of Science degree in Criminal Justice.</w:t>
      </w:r>
      <w:r>
        <w:rPr>
          <w:rFonts w:ascii="Times New Roman" w:hAnsi="Times New Roman"/>
          <w:color w:val="191919"/>
          <w:spacing w:val="-11"/>
          <w:sz w:val="20"/>
          <w:szCs w:val="20"/>
        </w:rPr>
        <w:t xml:space="preserve"> </w:t>
      </w:r>
      <w:r>
        <w:rPr>
          <w:rFonts w:ascii="Times New Roman" w:hAnsi="Times New Roman"/>
          <w:color w:val="191919"/>
          <w:sz w:val="20"/>
          <w:szCs w:val="20"/>
        </w:rPr>
        <w:t>Again with the collaborative e</w:t>
      </w:r>
      <w:r>
        <w:rPr>
          <w:rFonts w:ascii="Times New Roman" w:hAnsi="Times New Roman"/>
          <w:color w:val="191919"/>
          <w:spacing w:val="-4"/>
          <w:sz w:val="20"/>
          <w:szCs w:val="20"/>
        </w:rPr>
        <w:t>f</w:t>
      </w:r>
      <w:r>
        <w:rPr>
          <w:rFonts w:ascii="Times New Roman" w:hAnsi="Times New Roman"/>
          <w:color w:val="191919"/>
          <w:sz w:val="20"/>
          <w:szCs w:val="20"/>
        </w:rPr>
        <w:t>fort of the University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o</w:t>
      </w:r>
      <w:r>
        <w:rPr>
          <w:rFonts w:ascii="Times New Roman" w:hAnsi="Times New Roman"/>
          <w:color w:val="191919"/>
          <w:spacing w:val="-4"/>
          <w:sz w:val="20"/>
          <w:szCs w:val="20"/>
        </w:rPr>
        <w:t>f</w:t>
      </w:r>
      <w:r>
        <w:rPr>
          <w:rFonts w:ascii="Times New Roman" w:hAnsi="Times New Roman"/>
          <w:color w:val="191919"/>
          <w:sz w:val="20"/>
          <w:szCs w:val="20"/>
        </w:rPr>
        <w:t>fered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and was later approved as a Level III Master's institution in January 1984.</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Master of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degree and the Master of Science degree in Nursing became effective in the fall of 1987 and 1988, respectivel</w:t>
      </w:r>
      <w:r>
        <w:rPr>
          <w:rFonts w:ascii="Times New Roman" w:hAnsi="Times New Roman"/>
          <w:color w:val="191919"/>
          <w:spacing w:val="-13"/>
          <w:sz w:val="20"/>
          <w:szCs w:val="20"/>
        </w:rPr>
        <w:t>y</w:t>
      </w:r>
      <w:r>
        <w:rPr>
          <w:rFonts w:ascii="Times New Roman" w:hAnsi="Times New Roman"/>
          <w:color w:val="191919"/>
          <w:sz w:val="20"/>
          <w:szCs w:val="20"/>
        </w:rPr>
        <w:t>. In the fall of 1991,</w:t>
      </w:r>
      <w:r>
        <w:rPr>
          <w:rFonts w:ascii="Times New Roman" w:hAnsi="Times New Roman"/>
          <w:color w:val="191919"/>
          <w:spacing w:val="-11"/>
          <w:sz w:val="20"/>
          <w:szCs w:val="20"/>
        </w:rPr>
        <w:t xml:space="preserve"> </w:t>
      </w:r>
      <w:r>
        <w:rPr>
          <w:rFonts w:ascii="Times New Roman" w:hAnsi="Times New Roman"/>
          <w:color w:val="191919"/>
          <w:sz w:val="20"/>
          <w:szCs w:val="20"/>
        </w:rPr>
        <w:t>Albany State was granted approval to o</w:t>
      </w:r>
      <w:r>
        <w:rPr>
          <w:rFonts w:ascii="Times New Roman" w:hAnsi="Times New Roman"/>
          <w:color w:val="191919"/>
          <w:spacing w:val="-4"/>
          <w:sz w:val="20"/>
          <w:szCs w:val="20"/>
        </w:rPr>
        <w:t>f</w:t>
      </w:r>
      <w:r>
        <w:rPr>
          <w:rFonts w:ascii="Times New Roman" w:hAnsi="Times New Roman"/>
          <w:color w:val="191919"/>
          <w:sz w:val="20"/>
          <w:szCs w:val="20"/>
        </w:rPr>
        <w:t>fer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In January 1999</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inaugurated doctoral education in the</w:t>
      </w:r>
      <w:r>
        <w:rPr>
          <w:rFonts w:ascii="Times New Roman" w:hAnsi="Times New Roman"/>
          <w:color w:val="191919"/>
          <w:spacing w:val="-11"/>
          <w:sz w:val="20"/>
          <w:szCs w:val="20"/>
        </w:rPr>
        <w:t xml:space="preserve"> </w:t>
      </w:r>
      <w:r>
        <w:rPr>
          <w:rFonts w:ascii="Times New Roman" w:hAnsi="Times New Roman"/>
          <w:color w:val="191919"/>
          <w:sz w:val="20"/>
          <w:szCs w:val="20"/>
        </w:rPr>
        <w:t>Albany area with the acceptance of the first cohort of students into the joint Ed.D. program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441123" w:rsidRDefault="00441123" w:rsidP="00807398">
      <w:pPr>
        <w:widowControl w:val="0"/>
        <w:autoSpaceDE w:val="0"/>
        <w:autoSpaceDN w:val="0"/>
        <w:adjustRightInd w:val="0"/>
        <w:spacing w:after="0" w:line="200" w:lineRule="exact"/>
        <w:ind w:left="360" w:firstLine="360"/>
        <w:rPr>
          <w:rFonts w:ascii="Times New Roman" w:hAnsi="Times New Roman"/>
          <w:color w:val="000000"/>
          <w:sz w:val="20"/>
          <w:szCs w:val="20"/>
        </w:rPr>
      </w:pPr>
    </w:p>
    <w:p w:rsidR="00441123" w:rsidRDefault="00441123" w:rsidP="00441123">
      <w:pPr>
        <w:widowControl w:val="0"/>
        <w:autoSpaceDE w:val="0"/>
        <w:autoSpaceDN w:val="0"/>
        <w:adjustRightInd w:val="0"/>
        <w:spacing w:after="0" w:line="200" w:lineRule="exact"/>
        <w:rPr>
          <w:rFonts w:ascii="Times New Roman" w:hAnsi="Times New Roman"/>
          <w:color w:val="000000"/>
          <w:sz w:val="20"/>
          <w:szCs w:val="20"/>
        </w:rPr>
      </w:pPr>
    </w:p>
    <w:p w:rsidR="00441123" w:rsidRPr="00872D63" w:rsidRDefault="00441123" w:rsidP="00441123">
      <w:pPr>
        <w:pStyle w:val="Heading2"/>
        <w:spacing w:before="0"/>
        <w:ind w:right="1960" w:firstLine="0"/>
        <w:jc w:val="center"/>
        <w:rPr>
          <w:rFonts w:ascii="Impact" w:hAnsi="Impact" w:cs="Impact"/>
          <w:b w:val="0"/>
          <w:color w:val="666666"/>
          <w:sz w:val="44"/>
          <w:szCs w:val="44"/>
        </w:rPr>
      </w:pPr>
      <w:bookmarkStart w:id="13" w:name="_Toc294969617"/>
      <w:bookmarkStart w:id="14" w:name="_Toc295896858"/>
      <w:r w:rsidRPr="00D217C8">
        <w:rPr>
          <w:rFonts w:ascii="Impact" w:hAnsi="Impact" w:cs="Impact"/>
          <w:b w:val="0"/>
          <w:color w:val="666666"/>
          <w:spacing w:val="44"/>
          <w:sz w:val="44"/>
          <w:szCs w:val="44"/>
          <w:fitText w:val="5040" w:id="-162769406"/>
        </w:rPr>
        <w:t>ASU Mission Statemen</w:t>
      </w:r>
      <w:r w:rsidRPr="00D217C8">
        <w:rPr>
          <w:rFonts w:ascii="Impact" w:hAnsi="Impact" w:cs="Impact"/>
          <w:b w:val="0"/>
          <w:color w:val="666666"/>
          <w:spacing w:val="17"/>
          <w:sz w:val="44"/>
          <w:szCs w:val="44"/>
          <w:fitText w:val="5040" w:id="-162769406"/>
        </w:rPr>
        <w:t>t</w:t>
      </w:r>
      <w:bookmarkEnd w:id="13"/>
      <w:bookmarkEnd w:id="14"/>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a historically black institution in southwest Geo</w:t>
      </w:r>
      <w:r>
        <w:rPr>
          <w:rFonts w:ascii="Times New Roman" w:hAnsi="Times New Roman"/>
          <w:color w:val="191919"/>
          <w:spacing w:val="-4"/>
          <w:sz w:val="20"/>
          <w:szCs w:val="20"/>
        </w:rPr>
        <w:t>r</w:t>
      </w:r>
      <w:r>
        <w:rPr>
          <w:rFonts w:ascii="Times New Roman" w:hAnsi="Times New Roman"/>
          <w:color w:val="191919"/>
          <w:sz w:val="20"/>
          <w:szCs w:val="20"/>
        </w:rPr>
        <w:t>gia, has been a catalyst for change in the region from its inception as the</w:t>
      </w:r>
      <w:r>
        <w:rPr>
          <w:rFonts w:ascii="Times New Roman" w:hAnsi="Times New Roman"/>
          <w:color w:val="191919"/>
          <w:spacing w:val="-11"/>
          <w:sz w:val="20"/>
          <w:szCs w:val="20"/>
        </w:rPr>
        <w:t xml:space="preserve"> </w:t>
      </w:r>
      <w:r>
        <w:rPr>
          <w:rFonts w:ascii="Times New Roman" w:hAnsi="Times New Roman"/>
          <w:color w:val="191919"/>
          <w:sz w:val="20"/>
          <w:szCs w:val="20"/>
        </w:rPr>
        <w:t>Albany Bible and Manual</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raining Institute to its designation as a universit</w:t>
      </w:r>
      <w:r>
        <w:rPr>
          <w:rFonts w:ascii="Times New Roman" w:hAnsi="Times New Roman"/>
          <w:color w:val="191919"/>
          <w:spacing w:val="-13"/>
          <w:sz w:val="20"/>
          <w:szCs w:val="20"/>
        </w:rPr>
        <w:t>y</w:t>
      </w:r>
      <w:r>
        <w:rPr>
          <w:rFonts w:ascii="Times New Roman" w:hAnsi="Times New Roman"/>
          <w:color w:val="191919"/>
          <w:sz w:val="20"/>
          <w:szCs w:val="20"/>
        </w:rPr>
        <w:t>. Founded in 1903 to educate</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 youths, the University proudly continues to fulfill its historic mission while also serving the educational needs of an increasingly diverse student population.</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progressive institution,</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seeks to foster the growth and development of the region, state and nation through teaching, research, creative expression and public service.</w:t>
      </w:r>
      <w:r>
        <w:rPr>
          <w:rFonts w:ascii="Times New Roman" w:hAnsi="Times New Roman"/>
          <w:color w:val="191919"/>
          <w:spacing w:val="-4"/>
          <w:sz w:val="20"/>
          <w:szCs w:val="20"/>
        </w:rPr>
        <w:t xml:space="preserve"> </w:t>
      </w:r>
      <w:r>
        <w:rPr>
          <w:rFonts w:ascii="Times New Roman" w:hAnsi="Times New Roman"/>
          <w:color w:val="191919"/>
          <w:sz w:val="20"/>
          <w:szCs w:val="20"/>
        </w:rPr>
        <w:t>Through its collaborative e</w:t>
      </w:r>
      <w:r>
        <w:rPr>
          <w:rFonts w:ascii="Times New Roman" w:hAnsi="Times New Roman"/>
          <w:color w:val="191919"/>
          <w:spacing w:val="-4"/>
          <w:sz w:val="20"/>
          <w:szCs w:val="20"/>
        </w:rPr>
        <w:t>f</w:t>
      </w:r>
      <w:r>
        <w:rPr>
          <w:rFonts w:ascii="Times New Roman" w:hAnsi="Times New Roman"/>
          <w:color w:val="191919"/>
          <w:sz w:val="20"/>
          <w:szCs w:val="20"/>
        </w:rPr>
        <w:t>forts, the University responds to the needs of all its constituents and o</w:t>
      </w:r>
      <w:r>
        <w:rPr>
          <w:rFonts w:ascii="Times New Roman" w:hAnsi="Times New Roman"/>
          <w:color w:val="191919"/>
          <w:spacing w:val="-4"/>
          <w:sz w:val="20"/>
          <w:szCs w:val="20"/>
        </w:rPr>
        <w:t>f</w:t>
      </w:r>
      <w:r>
        <w:rPr>
          <w:rFonts w:ascii="Times New Roman" w:hAnsi="Times New Roman"/>
          <w:color w:val="191919"/>
          <w:sz w:val="20"/>
          <w:szCs w:val="20"/>
        </w:rPr>
        <w:t>fers educational programs and services to improve the quality of life in Southwest Geo</w:t>
      </w:r>
      <w:r>
        <w:rPr>
          <w:rFonts w:ascii="Times New Roman" w:hAnsi="Times New Roman"/>
          <w:color w:val="191919"/>
          <w:spacing w:val="-4"/>
          <w:sz w:val="20"/>
          <w:szCs w:val="20"/>
        </w:rPr>
        <w:t>r</w:t>
      </w:r>
      <w:r>
        <w:rPr>
          <w:rFonts w:ascii="Times New Roman" w:hAnsi="Times New Roman"/>
          <w:color w:val="191919"/>
          <w:sz w:val="20"/>
          <w:szCs w:val="20"/>
        </w:rPr>
        <w:t>gia.</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primary mission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is to educate students to become outstanding contributors to societ</w:t>
      </w:r>
      <w:r>
        <w:rPr>
          <w:rFonts w:ascii="Times New Roman" w:hAnsi="Times New Roman"/>
          <w:color w:val="191919"/>
          <w:spacing w:val="-13"/>
          <w:sz w:val="20"/>
          <w:szCs w:val="20"/>
        </w:rPr>
        <w:t>y</w:t>
      </w:r>
      <w:r>
        <w:rPr>
          <w:rFonts w:ascii="Times New Roman" w:hAnsi="Times New Roman"/>
          <w:color w:val="191919"/>
          <w:sz w:val="20"/>
          <w:szCs w:val="20"/>
        </w:rPr>
        <w:t>. O</w:t>
      </w:r>
      <w:r>
        <w:rPr>
          <w:rFonts w:ascii="Times New Roman" w:hAnsi="Times New Roman"/>
          <w:color w:val="191919"/>
          <w:spacing w:val="-4"/>
          <w:sz w:val="20"/>
          <w:szCs w:val="20"/>
        </w:rPr>
        <w:t>f</w:t>
      </w:r>
      <w:r>
        <w:rPr>
          <w:rFonts w:ascii="Times New Roman" w:hAnsi="Times New Roman"/>
          <w:color w:val="191919"/>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Pr>
          <w:rFonts w:ascii="Times New Roman" w:hAnsi="Times New Roman"/>
          <w:color w:val="191919"/>
          <w:spacing w:val="-13"/>
          <w:sz w:val="20"/>
          <w:szCs w:val="20"/>
        </w:rPr>
        <w:t>y</w:t>
      </w:r>
      <w:r>
        <w:rPr>
          <w:rFonts w:ascii="Times New Roman" w:hAnsi="Times New Roman"/>
          <w:color w:val="191919"/>
          <w:sz w:val="20"/>
          <w:szCs w:val="20"/>
        </w:rPr>
        <w:t>.</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leader in teacher education, nursing, criminal justice, business, public administration and the sciences,</w:t>
      </w:r>
      <w:r>
        <w:rPr>
          <w:rFonts w:ascii="Times New Roman" w:hAnsi="Times New Roman"/>
          <w:color w:val="191919"/>
          <w:spacing w:val="-11"/>
          <w:sz w:val="20"/>
          <w:szCs w:val="20"/>
        </w:rPr>
        <w:t xml:space="preserve"> </w:t>
      </w:r>
      <w:r>
        <w:rPr>
          <w:rFonts w:ascii="Times New Roman" w:hAnsi="Times New Roman"/>
          <w:color w:val="191919"/>
          <w:sz w:val="20"/>
          <w:szCs w:val="20"/>
        </w:rPr>
        <w:t>Albany State provides a comprehensive educational experience with quality instruction as the hallmark of all its academic programs.</w:t>
      </w:r>
      <w:r>
        <w:rPr>
          <w:rFonts w:ascii="Times New Roman" w:hAnsi="Times New Roman"/>
          <w:color w:val="191919"/>
          <w:spacing w:val="-4"/>
          <w:sz w:val="20"/>
          <w:szCs w:val="20"/>
        </w:rPr>
        <w:t xml:space="preserve"> </w:t>
      </w:r>
      <w:r>
        <w:rPr>
          <w:rFonts w:ascii="Times New Roman" w:hAnsi="Times New Roman"/>
          <w:color w:val="191919"/>
          <w:sz w:val="20"/>
          <w:szCs w:val="20"/>
        </w:rPr>
        <w:t>The University embraces the concept of "students first" as a core institutional value and is committed to "education on a personal level."</w:t>
      </w:r>
      <w:r>
        <w:rPr>
          <w:rFonts w:ascii="Times New Roman" w:hAnsi="Times New Roman"/>
          <w:color w:val="191919"/>
          <w:spacing w:val="-4"/>
          <w:sz w:val="20"/>
          <w:szCs w:val="20"/>
        </w:rPr>
        <w:t xml:space="preserve"> </w:t>
      </w:r>
      <w:r>
        <w:rPr>
          <w:rFonts w:ascii="Times New Roman" w:hAnsi="Times New Roman"/>
          <w:color w:val="191919"/>
          <w:sz w:val="20"/>
          <w:szCs w:val="20"/>
        </w:rPr>
        <w:t>The university advocates the total development of students, especially the underserved, and provides a wholesome academic environment in which students can stud</w:t>
      </w:r>
      <w:r>
        <w:rPr>
          <w:rFonts w:ascii="Times New Roman" w:hAnsi="Times New Roman"/>
          <w:color w:val="191919"/>
          <w:spacing w:val="-13"/>
          <w:sz w:val="20"/>
          <w:szCs w:val="20"/>
        </w:rPr>
        <w:t>y</w:t>
      </w:r>
      <w:r>
        <w:rPr>
          <w:rFonts w:ascii="Times New Roman" w:hAnsi="Times New Roman"/>
          <w:color w:val="191919"/>
          <w:sz w:val="20"/>
          <w:szCs w:val="20"/>
        </w:rPr>
        <w:t>, learn and develop through their interaction with fellow students, facult</w:t>
      </w:r>
      <w:r>
        <w:rPr>
          <w:rFonts w:ascii="Times New Roman" w:hAnsi="Times New Roman"/>
          <w:color w:val="191919"/>
          <w:spacing w:val="-13"/>
          <w:sz w:val="20"/>
          <w:szCs w:val="20"/>
        </w:rPr>
        <w:t>y</w:t>
      </w:r>
      <w:r>
        <w:rPr>
          <w:rFonts w:ascii="Times New Roman" w:hAnsi="Times New Roman"/>
          <w:color w:val="191919"/>
          <w:sz w:val="20"/>
          <w:szCs w:val="20"/>
        </w:rPr>
        <w:t>, sta</w:t>
      </w:r>
      <w:r>
        <w:rPr>
          <w:rFonts w:ascii="Times New Roman" w:hAnsi="Times New Roman"/>
          <w:color w:val="191919"/>
          <w:spacing w:val="-4"/>
          <w:sz w:val="20"/>
          <w:szCs w:val="20"/>
        </w:rPr>
        <w:t>f</w:t>
      </w:r>
      <w:r>
        <w:rPr>
          <w:rFonts w:ascii="Times New Roman" w:hAnsi="Times New Roman"/>
          <w:color w:val="191919"/>
          <w:sz w:val="20"/>
          <w:szCs w:val="20"/>
        </w:rPr>
        <w:t>f, administrators, visiting scholars and community leaders.</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Consistent with the core mission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w:t>
      </w:r>
      <w:r>
        <w:rPr>
          <w:rFonts w:ascii="Times New Roman" w:hAnsi="Times New Roman"/>
          <w:color w:val="191919"/>
          <w:spacing w:val="-4"/>
          <w:sz w:val="20"/>
          <w:szCs w:val="20"/>
        </w:rPr>
        <w:t>r</w:t>
      </w:r>
      <w:r>
        <w:rPr>
          <w:rFonts w:ascii="Times New Roman" w:hAnsi="Times New Roman"/>
          <w:color w:val="191919"/>
          <w:sz w:val="20"/>
          <w:szCs w:val="20"/>
        </w:rPr>
        <w:t>sity exhibits the following characteristics:</w:t>
      </w:r>
    </w:p>
    <w:p w:rsidR="00441123"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191919"/>
          <w:sz w:val="20"/>
          <w:szCs w:val="20"/>
        </w:rPr>
      </w:pPr>
      <w:r w:rsidRPr="00441123">
        <w:rPr>
          <w:rFonts w:ascii="Times New Roman" w:hAnsi="Times New Roman"/>
          <w:color w:val="191919"/>
          <w:sz w:val="20"/>
          <w:szCs w:val="20"/>
        </w:rPr>
        <w:t>A</w:t>
      </w:r>
      <w:r w:rsidRPr="00441123">
        <w:rPr>
          <w:rFonts w:ascii="Times New Roman" w:hAnsi="Times New Roman"/>
          <w:color w:val="191919"/>
          <w:spacing w:val="-11"/>
          <w:sz w:val="20"/>
          <w:szCs w:val="20"/>
        </w:rPr>
        <w:t xml:space="preserve"> </w:t>
      </w:r>
      <w:r w:rsidRPr="00441123">
        <w:rPr>
          <w:rFonts w:ascii="Times New Roman" w:hAnsi="Times New Roman"/>
          <w:color w:val="191919"/>
          <w:sz w:val="20"/>
          <w:szCs w:val="20"/>
        </w:rPr>
        <w:t>supportive campus climate, necessary services, and leadership and development opportunities, all to educate the whole person and meet the needs of students, faculty and sta</w:t>
      </w:r>
      <w:r w:rsidRPr="00441123">
        <w:rPr>
          <w:rFonts w:ascii="Times New Roman" w:hAnsi="Times New Roman"/>
          <w:color w:val="191919"/>
          <w:spacing w:val="-4"/>
          <w:sz w:val="20"/>
          <w:szCs w:val="20"/>
        </w:rPr>
        <w:t>f</w:t>
      </w:r>
      <w:r w:rsidRPr="00441123">
        <w:rPr>
          <w:rFonts w:ascii="Times New Roman" w:hAnsi="Times New Roman"/>
          <w:color w:val="191919"/>
          <w:sz w:val="20"/>
          <w:szCs w:val="20"/>
        </w:rPr>
        <w:t>f;</w:t>
      </w:r>
    </w:p>
    <w:p w:rsidR="00441123" w:rsidRPr="00441123"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191919"/>
          <w:sz w:val="20"/>
          <w:szCs w:val="20"/>
        </w:rPr>
      </w:pPr>
      <w:r w:rsidRPr="00441123">
        <w:rPr>
          <w:rFonts w:ascii="Times New Roman" w:hAnsi="Times New Roman"/>
          <w:color w:val="191919"/>
          <w:sz w:val="20"/>
          <w:szCs w:val="20"/>
        </w:rPr>
        <w:t>Cultural, ethnic, racial and gender diversity in the facult</w:t>
      </w:r>
      <w:r w:rsidRPr="00441123">
        <w:rPr>
          <w:rFonts w:ascii="Times New Roman" w:hAnsi="Times New Roman"/>
          <w:color w:val="191919"/>
          <w:spacing w:val="-13"/>
          <w:sz w:val="20"/>
          <w:szCs w:val="20"/>
        </w:rPr>
        <w:t>y</w:t>
      </w:r>
      <w:r w:rsidRPr="00441123">
        <w:rPr>
          <w:rFonts w:ascii="Times New Roman" w:hAnsi="Times New Roman"/>
          <w:color w:val="191919"/>
          <w:sz w:val="20"/>
          <w:szCs w:val="20"/>
        </w:rPr>
        <w:t>, sta</w:t>
      </w:r>
      <w:r w:rsidRPr="00441123">
        <w:rPr>
          <w:rFonts w:ascii="Times New Roman" w:hAnsi="Times New Roman"/>
          <w:color w:val="191919"/>
          <w:spacing w:val="-4"/>
          <w:sz w:val="20"/>
          <w:szCs w:val="20"/>
        </w:rPr>
        <w:t>f</w:t>
      </w:r>
      <w:r w:rsidRPr="00441123">
        <w:rPr>
          <w:rFonts w:ascii="Times New Roman" w:hAnsi="Times New Roman"/>
          <w:color w:val="191919"/>
          <w:sz w:val="20"/>
          <w:szCs w:val="20"/>
        </w:rPr>
        <w:t>f and student bod</w:t>
      </w:r>
      <w:r w:rsidRPr="00441123">
        <w:rPr>
          <w:rFonts w:ascii="Times New Roman" w:hAnsi="Times New Roman"/>
          <w:color w:val="191919"/>
          <w:spacing w:val="-13"/>
          <w:sz w:val="20"/>
          <w:szCs w:val="20"/>
        </w:rPr>
        <w:t>y</w:t>
      </w:r>
      <w:r w:rsidRPr="00441123">
        <w:rPr>
          <w:rFonts w:ascii="Times New Roman" w:hAnsi="Times New Roman"/>
          <w:color w:val="191919"/>
          <w:sz w:val="20"/>
          <w:szCs w:val="20"/>
        </w:rPr>
        <w:t>, supported by practices and programs that embody the ideals of an open, democratic and global society;</w:t>
      </w:r>
    </w:p>
    <w:p w:rsidR="00441123" w:rsidRPr="00441123"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sz w:val="20"/>
          <w:szCs w:val="20"/>
        </w:rPr>
      </w:pPr>
      <w:r w:rsidRPr="003B79EC">
        <w:rPr>
          <w:rFonts w:ascii="Times New Roman" w:hAnsi="Times New Roman"/>
          <w:color w:val="191919"/>
          <w:spacing w:val="-14"/>
          <w:sz w:val="20"/>
          <w:szCs w:val="20"/>
        </w:rPr>
        <w:t>T</w:t>
      </w:r>
      <w:r w:rsidRPr="003B79EC">
        <w:rPr>
          <w:rFonts w:ascii="Times New Roman" w:hAnsi="Times New Roman"/>
          <w:color w:val="191919"/>
          <w:sz w:val="20"/>
          <w:szCs w:val="20"/>
        </w:rPr>
        <w:t>echnology to advance educational purposes, including instructional technolog</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student support services and distance education;</w:t>
      </w:r>
    </w:p>
    <w:p w:rsid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872727"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sectPr w:rsidR="00872727" w:rsidSect="00872727">
          <w:headerReference w:type="even" r:id="rId19"/>
          <w:pgSz w:w="12240" w:h="15840" w:code="1"/>
          <w:pgMar w:top="720" w:right="720" w:bottom="288" w:left="1440" w:header="720" w:footer="288" w:gutter="0"/>
          <w:cols w:space="720"/>
          <w:docGrid w:linePitch="360"/>
        </w:sectPr>
      </w:pPr>
    </w:p>
    <w:p w:rsidR="00441123" w:rsidRP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441123" w:rsidRPr="003B79EC"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sz w:val="20"/>
          <w:szCs w:val="20"/>
        </w:rPr>
      </w:pPr>
      <w:r w:rsidRPr="003B79EC">
        <w:rPr>
          <w:rFonts w:ascii="Times New Roman" w:hAnsi="Times New Roman"/>
          <w:color w:val="191919"/>
          <w:sz w:val="20"/>
          <w:szCs w:val="20"/>
        </w:rPr>
        <w:t>Collaborative relationships with other system institutions, state agencies, local schools and technical colleges, and business and industr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sharing physical, human, information and other resources to expand and enhance programs and services to the citizens of Geo</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gia.</w:t>
      </w:r>
    </w:p>
    <w:p w:rsidR="00441123"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rPr>
      </w:pPr>
    </w:p>
    <w:p w:rsidR="00441123"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in the University System of Georgia,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sha</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441123" w:rsidRPr="00F531FF"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excellence and responsiveness within a scope of influence defined by the needs of an area of the state, and by particularly outstanding programs or distinctive characteristics that have a magnet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 throughout the region or state;</w:t>
      </w:r>
    </w:p>
    <w:p w:rsidR="00441123" w:rsidRPr="003B79EC"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3B79EC"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3B79EC">
        <w:rPr>
          <w:rFonts w:ascii="Times New Roman" w:hAnsi="Times New Roman"/>
          <w:color w:val="191919"/>
          <w:sz w:val="20"/>
          <w:szCs w:val="20"/>
        </w:rPr>
        <w:t>A</w:t>
      </w:r>
      <w:r w:rsidRPr="003B79EC">
        <w:rPr>
          <w:rFonts w:ascii="Times New Roman" w:hAnsi="Times New Roman"/>
          <w:color w:val="191919"/>
          <w:spacing w:val="-11"/>
          <w:sz w:val="20"/>
          <w:szCs w:val="20"/>
        </w:rPr>
        <w:t xml:space="preserve"> </w:t>
      </w:r>
      <w:r w:rsidRPr="003B79EC">
        <w:rPr>
          <w:rFonts w:ascii="Times New Roman" w:hAnsi="Times New Roman"/>
          <w:color w:val="191919"/>
          <w:sz w:val="20"/>
          <w:szCs w:val="20"/>
        </w:rPr>
        <w:t>high quality general education program supporting a variety of disciplinar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interdisciplinary and professional academic programming at the baccalaureate level, with selected master's and education specialist degrees, and selected associate degree programs based on area need and/or inte</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-institutional collaborations;</w:t>
      </w:r>
    </w:p>
    <w:p w:rsidR="00441123" w:rsidRPr="00F531FF"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F531FF"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scholarly and creative work to enhance instructional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fectiveness and to encourage faculty scholarly pursuits, and a commitment to applied research in selected areas of institutional strength and area need.</w:t>
      </w:r>
    </w:p>
    <w:p w:rsidR="00441123" w:rsidRDefault="00441123" w:rsidP="00441123">
      <w:pPr>
        <w:widowControl w:val="0"/>
        <w:autoSpaceDE w:val="0"/>
        <w:autoSpaceDN w:val="0"/>
        <w:adjustRightInd w:val="0"/>
        <w:spacing w:before="17" w:after="0" w:line="220" w:lineRule="exact"/>
        <w:rPr>
          <w:rFonts w:ascii="Times New Roman" w:hAnsi="Times New Roman"/>
          <w:color w:val="000000"/>
        </w:rPr>
      </w:pPr>
    </w:p>
    <w:p w:rsidR="00441123"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While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has much in common with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it is dedicated to p</w:t>
      </w:r>
      <w:r>
        <w:rPr>
          <w:rFonts w:ascii="Times New Roman" w:hAnsi="Times New Roman"/>
          <w:b/>
          <w:bCs/>
          <w:color w:val="191919"/>
          <w:spacing w:val="-4"/>
          <w:sz w:val="20"/>
          <w:szCs w:val="20"/>
        </w:rPr>
        <w:t>r</w:t>
      </w:r>
      <w:r>
        <w:rPr>
          <w:rFonts w:ascii="Times New Roman" w:hAnsi="Times New Roman"/>
          <w:b/>
          <w:bCs/>
          <w:color w:val="191919"/>
          <w:sz w:val="20"/>
          <w:szCs w:val="20"/>
        </w:rPr>
        <w:t>eparing leaders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underserved populations and is committed to the following distinct purposes:</w:t>
      </w:r>
    </w:p>
    <w:p w:rsidR="00441123" w:rsidRPr="00261EBB"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sz w:val="20"/>
          <w:szCs w:val="20"/>
        </w:rPr>
      </w:pPr>
      <w:r w:rsidRPr="00261EBB">
        <w:rPr>
          <w:rFonts w:ascii="Times New Roman" w:hAnsi="Times New Roman"/>
          <w:color w:val="191919"/>
          <w:sz w:val="20"/>
          <w:szCs w:val="20"/>
        </w:rPr>
        <w:t>Providing quality educational experiences for underserved populations in the region, state and nation;</w:t>
      </w:r>
    </w:p>
    <w:p w:rsidR="00441123" w:rsidRPr="00261EBB"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Promoting and preserving the historical and culturally distinctive traditions which define African-American culture;</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O</w:t>
      </w:r>
      <w:r w:rsidRPr="00261EBB">
        <w:rPr>
          <w:rFonts w:ascii="Times New Roman" w:hAnsi="Times New Roman"/>
          <w:color w:val="191919"/>
          <w:spacing w:val="-4"/>
          <w:sz w:val="20"/>
          <w:szCs w:val="20"/>
        </w:rPr>
        <w:t>f</w:t>
      </w:r>
      <w:r w:rsidRPr="00261EBB">
        <w:rPr>
          <w:rFonts w:ascii="Times New Roman" w:hAnsi="Times New Roman"/>
          <w:color w:val="191919"/>
          <w:sz w:val="20"/>
          <w:szCs w:val="20"/>
        </w:rPr>
        <w:t>fering a comprehensive array of programs in health care services, community development, human disabilities, cultural enhancement, business and economic development, international trade and entrepreneurship;</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Graduating marketable students not only through technologically advanced academic programs but also through unde</w:t>
      </w:r>
      <w:r w:rsidRPr="00261EBB">
        <w:rPr>
          <w:rFonts w:ascii="Times New Roman" w:hAnsi="Times New Roman"/>
          <w:color w:val="191919"/>
          <w:spacing w:val="-4"/>
          <w:sz w:val="20"/>
          <w:szCs w:val="20"/>
        </w:rPr>
        <w:t>r</w:t>
      </w:r>
      <w:r w:rsidRPr="00261EBB">
        <w:rPr>
          <w:rFonts w:ascii="Times New Roman" w:hAnsi="Times New Roman"/>
          <w:color w:val="191919"/>
          <w:sz w:val="20"/>
          <w:szCs w:val="20"/>
        </w:rPr>
        <w:t>graduate research, studies abroad, internships, service learning and developmental pre-professional experiences;</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Improving the quality of life of</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American males via the educational, research, intervention and service programs coordinated through the Center for the</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 American Male.</w:t>
      </w:r>
    </w:p>
    <w:p w:rsidR="00441123" w:rsidRPr="003B79EC"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sz w:val="20"/>
          <w:szCs w:val="20"/>
        </w:rPr>
      </w:pPr>
      <w:r w:rsidRPr="003B79EC">
        <w:rPr>
          <w:rFonts w:ascii="Times New Roman" w:hAnsi="Times New Roman"/>
          <w:color w:val="191919"/>
          <w:spacing w:val="-14"/>
          <w:sz w:val="20"/>
          <w:szCs w:val="20"/>
        </w:rPr>
        <w:t>T</w:t>
      </w:r>
      <w:r w:rsidRPr="003B79EC">
        <w:rPr>
          <w:rFonts w:ascii="Times New Roman" w:hAnsi="Times New Roman"/>
          <w:color w:val="191919"/>
          <w:sz w:val="20"/>
          <w:szCs w:val="20"/>
        </w:rPr>
        <w:t>echnology to advance educational purposes, including instructional technolog</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student support services and distance education;</w:t>
      </w:r>
    </w:p>
    <w:p w:rsidR="00441123" w:rsidRPr="003B79EC"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sz w:val="20"/>
          <w:szCs w:val="20"/>
        </w:rPr>
      </w:pPr>
      <w:r w:rsidRPr="003B79EC">
        <w:rPr>
          <w:rFonts w:ascii="Times New Roman" w:hAnsi="Times New Roman"/>
          <w:color w:val="191919"/>
          <w:sz w:val="20"/>
          <w:szCs w:val="20"/>
        </w:rPr>
        <w:t>Collaborative relationships with other system institutions, state agencies, local schools and technical colleges, and business and industr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sharing physical, human, information and other resources to expand and enhance programs and services to the citizens of Geo</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gia.</w:t>
      </w:r>
    </w:p>
    <w:p w:rsidR="00441123" w:rsidRDefault="00441123" w:rsidP="00441123">
      <w:pPr>
        <w:widowControl w:val="0"/>
        <w:autoSpaceDE w:val="0"/>
        <w:autoSpaceDN w:val="0"/>
        <w:adjustRightInd w:val="0"/>
        <w:spacing w:before="17" w:after="0" w:line="220" w:lineRule="exact"/>
        <w:rPr>
          <w:rFonts w:ascii="Times New Roman" w:hAnsi="Times New Roman"/>
          <w:color w:val="000000"/>
        </w:rPr>
      </w:pPr>
    </w:p>
    <w:p w:rsidR="00441123"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in the University System of Georgia,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sha</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441123" w:rsidRPr="00F531FF"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excellence and responsiveness within a scope of influence defined by the needs of an area of the state, and by particularly outstanding programs or distinctive characteristics that have a magnet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 throughout the region or state;</w:t>
      </w:r>
    </w:p>
    <w:p w:rsidR="00441123" w:rsidRPr="003B79EC"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3B79EC"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3B79EC">
        <w:rPr>
          <w:rFonts w:ascii="Times New Roman" w:hAnsi="Times New Roman"/>
          <w:color w:val="191919"/>
          <w:sz w:val="20"/>
          <w:szCs w:val="20"/>
        </w:rPr>
        <w:t>A</w:t>
      </w:r>
      <w:r w:rsidRPr="003B79EC">
        <w:rPr>
          <w:rFonts w:ascii="Times New Roman" w:hAnsi="Times New Roman"/>
          <w:color w:val="191919"/>
          <w:spacing w:val="-11"/>
          <w:sz w:val="20"/>
          <w:szCs w:val="20"/>
        </w:rPr>
        <w:t xml:space="preserve"> </w:t>
      </w:r>
      <w:r w:rsidRPr="003B79EC">
        <w:rPr>
          <w:rFonts w:ascii="Times New Roman" w:hAnsi="Times New Roman"/>
          <w:color w:val="191919"/>
          <w:sz w:val="20"/>
          <w:szCs w:val="20"/>
        </w:rPr>
        <w:t>high quality general education program supporting a variety of disciplinar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interdisciplinary and professional academic programming at the baccalaureate level, with selected master's and education specialist degrees, and selected associate degree programs based on area need and/or inte</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-institutional collaborations;</w:t>
      </w:r>
    </w:p>
    <w:p w:rsidR="00441123" w:rsidRPr="00441123"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F531FF"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scholarly and creative work to enhance instructional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fectiveness and to encourage faculty scholarly pursuits, and a commitment to applied research in selected areas of institutional strength and area need.</w:t>
      </w:r>
    </w:p>
    <w:p w:rsidR="00441123" w:rsidRDefault="00441123" w:rsidP="00441123">
      <w:pPr>
        <w:widowControl w:val="0"/>
        <w:autoSpaceDE w:val="0"/>
        <w:autoSpaceDN w:val="0"/>
        <w:adjustRightInd w:val="0"/>
        <w:spacing w:before="17" w:after="0" w:line="220" w:lineRule="exact"/>
        <w:rPr>
          <w:rFonts w:ascii="Times New Roman" w:hAnsi="Times New Roman"/>
          <w:color w:val="000000"/>
        </w:rPr>
      </w:pPr>
    </w:p>
    <w:p w:rsidR="00441123"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While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has much in common with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it is dedicated to p</w:t>
      </w:r>
      <w:r>
        <w:rPr>
          <w:rFonts w:ascii="Times New Roman" w:hAnsi="Times New Roman"/>
          <w:b/>
          <w:bCs/>
          <w:color w:val="191919"/>
          <w:spacing w:val="-4"/>
          <w:sz w:val="20"/>
          <w:szCs w:val="20"/>
        </w:rPr>
        <w:t>r</w:t>
      </w:r>
      <w:r>
        <w:rPr>
          <w:rFonts w:ascii="Times New Roman" w:hAnsi="Times New Roman"/>
          <w:b/>
          <w:bCs/>
          <w:color w:val="191919"/>
          <w:sz w:val="20"/>
          <w:szCs w:val="20"/>
        </w:rPr>
        <w:t>eparing leaders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underserved populations and is committed to the following distinct purposes:</w:t>
      </w:r>
    </w:p>
    <w:p w:rsidR="00441123" w:rsidRPr="00261EBB"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sz w:val="20"/>
          <w:szCs w:val="20"/>
        </w:rPr>
      </w:pPr>
      <w:r w:rsidRPr="00261EBB">
        <w:rPr>
          <w:rFonts w:ascii="Times New Roman" w:hAnsi="Times New Roman"/>
          <w:color w:val="191919"/>
          <w:sz w:val="20"/>
          <w:szCs w:val="20"/>
        </w:rPr>
        <w:t>Providing quality educational experiences for underserved populations in the region, state and nation;</w:t>
      </w:r>
    </w:p>
    <w:p w:rsidR="00441123" w:rsidRPr="00261EBB"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Promoting and preserving the historical and culturally distinctive traditions which define African-American culture;</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O</w:t>
      </w:r>
      <w:r w:rsidRPr="00261EBB">
        <w:rPr>
          <w:rFonts w:ascii="Times New Roman" w:hAnsi="Times New Roman"/>
          <w:color w:val="191919"/>
          <w:spacing w:val="-4"/>
          <w:sz w:val="20"/>
          <w:szCs w:val="20"/>
        </w:rPr>
        <w:t>f</w:t>
      </w:r>
      <w:r w:rsidRPr="00261EBB">
        <w:rPr>
          <w:rFonts w:ascii="Times New Roman" w:hAnsi="Times New Roman"/>
          <w:color w:val="191919"/>
          <w:sz w:val="20"/>
          <w:szCs w:val="20"/>
        </w:rPr>
        <w:t>fering a comprehensive array of programs in health care services, community development, human disabilities, cultural enhancement, business and economic development, international trade and entrepreneurship;</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Graduating marketable students not only through technologically advanced academic programs but also through unde</w:t>
      </w:r>
      <w:r w:rsidRPr="00261EBB">
        <w:rPr>
          <w:rFonts w:ascii="Times New Roman" w:hAnsi="Times New Roman"/>
          <w:color w:val="191919"/>
          <w:spacing w:val="-4"/>
          <w:sz w:val="20"/>
          <w:szCs w:val="20"/>
        </w:rPr>
        <w:t>r</w:t>
      </w:r>
      <w:r w:rsidRPr="00261EBB">
        <w:rPr>
          <w:rFonts w:ascii="Times New Roman" w:hAnsi="Times New Roman"/>
          <w:color w:val="191919"/>
          <w:sz w:val="20"/>
          <w:szCs w:val="20"/>
        </w:rPr>
        <w:t>graduate research, studies abroad, internships, service learning and developmental pre-professional experiences;</w:t>
      </w:r>
    </w:p>
    <w:p w:rsidR="00441123" w:rsidRPr="00441123"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Improving the quality of life of</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American males via the educational, research, intervention and service programs coordinated through the Center for the</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 American Male.</w:t>
      </w:r>
    </w:p>
    <w:p w:rsidR="00441123"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sz w:val="20"/>
          <w:szCs w:val="20"/>
        </w:rPr>
      </w:pPr>
    </w:p>
    <w:p w:rsidR="00441123" w:rsidRPr="00261EBB"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sz w:val="20"/>
          <w:szCs w:val="20"/>
        </w:rPr>
      </w:pPr>
    </w:p>
    <w:p w:rsidR="00441123" w:rsidRPr="00872D63" w:rsidRDefault="00441123" w:rsidP="00441123">
      <w:pPr>
        <w:pStyle w:val="Heading2"/>
        <w:spacing w:before="0"/>
        <w:ind w:right="1960" w:firstLine="0"/>
        <w:jc w:val="center"/>
        <w:rPr>
          <w:rFonts w:ascii="Impact" w:hAnsi="Impact" w:cs="Impact"/>
          <w:b w:val="0"/>
          <w:color w:val="666666"/>
          <w:spacing w:val="44"/>
          <w:sz w:val="44"/>
          <w:szCs w:val="44"/>
        </w:rPr>
      </w:pPr>
      <w:bookmarkStart w:id="15" w:name="_Toc294969618"/>
      <w:bookmarkStart w:id="16" w:name="_Toc295896859"/>
      <w:r w:rsidRPr="00D217C8">
        <w:rPr>
          <w:rFonts w:ascii="Impact" w:hAnsi="Impact" w:cs="Impact"/>
          <w:b w:val="0"/>
          <w:color w:val="666666"/>
          <w:spacing w:val="10"/>
          <w:sz w:val="44"/>
          <w:szCs w:val="44"/>
          <w:fitText w:val="5040" w:id="-162767616"/>
        </w:rPr>
        <w:t>GRADUATE SCHOOL MISSIO</w:t>
      </w:r>
      <w:r w:rsidRPr="00D217C8">
        <w:rPr>
          <w:rFonts w:ascii="Impact" w:hAnsi="Impact" w:cs="Impact"/>
          <w:b w:val="0"/>
          <w:color w:val="666666"/>
          <w:spacing w:val="3"/>
          <w:sz w:val="44"/>
          <w:szCs w:val="44"/>
          <w:fitText w:val="5040" w:id="-162767616"/>
        </w:rPr>
        <w:t>N</w:t>
      </w:r>
      <w:bookmarkEnd w:id="15"/>
      <w:bookmarkEnd w:id="16"/>
    </w:p>
    <w:p w:rsidR="00441123" w:rsidRDefault="00441123" w:rsidP="00441123">
      <w:pPr>
        <w:widowControl w:val="0"/>
        <w:autoSpaceDE w:val="0"/>
        <w:autoSpaceDN w:val="0"/>
        <w:adjustRightInd w:val="0"/>
        <w:spacing w:after="0" w:line="200" w:lineRule="exact"/>
        <w:rPr>
          <w:rFonts w:ascii="Times New Roman" w:hAnsi="Times New Roman"/>
          <w:sz w:val="20"/>
          <w:szCs w:val="20"/>
        </w:rPr>
      </w:pP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purpose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is to define and promote excellence in graduate education and the research and scholarly activities associated with it. In concert with the College of</w:t>
      </w:r>
      <w:r>
        <w:rPr>
          <w:rFonts w:ascii="Times New Roman" w:hAnsi="Times New Roman"/>
          <w:color w:val="191919"/>
          <w:spacing w:val="-11"/>
          <w:sz w:val="20"/>
          <w:szCs w:val="20"/>
        </w:rPr>
        <w:t xml:space="preserve"> </w:t>
      </w:r>
      <w:r>
        <w:rPr>
          <w:rFonts w:ascii="Times New Roman" w:hAnsi="Times New Roman"/>
          <w:color w:val="191919"/>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Pr>
          <w:rFonts w:ascii="Times New Roman" w:hAnsi="Times New Roman"/>
          <w:color w:val="191919"/>
          <w:spacing w:val="-13"/>
          <w:sz w:val="20"/>
          <w:szCs w:val="20"/>
        </w:rPr>
        <w:t>y</w:t>
      </w:r>
      <w:r>
        <w:rPr>
          <w:rFonts w:ascii="Times New Roman" w:hAnsi="Times New Roman"/>
          <w:color w:val="191919"/>
          <w:sz w:val="20"/>
          <w:szCs w:val="20"/>
        </w:rPr>
        <w:t>, students, curriculum and research direction.</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is centered on academic issues and on enhancing scholastic excellence in the recruitment, admission and matriculation of graduate students.</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Graduate School brings an institution-wide perspective to all post-baccalaureate endeavors. It establishes, through its facult</w:t>
      </w:r>
      <w:r>
        <w:rPr>
          <w:rFonts w:ascii="Times New Roman" w:hAnsi="Times New Roman"/>
          <w:color w:val="191919"/>
          <w:spacing w:val="-13"/>
          <w:sz w:val="20"/>
          <w:szCs w:val="20"/>
        </w:rPr>
        <w:t>y</w:t>
      </w:r>
      <w:r>
        <w:rPr>
          <w:rFonts w:ascii="Times New Roman" w:hAnsi="Times New Roman"/>
          <w:color w:val="191919"/>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r w:rsidR="00080D93">
        <w:rPr>
          <w:rFonts w:ascii="Times New Roman" w:hAnsi="Times New Roman"/>
          <w:color w:val="191919"/>
          <w:sz w:val="20"/>
          <w:szCs w:val="20"/>
        </w:rPr>
        <w:t>campus wide</w:t>
      </w:r>
      <w:r>
        <w:rPr>
          <w:rFonts w:ascii="Times New Roman" w:hAnsi="Times New Roman"/>
          <w:color w:val="191919"/>
          <w:sz w:val="20"/>
          <w:szCs w:val="20"/>
        </w:rPr>
        <w:t xml:space="preserve"> and program-specific standards articulated and approved by the graduate facult</w:t>
      </w:r>
      <w:r>
        <w:rPr>
          <w:rFonts w:ascii="Times New Roman" w:hAnsi="Times New Roman"/>
          <w:color w:val="191919"/>
          <w:spacing w:val="-13"/>
          <w:sz w:val="20"/>
          <w:szCs w:val="20"/>
        </w:rPr>
        <w:t>y</w:t>
      </w:r>
      <w:r>
        <w:rPr>
          <w:rFonts w:ascii="Times New Roman" w:hAnsi="Times New Roman"/>
          <w:color w:val="191919"/>
          <w:sz w:val="20"/>
          <w:szCs w:val="20"/>
        </w:rPr>
        <w:t>.</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Research in the Graduate School plays a central role in expanding scholarship and providing service to Southwest Geo</w:t>
      </w:r>
      <w:r>
        <w:rPr>
          <w:rFonts w:ascii="Times New Roman" w:hAnsi="Times New Roman"/>
          <w:color w:val="191919"/>
          <w:spacing w:val="-4"/>
          <w:sz w:val="20"/>
          <w:szCs w:val="20"/>
        </w:rPr>
        <w:t>r</w:t>
      </w:r>
      <w:r>
        <w:rPr>
          <w:rFonts w:ascii="Times New Roman" w:hAnsi="Times New Roman"/>
          <w:color w:val="191919"/>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Pr>
          <w:rFonts w:ascii="Times New Roman" w:hAnsi="Times New Roman"/>
          <w:color w:val="191919"/>
          <w:spacing w:val="-4"/>
          <w:sz w:val="20"/>
          <w:szCs w:val="20"/>
        </w:rPr>
        <w:t>r</w:t>
      </w:r>
      <w:r>
        <w:rPr>
          <w:rFonts w:ascii="Times New Roman" w:hAnsi="Times New Roman"/>
          <w:color w:val="191919"/>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Pr>
          <w:rFonts w:ascii="Times New Roman" w:hAnsi="Times New Roman"/>
          <w:color w:val="191919"/>
          <w:spacing w:val="-4"/>
          <w:sz w:val="20"/>
          <w:szCs w:val="20"/>
        </w:rPr>
        <w:t>r</w:t>
      </w:r>
      <w:r>
        <w:rPr>
          <w:rFonts w:ascii="Times New Roman" w:hAnsi="Times New Roman"/>
          <w:color w:val="191919"/>
          <w:sz w:val="20"/>
          <w:szCs w:val="20"/>
        </w:rPr>
        <w:t>gia and the Southeastern United States.</w:t>
      </w:r>
    </w:p>
    <w:p w:rsidR="00872727"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191919"/>
          <w:sz w:val="20"/>
          <w:szCs w:val="20"/>
        </w:rPr>
        <w:sectPr w:rsidR="00872727" w:rsidSect="00872727">
          <w:headerReference w:type="default" r:id="rId20"/>
          <w:pgSz w:w="12240" w:h="15840" w:code="1"/>
          <w:pgMar w:top="720" w:right="720" w:bottom="288" w:left="1440" w:header="720" w:footer="288" w:gutter="0"/>
          <w:cols w:space="720"/>
          <w:docGrid w:linePitch="360"/>
        </w:sectPr>
      </w:pPr>
      <w:r>
        <w:rPr>
          <w:rFonts w:ascii="Times New Roman" w:hAnsi="Times New Roman"/>
          <w:color w:val="191919"/>
          <w:sz w:val="20"/>
          <w:szCs w:val="20"/>
        </w:rPr>
        <w:t>Quality graduate programs result only from quality facult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Thus, the Graduate School ensures su</w:t>
      </w:r>
      <w:r>
        <w:rPr>
          <w:rFonts w:ascii="Times New Roman" w:hAnsi="Times New Roman"/>
          <w:color w:val="191919"/>
          <w:spacing w:val="-4"/>
          <w:sz w:val="20"/>
          <w:szCs w:val="20"/>
        </w:rPr>
        <w:t>f</w:t>
      </w:r>
      <w:r>
        <w:rPr>
          <w:rFonts w:ascii="Times New Roman" w:hAnsi="Times New Roman"/>
          <w:color w:val="191919"/>
          <w:sz w:val="20"/>
          <w:szCs w:val="20"/>
        </w:rPr>
        <w:t>ficient numbers of regula</w:t>
      </w:r>
      <w:r>
        <w:rPr>
          <w:rFonts w:ascii="Times New Roman" w:hAnsi="Times New Roman"/>
          <w:color w:val="191919"/>
          <w:spacing w:val="-8"/>
          <w:sz w:val="20"/>
          <w:szCs w:val="20"/>
        </w:rPr>
        <w:t>r</w:t>
      </w:r>
      <w:r>
        <w:rPr>
          <w:rFonts w:ascii="Times New Roman" w:hAnsi="Times New Roman"/>
          <w:color w:val="191919"/>
          <w:sz w:val="20"/>
          <w:szCs w:val="20"/>
        </w:rPr>
        <w:t>, permanent faculty members who are active in scholarship and research and highly e</w:t>
      </w:r>
      <w:r>
        <w:rPr>
          <w:rFonts w:ascii="Times New Roman" w:hAnsi="Times New Roman"/>
          <w:color w:val="191919"/>
          <w:spacing w:val="-4"/>
          <w:sz w:val="20"/>
          <w:szCs w:val="20"/>
        </w:rPr>
        <w:t>f</w:t>
      </w:r>
      <w:r>
        <w:rPr>
          <w:rFonts w:ascii="Times New Roman" w:hAnsi="Times New Roman"/>
          <w:color w:val="191919"/>
          <w:sz w:val="20"/>
          <w:szCs w:val="20"/>
        </w:rPr>
        <w:t>fective in creating technology-based classroom environments in which maximum learning occurs.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These faculty must be committed to promoting lifelong learning, dedicated to quality scholarship and to the intellectual enhancement of their graduate programs and of their students. Building a student-centered, pluralistic learning community is a top Graduate School </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priorit</w:t>
      </w:r>
      <w:r>
        <w:rPr>
          <w:rFonts w:ascii="Times New Roman" w:hAnsi="Times New Roman"/>
          <w:color w:val="191919"/>
          <w:spacing w:val="-13"/>
          <w:sz w:val="20"/>
          <w:szCs w:val="20"/>
        </w:rPr>
        <w:t>y</w:t>
      </w:r>
      <w:r>
        <w:rPr>
          <w:rFonts w:ascii="Times New Roman" w:hAnsi="Times New Roman"/>
          <w:color w:val="191919"/>
          <w:sz w:val="20"/>
          <w:szCs w:val="20"/>
        </w:rPr>
        <w:t>.</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The Graduate School provides institution-wide leadership and develops and implements policies governing graduate education.</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dean coordinates, in collaboration with the university</w:t>
      </w:r>
      <w:r>
        <w:rPr>
          <w:rFonts w:ascii="Times New Roman" w:hAnsi="Times New Roman"/>
          <w:color w:val="191919"/>
          <w:spacing w:val="-11"/>
          <w:sz w:val="20"/>
          <w:szCs w:val="20"/>
        </w:rPr>
        <w:t>’</w:t>
      </w:r>
      <w:r>
        <w:rPr>
          <w:rFonts w:ascii="Times New Roman" w:hAnsi="Times New Roman"/>
          <w:color w:val="191919"/>
          <w:sz w:val="20"/>
          <w:szCs w:val="20"/>
        </w:rPr>
        <w:t>s other deans, the various graduate programs o</w:t>
      </w:r>
      <w:r>
        <w:rPr>
          <w:rFonts w:ascii="Times New Roman" w:hAnsi="Times New Roman"/>
          <w:color w:val="191919"/>
          <w:spacing w:val="-4"/>
          <w:sz w:val="20"/>
          <w:szCs w:val="20"/>
        </w:rPr>
        <w:t>f</w:t>
      </w:r>
      <w:r>
        <w:rPr>
          <w:rFonts w:ascii="Times New Roman" w:hAnsi="Times New Roman"/>
          <w:color w:val="191919"/>
          <w:sz w:val="20"/>
          <w:szCs w:val="20"/>
        </w:rPr>
        <w:t>fered by all of its colleges.</w:t>
      </w:r>
    </w:p>
    <w:p w:rsidR="00080D93"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p>
    <w:p w:rsidR="00441123" w:rsidRPr="00080D93" w:rsidRDefault="00080D93" w:rsidP="00080D93">
      <w:pPr>
        <w:pStyle w:val="Heading2"/>
        <w:ind w:firstLine="360"/>
        <w:rPr>
          <w:rFonts w:ascii="Impact" w:hAnsi="Impact"/>
          <w:color w:val="000000" w:themeColor="text1"/>
          <w:sz w:val="36"/>
          <w:szCs w:val="36"/>
        </w:rPr>
      </w:pPr>
      <w:bookmarkStart w:id="17" w:name="_Toc295896860"/>
      <w:r w:rsidRPr="00080D93">
        <w:rPr>
          <w:rFonts w:ascii="Impact" w:hAnsi="Impact"/>
          <w:color w:val="000000" w:themeColor="text1"/>
          <w:sz w:val="48"/>
          <w:szCs w:val="48"/>
        </w:rPr>
        <w:t>D</w:t>
      </w:r>
      <w:r w:rsidRPr="00080D93">
        <w:rPr>
          <w:rFonts w:ascii="Impact" w:hAnsi="Impact"/>
          <w:color w:val="000000" w:themeColor="text1"/>
          <w:sz w:val="36"/>
          <w:szCs w:val="36"/>
        </w:rPr>
        <w:t xml:space="preserve">ESCRIPTION OF </w:t>
      </w:r>
      <w:r w:rsidRPr="00080D93">
        <w:rPr>
          <w:rFonts w:ascii="Impact" w:hAnsi="Impact"/>
          <w:color w:val="000000" w:themeColor="text1"/>
          <w:sz w:val="48"/>
          <w:szCs w:val="48"/>
        </w:rPr>
        <w:t>O</w:t>
      </w:r>
      <w:r w:rsidRPr="00080D93">
        <w:rPr>
          <w:rFonts w:ascii="Impact" w:hAnsi="Impact"/>
          <w:color w:val="000000" w:themeColor="text1"/>
          <w:sz w:val="36"/>
          <w:szCs w:val="36"/>
        </w:rPr>
        <w:t>FFERINGS</w:t>
      </w:r>
      <w:bookmarkEnd w:id="17"/>
    </w:p>
    <w:p w:rsidR="00807398" w:rsidRDefault="00807398" w:rsidP="00807398">
      <w:pPr>
        <w:widowControl w:val="0"/>
        <w:autoSpaceDE w:val="0"/>
        <w:autoSpaceDN w:val="0"/>
        <w:adjustRightInd w:val="0"/>
        <w:spacing w:after="0" w:line="200" w:lineRule="exact"/>
        <w:rPr>
          <w:rFonts w:ascii="Times New Roman" w:hAnsi="Times New Roman"/>
          <w:sz w:val="20"/>
          <w:szCs w:val="20"/>
        </w:rPr>
      </w:pPr>
    </w:p>
    <w:p w:rsidR="00807398"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sz w:val="20"/>
          <w:szCs w:val="20"/>
        </w:rPr>
      </w:pPr>
    </w:p>
    <w:p w:rsidR="00807398" w:rsidRDefault="00807398"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Graduate School is the fifth academic unit of the University and grants the Master's degree in Education (M.Ed.), Nursing (M.S.), Public</w:t>
      </w:r>
      <w:r>
        <w:rPr>
          <w:rFonts w:ascii="Times New Roman" w:hAnsi="Times New Roman"/>
          <w:color w:val="191919"/>
          <w:spacing w:val="-11"/>
          <w:sz w:val="20"/>
          <w:szCs w:val="20"/>
        </w:rPr>
        <w:t xml:space="preserve"> </w:t>
      </w:r>
      <w:r w:rsidR="00080D93">
        <w:rPr>
          <w:rFonts w:ascii="Times New Roman" w:hAnsi="Times New Roman"/>
          <w:color w:val="191919"/>
          <w:sz w:val="20"/>
          <w:szCs w:val="20"/>
        </w:rPr>
        <w:t>Administration (</w:t>
      </w:r>
      <w:r>
        <w:rPr>
          <w:rFonts w:ascii="Times New Roman" w:hAnsi="Times New Roman"/>
          <w:color w:val="191919"/>
          <w:sz w:val="20"/>
          <w:szCs w:val="20"/>
        </w:rPr>
        <w:t>M.</w:t>
      </w:r>
      <w:r>
        <w:rPr>
          <w:rFonts w:ascii="Times New Roman" w:hAnsi="Times New Roman"/>
          <w:color w:val="191919"/>
          <w:spacing w:val="-22"/>
          <w:sz w:val="20"/>
          <w:szCs w:val="20"/>
        </w:rPr>
        <w:t>P</w:t>
      </w:r>
      <w:r>
        <w:rPr>
          <w:rFonts w:ascii="Times New Roman" w:hAnsi="Times New Roman"/>
          <w:color w:val="191919"/>
          <w:sz w:val="20"/>
          <w:szCs w:val="20"/>
        </w:rPr>
        <w:t>.A.),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r>
        <w:rPr>
          <w:rFonts w:ascii="Times New Roman" w:hAnsi="Times New Roman"/>
          <w:color w:val="191919"/>
          <w:spacing w:val="50"/>
          <w:sz w:val="20"/>
          <w:szCs w:val="20"/>
        </w:rPr>
        <w:t xml:space="preserve"> </w:t>
      </w:r>
      <w:r>
        <w:rPr>
          <w:rFonts w:ascii="Times New Roman" w:hAnsi="Times New Roman"/>
          <w:color w:val="191919"/>
          <w:sz w:val="20"/>
          <w:szCs w:val="20"/>
        </w:rPr>
        <w:t>(M.B.A.), and Criminal Justice  (M.S.), Master of Social Work (M.S.W.) and the Education Specialist degree (Ed.S.) in Educational Leadership.</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also collaborates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University in o</w:t>
      </w:r>
      <w:r>
        <w:rPr>
          <w:rFonts w:ascii="Times New Roman" w:hAnsi="Times New Roman"/>
          <w:color w:val="191919"/>
          <w:spacing w:val="-4"/>
          <w:sz w:val="20"/>
          <w:szCs w:val="20"/>
        </w:rPr>
        <w:t>f</w:t>
      </w:r>
      <w:r>
        <w:rPr>
          <w:rFonts w:ascii="Times New Roman" w:hAnsi="Times New Roman"/>
          <w:color w:val="191919"/>
          <w:sz w:val="20"/>
          <w:szCs w:val="20"/>
        </w:rPr>
        <w:t>fering the Ed.D. degree.</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Business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(M.B.A.)</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M.B.A. is a general degree program o</w:t>
      </w:r>
      <w:r>
        <w:rPr>
          <w:rFonts w:ascii="Times New Roman" w:hAnsi="Times New Roman"/>
          <w:color w:val="191919"/>
          <w:spacing w:val="-4"/>
          <w:sz w:val="20"/>
          <w:szCs w:val="20"/>
        </w:rPr>
        <w:t>f</w:t>
      </w:r>
      <w:r>
        <w:rPr>
          <w:rFonts w:ascii="Times New Roman" w:hAnsi="Times New Roman"/>
          <w:color w:val="191919"/>
          <w:sz w:val="20"/>
          <w:szCs w:val="20"/>
        </w:rPr>
        <w:t>fered by the College of Business with courses in accounting, economics, finance, management and marketing.</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Deg</w:t>
      </w:r>
      <w:r>
        <w:rPr>
          <w:rFonts w:ascii="Times New Roman" w:hAnsi="Times New Roman"/>
          <w:b/>
          <w:bCs/>
          <w:color w:val="191919"/>
          <w:spacing w:val="-4"/>
          <w:sz w:val="20"/>
          <w:szCs w:val="20"/>
        </w:rPr>
        <w:t>r</w:t>
      </w:r>
      <w:r>
        <w:rPr>
          <w:rFonts w:ascii="Times New Roman" w:hAnsi="Times New Roman"/>
          <w:b/>
          <w:bCs/>
          <w:color w:val="191919"/>
          <w:sz w:val="20"/>
          <w:szCs w:val="20"/>
        </w:rPr>
        <w:t>ee (M.S.)</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The M.S. degree in Criminal Justice is o</w:t>
      </w:r>
      <w:r>
        <w:rPr>
          <w:rFonts w:ascii="Times New Roman" w:hAnsi="Times New Roman"/>
          <w:color w:val="191919"/>
          <w:spacing w:val="-4"/>
          <w:sz w:val="20"/>
          <w:szCs w:val="20"/>
        </w:rPr>
        <w:t>f</w:t>
      </w:r>
      <w:r>
        <w:rPr>
          <w:rFonts w:ascii="Times New Roman" w:hAnsi="Times New Roman"/>
          <w:color w:val="191919"/>
          <w:sz w:val="20"/>
          <w:szCs w:val="20"/>
        </w:rPr>
        <w:t>fered by the Criminal Justice Department with concentrations in law enforcement, corrections, forensic science and public administration.</w:t>
      </w:r>
    </w:p>
    <w:p w:rsidR="00807398"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191919"/>
          <w:sz w:val="20"/>
          <w:szCs w:val="20"/>
        </w:rPr>
      </w:pPr>
    </w:p>
    <w:p w:rsidR="00807398" w:rsidRPr="00C2229B"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191919"/>
          <w:sz w:val="20"/>
          <w:szCs w:val="20"/>
        </w:rPr>
      </w:pPr>
      <w:r w:rsidRPr="00C2229B">
        <w:rPr>
          <w:rFonts w:ascii="Times New Roman" w:hAnsi="Times New Roman"/>
          <w:b/>
          <w:color w:val="191919"/>
          <w:sz w:val="20"/>
          <w:szCs w:val="20"/>
        </w:rPr>
        <w:t>Master of Social Work</w:t>
      </w:r>
      <w:r>
        <w:rPr>
          <w:rFonts w:ascii="Times New Roman" w:hAnsi="Times New Roman"/>
          <w:b/>
          <w:color w:val="191919"/>
          <w:sz w:val="20"/>
          <w:szCs w:val="20"/>
        </w:rPr>
        <w:t xml:space="preserve"> (M.S.W.)</w:t>
      </w:r>
    </w:p>
    <w:p w:rsidR="00807398"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191919"/>
          <w:sz w:val="20"/>
          <w:szCs w:val="20"/>
        </w:rPr>
      </w:pPr>
      <w:r>
        <w:rPr>
          <w:rFonts w:ascii="Times New Roman" w:hAnsi="Times New Roman"/>
          <w:color w:val="191919"/>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sz w:val="20"/>
          <w:szCs w:val="20"/>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in Nursing (M.S.N.)</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M.S.N. degree in Nursing is o</w:t>
      </w:r>
      <w:r>
        <w:rPr>
          <w:rFonts w:ascii="Times New Roman" w:hAnsi="Times New Roman"/>
          <w:color w:val="191919"/>
          <w:spacing w:val="-4"/>
          <w:sz w:val="20"/>
          <w:szCs w:val="20"/>
        </w:rPr>
        <w:t>f</w:t>
      </w:r>
      <w:r>
        <w:rPr>
          <w:rFonts w:ascii="Times New Roman" w:hAnsi="Times New Roman"/>
          <w:color w:val="191919"/>
          <w:sz w:val="20"/>
          <w:szCs w:val="20"/>
        </w:rPr>
        <w:t>fered by the College of Health Professions with concentrations for the family nurse practitioner and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Education (M.Ed.)</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M.Ed. degree is o</w:t>
      </w:r>
      <w:r>
        <w:rPr>
          <w:rFonts w:ascii="Times New Roman" w:hAnsi="Times New Roman"/>
          <w:color w:val="191919"/>
          <w:spacing w:val="-4"/>
          <w:sz w:val="20"/>
          <w:szCs w:val="20"/>
        </w:rPr>
        <w:t>f</w:t>
      </w:r>
      <w:r>
        <w:rPr>
          <w:rFonts w:ascii="Times New Roman" w:hAnsi="Times New Roman"/>
          <w:color w:val="191919"/>
          <w:sz w:val="20"/>
          <w:szCs w:val="20"/>
        </w:rPr>
        <w:t>fered by the College of Education with concentrations in early childhood education, educational leadership, health and physical education, mathematics education, middle grades education, music education, science education (</w:t>
      </w:r>
      <w:r w:rsidR="00080D93">
        <w:rPr>
          <w:rFonts w:ascii="Times New Roman" w:hAnsi="Times New Roman"/>
          <w:color w:val="191919"/>
          <w:sz w:val="20"/>
          <w:szCs w:val="20"/>
        </w:rPr>
        <w:t>Broad field</w:t>
      </w:r>
      <w:r>
        <w:rPr>
          <w:rFonts w:ascii="Times New Roman" w:hAnsi="Times New Roman"/>
          <w:color w:val="191919"/>
          <w:sz w:val="20"/>
          <w:szCs w:val="20"/>
        </w:rPr>
        <w:t xml:space="preserve"> biology and chemistry), school counseling and special education. </w:t>
      </w:r>
      <w:r>
        <w:rPr>
          <w:rFonts w:ascii="Times New Roman" w:hAnsi="Times New Roman"/>
          <w:i/>
          <w:iCs/>
          <w:color w:val="191919"/>
          <w:sz w:val="20"/>
          <w:szCs w:val="20"/>
        </w:rPr>
        <w:t>Music and English Education a</w:t>
      </w:r>
      <w:r>
        <w:rPr>
          <w:rFonts w:ascii="Times New Roman" w:hAnsi="Times New Roman"/>
          <w:i/>
          <w:iCs/>
          <w:color w:val="191919"/>
          <w:spacing w:val="-7"/>
          <w:sz w:val="20"/>
          <w:szCs w:val="20"/>
        </w:rPr>
        <w:t>r</w:t>
      </w:r>
      <w:r>
        <w:rPr>
          <w:rFonts w:ascii="Times New Roman" w:hAnsi="Times New Roman"/>
          <w:i/>
          <w:iCs/>
          <w:color w:val="191919"/>
          <w:sz w:val="20"/>
          <w:szCs w:val="20"/>
        </w:rPr>
        <w:t>e not accepting applications at this time.</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Public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w:t>
      </w:r>
      <w:r>
        <w:rPr>
          <w:rFonts w:ascii="Times New Roman" w:hAnsi="Times New Roman"/>
          <w:b/>
          <w:bCs/>
          <w:color w:val="191919"/>
          <w:spacing w:val="-18"/>
          <w:sz w:val="20"/>
          <w:szCs w:val="20"/>
        </w:rPr>
        <w:t>P</w:t>
      </w:r>
      <w:r>
        <w:rPr>
          <w:rFonts w:ascii="Times New Roman" w:hAnsi="Times New Roman"/>
          <w:b/>
          <w:bCs/>
          <w:color w:val="191919"/>
          <w:sz w:val="20"/>
          <w:szCs w:val="20"/>
        </w:rPr>
        <w:t>.A.)</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w:t>
      </w:r>
      <w:r>
        <w:rPr>
          <w:rFonts w:ascii="Times New Roman" w:hAnsi="Times New Roman"/>
          <w:color w:val="191919"/>
          <w:spacing w:val="-22"/>
          <w:sz w:val="20"/>
          <w:szCs w:val="20"/>
        </w:rPr>
        <w:t>P</w:t>
      </w:r>
      <w:r>
        <w:rPr>
          <w:rFonts w:ascii="Times New Roman" w:hAnsi="Times New Roman"/>
          <w:color w:val="191919"/>
          <w:sz w:val="20"/>
          <w:szCs w:val="20"/>
        </w:rPr>
        <w:t>.A. degree is o</w:t>
      </w:r>
      <w:r>
        <w:rPr>
          <w:rFonts w:ascii="Times New Roman" w:hAnsi="Times New Roman"/>
          <w:color w:val="191919"/>
          <w:spacing w:val="-4"/>
          <w:sz w:val="20"/>
          <w:szCs w:val="20"/>
        </w:rPr>
        <w:t>f</w:t>
      </w:r>
      <w:r>
        <w:rPr>
          <w:rFonts w:ascii="Times New Roman" w:hAnsi="Times New Roman"/>
          <w:color w:val="191919"/>
          <w:sz w:val="20"/>
          <w:szCs w:val="20"/>
        </w:rPr>
        <w:t>fered by the Department of Histor</w:t>
      </w:r>
      <w:r>
        <w:rPr>
          <w:rFonts w:ascii="Times New Roman" w:hAnsi="Times New Roman"/>
          <w:color w:val="191919"/>
          <w:spacing w:val="-13"/>
          <w:sz w:val="20"/>
          <w:szCs w:val="20"/>
        </w:rPr>
        <w:t>y</w:t>
      </w:r>
      <w:r>
        <w:rPr>
          <w:rFonts w:ascii="Times New Roman" w:hAnsi="Times New Roman"/>
          <w:color w:val="191919"/>
          <w:sz w:val="20"/>
          <w:szCs w:val="20"/>
        </w:rPr>
        <w:t>, Political Science and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Concentrations are o</w:t>
      </w:r>
      <w:r>
        <w:rPr>
          <w:rFonts w:ascii="Times New Roman" w:hAnsi="Times New Roman"/>
          <w:color w:val="191919"/>
          <w:spacing w:val="-4"/>
          <w:sz w:val="20"/>
          <w:szCs w:val="20"/>
        </w:rPr>
        <w:t>f</w:t>
      </w:r>
      <w:r>
        <w:rPr>
          <w:rFonts w:ascii="Times New Roman" w:hAnsi="Times New Roman"/>
          <w:color w:val="191919"/>
          <w:sz w:val="20"/>
          <w:szCs w:val="20"/>
        </w:rPr>
        <w:t>fered in human resources administration, public polic</w:t>
      </w:r>
      <w:r>
        <w:rPr>
          <w:rFonts w:ascii="Times New Roman" w:hAnsi="Times New Roman"/>
          <w:color w:val="191919"/>
          <w:spacing w:val="-13"/>
          <w:sz w:val="20"/>
          <w:szCs w:val="20"/>
        </w:rPr>
        <w:t>y</w:t>
      </w:r>
      <w:r>
        <w:rPr>
          <w:rFonts w:ascii="Times New Roman" w:hAnsi="Times New Roman"/>
          <w:color w:val="191919"/>
          <w:sz w:val="20"/>
          <w:szCs w:val="20"/>
        </w:rPr>
        <w:t>, com- munity development and health administration polic</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Education Specialist Deg</w:t>
      </w:r>
      <w:r>
        <w:rPr>
          <w:rFonts w:ascii="Times New Roman" w:hAnsi="Times New Roman"/>
          <w:b/>
          <w:bCs/>
          <w:color w:val="191919"/>
          <w:spacing w:val="-4"/>
          <w:sz w:val="20"/>
          <w:szCs w:val="20"/>
        </w:rPr>
        <w:t>r</w:t>
      </w:r>
      <w:r>
        <w:rPr>
          <w:rFonts w:ascii="Times New Roman" w:hAnsi="Times New Roman"/>
          <w:b/>
          <w:bCs/>
          <w:color w:val="191919"/>
          <w:sz w:val="20"/>
          <w:szCs w:val="20"/>
        </w:rPr>
        <w:t>ee in Educational Leadership (Ed.S.)</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Ed.S. degree is designed to prepare professional personnel for positions such as superi</w:t>
      </w:r>
      <w:r>
        <w:rPr>
          <w:rFonts w:ascii="Times New Roman" w:hAnsi="Times New Roman"/>
          <w:color w:val="191919"/>
          <w:spacing w:val="-4"/>
          <w:sz w:val="20"/>
          <w:szCs w:val="20"/>
        </w:rPr>
        <w:t>n</w:t>
      </w:r>
      <w:r>
        <w:rPr>
          <w:rFonts w:ascii="Times New Roman" w:hAnsi="Times New Roman"/>
          <w:color w:val="191919"/>
          <w:sz w:val="20"/>
          <w:szCs w:val="20"/>
        </w:rPr>
        <w:t>tendents, associate or assistant superintendents, principals or policy planners.</w:t>
      </w:r>
    </w:p>
    <w:p w:rsidR="00807398"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sz w:val="17"/>
          <w:szCs w:val="17"/>
        </w:rPr>
      </w:pPr>
    </w:p>
    <w:p w:rsidR="00807398"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sz w:val="20"/>
          <w:szCs w:val="20"/>
        </w:rPr>
      </w:pPr>
    </w:p>
    <w:p w:rsidR="00807398" w:rsidRPr="00080D93" w:rsidRDefault="00080D93" w:rsidP="00080D93">
      <w:pPr>
        <w:pStyle w:val="Heading2"/>
        <w:ind w:firstLine="360"/>
        <w:rPr>
          <w:rFonts w:ascii="Impact" w:hAnsi="Impact"/>
          <w:b w:val="0"/>
          <w:color w:val="000000"/>
          <w:sz w:val="36"/>
          <w:szCs w:val="36"/>
        </w:rPr>
      </w:pPr>
      <w:bookmarkStart w:id="18" w:name="_Toc295896861"/>
      <w:r w:rsidRPr="00080D93">
        <w:rPr>
          <w:rFonts w:ascii="Impact" w:hAnsi="Impact"/>
          <w:b w:val="0"/>
          <w:color w:val="000000"/>
          <w:sz w:val="44"/>
          <w:szCs w:val="44"/>
        </w:rPr>
        <w:t>G</w:t>
      </w:r>
      <w:r w:rsidRPr="00080D93">
        <w:rPr>
          <w:rFonts w:ascii="Impact" w:hAnsi="Impact"/>
          <w:b w:val="0"/>
          <w:color w:val="000000"/>
          <w:sz w:val="36"/>
          <w:szCs w:val="36"/>
        </w:rPr>
        <w:t xml:space="preserve">ENERAL </w:t>
      </w:r>
      <w:r w:rsidRPr="00080D93">
        <w:rPr>
          <w:rFonts w:ascii="Impact" w:hAnsi="Impact"/>
          <w:b w:val="0"/>
          <w:color w:val="000000"/>
          <w:sz w:val="44"/>
          <w:szCs w:val="44"/>
        </w:rPr>
        <w:t>A</w:t>
      </w:r>
      <w:r w:rsidRPr="00080D93">
        <w:rPr>
          <w:rFonts w:ascii="Impact" w:hAnsi="Impact"/>
          <w:b w:val="0"/>
          <w:color w:val="000000"/>
          <w:sz w:val="36"/>
          <w:szCs w:val="36"/>
        </w:rPr>
        <w:t xml:space="preserve">DMISSION </w:t>
      </w:r>
      <w:r w:rsidRPr="00080D93">
        <w:rPr>
          <w:rFonts w:ascii="Impact" w:hAnsi="Impact"/>
          <w:b w:val="0"/>
          <w:color w:val="000000"/>
          <w:sz w:val="44"/>
          <w:szCs w:val="44"/>
        </w:rPr>
        <w:t>P</w:t>
      </w:r>
      <w:r w:rsidRPr="00080D93">
        <w:rPr>
          <w:rFonts w:ascii="Impact" w:hAnsi="Impact"/>
          <w:b w:val="0"/>
          <w:color w:val="000000"/>
          <w:sz w:val="36"/>
          <w:szCs w:val="36"/>
        </w:rPr>
        <w:t>OLICIES</w:t>
      </w:r>
      <w:bookmarkEnd w:id="18"/>
    </w:p>
    <w:p w:rsidR="00807398"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sz w:val="20"/>
          <w:szCs w:val="20"/>
        </w:rPr>
      </w:pPr>
    </w:p>
    <w:p w:rsidR="00807398"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sz w:val="20"/>
          <w:szCs w:val="20"/>
        </w:rPr>
      </w:pPr>
    </w:p>
    <w:p w:rsidR="00807398"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sz w:val="20"/>
          <w:szCs w:val="20"/>
        </w:rPr>
      </w:pPr>
      <w:r>
        <w:rPr>
          <w:rFonts w:ascii="Times New Roman" w:hAnsi="Times New Roman"/>
          <w:color w:val="191919"/>
          <w:sz w:val="20"/>
          <w:szCs w:val="20"/>
        </w:rPr>
        <w:t>General admission requirements are established for all graduate degree programs. Students applying for admission must satisfy the following criteria as a minimum:</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72727" w:rsidRDefault="00872727" w:rsidP="00080D93">
      <w:pPr>
        <w:pStyle w:val="Heading2"/>
        <w:ind w:firstLine="360"/>
        <w:rPr>
          <w:rFonts w:ascii="Times New Roman" w:hAnsi="Times New Roman"/>
          <w:bCs w:val="0"/>
          <w:color w:val="191919"/>
          <w:sz w:val="20"/>
          <w:szCs w:val="20"/>
        </w:rPr>
        <w:sectPr w:rsidR="00872727" w:rsidSect="00872727">
          <w:headerReference w:type="default" r:id="rId21"/>
          <w:pgSz w:w="12240" w:h="15840" w:code="1"/>
          <w:pgMar w:top="720" w:right="720" w:bottom="288" w:left="1440" w:header="720" w:footer="288" w:gutter="0"/>
          <w:cols w:space="720"/>
          <w:docGrid w:linePitch="360"/>
        </w:sectPr>
      </w:pPr>
    </w:p>
    <w:p w:rsidR="00807398" w:rsidRPr="00080D93" w:rsidRDefault="00807398" w:rsidP="00080D93">
      <w:pPr>
        <w:pStyle w:val="Heading2"/>
        <w:ind w:firstLine="360"/>
        <w:rPr>
          <w:rFonts w:ascii="Times New Roman" w:hAnsi="Times New Roman"/>
          <w:color w:val="000000"/>
          <w:sz w:val="20"/>
          <w:szCs w:val="20"/>
        </w:rPr>
      </w:pPr>
      <w:bookmarkStart w:id="19" w:name="_Toc295896862"/>
      <w:r w:rsidRPr="00080D93">
        <w:rPr>
          <w:rFonts w:ascii="Times New Roman" w:hAnsi="Times New Roman"/>
          <w:bCs w:val="0"/>
          <w:color w:val="191919"/>
          <w:sz w:val="20"/>
          <w:szCs w:val="20"/>
        </w:rPr>
        <w:t>Baccalau</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eate Deg</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ee</w:t>
      </w:r>
      <w:bookmarkEnd w:id="19"/>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Applicants must have received a baccalaureate degree from an accredited college or unive</w:t>
      </w:r>
      <w:r>
        <w:rPr>
          <w:rFonts w:ascii="Times New Roman" w:hAnsi="Times New Roman"/>
          <w:color w:val="191919"/>
          <w:spacing w:val="-4"/>
          <w:sz w:val="20"/>
          <w:szCs w:val="20"/>
        </w:rPr>
        <w:t>r</w:t>
      </w:r>
      <w:r>
        <w:rPr>
          <w:rFonts w:ascii="Times New Roman" w:hAnsi="Times New Roman"/>
          <w:color w:val="191919"/>
          <w:sz w:val="20"/>
          <w:szCs w:val="20"/>
        </w:rPr>
        <w:t>sity with an unde</w:t>
      </w:r>
      <w:r>
        <w:rPr>
          <w:rFonts w:ascii="Times New Roman" w:hAnsi="Times New Roman"/>
          <w:color w:val="191919"/>
          <w:spacing w:val="-4"/>
          <w:sz w:val="20"/>
          <w:szCs w:val="20"/>
        </w:rPr>
        <w:t>r</w:t>
      </w:r>
      <w:r>
        <w:rPr>
          <w:rFonts w:ascii="Times New Roman" w:hAnsi="Times New Roman"/>
          <w:color w:val="191919"/>
          <w:sz w:val="20"/>
          <w:szCs w:val="20"/>
        </w:rPr>
        <w:t>graduate major in (or prerequisite requirements satisfied for) the planned graduate field of stud</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20" w:name="_Toc295896863"/>
      <w:r w:rsidRPr="00080D93">
        <w:rPr>
          <w:rFonts w:ascii="Times New Roman" w:hAnsi="Times New Roman"/>
          <w:bCs w:val="0"/>
          <w:color w:val="191919"/>
          <w:sz w:val="20"/>
          <w:szCs w:val="20"/>
        </w:rPr>
        <w:t>Grade-Point</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pacing w:val="-15"/>
          <w:sz w:val="20"/>
          <w:szCs w:val="20"/>
        </w:rPr>
        <w:t>A</w:t>
      </w:r>
      <w:r w:rsidRPr="00080D93">
        <w:rPr>
          <w:rFonts w:ascii="Times New Roman" w:hAnsi="Times New Roman"/>
          <w:bCs w:val="0"/>
          <w:color w:val="191919"/>
          <w:sz w:val="20"/>
          <w:szCs w:val="20"/>
        </w:rPr>
        <w:t>verage</w:t>
      </w:r>
      <w:bookmarkEnd w:id="20"/>
    </w:p>
    <w:p w:rsidR="00807398"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sz w:val="20"/>
          <w:szCs w:val="20"/>
        </w:rPr>
      </w:pPr>
      <w:r>
        <w:rPr>
          <w:rFonts w:ascii="Times New Roman" w:hAnsi="Times New Roman"/>
          <w:color w:val="191919"/>
          <w:sz w:val="20"/>
          <w:szCs w:val="20"/>
        </w:rPr>
        <w:t>Applicants for regular admission status must have earned a minimum grade-point average of 2.5/4.00 at the unde</w:t>
      </w:r>
      <w:r>
        <w:rPr>
          <w:rFonts w:ascii="Times New Roman" w:hAnsi="Times New Roman"/>
          <w:color w:val="191919"/>
          <w:spacing w:val="-4"/>
          <w:sz w:val="20"/>
          <w:szCs w:val="20"/>
        </w:rPr>
        <w:t>r</w:t>
      </w:r>
      <w:r>
        <w:rPr>
          <w:rFonts w:ascii="Times New Roman" w:hAnsi="Times New Roman"/>
          <w:color w:val="191919"/>
          <w:sz w:val="20"/>
          <w:szCs w:val="20"/>
        </w:rPr>
        <w:t>graduate level calculated on all work attempted.</w:t>
      </w:r>
      <w:r>
        <w:rPr>
          <w:rFonts w:ascii="Times New Roman" w:hAnsi="Times New Roman"/>
          <w:color w:val="191919"/>
          <w:spacing w:val="-3"/>
          <w:sz w:val="20"/>
          <w:szCs w:val="20"/>
        </w:rPr>
        <w:t xml:space="preserve"> </w:t>
      </w:r>
      <w:r>
        <w:rPr>
          <w:rFonts w:ascii="Times New Roman" w:hAnsi="Times New Roman"/>
          <w:color w:val="191919"/>
          <w:sz w:val="20"/>
          <w:szCs w:val="20"/>
        </w:rPr>
        <w:t>The education specialist degree program requires a minimum 3.25 grade-point average on all work at the Master's level.</w:t>
      </w:r>
      <w:r>
        <w:rPr>
          <w:rFonts w:ascii="Times New Roman" w:hAnsi="Times New Roman"/>
          <w:color w:val="191919"/>
          <w:spacing w:val="-3"/>
          <w:sz w:val="20"/>
          <w:szCs w:val="20"/>
        </w:rPr>
        <w:t xml:space="preserve"> </w:t>
      </w:r>
      <w:r>
        <w:rPr>
          <w:rFonts w:ascii="Times New Roman" w:hAnsi="Times New Roman"/>
          <w:color w:val="191919"/>
          <w:sz w:val="20"/>
          <w:szCs w:val="20"/>
        </w:rPr>
        <w:t>The Master of Science in Nursing degree program requires an earned unde</w:t>
      </w:r>
      <w:r>
        <w:rPr>
          <w:rFonts w:ascii="Times New Roman" w:hAnsi="Times New Roman"/>
          <w:color w:val="191919"/>
          <w:spacing w:val="-4"/>
          <w:sz w:val="20"/>
          <w:szCs w:val="20"/>
        </w:rPr>
        <w:t>r</w:t>
      </w:r>
      <w:r>
        <w:rPr>
          <w:rFonts w:ascii="Times New Roman" w:hAnsi="Times New Roman"/>
          <w:color w:val="191919"/>
          <w:sz w:val="20"/>
          <w:szCs w:val="20"/>
        </w:rPr>
        <w:t>graduate grade-point ave</w:t>
      </w:r>
      <w:r>
        <w:rPr>
          <w:rFonts w:ascii="Times New Roman" w:hAnsi="Times New Roman"/>
          <w:color w:val="191919"/>
          <w:spacing w:val="-4"/>
          <w:sz w:val="20"/>
          <w:szCs w:val="20"/>
        </w:rPr>
        <w:t>r</w:t>
      </w:r>
      <w:r>
        <w:rPr>
          <w:rFonts w:ascii="Times New Roman" w:hAnsi="Times New Roman"/>
          <w:color w:val="191919"/>
          <w:sz w:val="20"/>
          <w:szCs w:val="20"/>
        </w:rPr>
        <w:t>- age of 3.00. (See individual program information for specific requirements).</w:t>
      </w:r>
    </w:p>
    <w:p w:rsidR="00807398"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bCs w:val="0"/>
          <w:color w:val="191919"/>
          <w:sz w:val="20"/>
          <w:szCs w:val="20"/>
        </w:rPr>
      </w:pPr>
      <w:bookmarkStart w:id="21" w:name="_Toc295896864"/>
      <w:r w:rsidRPr="00080D93">
        <w:rPr>
          <w:rFonts w:ascii="Times New Roman" w:hAnsi="Times New Roman"/>
          <w:bCs w:val="0"/>
          <w:color w:val="191919"/>
          <w:sz w:val="20"/>
          <w:szCs w:val="20"/>
        </w:rPr>
        <w:t>Standardized</w:t>
      </w:r>
      <w:r w:rsidRPr="00080D93">
        <w:rPr>
          <w:rFonts w:ascii="Times New Roman" w:hAnsi="Times New Roman"/>
          <w:bCs w:val="0"/>
          <w:color w:val="191919"/>
          <w:spacing w:val="-4"/>
          <w:sz w:val="20"/>
          <w:szCs w:val="20"/>
        </w:rPr>
        <w:t xml:space="preserve"> </w:t>
      </w:r>
      <w:r w:rsidRPr="00080D93">
        <w:rPr>
          <w:rFonts w:ascii="Times New Roman" w:hAnsi="Times New Roman"/>
          <w:bCs w:val="0"/>
          <w:color w:val="191919"/>
          <w:spacing w:val="-18"/>
          <w:sz w:val="20"/>
          <w:szCs w:val="20"/>
        </w:rPr>
        <w:t>T</w:t>
      </w:r>
      <w:r w:rsidRPr="00080D93">
        <w:rPr>
          <w:rFonts w:ascii="Times New Roman" w:hAnsi="Times New Roman"/>
          <w:bCs w:val="0"/>
          <w:color w:val="191919"/>
          <w:sz w:val="20"/>
          <w:szCs w:val="20"/>
        </w:rPr>
        <w:t>est Requi</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ement</w:t>
      </w:r>
      <w:bookmarkEnd w:id="21"/>
      <w:r w:rsidR="00441123" w:rsidRPr="00080D93">
        <w:rPr>
          <w:rFonts w:ascii="Times New Roman" w:hAnsi="Times New Roman"/>
          <w:bCs w:val="0"/>
          <w:color w:val="191919"/>
          <w:sz w:val="20"/>
          <w:szCs w:val="20"/>
        </w:rPr>
        <w:tab/>
      </w:r>
    </w:p>
    <w:p w:rsidR="00441123" w:rsidRDefault="00441123" w:rsidP="00807398">
      <w:pPr>
        <w:tabs>
          <w:tab w:val="left" w:pos="360"/>
        </w:tabs>
        <w:ind w:left="360" w:right="180" w:firstLine="360"/>
        <w:rPr>
          <w:rFonts w:ascii="Times New Roman" w:hAnsi="Times New Roman"/>
          <w:bCs/>
          <w:color w:val="191919"/>
          <w:sz w:val="20"/>
          <w:szCs w:val="20"/>
        </w:rPr>
      </w:pPr>
      <w:r w:rsidRPr="00441123">
        <w:rPr>
          <w:rFonts w:ascii="Times New Roman" w:hAnsi="Times New Roman"/>
          <w:bCs/>
          <w:color w:val="191919"/>
          <w:sz w:val="20"/>
          <w:szCs w:val="20"/>
        </w:rPr>
        <w:t>Standardized tests required for admission vary according to the degree program.</w:t>
      </w:r>
    </w:p>
    <w:p w:rsidR="00080D93" w:rsidRDefault="00080D93">
      <w:pPr>
        <w:rPr>
          <w:rFonts w:ascii="Times New Roman" w:hAnsi="Times New Roman"/>
          <w:bCs/>
          <w:color w:val="191919"/>
          <w:sz w:val="20"/>
          <w:szCs w:val="20"/>
        </w:rPr>
      </w:pPr>
    </w:p>
    <w:p w:rsidR="00441123" w:rsidRPr="00876EC3" w:rsidRDefault="003756FF" w:rsidP="00807398">
      <w:pPr>
        <w:pStyle w:val="Heading2"/>
        <w:spacing w:before="0"/>
        <w:ind w:left="360" w:right="180" w:firstLine="0"/>
        <w:rPr>
          <w:rFonts w:ascii="Times New Roman" w:hAnsi="Times New Roman"/>
          <w:color w:val="FFFFFF" w:themeColor="background1"/>
          <w:sz w:val="20"/>
          <w:szCs w:val="20"/>
        </w:rPr>
      </w:pPr>
      <w:bookmarkStart w:id="22" w:name="_Toc294969621"/>
      <w:bookmarkStart w:id="23" w:name="_Toc295896865"/>
      <w:r w:rsidRPr="003756FF">
        <w:rPr>
          <w:rFonts w:ascii="Impact" w:hAnsi="Impact" w:cs="Impact"/>
          <w:color w:val="666666"/>
          <w:w w:val="94"/>
          <w:sz w:val="48"/>
          <w:szCs w:val="48"/>
          <w:fitText w:val="3744" w:id="-162766848"/>
          <w:rPrChange w:id="24" w:author="rgeorge" w:date="2011-07-06T14:50:00Z">
            <w:rPr>
              <w:rFonts w:ascii="Impact" w:hAnsi="Impact" w:cs="Impact"/>
              <w:color w:val="666666"/>
              <w:spacing w:val="27"/>
              <w:w w:val="80"/>
              <w:sz w:val="48"/>
              <w:szCs w:val="48"/>
            </w:rPr>
          </w:rPrChange>
        </w:rPr>
        <w:t>A</w:t>
      </w:r>
      <w:r w:rsidRPr="003756FF">
        <w:rPr>
          <w:rFonts w:ascii="Impact" w:hAnsi="Impact" w:cs="Impact"/>
          <w:color w:val="666666"/>
          <w:w w:val="94"/>
          <w:sz w:val="36"/>
          <w:szCs w:val="36"/>
          <w:fitText w:val="3744" w:id="-162766848"/>
          <w:rPrChange w:id="25" w:author="rgeorge" w:date="2011-07-06T14:50:00Z">
            <w:rPr>
              <w:rFonts w:ascii="Impact" w:hAnsi="Impact" w:cs="Impact"/>
              <w:color w:val="666666"/>
              <w:spacing w:val="27"/>
              <w:w w:val="80"/>
              <w:sz w:val="36"/>
              <w:szCs w:val="36"/>
            </w:rPr>
          </w:rPrChange>
        </w:rPr>
        <w:t xml:space="preserve">DMISSION </w:t>
      </w:r>
      <w:r w:rsidRPr="003756FF">
        <w:rPr>
          <w:rFonts w:ascii="Impact" w:hAnsi="Impact" w:cs="Impact"/>
          <w:color w:val="666666"/>
          <w:w w:val="94"/>
          <w:sz w:val="48"/>
          <w:szCs w:val="48"/>
          <w:fitText w:val="3744" w:id="-162766848"/>
          <w:rPrChange w:id="26" w:author="rgeorge" w:date="2011-07-06T14:50:00Z">
            <w:rPr>
              <w:rFonts w:ascii="Impact" w:hAnsi="Impact" w:cs="Impact"/>
              <w:color w:val="666666"/>
              <w:spacing w:val="27"/>
              <w:w w:val="80"/>
              <w:sz w:val="48"/>
              <w:szCs w:val="48"/>
            </w:rPr>
          </w:rPrChange>
        </w:rPr>
        <w:t>R</w:t>
      </w:r>
      <w:r w:rsidRPr="003756FF">
        <w:rPr>
          <w:rFonts w:ascii="Impact" w:hAnsi="Impact" w:cs="Impact"/>
          <w:color w:val="666666"/>
          <w:w w:val="94"/>
          <w:sz w:val="36"/>
          <w:szCs w:val="36"/>
          <w:fitText w:val="3744" w:id="-162766848"/>
          <w:rPrChange w:id="27" w:author="rgeorge" w:date="2011-07-06T14:50:00Z">
            <w:rPr>
              <w:rFonts w:ascii="Impact" w:hAnsi="Impact" w:cs="Impact"/>
              <w:color w:val="666666"/>
              <w:spacing w:val="27"/>
              <w:w w:val="80"/>
              <w:sz w:val="36"/>
              <w:szCs w:val="36"/>
            </w:rPr>
          </w:rPrChange>
        </w:rPr>
        <w:t>EQUIREMENT</w:t>
      </w:r>
      <w:r w:rsidRPr="003756FF">
        <w:rPr>
          <w:rFonts w:ascii="Impact" w:hAnsi="Impact" w:cs="Impact"/>
          <w:color w:val="666666"/>
          <w:spacing w:val="36"/>
          <w:w w:val="94"/>
          <w:sz w:val="36"/>
          <w:szCs w:val="36"/>
          <w:fitText w:val="3744" w:id="-162766848"/>
          <w:rPrChange w:id="28" w:author="rgeorge" w:date="2011-07-06T14:50:00Z">
            <w:rPr>
              <w:rFonts w:ascii="Impact" w:hAnsi="Impact" w:cs="Impact"/>
              <w:color w:val="666666"/>
              <w:spacing w:val="20"/>
              <w:w w:val="80"/>
              <w:sz w:val="36"/>
              <w:szCs w:val="36"/>
            </w:rPr>
          </w:rPrChange>
        </w:rPr>
        <w:t>S</w:t>
      </w:r>
      <w:bookmarkEnd w:id="22"/>
      <w:bookmarkEnd w:id="23"/>
    </w:p>
    <w:p w:rsidR="00807398"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Individuals seeking admission to a graduate program must submit the following to the 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 xml:space="preserve"> </w:t>
      </w:r>
      <w:r>
        <w:rPr>
          <w:rFonts w:ascii="Times New Roman" w:hAnsi="Times New Roman"/>
          <w:color w:val="191919"/>
          <w:sz w:val="20"/>
          <w:szCs w:val="20"/>
        </w:rPr>
        <w:t>ASU Graduate School, 192</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Building, 504 College Drive,</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807398" w:rsidRPr="00807398"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completed 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ficial application form. (Application form is available from the Graduate</w:t>
      </w:r>
      <w:r>
        <w:rPr>
          <w:rFonts w:ascii="Times New Roman" w:hAnsi="Times New Roman"/>
          <w:color w:val="191919"/>
          <w:sz w:val="20"/>
          <w:szCs w:val="20"/>
        </w:rPr>
        <w:t xml:space="preserve"> </w:t>
      </w:r>
      <w:r w:rsidRPr="00807398">
        <w:rPr>
          <w:rFonts w:ascii="Times New Roman" w:hAnsi="Times New Roman"/>
          <w:color w:val="191919"/>
          <w:sz w:val="20"/>
          <w:szCs w:val="20"/>
        </w:rPr>
        <w:t>School</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6"/>
          <w:sz w:val="20"/>
          <w:szCs w:val="20"/>
        </w:rPr>
        <w:t>W</w:t>
      </w:r>
      <w:hyperlink r:id="rId22" w:history="1">
        <w:r w:rsidRPr="00807398">
          <w:rPr>
            <w:rFonts w:ascii="Times New Roman" w:hAnsi="Times New Roman"/>
            <w:color w:val="191919"/>
            <w:sz w:val="20"/>
            <w:szCs w:val="20"/>
          </w:rPr>
          <w:t>eb site at ww</w:t>
        </w:r>
        <w:r w:rsidRPr="00807398">
          <w:rPr>
            <w:rFonts w:ascii="Times New Roman" w:hAnsi="Times New Roman"/>
            <w:color w:val="191919"/>
            <w:spacing w:val="-13"/>
            <w:sz w:val="20"/>
            <w:szCs w:val="20"/>
          </w:rPr>
          <w:t>w</w:t>
        </w:r>
        <w:r w:rsidRPr="00807398">
          <w:rPr>
            <w:rFonts w:ascii="Times New Roman" w:hAnsi="Times New Roman"/>
            <w:color w:val="191919"/>
            <w:sz w:val="20"/>
            <w:szCs w:val="20"/>
          </w:rPr>
          <w:t>.asurams.edu</w:t>
        </w:r>
      </w:hyperlink>
      <w:r w:rsidRPr="00807398">
        <w:rPr>
          <w:rFonts w:ascii="Times New Roman" w:hAnsi="Times New Roman"/>
          <w:color w:val="191919"/>
          <w:sz w:val="20"/>
          <w:szCs w:val="20"/>
        </w:rPr>
        <w:t>)</w:t>
      </w:r>
    </w:p>
    <w:p w:rsidR="00807398" w:rsidRPr="00807398"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$20 non-refundable application fee.</w:t>
      </w:r>
    </w:p>
    <w:p w:rsidR="00807398" w:rsidRPr="00807398"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ficial transcripts from all colleges attended.</w:t>
      </w:r>
    </w:p>
    <w:p w:rsidR="00807398" w:rsidRPr="00807398"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Graduate Record Examination (GRE), Miller</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Analogies</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est (M</w:t>
      </w:r>
      <w:r w:rsidRPr="00807398">
        <w:rPr>
          <w:rFonts w:ascii="Times New Roman" w:hAnsi="Times New Roman"/>
          <w:color w:val="191919"/>
          <w:spacing w:val="-22"/>
          <w:sz w:val="20"/>
          <w:szCs w:val="20"/>
        </w:rPr>
        <w:t>A</w:t>
      </w:r>
      <w:r w:rsidRPr="00807398">
        <w:rPr>
          <w:rFonts w:ascii="Times New Roman" w:hAnsi="Times New Roman"/>
          <w:color w:val="191919"/>
          <w:sz w:val="20"/>
          <w:szCs w:val="20"/>
        </w:rPr>
        <w:t>T) or Graduate Management Admission</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est (GM</w:t>
      </w:r>
      <w:r w:rsidRPr="00807398">
        <w:rPr>
          <w:rFonts w:ascii="Times New Roman" w:hAnsi="Times New Roman"/>
          <w:color w:val="191919"/>
          <w:spacing w:val="-22"/>
          <w:sz w:val="20"/>
          <w:szCs w:val="20"/>
        </w:rPr>
        <w:t>A</w:t>
      </w:r>
      <w:r w:rsidRPr="00807398">
        <w:rPr>
          <w:rFonts w:ascii="Times New Roman" w:hAnsi="Times New Roman"/>
          <w:color w:val="191919"/>
          <w:sz w:val="20"/>
          <w:szCs w:val="20"/>
        </w:rPr>
        <w:t>T) scores.</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est score time limit is five (5) years.</w:t>
      </w:r>
    </w:p>
    <w:p w:rsidR="00807398" w:rsidRPr="00807398"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pacing w:val="-14"/>
          <w:sz w:val="20"/>
          <w:szCs w:val="20"/>
        </w:rPr>
        <w:t>T</w:t>
      </w:r>
      <w:r w:rsidRPr="00807398">
        <w:rPr>
          <w:rFonts w:ascii="Times New Roman" w:hAnsi="Times New Roman"/>
          <w:color w:val="191919"/>
          <w:sz w:val="20"/>
          <w:szCs w:val="20"/>
        </w:rPr>
        <w:t>wo current letters of reference. (See individual program information for specific requirements).</w:t>
      </w:r>
    </w:p>
    <w:p w:rsidR="00807398" w:rsidRPr="00807398"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Pre-Entrance Medical Record and Certificate of Immunization.</w:t>
      </w:r>
    </w:p>
    <w:p w:rsidR="00807398" w:rsidRPr="00807398"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All Nursing applicants must submit copies of their malpractice insurance and their License to</w:t>
      </w:r>
      <w:r>
        <w:rPr>
          <w:rFonts w:ascii="Times New Roman" w:hAnsi="Times New Roman"/>
          <w:color w:val="191919"/>
          <w:sz w:val="20"/>
          <w:szCs w:val="20"/>
        </w:rPr>
        <w:t xml:space="preserve"> </w:t>
      </w:r>
      <w:r w:rsidRPr="00807398">
        <w:rPr>
          <w:rFonts w:ascii="Times New Roman" w:hAnsi="Times New Roman"/>
          <w:color w:val="191919"/>
          <w:sz w:val="20"/>
          <w:szCs w:val="20"/>
        </w:rPr>
        <w:t>Practice as a nurse in the state of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(See Nursing program for more information).</w:t>
      </w:r>
    </w:p>
    <w:p w:rsidR="00807398" w:rsidRPr="00807398"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eaching Certificate required for all Education majors except School Counseling.</w:t>
      </w:r>
    </w:p>
    <w:p w:rsidR="00807398"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student is responsible for contacting all institutions attended for the purpose of requesting transcripts. Students who have attended</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should fill out a Request for</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ASU </w:t>
      </w:r>
      <w:r>
        <w:rPr>
          <w:rFonts w:ascii="Times New Roman" w:hAnsi="Times New Roman"/>
          <w:color w:val="191919"/>
          <w:spacing w:val="-7"/>
          <w:sz w:val="20"/>
          <w:szCs w:val="20"/>
        </w:rPr>
        <w:t>T</w:t>
      </w:r>
      <w:r>
        <w:rPr>
          <w:rFonts w:ascii="Times New Roman" w:hAnsi="Times New Roman"/>
          <w:color w:val="191919"/>
          <w:sz w:val="20"/>
          <w:szCs w:val="20"/>
        </w:rPr>
        <w:t>ranscript form available in Graduate</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Admissions. </w:t>
      </w:r>
      <w:r>
        <w:rPr>
          <w:rFonts w:ascii="Times New Roman" w:hAnsi="Times New Roman"/>
          <w:color w:val="191919"/>
          <w:spacing w:val="46"/>
          <w:sz w:val="20"/>
          <w:szCs w:val="20"/>
        </w:rPr>
        <w:t xml:space="preserve"> </w:t>
      </w:r>
      <w:r>
        <w:rPr>
          <w:rFonts w:ascii="Times New Roman" w:hAnsi="Times New Roman"/>
          <w:color w:val="191919"/>
          <w:sz w:val="20"/>
          <w:szCs w:val="20"/>
        </w:rPr>
        <w:t>The Graduate School will secure such transcripts for the student free of cha</w:t>
      </w:r>
      <w:r>
        <w:rPr>
          <w:rFonts w:ascii="Times New Roman" w:hAnsi="Times New Roman"/>
          <w:color w:val="191919"/>
          <w:spacing w:val="-4"/>
          <w:sz w:val="20"/>
          <w:szCs w:val="20"/>
        </w:rPr>
        <w:t>r</w:t>
      </w:r>
      <w:r>
        <w:rPr>
          <w:rFonts w:ascii="Times New Roman" w:hAnsi="Times New Roman"/>
          <w:color w:val="191919"/>
          <w:sz w:val="20"/>
          <w:szCs w:val="20"/>
        </w:rPr>
        <w:t>ge. Students are responsible for contacting testing agencies for transmittal of test scores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Pr>
          <w:rFonts w:ascii="Times New Roman" w:hAnsi="Times New Roman"/>
          <w:color w:val="191919"/>
          <w:spacing w:val="-11"/>
          <w:sz w:val="20"/>
          <w:szCs w:val="20"/>
        </w:rPr>
        <w:t xml:space="preserve"> </w:t>
      </w:r>
      <w:r>
        <w:rPr>
          <w:rFonts w:ascii="Times New Roman" w:hAnsi="Times New Roman"/>
          <w:color w:val="191919"/>
          <w:sz w:val="20"/>
          <w:szCs w:val="20"/>
        </w:rPr>
        <w:t>Applicant records are maintained for one year onl</w:t>
      </w:r>
      <w:r>
        <w:rPr>
          <w:rFonts w:ascii="Times New Roman" w:hAnsi="Times New Roman"/>
          <w:color w:val="191919"/>
          <w:spacing w:val="-13"/>
          <w:sz w:val="20"/>
          <w:szCs w:val="20"/>
        </w:rPr>
        <w:t>y</w:t>
      </w:r>
      <w:r>
        <w:rPr>
          <w:rFonts w:ascii="Times New Roman" w:hAnsi="Times New Roman"/>
          <w:color w:val="191919"/>
          <w:sz w:val="20"/>
          <w:szCs w:val="20"/>
        </w:rPr>
        <w:t>. Students who were previously enrolled and have not been in attendance for one or more semesters must apply to the Graduate School for readmission.</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Faculty members at</w:t>
      </w:r>
      <w:r>
        <w:rPr>
          <w:rFonts w:ascii="Times New Roman" w:hAnsi="Times New Roman"/>
          <w:color w:val="191919"/>
          <w:spacing w:val="-11"/>
          <w:sz w:val="20"/>
          <w:szCs w:val="20"/>
        </w:rPr>
        <w:t xml:space="preserve"> </w:t>
      </w:r>
      <w:r>
        <w:rPr>
          <w:rFonts w:ascii="Times New Roman" w:hAnsi="Times New Roman"/>
          <w:color w:val="191919"/>
          <w:sz w:val="20"/>
          <w:szCs w:val="20"/>
        </w:rPr>
        <w:t>ASU may be allowed to enroll in graduate classes with an approved graduate application by the graduate dean and academic o</w:t>
      </w:r>
      <w:r>
        <w:rPr>
          <w:rFonts w:ascii="Times New Roman" w:hAnsi="Times New Roman"/>
          <w:color w:val="191919"/>
          <w:spacing w:val="-4"/>
          <w:sz w:val="20"/>
          <w:szCs w:val="20"/>
        </w:rPr>
        <w:t>f</w:t>
      </w:r>
      <w:r>
        <w:rPr>
          <w:rFonts w:ascii="Times New Roman" w:hAnsi="Times New Roman"/>
          <w:color w:val="191919"/>
          <w:sz w:val="20"/>
          <w:szCs w:val="20"/>
        </w:rPr>
        <w:t>ficials. Howeve</w:t>
      </w:r>
      <w:r>
        <w:rPr>
          <w:rFonts w:ascii="Times New Roman" w:hAnsi="Times New Roman"/>
          <w:color w:val="191919"/>
          <w:spacing w:val="-8"/>
          <w:sz w:val="20"/>
          <w:szCs w:val="20"/>
        </w:rPr>
        <w:t>r</w:t>
      </w:r>
      <w:r>
        <w:rPr>
          <w:rFonts w:ascii="Times New Roman" w:hAnsi="Times New Roman"/>
          <w:color w:val="191919"/>
          <w:sz w:val="20"/>
          <w:szCs w:val="20"/>
        </w:rPr>
        <w:t>, they are prohibited from taking classes in their assigned academic department. If a faculty member is interested in pursuing a specific graduate degree, then he or she is encouraged to matriculate at another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Falsifying admission information and related documentation will result in immediate term</w:t>
      </w:r>
      <w:r>
        <w:rPr>
          <w:rFonts w:ascii="Times New Roman" w:hAnsi="Times New Roman"/>
          <w:color w:val="191919"/>
          <w:spacing w:val="-4"/>
          <w:sz w:val="20"/>
          <w:szCs w:val="20"/>
        </w:rPr>
        <w:t>i</w:t>
      </w:r>
      <w:r>
        <w:rPr>
          <w:rFonts w:ascii="Times New Roman" w:hAnsi="Times New Roman"/>
          <w:color w:val="191919"/>
          <w:sz w:val="20"/>
          <w:szCs w:val="20"/>
        </w:rPr>
        <w:t>nation from the graduate program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C43359"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p>
    <w:p w:rsidR="00441123" w:rsidRDefault="00441123" w:rsidP="00080D93">
      <w:pPr>
        <w:ind w:left="360" w:right="180" w:firstLine="0"/>
        <w:jc w:val="center"/>
      </w:pPr>
    </w:p>
    <w:p w:rsidR="00441123" w:rsidRPr="00080D93" w:rsidRDefault="00080D93" w:rsidP="00080D93">
      <w:pPr>
        <w:pStyle w:val="Heading2"/>
        <w:ind w:firstLine="360"/>
        <w:rPr>
          <w:rFonts w:ascii="Impact" w:hAnsi="Impact"/>
          <w:color w:val="000000" w:themeColor="text1"/>
          <w:sz w:val="40"/>
          <w:szCs w:val="40"/>
        </w:rPr>
      </w:pPr>
      <w:bookmarkStart w:id="29" w:name="_Toc295896866"/>
      <w:r w:rsidRPr="00080D93">
        <w:rPr>
          <w:rFonts w:ascii="Impact" w:hAnsi="Impact"/>
          <w:color w:val="000000" w:themeColor="text1"/>
          <w:sz w:val="56"/>
          <w:szCs w:val="56"/>
        </w:rPr>
        <w:t>C</w:t>
      </w:r>
      <w:r w:rsidRPr="00080D93">
        <w:rPr>
          <w:rFonts w:ascii="Impact" w:hAnsi="Impact"/>
          <w:color w:val="000000" w:themeColor="text1"/>
          <w:sz w:val="40"/>
          <w:szCs w:val="40"/>
        </w:rPr>
        <w:t xml:space="preserve">ATEGORIES OF </w:t>
      </w:r>
      <w:r w:rsidRPr="00080D93">
        <w:rPr>
          <w:rFonts w:ascii="Impact" w:hAnsi="Impact"/>
          <w:color w:val="000000" w:themeColor="text1"/>
          <w:sz w:val="52"/>
          <w:szCs w:val="52"/>
        </w:rPr>
        <w:t>A</w:t>
      </w:r>
      <w:r w:rsidRPr="00080D93">
        <w:rPr>
          <w:rFonts w:ascii="Impact" w:hAnsi="Impact"/>
          <w:color w:val="000000" w:themeColor="text1"/>
          <w:sz w:val="40"/>
          <w:szCs w:val="40"/>
        </w:rPr>
        <w:t>DMISSIONS</w:t>
      </w:r>
      <w:bookmarkEnd w:id="29"/>
    </w:p>
    <w:p w:rsidR="00807398"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admission status of applicants accepted into the Graduate School will be classified in one of the following categories: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3756FF" w:rsidP="00080D93">
      <w:pPr>
        <w:pStyle w:val="Heading2"/>
        <w:ind w:firstLine="360"/>
        <w:rPr>
          <w:rFonts w:ascii="Times New Roman" w:hAnsi="Times New Roman"/>
          <w:color w:val="000000"/>
          <w:sz w:val="20"/>
          <w:szCs w:val="20"/>
        </w:rPr>
      </w:pPr>
      <w:r w:rsidRPr="003756FF">
        <w:rPr>
          <w:rFonts w:ascii="Calibri" w:hAnsi="Calibri"/>
          <w:noProof/>
          <w:lang w:eastAsia="en-US"/>
        </w:rPr>
        <w:pict>
          <v:group id="_x0000_s1040" style="position:absolute;left:0;text-align:left;margin-left:263.55pt;margin-top:-112.85pt;width:31.2pt;height:31pt;z-index:-251438080;mso-position-horizontal-relative:page" coordorigin="5271,-2257" coordsize="624,620" o:allowincell="f">
            <v:rect id="_x0000_s1041" style="position:absolute;left:5276;top:-2252;width:613;height:610" o:allowincell="f" stroked="f">
              <v:path arrowok="t"/>
            </v:rect>
            <v:rect id="_x0000_s1042" style="position:absolute;left:5276;top:-2253;width:620;height:620;mso-position-horizontal-relative:page" o:allowincell="f" filled="f" stroked="f">
              <v:textbox style="mso-next-textbox:#_x0000_s1042" inset="0,0,0,0">
                <w:txbxContent>
                  <w:p w:rsidR="0051227A" w:rsidRDefault="0051227A" w:rsidP="00807398">
                    <w:pPr>
                      <w:spacing w:after="0" w:line="620" w:lineRule="atLeast"/>
                      <w:rPr>
                        <w:rFonts w:ascii="Times New Roman" w:hAnsi="Times New Roman"/>
                        <w:sz w:val="24"/>
                        <w:szCs w:val="24"/>
                      </w:rPr>
                    </w:pPr>
                    <w:r>
                      <w:rPr>
                        <w:rFonts w:ascii="Times New Roman" w:hAnsi="Times New Roman"/>
                        <w:noProof/>
                        <w:sz w:val="24"/>
                        <w:szCs w:val="24"/>
                        <w:lang w:eastAsia="en-US"/>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1227A" w:rsidRDefault="0051227A"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30" w:name="_Toc295896867"/>
      <w:r w:rsidR="00807398" w:rsidRPr="00080D93">
        <w:rPr>
          <w:rFonts w:ascii="Times New Roman" w:hAnsi="Times New Roman"/>
          <w:bCs w:val="0"/>
          <w:color w:val="191919"/>
          <w:sz w:val="20"/>
          <w:szCs w:val="20"/>
        </w:rPr>
        <w:t>Regular</w:t>
      </w:r>
      <w:r w:rsidR="00807398" w:rsidRPr="00080D93">
        <w:rPr>
          <w:rFonts w:ascii="Times New Roman" w:hAnsi="Times New Roman"/>
          <w:bCs w:val="0"/>
          <w:color w:val="191919"/>
          <w:spacing w:val="-15"/>
          <w:sz w:val="20"/>
          <w:szCs w:val="20"/>
        </w:rPr>
        <w:t xml:space="preserve"> </w:t>
      </w:r>
      <w:r w:rsidR="00807398" w:rsidRPr="00080D93">
        <w:rPr>
          <w:rFonts w:ascii="Times New Roman" w:hAnsi="Times New Roman"/>
          <w:bCs w:val="0"/>
          <w:color w:val="191919"/>
          <w:sz w:val="20"/>
          <w:szCs w:val="20"/>
        </w:rPr>
        <w:t>Admission</w:t>
      </w:r>
      <w:bookmarkEnd w:id="30"/>
    </w:p>
    <w:p w:rsidR="00807398"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Applicants may be granted regular admission to the Graduate School if they have met the minimum degree program requirements of grade-point average and standardized test scores [44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Analogies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800 on the</w:t>
      </w:r>
      <w:r>
        <w:rPr>
          <w:rFonts w:ascii="Times New Roman" w:hAnsi="Times New Roman"/>
          <w:color w:val="191919"/>
          <w:spacing w:val="-11"/>
          <w:sz w:val="20"/>
          <w:szCs w:val="20"/>
        </w:rPr>
        <w:t xml:space="preserve"> </w:t>
      </w:r>
      <w:r>
        <w:rPr>
          <w:rFonts w:ascii="Times New Roman" w:hAnsi="Times New Roman"/>
          <w:color w:val="191919"/>
          <w:sz w:val="20"/>
          <w:szCs w:val="20"/>
        </w:rPr>
        <w:t>Aptitude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the Graduate Record Examination (GRE) or 450 on the Graduate Management</w:t>
      </w:r>
      <w:r>
        <w:rPr>
          <w:rFonts w:ascii="Times New Roman" w:hAnsi="Times New Roman"/>
          <w:color w:val="191919"/>
          <w:spacing w:val="-11"/>
          <w:sz w:val="20"/>
          <w:szCs w:val="20"/>
        </w:rPr>
        <w:t xml:space="preserve"> </w:t>
      </w:r>
      <w:r>
        <w:rPr>
          <w:rFonts w:ascii="Times New Roman" w:hAnsi="Times New Roman"/>
          <w:color w:val="191919"/>
          <w:sz w:val="20"/>
          <w:szCs w:val="20"/>
        </w:rPr>
        <w:t>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(GM</w:t>
      </w:r>
      <w:r>
        <w:rPr>
          <w:rFonts w:ascii="Times New Roman" w:hAnsi="Times New Roman"/>
          <w:color w:val="191919"/>
          <w:spacing w:val="-22"/>
          <w:sz w:val="20"/>
          <w:szCs w:val="20"/>
        </w:rPr>
        <w:t>A</w:t>
      </w:r>
      <w:r>
        <w:rPr>
          <w:rFonts w:ascii="Times New Roman" w:hAnsi="Times New Roman"/>
          <w:color w:val="191919"/>
          <w:sz w:val="20"/>
          <w:szCs w:val="20"/>
        </w:rPr>
        <w:t>T)] plus provided the aforementioned material and information. On the GRE, the verbal score and the quantitative score are considered separately and weighted depending on the particular program of study; the combined score should be 800. G</w:t>
      </w:r>
      <w:r>
        <w:rPr>
          <w:rFonts w:ascii="Times New Roman" w:hAnsi="Times New Roman"/>
          <w:color w:val="191919"/>
          <w:spacing w:val="-18"/>
          <w:sz w:val="20"/>
          <w:szCs w:val="20"/>
        </w:rPr>
        <w:t>P</w:t>
      </w:r>
      <w:r>
        <w:rPr>
          <w:rFonts w:ascii="Times New Roman" w:hAnsi="Times New Roman"/>
          <w:color w:val="191919"/>
          <w:sz w:val="20"/>
          <w:szCs w:val="20"/>
        </w:rPr>
        <w:t>A, test scores, reference letters, previous graduate work and interviews are used together to determine the candidate's overall likelihood of successful performance in the</w:t>
      </w:r>
      <w:r w:rsidR="00080D93">
        <w:rPr>
          <w:rFonts w:ascii="Times New Roman" w:hAnsi="Times New Roman"/>
          <w:color w:val="191919"/>
          <w:sz w:val="20"/>
          <w:szCs w:val="20"/>
        </w:rPr>
        <w:t xml:space="preserve"> </w:t>
      </w:r>
      <w:r>
        <w:rPr>
          <w:rFonts w:ascii="Times New Roman" w:hAnsi="Times New Roman"/>
          <w:color w:val="191919"/>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31" w:name="_Toc295896868"/>
      <w:r w:rsidRPr="00080D93">
        <w:rPr>
          <w:rFonts w:ascii="Times New Roman" w:hAnsi="Times New Roman"/>
          <w:bCs w:val="0"/>
          <w:color w:val="191919"/>
          <w:sz w:val="20"/>
          <w:szCs w:val="20"/>
        </w:rPr>
        <w:t>P</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ovisional</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Admission</w:t>
      </w:r>
      <w:bookmarkEnd w:id="31"/>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Applicants who do not fully meet the requirements for regular admission may be considered for provisional admission.</w:t>
      </w:r>
      <w:r>
        <w:rPr>
          <w:rFonts w:ascii="Times New Roman" w:hAnsi="Times New Roman"/>
          <w:color w:val="191919"/>
          <w:spacing w:val="-4"/>
          <w:sz w:val="20"/>
          <w:szCs w:val="20"/>
        </w:rPr>
        <w:t xml:space="preserve"> </w:t>
      </w:r>
      <w:r>
        <w:rPr>
          <w:rFonts w:ascii="Times New Roman" w:hAnsi="Times New Roman"/>
          <w:color w:val="191919"/>
          <w:sz w:val="20"/>
          <w:szCs w:val="20"/>
        </w:rPr>
        <w:t>The following criteria must be met:</w:t>
      </w:r>
    </w:p>
    <w:p w:rsidR="00807398" w:rsidRPr="00080D93" w:rsidRDefault="00807398" w:rsidP="00BB4865">
      <w:pPr>
        <w:pStyle w:val="ListParagraph"/>
        <w:widowControl w:val="0"/>
        <w:numPr>
          <w:ilvl w:val="0"/>
          <w:numId w:val="41"/>
        </w:numPr>
        <w:autoSpaceDE w:val="0"/>
        <w:autoSpaceDN w:val="0"/>
        <w:adjustRightInd w:val="0"/>
        <w:spacing w:after="0" w:line="250" w:lineRule="auto"/>
        <w:ind w:right="180"/>
        <w:jc w:val="both"/>
        <w:rPr>
          <w:rFonts w:ascii="Times New Roman" w:hAnsi="Times New Roman"/>
          <w:color w:val="000000"/>
          <w:sz w:val="20"/>
          <w:szCs w:val="20"/>
        </w:rPr>
      </w:pPr>
      <w:r w:rsidRPr="00080D93">
        <w:rPr>
          <w:rFonts w:ascii="Times New Roman" w:hAnsi="Times New Roman"/>
          <w:color w:val="191919"/>
          <w:sz w:val="20"/>
          <w:szCs w:val="20"/>
        </w:rPr>
        <w:t>An unde</w:t>
      </w:r>
      <w:r w:rsidRPr="00080D93">
        <w:rPr>
          <w:rFonts w:ascii="Times New Roman" w:hAnsi="Times New Roman"/>
          <w:color w:val="191919"/>
          <w:spacing w:val="-4"/>
          <w:sz w:val="20"/>
          <w:szCs w:val="20"/>
        </w:rPr>
        <w:t>r</w:t>
      </w:r>
      <w:r w:rsidRPr="00080D93">
        <w:rPr>
          <w:rFonts w:ascii="Times New Roman" w:hAnsi="Times New Roman"/>
          <w:color w:val="191919"/>
          <w:sz w:val="20"/>
          <w:szCs w:val="20"/>
        </w:rPr>
        <w:t>graduate degree from a regionally accredited college or university with an unde</w:t>
      </w:r>
      <w:r w:rsidRPr="00080D93">
        <w:rPr>
          <w:rFonts w:ascii="Times New Roman" w:hAnsi="Times New Roman"/>
          <w:color w:val="191919"/>
          <w:spacing w:val="-4"/>
          <w:sz w:val="20"/>
          <w:szCs w:val="20"/>
        </w:rPr>
        <w:t>r</w:t>
      </w:r>
      <w:r w:rsidRPr="00080D93">
        <w:rPr>
          <w:rFonts w:ascii="Times New Roman" w:hAnsi="Times New Roman"/>
          <w:color w:val="191919"/>
          <w:sz w:val="20"/>
          <w:szCs w:val="20"/>
        </w:rPr>
        <w:t>graduate major in, or prerequisites fo</w:t>
      </w:r>
      <w:r w:rsidRPr="00080D93">
        <w:rPr>
          <w:rFonts w:ascii="Times New Roman" w:hAnsi="Times New Roman"/>
          <w:color w:val="191919"/>
          <w:spacing w:val="-8"/>
          <w:sz w:val="20"/>
          <w:szCs w:val="20"/>
        </w:rPr>
        <w:t>r</w:t>
      </w:r>
      <w:r w:rsidRPr="00080D93">
        <w:rPr>
          <w:rFonts w:ascii="Times New Roman" w:hAnsi="Times New Roman"/>
          <w:color w:val="191919"/>
          <w:sz w:val="20"/>
          <w:szCs w:val="20"/>
        </w:rPr>
        <w:t>, the planned field of stud</w:t>
      </w:r>
      <w:r w:rsidRPr="00080D93">
        <w:rPr>
          <w:rFonts w:ascii="Times New Roman" w:hAnsi="Times New Roman"/>
          <w:color w:val="191919"/>
          <w:spacing w:val="-13"/>
          <w:sz w:val="20"/>
          <w:szCs w:val="20"/>
        </w:rPr>
        <w:t>y</w:t>
      </w:r>
      <w:r w:rsidRPr="00080D93">
        <w:rPr>
          <w:rFonts w:ascii="Times New Roman" w:hAnsi="Times New Roman"/>
          <w:color w:val="191919"/>
          <w:sz w:val="20"/>
          <w:szCs w:val="20"/>
        </w:rPr>
        <w:t>, where applicable.</w:t>
      </w:r>
    </w:p>
    <w:p w:rsidR="00807398" w:rsidRPr="00080D93" w:rsidRDefault="00807398" w:rsidP="00BB4865">
      <w:pPr>
        <w:pStyle w:val="ListParagraph"/>
        <w:widowControl w:val="0"/>
        <w:numPr>
          <w:ilvl w:val="0"/>
          <w:numId w:val="41"/>
        </w:numPr>
        <w:autoSpaceDE w:val="0"/>
        <w:autoSpaceDN w:val="0"/>
        <w:adjustRightInd w:val="0"/>
        <w:spacing w:after="0"/>
        <w:ind w:right="180"/>
        <w:jc w:val="both"/>
        <w:rPr>
          <w:rFonts w:ascii="Times New Roman" w:hAnsi="Times New Roman"/>
          <w:color w:val="000000"/>
          <w:sz w:val="20"/>
          <w:szCs w:val="20"/>
        </w:rPr>
      </w:pPr>
      <w:r w:rsidRPr="00080D93">
        <w:rPr>
          <w:rFonts w:ascii="Times New Roman" w:hAnsi="Times New Roman"/>
          <w:color w:val="191919"/>
          <w:sz w:val="20"/>
          <w:szCs w:val="20"/>
        </w:rPr>
        <w:t>An unde</w:t>
      </w:r>
      <w:r w:rsidRPr="00080D93">
        <w:rPr>
          <w:rFonts w:ascii="Times New Roman" w:hAnsi="Times New Roman"/>
          <w:color w:val="191919"/>
          <w:spacing w:val="-4"/>
          <w:sz w:val="20"/>
          <w:szCs w:val="20"/>
        </w:rPr>
        <w:t>r</w:t>
      </w:r>
      <w:r w:rsidRPr="00080D93">
        <w:rPr>
          <w:rFonts w:ascii="Times New Roman" w:hAnsi="Times New Roman"/>
          <w:color w:val="191919"/>
          <w:sz w:val="20"/>
          <w:szCs w:val="20"/>
        </w:rPr>
        <w:t>graduate grade-point average of at least 2.2.</w:t>
      </w:r>
    </w:p>
    <w:p w:rsidR="00807398" w:rsidRPr="00080D93" w:rsidRDefault="00807398" w:rsidP="00BB4865">
      <w:pPr>
        <w:pStyle w:val="ListParagraph"/>
        <w:widowControl w:val="0"/>
        <w:numPr>
          <w:ilvl w:val="0"/>
          <w:numId w:val="41"/>
        </w:numPr>
        <w:autoSpaceDE w:val="0"/>
        <w:autoSpaceDN w:val="0"/>
        <w:adjustRightInd w:val="0"/>
        <w:spacing w:before="10" w:after="0" w:line="250" w:lineRule="auto"/>
        <w:ind w:right="180"/>
        <w:jc w:val="both"/>
        <w:rPr>
          <w:rFonts w:ascii="Times New Roman" w:hAnsi="Times New Roman"/>
          <w:color w:val="000000"/>
          <w:sz w:val="20"/>
          <w:szCs w:val="20"/>
        </w:rPr>
      </w:pPr>
      <w:r w:rsidRPr="00080D93">
        <w:rPr>
          <w:rFonts w:ascii="Times New Roman" w:hAnsi="Times New Roman"/>
          <w:color w:val="191919"/>
          <w:sz w:val="20"/>
          <w:szCs w:val="20"/>
        </w:rPr>
        <w:t>A</w:t>
      </w:r>
      <w:r w:rsidRPr="00080D93">
        <w:rPr>
          <w:rFonts w:ascii="Times New Roman" w:hAnsi="Times New Roman"/>
          <w:color w:val="191919"/>
          <w:spacing w:val="-11"/>
          <w:sz w:val="20"/>
          <w:szCs w:val="20"/>
        </w:rPr>
        <w:t xml:space="preserve"> </w:t>
      </w:r>
      <w:r w:rsidRPr="00080D93">
        <w:rPr>
          <w:rFonts w:ascii="Times New Roman" w:hAnsi="Times New Roman"/>
          <w:color w:val="191919"/>
          <w:sz w:val="20"/>
          <w:szCs w:val="20"/>
        </w:rPr>
        <w:t>score on the M</w:t>
      </w:r>
      <w:r w:rsidRPr="00080D93">
        <w:rPr>
          <w:rFonts w:ascii="Times New Roman" w:hAnsi="Times New Roman"/>
          <w:color w:val="191919"/>
          <w:spacing w:val="-22"/>
          <w:sz w:val="20"/>
          <w:szCs w:val="20"/>
        </w:rPr>
        <w:t>A</w:t>
      </w:r>
      <w:r w:rsidRPr="00080D93">
        <w:rPr>
          <w:rFonts w:ascii="Times New Roman" w:hAnsi="Times New Roman"/>
          <w:color w:val="191919"/>
          <w:sz w:val="20"/>
          <w:szCs w:val="20"/>
        </w:rPr>
        <w:t>T</w:t>
      </w:r>
      <w:r w:rsidRPr="00080D93">
        <w:rPr>
          <w:rFonts w:ascii="Times New Roman" w:hAnsi="Times New Roman"/>
          <w:color w:val="191919"/>
          <w:spacing w:val="-4"/>
          <w:sz w:val="20"/>
          <w:szCs w:val="20"/>
        </w:rPr>
        <w:t xml:space="preserve"> </w:t>
      </w:r>
      <w:r w:rsidRPr="00080D93">
        <w:rPr>
          <w:rFonts w:ascii="Times New Roman" w:hAnsi="Times New Roman"/>
          <w:color w:val="191919"/>
          <w:sz w:val="20"/>
          <w:szCs w:val="20"/>
        </w:rPr>
        <w:t>of no less than 374 (27); a score on the</w:t>
      </w:r>
      <w:r w:rsidRPr="00080D93">
        <w:rPr>
          <w:rFonts w:ascii="Times New Roman" w:hAnsi="Times New Roman"/>
          <w:color w:val="191919"/>
          <w:spacing w:val="-11"/>
          <w:sz w:val="20"/>
          <w:szCs w:val="20"/>
        </w:rPr>
        <w:t xml:space="preserve"> </w:t>
      </w:r>
      <w:r w:rsidRPr="00080D93">
        <w:rPr>
          <w:rFonts w:ascii="Times New Roman" w:hAnsi="Times New Roman"/>
          <w:color w:val="191919"/>
          <w:sz w:val="20"/>
          <w:szCs w:val="20"/>
        </w:rPr>
        <w:t>Aptitude</w:t>
      </w:r>
      <w:r w:rsidRPr="00080D93">
        <w:rPr>
          <w:rFonts w:ascii="Times New Roman" w:hAnsi="Times New Roman"/>
          <w:color w:val="191919"/>
          <w:spacing w:val="-4"/>
          <w:sz w:val="20"/>
          <w:szCs w:val="20"/>
        </w:rPr>
        <w:t xml:space="preserve"> </w:t>
      </w:r>
      <w:r w:rsidRPr="00080D93">
        <w:rPr>
          <w:rFonts w:ascii="Times New Roman" w:hAnsi="Times New Roman"/>
          <w:color w:val="191919"/>
          <w:spacing w:val="-14"/>
          <w:sz w:val="20"/>
          <w:szCs w:val="20"/>
        </w:rPr>
        <w:t>T</w:t>
      </w:r>
      <w:r w:rsidRPr="00080D93">
        <w:rPr>
          <w:rFonts w:ascii="Times New Roman" w:hAnsi="Times New Roman"/>
          <w:color w:val="191919"/>
          <w:sz w:val="20"/>
          <w:szCs w:val="20"/>
        </w:rPr>
        <w:t>est of the GRE of no less than 700; or an appropriate score on the GM</w:t>
      </w:r>
      <w:r w:rsidRPr="00080D93">
        <w:rPr>
          <w:rFonts w:ascii="Times New Roman" w:hAnsi="Times New Roman"/>
          <w:color w:val="191919"/>
          <w:spacing w:val="-22"/>
          <w:sz w:val="20"/>
          <w:szCs w:val="20"/>
        </w:rPr>
        <w:t>A</w:t>
      </w:r>
      <w:r w:rsidRPr="00080D93">
        <w:rPr>
          <w:rFonts w:ascii="Times New Roman" w:hAnsi="Times New Roman"/>
          <w:color w:val="191919"/>
          <w:sz w:val="20"/>
          <w:szCs w:val="20"/>
        </w:rPr>
        <w:t>T</w:t>
      </w:r>
      <w:r w:rsidRPr="00080D93">
        <w:rPr>
          <w:rFonts w:ascii="Times New Roman" w:hAnsi="Times New Roman"/>
          <w:color w:val="191919"/>
          <w:spacing w:val="-4"/>
          <w:sz w:val="20"/>
          <w:szCs w:val="20"/>
        </w:rPr>
        <w:t xml:space="preserve"> </w:t>
      </w:r>
      <w:r w:rsidRPr="00080D93">
        <w:rPr>
          <w:rFonts w:ascii="Times New Roman" w:hAnsi="Times New Roman"/>
          <w:color w:val="191919"/>
          <w:sz w:val="20"/>
          <w:szCs w:val="20"/>
        </w:rPr>
        <w:t>in accordance with program criteria.</w:t>
      </w:r>
    </w:p>
    <w:p w:rsidR="00080D93" w:rsidRPr="00080D93"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sz w:val="20"/>
          <w:szCs w:val="20"/>
        </w:rPr>
      </w:pPr>
    </w:p>
    <w:p w:rsidR="00807398" w:rsidRDefault="007C3E5C"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noProof/>
          <w:color w:val="191919"/>
          <w:sz w:val="20"/>
          <w:szCs w:val="20"/>
          <w:lang w:eastAsia="en-US"/>
        </w:rPr>
        <w:drawing>
          <wp:anchor distT="0" distB="0" distL="114300" distR="114300" simplePos="0" relativeHeight="251992064" behindDoc="0" locked="0" layoutInCell="1" allowOverlap="1">
            <wp:simplePos x="0" y="0"/>
            <wp:positionH relativeFrom="column">
              <wp:posOffset>222250</wp:posOffset>
            </wp:positionH>
            <wp:positionV relativeFrom="paragraph">
              <wp:posOffset>191770</wp:posOffset>
            </wp:positionV>
            <wp:extent cx="6163945" cy="40925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tretch>
                      <a:fillRect/>
                    </a:stretch>
                  </pic:blipFill>
                  <pic:spPr bwMode="auto">
                    <a:xfrm>
                      <a:off x="0" y="0"/>
                      <a:ext cx="6163945" cy="4092575"/>
                    </a:xfrm>
                    <a:prstGeom prst="rect">
                      <a:avLst/>
                    </a:prstGeom>
                    <a:noFill/>
                    <a:ln w="9525">
                      <a:noFill/>
                      <a:miter lim="800000"/>
                      <a:headEnd/>
                      <a:tailEnd/>
                    </a:ln>
                  </pic:spPr>
                </pic:pic>
              </a:graphicData>
            </a:graphic>
          </wp:anchor>
        </w:drawing>
      </w:r>
      <w:r w:rsidR="00807398">
        <w:rPr>
          <w:rFonts w:ascii="Times New Roman" w:hAnsi="Times New Roman"/>
          <w:color w:val="191919"/>
          <w:sz w:val="20"/>
          <w:szCs w:val="20"/>
        </w:rPr>
        <w:t>A</w:t>
      </w:r>
      <w:r w:rsidR="00807398">
        <w:rPr>
          <w:rFonts w:ascii="Times New Roman" w:hAnsi="Times New Roman"/>
          <w:color w:val="191919"/>
          <w:spacing w:val="-11"/>
          <w:sz w:val="20"/>
          <w:szCs w:val="20"/>
        </w:rPr>
        <w:t xml:space="preserve"> </w:t>
      </w:r>
      <w:r w:rsidR="00807398">
        <w:rPr>
          <w:rFonts w:ascii="Times New Roman" w:hAnsi="Times New Roman"/>
          <w:color w:val="191919"/>
          <w:sz w:val="20"/>
          <w:szCs w:val="20"/>
        </w:rPr>
        <w:t>student satisfying nine semester hours of course work in provisional status with no grade of less than "B" may be admitted to regular admission. Otherwise, the student's enrollment is term</w:t>
      </w:r>
      <w:r w:rsidR="00807398">
        <w:rPr>
          <w:rFonts w:ascii="Times New Roman" w:hAnsi="Times New Roman"/>
          <w:color w:val="191919"/>
          <w:spacing w:val="-4"/>
          <w:sz w:val="20"/>
          <w:szCs w:val="20"/>
        </w:rPr>
        <w:t>i</w:t>
      </w:r>
      <w:r w:rsidR="00807398">
        <w:rPr>
          <w:rFonts w:ascii="Times New Roman" w:hAnsi="Times New Roman"/>
          <w:color w:val="191919"/>
          <w:sz w:val="20"/>
          <w:szCs w:val="20"/>
        </w:rPr>
        <w:t xml:space="preserve">nated. </w:t>
      </w:r>
      <w:r w:rsidR="00807398">
        <w:rPr>
          <w:rFonts w:ascii="Times New Roman" w:hAnsi="Times New Roman"/>
          <w:b/>
          <w:bCs/>
          <w:i/>
          <w:iCs/>
          <w:color w:val="191919"/>
          <w:sz w:val="20"/>
          <w:szCs w:val="20"/>
        </w:rPr>
        <w:t>Individual programs of study may have higher provisional admission standards.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32" w:name="_Toc295896869"/>
      <w:r w:rsidRPr="00080D93">
        <w:rPr>
          <w:rFonts w:ascii="Times New Roman" w:hAnsi="Times New Roman"/>
          <w:bCs w:val="0"/>
          <w:color w:val="191919"/>
          <w:spacing w:val="-15"/>
          <w:sz w:val="20"/>
          <w:szCs w:val="20"/>
        </w:rPr>
        <w:t>T</w:t>
      </w:r>
      <w:r w:rsidRPr="00080D93">
        <w:rPr>
          <w:rFonts w:ascii="Times New Roman" w:hAnsi="Times New Roman"/>
          <w:bCs w:val="0"/>
          <w:color w:val="191919"/>
          <w:sz w:val="20"/>
          <w:szCs w:val="20"/>
        </w:rPr>
        <w:t>ransient</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Admission</w:t>
      </w:r>
      <w:bookmarkEnd w:id="32"/>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full-time graduate student in good academic standing at another institution may enroll for one semester as a transient student.</w:t>
      </w:r>
      <w:r>
        <w:rPr>
          <w:rFonts w:ascii="Times New Roman" w:hAnsi="Times New Roman"/>
          <w:color w:val="191919"/>
          <w:spacing w:val="-4"/>
          <w:sz w:val="20"/>
          <w:szCs w:val="20"/>
        </w:rPr>
        <w:t xml:space="preserve"> </w:t>
      </w:r>
      <w:r>
        <w:rPr>
          <w:rFonts w:ascii="Times New Roman" w:hAnsi="Times New Roman"/>
          <w:color w:val="191919"/>
          <w:sz w:val="20"/>
          <w:szCs w:val="20"/>
        </w:rPr>
        <w:t>The regular institution must provide written authorization for the student to enroll under this status. Copies of transcripts and standardized test scores are not required.</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Non -Deg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Default="00807398" w:rsidP="00080D93">
      <w:pPr>
        <w:widowControl w:val="0"/>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a graduate certification program may earn more than nine credit hours;</w:t>
      </w:r>
      <w:r w:rsidR="00080D93">
        <w:rPr>
          <w:rFonts w:ascii="Times New Roman" w:hAnsi="Times New Roman"/>
          <w:color w:val="191919"/>
          <w:sz w:val="20"/>
          <w:szCs w:val="20"/>
        </w:rPr>
        <w:t xml:space="preserve"> </w:t>
      </w:r>
      <w:r>
        <w:rPr>
          <w:rFonts w:ascii="Times New Roman" w:hAnsi="Times New Roman"/>
          <w:color w:val="191919"/>
          <w:sz w:val="20"/>
          <w:szCs w:val="20"/>
        </w:rPr>
        <w:t>howeve</w:t>
      </w:r>
      <w:r>
        <w:rPr>
          <w:rFonts w:ascii="Times New Roman" w:hAnsi="Times New Roman"/>
          <w:color w:val="191919"/>
          <w:spacing w:val="-8"/>
          <w:sz w:val="20"/>
          <w:szCs w:val="20"/>
        </w:rPr>
        <w:t>r</w:t>
      </w:r>
      <w:r>
        <w:rPr>
          <w:rFonts w:ascii="Times New Roman" w:hAnsi="Times New Roman"/>
          <w:color w:val="191919"/>
          <w:sz w:val="20"/>
          <w:szCs w:val="20"/>
        </w:rPr>
        <w:t>, only nine hours will be accepted toward the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b/>
          <w:bCs/>
          <w:color w:val="191919"/>
          <w:sz w:val="20"/>
          <w:szCs w:val="20"/>
        </w:rPr>
        <w:t>Seniors:</w:t>
      </w:r>
      <w:r>
        <w:rPr>
          <w:rFonts w:ascii="Times New Roman" w:hAnsi="Times New Roman"/>
          <w:b/>
          <w:bCs/>
          <w:color w:val="191919"/>
          <w:spacing w:val="-11"/>
          <w:sz w:val="20"/>
          <w:szCs w:val="20"/>
        </w:rPr>
        <w:t xml:space="preserve"> </w:t>
      </w:r>
      <w:r>
        <w:rPr>
          <w:rFonts w:ascii="Times New Roman" w:hAnsi="Times New Roman"/>
          <w:color w:val="191919"/>
          <w:sz w:val="20"/>
          <w:szCs w:val="20"/>
        </w:rPr>
        <w:t>Albany State University unde</w:t>
      </w:r>
      <w:r>
        <w:rPr>
          <w:rFonts w:ascii="Times New Roman" w:hAnsi="Times New Roman"/>
          <w:color w:val="191919"/>
          <w:spacing w:val="-4"/>
          <w:sz w:val="20"/>
          <w:szCs w:val="20"/>
        </w:rPr>
        <w:t>r</w:t>
      </w:r>
      <w:r>
        <w:rPr>
          <w:rFonts w:ascii="Times New Roman" w:hAnsi="Times New Roman"/>
          <w:color w:val="191919"/>
          <w:sz w:val="20"/>
          <w:szCs w:val="20"/>
        </w:rPr>
        <w:t>graduate students with senior standing may be admit</w:t>
      </w:r>
      <w:del w:id="33" w:author="rgeorge" w:date="2011-07-06T15:29:00Z">
        <w:r w:rsidDel="00895905">
          <w:rPr>
            <w:rFonts w:ascii="Times New Roman" w:hAnsi="Times New Roman"/>
            <w:color w:val="191919"/>
            <w:sz w:val="20"/>
            <w:szCs w:val="20"/>
          </w:rPr>
          <w:delText xml:space="preserve">- </w:delText>
        </w:r>
      </w:del>
      <w:r>
        <w:rPr>
          <w:rFonts w:ascii="Times New Roman" w:hAnsi="Times New Roman"/>
          <w:color w:val="191919"/>
          <w:sz w:val="20"/>
          <w:szCs w:val="20"/>
        </w:rPr>
        <w:t>ted to non-degree status in the Graduate School and register for graduate courses if each of the following conditions are met:</w:t>
      </w:r>
    </w:p>
    <w:p w:rsidR="00807398" w:rsidRDefault="00807398" w:rsidP="00807398">
      <w:pPr>
        <w:widowControl w:val="0"/>
        <w:autoSpaceDE w:val="0"/>
        <w:autoSpaceDN w:val="0"/>
        <w:adjustRightInd w:val="0"/>
        <w:spacing w:after="0"/>
        <w:ind w:left="360" w:right="180"/>
        <w:jc w:val="both"/>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pacing w:val="-4"/>
          <w:sz w:val="20"/>
          <w:szCs w:val="20"/>
        </w:rPr>
        <w:t xml:space="preserve"> </w:t>
      </w:r>
      <w:r>
        <w:rPr>
          <w:rFonts w:ascii="Times New Roman" w:hAnsi="Times New Roman"/>
          <w:color w:val="191919"/>
          <w:sz w:val="20"/>
          <w:szCs w:val="20"/>
        </w:rPr>
        <w:t>The student has an overall 3.0 or better grade-point average.</w:t>
      </w:r>
    </w:p>
    <w:p w:rsidR="00807398"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approves the academic department's recommendation for the student to apply to the Graduate School.</w:t>
      </w:r>
    </w:p>
    <w:p w:rsidR="00807398" w:rsidRDefault="00807398" w:rsidP="00807398">
      <w:pPr>
        <w:widowControl w:val="0"/>
        <w:autoSpaceDE w:val="0"/>
        <w:autoSpaceDN w:val="0"/>
        <w:adjustRightInd w:val="0"/>
        <w:spacing w:after="0"/>
        <w:ind w:left="1260" w:right="180" w:hanging="180"/>
        <w:jc w:val="both"/>
        <w:rPr>
          <w:rFonts w:ascii="Times New Roman" w:hAnsi="Times New Roman"/>
          <w:color w:val="000000"/>
          <w:sz w:val="20"/>
          <w:szCs w:val="20"/>
        </w:rPr>
      </w:pPr>
      <w:r>
        <w:rPr>
          <w:rFonts w:ascii="Times New Roman" w:hAnsi="Times New Roman"/>
          <w:color w:val="191919"/>
          <w:sz w:val="20"/>
          <w:szCs w:val="20"/>
        </w:rPr>
        <w:t>3.</w:t>
      </w:r>
      <w:r>
        <w:rPr>
          <w:rFonts w:ascii="Times New Roman" w:hAnsi="Times New Roman"/>
          <w:color w:val="191919"/>
          <w:spacing w:val="-4"/>
          <w:sz w:val="20"/>
          <w:szCs w:val="20"/>
        </w:rPr>
        <w:t xml:space="preserve"> </w:t>
      </w:r>
      <w:r>
        <w:rPr>
          <w:rFonts w:ascii="Times New Roman" w:hAnsi="Times New Roman"/>
          <w:color w:val="191919"/>
          <w:sz w:val="20"/>
          <w:szCs w:val="20"/>
        </w:rPr>
        <w:t>The student applies and is accepted as a non-degree student in the Graduate School.</w:t>
      </w:r>
    </w:p>
    <w:p w:rsidR="00807398" w:rsidRDefault="00807398" w:rsidP="00807398">
      <w:pPr>
        <w:widowControl w:val="0"/>
        <w:autoSpaceDE w:val="0"/>
        <w:autoSpaceDN w:val="0"/>
        <w:adjustRightInd w:val="0"/>
        <w:spacing w:before="10" w:after="0"/>
        <w:ind w:left="1260" w:right="180" w:hanging="180"/>
        <w:jc w:val="both"/>
        <w:rPr>
          <w:rFonts w:ascii="Times New Roman" w:hAnsi="Times New Roman"/>
          <w:color w:val="000000"/>
          <w:sz w:val="20"/>
          <w:szCs w:val="20"/>
        </w:rPr>
      </w:pPr>
      <w:r>
        <w:rPr>
          <w:rFonts w:ascii="Times New Roman" w:hAnsi="Times New Roman"/>
          <w:color w:val="191919"/>
          <w:sz w:val="20"/>
          <w:szCs w:val="20"/>
        </w:rPr>
        <w:t>4.</w:t>
      </w:r>
      <w:r>
        <w:rPr>
          <w:rFonts w:ascii="Times New Roman" w:hAnsi="Times New Roman"/>
          <w:color w:val="191919"/>
          <w:spacing w:val="-4"/>
          <w:sz w:val="20"/>
          <w:szCs w:val="20"/>
        </w:rPr>
        <w:t xml:space="preserve"> </w:t>
      </w:r>
      <w:r>
        <w:rPr>
          <w:rFonts w:ascii="Times New Roman" w:hAnsi="Times New Roman"/>
          <w:color w:val="191919"/>
          <w:sz w:val="20"/>
          <w:szCs w:val="20"/>
        </w:rPr>
        <w:t>The student follows the same regulations for all non-degree students in the Graduate School.</w:t>
      </w:r>
    </w:p>
    <w:p w:rsidR="00807398"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sz w:val="20"/>
          <w:szCs w:val="20"/>
        </w:rPr>
      </w:pPr>
      <w:r>
        <w:rPr>
          <w:rFonts w:ascii="Times New Roman" w:hAnsi="Times New Roman"/>
          <w:color w:val="191919"/>
          <w:sz w:val="20"/>
          <w:szCs w:val="20"/>
        </w:rPr>
        <w:t>5.</w:t>
      </w:r>
      <w:r>
        <w:rPr>
          <w:rFonts w:ascii="Times New Roman" w:hAnsi="Times New Roman"/>
          <w:color w:val="191919"/>
          <w:spacing w:val="-11"/>
          <w:sz w:val="20"/>
          <w:szCs w:val="20"/>
        </w:rPr>
        <w:t xml:space="preserve"> </w:t>
      </w:r>
      <w:r>
        <w:rPr>
          <w:rFonts w:ascii="Times New Roman" w:hAnsi="Times New Roman"/>
          <w:color w:val="191919"/>
          <w:sz w:val="20"/>
          <w:szCs w:val="20"/>
        </w:rPr>
        <w:t>As with all non-degree students, only nine (9) semester hours taken in non-degree status by</w:t>
      </w:r>
      <w:r>
        <w:rPr>
          <w:rFonts w:ascii="Times New Roman" w:hAnsi="Times New Roman"/>
          <w:color w:val="191919"/>
          <w:spacing w:val="-11"/>
          <w:sz w:val="20"/>
          <w:szCs w:val="20"/>
        </w:rPr>
        <w:t xml:space="preserve"> </w:t>
      </w:r>
      <w:r>
        <w:rPr>
          <w:rFonts w:ascii="Times New Roman" w:hAnsi="Times New Roman"/>
          <w:color w:val="191919"/>
          <w:sz w:val="20"/>
          <w:szCs w:val="20"/>
        </w:rPr>
        <w:t>ASU seniors may be applied toward a Master's degree at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before="26" w:after="0" w:line="250" w:lineRule="auto"/>
        <w:ind w:left="1260" w:right="180" w:hanging="180"/>
        <w:jc w:val="both"/>
        <w:rPr>
          <w:rFonts w:ascii="Times New Roman" w:hAnsi="Times New Roman"/>
          <w:color w:val="000000"/>
          <w:sz w:val="20"/>
          <w:szCs w:val="20"/>
        </w:rPr>
      </w:pPr>
      <w:r>
        <w:rPr>
          <w:rFonts w:ascii="Times New Roman" w:hAnsi="Times New Roman"/>
          <w:color w:val="191919"/>
          <w:sz w:val="20"/>
          <w:szCs w:val="20"/>
        </w:rPr>
        <w:t>6. Seniors who have been approved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accepted as non-degree students in the Graduate School are limited to a maximum of 12 semester hours of graduate courses per semeste</w:t>
      </w:r>
      <w:r>
        <w:rPr>
          <w:rFonts w:ascii="Times New Roman" w:hAnsi="Times New Roman"/>
          <w:color w:val="191919"/>
          <w:spacing w:val="-11"/>
          <w:sz w:val="20"/>
          <w:szCs w:val="20"/>
        </w:rPr>
        <w:t>r</w:t>
      </w:r>
      <w:r>
        <w:rPr>
          <w:rFonts w:ascii="Times New Roman" w:hAnsi="Times New Roman"/>
          <w:color w:val="191919"/>
          <w:sz w:val="20"/>
          <w:szCs w:val="20"/>
        </w:rPr>
        <w:t>. Such students are allowed a maximum of 15 semester hours of courses (combined graduate and unde</w:t>
      </w:r>
      <w:r>
        <w:rPr>
          <w:rFonts w:ascii="Times New Roman" w:hAnsi="Times New Roman"/>
          <w:color w:val="191919"/>
          <w:spacing w:val="-4"/>
          <w:sz w:val="20"/>
          <w:szCs w:val="20"/>
        </w:rPr>
        <w:t>r</w:t>
      </w:r>
      <w:r>
        <w:rPr>
          <w:rFonts w:ascii="Times New Roman" w:hAnsi="Times New Roman"/>
          <w:color w:val="191919"/>
          <w:sz w:val="20"/>
          <w:szCs w:val="20"/>
        </w:rPr>
        <w:t>graduate) per semeste</w:t>
      </w:r>
      <w:r>
        <w:rPr>
          <w:rFonts w:ascii="Times New Roman" w:hAnsi="Times New Roman"/>
          <w:color w:val="191919"/>
          <w:spacing w:val="-11"/>
          <w:sz w:val="20"/>
          <w:szCs w:val="20"/>
        </w:rPr>
        <w:t>r</w:t>
      </w:r>
      <w:r>
        <w:rPr>
          <w:rFonts w:ascii="Times New Roman" w:hAnsi="Times New Roman"/>
          <w:color w:val="191919"/>
          <w:sz w:val="20"/>
          <w:szCs w:val="20"/>
        </w:rPr>
        <w:t>. (This policy is currently under review).</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34" w:name="_Toc295896870"/>
      <w:r w:rsidRPr="00080D93">
        <w:rPr>
          <w:rFonts w:ascii="Times New Roman" w:hAnsi="Times New Roman"/>
          <w:bCs w:val="0"/>
          <w:color w:val="191919"/>
          <w:sz w:val="20"/>
          <w:szCs w:val="20"/>
        </w:rPr>
        <w:t>Change in Status</w:t>
      </w:r>
      <w:bookmarkEnd w:id="34"/>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the Graduate School remains in his or her original academic status until notified in writing by the Dean of the Graduate School of the approval of a change in status.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35" w:name="_Toc295896871"/>
      <w:r w:rsidRPr="00080D93">
        <w:rPr>
          <w:rFonts w:ascii="Times New Roman" w:hAnsi="Times New Roman"/>
          <w:bCs w:val="0"/>
          <w:color w:val="191919"/>
          <w:sz w:val="20"/>
          <w:szCs w:val="20"/>
        </w:rPr>
        <w:t>Appeals of</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Admission Status</w:t>
      </w:r>
      <w:bookmarkEnd w:id="35"/>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Decisions regarding the student</w:t>
      </w:r>
      <w:r>
        <w:rPr>
          <w:rFonts w:ascii="Times New Roman" w:hAnsi="Times New Roman"/>
          <w:color w:val="191919"/>
          <w:spacing w:val="-11"/>
          <w:sz w:val="20"/>
          <w:szCs w:val="20"/>
        </w:rPr>
        <w:t>’</w:t>
      </w:r>
      <w:r>
        <w:rPr>
          <w:rFonts w:ascii="Times New Roman" w:hAnsi="Times New Roman"/>
          <w:color w:val="191919"/>
          <w:sz w:val="20"/>
          <w:szCs w:val="20"/>
        </w:rPr>
        <w:t>s admission acceptance status may be appealed. Information regarding appeal procedures may be secured from the Graduate School o</w:t>
      </w:r>
      <w:r>
        <w:rPr>
          <w:rFonts w:ascii="Times New Roman" w:hAnsi="Times New Roman"/>
          <w:color w:val="191919"/>
          <w:spacing w:val="-4"/>
          <w:sz w:val="20"/>
          <w:szCs w:val="20"/>
        </w:rPr>
        <w:t>f</w:t>
      </w:r>
      <w:r>
        <w:rPr>
          <w:rFonts w:ascii="Times New Roman" w:hAnsi="Times New Roman"/>
          <w:color w:val="191919"/>
          <w:sz w:val="20"/>
          <w:szCs w:val="20"/>
        </w:rPr>
        <w:t>fice. Such appeals and their associated documentation are referred to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for consideration.</w:t>
      </w:r>
      <w:r>
        <w:rPr>
          <w:rFonts w:ascii="Times New Roman" w:hAnsi="Times New Roman"/>
          <w:color w:val="191919"/>
          <w:spacing w:val="-3"/>
          <w:sz w:val="20"/>
          <w:szCs w:val="20"/>
        </w:rPr>
        <w:t xml:space="preserve"> </w:t>
      </w:r>
      <w:r>
        <w:rPr>
          <w:rFonts w:ascii="Times New Roman" w:hAnsi="Times New Roman"/>
          <w:color w:val="191919"/>
          <w:sz w:val="20"/>
          <w:szCs w:val="20"/>
        </w:rPr>
        <w:t>The student has the right of further appeal to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Affairs and then to the President of the Universit</w:t>
      </w:r>
      <w:r>
        <w:rPr>
          <w:rFonts w:ascii="Times New Roman" w:hAnsi="Times New Roman"/>
          <w:color w:val="191919"/>
          <w:spacing w:val="-13"/>
          <w:sz w:val="20"/>
          <w:szCs w:val="20"/>
        </w:rPr>
        <w:t>y</w:t>
      </w:r>
      <w:r>
        <w:rPr>
          <w:rFonts w:ascii="Times New Roman" w:hAnsi="Times New Roman"/>
          <w:color w:val="191919"/>
          <w:sz w:val="20"/>
          <w:szCs w:val="20"/>
        </w:rPr>
        <w:t>, who will make the final institutional decision.</w:t>
      </w:r>
    </w:p>
    <w:p w:rsidR="00807398" w:rsidRPr="00080D93" w:rsidRDefault="00807398" w:rsidP="00080D93">
      <w:pPr>
        <w:pStyle w:val="Heading2"/>
        <w:ind w:firstLine="360"/>
        <w:rPr>
          <w:rFonts w:ascii="Times New Roman" w:hAnsi="Times New Roman"/>
          <w:color w:val="000000"/>
          <w:sz w:val="20"/>
          <w:szCs w:val="20"/>
        </w:rPr>
      </w:pPr>
      <w:bookmarkStart w:id="36" w:name="_Toc295896872"/>
      <w:r w:rsidRPr="00080D93">
        <w:rPr>
          <w:rFonts w:ascii="Times New Roman" w:hAnsi="Times New Roman"/>
          <w:bCs w:val="0"/>
          <w:color w:val="191919"/>
          <w:sz w:val="20"/>
          <w:szCs w:val="20"/>
        </w:rPr>
        <w:t>Change of Deg</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ee P</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ogram</w:t>
      </w:r>
      <w:bookmarkEnd w:id="36"/>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Before an enrolled student can transfer from one degree program to anothe</w:t>
      </w:r>
      <w:r>
        <w:rPr>
          <w:rFonts w:ascii="Times New Roman" w:hAnsi="Times New Roman"/>
          <w:color w:val="191919"/>
          <w:spacing w:val="-8"/>
          <w:sz w:val="20"/>
          <w:szCs w:val="20"/>
        </w:rPr>
        <w:t>r</w:t>
      </w:r>
      <w:r>
        <w:rPr>
          <w:rFonts w:ascii="Times New Roman" w:hAnsi="Times New Roman"/>
          <w:color w:val="191919"/>
          <w:sz w:val="20"/>
          <w:szCs w:val="20"/>
        </w:rPr>
        <w:t>, the student must apply in writing for admission to the new degree program and must satisfy all of the original conditions of admission to the new degree program.</w:t>
      </w:r>
      <w:r>
        <w:rPr>
          <w:rFonts w:ascii="Times New Roman" w:hAnsi="Times New Roman"/>
          <w:color w:val="191919"/>
          <w:spacing w:val="-11"/>
          <w:sz w:val="20"/>
          <w:szCs w:val="20"/>
        </w:rPr>
        <w:t xml:space="preserve"> </w:t>
      </w:r>
      <w:r>
        <w:rPr>
          <w:rFonts w:ascii="Times New Roman" w:hAnsi="Times New Roman"/>
          <w:color w:val="191919"/>
          <w:sz w:val="20"/>
          <w:szCs w:val="20"/>
        </w:rPr>
        <w:t>Applications must be submitted in accordance with the "Admissions Policies" stated in this catalog.</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Questions regarding transfer of credits and residency status to the new degree program will be resolved according to the existing academic standards of the new program.</w:t>
      </w:r>
    </w:p>
    <w:p w:rsidR="00807398" w:rsidRPr="00080D93" w:rsidRDefault="00807398" w:rsidP="00080D93">
      <w:pPr>
        <w:pStyle w:val="Heading2"/>
        <w:ind w:firstLine="360"/>
        <w:rPr>
          <w:rFonts w:ascii="Times New Roman" w:hAnsi="Times New Roman"/>
          <w:color w:val="000000"/>
          <w:sz w:val="20"/>
          <w:szCs w:val="20"/>
        </w:rPr>
      </w:pPr>
      <w:bookmarkStart w:id="37" w:name="_Toc295896873"/>
      <w:r w:rsidRPr="00080D93">
        <w:rPr>
          <w:rFonts w:ascii="Times New Roman" w:hAnsi="Times New Roman"/>
          <w:bCs w:val="0"/>
          <w:color w:val="191919"/>
          <w:sz w:val="20"/>
          <w:szCs w:val="20"/>
        </w:rPr>
        <w:t>Full-</w:t>
      </w:r>
      <w:r w:rsidRPr="00080D93">
        <w:rPr>
          <w:rFonts w:ascii="Times New Roman" w:hAnsi="Times New Roman"/>
          <w:bCs w:val="0"/>
          <w:color w:val="191919"/>
          <w:spacing w:val="-4"/>
          <w:sz w:val="20"/>
          <w:szCs w:val="20"/>
        </w:rPr>
        <w:t>T</w:t>
      </w:r>
      <w:r w:rsidRPr="00080D93">
        <w:rPr>
          <w:rFonts w:ascii="Times New Roman" w:hAnsi="Times New Roman"/>
          <w:bCs w:val="0"/>
          <w:color w:val="191919"/>
          <w:sz w:val="20"/>
          <w:szCs w:val="20"/>
        </w:rPr>
        <w:t>ime Status</w:t>
      </w:r>
      <w:bookmarkEnd w:id="37"/>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considered a "full-time" student for the Fall and Spring Semesters when he/she is enrolled in nine semester hours. For Summer Semeste</w:t>
      </w:r>
      <w:r>
        <w:rPr>
          <w:rFonts w:ascii="Times New Roman" w:hAnsi="Times New Roman"/>
          <w:color w:val="191919"/>
          <w:spacing w:val="-8"/>
          <w:sz w:val="20"/>
          <w:szCs w:val="20"/>
        </w:rPr>
        <w:t>r</w:t>
      </w:r>
      <w:r>
        <w:rPr>
          <w:rFonts w:ascii="Times New Roman" w:hAnsi="Times New Roman"/>
          <w:color w:val="191919"/>
          <w:sz w:val="20"/>
          <w:szCs w:val="20"/>
        </w:rPr>
        <w:t>,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Pr>
          <w:rFonts w:ascii="Times New Roman" w:hAnsi="Times New Roman"/>
          <w:color w:val="191919"/>
          <w:spacing w:val="-16"/>
          <w:sz w:val="20"/>
          <w:szCs w:val="20"/>
        </w:rPr>
        <w:t>W</w:t>
      </w:r>
      <w:r>
        <w:rPr>
          <w:rFonts w:ascii="Times New Roman" w:hAnsi="Times New Roman"/>
          <w:color w:val="191919"/>
          <w:sz w:val="20"/>
          <w:szCs w:val="20"/>
        </w:rPr>
        <w:t>aiver of Hours” form and indicate how the student is engaged in full-time academic work while not taking either nine semester hours or registered for three thesis hours.</w:t>
      </w:r>
    </w:p>
    <w:p w:rsidR="00807398" w:rsidRPr="00080D93" w:rsidRDefault="00807398" w:rsidP="00080D93">
      <w:pPr>
        <w:pStyle w:val="Heading2"/>
        <w:ind w:firstLine="360"/>
        <w:rPr>
          <w:rFonts w:ascii="Times New Roman" w:hAnsi="Times New Roman"/>
          <w:color w:val="000000"/>
          <w:sz w:val="20"/>
          <w:szCs w:val="20"/>
        </w:rPr>
      </w:pPr>
      <w:bookmarkStart w:id="38" w:name="_Toc295896874"/>
      <w:r w:rsidRPr="00080D93">
        <w:rPr>
          <w:rFonts w:ascii="Times New Roman" w:hAnsi="Times New Roman"/>
          <w:bCs w:val="0"/>
          <w:color w:val="191919"/>
          <w:sz w:val="20"/>
          <w:szCs w:val="20"/>
        </w:rPr>
        <w:t>Admission</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Application Deadlines for</w:t>
      </w:r>
      <w:r w:rsidRPr="00080D93">
        <w:rPr>
          <w:rFonts w:ascii="Times New Roman" w:hAnsi="Times New Roman"/>
          <w:bCs w:val="0"/>
          <w:color w:val="191919"/>
          <w:spacing w:val="-4"/>
          <w:sz w:val="20"/>
          <w:szCs w:val="20"/>
        </w:rPr>
        <w:t xml:space="preserve"> </w:t>
      </w:r>
      <w:r w:rsidRPr="00080D93">
        <w:rPr>
          <w:rFonts w:ascii="Times New Roman" w:hAnsi="Times New Roman"/>
          <w:bCs w:val="0"/>
          <w:color w:val="191919"/>
          <w:sz w:val="20"/>
          <w:szCs w:val="20"/>
        </w:rPr>
        <w:t>Regula</w:t>
      </w:r>
      <w:r w:rsidRPr="00080D93">
        <w:rPr>
          <w:rFonts w:ascii="Times New Roman" w:hAnsi="Times New Roman"/>
          <w:bCs w:val="0"/>
          <w:color w:val="191919"/>
          <w:spacing w:val="-18"/>
          <w:sz w:val="20"/>
          <w:szCs w:val="20"/>
        </w:rPr>
        <w:t>r</w:t>
      </w:r>
      <w:r w:rsidRPr="00080D93">
        <w:rPr>
          <w:rFonts w:ascii="Times New Roman" w:hAnsi="Times New Roman"/>
          <w:bCs w:val="0"/>
          <w:color w:val="191919"/>
          <w:sz w:val="20"/>
          <w:szCs w:val="20"/>
        </w:rPr>
        <w:t>, P</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ovisional,</w:t>
      </w:r>
      <w:r w:rsidRPr="00080D93">
        <w:rPr>
          <w:rFonts w:ascii="Times New Roman" w:hAnsi="Times New Roman"/>
          <w:bCs w:val="0"/>
          <w:color w:val="191919"/>
          <w:spacing w:val="-4"/>
          <w:sz w:val="20"/>
          <w:szCs w:val="20"/>
        </w:rPr>
        <w:t xml:space="preserve"> </w:t>
      </w:r>
      <w:r w:rsidRPr="00080D93">
        <w:rPr>
          <w:rFonts w:ascii="Times New Roman" w:hAnsi="Times New Roman"/>
          <w:bCs w:val="0"/>
          <w:color w:val="191919"/>
          <w:spacing w:val="-15"/>
          <w:sz w:val="20"/>
          <w:szCs w:val="20"/>
        </w:rPr>
        <w:t>T</w:t>
      </w:r>
      <w:r w:rsidRPr="00080D93">
        <w:rPr>
          <w:rFonts w:ascii="Times New Roman" w:hAnsi="Times New Roman"/>
          <w:bCs w:val="0"/>
          <w:color w:val="191919"/>
          <w:sz w:val="20"/>
          <w:szCs w:val="20"/>
        </w:rPr>
        <w:t>ransient and Non-Deg</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ee</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Admissions</w:t>
      </w:r>
      <w:bookmarkEnd w:id="38"/>
    </w:p>
    <w:p w:rsidR="00807398"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191919"/>
          <w:sz w:val="20"/>
          <w:szCs w:val="20"/>
        </w:rPr>
      </w:pPr>
      <w:r>
        <w:rPr>
          <w:rFonts w:ascii="Times New Roman" w:hAnsi="Times New Roman"/>
          <w:color w:val="191919"/>
          <w:sz w:val="20"/>
          <w:szCs w:val="20"/>
        </w:rPr>
        <w:t>In order to ensure su</w:t>
      </w:r>
      <w:r w:rsidRPr="00807398">
        <w:rPr>
          <w:rFonts w:ascii="Times New Roman" w:hAnsi="Times New Roman"/>
          <w:color w:val="191919"/>
          <w:sz w:val="20"/>
          <w:szCs w:val="20"/>
        </w:rPr>
        <w:t>f</w:t>
      </w:r>
      <w:r>
        <w:rPr>
          <w:rFonts w:ascii="Times New Roman" w:hAnsi="Times New Roman"/>
          <w:color w:val="191919"/>
          <w:sz w:val="20"/>
          <w:szCs w:val="20"/>
        </w:rPr>
        <w:t>ficient processing time, applicants have a greater likelihood of being accepted for the term in which they wish to enroll when the following deadlines are met:</w:t>
      </w:r>
    </w:p>
    <w:p w:rsidR="00807398" w:rsidRPr="00807398" w:rsidRDefault="00807398" w:rsidP="00BB4865">
      <w:pPr>
        <w:pStyle w:val="ListParagraph"/>
        <w:widowControl w:val="0"/>
        <w:numPr>
          <w:ilvl w:val="0"/>
          <w:numId w:val="34"/>
        </w:numPr>
        <w:autoSpaceDE w:val="0"/>
        <w:autoSpaceDN w:val="0"/>
        <w:adjustRightInd w:val="0"/>
        <w:spacing w:after="0" w:line="227" w:lineRule="exact"/>
        <w:ind w:left="1170" w:right="180"/>
        <w:jc w:val="both"/>
        <w:rPr>
          <w:rFonts w:ascii="Times New Roman" w:hAnsi="Times New Roman"/>
          <w:color w:val="000000"/>
          <w:sz w:val="20"/>
          <w:szCs w:val="20"/>
        </w:rPr>
      </w:pPr>
      <w:r w:rsidRPr="00807398">
        <w:rPr>
          <w:rFonts w:ascii="Times New Roman" w:hAnsi="Times New Roman"/>
          <w:color w:val="191919"/>
          <w:sz w:val="20"/>
          <w:szCs w:val="20"/>
        </w:rPr>
        <w:t>Fall Semester: July 1 is the last day to complete an application file.</w:t>
      </w:r>
    </w:p>
    <w:p w:rsidR="00807398" w:rsidRPr="00807398"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sz w:val="20"/>
          <w:szCs w:val="20"/>
        </w:rPr>
      </w:pPr>
      <w:r w:rsidRPr="00807398">
        <w:rPr>
          <w:rFonts w:ascii="Times New Roman" w:hAnsi="Times New Roman"/>
          <w:color w:val="191919"/>
          <w:sz w:val="20"/>
          <w:szCs w:val="20"/>
        </w:rPr>
        <w:t>Spring Semester: November 1 is the last day to complete an application file. Summer Semester:</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April 1 is the last day to complete an application file.</w:t>
      </w:r>
    </w:p>
    <w:p w:rsidR="00807398" w:rsidRPr="00807398"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sz w:val="20"/>
          <w:szCs w:val="20"/>
        </w:rPr>
      </w:pPr>
      <w:r w:rsidRPr="00807398">
        <w:rPr>
          <w:rFonts w:ascii="Times New Roman" w:hAnsi="Times New Roman"/>
          <w:color w:val="191919"/>
          <w:sz w:val="20"/>
          <w:szCs w:val="20"/>
        </w:rPr>
        <w:t>International students must complete an application file at least two months prior to the term they wish to begin stud</w:t>
      </w:r>
      <w:r w:rsidRPr="00807398">
        <w:rPr>
          <w:rFonts w:ascii="Times New Roman" w:hAnsi="Times New Roman"/>
          <w:color w:val="191919"/>
          <w:spacing w:val="-13"/>
          <w:sz w:val="20"/>
          <w:szCs w:val="20"/>
        </w:rPr>
        <w:t>y</w:t>
      </w:r>
      <w:r w:rsidRPr="00807398">
        <w:rPr>
          <w:rFonts w:ascii="Times New Roman" w:hAnsi="Times New Roman"/>
          <w:color w:val="191919"/>
          <w:sz w:val="20"/>
          <w:szCs w:val="20"/>
        </w:rPr>
        <w:t>. See section below on "Admission of International Students."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703096">
      <w:pPr>
        <w:pStyle w:val="Heading2"/>
        <w:ind w:firstLine="360"/>
        <w:rPr>
          <w:rFonts w:ascii="Times New Roman" w:hAnsi="Times New Roman"/>
          <w:color w:val="000000"/>
          <w:sz w:val="20"/>
          <w:szCs w:val="20"/>
        </w:rPr>
      </w:pPr>
      <w:bookmarkStart w:id="39" w:name="_Toc295896875"/>
      <w:r w:rsidRPr="00080D93">
        <w:rPr>
          <w:rFonts w:ascii="Times New Roman" w:hAnsi="Times New Roman"/>
          <w:bCs w:val="0"/>
          <w:color w:val="191919"/>
          <w:sz w:val="20"/>
          <w:szCs w:val="20"/>
        </w:rPr>
        <w:t>Admission of International Students</w:t>
      </w:r>
      <w:bookmarkEnd w:id="39"/>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Albany State University welcomes international students to its campus and is willing to assist students from other countries in achieving a successful educational experience at the Universit</w:t>
      </w:r>
      <w:r>
        <w:rPr>
          <w:rFonts w:ascii="Times New Roman" w:hAnsi="Times New Roman"/>
          <w:color w:val="191919"/>
          <w:spacing w:val="-13"/>
          <w:sz w:val="20"/>
          <w:szCs w:val="20"/>
        </w:rPr>
        <w:t>y</w:t>
      </w:r>
      <w:r>
        <w:rPr>
          <w:rFonts w:ascii="Times New Roman" w:hAnsi="Times New Roman"/>
          <w:color w:val="191919"/>
          <w:sz w:val="20"/>
          <w:szCs w:val="20"/>
        </w:rPr>
        <w:t>. International students, defined as citizens of countries other than the United States who require a visa in order to study in the U.S., may contact:</w:t>
      </w:r>
    </w:p>
    <w:p w:rsidR="00807398" w:rsidRDefault="00807398" w:rsidP="00807398">
      <w:pPr>
        <w:widowControl w:val="0"/>
        <w:autoSpaceDE w:val="0"/>
        <w:autoSpaceDN w:val="0"/>
        <w:adjustRightInd w:val="0"/>
        <w:spacing w:after="0"/>
        <w:ind w:left="3037"/>
        <w:rPr>
          <w:rFonts w:ascii="Times New Roman" w:hAnsi="Times New Roman"/>
          <w:color w:val="000000"/>
          <w:sz w:val="20"/>
          <w:szCs w:val="20"/>
        </w:rPr>
      </w:pPr>
      <w:r>
        <w:rPr>
          <w:rFonts w:ascii="Times New Roman" w:hAnsi="Times New Roman"/>
          <w:color w:val="191919"/>
          <w:sz w:val="20"/>
          <w:szCs w:val="20"/>
        </w:rPr>
        <w:t>The Graduate School</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Albany State University</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504 College Drive</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GA</w:t>
      </w:r>
      <w:r>
        <w:rPr>
          <w:rFonts w:ascii="Times New Roman" w:hAnsi="Times New Roman"/>
          <w:color w:val="191919"/>
          <w:spacing w:val="-11"/>
          <w:sz w:val="20"/>
          <w:szCs w:val="20"/>
        </w:rPr>
        <w:t xml:space="preserve"> </w:t>
      </w:r>
      <w:r>
        <w:rPr>
          <w:rFonts w:ascii="Times New Roman" w:hAnsi="Times New Roman"/>
          <w:color w:val="191919"/>
          <w:sz w:val="20"/>
          <w:szCs w:val="20"/>
        </w:rPr>
        <w:t>31705-2797</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elephone: (229) 430-5</w:t>
      </w:r>
      <w:r>
        <w:rPr>
          <w:rFonts w:ascii="Times New Roman" w:hAnsi="Times New Roman"/>
          <w:color w:val="191919"/>
          <w:spacing w:val="-7"/>
          <w:sz w:val="20"/>
          <w:szCs w:val="20"/>
        </w:rPr>
        <w:t>1</w:t>
      </w:r>
      <w:r>
        <w:rPr>
          <w:rFonts w:ascii="Times New Roman" w:hAnsi="Times New Roman"/>
          <w:color w:val="191919"/>
          <w:sz w:val="20"/>
          <w:szCs w:val="20"/>
        </w:rPr>
        <w:t>18 or (229) 430-4862</w:t>
      </w:r>
    </w:p>
    <w:p w:rsidR="00141C78" w:rsidRPr="00807398" w:rsidRDefault="003756FF" w:rsidP="00807398">
      <w:pPr>
        <w:pStyle w:val="BalloonText"/>
        <w:widowControl w:val="0"/>
        <w:autoSpaceDE w:val="0"/>
        <w:autoSpaceDN w:val="0"/>
        <w:adjustRightInd w:val="0"/>
        <w:spacing w:before="26" w:line="250" w:lineRule="auto"/>
        <w:ind w:left="3780" w:right="750" w:firstLine="0"/>
        <w:jc w:val="both"/>
        <w:rPr>
          <w:rFonts w:ascii="Times New Roman" w:hAnsi="Times New Roman"/>
          <w:color w:val="000000"/>
          <w:sz w:val="20"/>
          <w:szCs w:val="20"/>
        </w:rPr>
      </w:pPr>
      <w:hyperlink r:id="rId25" w:history="1">
        <w:r w:rsidR="00807398" w:rsidRPr="00807398">
          <w:rPr>
            <w:rStyle w:val="Hyperlink"/>
            <w:rFonts w:ascii="Times New Roman" w:hAnsi="Times New Roman"/>
            <w:sz w:val="20"/>
            <w:szCs w:val="20"/>
          </w:rPr>
          <w:t>E-mail:</w:t>
        </w:r>
      </w:hyperlink>
      <w:r w:rsidR="00807398" w:rsidRPr="00807398">
        <w:rPr>
          <w:rFonts w:ascii="Times New Roman" w:hAnsi="Times New Roman"/>
          <w:color w:val="191919"/>
          <w:sz w:val="20"/>
          <w:szCs w:val="20"/>
        </w:rPr>
        <w:t xml:space="preserve"> rhonda.mcclendon@asurams.edu</w:t>
      </w:r>
    </w:p>
    <w:p w:rsidR="00441123" w:rsidRPr="00807398"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191919"/>
          <w:sz w:val="20"/>
          <w:szCs w:val="20"/>
        </w:rPr>
      </w:pPr>
    </w:p>
    <w:p w:rsidR="00807398"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International  students  seeking  admission  to  the  Graduate  School  should  follow directions  specified  for  all  students  under "Admission Requirements."   In addition, the inte</w:t>
      </w:r>
      <w:r>
        <w:rPr>
          <w:rFonts w:ascii="Times New Roman" w:hAnsi="Times New Roman"/>
          <w:color w:val="191919"/>
          <w:spacing w:val="-4"/>
          <w:sz w:val="20"/>
          <w:szCs w:val="20"/>
        </w:rPr>
        <w:t>r</w:t>
      </w:r>
      <w:r>
        <w:rPr>
          <w:rFonts w:ascii="Times New Roman" w:hAnsi="Times New Roman"/>
          <w:color w:val="191919"/>
          <w:sz w:val="20"/>
          <w:szCs w:val="20"/>
        </w:rPr>
        <w:t>national student applicant must satisfy the following requirements:</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1.   Submit his or her application for admission at least two months prior to the term in which he or she wishes to begin study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2.   Submit o</w:t>
      </w:r>
      <w:r>
        <w:rPr>
          <w:rFonts w:ascii="Times New Roman" w:hAnsi="Times New Roman"/>
          <w:color w:val="191919"/>
          <w:spacing w:val="-4"/>
          <w:sz w:val="20"/>
          <w:szCs w:val="20"/>
        </w:rPr>
        <w:t>f</w:t>
      </w:r>
      <w:r>
        <w:rPr>
          <w:rFonts w:ascii="Times New Roman" w:hAnsi="Times New Roman"/>
          <w:color w:val="191919"/>
          <w:sz w:val="20"/>
          <w:szCs w:val="20"/>
        </w:rPr>
        <w:t>ficial original language and English (translated) copies of college or university transcripts, as records of past academic work, along with copies of academic degrees and certif</w:t>
      </w:r>
      <w:r>
        <w:rPr>
          <w:rFonts w:ascii="Times New Roman" w:hAnsi="Times New Roman"/>
          <w:color w:val="191919"/>
          <w:spacing w:val="-4"/>
          <w:sz w:val="20"/>
          <w:szCs w:val="20"/>
        </w:rPr>
        <w:t>i</w:t>
      </w:r>
      <w:r>
        <w:rPr>
          <w:rFonts w:ascii="Times New Roman" w:hAnsi="Times New Roman"/>
          <w:color w:val="191919"/>
          <w:sz w:val="20"/>
          <w:szCs w:val="20"/>
        </w:rPr>
        <w:t>cates that the applicant has received.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be considered o</w:t>
      </w:r>
      <w:r>
        <w:rPr>
          <w:rFonts w:ascii="Times New Roman" w:hAnsi="Times New Roman"/>
          <w:color w:val="191919"/>
          <w:spacing w:val="-4"/>
          <w:sz w:val="20"/>
          <w:szCs w:val="20"/>
        </w:rPr>
        <w:t>f</w:t>
      </w:r>
      <w:r>
        <w:rPr>
          <w:rFonts w:ascii="Times New Roman" w:hAnsi="Times New Roman"/>
          <w:color w:val="191919"/>
          <w:sz w:val="20"/>
          <w:szCs w:val="20"/>
        </w:rPr>
        <w:t>ficial, these transcripts must be submitted directly from the educational institutions to the Graduate School.</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3.   Submit o</w:t>
      </w:r>
      <w:r>
        <w:rPr>
          <w:rFonts w:ascii="Times New Roman" w:hAnsi="Times New Roman"/>
          <w:color w:val="191919"/>
          <w:spacing w:val="-4"/>
          <w:sz w:val="20"/>
          <w:szCs w:val="20"/>
        </w:rPr>
        <w:t>f</w:t>
      </w:r>
      <w:r>
        <w:rPr>
          <w:rFonts w:ascii="Times New Roman" w:hAnsi="Times New Roman"/>
          <w:color w:val="191919"/>
          <w:sz w:val="20"/>
          <w:szCs w:val="20"/>
        </w:rPr>
        <w:t>ficial results from the Graduate Record Examination or the Graduate Management 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or other standardized tests required by the graduate program to which the applicant is seeking admission. See "Admission Requirements" for specific programs.</w:t>
      </w:r>
    </w:p>
    <w:p w:rsidR="00807398"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4.   Demonstrate English language proficienc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Acceptable evidence of proficiency is successful completion of the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English as a Foreign Language (</w:t>
      </w:r>
      <w:r>
        <w:rPr>
          <w:rFonts w:ascii="Times New Roman" w:hAnsi="Times New Roman"/>
          <w:color w:val="191919"/>
          <w:spacing w:val="-4"/>
          <w:sz w:val="20"/>
          <w:szCs w:val="20"/>
        </w:rPr>
        <w:t>T</w:t>
      </w:r>
      <w:r>
        <w:rPr>
          <w:rFonts w:ascii="Times New Roman" w:hAnsi="Times New Roman"/>
          <w:color w:val="191919"/>
          <w:sz w:val="20"/>
          <w:szCs w:val="20"/>
        </w:rPr>
        <w:t>OEFL) with a minimum score of</w:t>
      </w:r>
      <w:r w:rsidR="00703096">
        <w:rPr>
          <w:rFonts w:ascii="Times New Roman" w:hAnsi="Times New Roman"/>
          <w:color w:val="191919"/>
          <w:sz w:val="20"/>
          <w:szCs w:val="20"/>
        </w:rPr>
        <w:t xml:space="preserve"> </w:t>
      </w:r>
      <w:r>
        <w:rPr>
          <w:rFonts w:ascii="Times New Roman" w:hAnsi="Times New Roman"/>
          <w:color w:val="191919"/>
          <w:sz w:val="20"/>
          <w:szCs w:val="20"/>
        </w:rPr>
        <w:t>550 or satisfactory completion of a Bachelor's degree from an accredited U.S. college or university and/or the country of origin</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ficial language is English.</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5.   Furnish evidence of adequate financial support on the</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fidavit of Support form.</w:t>
      </w:r>
      <w:r>
        <w:rPr>
          <w:rFonts w:ascii="Times New Roman" w:hAnsi="Times New Roman"/>
          <w:color w:val="191919"/>
          <w:spacing w:val="-4"/>
          <w:sz w:val="20"/>
          <w:szCs w:val="20"/>
        </w:rPr>
        <w:t xml:space="preserve"> </w:t>
      </w:r>
      <w:r>
        <w:rPr>
          <w:rFonts w:ascii="Times New Roman" w:hAnsi="Times New Roman"/>
          <w:color w:val="191919"/>
          <w:sz w:val="20"/>
          <w:szCs w:val="20"/>
        </w:rPr>
        <w:t>The applicant must provide an o</w:t>
      </w:r>
      <w:r>
        <w:rPr>
          <w:rFonts w:ascii="Times New Roman" w:hAnsi="Times New Roman"/>
          <w:color w:val="191919"/>
          <w:spacing w:val="-4"/>
          <w:sz w:val="20"/>
          <w:szCs w:val="20"/>
        </w:rPr>
        <w:t>f</w:t>
      </w:r>
      <w:r>
        <w:rPr>
          <w:rFonts w:ascii="Times New Roman" w:hAnsi="Times New Roman"/>
          <w:color w:val="191919"/>
          <w:sz w:val="20"/>
          <w:szCs w:val="20"/>
        </w:rPr>
        <w:t>ficial statement from an authorized bank certifying that su</w:t>
      </w:r>
      <w:r>
        <w:rPr>
          <w:rFonts w:ascii="Times New Roman" w:hAnsi="Times New Roman"/>
          <w:color w:val="191919"/>
          <w:spacing w:val="-4"/>
          <w:sz w:val="20"/>
          <w:szCs w:val="20"/>
        </w:rPr>
        <w:t>f</w:t>
      </w:r>
      <w:r>
        <w:rPr>
          <w:rFonts w:ascii="Times New Roman" w:hAnsi="Times New Roman"/>
          <w:color w:val="191919"/>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6.   Carry a full program of studies (at least nine semester hours) upon admission and matriculation.</w:t>
      </w:r>
      <w:r>
        <w:rPr>
          <w:rFonts w:ascii="Times New Roman" w:hAnsi="Times New Roman"/>
          <w:color w:val="191919"/>
          <w:spacing w:val="-4"/>
          <w:sz w:val="20"/>
          <w:szCs w:val="20"/>
        </w:rPr>
        <w:t xml:space="preserve"> </w:t>
      </w:r>
      <w:r>
        <w:rPr>
          <w:rFonts w:ascii="Times New Roman" w:hAnsi="Times New Roman"/>
          <w:color w:val="191919"/>
          <w:sz w:val="20"/>
          <w:szCs w:val="20"/>
        </w:rPr>
        <w:t>The United States Immigration and Naturalization Service regulations require that students holding an "F" or "J" visa carry a full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must enroll in a plan immediately upon admission.)</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 xml:space="preserve">Once these requirements are met, the Graduate School will evaluate the international applicant's credentials and make an </w:t>
      </w:r>
      <w:r w:rsidR="00703096">
        <w:rPr>
          <w:rFonts w:ascii="Times New Roman" w:hAnsi="Times New Roman"/>
          <w:color w:val="191919"/>
          <w:sz w:val="20"/>
          <w:szCs w:val="20"/>
        </w:rPr>
        <w:t>a</w:t>
      </w:r>
      <w:r>
        <w:rPr>
          <w:rFonts w:ascii="Times New Roman" w:hAnsi="Times New Roman"/>
          <w:color w:val="191919"/>
          <w:sz w:val="20"/>
          <w:szCs w:val="20"/>
        </w:rPr>
        <w:t>dmissions decision</w:t>
      </w:r>
      <w:r w:rsidR="00703096">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applicant will be notified of the Unive</w:t>
      </w:r>
      <w:r>
        <w:rPr>
          <w:rFonts w:ascii="Times New Roman" w:hAnsi="Times New Roman"/>
          <w:color w:val="191919"/>
          <w:spacing w:val="-4"/>
          <w:sz w:val="20"/>
          <w:szCs w:val="20"/>
        </w:rPr>
        <w:t>r</w:t>
      </w:r>
      <w:r>
        <w:rPr>
          <w:rFonts w:ascii="Times New Roman" w:hAnsi="Times New Roman"/>
          <w:color w:val="191919"/>
          <w:sz w:val="20"/>
          <w:szCs w:val="20"/>
        </w:rPr>
        <w:t>sity's decision and, if admitted, will be issued an I-20 immigration form.</w:t>
      </w:r>
      <w:r>
        <w:rPr>
          <w:rFonts w:ascii="Times New Roman" w:hAnsi="Times New Roman"/>
          <w:color w:val="191919"/>
          <w:spacing w:val="-4"/>
          <w:sz w:val="20"/>
          <w:szCs w:val="20"/>
        </w:rPr>
        <w:t xml:space="preserve"> </w:t>
      </w:r>
      <w:r>
        <w:rPr>
          <w:rFonts w:ascii="Times New Roman" w:hAnsi="Times New Roman"/>
          <w:color w:val="191919"/>
          <w:sz w:val="20"/>
          <w:szCs w:val="20"/>
        </w:rPr>
        <w:t>This form must then be taken to the nearest U.S. Embassy or consular o</w:t>
      </w:r>
      <w:r>
        <w:rPr>
          <w:rFonts w:ascii="Times New Roman" w:hAnsi="Times New Roman"/>
          <w:color w:val="191919"/>
          <w:spacing w:val="-4"/>
          <w:sz w:val="20"/>
          <w:szCs w:val="20"/>
        </w:rPr>
        <w:t>f</w:t>
      </w:r>
      <w:r>
        <w:rPr>
          <w:rFonts w:ascii="Times New Roman" w:hAnsi="Times New Roman"/>
          <w:color w:val="191919"/>
          <w:sz w:val="20"/>
          <w:szCs w:val="20"/>
        </w:rPr>
        <w:t>fice, which will issue a visa for entry into the countr</w:t>
      </w:r>
      <w:r>
        <w:rPr>
          <w:rFonts w:ascii="Times New Roman" w:hAnsi="Times New Roman"/>
          <w:color w:val="191919"/>
          <w:spacing w:val="-13"/>
          <w:sz w:val="20"/>
          <w:szCs w:val="20"/>
        </w:rPr>
        <w:t>y</w:t>
      </w:r>
      <w:r>
        <w:rPr>
          <w:rFonts w:ascii="Times New Roman" w:hAnsi="Times New Roman"/>
          <w:color w:val="191919"/>
          <w:sz w:val="20"/>
          <w:szCs w:val="20"/>
        </w:rPr>
        <w:t>.</w:t>
      </w:r>
    </w:p>
    <w:p w:rsidR="00141C78" w:rsidRDefault="00141C78" w:rsidP="00141C78">
      <w:pPr>
        <w:widowControl w:val="0"/>
        <w:autoSpaceDE w:val="0"/>
        <w:autoSpaceDN w:val="0"/>
        <w:adjustRightInd w:val="0"/>
        <w:spacing w:after="0" w:line="200" w:lineRule="exact"/>
        <w:ind w:left="360" w:right="180" w:firstLine="0"/>
        <w:rPr>
          <w:rFonts w:ascii="Times New Roman" w:hAnsi="Times New Roman"/>
          <w:color w:val="000000"/>
          <w:sz w:val="20"/>
          <w:szCs w:val="20"/>
        </w:rPr>
      </w:pPr>
    </w:p>
    <w:p w:rsidR="00141C78" w:rsidRDefault="00141C78" w:rsidP="00141C78">
      <w:pPr>
        <w:widowControl w:val="0"/>
        <w:autoSpaceDE w:val="0"/>
        <w:autoSpaceDN w:val="0"/>
        <w:adjustRightInd w:val="0"/>
        <w:spacing w:after="0" w:line="200" w:lineRule="exact"/>
        <w:ind w:left="360" w:right="180" w:firstLine="0"/>
        <w:rPr>
          <w:rFonts w:ascii="Times New Roman" w:hAnsi="Times New Roman"/>
          <w:color w:val="000000"/>
          <w:sz w:val="20"/>
          <w:szCs w:val="20"/>
        </w:rPr>
      </w:pPr>
    </w:p>
    <w:p w:rsidR="00141C78"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rPr>
      </w:pPr>
    </w:p>
    <w:p w:rsidR="00141C78" w:rsidRPr="00872D63" w:rsidRDefault="00141C78" w:rsidP="00703096">
      <w:pPr>
        <w:pStyle w:val="Heading2"/>
        <w:spacing w:before="0"/>
        <w:ind w:left="360" w:right="180" w:firstLine="0"/>
        <w:jc w:val="center"/>
        <w:rPr>
          <w:rFonts w:ascii="Times New Roman" w:hAnsi="Times New Roman"/>
          <w:b w:val="0"/>
          <w:bCs w:val="0"/>
          <w:color w:val="FFFFFF" w:themeColor="background1"/>
          <w:sz w:val="40"/>
          <w:szCs w:val="40"/>
        </w:rPr>
      </w:pPr>
      <w:bookmarkStart w:id="40" w:name="_Toc295896876"/>
      <w:r w:rsidRPr="00D217C8">
        <w:rPr>
          <w:rFonts w:ascii="Impact" w:hAnsi="Impact" w:cs="Impact"/>
          <w:color w:val="666666"/>
          <w:w w:val="86"/>
          <w:sz w:val="48"/>
          <w:szCs w:val="48"/>
          <w:fitText w:val="3744" w:id="-162765312"/>
        </w:rPr>
        <w:t>O</w:t>
      </w:r>
      <w:r w:rsidRPr="00D217C8">
        <w:rPr>
          <w:rFonts w:ascii="Impact" w:hAnsi="Impact" w:cs="Impact"/>
          <w:color w:val="666666"/>
          <w:w w:val="86"/>
          <w:sz w:val="40"/>
          <w:szCs w:val="40"/>
          <w:fitText w:val="3744" w:id="-162765312"/>
        </w:rPr>
        <w:t xml:space="preserve">THER </w:t>
      </w:r>
      <w:r w:rsidRPr="00D217C8">
        <w:rPr>
          <w:rFonts w:ascii="Impact" w:hAnsi="Impact" w:cs="Impact"/>
          <w:color w:val="666666"/>
          <w:w w:val="86"/>
          <w:sz w:val="48"/>
          <w:szCs w:val="48"/>
          <w:fitText w:val="3744" w:id="-162765312"/>
        </w:rPr>
        <w:t>A</w:t>
      </w:r>
      <w:r w:rsidRPr="00D217C8">
        <w:rPr>
          <w:rFonts w:ascii="Impact" w:hAnsi="Impact" w:cs="Impact"/>
          <w:color w:val="666666"/>
          <w:w w:val="86"/>
          <w:sz w:val="40"/>
          <w:szCs w:val="40"/>
          <w:fitText w:val="3744" w:id="-162765312"/>
        </w:rPr>
        <w:t>CADEMIC</w:t>
      </w:r>
      <w:r w:rsidRPr="00D217C8">
        <w:rPr>
          <w:rFonts w:ascii="Impact" w:hAnsi="Impact" w:cs="Impact"/>
          <w:color w:val="666666"/>
          <w:w w:val="86"/>
          <w:sz w:val="48"/>
          <w:szCs w:val="48"/>
          <w:fitText w:val="3744" w:id="-162765312"/>
        </w:rPr>
        <w:t xml:space="preserve"> </w:t>
      </w:r>
      <w:bookmarkStart w:id="41" w:name="_Toc294969629"/>
      <w:r w:rsidRPr="00D217C8">
        <w:rPr>
          <w:rFonts w:ascii="Impact" w:hAnsi="Impact" w:cs="Impact"/>
          <w:color w:val="666666"/>
          <w:w w:val="86"/>
          <w:sz w:val="48"/>
          <w:szCs w:val="48"/>
          <w:fitText w:val="3744" w:id="-162765312"/>
        </w:rPr>
        <w:t>P</w:t>
      </w:r>
      <w:r w:rsidRPr="00D217C8">
        <w:rPr>
          <w:rFonts w:ascii="Impact" w:hAnsi="Impact" w:cs="Impact"/>
          <w:color w:val="666666"/>
          <w:w w:val="86"/>
          <w:sz w:val="40"/>
          <w:szCs w:val="40"/>
          <w:fitText w:val="3744" w:id="-162765312"/>
        </w:rPr>
        <w:t>OLICIE</w:t>
      </w:r>
      <w:r w:rsidRPr="00D217C8">
        <w:rPr>
          <w:rFonts w:ascii="Impact" w:hAnsi="Impact" w:cs="Impact"/>
          <w:color w:val="666666"/>
          <w:spacing w:val="21"/>
          <w:w w:val="86"/>
          <w:sz w:val="40"/>
          <w:szCs w:val="40"/>
          <w:fitText w:val="3744" w:id="-162765312"/>
        </w:rPr>
        <w:t>S</w:t>
      </w:r>
      <w:bookmarkEnd w:id="40"/>
      <w:bookmarkEnd w:id="41"/>
    </w:p>
    <w:p w:rsidR="00703096" w:rsidRDefault="00703096" w:rsidP="00807398">
      <w:pPr>
        <w:widowControl w:val="0"/>
        <w:autoSpaceDE w:val="0"/>
        <w:autoSpaceDN w:val="0"/>
        <w:adjustRightInd w:val="0"/>
        <w:spacing w:before="27" w:after="0"/>
        <w:ind w:left="360" w:right="180" w:firstLine="360"/>
        <w:jc w:val="both"/>
        <w:rPr>
          <w:rFonts w:ascii="Times New Roman" w:hAnsi="Times New Roman"/>
          <w:b/>
          <w:bCs/>
          <w:color w:val="191919"/>
          <w:sz w:val="20"/>
          <w:szCs w:val="20"/>
        </w:rPr>
      </w:pPr>
    </w:p>
    <w:p w:rsidR="00807398" w:rsidRPr="00703096" w:rsidRDefault="00807398" w:rsidP="00703096">
      <w:pPr>
        <w:pStyle w:val="Heading2"/>
        <w:ind w:firstLine="360"/>
        <w:rPr>
          <w:rFonts w:ascii="Times New Roman" w:hAnsi="Times New Roman"/>
          <w:color w:val="000000"/>
          <w:sz w:val="20"/>
          <w:szCs w:val="20"/>
        </w:rPr>
      </w:pPr>
      <w:bookmarkStart w:id="42" w:name="_Toc295896877"/>
      <w:r w:rsidRPr="00703096">
        <w:rPr>
          <w:rFonts w:ascii="Times New Roman" w:hAnsi="Times New Roman"/>
          <w:bCs w:val="0"/>
          <w:color w:val="191919"/>
          <w:sz w:val="20"/>
          <w:szCs w:val="20"/>
        </w:rPr>
        <w:t>Readmission Following Scholastic</w:t>
      </w:r>
      <w:r w:rsidRPr="00703096">
        <w:rPr>
          <w:rFonts w:ascii="Times New Roman" w:hAnsi="Times New Roman"/>
          <w:bCs w:val="0"/>
          <w:color w:val="191919"/>
          <w:spacing w:val="-4"/>
          <w:sz w:val="20"/>
          <w:szCs w:val="20"/>
        </w:rPr>
        <w:t xml:space="preserve"> </w:t>
      </w:r>
      <w:r w:rsidRPr="00703096">
        <w:rPr>
          <w:rFonts w:ascii="Times New Roman" w:hAnsi="Times New Roman"/>
          <w:bCs w:val="0"/>
          <w:color w:val="191919"/>
          <w:spacing w:val="-18"/>
          <w:sz w:val="20"/>
          <w:szCs w:val="20"/>
        </w:rPr>
        <w:t>T</w:t>
      </w:r>
      <w:r w:rsidRPr="00703096">
        <w:rPr>
          <w:rFonts w:ascii="Times New Roman" w:hAnsi="Times New Roman"/>
          <w:bCs w:val="0"/>
          <w:color w:val="191919"/>
          <w:sz w:val="20"/>
          <w:szCs w:val="20"/>
        </w:rPr>
        <w:t>ermination</w:t>
      </w:r>
      <w:bookmarkEnd w:id="42"/>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 has been excluded from the institution for academic reasons will not ordinarily be readmitted.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petitions this rule must have been out of the institution for at least 12 months. Said petition must be approved by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and the Dean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Any graduate student who has been excluded twice for scholastic reasons will not be readmitted to the University under any circumstance.</w:t>
      </w:r>
    </w:p>
    <w:p w:rsidR="00807398" w:rsidRPr="00703096" w:rsidRDefault="00807398" w:rsidP="00703096">
      <w:pPr>
        <w:pStyle w:val="Heading2"/>
        <w:ind w:firstLine="360"/>
        <w:rPr>
          <w:rFonts w:ascii="Times New Roman" w:hAnsi="Times New Roman"/>
          <w:color w:val="000000"/>
          <w:sz w:val="20"/>
          <w:szCs w:val="20"/>
        </w:rPr>
      </w:pPr>
      <w:bookmarkStart w:id="43" w:name="_Toc295896878"/>
      <w:r w:rsidRPr="00703096">
        <w:rPr>
          <w:rFonts w:ascii="Times New Roman" w:hAnsi="Times New Roman"/>
          <w:bCs w:val="0"/>
          <w:color w:val="191919"/>
          <w:sz w:val="20"/>
          <w:szCs w:val="20"/>
        </w:rPr>
        <w:t>Deg</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ee Requi</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ements</w:t>
      </w:r>
      <w:bookmarkEnd w:id="43"/>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Although specific academic requirements exist for each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program, several general requirements are common to all degree programs.</w:t>
      </w:r>
    </w:p>
    <w:p w:rsidR="00807398" w:rsidRDefault="00807398" w:rsidP="00807398">
      <w:pPr>
        <w:widowControl w:val="0"/>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191919"/>
          <w:sz w:val="20"/>
          <w:szCs w:val="20"/>
        </w:rPr>
        <w:t>The general academic requirements for the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are:</w:t>
      </w:r>
    </w:p>
    <w:p w:rsidR="00807398" w:rsidRPr="0080739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Admission to regular degree standing in a specific Maste</w:t>
      </w:r>
      <w:r w:rsidRPr="00807398">
        <w:rPr>
          <w:rFonts w:ascii="Times New Roman" w:hAnsi="Times New Roman"/>
          <w:color w:val="191919"/>
          <w:spacing w:val="7"/>
          <w:sz w:val="20"/>
          <w:szCs w:val="20"/>
        </w:rPr>
        <w:t>r</w:t>
      </w:r>
      <w:r w:rsidRPr="00807398">
        <w:rPr>
          <w:rFonts w:ascii="Times New Roman" w:hAnsi="Times New Roman"/>
          <w:color w:val="191919"/>
          <w:spacing w:val="-11"/>
          <w:sz w:val="20"/>
          <w:szCs w:val="20"/>
        </w:rPr>
        <w:t>’</w:t>
      </w:r>
      <w:r w:rsidRPr="00807398">
        <w:rPr>
          <w:rFonts w:ascii="Times New Roman" w:hAnsi="Times New Roman"/>
          <w:color w:val="191919"/>
          <w:sz w:val="20"/>
          <w:szCs w:val="20"/>
        </w:rPr>
        <w:t>s degree program must be granted by the Graduate School of</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Albany State Universit</w:t>
      </w:r>
      <w:r w:rsidRPr="00807398">
        <w:rPr>
          <w:rFonts w:ascii="Times New Roman" w:hAnsi="Times New Roman"/>
          <w:color w:val="191919"/>
          <w:spacing w:val="-13"/>
          <w:sz w:val="20"/>
          <w:szCs w:val="20"/>
        </w:rPr>
        <w:t>y</w:t>
      </w:r>
      <w:r w:rsidRPr="00807398">
        <w:rPr>
          <w:rFonts w:ascii="Times New Roman" w:hAnsi="Times New Roman"/>
          <w:color w:val="191919"/>
          <w:sz w:val="20"/>
          <w:szCs w:val="20"/>
        </w:rPr>
        <w:t>.</w:t>
      </w:r>
    </w:p>
    <w:p w:rsidR="00807398" w:rsidRPr="0080739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minimum of 36 semester hours in a prescribed curriculum must be completed with an overall grade-point average of at least 3.0. (See individual program information for specific requirements).</w:t>
      </w:r>
    </w:p>
    <w:p w:rsidR="00807398" w:rsidRPr="0080739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 xml:space="preserve">All course work applicable toward the degree must be completed within six years of the date </w:t>
      </w:r>
      <w:r w:rsidR="00080D93" w:rsidRPr="00807398">
        <w:rPr>
          <w:rFonts w:ascii="Times New Roman" w:hAnsi="Times New Roman"/>
          <w:color w:val="191919"/>
          <w:sz w:val="20"/>
          <w:szCs w:val="20"/>
        </w:rPr>
        <w:t xml:space="preserve">of </w:t>
      </w:r>
      <w:r w:rsidR="00080D93">
        <w:rPr>
          <w:rFonts w:ascii="Times New Roman" w:hAnsi="Times New Roman"/>
          <w:color w:val="191919"/>
          <w:sz w:val="20"/>
          <w:szCs w:val="20"/>
        </w:rPr>
        <w:t>graduation.</w:t>
      </w:r>
    </w:p>
    <w:p w:rsidR="00807398" w:rsidRPr="0080739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pacing w:val="-7"/>
          <w:sz w:val="20"/>
          <w:szCs w:val="20"/>
        </w:rPr>
        <w:t>T</w:t>
      </w:r>
      <w:r w:rsidRPr="00807398">
        <w:rPr>
          <w:rFonts w:ascii="Times New Roman" w:hAnsi="Times New Roman"/>
          <w:color w:val="191919"/>
          <w:sz w:val="20"/>
          <w:szCs w:val="20"/>
        </w:rPr>
        <w:t>ransfer credits must be approved upon enrollment or before the course is taken and must meet the required criteria of the program.</w:t>
      </w:r>
    </w:p>
    <w:p w:rsidR="00807398" w:rsidRPr="0080739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comprehensive examination must be successfully completed.</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thesis may also be required.</w:t>
      </w:r>
    </w:p>
    <w:p w:rsidR="00807398" w:rsidRPr="0080739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Application for graduation must be submitted at least one semester in advance of the anticipated semester of graduation.</w:t>
      </w:r>
    </w:p>
    <w:p w:rsidR="00807398" w:rsidRDefault="00807398" w:rsidP="00807398">
      <w:pPr>
        <w:widowControl w:val="0"/>
        <w:autoSpaceDE w:val="0"/>
        <w:autoSpaceDN w:val="0"/>
        <w:adjustRightInd w:val="0"/>
        <w:spacing w:after="0" w:line="240" w:lineRule="exact"/>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44" w:name="_Toc295896879"/>
      <w:r w:rsidRPr="00703096">
        <w:rPr>
          <w:rFonts w:ascii="Times New Roman" w:hAnsi="Times New Roman"/>
          <w:bCs w:val="0"/>
          <w:color w:val="191919"/>
          <w:sz w:val="20"/>
          <w:szCs w:val="20"/>
        </w:rPr>
        <w:t>Planned Deg</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ee P</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ograms of Study</w:t>
      </w:r>
      <w:bookmarkEnd w:id="44"/>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pacing w:val="-8"/>
          <w:sz w:val="20"/>
          <w:szCs w:val="20"/>
        </w:rPr>
        <w:t>W</w:t>
      </w:r>
      <w:r>
        <w:rPr>
          <w:rFonts w:ascii="Times New Roman" w:hAnsi="Times New Roman"/>
          <w:color w:val="191919"/>
          <w:sz w:val="20"/>
          <w:szCs w:val="20"/>
        </w:rPr>
        <w:t>ithin the first nine semester hours of stud</w:t>
      </w:r>
      <w:r>
        <w:rPr>
          <w:rFonts w:ascii="Times New Roman" w:hAnsi="Times New Roman"/>
          <w:color w:val="191919"/>
          <w:spacing w:val="-13"/>
          <w:sz w:val="20"/>
          <w:szCs w:val="20"/>
        </w:rPr>
        <w:t>y</w:t>
      </w:r>
      <w:r>
        <w:rPr>
          <w:rFonts w:ascii="Times New Roman" w:hAnsi="Times New Roman"/>
          <w:color w:val="191919"/>
          <w:sz w:val="20"/>
          <w:szCs w:val="20"/>
        </w:rPr>
        <w:t>, the regular status student is required to complete a planned degree program of study with the advice and approval of his/her academic adviso</w:t>
      </w:r>
      <w:r>
        <w:rPr>
          <w:rFonts w:ascii="Times New Roman" w:hAnsi="Times New Roman"/>
          <w:color w:val="191919"/>
          <w:spacing w:val="-11"/>
          <w:sz w:val="20"/>
          <w:szCs w:val="20"/>
        </w:rPr>
        <w:t>r</w:t>
      </w:r>
      <w:r>
        <w:rPr>
          <w:rFonts w:ascii="Times New Roman" w:hAnsi="Times New Roman"/>
          <w:color w:val="191919"/>
          <w:sz w:val="20"/>
          <w:szCs w:val="20"/>
        </w:rPr>
        <w:t>. Copies of this planned program will be filed with the Graduate School, the academic department in which the degree is to be awarded and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Any adjustments or corrections of this approved program must be endorsed by the departmental chairperson and filed with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final planned program is submitted at the time that the student applies for graduation.</w:t>
      </w:r>
      <w:r>
        <w:rPr>
          <w:rFonts w:ascii="Times New Roman" w:hAnsi="Times New Roman"/>
          <w:color w:val="191919"/>
          <w:spacing w:val="-11"/>
          <w:sz w:val="20"/>
          <w:szCs w:val="20"/>
        </w:rPr>
        <w:t xml:space="preserve"> </w:t>
      </w:r>
      <w:r>
        <w:rPr>
          <w:rFonts w:ascii="Times New Roman" w:hAnsi="Times New Roman"/>
          <w:color w:val="191919"/>
          <w:sz w:val="20"/>
          <w:szCs w:val="20"/>
        </w:rPr>
        <w:t>Adjustments to the final planned program are not permitted.</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45" w:name="_Toc295896880"/>
      <w:r w:rsidRPr="00703096">
        <w:rPr>
          <w:rFonts w:ascii="Times New Roman" w:hAnsi="Times New Roman"/>
          <w:bCs w:val="0"/>
          <w:color w:val="191919"/>
          <w:sz w:val="20"/>
          <w:szCs w:val="20"/>
        </w:rPr>
        <w:t>Academic Standards</w:t>
      </w:r>
      <w:bookmarkEnd w:id="45"/>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University is committed to o</w:t>
      </w:r>
      <w:r>
        <w:rPr>
          <w:rFonts w:ascii="Times New Roman" w:hAnsi="Times New Roman"/>
          <w:color w:val="191919"/>
          <w:spacing w:val="-4"/>
          <w:sz w:val="20"/>
          <w:szCs w:val="20"/>
        </w:rPr>
        <w:t>f</w:t>
      </w:r>
      <w:r>
        <w:rPr>
          <w:rFonts w:ascii="Times New Roman" w:hAnsi="Times New Roman"/>
          <w:color w:val="191919"/>
          <w:sz w:val="20"/>
          <w:szCs w:val="20"/>
        </w:rPr>
        <w:t>fering a high quality graduate program. Graduate students are required to maintain a minimum 3.0 grade-point average. For this reason, caution is exercised in retaining any student whose grades fall below acceptable academic standards.</w:t>
      </w:r>
      <w:r>
        <w:rPr>
          <w:rFonts w:ascii="Times New Roman" w:hAnsi="Times New Roman"/>
          <w:color w:val="191919"/>
          <w:spacing w:val="-11"/>
          <w:sz w:val="20"/>
          <w:szCs w:val="20"/>
        </w:rPr>
        <w:t xml:space="preserve"> </w:t>
      </w:r>
      <w:r>
        <w:rPr>
          <w:rFonts w:ascii="Times New Roman" w:hAnsi="Times New Roman"/>
          <w:color w:val="191919"/>
          <w:sz w:val="20"/>
          <w:szCs w:val="20"/>
        </w:rPr>
        <w:t>All grades received for graduate courses taken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will be used in the calculation of the cumulative grade-point average.</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46" w:name="_Toc295896881"/>
      <w:r w:rsidRPr="00703096">
        <w:rPr>
          <w:rFonts w:ascii="Times New Roman" w:hAnsi="Times New Roman"/>
          <w:bCs w:val="0"/>
          <w:color w:val="191919"/>
          <w:sz w:val="20"/>
          <w:szCs w:val="20"/>
        </w:rPr>
        <w:t>Grading System</w:t>
      </w:r>
      <w:bookmarkEnd w:id="46"/>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Final grades are submitted to the Records O</w:t>
      </w:r>
      <w:r>
        <w:rPr>
          <w:rFonts w:ascii="Times New Roman" w:hAnsi="Times New Roman"/>
          <w:color w:val="191919"/>
          <w:spacing w:val="-4"/>
          <w:sz w:val="20"/>
          <w:szCs w:val="20"/>
        </w:rPr>
        <w:t>f</w:t>
      </w:r>
      <w:r>
        <w:rPr>
          <w:rFonts w:ascii="Times New Roman" w:hAnsi="Times New Roman"/>
          <w:color w:val="191919"/>
          <w:sz w:val="20"/>
          <w:szCs w:val="20"/>
        </w:rPr>
        <w:t>fice at the end of the semeste</w:t>
      </w:r>
      <w:r>
        <w:rPr>
          <w:rFonts w:ascii="Times New Roman" w:hAnsi="Times New Roman"/>
          <w:color w:val="191919"/>
          <w:spacing w:val="-8"/>
          <w:sz w:val="20"/>
          <w:szCs w:val="20"/>
        </w:rPr>
        <w:t>r</w:t>
      </w:r>
      <w:r>
        <w:rPr>
          <w:rFonts w:ascii="Times New Roman" w:hAnsi="Times New Roman"/>
          <w:color w:val="191919"/>
          <w:sz w:val="20"/>
          <w:szCs w:val="20"/>
        </w:rPr>
        <w:t>, and these are made a part of a student's permanent record. Copies of these reports are sent to the students, to departmental chairpersons and to the parents and guardians upon approved request.</w:t>
      </w:r>
    </w:p>
    <w:p w:rsidR="00807398" w:rsidRDefault="00807398" w:rsidP="00807398">
      <w:pPr>
        <w:widowControl w:val="0"/>
        <w:autoSpaceDE w:val="0"/>
        <w:autoSpaceDN w:val="0"/>
        <w:adjustRightInd w:val="0"/>
        <w:spacing w:after="0"/>
        <w:ind w:left="720" w:hanging="360"/>
        <w:rPr>
          <w:rFonts w:ascii="Times New Roman" w:hAnsi="Times New Roman"/>
          <w:color w:val="000000"/>
          <w:sz w:val="20"/>
          <w:szCs w:val="20"/>
        </w:rPr>
      </w:pPr>
      <w:r>
        <w:rPr>
          <w:rFonts w:ascii="Times New Roman" w:hAnsi="Times New Roman"/>
          <w:color w:val="191919"/>
          <w:sz w:val="20"/>
          <w:szCs w:val="20"/>
        </w:rPr>
        <w:t>The o</w:t>
      </w:r>
      <w:r>
        <w:rPr>
          <w:rFonts w:ascii="Times New Roman" w:hAnsi="Times New Roman"/>
          <w:color w:val="191919"/>
          <w:spacing w:val="-4"/>
          <w:sz w:val="20"/>
          <w:szCs w:val="20"/>
        </w:rPr>
        <w:t>f</w:t>
      </w:r>
      <w:r>
        <w:rPr>
          <w:rFonts w:ascii="Times New Roman" w:hAnsi="Times New Roman"/>
          <w:color w:val="191919"/>
          <w:sz w:val="20"/>
          <w:szCs w:val="20"/>
        </w:rPr>
        <w:t>ficial grades with the meanings and quality points follow:</w:t>
      </w:r>
    </w:p>
    <w:p w:rsidR="00703096"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
          <w:sz w:val="20"/>
          <w:szCs w:val="20"/>
        </w:rPr>
        <w:t xml:space="preserve"> </w:t>
      </w:r>
      <w:r>
        <w:rPr>
          <w:rFonts w:ascii="Times New Roman" w:hAnsi="Times New Roman"/>
          <w:color w:val="191919"/>
          <w:sz w:val="20"/>
          <w:szCs w:val="20"/>
        </w:rPr>
        <w:t>EXCELLEN</w:t>
      </w:r>
      <w:r>
        <w:rPr>
          <w:rFonts w:ascii="Times New Roman" w:hAnsi="Times New Roman"/>
          <w:color w:val="191919"/>
          <w:spacing w:val="-10"/>
          <w:sz w:val="20"/>
          <w:szCs w:val="20"/>
        </w:rPr>
        <w:t>T</w:t>
      </w:r>
      <w:r>
        <w:rPr>
          <w:rFonts w:ascii="Times New Roman" w:hAnsi="Times New Roman"/>
          <w:color w:val="191919"/>
          <w:sz w:val="20"/>
          <w:szCs w:val="20"/>
        </w:rPr>
        <w:t>: Four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 xml:space="preserve">. </w:t>
      </w:r>
    </w:p>
    <w:p w:rsidR="00807398"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"B"</w:t>
      </w:r>
      <w:r>
        <w:rPr>
          <w:rFonts w:ascii="Times New Roman" w:hAnsi="Times New Roman"/>
          <w:color w:val="191919"/>
          <w:spacing w:val="13"/>
          <w:sz w:val="20"/>
          <w:szCs w:val="20"/>
        </w:rPr>
        <w:t xml:space="preserve"> </w:t>
      </w:r>
      <w:r>
        <w:rPr>
          <w:rFonts w:ascii="Times New Roman" w:hAnsi="Times New Roman"/>
          <w:color w:val="191919"/>
          <w:sz w:val="20"/>
          <w:szCs w:val="20"/>
        </w:rPr>
        <w:t>GOOD:</w:t>
      </w:r>
      <w:r>
        <w:rPr>
          <w:rFonts w:ascii="Times New Roman" w:hAnsi="Times New Roman"/>
          <w:color w:val="191919"/>
          <w:spacing w:val="-4"/>
          <w:sz w:val="20"/>
          <w:szCs w:val="20"/>
        </w:rPr>
        <w:t xml:space="preserve"> </w:t>
      </w:r>
      <w:r>
        <w:rPr>
          <w:rFonts w:ascii="Times New Roman" w:hAnsi="Times New Roman"/>
          <w:color w:val="191919"/>
          <w:sz w:val="20"/>
          <w:szCs w:val="20"/>
        </w:rPr>
        <w:t>Three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703096">
      <w:pPr>
        <w:widowControl w:val="0"/>
        <w:autoSpaceDE w:val="0"/>
        <w:autoSpaceDN w:val="0"/>
        <w:adjustRightInd w:val="0"/>
        <w:spacing w:after="0"/>
        <w:ind w:left="1800" w:right="180" w:hanging="360"/>
        <w:jc w:val="both"/>
        <w:rPr>
          <w:rFonts w:ascii="Times New Roman" w:hAnsi="Times New Roman"/>
          <w:color w:val="000000"/>
          <w:sz w:val="20"/>
          <w:szCs w:val="20"/>
        </w:rPr>
      </w:pPr>
      <w:r>
        <w:rPr>
          <w:rFonts w:ascii="Times New Roman" w:hAnsi="Times New Roman"/>
          <w:color w:val="191919"/>
          <w:sz w:val="20"/>
          <w:szCs w:val="20"/>
        </w:rPr>
        <w:t>"C"</w:t>
      </w:r>
      <w:r>
        <w:rPr>
          <w:rFonts w:ascii="Times New Roman" w:hAnsi="Times New Roman"/>
          <w:color w:val="191919"/>
          <w:spacing w:val="13"/>
          <w:sz w:val="20"/>
          <w:szCs w:val="20"/>
        </w:rPr>
        <w:t xml:space="preserve"> </w:t>
      </w:r>
      <w:r>
        <w:rPr>
          <w:rFonts w:ascii="Times New Roman" w:hAnsi="Times New Roman"/>
          <w:color w:val="191919"/>
          <w:sz w:val="20"/>
          <w:szCs w:val="20"/>
        </w:rPr>
        <w:t>S</w:t>
      </w:r>
      <w:r>
        <w:rPr>
          <w:rFonts w:ascii="Times New Roman" w:hAnsi="Times New Roman"/>
          <w:color w:val="191919"/>
          <w:spacing w:val="-22"/>
          <w:sz w:val="20"/>
          <w:szCs w:val="20"/>
        </w:rPr>
        <w:t>A</w:t>
      </w:r>
      <w:r>
        <w:rPr>
          <w:rFonts w:ascii="Times New Roman" w:hAnsi="Times New Roman"/>
          <w:color w:val="191919"/>
          <w:sz w:val="20"/>
          <w:szCs w:val="20"/>
        </w:rPr>
        <w:t>TIS</w:t>
      </w:r>
      <w:r>
        <w:rPr>
          <w:rFonts w:ascii="Times New Roman" w:hAnsi="Times New Roman"/>
          <w:color w:val="191919"/>
          <w:spacing w:val="-15"/>
          <w:sz w:val="20"/>
          <w:szCs w:val="20"/>
        </w:rPr>
        <w:t>F</w:t>
      </w:r>
      <w:r>
        <w:rPr>
          <w:rFonts w:ascii="Times New Roman" w:hAnsi="Times New Roman"/>
          <w:color w:val="191919"/>
          <w:sz w:val="20"/>
          <w:szCs w:val="20"/>
        </w:rPr>
        <w:t>AC</w:t>
      </w:r>
      <w:r>
        <w:rPr>
          <w:rFonts w:ascii="Times New Roman" w:hAnsi="Times New Roman"/>
          <w:color w:val="191919"/>
          <w:spacing w:val="-4"/>
          <w:sz w:val="20"/>
          <w:szCs w:val="20"/>
        </w:rPr>
        <w:t>T</w:t>
      </w:r>
      <w:r>
        <w:rPr>
          <w:rFonts w:ascii="Times New Roman" w:hAnsi="Times New Roman"/>
          <w:color w:val="191919"/>
          <w:sz w:val="20"/>
          <w:szCs w:val="20"/>
        </w:rPr>
        <w:t>O</w:t>
      </w:r>
      <w:r>
        <w:rPr>
          <w:rFonts w:ascii="Times New Roman" w:hAnsi="Times New Roman"/>
          <w:color w:val="191919"/>
          <w:spacing w:val="-11"/>
          <w:sz w:val="20"/>
          <w:szCs w:val="20"/>
        </w:rPr>
        <w:t>R</w:t>
      </w:r>
      <w:r>
        <w:rPr>
          <w:rFonts w:ascii="Times New Roman" w:hAnsi="Times New Roman"/>
          <w:color w:val="191919"/>
          <w:spacing w:val="-18"/>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wo quality points are allowed for each semester credit hour</w:t>
      </w:r>
    </w:p>
    <w:p w:rsidR="00807398"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"D"</w:t>
      </w:r>
      <w:r>
        <w:rPr>
          <w:rFonts w:ascii="Times New Roman" w:hAnsi="Times New Roman"/>
          <w:color w:val="191919"/>
          <w:spacing w:val="2"/>
          <w:sz w:val="20"/>
          <w:szCs w:val="20"/>
        </w:rPr>
        <w:t xml:space="preserve"> </w:t>
      </w:r>
      <w:r>
        <w:rPr>
          <w:rFonts w:ascii="Times New Roman" w:hAnsi="Times New Roman"/>
          <w:color w:val="191919"/>
          <w:sz w:val="20"/>
          <w:szCs w:val="20"/>
        </w:rPr>
        <w:t>LOWEST</w:t>
      </w:r>
      <w:r>
        <w:rPr>
          <w:rFonts w:ascii="Times New Roman" w:hAnsi="Times New Roman"/>
          <w:color w:val="191919"/>
          <w:spacing w:val="-4"/>
          <w:sz w:val="20"/>
          <w:szCs w:val="20"/>
        </w:rPr>
        <w:t xml:space="preserve"> </w:t>
      </w:r>
      <w:r>
        <w:rPr>
          <w:rFonts w:ascii="Times New Roman" w:hAnsi="Times New Roman"/>
          <w:color w:val="191919"/>
          <w:spacing w:val="-18"/>
          <w:sz w:val="20"/>
          <w:szCs w:val="20"/>
        </w:rPr>
        <w:t>P</w:t>
      </w:r>
      <w:r>
        <w:rPr>
          <w:rFonts w:ascii="Times New Roman" w:hAnsi="Times New Roman"/>
          <w:color w:val="191919"/>
          <w:sz w:val="20"/>
          <w:szCs w:val="20"/>
        </w:rPr>
        <w:t>ASSING GRADE: One quality point is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"F"</w:t>
      </w:r>
      <w:r>
        <w:rPr>
          <w:rFonts w:ascii="Times New Roman" w:hAnsi="Times New Roman"/>
          <w:color w:val="191919"/>
          <w:spacing w:val="35"/>
          <w:sz w:val="20"/>
          <w:szCs w:val="20"/>
        </w:rPr>
        <w:t xml:space="preserve"> </w:t>
      </w:r>
      <w:r>
        <w:rPr>
          <w:rFonts w:ascii="Times New Roman" w:hAnsi="Times New Roman"/>
          <w:color w:val="191919"/>
          <w:spacing w:val="-15"/>
          <w:sz w:val="20"/>
          <w:szCs w:val="20"/>
        </w:rPr>
        <w:t>F</w:t>
      </w:r>
      <w:r>
        <w:rPr>
          <w:rFonts w:ascii="Times New Roman" w:hAnsi="Times New Roman"/>
          <w:color w:val="191919"/>
          <w:sz w:val="20"/>
          <w:szCs w:val="20"/>
        </w:rPr>
        <w:t>AILURE:</w:t>
      </w:r>
      <w:r>
        <w:rPr>
          <w:rFonts w:ascii="Times New Roman" w:hAnsi="Times New Roman"/>
          <w:color w:val="191919"/>
          <w:spacing w:val="-4"/>
          <w:sz w:val="20"/>
          <w:szCs w:val="20"/>
        </w:rPr>
        <w:t xml:space="preserve"> </w:t>
      </w:r>
      <w:r>
        <w:rPr>
          <w:rFonts w:ascii="Times New Roman" w:hAnsi="Times New Roman"/>
          <w:color w:val="191919"/>
          <w:sz w:val="20"/>
          <w:szCs w:val="20"/>
        </w:rPr>
        <w:t>This mark indicates poor scholastic work or failure to o</w:t>
      </w:r>
      <w:r>
        <w:rPr>
          <w:rFonts w:ascii="Times New Roman" w:hAnsi="Times New Roman"/>
          <w:color w:val="191919"/>
          <w:spacing w:val="-4"/>
          <w:sz w:val="20"/>
          <w:szCs w:val="20"/>
        </w:rPr>
        <w:t>f</w:t>
      </w:r>
      <w:r>
        <w:rPr>
          <w:rFonts w:ascii="Times New Roman" w:hAnsi="Times New Roman"/>
          <w:color w:val="191919"/>
          <w:sz w:val="20"/>
          <w:szCs w:val="20"/>
        </w:rPr>
        <w:t>ficially withdraw from the course. In such cases, students must take the required courses at the next oppo</w:t>
      </w:r>
      <w:r>
        <w:rPr>
          <w:rFonts w:ascii="Times New Roman" w:hAnsi="Times New Roman"/>
          <w:color w:val="191919"/>
          <w:spacing w:val="-4"/>
          <w:sz w:val="20"/>
          <w:szCs w:val="20"/>
        </w:rPr>
        <w:t>r</w:t>
      </w:r>
      <w:r>
        <w:rPr>
          <w:rFonts w:ascii="Times New Roman" w:hAnsi="Times New Roman"/>
          <w:color w:val="191919"/>
          <w:sz w:val="20"/>
          <w:szCs w:val="20"/>
        </w:rPr>
        <w:t>tunit</w:t>
      </w:r>
      <w:r>
        <w:rPr>
          <w:rFonts w:ascii="Times New Roman" w:hAnsi="Times New Roman"/>
          <w:color w:val="191919"/>
          <w:spacing w:val="-13"/>
          <w:sz w:val="20"/>
          <w:szCs w:val="20"/>
        </w:rPr>
        <w:t>y</w:t>
      </w:r>
      <w:r>
        <w:rPr>
          <w:rFonts w:ascii="Times New Roman" w:hAnsi="Times New Roman"/>
          <w:color w:val="191919"/>
          <w:sz w:val="20"/>
          <w:szCs w:val="20"/>
        </w:rPr>
        <w:t>. Students may repeat an elective course if desired. No quality points are allowed.</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 xml:space="preserve">"I" </w:t>
      </w:r>
      <w:r>
        <w:rPr>
          <w:rFonts w:ascii="Times New Roman" w:hAnsi="Times New Roman"/>
          <w:color w:val="191919"/>
          <w:spacing w:val="30"/>
          <w:sz w:val="20"/>
          <w:szCs w:val="20"/>
        </w:rPr>
        <w:t xml:space="preserve"> </w:t>
      </w:r>
      <w:r>
        <w:rPr>
          <w:rFonts w:ascii="Times New Roman" w:hAnsi="Times New Roman"/>
          <w:color w:val="191919"/>
          <w:sz w:val="20"/>
          <w:szCs w:val="20"/>
        </w:rPr>
        <w:t>This symbol indicates that a student has completed the major portion of the requirements for a given course, but for reasons beyond expected control (such as illness or family eme</w:t>
      </w:r>
      <w:r>
        <w:rPr>
          <w:rFonts w:ascii="Times New Roman" w:hAnsi="Times New Roman"/>
          <w:color w:val="191919"/>
          <w:spacing w:val="-4"/>
          <w:sz w:val="20"/>
          <w:szCs w:val="20"/>
        </w:rPr>
        <w:t>r</w:t>
      </w:r>
      <w:r>
        <w:rPr>
          <w:rFonts w:ascii="Times New Roman" w:hAnsi="Times New Roman"/>
          <w:color w:val="191919"/>
          <w:sz w:val="20"/>
          <w:szCs w:val="20"/>
        </w:rPr>
        <w:t>gency), could not complete the course requirements. Normall</w:t>
      </w:r>
      <w:r>
        <w:rPr>
          <w:rFonts w:ascii="Times New Roman" w:hAnsi="Times New Roman"/>
          <w:color w:val="191919"/>
          <w:spacing w:val="-13"/>
          <w:sz w:val="20"/>
          <w:szCs w:val="20"/>
        </w:rPr>
        <w:t>y</w:t>
      </w:r>
      <w:r>
        <w:rPr>
          <w:rFonts w:ascii="Times New Roman" w:hAnsi="Times New Roman"/>
          <w:color w:val="191919"/>
          <w:sz w:val="20"/>
          <w:szCs w:val="20"/>
        </w:rPr>
        <w:t>, incomplete grades must be removed by the end of the first semester following the awarding of the incomplete. If an "Incomplete" is not satisfactorily removed after two semesters of matriculation, the symbol "I" will be changed to "</w:t>
      </w:r>
      <w:r>
        <w:rPr>
          <w:rFonts w:ascii="Times New Roman" w:hAnsi="Times New Roman"/>
          <w:color w:val="191919"/>
          <w:spacing w:val="-16"/>
          <w:sz w:val="20"/>
          <w:szCs w:val="20"/>
        </w:rPr>
        <w:t>F</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remove an “Incomplete,” the student must secure a permit from the Registrar's O</w:t>
      </w:r>
      <w:r>
        <w:rPr>
          <w:rFonts w:ascii="Times New Roman" w:hAnsi="Times New Roman"/>
          <w:color w:val="191919"/>
          <w:spacing w:val="-4"/>
          <w:sz w:val="20"/>
          <w:szCs w:val="20"/>
        </w:rPr>
        <w:t>f</w:t>
      </w:r>
      <w:r>
        <w:rPr>
          <w:rFonts w:ascii="Times New Roman" w:hAnsi="Times New Roman"/>
          <w:color w:val="191919"/>
          <w:sz w:val="20"/>
          <w:szCs w:val="20"/>
        </w:rPr>
        <w:t>fice and submit it to the instructo</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instructor will execute a Request to Remove an Incomplete form and submit it to the O</w:t>
      </w:r>
      <w:r>
        <w:rPr>
          <w:rFonts w:ascii="Times New Roman" w:hAnsi="Times New Roman"/>
          <w:color w:val="191919"/>
          <w:spacing w:val="-4"/>
          <w:sz w:val="20"/>
          <w:szCs w:val="20"/>
        </w:rPr>
        <w:t>f</w:t>
      </w:r>
      <w:r>
        <w:rPr>
          <w:rFonts w:ascii="Times New Roman" w:hAnsi="Times New Roman"/>
          <w:color w:val="191919"/>
          <w:sz w:val="20"/>
          <w:szCs w:val="20"/>
        </w:rPr>
        <w:t xml:space="preserve">fice of the </w:t>
      </w:r>
      <w:r>
        <w:rPr>
          <w:rFonts w:ascii="Times New Roman" w:hAnsi="Times New Roman"/>
          <w:color w:val="191919"/>
          <w:spacing w:val="-12"/>
          <w:sz w:val="20"/>
          <w:szCs w:val="20"/>
        </w:rPr>
        <w:t>V</w:t>
      </w:r>
      <w:r>
        <w:rPr>
          <w:rFonts w:ascii="Times New Roman" w:hAnsi="Times New Roman"/>
          <w:color w:val="191919"/>
          <w:sz w:val="20"/>
          <w:szCs w:val="20"/>
        </w:rPr>
        <w:t>ice President of</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for approval.</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"IP"</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credit has not been given in courses that require a continuation of work beyond the term for which the student signed up for the course.</w:t>
      </w:r>
      <w:r>
        <w:rPr>
          <w:rFonts w:ascii="Times New Roman" w:hAnsi="Times New Roman"/>
          <w:color w:val="191919"/>
          <w:spacing w:val="-4"/>
          <w:sz w:val="20"/>
          <w:szCs w:val="20"/>
        </w:rPr>
        <w:t xml:space="preserve"> </w:t>
      </w:r>
      <w:r>
        <w:rPr>
          <w:rFonts w:ascii="Times New Roman" w:hAnsi="Times New Roman"/>
          <w:color w:val="191919"/>
          <w:sz w:val="20"/>
          <w:szCs w:val="20"/>
        </w:rPr>
        <w:t>The use of this symbol is approved for dissertation and thesis hours and project courses. Students may enroll in and take courses in which the “IP” symbol is awarded for up to three successive terms.</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 the exception of Learning Support and Regents’</w:t>
      </w:r>
      <w:r>
        <w:rPr>
          <w:rFonts w:ascii="Times New Roman" w:hAnsi="Times New Roman"/>
          <w:color w:val="191919"/>
          <w:spacing w:val="-18"/>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remediation courses, this symbol cannot be used for other courses. If the student has not completed the course(s) after three successive terms, the student must request and be granted approval to re-enroll in the course(s) by the Department Chai</w:t>
      </w:r>
      <w:r>
        <w:rPr>
          <w:rFonts w:ascii="Times New Roman" w:hAnsi="Times New Roman"/>
          <w:color w:val="191919"/>
          <w:spacing w:val="-8"/>
          <w:sz w:val="20"/>
          <w:szCs w:val="20"/>
        </w:rPr>
        <w:t>r</w:t>
      </w:r>
      <w:r>
        <w:rPr>
          <w:rFonts w:ascii="Times New Roman" w:hAnsi="Times New Roman"/>
          <w:color w:val="191919"/>
          <w:sz w:val="20"/>
          <w:szCs w:val="20"/>
        </w:rPr>
        <w:t>, Dean and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r>
        <w:rPr>
          <w:rFonts w:ascii="Times New Roman" w:hAnsi="Times New Roman"/>
          <w:color w:val="191919"/>
          <w:spacing w:val="-4"/>
          <w:sz w:val="20"/>
          <w:szCs w:val="20"/>
        </w:rPr>
        <w:t xml:space="preserve"> </w:t>
      </w:r>
      <w:r>
        <w:rPr>
          <w:rFonts w:ascii="Times New Roman" w:hAnsi="Times New Roman"/>
          <w:color w:val="191919"/>
          <w:sz w:val="20"/>
          <w:szCs w:val="20"/>
        </w:rPr>
        <w:t>This symbol cannot be substituted for an “I” (incomplete).</w:t>
      </w:r>
    </w:p>
    <w:p w:rsidR="00EA4995" w:rsidRDefault="00EA4995" w:rsidP="00807398">
      <w:pPr>
        <w:widowControl w:val="0"/>
        <w:autoSpaceDE w:val="0"/>
        <w:autoSpaceDN w:val="0"/>
        <w:adjustRightInd w:val="0"/>
        <w:spacing w:before="10" w:after="0" w:line="250" w:lineRule="auto"/>
        <w:ind w:left="1800" w:right="180" w:hanging="360"/>
        <w:jc w:val="both"/>
        <w:rPr>
          <w:rFonts w:ascii="Times New Roman" w:hAnsi="Times New Roman"/>
          <w:color w:val="191919"/>
          <w:sz w:val="20"/>
          <w:szCs w:val="20"/>
        </w:rPr>
      </w:pPr>
    </w:p>
    <w:p w:rsidR="00807398"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"W"</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a student was permitted to withdraw without penalt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ithdrawals without penalty will not be permitted after the midpoint of the total grading period (including final examinations,) except in cases of hardship as determined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"S"</w:t>
      </w:r>
      <w:r>
        <w:rPr>
          <w:rFonts w:ascii="Times New Roman" w:hAnsi="Times New Roman"/>
          <w:color w:val="191919"/>
          <w:spacing w:val="35"/>
          <w:sz w:val="20"/>
          <w:szCs w:val="20"/>
        </w:rPr>
        <w:t xml:space="preserve"> </w:t>
      </w:r>
      <w:r>
        <w:rPr>
          <w:rFonts w:ascii="Times New Roman" w:hAnsi="Times New Roman"/>
          <w:color w:val="191919"/>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"U"</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unsatisfactory performance in a student's attempt to complete degree requirements other than academic.</w:t>
      </w:r>
      <w:r>
        <w:rPr>
          <w:rFonts w:ascii="Times New Roman" w:hAnsi="Times New Roman"/>
          <w:color w:val="191919"/>
          <w:spacing w:val="-3"/>
          <w:sz w:val="20"/>
          <w:szCs w:val="20"/>
        </w:rPr>
        <w:t xml:space="preserve"> </w:t>
      </w:r>
      <w:r>
        <w:rPr>
          <w:rFonts w:ascii="Times New Roman" w:hAnsi="Times New Roman"/>
          <w:color w:val="191919"/>
          <w:sz w:val="20"/>
          <w:szCs w:val="20"/>
        </w:rPr>
        <w:t>The use of this symbol is approved for dissert</w:t>
      </w:r>
      <w:r>
        <w:rPr>
          <w:rFonts w:ascii="Times New Roman" w:hAnsi="Times New Roman"/>
          <w:color w:val="191919"/>
          <w:spacing w:val="-4"/>
          <w:sz w:val="20"/>
          <w:szCs w:val="20"/>
        </w:rPr>
        <w:t>a</w:t>
      </w:r>
      <w:r>
        <w:rPr>
          <w:rFonts w:ascii="Times New Roman" w:hAnsi="Times New Roman"/>
          <w:color w:val="191919"/>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"V"</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permission to audit a course. Students may not transfer from audit to credit status or vice versa during a single semeste</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"K"</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credit for the course via a credit by examination program approved by the respective institution's faculty (CLE</w:t>
      </w:r>
      <w:r>
        <w:rPr>
          <w:rFonts w:ascii="Times New Roman" w:hAnsi="Times New Roman"/>
          <w:color w:val="191919"/>
          <w:spacing w:val="-22"/>
          <w:sz w:val="20"/>
          <w:szCs w:val="20"/>
        </w:rPr>
        <w:t>P</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22"/>
          <w:sz w:val="20"/>
          <w:szCs w:val="20"/>
        </w:rPr>
        <w:t>P</w:t>
      </w:r>
      <w:r>
        <w:rPr>
          <w:rFonts w:ascii="Times New Roman" w:hAnsi="Times New Roman"/>
          <w:color w:val="191919"/>
          <w:sz w:val="20"/>
          <w:szCs w:val="20"/>
        </w:rPr>
        <w:t>, Proficienc</w:t>
      </w:r>
      <w:r>
        <w:rPr>
          <w:rFonts w:ascii="Times New Roman" w:hAnsi="Times New Roman"/>
          <w:color w:val="191919"/>
          <w:spacing w:val="-13"/>
          <w:sz w:val="20"/>
          <w:szCs w:val="20"/>
        </w:rPr>
        <w:t>y</w:t>
      </w:r>
      <w:r>
        <w:rPr>
          <w:rFonts w:ascii="Times New Roman" w:hAnsi="Times New Roman"/>
          <w:color w:val="191919"/>
          <w:sz w:val="20"/>
          <w:szCs w:val="20"/>
        </w:rPr>
        <w:t>, etc.).</w:t>
      </w:r>
    </w:p>
    <w:p w:rsidR="00807398" w:rsidRDefault="00807398" w:rsidP="00807398">
      <w:pPr>
        <w:widowControl w:val="0"/>
        <w:autoSpaceDE w:val="0"/>
        <w:autoSpaceDN w:val="0"/>
        <w:adjustRightInd w:val="0"/>
        <w:spacing w:after="0" w:line="240" w:lineRule="exact"/>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47" w:name="_Toc295896882"/>
      <w:r w:rsidRPr="00703096">
        <w:rPr>
          <w:rFonts w:ascii="Times New Roman" w:hAnsi="Times New Roman"/>
          <w:bCs w:val="0"/>
          <w:color w:val="191919"/>
          <w:spacing w:val="-4"/>
          <w:sz w:val="20"/>
          <w:szCs w:val="20"/>
        </w:rPr>
        <w:t>W</w:t>
      </w:r>
      <w:r w:rsidRPr="00703096">
        <w:rPr>
          <w:rFonts w:ascii="Times New Roman" w:hAnsi="Times New Roman"/>
          <w:bCs w:val="0"/>
          <w:color w:val="191919"/>
          <w:sz w:val="20"/>
          <w:szCs w:val="20"/>
        </w:rPr>
        <w:t>ithdrawal f</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om the University</w:t>
      </w:r>
      <w:bookmarkEnd w:id="47"/>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Students who find it necessary to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after having completed registration must secure withdrawal forms from the Registrar's O</w:t>
      </w:r>
      <w:r>
        <w:rPr>
          <w:rFonts w:ascii="Times New Roman" w:hAnsi="Times New Roman"/>
          <w:color w:val="191919"/>
          <w:spacing w:val="-4"/>
          <w:sz w:val="20"/>
          <w:szCs w:val="20"/>
        </w:rPr>
        <w:t>f</w:t>
      </w:r>
      <w:r>
        <w:rPr>
          <w:rFonts w:ascii="Times New Roman" w:hAnsi="Times New Roman"/>
          <w:color w:val="191919"/>
          <w:sz w:val="20"/>
          <w:szCs w:val="20"/>
        </w:rPr>
        <w:t>fice, complete them and have them signed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o</w:t>
      </w:r>
      <w:r>
        <w:rPr>
          <w:rFonts w:ascii="Times New Roman" w:hAnsi="Times New Roman"/>
          <w:color w:val="191919"/>
          <w:spacing w:val="-4"/>
          <w:sz w:val="20"/>
          <w:szCs w:val="20"/>
        </w:rPr>
        <w:t>f</w:t>
      </w:r>
      <w:r>
        <w:rPr>
          <w:rFonts w:ascii="Times New Roman" w:hAnsi="Times New Roman"/>
          <w:color w:val="191919"/>
          <w:sz w:val="20"/>
          <w:szCs w:val="20"/>
        </w:rPr>
        <w:t>ficials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 and the Registrar's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4"/>
          <w:sz w:val="20"/>
          <w:szCs w:val="20"/>
        </w:rPr>
        <w:t xml:space="preserve"> </w:t>
      </w:r>
      <w:r>
        <w:rPr>
          <w:rFonts w:ascii="Times New Roman" w:hAnsi="Times New Roman"/>
          <w:color w:val="191919"/>
          <w:sz w:val="20"/>
          <w:szCs w:val="20"/>
        </w:rPr>
        <w:t>The student is responsible for submitting one copy of the properly signed form to each of the above listed o</w:t>
      </w:r>
      <w:r>
        <w:rPr>
          <w:rFonts w:ascii="Times New Roman" w:hAnsi="Times New Roman"/>
          <w:color w:val="191919"/>
          <w:spacing w:val="-4"/>
          <w:sz w:val="20"/>
          <w:szCs w:val="20"/>
        </w:rPr>
        <w:t>f</w:t>
      </w:r>
      <w:r>
        <w:rPr>
          <w:rFonts w:ascii="Times New Roman" w:hAnsi="Times New Roman"/>
          <w:color w:val="191919"/>
          <w:sz w:val="20"/>
          <w:szCs w:val="20"/>
        </w:rPr>
        <w:t>fices and for retain- ing a copy of the form for personal records.</w:t>
      </w:r>
      <w:r>
        <w:rPr>
          <w:rFonts w:ascii="Times New Roman" w:hAnsi="Times New Roman"/>
          <w:color w:val="191919"/>
          <w:spacing w:val="-4"/>
          <w:sz w:val="20"/>
          <w:szCs w:val="20"/>
        </w:rPr>
        <w:t xml:space="preserve"> </w:t>
      </w:r>
      <w:r>
        <w:rPr>
          <w:rFonts w:ascii="Times New Roman" w:hAnsi="Times New Roman"/>
          <w:color w:val="191919"/>
          <w:sz w:val="20"/>
          <w:szCs w:val="20"/>
        </w:rPr>
        <w:t>The Registrar's O</w:t>
      </w:r>
      <w:r>
        <w:rPr>
          <w:rFonts w:ascii="Times New Roman" w:hAnsi="Times New Roman"/>
          <w:color w:val="191919"/>
          <w:spacing w:val="-4"/>
          <w:sz w:val="20"/>
          <w:szCs w:val="20"/>
        </w:rPr>
        <w:t>f</w:t>
      </w:r>
      <w:r>
        <w:rPr>
          <w:rFonts w:ascii="Times New Roman" w:hAnsi="Times New Roman"/>
          <w:color w:val="191919"/>
          <w:sz w:val="20"/>
          <w:szCs w:val="20"/>
        </w:rPr>
        <w:t>fice notifies instructors of a student's o</w:t>
      </w:r>
      <w:r>
        <w:rPr>
          <w:rFonts w:ascii="Times New Roman" w:hAnsi="Times New Roman"/>
          <w:color w:val="191919"/>
          <w:spacing w:val="-4"/>
          <w:sz w:val="20"/>
          <w:szCs w:val="20"/>
        </w:rPr>
        <w:t>f</w:t>
      </w:r>
      <w:r>
        <w:rPr>
          <w:rFonts w:ascii="Times New Roman" w:hAnsi="Times New Roman"/>
          <w:color w:val="191919"/>
          <w:sz w:val="20"/>
          <w:szCs w:val="20"/>
        </w:rPr>
        <w:t>ficial withdrawal after the University has received a properly signed form. Students entitled to a fee refund will be mailed a check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may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with a grade of "W" prior to the midterm date.</w:t>
      </w:r>
      <w:r>
        <w:rPr>
          <w:rFonts w:ascii="Times New Roman" w:hAnsi="Times New Roman"/>
          <w:color w:val="191919"/>
          <w:spacing w:val="-11"/>
          <w:sz w:val="20"/>
          <w:szCs w:val="20"/>
        </w:rPr>
        <w:t xml:space="preserve"> </w:t>
      </w:r>
      <w:r>
        <w:rPr>
          <w:rFonts w:ascii="Times New Roman" w:hAnsi="Times New Roman"/>
          <w:color w:val="191919"/>
          <w:sz w:val="20"/>
          <w:szCs w:val="20"/>
        </w:rPr>
        <w:t>After this time limitation, a student who finds it necessary to withdraw must have evidence to support the reason for approval from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to receive a grade of "</w:t>
      </w:r>
      <w:r>
        <w:rPr>
          <w:rFonts w:ascii="Times New Roman" w:hAnsi="Times New Roman"/>
          <w:color w:val="191919"/>
          <w:spacing w:val="-18"/>
          <w:sz w:val="20"/>
          <w:szCs w:val="20"/>
        </w:rPr>
        <w:t>W</w:t>
      </w:r>
      <w:r>
        <w:rPr>
          <w:rFonts w:ascii="Times New Roman" w:hAnsi="Times New Roman"/>
          <w:color w:val="191919"/>
          <w:sz w:val="20"/>
          <w:szCs w:val="20"/>
        </w:rPr>
        <w:t>." Students suspended for disciplinary reasons will automatically receive the grade of "</w:t>
      </w:r>
      <w:r>
        <w:rPr>
          <w:rFonts w:ascii="Times New Roman" w:hAnsi="Times New Roman"/>
          <w:color w:val="191919"/>
          <w:spacing w:val="-18"/>
          <w:sz w:val="20"/>
          <w:szCs w:val="20"/>
        </w:rPr>
        <w:t>W</w:t>
      </w:r>
      <w:r>
        <w:rPr>
          <w:rFonts w:ascii="Times New Roman" w:hAnsi="Times New Roman"/>
          <w:color w:val="191919"/>
          <w:sz w:val="20"/>
          <w:szCs w:val="20"/>
        </w:rPr>
        <w:t>."</w:t>
      </w:r>
    </w:p>
    <w:p w:rsidR="00807398"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sz w:val="24"/>
          <w:szCs w:val="24"/>
        </w:rPr>
      </w:pPr>
      <w:r>
        <w:rPr>
          <w:rFonts w:ascii="Times New Roman" w:hAnsi="Times New Roman"/>
          <w:color w:val="000000"/>
          <w:sz w:val="24"/>
          <w:szCs w:val="24"/>
        </w:rPr>
        <w:tab/>
      </w:r>
    </w:p>
    <w:p w:rsidR="00807398" w:rsidRPr="00703096" w:rsidRDefault="00807398" w:rsidP="00703096">
      <w:pPr>
        <w:pStyle w:val="Heading2"/>
        <w:ind w:firstLine="360"/>
        <w:rPr>
          <w:rFonts w:ascii="Times New Roman" w:hAnsi="Times New Roman"/>
          <w:color w:val="000000"/>
          <w:sz w:val="20"/>
          <w:szCs w:val="20"/>
        </w:rPr>
      </w:pPr>
      <w:bookmarkStart w:id="48" w:name="_Toc295896883"/>
      <w:r w:rsidRPr="00703096">
        <w:rPr>
          <w:rFonts w:ascii="Times New Roman" w:hAnsi="Times New Roman"/>
          <w:bCs w:val="0"/>
          <w:color w:val="191919"/>
          <w:sz w:val="20"/>
          <w:szCs w:val="20"/>
        </w:rPr>
        <w:t>Scholastic</w:t>
      </w:r>
      <w:r w:rsidRPr="00703096">
        <w:rPr>
          <w:rFonts w:ascii="Times New Roman" w:hAnsi="Times New Roman"/>
          <w:bCs w:val="0"/>
          <w:color w:val="191919"/>
          <w:spacing w:val="-4"/>
          <w:sz w:val="20"/>
          <w:szCs w:val="20"/>
        </w:rPr>
        <w:t xml:space="preserve"> </w:t>
      </w:r>
      <w:r w:rsidRPr="00703096">
        <w:rPr>
          <w:rFonts w:ascii="Times New Roman" w:hAnsi="Times New Roman"/>
          <w:bCs w:val="0"/>
          <w:color w:val="191919"/>
          <w:spacing w:val="-11"/>
          <w:sz w:val="20"/>
          <w:szCs w:val="20"/>
        </w:rPr>
        <w:t>W</w:t>
      </w:r>
      <w:r w:rsidRPr="00703096">
        <w:rPr>
          <w:rFonts w:ascii="Times New Roman" w:hAnsi="Times New Roman"/>
          <w:bCs w:val="0"/>
          <w:color w:val="191919"/>
          <w:sz w:val="20"/>
          <w:szCs w:val="20"/>
        </w:rPr>
        <w:t>arning</w:t>
      </w:r>
      <w:bookmarkEnd w:id="48"/>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whose cumulative grade-point average falls below 3.0 or who otherwise fails to maintain the level of academic performance required by the University and the department that o</w:t>
      </w:r>
      <w:r>
        <w:rPr>
          <w:rFonts w:ascii="Times New Roman" w:hAnsi="Times New Roman"/>
          <w:color w:val="191919"/>
          <w:spacing w:val="-4"/>
          <w:sz w:val="20"/>
          <w:szCs w:val="20"/>
        </w:rPr>
        <w:t>f</w:t>
      </w:r>
      <w:r>
        <w:rPr>
          <w:rFonts w:ascii="Times New Roman" w:hAnsi="Times New Roman"/>
          <w:color w:val="191919"/>
          <w:sz w:val="20"/>
          <w:szCs w:val="20"/>
        </w:rPr>
        <w:t>fers the degree program will receive a letter of scholastic warning from the institution.</w:t>
      </w:r>
    </w:p>
    <w:p w:rsidR="00807398" w:rsidRPr="00703096" w:rsidRDefault="00807398" w:rsidP="00703096">
      <w:pPr>
        <w:pStyle w:val="Heading2"/>
        <w:ind w:firstLine="360"/>
        <w:rPr>
          <w:rFonts w:ascii="Times New Roman" w:hAnsi="Times New Roman"/>
          <w:color w:val="000000"/>
          <w:sz w:val="20"/>
          <w:szCs w:val="20"/>
        </w:rPr>
      </w:pPr>
      <w:bookmarkStart w:id="49" w:name="_Toc295896884"/>
      <w:r w:rsidRPr="00703096">
        <w:rPr>
          <w:rFonts w:ascii="Times New Roman" w:hAnsi="Times New Roman"/>
          <w:bCs w:val="0"/>
          <w:color w:val="191919"/>
          <w:sz w:val="20"/>
          <w:szCs w:val="20"/>
        </w:rPr>
        <w:t>Scholastic</w:t>
      </w:r>
      <w:r w:rsidRPr="00703096">
        <w:rPr>
          <w:rFonts w:ascii="Times New Roman" w:hAnsi="Times New Roman"/>
          <w:bCs w:val="0"/>
          <w:color w:val="191919"/>
          <w:spacing w:val="-4"/>
          <w:sz w:val="20"/>
          <w:szCs w:val="20"/>
        </w:rPr>
        <w:t xml:space="preserve"> </w:t>
      </w:r>
      <w:r w:rsidRPr="00703096">
        <w:rPr>
          <w:rFonts w:ascii="Times New Roman" w:hAnsi="Times New Roman"/>
          <w:bCs w:val="0"/>
          <w:color w:val="191919"/>
          <w:spacing w:val="-18"/>
          <w:sz w:val="20"/>
          <w:szCs w:val="20"/>
        </w:rPr>
        <w:t>T</w:t>
      </w:r>
      <w:r w:rsidRPr="00703096">
        <w:rPr>
          <w:rFonts w:ascii="Times New Roman" w:hAnsi="Times New Roman"/>
          <w:bCs w:val="0"/>
          <w:color w:val="191919"/>
          <w:sz w:val="20"/>
          <w:szCs w:val="20"/>
        </w:rPr>
        <w:t>ermination</w:t>
      </w:r>
      <w:bookmarkEnd w:id="49"/>
    </w:p>
    <w:p w:rsidR="00807398" w:rsidRDefault="00807398" w:rsidP="00807398">
      <w:pPr>
        <w:widowControl w:val="0"/>
        <w:autoSpaceDE w:val="0"/>
        <w:autoSpaceDN w:val="0"/>
        <w:adjustRightInd w:val="0"/>
        <w:spacing w:before="10" w:after="0"/>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subject to scholastic termination for the following reasons:</w:t>
      </w:r>
    </w:p>
    <w:p w:rsidR="00807398" w:rsidRPr="00807398" w:rsidRDefault="00807398" w:rsidP="00BB4865">
      <w:pPr>
        <w:pStyle w:val="ListParagraph"/>
        <w:widowControl w:val="0"/>
        <w:numPr>
          <w:ilvl w:val="0"/>
          <w:numId w:val="36"/>
        </w:numPr>
        <w:autoSpaceDE w:val="0"/>
        <w:autoSpaceDN w:val="0"/>
        <w:adjustRightInd w:val="0"/>
        <w:spacing w:before="10" w:after="0" w:line="250" w:lineRule="auto"/>
        <w:ind w:left="1080" w:right="180" w:hanging="360"/>
        <w:jc w:val="both"/>
        <w:rPr>
          <w:rFonts w:ascii="Times New Roman" w:hAnsi="Times New Roman"/>
          <w:color w:val="000000"/>
          <w:sz w:val="20"/>
          <w:szCs w:val="20"/>
        </w:rPr>
      </w:pPr>
      <w:r w:rsidRPr="00807398">
        <w:rPr>
          <w:rFonts w:ascii="Times New Roman" w:hAnsi="Times New Roman"/>
          <w:color w:val="191919"/>
          <w:sz w:val="20"/>
          <w:szCs w:val="20"/>
        </w:rPr>
        <w:t>Failure to achieve a 3.0 cumulative grade-point average by the end of the next semester of enrollment following scholastic warning.</w:t>
      </w:r>
    </w:p>
    <w:p w:rsidR="00807398" w:rsidRPr="00807398" w:rsidRDefault="00807398" w:rsidP="00BB4865">
      <w:pPr>
        <w:pStyle w:val="ListParagraph"/>
        <w:widowControl w:val="0"/>
        <w:numPr>
          <w:ilvl w:val="0"/>
          <w:numId w:val="36"/>
        </w:numPr>
        <w:autoSpaceDE w:val="0"/>
        <w:autoSpaceDN w:val="0"/>
        <w:adjustRightInd w:val="0"/>
        <w:spacing w:after="0" w:line="250" w:lineRule="auto"/>
        <w:ind w:left="1080" w:right="180" w:hanging="360"/>
        <w:jc w:val="both"/>
        <w:rPr>
          <w:rFonts w:ascii="Times New Roman" w:hAnsi="Times New Roman"/>
          <w:color w:val="000000"/>
          <w:sz w:val="20"/>
          <w:szCs w:val="20"/>
        </w:rPr>
      </w:pPr>
      <w:r w:rsidRPr="00807398">
        <w:rPr>
          <w:rFonts w:ascii="Times New Roman" w:hAnsi="Times New Roman"/>
          <w:color w:val="191919"/>
          <w:sz w:val="20"/>
          <w:szCs w:val="20"/>
        </w:rPr>
        <w:t>Failure to maintain other academic performance standards required by the department offering the degree program of stud</w:t>
      </w:r>
      <w:r w:rsidRPr="00807398">
        <w:rPr>
          <w:rFonts w:ascii="Times New Roman" w:hAnsi="Times New Roman"/>
          <w:color w:val="191919"/>
          <w:spacing w:val="-13"/>
          <w:sz w:val="20"/>
          <w:szCs w:val="20"/>
        </w:rPr>
        <w:t>y</w:t>
      </w:r>
      <w:r w:rsidRPr="00807398">
        <w:rPr>
          <w:rFonts w:ascii="Times New Roman" w:hAnsi="Times New Roman"/>
          <w:color w:val="191919"/>
          <w:sz w:val="20"/>
          <w:szCs w:val="20"/>
        </w:rPr>
        <w:t>.</w:t>
      </w:r>
    </w:p>
    <w:p w:rsidR="00807398" w:rsidRPr="00807398" w:rsidRDefault="00807398" w:rsidP="00BB4865">
      <w:pPr>
        <w:pStyle w:val="ListParagraph"/>
        <w:widowControl w:val="0"/>
        <w:numPr>
          <w:ilvl w:val="0"/>
          <w:numId w:val="36"/>
        </w:numPr>
        <w:autoSpaceDE w:val="0"/>
        <w:autoSpaceDN w:val="0"/>
        <w:adjustRightInd w:val="0"/>
        <w:spacing w:after="0"/>
        <w:ind w:left="1080" w:right="180" w:hanging="360"/>
        <w:jc w:val="both"/>
        <w:rPr>
          <w:rFonts w:ascii="Times New Roman" w:hAnsi="Times New Roman"/>
          <w:color w:val="000000"/>
          <w:sz w:val="20"/>
          <w:szCs w:val="20"/>
        </w:rPr>
      </w:pPr>
      <w:r w:rsidRPr="00807398">
        <w:rPr>
          <w:rFonts w:ascii="Times New Roman" w:hAnsi="Times New Roman"/>
          <w:color w:val="191919"/>
          <w:sz w:val="20"/>
          <w:szCs w:val="20"/>
        </w:rPr>
        <w:t>Third failure on comprehensive examinations.</w:t>
      </w:r>
    </w:p>
    <w:p w:rsidR="00807398" w:rsidRPr="00703096" w:rsidRDefault="00807398" w:rsidP="00703096">
      <w:pPr>
        <w:pStyle w:val="Heading2"/>
        <w:ind w:firstLine="360"/>
        <w:rPr>
          <w:rFonts w:ascii="Times New Roman" w:hAnsi="Times New Roman"/>
          <w:color w:val="000000"/>
          <w:sz w:val="20"/>
          <w:szCs w:val="20"/>
        </w:rPr>
      </w:pPr>
      <w:bookmarkStart w:id="50" w:name="_Toc295896885"/>
      <w:r w:rsidRPr="00703096">
        <w:rPr>
          <w:rFonts w:ascii="Times New Roman" w:hAnsi="Times New Roman"/>
          <w:bCs w:val="0"/>
          <w:color w:val="191919"/>
          <w:sz w:val="20"/>
          <w:szCs w:val="20"/>
        </w:rPr>
        <w:t>Academic</w:t>
      </w:r>
      <w:r w:rsidRPr="00703096">
        <w:rPr>
          <w:rFonts w:ascii="Times New Roman" w:hAnsi="Times New Roman"/>
          <w:bCs w:val="0"/>
          <w:color w:val="191919"/>
          <w:spacing w:val="-11"/>
          <w:sz w:val="20"/>
          <w:szCs w:val="20"/>
        </w:rPr>
        <w:t xml:space="preserve"> </w:t>
      </w:r>
      <w:r w:rsidRPr="00703096">
        <w:rPr>
          <w:rFonts w:ascii="Times New Roman" w:hAnsi="Times New Roman"/>
          <w:bCs w:val="0"/>
          <w:color w:val="191919"/>
          <w:sz w:val="20"/>
          <w:szCs w:val="20"/>
        </w:rPr>
        <w:t>Advisement</w:t>
      </w:r>
      <w:bookmarkEnd w:id="50"/>
    </w:p>
    <w:p w:rsidR="00EA4995" w:rsidRDefault="00807398" w:rsidP="00807398">
      <w:pPr>
        <w:widowControl w:val="0"/>
        <w:autoSpaceDE w:val="0"/>
        <w:autoSpaceDN w:val="0"/>
        <w:adjustRightInd w:val="0"/>
        <w:spacing w:before="10" w:after="0"/>
        <w:ind w:left="360" w:right="180" w:firstLine="360"/>
        <w:jc w:val="both"/>
        <w:rPr>
          <w:rFonts w:ascii="Times New Roman" w:hAnsi="Times New Roman"/>
          <w:color w:val="191919"/>
          <w:sz w:val="20"/>
          <w:szCs w:val="20"/>
        </w:rPr>
      </w:pPr>
      <w:r>
        <w:rPr>
          <w:rFonts w:ascii="Times New Roman" w:hAnsi="Times New Roman"/>
          <w:color w:val="191919"/>
          <w:sz w:val="20"/>
          <w:szCs w:val="20"/>
        </w:rPr>
        <w:t>An academic advisor is assigned to each student at the time of acceptance into the Graduate School. Students are expected to confer with their advisors on a periodic basis.</w:t>
      </w:r>
    </w:p>
    <w:p w:rsidR="00807398" w:rsidRPr="00703096" w:rsidRDefault="00807398" w:rsidP="00703096">
      <w:pPr>
        <w:pStyle w:val="Heading2"/>
        <w:ind w:firstLine="450"/>
        <w:rPr>
          <w:rFonts w:ascii="Times New Roman" w:hAnsi="Times New Roman"/>
          <w:color w:val="000000"/>
          <w:sz w:val="20"/>
          <w:szCs w:val="20"/>
        </w:rPr>
      </w:pPr>
      <w:bookmarkStart w:id="51" w:name="_Toc295896886"/>
      <w:r w:rsidRPr="00703096">
        <w:rPr>
          <w:rFonts w:ascii="Times New Roman" w:hAnsi="Times New Roman"/>
          <w:bCs w:val="0"/>
          <w:color w:val="191919"/>
          <w:sz w:val="20"/>
          <w:szCs w:val="20"/>
        </w:rPr>
        <w:t>Residence Classification</w:t>
      </w:r>
      <w:bookmarkEnd w:id="51"/>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Residence status is not changed automaticall</w:t>
      </w:r>
      <w:r>
        <w:rPr>
          <w:rFonts w:ascii="Times New Roman" w:hAnsi="Times New Roman"/>
          <w:color w:val="191919"/>
          <w:spacing w:val="-13"/>
          <w:sz w:val="20"/>
          <w:szCs w:val="20"/>
        </w:rPr>
        <w:t>y</w:t>
      </w:r>
      <w:r>
        <w:rPr>
          <w:rFonts w:ascii="Times New Roman" w:hAnsi="Times New Roman"/>
          <w:color w:val="191919"/>
          <w:sz w:val="20"/>
          <w:szCs w:val="20"/>
        </w:rPr>
        <w:t>, and the burden of proof rests with the student to provide documentation that he or she qualifies as a legal resident under the regulations of 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ensure timely completion of required processing, a student/applicant requesting a change in residence classification for a specific semester should file the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and all supporting documentation no later than three weeks (20 working days) prior to registration. Decisions prior to registration cannot be guaranteed when petitions and all supporting documentation are received after the specified deadline.</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If the petition is denied and the student wishes to petition for a later semeste</w:t>
      </w:r>
      <w:r>
        <w:rPr>
          <w:rFonts w:ascii="Times New Roman" w:hAnsi="Times New Roman"/>
          <w:color w:val="191919"/>
          <w:spacing w:val="-8"/>
          <w:sz w:val="20"/>
          <w:szCs w:val="20"/>
        </w:rPr>
        <w:t>r</w:t>
      </w:r>
      <w:r>
        <w:rPr>
          <w:rFonts w:ascii="Times New Roman" w:hAnsi="Times New Roman"/>
          <w:color w:val="191919"/>
          <w:sz w:val="20"/>
          <w:szCs w:val="20"/>
        </w:rPr>
        <w:t>, a new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must be submitted for that semeste</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petition to be reclassified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can be obtained from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Office. Supporting documents and petition should be returned by July 1 for Fall Semeste</w:t>
      </w:r>
      <w:r>
        <w:rPr>
          <w:rFonts w:ascii="Times New Roman" w:hAnsi="Times New Roman"/>
          <w:color w:val="191919"/>
          <w:spacing w:val="-8"/>
          <w:sz w:val="20"/>
          <w:szCs w:val="20"/>
        </w:rPr>
        <w:t>r</w:t>
      </w:r>
      <w:r>
        <w:rPr>
          <w:rFonts w:ascii="Times New Roman" w:hAnsi="Times New Roman"/>
          <w:color w:val="191919"/>
          <w:sz w:val="20"/>
          <w:szCs w:val="20"/>
        </w:rPr>
        <w:t>, November 15 for Spring Semester and May 1 for Summer Semeste</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52" w:name="_Toc295896887"/>
      <w:r w:rsidRPr="00703096">
        <w:rPr>
          <w:rFonts w:ascii="Times New Roman" w:hAnsi="Times New Roman"/>
          <w:bCs w:val="0"/>
          <w:color w:val="191919"/>
          <w:sz w:val="20"/>
          <w:szCs w:val="20"/>
        </w:rPr>
        <w:t>Legal Residency Requi</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ements</w:t>
      </w:r>
      <w:bookmarkEnd w:id="52"/>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Legal residents of Geo</w:t>
      </w:r>
      <w:r>
        <w:rPr>
          <w:rFonts w:ascii="Times New Roman" w:hAnsi="Times New Roman"/>
          <w:color w:val="191919"/>
          <w:spacing w:val="-4"/>
          <w:sz w:val="20"/>
          <w:szCs w:val="20"/>
        </w:rPr>
        <w:t>r</w:t>
      </w:r>
      <w:r>
        <w:rPr>
          <w:rFonts w:ascii="Times New Roman" w:hAnsi="Times New Roman"/>
          <w:color w:val="191919"/>
          <w:sz w:val="20"/>
          <w:szCs w:val="20"/>
        </w:rPr>
        <w:t>gia, as well as certain categories of nonresidents, may be enrolled upon payment of resident fees in accordance with the following Regents’</w:t>
      </w:r>
      <w:r>
        <w:rPr>
          <w:rFonts w:ascii="Times New Roman" w:hAnsi="Times New Roman"/>
          <w:color w:val="191919"/>
          <w:spacing w:val="-15"/>
          <w:sz w:val="20"/>
          <w:szCs w:val="20"/>
        </w:rPr>
        <w:t xml:space="preserve"> </w:t>
      </w:r>
      <w:r>
        <w:rPr>
          <w:rFonts w:ascii="Times New Roman" w:hAnsi="Times New Roman"/>
          <w:color w:val="191919"/>
          <w:sz w:val="20"/>
          <w:szCs w:val="20"/>
        </w:rPr>
        <w:t>rules:</w:t>
      </w:r>
    </w:p>
    <w:p w:rsidR="00807398"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1. (a)If a person is 18 years or olde</w:t>
      </w:r>
      <w:r>
        <w:rPr>
          <w:rFonts w:ascii="Times New Roman" w:hAnsi="Times New Roman"/>
          <w:color w:val="191919"/>
          <w:spacing w:val="-8"/>
          <w:sz w:val="20"/>
          <w:szCs w:val="20"/>
        </w:rPr>
        <w:t>r</w:t>
      </w:r>
      <w:r>
        <w:rPr>
          <w:rFonts w:ascii="Times New Roman" w:hAnsi="Times New Roman"/>
          <w:color w:val="191919"/>
          <w:sz w:val="20"/>
          <w:szCs w:val="20"/>
        </w:rPr>
        <w:t>, he or she may register as a resident student only upon showing that he or she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z w:val="20"/>
          <w:szCs w:val="20"/>
        </w:rPr>
        <w:tab/>
        <w:t>If a person is under 18 years of age, he or she may register as a resident student only upon showing that his or her supporting parent or guardian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 period of at least 12 months immediately preceding the date of registration.</w:t>
      </w:r>
    </w:p>
    <w:p w:rsidR="00807398"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3.</w:t>
      </w:r>
      <w:r>
        <w:rPr>
          <w:rFonts w:ascii="Times New Roman" w:hAnsi="Times New Roman"/>
          <w:color w:val="191919"/>
          <w:sz w:val="20"/>
          <w:szCs w:val="20"/>
        </w:rPr>
        <w:tab/>
        <w:t>If a parent or legal guardian of a minor changes his or her legal residence to another state following a period of legal residence in Geo</w:t>
      </w:r>
      <w:r>
        <w:rPr>
          <w:rFonts w:ascii="Times New Roman" w:hAnsi="Times New Roman"/>
          <w:color w:val="191919"/>
          <w:spacing w:val="-4"/>
          <w:sz w:val="20"/>
          <w:szCs w:val="20"/>
        </w:rPr>
        <w:t>r</w:t>
      </w:r>
      <w:r>
        <w:rPr>
          <w:rFonts w:ascii="Times New Roman" w:hAnsi="Times New Roman"/>
          <w:color w:val="191919"/>
          <w:sz w:val="20"/>
          <w:szCs w:val="20"/>
        </w:rPr>
        <w:t>gia, the minor may continue to take courses for a period of 12 consecutive months on the payment of in-state tuition.</w:t>
      </w:r>
      <w:r>
        <w:rPr>
          <w:rFonts w:ascii="Times New Roman" w:hAnsi="Times New Roman"/>
          <w:color w:val="191919"/>
          <w:spacing w:val="-11"/>
          <w:sz w:val="20"/>
          <w:szCs w:val="20"/>
        </w:rPr>
        <w:t xml:space="preserve"> </w:t>
      </w:r>
      <w:r>
        <w:rPr>
          <w:rFonts w:ascii="Times New Roman" w:hAnsi="Times New Roman"/>
          <w:color w:val="191919"/>
          <w:sz w:val="20"/>
          <w:szCs w:val="20"/>
        </w:rPr>
        <w:t>After the expiration of the twelve-month period, the student may continue his or her registration only upon the payment of fees at the out-of-state rate.</w:t>
      </w:r>
    </w:p>
    <w:p w:rsidR="00807398"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4.</w:t>
      </w:r>
      <w:r>
        <w:rPr>
          <w:rFonts w:ascii="Times New Roman" w:hAnsi="Times New Roman"/>
          <w:color w:val="191919"/>
          <w:sz w:val="20"/>
          <w:szCs w:val="20"/>
        </w:rPr>
        <w:tab/>
        <w:t>In the event that a legal resident of Geo</w:t>
      </w:r>
      <w:r>
        <w:rPr>
          <w:rFonts w:ascii="Times New Roman" w:hAnsi="Times New Roman"/>
          <w:color w:val="191919"/>
          <w:spacing w:val="-4"/>
          <w:sz w:val="20"/>
          <w:szCs w:val="20"/>
        </w:rPr>
        <w:t>r</w:t>
      </w:r>
      <w:r>
        <w:rPr>
          <w:rFonts w:ascii="Times New Roman" w:hAnsi="Times New Roman"/>
          <w:color w:val="191919"/>
          <w:sz w:val="20"/>
          <w:szCs w:val="20"/>
        </w:rPr>
        <w:t>gia is appointed as guardian of a nonresident mino</w:t>
      </w:r>
      <w:r>
        <w:rPr>
          <w:rFonts w:ascii="Times New Roman" w:hAnsi="Times New Roman"/>
          <w:color w:val="191919"/>
          <w:spacing w:val="-8"/>
          <w:sz w:val="20"/>
          <w:szCs w:val="20"/>
        </w:rPr>
        <w:t>r</w:t>
      </w:r>
      <w:r>
        <w:rPr>
          <w:rFonts w:ascii="Times New Roman" w:hAnsi="Times New Roman"/>
          <w:color w:val="191919"/>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807398"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 xml:space="preserve">5.  </w:t>
      </w:r>
      <w:r>
        <w:rPr>
          <w:rFonts w:ascii="Times New Roman" w:hAnsi="Times New Roman"/>
          <w:color w:val="191919"/>
          <w:spacing w:val="39"/>
          <w:sz w:val="20"/>
          <w:szCs w:val="20"/>
        </w:rPr>
        <w:t xml:space="preserve"> </w:t>
      </w:r>
      <w:r>
        <w:rPr>
          <w:rFonts w:ascii="Times New Roman" w:hAnsi="Times New Roman"/>
          <w:color w:val="191919"/>
          <w:sz w:val="20"/>
          <w:szCs w:val="20"/>
        </w:rPr>
        <w:t>Aliens shall be classified as nonresident students; provided, howeve</w:t>
      </w:r>
      <w:r>
        <w:rPr>
          <w:rFonts w:ascii="Times New Roman" w:hAnsi="Times New Roman"/>
          <w:color w:val="191919"/>
          <w:spacing w:val="-8"/>
          <w:sz w:val="20"/>
          <w:szCs w:val="20"/>
        </w:rPr>
        <w:t>r</w:t>
      </w:r>
      <w:r>
        <w:rPr>
          <w:rFonts w:ascii="Times New Roman" w:hAnsi="Times New Roman"/>
          <w:color w:val="191919"/>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Default="00807398" w:rsidP="00807398">
      <w:pPr>
        <w:widowControl w:val="0"/>
        <w:autoSpaceDE w:val="0"/>
        <w:autoSpaceDN w:val="0"/>
        <w:adjustRightInd w:val="0"/>
        <w:spacing w:after="0"/>
        <w:ind w:left="1080" w:right="180" w:hanging="270"/>
        <w:jc w:val="both"/>
        <w:rPr>
          <w:rFonts w:ascii="Times New Roman" w:hAnsi="Times New Roman"/>
          <w:color w:val="000000"/>
          <w:sz w:val="20"/>
          <w:szCs w:val="20"/>
        </w:rPr>
      </w:pPr>
      <w:r>
        <w:rPr>
          <w:rFonts w:ascii="Times New Roman" w:hAnsi="Times New Roman"/>
          <w:color w:val="191919"/>
          <w:sz w:val="20"/>
          <w:szCs w:val="20"/>
        </w:rPr>
        <w:t xml:space="preserve">6.  </w:t>
      </w:r>
      <w:r>
        <w:rPr>
          <w:rFonts w:ascii="Times New Roman" w:hAnsi="Times New Roman"/>
          <w:color w:val="191919"/>
          <w:spacing w:val="-16"/>
          <w:sz w:val="20"/>
          <w:szCs w:val="20"/>
        </w:rPr>
        <w:t>W</w:t>
      </w:r>
      <w:r>
        <w:rPr>
          <w:rFonts w:ascii="Times New Roman" w:hAnsi="Times New Roman"/>
          <w:color w:val="191919"/>
          <w:sz w:val="20"/>
          <w:szCs w:val="20"/>
        </w:rPr>
        <w:t>aivers:</w:t>
      </w:r>
      <w:r>
        <w:rPr>
          <w:rFonts w:ascii="Times New Roman" w:hAnsi="Times New Roman"/>
          <w:color w:val="191919"/>
          <w:spacing w:val="-11"/>
          <w:sz w:val="20"/>
          <w:szCs w:val="20"/>
        </w:rPr>
        <w:t xml:space="preserve"> </w:t>
      </w:r>
      <w:r>
        <w:rPr>
          <w:rFonts w:ascii="Times New Roman" w:hAnsi="Times New Roman"/>
          <w:color w:val="191919"/>
          <w:sz w:val="20"/>
          <w:szCs w:val="20"/>
        </w:rPr>
        <w:t>An institution may waive out-of-state tuition for:</w:t>
      </w:r>
    </w:p>
    <w:p w:rsidR="00807398" w:rsidRPr="00807398"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nonresident students who are financially dependent upon a parent, parents or spouse who has been a legal resident of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for at least 12 consecutive months immediately preceding the date of registration; provided, howeve</w:t>
      </w:r>
      <w:r w:rsidRPr="00807398">
        <w:rPr>
          <w:rFonts w:ascii="Times New Roman" w:hAnsi="Times New Roman"/>
          <w:color w:val="191919"/>
          <w:spacing w:val="-8"/>
          <w:sz w:val="20"/>
          <w:szCs w:val="20"/>
        </w:rPr>
        <w:t>r</w:t>
      </w:r>
      <w:r w:rsidRPr="00807398">
        <w:rPr>
          <w:rFonts w:ascii="Times New Roman" w:hAnsi="Times New Roman"/>
          <w:color w:val="191919"/>
          <w:sz w:val="20"/>
          <w:szCs w:val="20"/>
        </w:rPr>
        <w:t>, that such financial dependence shall have existed for at least 12 consecutive months immediately preceding the date of registration;</w:t>
      </w:r>
    </w:p>
    <w:p w:rsidR="00807398"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191919"/>
          <w:sz w:val="20"/>
          <w:szCs w:val="20"/>
        </w:rPr>
      </w:pPr>
      <w:r w:rsidRPr="00807398">
        <w:rPr>
          <w:rFonts w:ascii="Times New Roman" w:hAnsi="Times New Roman"/>
          <w:color w:val="191919"/>
          <w:sz w:val="20"/>
          <w:szCs w:val="20"/>
        </w:rPr>
        <w:t>international students, selected by the institutional president or his or her authorized representative, provided that the number of such waivers in e</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fect does not exceed one percent of the equivalent full-time students enrolled at the institution in the fall semester immediately preceding the semester for which the out-of-state tuition is to be waived;</w:t>
      </w:r>
    </w:p>
    <w:p w:rsidR="00807398" w:rsidRPr="00807398"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191919"/>
          <w:sz w:val="20"/>
          <w:szCs w:val="20"/>
        </w:rPr>
      </w:pPr>
      <w:r w:rsidRPr="00807398">
        <w:rPr>
          <w:rFonts w:ascii="Times New Roman" w:hAnsi="Times New Roman"/>
          <w:color w:val="191919"/>
          <w:sz w:val="20"/>
          <w:szCs w:val="20"/>
        </w:rPr>
        <w:t>full-time employees of the University System, their spouses and their dependent children;</w:t>
      </w:r>
    </w:p>
    <w:p w:rsidR="00807398" w:rsidRPr="00807398"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191919"/>
          <w:sz w:val="20"/>
          <w:szCs w:val="20"/>
        </w:rPr>
      </w:pPr>
      <w:r w:rsidRPr="00807398">
        <w:rPr>
          <w:rFonts w:ascii="Times New Roman" w:hAnsi="Times New Roman"/>
          <w:color w:val="191919"/>
          <w:sz w:val="20"/>
          <w:szCs w:val="20"/>
        </w:rPr>
        <w:t>medical and dental residents and medical and dental interns at the Medical College of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w:t>
      </w:r>
    </w:p>
    <w:p w:rsidR="00807398" w:rsidRPr="00807398" w:rsidRDefault="00807398" w:rsidP="00BB4865">
      <w:pPr>
        <w:pStyle w:val="ListParagraph"/>
        <w:widowControl w:val="0"/>
        <w:numPr>
          <w:ilvl w:val="0"/>
          <w:numId w:val="37"/>
        </w:numPr>
        <w:autoSpaceDE w:val="0"/>
        <w:autoSpaceDN w:val="0"/>
        <w:adjustRightInd w:val="0"/>
        <w:spacing w:before="26"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full-time teachers in the public schools of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or in the programs of the State Board of</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echnical and</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Adult Education and their dependent children.</w:t>
      </w:r>
      <w:r w:rsidRPr="00807398">
        <w:rPr>
          <w:rFonts w:ascii="Times New Roman" w:hAnsi="Times New Roman"/>
          <w:color w:val="191919"/>
          <w:spacing w:val="-3"/>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eachers employed full-time on military bases in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shall also qualify for this waiver;</w:t>
      </w:r>
    </w:p>
    <w:p w:rsidR="00807398" w:rsidRPr="00807398"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career consular 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ficers and their dependents who are citizens of the foreign nation which their consular 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ficer represents, and who are stationed and living in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under orders of their respective governments.</w:t>
      </w:r>
      <w:r w:rsidRPr="00807398">
        <w:rPr>
          <w:rFonts w:ascii="Times New Roman" w:hAnsi="Times New Roman"/>
          <w:color w:val="191919"/>
          <w:spacing w:val="-4"/>
          <w:sz w:val="20"/>
          <w:szCs w:val="20"/>
        </w:rPr>
        <w:t xml:space="preserve"> </w:t>
      </w:r>
      <w:r w:rsidRPr="00807398">
        <w:rPr>
          <w:rFonts w:ascii="Times New Roman" w:hAnsi="Times New Roman"/>
          <w:color w:val="191919"/>
          <w:sz w:val="20"/>
          <w:szCs w:val="20"/>
        </w:rPr>
        <w:t>This waiver shall apply only to those consular 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ficers whose nations operate on the principle of educational reciprocity with the United States;</w:t>
      </w:r>
    </w:p>
    <w:p w:rsidR="00807398" w:rsidRPr="00807398"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military personnel and their dependents stationed in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and on active duty un- less such military personnel are assigned as students to system institutions for educational purposes.</w:t>
      </w:r>
    </w:p>
    <w:p w:rsidR="00807398" w:rsidRPr="00807398"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sz w:val="20"/>
          <w:szCs w:val="20"/>
        </w:rPr>
      </w:pPr>
      <w:r w:rsidRPr="00807398">
        <w:rPr>
          <w:rFonts w:ascii="Times New Roman" w:hAnsi="Times New Roman"/>
          <w:color w:val="191919"/>
          <w:sz w:val="20"/>
          <w:szCs w:val="20"/>
        </w:rPr>
        <w:t>selected graduate students at university-level institutions.</w:t>
      </w:r>
    </w:p>
    <w:p w:rsidR="00807398" w:rsidRPr="00807398"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students who are legal residents of out-of-state counties bordering on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counties in which an institution of the University System is located and who are enrolled in said institution.</w:t>
      </w:r>
    </w:p>
    <w:p w:rsidR="00807398" w:rsidRDefault="00807398" w:rsidP="00807398">
      <w:pPr>
        <w:widowControl w:val="0"/>
        <w:autoSpaceDE w:val="0"/>
        <w:autoSpaceDN w:val="0"/>
        <w:adjustRightInd w:val="0"/>
        <w:spacing w:after="0" w:line="250" w:lineRule="auto"/>
        <w:ind w:left="1925" w:right="1000" w:firstLine="360"/>
        <w:rPr>
          <w:rFonts w:ascii="Times New Roman" w:hAnsi="Times New Roman"/>
          <w:color w:val="191919"/>
          <w:sz w:val="20"/>
          <w:szCs w:val="20"/>
        </w:rPr>
      </w:pP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is 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must notify the Registrar immediately of any change in residence status. If it is determined that the student has misrepresented or omitted facts which result in classification or reclassification as a resident student, retroactive cha</w:t>
      </w:r>
      <w:r>
        <w:rPr>
          <w:rFonts w:ascii="Times New Roman" w:hAnsi="Times New Roman"/>
          <w:color w:val="191919"/>
          <w:spacing w:val="-4"/>
          <w:sz w:val="20"/>
          <w:szCs w:val="20"/>
        </w:rPr>
        <w:t>r</w:t>
      </w:r>
      <w:r>
        <w:rPr>
          <w:rFonts w:ascii="Times New Roman" w:hAnsi="Times New Roman"/>
          <w:color w:val="191919"/>
          <w:sz w:val="20"/>
          <w:szCs w:val="20"/>
        </w:rPr>
        <w:t>ges for non-resident fees will be made by the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Pr>
          <w:rFonts w:ascii="Times New Roman" w:hAnsi="Times New Roman"/>
          <w:color w:val="191919"/>
          <w:spacing w:val="-4"/>
          <w:sz w:val="20"/>
          <w:szCs w:val="20"/>
        </w:rPr>
        <w:t xml:space="preserve"> </w:t>
      </w:r>
      <w:r>
        <w:rPr>
          <w:rFonts w:ascii="Times New Roman" w:hAnsi="Times New Roman"/>
          <w:color w:val="191919"/>
          <w:sz w:val="20"/>
          <w:szCs w:val="20"/>
        </w:rPr>
        <w:t>The Registra</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EA4995"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sz w:val="16"/>
          <w:szCs w:val="16"/>
        </w:rPr>
      </w:pPr>
    </w:p>
    <w:p w:rsidR="00C80343"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sz w:val="16"/>
          <w:szCs w:val="16"/>
        </w:rPr>
      </w:pPr>
    </w:p>
    <w:p w:rsidR="00C80343" w:rsidRPr="00EF6E73" w:rsidRDefault="00EF6E73" w:rsidP="00EF6E73">
      <w:pPr>
        <w:pStyle w:val="Heading2"/>
        <w:jc w:val="center"/>
        <w:rPr>
          <w:rFonts w:ascii="Impact" w:hAnsi="Impact"/>
          <w:color w:val="595959" w:themeColor="text1" w:themeTint="A6"/>
          <w:sz w:val="36"/>
          <w:szCs w:val="36"/>
        </w:rPr>
      </w:pPr>
      <w:bookmarkStart w:id="53" w:name="_Toc295896888"/>
      <w:r w:rsidRPr="00EF6E73">
        <w:rPr>
          <w:rFonts w:ascii="Impact" w:hAnsi="Impact"/>
          <w:color w:val="595959" w:themeColor="text1" w:themeTint="A6"/>
          <w:sz w:val="48"/>
          <w:szCs w:val="48"/>
        </w:rPr>
        <w:t>G</w:t>
      </w:r>
      <w:r w:rsidRPr="00EF6E73">
        <w:rPr>
          <w:rFonts w:ascii="Impact" w:hAnsi="Impact"/>
          <w:color w:val="595959" w:themeColor="text1" w:themeTint="A6"/>
          <w:sz w:val="36"/>
          <w:szCs w:val="36"/>
        </w:rPr>
        <w:t xml:space="preserve">ENERAL </w:t>
      </w:r>
      <w:r w:rsidRPr="00EF6E73">
        <w:rPr>
          <w:rFonts w:ascii="Impact" w:hAnsi="Impact"/>
          <w:color w:val="595959" w:themeColor="text1" w:themeTint="A6"/>
          <w:sz w:val="48"/>
          <w:szCs w:val="48"/>
        </w:rPr>
        <w:t>P</w:t>
      </w:r>
      <w:r w:rsidRPr="00EF6E73">
        <w:rPr>
          <w:rFonts w:ascii="Impact" w:hAnsi="Impact"/>
          <w:color w:val="595959" w:themeColor="text1" w:themeTint="A6"/>
          <w:sz w:val="36"/>
          <w:szCs w:val="36"/>
        </w:rPr>
        <w:t>OLICIES</w:t>
      </w:r>
      <w:bookmarkEnd w:id="53"/>
    </w:p>
    <w:p w:rsidR="00807398" w:rsidRDefault="00807398" w:rsidP="00807398">
      <w:pPr>
        <w:widowControl w:val="0"/>
        <w:autoSpaceDE w:val="0"/>
        <w:autoSpaceDN w:val="0"/>
        <w:adjustRightInd w:val="0"/>
        <w:spacing w:after="0"/>
        <w:ind w:left="360" w:right="180" w:firstLine="0"/>
        <w:jc w:val="both"/>
        <w:rPr>
          <w:rFonts w:ascii="Times New Roman" w:hAnsi="Times New Roman"/>
          <w:color w:val="000000"/>
          <w:sz w:val="20"/>
          <w:szCs w:val="20"/>
        </w:rPr>
      </w:pPr>
      <w:bookmarkStart w:id="54" w:name="_Toc294969646"/>
      <w:r>
        <w:rPr>
          <w:rFonts w:ascii="Times New Roman" w:hAnsi="Times New Roman"/>
          <w:b/>
          <w:bCs/>
          <w:color w:val="191919"/>
          <w:sz w:val="20"/>
          <w:szCs w:val="20"/>
        </w:rPr>
        <w:t>Attendance Policy</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structure of graduate courses and programs normally require full class attendance by students enrolled.</w:t>
      </w:r>
      <w:r>
        <w:rPr>
          <w:rFonts w:ascii="Times New Roman" w:hAnsi="Times New Roman"/>
          <w:color w:val="191919"/>
          <w:spacing w:val="-11"/>
          <w:sz w:val="20"/>
          <w:szCs w:val="20"/>
        </w:rPr>
        <w:t xml:space="preserve"> </w:t>
      </w:r>
      <w:r>
        <w:rPr>
          <w:rFonts w:ascii="Times New Roman" w:hAnsi="Times New Roman"/>
          <w:color w:val="191919"/>
          <w:sz w:val="20"/>
          <w:szCs w:val="20"/>
        </w:rPr>
        <w:t>All matters related to the student</w:t>
      </w:r>
      <w:r>
        <w:rPr>
          <w:rFonts w:ascii="Times New Roman" w:hAnsi="Times New Roman"/>
          <w:color w:val="191919"/>
          <w:spacing w:val="-11"/>
          <w:sz w:val="20"/>
          <w:szCs w:val="20"/>
        </w:rPr>
        <w:t>’</w:t>
      </w:r>
      <w:r>
        <w:rPr>
          <w:rFonts w:ascii="Times New Roman" w:hAnsi="Times New Roman"/>
          <w:color w:val="191919"/>
          <w:sz w:val="20"/>
          <w:szCs w:val="20"/>
        </w:rPr>
        <w:t>s absence, including making up work missed, are to be arranged between the student and the instructo</w:t>
      </w:r>
      <w:r>
        <w:rPr>
          <w:rFonts w:ascii="Times New Roman" w:hAnsi="Times New Roman"/>
          <w:color w:val="191919"/>
          <w:spacing w:val="-11"/>
          <w:sz w:val="20"/>
          <w:szCs w:val="20"/>
        </w:rPr>
        <w:t>r</w:t>
      </w:r>
      <w:r>
        <w:rPr>
          <w:rFonts w:ascii="Times New Roman" w:hAnsi="Times New Roman"/>
          <w:color w:val="191919"/>
          <w:sz w:val="20"/>
          <w:szCs w:val="20"/>
        </w:rPr>
        <w:t>. Class attendance is important to successful academic performance.</w:t>
      </w:r>
    </w:p>
    <w:p w:rsidR="00807398"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Cheating and Plagiarism</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Cheating and plagiarism are non-academic grounds for expulsion from the Graduate School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No student shall give or receive any assistance not authorized by the professor in the   preparation of any assignment, report, project or examination to be submitted as a requirement for academic credit.</w:t>
      </w:r>
    </w:p>
    <w:p w:rsidR="00807398" w:rsidRPr="00703096" w:rsidRDefault="00807398" w:rsidP="00703096">
      <w:pPr>
        <w:pStyle w:val="Heading2"/>
        <w:ind w:firstLine="360"/>
        <w:rPr>
          <w:rFonts w:ascii="Times New Roman" w:hAnsi="Times New Roman"/>
          <w:color w:val="000000"/>
          <w:sz w:val="20"/>
          <w:szCs w:val="20"/>
        </w:rPr>
      </w:pPr>
      <w:bookmarkStart w:id="55" w:name="_Toc295896889"/>
      <w:r w:rsidRPr="00703096">
        <w:rPr>
          <w:rFonts w:ascii="Times New Roman" w:hAnsi="Times New Roman"/>
          <w:bCs w:val="0"/>
          <w:color w:val="191919"/>
          <w:sz w:val="20"/>
          <w:szCs w:val="20"/>
        </w:rPr>
        <w:t>Commencement Exe</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cises</w:t>
      </w:r>
      <w:bookmarkEnd w:id="55"/>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candidate for graduation must participate in commencement exercises unless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grants an o</w:t>
      </w:r>
      <w:r>
        <w:rPr>
          <w:rFonts w:ascii="Times New Roman" w:hAnsi="Times New Roman"/>
          <w:color w:val="191919"/>
          <w:spacing w:val="-4"/>
          <w:sz w:val="20"/>
          <w:szCs w:val="20"/>
        </w:rPr>
        <w:t>f</w:t>
      </w:r>
      <w:r>
        <w:rPr>
          <w:rFonts w:ascii="Times New Roman" w:hAnsi="Times New Roman"/>
          <w:color w:val="191919"/>
          <w:sz w:val="20"/>
          <w:szCs w:val="20"/>
        </w:rPr>
        <w:t>ficial excuse.</w:t>
      </w:r>
    </w:p>
    <w:p w:rsidR="00807398" w:rsidRPr="00703096" w:rsidRDefault="00807398" w:rsidP="00703096">
      <w:pPr>
        <w:pStyle w:val="Heading2"/>
        <w:ind w:firstLine="360"/>
        <w:rPr>
          <w:rFonts w:ascii="Times New Roman" w:hAnsi="Times New Roman"/>
          <w:color w:val="000000"/>
          <w:sz w:val="20"/>
          <w:szCs w:val="20"/>
        </w:rPr>
      </w:pPr>
      <w:bookmarkStart w:id="56" w:name="_Toc295896890"/>
      <w:r w:rsidRPr="00703096">
        <w:rPr>
          <w:rFonts w:ascii="Times New Roman" w:hAnsi="Times New Roman"/>
          <w:bCs w:val="0"/>
          <w:color w:val="191919"/>
          <w:sz w:val="20"/>
          <w:szCs w:val="20"/>
        </w:rPr>
        <w:t>Comp</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ehensive Examination</w:t>
      </w:r>
      <w:bookmarkEnd w:id="56"/>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Successful completion of a comprehensive examination is required in all degree programs. Students must apply to take their examination one semester in advance of the semester in which the examination is to be taken.</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Comprehensive examinations cover all work prescribed by the student's program of stud</w:t>
      </w:r>
      <w:r>
        <w:rPr>
          <w:rFonts w:ascii="Times New Roman" w:hAnsi="Times New Roman"/>
          <w:color w:val="191919"/>
          <w:spacing w:val="-13"/>
          <w:sz w:val="20"/>
          <w:szCs w:val="20"/>
        </w:rPr>
        <w:t>y</w:t>
      </w:r>
      <w:r>
        <w:rPr>
          <w:rFonts w:ascii="Times New Roman" w:hAnsi="Times New Roman"/>
          <w:color w:val="191919"/>
          <w:sz w:val="20"/>
          <w:szCs w:val="20"/>
        </w:rPr>
        <w:t>, including transferred credits and research projects, if applicable.</w:t>
      </w:r>
      <w:r>
        <w:rPr>
          <w:rFonts w:ascii="Times New Roman" w:hAnsi="Times New Roman"/>
          <w:color w:val="191919"/>
          <w:spacing w:val="-3"/>
          <w:sz w:val="20"/>
          <w:szCs w:val="20"/>
        </w:rPr>
        <w:t xml:space="preserve"> </w:t>
      </w:r>
      <w:r>
        <w:rPr>
          <w:rFonts w:ascii="Times New Roman" w:hAnsi="Times New Roman"/>
          <w:color w:val="191919"/>
          <w:sz w:val="20"/>
          <w:szCs w:val="20"/>
        </w:rPr>
        <w:t>This examination is constructed and administered by the major department.</w:t>
      </w:r>
    </w:p>
    <w:p w:rsidR="00807398"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A</w:t>
      </w:r>
      <w:r w:rsidRPr="003E2973">
        <w:rPr>
          <w:rFonts w:ascii="Times New Roman" w:hAnsi="Times New Roman"/>
          <w:color w:val="191919"/>
          <w:sz w:val="20"/>
          <w:szCs w:val="20"/>
        </w:rPr>
        <w:t xml:space="preserve"> </w:t>
      </w:r>
      <w:r>
        <w:rPr>
          <w:rFonts w:ascii="Times New Roman" w:hAnsi="Times New Roman"/>
          <w:color w:val="191919"/>
          <w:sz w:val="20"/>
          <w:szCs w:val="20"/>
        </w:rPr>
        <w:t>student must be registered during the semester in which the comprehensive examination is taken.</w:t>
      </w:r>
      <w:r w:rsidRPr="003E2973">
        <w:rPr>
          <w:rFonts w:ascii="Times New Roman" w:hAnsi="Times New Roman"/>
          <w:color w:val="191919"/>
          <w:sz w:val="20"/>
          <w:szCs w:val="20"/>
        </w:rPr>
        <w:t xml:space="preserve"> </w:t>
      </w:r>
      <w:r>
        <w:rPr>
          <w:rFonts w:ascii="Times New Roman" w:hAnsi="Times New Roman"/>
          <w:color w:val="191919"/>
          <w:sz w:val="20"/>
          <w:szCs w:val="20"/>
        </w:rPr>
        <w:t>The comprehensive examination can be taken only once in a given semester with a maxi- mum of three attempts permitted.</w:t>
      </w:r>
    </w:p>
    <w:p w:rsidR="003E2973" w:rsidRDefault="003E2973" w:rsidP="00703096">
      <w:pPr>
        <w:pStyle w:val="Heading2"/>
        <w:ind w:firstLine="360"/>
        <w:rPr>
          <w:rFonts w:ascii="Times New Roman" w:hAnsi="Times New Roman"/>
          <w:color w:val="000000"/>
          <w:sz w:val="20"/>
          <w:szCs w:val="20"/>
        </w:rPr>
      </w:pPr>
      <w:bookmarkStart w:id="57" w:name="_Toc295896891"/>
      <w:bookmarkStart w:id="58" w:name="_Toc294969655"/>
      <w:bookmarkEnd w:id="54"/>
      <w:r>
        <w:rPr>
          <w:rFonts w:ascii="Times New Roman" w:hAnsi="Times New Roman"/>
          <w:color w:val="191919"/>
          <w:sz w:val="20"/>
          <w:szCs w:val="20"/>
        </w:rPr>
        <w:t>Cor</w:t>
      </w:r>
      <w:r>
        <w:rPr>
          <w:rFonts w:ascii="Times New Roman" w:hAnsi="Times New Roman"/>
          <w:color w:val="191919"/>
          <w:spacing w:val="-4"/>
          <w:sz w:val="20"/>
          <w:szCs w:val="20"/>
        </w:rPr>
        <w:t>r</w:t>
      </w:r>
      <w:r>
        <w:rPr>
          <w:rFonts w:ascii="Times New Roman" w:hAnsi="Times New Roman"/>
          <w:color w:val="191919"/>
          <w:sz w:val="20"/>
          <w:szCs w:val="20"/>
        </w:rPr>
        <w:t>espondence C</w:t>
      </w:r>
      <w:r>
        <w:rPr>
          <w:rFonts w:ascii="Times New Roman" w:hAnsi="Times New Roman"/>
          <w:color w:val="191919"/>
          <w:spacing w:val="-4"/>
          <w:sz w:val="20"/>
          <w:szCs w:val="20"/>
        </w:rPr>
        <w:t>r</w:t>
      </w:r>
      <w:r>
        <w:rPr>
          <w:rFonts w:ascii="Times New Roman" w:hAnsi="Times New Roman"/>
          <w:color w:val="191919"/>
          <w:sz w:val="20"/>
          <w:szCs w:val="20"/>
        </w:rPr>
        <w:t>edit</w:t>
      </w:r>
      <w:bookmarkEnd w:id="57"/>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 xml:space="preserve">Under no circumstances may credit earned through correspondence work be applied toward satisfaction </w:t>
      </w:r>
      <w:r w:rsidR="00703096">
        <w:rPr>
          <w:rFonts w:ascii="Times New Roman" w:hAnsi="Times New Roman"/>
          <w:color w:val="191919"/>
          <w:sz w:val="20"/>
          <w:szCs w:val="20"/>
        </w:rPr>
        <w:t>of Master’s degree requirements</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This may or may not apply to distance learning courses or to courses taken over the Internet. Credit for such courses is evaluated on a course-by- course basis.</w:t>
      </w:r>
    </w:p>
    <w:p w:rsidR="003E2973" w:rsidRDefault="003E2973" w:rsidP="00703096">
      <w:pPr>
        <w:pStyle w:val="Heading2"/>
        <w:ind w:firstLine="360"/>
        <w:rPr>
          <w:rFonts w:ascii="Times New Roman" w:hAnsi="Times New Roman"/>
          <w:color w:val="000000"/>
          <w:sz w:val="20"/>
          <w:szCs w:val="20"/>
        </w:rPr>
      </w:pPr>
      <w:bookmarkStart w:id="59" w:name="_Toc295896892"/>
      <w:r>
        <w:rPr>
          <w:rFonts w:ascii="Times New Roman" w:hAnsi="Times New Roman"/>
          <w:color w:val="191919"/>
          <w:sz w:val="20"/>
          <w:szCs w:val="20"/>
        </w:rPr>
        <w:t>C</w:t>
      </w:r>
      <w:r>
        <w:rPr>
          <w:rFonts w:ascii="Times New Roman" w:hAnsi="Times New Roman"/>
          <w:color w:val="191919"/>
          <w:spacing w:val="-4"/>
          <w:sz w:val="20"/>
          <w:szCs w:val="20"/>
        </w:rPr>
        <w:t>r</w:t>
      </w:r>
      <w:r>
        <w:rPr>
          <w:rFonts w:ascii="Times New Roman" w:hAnsi="Times New Roman"/>
          <w:color w:val="191919"/>
          <w:sz w:val="20"/>
          <w:szCs w:val="20"/>
        </w:rPr>
        <w:t>edit Load</w:t>
      </w:r>
      <w:bookmarkEnd w:id="59"/>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3E2973" w:rsidRDefault="003E2973" w:rsidP="00703096">
      <w:pPr>
        <w:pStyle w:val="Heading2"/>
        <w:ind w:firstLine="360"/>
        <w:rPr>
          <w:rFonts w:ascii="Times New Roman" w:hAnsi="Times New Roman"/>
          <w:color w:val="000000"/>
          <w:sz w:val="20"/>
          <w:szCs w:val="20"/>
        </w:rPr>
      </w:pPr>
      <w:bookmarkStart w:id="60" w:name="_Toc295896893"/>
      <w:r>
        <w:rPr>
          <w:rFonts w:ascii="Times New Roman" w:hAnsi="Times New Roman"/>
          <w:color w:val="191919"/>
          <w:sz w:val="20"/>
          <w:szCs w:val="20"/>
        </w:rPr>
        <w:t>Diploma or</w:t>
      </w:r>
      <w:r>
        <w:rPr>
          <w:rFonts w:ascii="Times New Roman" w:hAnsi="Times New Roman"/>
          <w:color w:val="191919"/>
          <w:spacing w:val="-7"/>
          <w:sz w:val="20"/>
          <w:szCs w:val="20"/>
        </w:rPr>
        <w:t xml:space="preserve"> </w:t>
      </w:r>
      <w:r>
        <w:rPr>
          <w:rFonts w:ascii="Times New Roman" w:hAnsi="Times New Roman"/>
          <w:color w:val="191919"/>
          <w:spacing w:val="-15"/>
          <w:sz w:val="20"/>
          <w:szCs w:val="20"/>
        </w:rPr>
        <w:t>T</w:t>
      </w:r>
      <w:r>
        <w:rPr>
          <w:rFonts w:ascii="Times New Roman" w:hAnsi="Times New Roman"/>
          <w:color w:val="191919"/>
          <w:sz w:val="20"/>
          <w:szCs w:val="20"/>
        </w:rPr>
        <w:t>ranscript Issuance</w:t>
      </w:r>
      <w:bookmarkEnd w:id="60"/>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ranscripts of academic credits are available upon request of the Registra</w:t>
      </w:r>
      <w:r>
        <w:rPr>
          <w:rFonts w:ascii="Times New Roman" w:hAnsi="Times New Roman"/>
          <w:color w:val="191919"/>
          <w:spacing w:val="-11"/>
          <w:sz w:val="20"/>
          <w:szCs w:val="20"/>
        </w:rPr>
        <w:t>r</w:t>
      </w:r>
      <w:r>
        <w:rPr>
          <w:rFonts w:ascii="Times New Roman" w:hAnsi="Times New Roman"/>
          <w:color w:val="191919"/>
          <w:sz w:val="20"/>
          <w:szCs w:val="20"/>
        </w:rPr>
        <w:t>. Students with no financial obligations to the University shall be issued a diploma or transcript of academic credits.</w:t>
      </w:r>
    </w:p>
    <w:p w:rsidR="003E2973" w:rsidRDefault="003E2973" w:rsidP="00703096">
      <w:pPr>
        <w:pStyle w:val="Heading2"/>
        <w:ind w:firstLine="360"/>
        <w:rPr>
          <w:rFonts w:ascii="Times New Roman" w:hAnsi="Times New Roman"/>
          <w:color w:val="000000"/>
          <w:sz w:val="20"/>
          <w:szCs w:val="20"/>
        </w:rPr>
      </w:pPr>
      <w:bookmarkStart w:id="61" w:name="_Toc295896894"/>
      <w:r>
        <w:rPr>
          <w:rFonts w:ascii="Times New Roman" w:hAnsi="Times New Roman"/>
          <w:color w:val="191919"/>
          <w:sz w:val="20"/>
          <w:szCs w:val="20"/>
        </w:rPr>
        <w:t>Di</w:t>
      </w:r>
      <w:r>
        <w:rPr>
          <w:rFonts w:ascii="Times New Roman" w:hAnsi="Times New Roman"/>
          <w:color w:val="191919"/>
          <w:spacing w:val="-4"/>
          <w:sz w:val="20"/>
          <w:szCs w:val="20"/>
        </w:rPr>
        <w:t>r</w:t>
      </w:r>
      <w:r>
        <w:rPr>
          <w:rFonts w:ascii="Times New Roman" w:hAnsi="Times New Roman"/>
          <w:color w:val="191919"/>
          <w:sz w:val="20"/>
          <w:szCs w:val="20"/>
        </w:rPr>
        <w:t>ected or</w:t>
      </w:r>
      <w:r>
        <w:rPr>
          <w:rFonts w:ascii="Times New Roman" w:hAnsi="Times New Roman"/>
          <w:color w:val="191919"/>
          <w:spacing w:val="-4"/>
          <w:sz w:val="20"/>
          <w:szCs w:val="20"/>
        </w:rPr>
        <w:t xml:space="preserve"> </w:t>
      </w:r>
      <w:r>
        <w:rPr>
          <w:rFonts w:ascii="Times New Roman" w:hAnsi="Times New Roman"/>
          <w:color w:val="191919"/>
          <w:sz w:val="20"/>
          <w:szCs w:val="20"/>
        </w:rPr>
        <w:t>Individual Study C</w:t>
      </w:r>
      <w:r>
        <w:rPr>
          <w:rFonts w:ascii="Times New Roman" w:hAnsi="Times New Roman"/>
          <w:color w:val="191919"/>
          <w:spacing w:val="-4"/>
          <w:sz w:val="20"/>
          <w:szCs w:val="20"/>
        </w:rPr>
        <w:t>r</w:t>
      </w:r>
      <w:r>
        <w:rPr>
          <w:rFonts w:ascii="Times New Roman" w:hAnsi="Times New Roman"/>
          <w:color w:val="191919"/>
          <w:sz w:val="20"/>
          <w:szCs w:val="20"/>
        </w:rPr>
        <w:t>edit Limits</w:t>
      </w:r>
      <w:bookmarkEnd w:id="61"/>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Pr>
          <w:rFonts w:ascii="Times New Roman" w:hAnsi="Times New Roman"/>
          <w:color w:val="191919"/>
          <w:spacing w:val="-11"/>
          <w:sz w:val="20"/>
          <w:szCs w:val="20"/>
        </w:rPr>
        <w:t>r</w:t>
      </w:r>
      <w:r>
        <w:rPr>
          <w:rFonts w:ascii="Times New Roman" w:hAnsi="Times New Roman"/>
          <w:color w:val="191919"/>
          <w:sz w:val="20"/>
          <w:szCs w:val="20"/>
        </w:rPr>
        <w:t>.</w:t>
      </w:r>
    </w:p>
    <w:p w:rsidR="003E2973" w:rsidRDefault="003E2973" w:rsidP="00703096">
      <w:pPr>
        <w:pStyle w:val="Heading2"/>
        <w:ind w:firstLine="360"/>
        <w:rPr>
          <w:rFonts w:ascii="Times New Roman" w:hAnsi="Times New Roman"/>
          <w:color w:val="000000"/>
          <w:sz w:val="20"/>
          <w:szCs w:val="20"/>
        </w:rPr>
      </w:pPr>
      <w:bookmarkStart w:id="62" w:name="_Toc295896895"/>
      <w:r>
        <w:rPr>
          <w:rFonts w:ascii="Times New Roman" w:hAnsi="Times New Roman"/>
          <w:color w:val="191919"/>
          <w:sz w:val="20"/>
          <w:szCs w:val="20"/>
        </w:rPr>
        <w:t>Disruptive and Obstructive Behavior</w:t>
      </w:r>
      <w:bookmarkEnd w:id="62"/>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 rea</w:t>
      </w:r>
      <w:r>
        <w:rPr>
          <w:rFonts w:ascii="Times New Roman" w:hAnsi="Times New Roman"/>
          <w:color w:val="191919"/>
          <w:spacing w:val="-4"/>
          <w:sz w:val="20"/>
          <w:szCs w:val="20"/>
        </w:rPr>
        <w:t>f</w:t>
      </w:r>
      <w:r>
        <w:rPr>
          <w:rFonts w:ascii="Times New Roman" w:hAnsi="Times New Roman"/>
          <w:color w:val="191919"/>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Pr>
          <w:rFonts w:ascii="Times New Roman" w:hAnsi="Times New Roman"/>
          <w:color w:val="191919"/>
          <w:spacing w:val="-4"/>
          <w:sz w:val="20"/>
          <w:szCs w:val="20"/>
        </w:rPr>
        <w:t xml:space="preserve"> </w:t>
      </w:r>
      <w:r>
        <w:rPr>
          <w:rFonts w:ascii="Times New Roman" w:hAnsi="Times New Roman"/>
          <w:color w:val="191919"/>
          <w:sz w:val="20"/>
          <w:szCs w:val="20"/>
        </w:rPr>
        <w:t>The following statement does not change or in any way infringe upon the Board's existing policies and practices in support of freedom of expression and action. Rathe</w:t>
      </w:r>
      <w:r>
        <w:rPr>
          <w:rFonts w:ascii="Times New Roman" w:hAnsi="Times New Roman"/>
          <w:color w:val="191919"/>
          <w:spacing w:val="-8"/>
          <w:sz w:val="20"/>
          <w:szCs w:val="20"/>
        </w:rPr>
        <w:t>r</w:t>
      </w:r>
      <w:r>
        <w:rPr>
          <w:rFonts w:ascii="Times New Roman" w:hAnsi="Times New Roman"/>
          <w:color w:val="191919"/>
          <w:sz w:val="20"/>
          <w:szCs w:val="20"/>
        </w:rPr>
        <w:t>, it is considered necessary to combat the ultimate e</w:t>
      </w:r>
      <w:r>
        <w:rPr>
          <w:rFonts w:ascii="Times New Roman" w:hAnsi="Times New Roman"/>
          <w:color w:val="191919"/>
          <w:spacing w:val="-4"/>
          <w:sz w:val="20"/>
          <w:szCs w:val="20"/>
        </w:rPr>
        <w:t>f</w:t>
      </w:r>
      <w:r>
        <w:rPr>
          <w:rFonts w:ascii="Times New Roman" w:hAnsi="Times New Roman"/>
          <w:color w:val="191919"/>
          <w:sz w:val="20"/>
          <w:szCs w:val="20"/>
        </w:rPr>
        <w:t>fect of irresponsible, disruptive and obstructive actions by students and facult</w:t>
      </w:r>
      <w:r>
        <w:rPr>
          <w:rFonts w:ascii="Times New Roman" w:hAnsi="Times New Roman"/>
          <w:color w:val="191919"/>
          <w:spacing w:val="-13"/>
          <w:sz w:val="20"/>
          <w:szCs w:val="20"/>
        </w:rPr>
        <w:t>y</w:t>
      </w:r>
      <w:r>
        <w:rPr>
          <w:rFonts w:ascii="Times New Roman" w:hAnsi="Times New Roman"/>
          <w:color w:val="191919"/>
          <w:sz w:val="20"/>
          <w:szCs w:val="20"/>
        </w:rPr>
        <w:t>, which destroy academic freedom and the institutional structures through which the University operates.</w:t>
      </w:r>
    </w:p>
    <w:p w:rsidR="003E2973"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sz w:val="20"/>
          <w:szCs w:val="20"/>
        </w:rPr>
      </w:pPr>
      <w:r>
        <w:rPr>
          <w:rFonts w:ascii="Times New Roman" w:hAnsi="Times New Roman"/>
          <w:b/>
          <w:bCs/>
          <w:i/>
          <w:iCs/>
          <w:color w:val="191919"/>
          <w:sz w:val="20"/>
          <w:szCs w:val="20"/>
        </w:rPr>
        <w:t>The Board of Regents stipulates that any student, faculty membe</w:t>
      </w:r>
      <w:r>
        <w:rPr>
          <w:rFonts w:ascii="Times New Roman" w:hAnsi="Times New Roman"/>
          <w:b/>
          <w:bCs/>
          <w:i/>
          <w:iCs/>
          <w:color w:val="191919"/>
          <w:spacing w:val="-11"/>
          <w:sz w:val="20"/>
          <w:szCs w:val="20"/>
        </w:rPr>
        <w:t>r</w:t>
      </w:r>
      <w:r>
        <w:rPr>
          <w:rFonts w:ascii="Times New Roman" w:hAnsi="Times New Roman"/>
          <w:b/>
          <w:bCs/>
          <w:i/>
          <w:iCs/>
          <w:color w:val="191919"/>
          <w:sz w:val="20"/>
          <w:szCs w:val="20"/>
        </w:rPr>
        <w:t>, administrator or employee, acting individually or in concert with others, who clearly obstructs or disrupts, or at- tempts to obstruct or disrupt any teaching, research, administrative, disciplinary or public service activit</w:t>
      </w:r>
      <w:r>
        <w:rPr>
          <w:rFonts w:ascii="Times New Roman" w:hAnsi="Times New Roman"/>
          <w:b/>
          <w:bCs/>
          <w:i/>
          <w:iCs/>
          <w:color w:val="191919"/>
          <w:spacing w:val="-7"/>
          <w:sz w:val="20"/>
          <w:szCs w:val="20"/>
        </w:rPr>
        <w:t>y</w:t>
      </w:r>
      <w:r>
        <w:rPr>
          <w:rFonts w:ascii="Times New Roman" w:hAnsi="Times New Roman"/>
          <w:b/>
          <w:bCs/>
          <w:i/>
          <w:iCs/>
          <w:color w:val="191919"/>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Default="003E2973" w:rsidP="00703096">
      <w:pPr>
        <w:pStyle w:val="Heading2"/>
        <w:ind w:firstLine="360"/>
        <w:rPr>
          <w:rFonts w:ascii="Times New Roman" w:hAnsi="Times New Roman"/>
          <w:color w:val="000000"/>
          <w:sz w:val="20"/>
          <w:szCs w:val="20"/>
        </w:rPr>
      </w:pPr>
      <w:bookmarkStart w:id="63" w:name="_Toc295896896"/>
      <w:r>
        <w:rPr>
          <w:rFonts w:ascii="Times New Roman" w:hAnsi="Times New Roman"/>
          <w:color w:val="191919"/>
          <w:sz w:val="20"/>
          <w:szCs w:val="20"/>
        </w:rPr>
        <w:t>Family Educational Rights and Privacy</w:t>
      </w:r>
      <w:r>
        <w:rPr>
          <w:rFonts w:ascii="Times New Roman" w:hAnsi="Times New Roman"/>
          <w:color w:val="191919"/>
          <w:spacing w:val="-11"/>
          <w:sz w:val="20"/>
          <w:szCs w:val="20"/>
        </w:rPr>
        <w:t xml:space="preserve"> </w:t>
      </w:r>
      <w:r>
        <w:rPr>
          <w:rFonts w:ascii="Times New Roman" w:hAnsi="Times New Roman"/>
          <w:color w:val="191919"/>
          <w:sz w:val="20"/>
          <w:szCs w:val="20"/>
        </w:rPr>
        <w:t>Act of 1974 Compliance</w:t>
      </w:r>
      <w:bookmarkEnd w:id="63"/>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Albany State University is in full compliance with the Family Educational Rights and Privacy Act of 1974.</w:t>
      </w:r>
      <w:r>
        <w:rPr>
          <w:rFonts w:ascii="Times New Roman" w:hAnsi="Times New Roman"/>
          <w:color w:val="191919"/>
          <w:spacing w:val="-4"/>
          <w:sz w:val="20"/>
          <w:szCs w:val="20"/>
        </w:rPr>
        <w:t xml:space="preserve"> </w:t>
      </w:r>
      <w:r>
        <w:rPr>
          <w:rFonts w:ascii="Times New Roman" w:hAnsi="Times New Roman"/>
          <w:color w:val="191919"/>
          <w:sz w:val="20"/>
          <w:szCs w:val="20"/>
        </w:rPr>
        <w:t>This</w:t>
      </w:r>
      <w:r>
        <w:rPr>
          <w:rFonts w:ascii="Times New Roman" w:hAnsi="Times New Roman"/>
          <w:color w:val="191919"/>
          <w:spacing w:val="-11"/>
          <w:sz w:val="20"/>
          <w:szCs w:val="20"/>
        </w:rPr>
        <w:t xml:space="preserve"> </w:t>
      </w:r>
      <w:r>
        <w:rPr>
          <w:rFonts w:ascii="Times New Roman" w:hAnsi="Times New Roman"/>
          <w:color w:val="191919"/>
          <w:sz w:val="20"/>
          <w:szCs w:val="20"/>
        </w:rPr>
        <w:t>Act was designed to protect the privacy of educational records and to provide guidelines for the correction of inaccurate or misleading data through informal and formal hea</w:t>
      </w:r>
      <w:r>
        <w:rPr>
          <w:rFonts w:ascii="Times New Roman" w:hAnsi="Times New Roman"/>
          <w:color w:val="191919"/>
          <w:spacing w:val="-4"/>
          <w:sz w:val="20"/>
          <w:szCs w:val="20"/>
        </w:rPr>
        <w:t>r</w:t>
      </w:r>
      <w:r>
        <w:rPr>
          <w:rFonts w:ascii="Times New Roman" w:hAnsi="Times New Roman"/>
          <w:color w:val="191919"/>
          <w:sz w:val="20"/>
          <w:szCs w:val="20"/>
        </w:rPr>
        <w:t>ings.</w:t>
      </w:r>
    </w:p>
    <w:p w:rsidR="003E2973" w:rsidRDefault="003E2973" w:rsidP="00703096">
      <w:pPr>
        <w:pStyle w:val="Heading2"/>
        <w:ind w:firstLine="360"/>
        <w:rPr>
          <w:rFonts w:ascii="Times New Roman" w:hAnsi="Times New Roman"/>
          <w:color w:val="000000"/>
          <w:sz w:val="20"/>
          <w:szCs w:val="20"/>
        </w:rPr>
      </w:pPr>
      <w:bookmarkStart w:id="64" w:name="_Toc295896897"/>
      <w:r>
        <w:rPr>
          <w:rFonts w:ascii="Times New Roman" w:hAnsi="Times New Roman"/>
          <w:color w:val="191919"/>
          <w:sz w:val="20"/>
          <w:szCs w:val="20"/>
        </w:rPr>
        <w:t>Full-</w:t>
      </w:r>
      <w:r>
        <w:rPr>
          <w:rFonts w:ascii="Times New Roman" w:hAnsi="Times New Roman"/>
          <w:color w:val="191919"/>
          <w:spacing w:val="-4"/>
          <w:sz w:val="20"/>
          <w:szCs w:val="20"/>
        </w:rPr>
        <w:t>T</w:t>
      </w:r>
      <w:r>
        <w:rPr>
          <w:rFonts w:ascii="Times New Roman" w:hAnsi="Times New Roman"/>
          <w:color w:val="191919"/>
          <w:sz w:val="20"/>
          <w:szCs w:val="20"/>
        </w:rPr>
        <w:t>ime Status</w:t>
      </w:r>
      <w:bookmarkEnd w:id="64"/>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enrolled in nine semester hours of course work in a term is considered a full-time student.</w:t>
      </w:r>
    </w:p>
    <w:p w:rsidR="003E2973" w:rsidRDefault="003E2973" w:rsidP="00703096">
      <w:pPr>
        <w:pStyle w:val="Heading2"/>
        <w:tabs>
          <w:tab w:val="left" w:pos="360"/>
        </w:tabs>
        <w:ind w:firstLine="360"/>
        <w:rPr>
          <w:rFonts w:ascii="Times New Roman" w:hAnsi="Times New Roman"/>
          <w:color w:val="000000"/>
          <w:sz w:val="20"/>
          <w:szCs w:val="20"/>
        </w:rPr>
      </w:pPr>
      <w:bookmarkStart w:id="65" w:name="_Toc295896898"/>
      <w:r>
        <w:rPr>
          <w:rFonts w:ascii="Times New Roman" w:hAnsi="Times New Roman"/>
          <w:color w:val="191919"/>
          <w:sz w:val="20"/>
          <w:szCs w:val="20"/>
        </w:rPr>
        <w:t>Grades</w:t>
      </w:r>
      <w:bookmarkEnd w:id="65"/>
    </w:p>
    <w:p w:rsidR="003E2973" w:rsidRDefault="003E2973" w:rsidP="003E2973">
      <w:pPr>
        <w:widowControl w:val="0"/>
        <w:autoSpaceDE w:val="0"/>
        <w:autoSpaceDN w:val="0"/>
        <w:adjustRightInd w:val="0"/>
        <w:spacing w:before="10" w:after="0"/>
        <w:ind w:left="360" w:right="18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course grades are transmitted to students only by the University's Registra</w:t>
      </w:r>
      <w:r>
        <w:rPr>
          <w:rFonts w:ascii="Times New Roman" w:hAnsi="Times New Roman"/>
          <w:color w:val="191919"/>
          <w:spacing w:val="-11"/>
          <w:sz w:val="20"/>
          <w:szCs w:val="20"/>
        </w:rPr>
        <w:t>r</w:t>
      </w:r>
      <w:r>
        <w:rPr>
          <w:rFonts w:ascii="Times New Roman" w:hAnsi="Times New Roman"/>
          <w:color w:val="191919"/>
          <w:sz w:val="20"/>
          <w:szCs w:val="20"/>
        </w:rPr>
        <w:t>.</w:t>
      </w:r>
    </w:p>
    <w:p w:rsidR="003E2973" w:rsidRDefault="003E2973" w:rsidP="00703096">
      <w:pPr>
        <w:pStyle w:val="Heading2"/>
        <w:ind w:firstLine="360"/>
        <w:rPr>
          <w:rFonts w:ascii="Times New Roman" w:hAnsi="Times New Roman"/>
          <w:color w:val="000000"/>
          <w:sz w:val="20"/>
          <w:szCs w:val="20"/>
        </w:rPr>
      </w:pPr>
      <w:bookmarkStart w:id="66" w:name="_Toc295896899"/>
      <w:r>
        <w:rPr>
          <w:rFonts w:ascii="Times New Roman" w:hAnsi="Times New Roman"/>
          <w:color w:val="191919"/>
          <w:sz w:val="20"/>
          <w:szCs w:val="20"/>
        </w:rPr>
        <w:t>Graduation Requi</w:t>
      </w:r>
      <w:r>
        <w:rPr>
          <w:rFonts w:ascii="Times New Roman" w:hAnsi="Times New Roman"/>
          <w:color w:val="191919"/>
          <w:spacing w:val="-4"/>
          <w:sz w:val="20"/>
          <w:szCs w:val="20"/>
        </w:rPr>
        <w:t>r</w:t>
      </w:r>
      <w:r>
        <w:rPr>
          <w:rFonts w:ascii="Times New Roman" w:hAnsi="Times New Roman"/>
          <w:color w:val="191919"/>
          <w:sz w:val="20"/>
          <w:szCs w:val="20"/>
        </w:rPr>
        <w:t>ements</w:t>
      </w:r>
      <w:bookmarkEnd w:id="66"/>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Application for graduation must be completed one semester in advance of the anticipated date of graduation.</w:t>
      </w:r>
      <w:r>
        <w:rPr>
          <w:rFonts w:ascii="Times New Roman" w:hAnsi="Times New Roman"/>
          <w:color w:val="191919"/>
          <w:spacing w:val="-3"/>
          <w:sz w:val="20"/>
          <w:szCs w:val="20"/>
        </w:rPr>
        <w:t xml:space="preserve"> </w:t>
      </w:r>
      <w:r>
        <w:rPr>
          <w:rFonts w:ascii="Times New Roman" w:hAnsi="Times New Roman"/>
          <w:color w:val="191919"/>
          <w:sz w:val="20"/>
          <w:szCs w:val="20"/>
        </w:rPr>
        <w:t>This form may be obtained from the Graduate O</w:t>
      </w:r>
      <w:r>
        <w:rPr>
          <w:rFonts w:ascii="Times New Roman" w:hAnsi="Times New Roman"/>
          <w:color w:val="191919"/>
          <w:spacing w:val="-4"/>
          <w:sz w:val="20"/>
          <w:szCs w:val="20"/>
        </w:rPr>
        <w:t>f</w:t>
      </w:r>
      <w:r>
        <w:rPr>
          <w:rFonts w:ascii="Times New Roman" w:hAnsi="Times New Roman"/>
          <w:color w:val="191919"/>
          <w:sz w:val="20"/>
          <w:szCs w:val="20"/>
        </w:rPr>
        <w:t>fice and must be accompanied by a Final Planned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3E2973" w:rsidRDefault="003E2973" w:rsidP="00703096">
      <w:pPr>
        <w:pStyle w:val="Heading2"/>
        <w:ind w:firstLine="360"/>
        <w:rPr>
          <w:rFonts w:ascii="Times New Roman" w:hAnsi="Times New Roman"/>
          <w:color w:val="000000"/>
          <w:sz w:val="20"/>
          <w:szCs w:val="20"/>
        </w:rPr>
      </w:pPr>
      <w:bookmarkStart w:id="67" w:name="_Toc295896900"/>
      <w:bookmarkEnd w:id="58"/>
      <w:r>
        <w:rPr>
          <w:rFonts w:ascii="Times New Roman" w:hAnsi="Times New Roman"/>
          <w:color w:val="191919"/>
          <w:sz w:val="20"/>
          <w:szCs w:val="20"/>
        </w:rPr>
        <w:t>Residence Requi</w:t>
      </w:r>
      <w:r>
        <w:rPr>
          <w:rFonts w:ascii="Times New Roman" w:hAnsi="Times New Roman"/>
          <w:color w:val="191919"/>
          <w:spacing w:val="-4"/>
          <w:sz w:val="20"/>
          <w:szCs w:val="20"/>
        </w:rPr>
        <w:t>r</w:t>
      </w:r>
      <w:r>
        <w:rPr>
          <w:rFonts w:ascii="Times New Roman" w:hAnsi="Times New Roman"/>
          <w:color w:val="191919"/>
          <w:sz w:val="20"/>
          <w:szCs w:val="20"/>
        </w:rPr>
        <w:t>ements</w:t>
      </w:r>
      <w:bookmarkEnd w:id="67"/>
    </w:p>
    <w:p w:rsidR="00EA4995" w:rsidRDefault="003E2973" w:rsidP="003E2973">
      <w:pPr>
        <w:widowControl w:val="0"/>
        <w:autoSpaceDE w:val="0"/>
        <w:autoSpaceDN w:val="0"/>
        <w:adjustRightInd w:val="0"/>
        <w:spacing w:before="10" w:after="0" w:line="250" w:lineRule="auto"/>
        <w:ind w:left="360" w:right="973" w:firstLine="360"/>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27 semester hours of the Master's degree program must be earned in course work o</w:t>
      </w:r>
      <w:r>
        <w:rPr>
          <w:rFonts w:ascii="Times New Roman" w:hAnsi="Times New Roman"/>
          <w:color w:val="191919"/>
          <w:spacing w:val="-4"/>
          <w:sz w:val="20"/>
          <w:szCs w:val="20"/>
        </w:rPr>
        <w:t>f</w:t>
      </w:r>
      <w:r>
        <w:rPr>
          <w:rFonts w:ascii="Times New Roman" w:hAnsi="Times New Roman"/>
          <w:color w:val="191919"/>
          <w:sz w:val="20"/>
          <w:szCs w:val="20"/>
        </w:rPr>
        <w:t>fered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All graduate programs require a minimum of 30 semester hours. Individual programs may require more than 30 semester hours.</w:t>
      </w:r>
    </w:p>
    <w:p w:rsidR="003E2973" w:rsidRDefault="003E2973" w:rsidP="003E2973">
      <w:pPr>
        <w:widowControl w:val="0"/>
        <w:autoSpaceDE w:val="0"/>
        <w:autoSpaceDN w:val="0"/>
        <w:adjustRightInd w:val="0"/>
        <w:spacing w:before="10" w:after="0" w:line="250" w:lineRule="auto"/>
        <w:ind w:left="360" w:right="973" w:firstLine="360"/>
        <w:rPr>
          <w:rFonts w:ascii="Times New Roman" w:hAnsi="Times New Roman"/>
          <w:color w:val="191919"/>
          <w:sz w:val="20"/>
          <w:szCs w:val="20"/>
        </w:rPr>
      </w:pPr>
    </w:p>
    <w:p w:rsidR="003E2973" w:rsidRDefault="007C3E5C" w:rsidP="003E2973">
      <w:pPr>
        <w:widowControl w:val="0"/>
        <w:autoSpaceDE w:val="0"/>
        <w:autoSpaceDN w:val="0"/>
        <w:adjustRightInd w:val="0"/>
        <w:spacing w:before="10" w:after="0" w:line="250" w:lineRule="auto"/>
        <w:ind w:left="360" w:right="973" w:firstLine="360"/>
        <w:rPr>
          <w:rFonts w:ascii="Times New Roman" w:hAnsi="Times New Roman"/>
          <w:color w:val="000000"/>
          <w:sz w:val="20"/>
          <w:szCs w:val="20"/>
        </w:rPr>
      </w:pPr>
      <w:r>
        <w:rPr>
          <w:rFonts w:ascii="Times New Roman" w:hAnsi="Times New Roman"/>
          <w:noProof/>
          <w:color w:val="000000"/>
          <w:sz w:val="20"/>
          <w:szCs w:val="20"/>
          <w:lang w:eastAsia="en-US"/>
        </w:rPr>
        <w:drawing>
          <wp:anchor distT="0" distB="0" distL="114300" distR="114300" simplePos="0" relativeHeight="251991040" behindDoc="0" locked="0" layoutInCell="1" allowOverlap="1">
            <wp:simplePos x="0" y="0"/>
            <wp:positionH relativeFrom="column">
              <wp:posOffset>149225</wp:posOffset>
            </wp:positionH>
            <wp:positionV relativeFrom="paragraph">
              <wp:posOffset>65405</wp:posOffset>
            </wp:positionV>
            <wp:extent cx="5946140" cy="3940175"/>
            <wp:effectExtent l="19050" t="0" r="0" b="0"/>
            <wp:wrapSquare wrapText="bothSides"/>
            <wp:docPr id="18720"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6" cstate="print"/>
                    <a:stretch>
                      <a:fillRect/>
                    </a:stretch>
                  </pic:blipFill>
                  <pic:spPr>
                    <a:xfrm>
                      <a:off x="0" y="0"/>
                      <a:ext cx="5946140" cy="3940175"/>
                    </a:xfrm>
                    <a:prstGeom prst="rect">
                      <a:avLst/>
                    </a:prstGeom>
                  </pic:spPr>
                </pic:pic>
              </a:graphicData>
            </a:graphic>
          </wp:anchor>
        </w:drawing>
      </w:r>
    </w:p>
    <w:p w:rsidR="00EA4995"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sz w:val="20"/>
          <w:szCs w:val="20"/>
        </w:rPr>
      </w:pPr>
    </w:p>
    <w:p w:rsidR="00872727" w:rsidRPr="00872727" w:rsidRDefault="00872727" w:rsidP="00EA4995">
      <w:pPr>
        <w:pStyle w:val="Heading2"/>
        <w:spacing w:before="0"/>
        <w:ind w:left="360" w:right="180" w:firstLine="0"/>
        <w:jc w:val="center"/>
        <w:rPr>
          <w:rFonts w:ascii="Impact" w:hAnsi="Impact" w:cs="Impact"/>
          <w:color w:val="666666"/>
          <w:spacing w:val="14"/>
          <w:sz w:val="48"/>
          <w:szCs w:val="48"/>
        </w:rPr>
        <w:sectPr w:rsidR="00872727" w:rsidRPr="00872727" w:rsidSect="00872727">
          <w:headerReference w:type="even" r:id="rId27"/>
          <w:pgSz w:w="12240" w:h="15840" w:code="1"/>
          <w:pgMar w:top="720" w:right="720" w:bottom="288" w:left="1440" w:header="720" w:footer="288" w:gutter="0"/>
          <w:cols w:space="720"/>
          <w:docGrid w:linePitch="360"/>
        </w:sectPr>
      </w:pPr>
      <w:bookmarkStart w:id="68" w:name="_Toc294969656"/>
    </w:p>
    <w:p w:rsidR="00EA4995" w:rsidRPr="00AE34B4" w:rsidRDefault="00EA4995" w:rsidP="00EA4995">
      <w:pPr>
        <w:pStyle w:val="Heading2"/>
        <w:spacing w:before="0"/>
        <w:ind w:left="360" w:right="180" w:firstLine="0"/>
        <w:jc w:val="center"/>
        <w:rPr>
          <w:rFonts w:ascii="Times New Roman" w:hAnsi="Times New Roman"/>
          <w:b w:val="0"/>
          <w:bCs w:val="0"/>
          <w:color w:val="FFFFFF" w:themeColor="background1"/>
          <w:sz w:val="20"/>
          <w:szCs w:val="20"/>
        </w:rPr>
      </w:pPr>
      <w:bookmarkStart w:id="69" w:name="_Toc295896901"/>
      <w:r w:rsidRPr="00D217C8">
        <w:rPr>
          <w:rFonts w:ascii="Impact" w:hAnsi="Impact" w:cs="Impact"/>
          <w:color w:val="666666"/>
          <w:spacing w:val="14"/>
          <w:sz w:val="48"/>
          <w:szCs w:val="48"/>
          <w:fitText w:val="4176" w:id="-161863168"/>
        </w:rPr>
        <w:t>F</w:t>
      </w:r>
      <w:r w:rsidRPr="00D217C8">
        <w:rPr>
          <w:rFonts w:ascii="Impact" w:hAnsi="Impact" w:cs="Impact"/>
          <w:color w:val="666666"/>
          <w:spacing w:val="14"/>
          <w:sz w:val="40"/>
          <w:szCs w:val="40"/>
          <w:fitText w:val="4176" w:id="-161863168"/>
        </w:rPr>
        <w:t xml:space="preserve">INANCIAL </w:t>
      </w:r>
      <w:r w:rsidRPr="00D217C8">
        <w:rPr>
          <w:rFonts w:ascii="Impact" w:hAnsi="Impact" w:cs="Impact"/>
          <w:color w:val="666666"/>
          <w:spacing w:val="14"/>
          <w:sz w:val="48"/>
          <w:szCs w:val="48"/>
          <w:fitText w:val="4176" w:id="-161863168"/>
        </w:rPr>
        <w:t>I</w:t>
      </w:r>
      <w:r w:rsidRPr="00D217C8">
        <w:rPr>
          <w:rFonts w:ascii="Impact" w:hAnsi="Impact" w:cs="Impact"/>
          <w:color w:val="666666"/>
          <w:spacing w:val="14"/>
          <w:sz w:val="40"/>
          <w:szCs w:val="40"/>
          <w:fitText w:val="4176" w:id="-161863168"/>
        </w:rPr>
        <w:t>NFORMATION</w:t>
      </w:r>
      <w:bookmarkEnd w:id="68"/>
      <w:bookmarkEnd w:id="69"/>
    </w:p>
    <w:p w:rsidR="00EA4995" w:rsidRPr="00AE34B4" w:rsidRDefault="00EA4995" w:rsidP="00EA4995">
      <w:pPr>
        <w:pStyle w:val="Heading2"/>
        <w:spacing w:before="0"/>
        <w:ind w:left="360" w:right="180" w:firstLine="0"/>
        <w:rPr>
          <w:rFonts w:ascii="Times New Roman" w:hAnsi="Times New Roman"/>
          <w:color w:val="000000"/>
          <w:sz w:val="20"/>
          <w:szCs w:val="20"/>
        </w:rPr>
      </w:pPr>
      <w:bookmarkStart w:id="70" w:name="_Toc294969657"/>
      <w:bookmarkStart w:id="71" w:name="_Toc295896902"/>
      <w:r w:rsidRPr="00AE34B4">
        <w:rPr>
          <w:rFonts w:ascii="Times New Roman" w:hAnsi="Times New Roman"/>
          <w:bCs w:val="0"/>
          <w:color w:val="191919"/>
          <w:sz w:val="20"/>
          <w:szCs w:val="20"/>
        </w:rPr>
        <w:t>Fee Payment Policy</w:t>
      </w:r>
      <w:bookmarkEnd w:id="70"/>
      <w:bookmarkEnd w:id="71"/>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All fees are payable by the registration deadline published for each semeste</w:t>
      </w:r>
      <w:r>
        <w:rPr>
          <w:rFonts w:ascii="Times New Roman" w:hAnsi="Times New Roman"/>
          <w:color w:val="191919"/>
          <w:spacing w:val="-11"/>
          <w:sz w:val="20"/>
          <w:szCs w:val="20"/>
        </w:rPr>
        <w:t>r</w:t>
      </w:r>
      <w:r>
        <w:rPr>
          <w:rFonts w:ascii="Times New Roman" w:hAnsi="Times New Roman"/>
          <w:color w:val="191919"/>
          <w:sz w:val="20"/>
          <w:szCs w:val="20"/>
        </w:rPr>
        <w:t>.   Payments may be made in cash or by check payable in U.S. currency and drawn on a financial institution located in the State of Geo</w:t>
      </w:r>
      <w:r>
        <w:rPr>
          <w:rFonts w:ascii="Times New Roman" w:hAnsi="Times New Roman"/>
          <w:color w:val="191919"/>
          <w:spacing w:val="-4"/>
          <w:sz w:val="20"/>
          <w:szCs w:val="20"/>
        </w:rPr>
        <w:t>r</w:t>
      </w:r>
      <w:r>
        <w:rPr>
          <w:rFonts w:ascii="Times New Roman" w:hAnsi="Times New Roman"/>
          <w:color w:val="191919"/>
          <w:sz w:val="20"/>
          <w:szCs w:val="20"/>
        </w:rPr>
        <w:t xml:space="preserve">gia. </w:t>
      </w:r>
      <w:r>
        <w:rPr>
          <w:rFonts w:ascii="Times New Roman" w:hAnsi="Times New Roman"/>
          <w:color w:val="191919"/>
          <w:spacing w:val="39"/>
          <w:sz w:val="20"/>
          <w:szCs w:val="20"/>
        </w:rPr>
        <w:t xml:space="preserve"> </w:t>
      </w:r>
      <w:r>
        <w:rPr>
          <w:rFonts w:ascii="Times New Roman" w:hAnsi="Times New Roman"/>
          <w:color w:val="191919"/>
          <w:sz w:val="20"/>
          <w:szCs w:val="20"/>
        </w:rPr>
        <w:t>Albany State reserves the right to determine the acceptability of checks, and all checks not drawn as above will be returned to the remitte</w:t>
      </w:r>
      <w:r>
        <w:rPr>
          <w:rFonts w:ascii="Times New Roman" w:hAnsi="Times New Roman"/>
          <w:color w:val="191919"/>
          <w:spacing w:val="-11"/>
          <w:sz w:val="20"/>
          <w:szCs w:val="20"/>
        </w:rPr>
        <w:t>r</w:t>
      </w:r>
      <w:r>
        <w:rPr>
          <w:rFonts w:ascii="Times New Roman" w:hAnsi="Times New Roman"/>
          <w:color w:val="191919"/>
          <w:sz w:val="20"/>
          <w:szCs w:val="20"/>
        </w:rPr>
        <w:t>.   Money orders, certified checks, traveler's checks, MasterCard,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Pr>
          <w:rFonts w:ascii="Times New Roman" w:hAnsi="Times New Roman"/>
          <w:color w:val="191919"/>
          <w:spacing w:val="-4"/>
          <w:sz w:val="20"/>
          <w:szCs w:val="20"/>
        </w:rPr>
        <w:t>r</w:t>
      </w:r>
      <w:r>
        <w:rPr>
          <w:rFonts w:ascii="Times New Roman" w:hAnsi="Times New Roman"/>
          <w:color w:val="191919"/>
          <w:sz w:val="20"/>
          <w:szCs w:val="20"/>
        </w:rPr>
        <w:t>ged a return check fee of $20 or five percent (5%) of the face amount of the check, whichever is greate</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Any person who submits an "insu</w:t>
      </w:r>
      <w:r>
        <w:rPr>
          <w:rFonts w:ascii="Times New Roman" w:hAnsi="Times New Roman"/>
          <w:color w:val="191919"/>
          <w:spacing w:val="-4"/>
          <w:sz w:val="20"/>
          <w:szCs w:val="20"/>
        </w:rPr>
        <w:t>f</w:t>
      </w:r>
      <w:r>
        <w:rPr>
          <w:rFonts w:ascii="Times New Roman" w:hAnsi="Times New Roman"/>
          <w:color w:val="191919"/>
          <w:sz w:val="20"/>
          <w:szCs w:val="20"/>
        </w:rPr>
        <w:t xml:space="preserve">ficient funds" or </w:t>
      </w:r>
      <w:r w:rsidR="00703096">
        <w:rPr>
          <w:rFonts w:ascii="Times New Roman" w:hAnsi="Times New Roman"/>
          <w:color w:val="191919"/>
          <w:sz w:val="20"/>
          <w:szCs w:val="20"/>
        </w:rPr>
        <w:t>“</w:t>
      </w:r>
      <w:r>
        <w:rPr>
          <w:rFonts w:ascii="Times New Roman" w:hAnsi="Times New Roman"/>
          <w:color w:val="191919"/>
          <w:sz w:val="20"/>
          <w:szCs w:val="20"/>
        </w:rPr>
        <w:t>no account</w:t>
      </w:r>
      <w:r w:rsidR="00703096">
        <w:rPr>
          <w:rFonts w:ascii="Times New Roman" w:hAnsi="Times New Roman"/>
          <w:color w:val="191919"/>
          <w:sz w:val="20"/>
          <w:szCs w:val="20"/>
        </w:rPr>
        <w:t>”</w:t>
      </w:r>
      <w:r>
        <w:rPr>
          <w:rFonts w:ascii="Times New Roman" w:hAnsi="Times New Roman"/>
          <w:color w:val="191919"/>
          <w:sz w:val="20"/>
          <w:szCs w:val="20"/>
        </w:rPr>
        <w:t xml:space="preserve"> check may not only be suspended from the University but may also face legal prosecution.   No transmittal of credits in any form will be made by the University or its personnel for a student with outstanding financial obligations to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p>
    <w:p w:rsid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University reserves the right to change without previous notice its fees, cha</w:t>
      </w:r>
      <w:r>
        <w:rPr>
          <w:rFonts w:ascii="Times New Roman" w:hAnsi="Times New Roman"/>
          <w:color w:val="191919"/>
          <w:spacing w:val="-4"/>
          <w:sz w:val="20"/>
          <w:szCs w:val="20"/>
        </w:rPr>
        <w:t>r</w:t>
      </w:r>
      <w:r>
        <w:rPr>
          <w:rFonts w:ascii="Times New Roman" w:hAnsi="Times New Roman"/>
          <w:color w:val="191919"/>
          <w:sz w:val="20"/>
          <w:szCs w:val="20"/>
        </w:rPr>
        <w:t>ges, rules and regulations at the beginning of each semester; howeve</w:t>
      </w:r>
      <w:r>
        <w:rPr>
          <w:rFonts w:ascii="Times New Roman" w:hAnsi="Times New Roman"/>
          <w:color w:val="191919"/>
          <w:spacing w:val="-8"/>
          <w:sz w:val="20"/>
          <w:szCs w:val="20"/>
        </w:rPr>
        <w:t>r</w:t>
      </w:r>
      <w:r>
        <w:rPr>
          <w:rFonts w:ascii="Times New Roman" w:hAnsi="Times New Roman"/>
          <w:color w:val="191919"/>
          <w:sz w:val="20"/>
          <w:szCs w:val="20"/>
        </w:rPr>
        <w:t>, this right is exercised cautiously and reluctantl</w:t>
      </w:r>
      <w:r>
        <w:rPr>
          <w:rFonts w:ascii="Times New Roman" w:hAnsi="Times New Roman"/>
          <w:color w:val="191919"/>
          <w:spacing w:val="-13"/>
          <w:sz w:val="20"/>
          <w:szCs w:val="20"/>
        </w:rPr>
        <w:t>y</w:t>
      </w:r>
      <w:r>
        <w:rPr>
          <w:rFonts w:ascii="Times New Roman" w:hAnsi="Times New Roman"/>
          <w:color w:val="191919"/>
          <w:sz w:val="20"/>
          <w:szCs w:val="20"/>
        </w:rPr>
        <w:t>.</w:t>
      </w:r>
    </w:p>
    <w:p w:rsidR="003E2973"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rPr>
      </w:pPr>
    </w:p>
    <w:p w:rsidR="003E2973" w:rsidRDefault="003E2973" w:rsidP="00EA4995">
      <w:pPr>
        <w:pStyle w:val="Heading2"/>
        <w:spacing w:before="0"/>
        <w:ind w:left="360" w:right="180" w:firstLine="0"/>
        <w:rPr>
          <w:rFonts w:ascii="Times New Roman" w:hAnsi="Times New Roman" w:cs="Times New Roman"/>
          <w:color w:val="191919"/>
          <w:sz w:val="20"/>
          <w:szCs w:val="20"/>
        </w:rPr>
      </w:pPr>
      <w:bookmarkStart w:id="72" w:name="_Toc294969658"/>
    </w:p>
    <w:p w:rsidR="00EA4995" w:rsidRPr="00AE34B4" w:rsidRDefault="00EA4995" w:rsidP="00EA4995">
      <w:pPr>
        <w:pStyle w:val="Heading2"/>
        <w:spacing w:before="0"/>
        <w:ind w:left="360" w:right="180" w:firstLine="0"/>
        <w:rPr>
          <w:rFonts w:ascii="Times New Roman" w:hAnsi="Times New Roman" w:cs="Times New Roman"/>
          <w:color w:val="000000"/>
          <w:sz w:val="20"/>
          <w:szCs w:val="20"/>
        </w:rPr>
      </w:pPr>
      <w:bookmarkStart w:id="73" w:name="_Toc295896903"/>
      <w:r w:rsidRPr="00AE34B4">
        <w:rPr>
          <w:rFonts w:ascii="Times New Roman" w:hAnsi="Times New Roman" w:cs="Times New Roman"/>
          <w:color w:val="191919"/>
          <w:sz w:val="20"/>
          <w:szCs w:val="20"/>
        </w:rPr>
        <w:t>Gradu</w:t>
      </w:r>
      <w:r w:rsidRPr="00AE34B4">
        <w:rPr>
          <w:rFonts w:ascii="Times New Roman" w:hAnsi="Times New Roman" w:cs="Times New Roman"/>
          <w:color w:val="191919"/>
          <w:spacing w:val="-16"/>
          <w:sz w:val="20"/>
          <w:szCs w:val="20"/>
        </w:rPr>
        <w:t>a</w:t>
      </w:r>
      <w:r w:rsidRPr="00AE34B4">
        <w:rPr>
          <w:rFonts w:ascii="Times New Roman" w:hAnsi="Times New Roman" w:cs="Times New Roman"/>
          <w:color w:val="191919"/>
          <w:sz w:val="20"/>
          <w:szCs w:val="20"/>
        </w:rPr>
        <w:t>te Student Fees</w:t>
      </w:r>
      <w:bookmarkEnd w:id="72"/>
      <w:bookmarkEnd w:id="73"/>
    </w:p>
    <w:p w:rsidR="00EA4995" w:rsidRDefault="00EA4995" w:rsidP="00EA4995">
      <w:pPr>
        <w:widowControl w:val="0"/>
        <w:autoSpaceDE w:val="0"/>
        <w:autoSpaceDN w:val="0"/>
        <w:adjustRightInd w:val="0"/>
        <w:spacing w:before="21" w:after="0"/>
        <w:ind w:left="360" w:right="180" w:firstLine="0"/>
        <w:jc w:val="both"/>
        <w:rPr>
          <w:rFonts w:ascii="Times New Roman" w:hAnsi="Times New Roman"/>
          <w:color w:val="191919"/>
          <w:sz w:val="20"/>
          <w:szCs w:val="20"/>
        </w:rPr>
      </w:pPr>
    </w:p>
    <w:p w:rsidR="00EA4995" w:rsidRDefault="00EA4995" w:rsidP="00EA4995">
      <w:pPr>
        <w:widowControl w:val="0"/>
        <w:autoSpaceDE w:val="0"/>
        <w:autoSpaceDN w:val="0"/>
        <w:adjustRightInd w:val="0"/>
        <w:spacing w:before="21" w:after="0"/>
        <w:ind w:left="360" w:right="180" w:firstLine="0"/>
        <w:jc w:val="both"/>
        <w:rPr>
          <w:rFonts w:ascii="Times New Roman" w:hAnsi="Times New Roman"/>
          <w:color w:val="000000"/>
          <w:sz w:val="20"/>
          <w:szCs w:val="20"/>
        </w:rPr>
      </w:pPr>
      <w:r>
        <w:rPr>
          <w:rFonts w:ascii="Times New Roman" w:hAnsi="Times New Roman"/>
          <w:color w:val="191919"/>
          <w:sz w:val="20"/>
          <w:szCs w:val="20"/>
        </w:rPr>
        <w:t>Matriculation</w:t>
      </w:r>
      <w:r>
        <w:rPr>
          <w:rFonts w:ascii="Times New Roman" w:hAnsi="Times New Roman"/>
          <w:color w:val="191919"/>
          <w:spacing w:val="3"/>
          <w:sz w:val="20"/>
          <w:szCs w:val="20"/>
        </w:rPr>
        <w:t xml:space="preserve"> </w:t>
      </w:r>
      <w:r>
        <w:rPr>
          <w:rFonts w:ascii="Times New Roman" w:hAnsi="Times New Roman"/>
          <w:color w:val="191919"/>
          <w:sz w:val="20"/>
          <w:szCs w:val="20"/>
        </w:rPr>
        <w:t>(Fewer</w:t>
      </w:r>
      <w:r>
        <w:rPr>
          <w:rFonts w:ascii="Times New Roman" w:hAnsi="Times New Roman"/>
          <w:color w:val="191919"/>
          <w:spacing w:val="3"/>
          <w:sz w:val="20"/>
          <w:szCs w:val="20"/>
        </w:rPr>
        <w:t xml:space="preserve"> </w:t>
      </w:r>
      <w:r>
        <w:rPr>
          <w:rFonts w:ascii="Times New Roman" w:hAnsi="Times New Roman"/>
          <w:color w:val="191919"/>
          <w:sz w:val="20"/>
          <w:szCs w:val="20"/>
        </w:rPr>
        <w:t>than</w:t>
      </w:r>
      <w:r>
        <w:rPr>
          <w:rFonts w:ascii="Times New Roman" w:hAnsi="Times New Roman"/>
          <w:color w:val="191919"/>
          <w:spacing w:val="3"/>
          <w:sz w:val="20"/>
          <w:szCs w:val="20"/>
        </w:rPr>
        <w:t xml:space="preserve"> </w:t>
      </w:r>
      <w:r>
        <w:rPr>
          <w:rFonts w:ascii="Times New Roman" w:hAnsi="Times New Roman"/>
          <w:color w:val="191919"/>
          <w:sz w:val="20"/>
          <w:szCs w:val="20"/>
        </w:rPr>
        <w:t>9</w:t>
      </w:r>
      <w:r>
        <w:rPr>
          <w:rFonts w:ascii="Times New Roman" w:hAnsi="Times New Roman"/>
          <w:color w:val="191919"/>
          <w:spacing w:val="3"/>
          <w:sz w:val="20"/>
          <w:szCs w:val="20"/>
        </w:rPr>
        <w:t xml:space="preserve"> </w:t>
      </w:r>
      <w:r>
        <w:rPr>
          <w:rFonts w:ascii="Times New Roman" w:hAnsi="Times New Roman"/>
          <w:color w:val="191919"/>
          <w:sz w:val="20"/>
          <w:szCs w:val="20"/>
        </w:rPr>
        <w:t>hours</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semester</w:t>
      </w:r>
      <w:r>
        <w:rPr>
          <w:rFonts w:ascii="Times New Roman" w:hAnsi="Times New Roman"/>
          <w:color w:val="191919"/>
          <w:spacing w:val="3"/>
          <w:sz w:val="20"/>
          <w:szCs w:val="20"/>
        </w:rPr>
        <w:t xml:space="preserve"> </w:t>
      </w:r>
      <w:r>
        <w:rPr>
          <w:rFonts w:ascii="Times New Roman" w:hAnsi="Times New Roman"/>
          <w:color w:val="191919"/>
          <w:sz w:val="20"/>
          <w:szCs w:val="20"/>
        </w:rPr>
        <w:t>credit</w:t>
      </w:r>
      <w:r>
        <w:rPr>
          <w:rFonts w:ascii="Times New Roman" w:hAnsi="Times New Roman"/>
          <w:color w:val="191919"/>
          <w:spacing w:val="3"/>
          <w:sz w:val="20"/>
          <w:szCs w:val="20"/>
        </w:rPr>
        <w:t xml:space="preserve"> </w:t>
      </w:r>
      <w:r>
        <w:rPr>
          <w:rFonts w:ascii="Times New Roman" w:hAnsi="Times New Roman"/>
          <w:color w:val="191919"/>
          <w:sz w:val="20"/>
          <w:szCs w:val="20"/>
        </w:rPr>
        <w:t>hour)...........................$154.00</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hour</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Non-Resident</w:t>
      </w:r>
      <w:r>
        <w:rPr>
          <w:rFonts w:ascii="Times New Roman" w:hAnsi="Times New Roman"/>
          <w:color w:val="191919"/>
          <w:spacing w:val="-1"/>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uition</w:t>
      </w:r>
      <w:r>
        <w:rPr>
          <w:rFonts w:ascii="Times New Roman" w:hAnsi="Times New Roman"/>
          <w:color w:val="191919"/>
          <w:spacing w:val="2"/>
          <w:sz w:val="20"/>
          <w:szCs w:val="20"/>
        </w:rPr>
        <w:t xml:space="preserve"> </w:t>
      </w:r>
      <w:r>
        <w:rPr>
          <w:rFonts w:ascii="Times New Roman" w:hAnsi="Times New Roman"/>
          <w:color w:val="191919"/>
          <w:sz w:val="20"/>
          <w:szCs w:val="20"/>
        </w:rPr>
        <w:t>(Fewer</w:t>
      </w:r>
      <w:r>
        <w:rPr>
          <w:rFonts w:ascii="Times New Roman" w:hAnsi="Times New Roman"/>
          <w:color w:val="191919"/>
          <w:spacing w:val="2"/>
          <w:sz w:val="20"/>
          <w:szCs w:val="20"/>
        </w:rPr>
        <w:t xml:space="preserve"> </w:t>
      </w:r>
      <w:r>
        <w:rPr>
          <w:rFonts w:ascii="Times New Roman" w:hAnsi="Times New Roman"/>
          <w:color w:val="191919"/>
          <w:sz w:val="20"/>
          <w:szCs w:val="20"/>
        </w:rPr>
        <w:t>than</w:t>
      </w:r>
      <w:r>
        <w:rPr>
          <w:rFonts w:ascii="Times New Roman" w:hAnsi="Times New Roman"/>
          <w:color w:val="191919"/>
          <w:spacing w:val="2"/>
          <w:sz w:val="20"/>
          <w:szCs w:val="20"/>
        </w:rPr>
        <w:t xml:space="preserve"> </w:t>
      </w:r>
      <w:r>
        <w:rPr>
          <w:rFonts w:ascii="Times New Roman" w:hAnsi="Times New Roman"/>
          <w:color w:val="191919"/>
          <w:sz w:val="20"/>
          <w:szCs w:val="20"/>
        </w:rPr>
        <w:t>9</w:t>
      </w:r>
      <w:r>
        <w:rPr>
          <w:rFonts w:ascii="Times New Roman" w:hAnsi="Times New Roman"/>
          <w:color w:val="191919"/>
          <w:spacing w:val="2"/>
          <w:sz w:val="20"/>
          <w:szCs w:val="20"/>
        </w:rPr>
        <w:t xml:space="preserve"> </w:t>
      </w:r>
      <w:r>
        <w:rPr>
          <w:rFonts w:ascii="Times New Roman" w:hAnsi="Times New Roman"/>
          <w:color w:val="191919"/>
          <w:sz w:val="20"/>
          <w:szCs w:val="20"/>
        </w:rPr>
        <w:t>hours</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semester</w:t>
      </w:r>
      <w:r>
        <w:rPr>
          <w:rFonts w:ascii="Times New Roman" w:hAnsi="Times New Roman"/>
          <w:color w:val="191919"/>
          <w:spacing w:val="2"/>
          <w:sz w:val="20"/>
          <w:szCs w:val="20"/>
        </w:rPr>
        <w:t xml:space="preserve"> </w:t>
      </w:r>
      <w:r>
        <w:rPr>
          <w:rFonts w:ascii="Times New Roman" w:hAnsi="Times New Roman"/>
          <w:color w:val="191919"/>
          <w:sz w:val="20"/>
          <w:szCs w:val="20"/>
        </w:rPr>
        <w:t>credit</w:t>
      </w:r>
      <w:r>
        <w:rPr>
          <w:rFonts w:ascii="Times New Roman" w:hAnsi="Times New Roman"/>
          <w:color w:val="191919"/>
          <w:spacing w:val="2"/>
          <w:sz w:val="20"/>
          <w:szCs w:val="20"/>
        </w:rPr>
        <w:t xml:space="preserve"> </w:t>
      </w:r>
      <w:r>
        <w:rPr>
          <w:rFonts w:ascii="Times New Roman" w:hAnsi="Times New Roman"/>
          <w:color w:val="191919"/>
          <w:sz w:val="20"/>
          <w:szCs w:val="20"/>
        </w:rPr>
        <w:t>hour)..............$614.00</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hour</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b/>
          <w:bCs/>
          <w:color w:val="191919"/>
          <w:sz w:val="20"/>
          <w:szCs w:val="20"/>
        </w:rPr>
      </w:pPr>
    </w:p>
    <w:p w:rsidR="00EA4995" w:rsidRPr="00AE34B4" w:rsidRDefault="00EA4995" w:rsidP="00EA4995">
      <w:pPr>
        <w:pStyle w:val="Heading2"/>
        <w:spacing w:before="0"/>
        <w:ind w:left="360" w:right="180" w:firstLine="0"/>
        <w:rPr>
          <w:rFonts w:ascii="Times New Roman" w:hAnsi="Times New Roman"/>
          <w:color w:val="000000"/>
          <w:sz w:val="20"/>
          <w:szCs w:val="20"/>
        </w:rPr>
      </w:pPr>
      <w:bookmarkStart w:id="74" w:name="_Toc294969659"/>
      <w:bookmarkStart w:id="75" w:name="_Toc295896904"/>
      <w:r w:rsidRPr="00AE34B4">
        <w:rPr>
          <w:rFonts w:ascii="Times New Roman" w:hAnsi="Times New Roman"/>
          <w:bCs w:val="0"/>
          <w:color w:val="191919"/>
          <w:sz w:val="20"/>
          <w:szCs w:val="20"/>
        </w:rPr>
        <w:t>Fees and Expenses Beyond Matriculation Fees</w:t>
      </w:r>
      <w:bookmarkEnd w:id="74"/>
      <w:bookmarkEnd w:id="75"/>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Parking</w:t>
      </w:r>
      <w:r>
        <w:rPr>
          <w:rFonts w:ascii="Times New Roman" w:hAnsi="Times New Roman"/>
          <w:color w:val="191919"/>
          <w:spacing w:val="13"/>
          <w:sz w:val="20"/>
          <w:szCs w:val="20"/>
        </w:rPr>
        <w:t xml:space="preserve"> </w:t>
      </w:r>
      <w:r>
        <w:rPr>
          <w:rFonts w:ascii="Times New Roman" w:hAnsi="Times New Roman"/>
          <w:color w:val="191919"/>
          <w:sz w:val="20"/>
          <w:szCs w:val="20"/>
        </w:rPr>
        <w:t>(Motor</w:t>
      </w:r>
      <w:r>
        <w:rPr>
          <w:rFonts w:ascii="Times New Roman" w:hAnsi="Times New Roman"/>
          <w:color w:val="191919"/>
          <w:spacing w:val="9"/>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ehicle)</w:t>
      </w:r>
      <w:r>
        <w:rPr>
          <w:rFonts w:ascii="Times New Roman" w:hAnsi="Times New Roman"/>
          <w:color w:val="191919"/>
          <w:spacing w:val="13"/>
          <w:sz w:val="20"/>
          <w:szCs w:val="20"/>
        </w:rPr>
        <w:t xml:space="preserve"> </w:t>
      </w:r>
      <w:r>
        <w:rPr>
          <w:rFonts w:ascii="Times New Roman" w:hAnsi="Times New Roman"/>
          <w:color w:val="191919"/>
          <w:sz w:val="20"/>
          <w:szCs w:val="20"/>
        </w:rPr>
        <w:t>Fee...............................................................................................$8.00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Graduation</w:t>
      </w:r>
      <w:r>
        <w:rPr>
          <w:rFonts w:ascii="Times New Roman" w:hAnsi="Times New Roman"/>
          <w:color w:val="191919"/>
          <w:spacing w:val="12"/>
          <w:sz w:val="20"/>
          <w:szCs w:val="20"/>
        </w:rPr>
        <w:t xml:space="preserve"> </w:t>
      </w:r>
      <w:r>
        <w:rPr>
          <w:rFonts w:ascii="Times New Roman" w:hAnsi="Times New Roman"/>
          <w:color w:val="191919"/>
          <w:sz w:val="20"/>
          <w:szCs w:val="20"/>
        </w:rPr>
        <w:t>Fee.................................................................................................................$</w:t>
      </w:r>
      <w:r>
        <w:rPr>
          <w:rFonts w:ascii="Times New Roman" w:hAnsi="Times New Roman"/>
          <w:color w:val="191919"/>
          <w:spacing w:val="-7"/>
          <w:sz w:val="20"/>
          <w:szCs w:val="20"/>
        </w:rPr>
        <w:t>11</w:t>
      </w:r>
      <w:r>
        <w:rPr>
          <w:rFonts w:ascii="Times New Roman" w:hAnsi="Times New Roman"/>
          <w:color w:val="191919"/>
          <w:sz w:val="20"/>
          <w:szCs w:val="20"/>
        </w:rPr>
        <w:t>1.00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Applied Music (per course) Fee........................................................................................$65.00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 Fee......................................................................................................................$3.00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Health Service Fee.............................................................................................................$45.00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Activity Fee..........................................................................................................$46.00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Athletic Fee.........................................................................................................$152.00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echnology Fee..................................................................................................................$38.00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Late Registration Penalty Fee (Failure to register within the dates set) first day</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(Thereafte</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late</w:t>
      </w:r>
      <w:r>
        <w:rPr>
          <w:rFonts w:ascii="Times New Roman" w:hAnsi="Times New Roman"/>
          <w:color w:val="191919"/>
          <w:spacing w:val="1"/>
          <w:sz w:val="20"/>
          <w:szCs w:val="20"/>
        </w:rPr>
        <w:t xml:space="preserve"> </w:t>
      </w:r>
      <w:r>
        <w:rPr>
          <w:rFonts w:ascii="Times New Roman" w:hAnsi="Times New Roman"/>
          <w:color w:val="191919"/>
          <w:sz w:val="20"/>
          <w:szCs w:val="20"/>
        </w:rPr>
        <w:t>fee</w:t>
      </w:r>
      <w:r>
        <w:rPr>
          <w:rFonts w:ascii="Times New Roman" w:hAnsi="Times New Roman"/>
          <w:color w:val="191919"/>
          <w:spacing w:val="1"/>
          <w:sz w:val="20"/>
          <w:szCs w:val="20"/>
        </w:rPr>
        <w:t xml:space="preserve"> </w:t>
      </w:r>
      <w:r>
        <w:rPr>
          <w:rFonts w:ascii="Times New Roman" w:hAnsi="Times New Roman"/>
          <w:color w:val="191919"/>
          <w:sz w:val="20"/>
          <w:szCs w:val="20"/>
        </w:rPr>
        <w:t>increases</w:t>
      </w:r>
      <w:r>
        <w:rPr>
          <w:rFonts w:ascii="Times New Roman" w:hAnsi="Times New Roman"/>
          <w:color w:val="191919"/>
          <w:spacing w:val="1"/>
          <w:sz w:val="20"/>
          <w:szCs w:val="20"/>
        </w:rPr>
        <w:t xml:space="preserve"> </w:t>
      </w:r>
      <w:r>
        <w:rPr>
          <w:rFonts w:ascii="Times New Roman" w:hAnsi="Times New Roman"/>
          <w:color w:val="191919"/>
          <w:sz w:val="20"/>
          <w:szCs w:val="20"/>
        </w:rPr>
        <w:t>$5</w:t>
      </w:r>
      <w:r>
        <w:rPr>
          <w:rFonts w:ascii="Times New Roman" w:hAnsi="Times New Roman"/>
          <w:color w:val="191919"/>
          <w:spacing w:val="1"/>
          <w:sz w:val="20"/>
          <w:szCs w:val="20"/>
        </w:rPr>
        <w:t xml:space="preserve"> </w:t>
      </w:r>
      <w:r>
        <w:rPr>
          <w:rFonts w:ascii="Times New Roman" w:hAnsi="Times New Roman"/>
          <w:color w:val="191919"/>
          <w:sz w:val="20"/>
          <w:szCs w:val="20"/>
        </w:rPr>
        <w:t>each</w:t>
      </w:r>
      <w:r>
        <w:rPr>
          <w:rFonts w:ascii="Times New Roman" w:hAnsi="Times New Roman"/>
          <w:color w:val="191919"/>
          <w:spacing w:val="1"/>
          <w:sz w:val="20"/>
          <w:szCs w:val="20"/>
        </w:rPr>
        <w:t xml:space="preserve"> </w:t>
      </w:r>
      <w:r>
        <w:rPr>
          <w:rFonts w:ascii="Times New Roman" w:hAnsi="Times New Roman"/>
          <w:color w:val="191919"/>
          <w:sz w:val="20"/>
          <w:szCs w:val="20"/>
        </w:rPr>
        <w:t>subsequent</w:t>
      </w:r>
      <w:r>
        <w:rPr>
          <w:rFonts w:ascii="Times New Roman" w:hAnsi="Times New Roman"/>
          <w:color w:val="191919"/>
          <w:spacing w:val="1"/>
          <w:sz w:val="20"/>
          <w:szCs w:val="20"/>
        </w:rPr>
        <w:t xml:space="preserve"> </w:t>
      </w:r>
      <w:r>
        <w:rPr>
          <w:rFonts w:ascii="Times New Roman" w:hAnsi="Times New Roman"/>
          <w:color w:val="191919"/>
          <w:sz w:val="20"/>
          <w:szCs w:val="20"/>
        </w:rPr>
        <w:t>day</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deadline</w:t>
      </w:r>
      <w:r>
        <w:rPr>
          <w:rFonts w:ascii="Times New Roman" w:hAnsi="Times New Roman"/>
          <w:color w:val="191919"/>
          <w:spacing w:val="1"/>
          <w:sz w:val="20"/>
          <w:szCs w:val="20"/>
        </w:rPr>
        <w:t xml:space="preserve"> </w:t>
      </w:r>
      <w:r>
        <w:rPr>
          <w:rFonts w:ascii="Times New Roman" w:hAnsi="Times New Roman"/>
          <w:color w:val="191919"/>
          <w:sz w:val="20"/>
          <w:szCs w:val="20"/>
        </w:rPr>
        <w:t>date)....................$35.00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Returned</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Fee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5%</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face</w:t>
      </w:r>
      <w:r>
        <w:rPr>
          <w:rFonts w:ascii="Times New Roman" w:hAnsi="Times New Roman"/>
          <w:color w:val="191919"/>
          <w:spacing w:val="3"/>
          <w:sz w:val="20"/>
          <w:szCs w:val="20"/>
        </w:rPr>
        <w:t xml:space="preserve"> </w:t>
      </w:r>
      <w:r>
        <w:rPr>
          <w:rFonts w:ascii="Times New Roman" w:hAnsi="Times New Roman"/>
          <w:color w:val="191919"/>
          <w:sz w:val="20"/>
          <w:szCs w:val="20"/>
        </w:rPr>
        <w:t>amount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whichever</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greater)..................$20.00</w:t>
      </w:r>
    </w:p>
    <w:p w:rsidR="00EA4995"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191919"/>
          <w:sz w:val="20"/>
          <w:szCs w:val="20"/>
        </w:rPr>
      </w:pPr>
    </w:p>
    <w:p w:rsidR="00EA4995"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All fees and cha</w:t>
      </w:r>
      <w:r>
        <w:rPr>
          <w:rFonts w:ascii="Times New Roman" w:hAnsi="Times New Roman"/>
          <w:color w:val="191919"/>
          <w:spacing w:val="-4"/>
          <w:sz w:val="20"/>
          <w:szCs w:val="20"/>
        </w:rPr>
        <w:t>r</w:t>
      </w:r>
      <w:r>
        <w:rPr>
          <w:rFonts w:ascii="Times New Roman" w:hAnsi="Times New Roman"/>
          <w:color w:val="191919"/>
          <w:sz w:val="20"/>
          <w:szCs w:val="20"/>
        </w:rPr>
        <w:t>ges are payable at the time of registration. Remittance should be made payable to</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State University and addressed as follows: </w:t>
      </w:r>
    </w:p>
    <w:p w:rsidR="00EA4995"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191919"/>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 xml:space="preserve">fairs </w:t>
      </w:r>
    </w:p>
    <w:p w:rsidR="00EA4995"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191919"/>
          <w:sz w:val="20"/>
          <w:szCs w:val="20"/>
        </w:rPr>
      </w:pPr>
      <w:r>
        <w:rPr>
          <w:rFonts w:ascii="Times New Roman" w:hAnsi="Times New Roman"/>
          <w:color w:val="191919"/>
          <w:sz w:val="20"/>
          <w:szCs w:val="20"/>
        </w:rPr>
        <w:t xml:space="preserve">Albany State University </w:t>
      </w:r>
    </w:p>
    <w:p w:rsidR="00EA4995"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EA4995"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191919"/>
          <w:sz w:val="20"/>
          <w:szCs w:val="20"/>
        </w:rPr>
      </w:pPr>
    </w:p>
    <w:p w:rsidR="00EA4995"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Please include the name and social security number of the student for whom payment is intended when fees are sent by mail.</w:t>
      </w:r>
    </w:p>
    <w:p w:rsidR="00EA4995" w:rsidRDefault="00EA4995" w:rsidP="00EA4995">
      <w:pPr>
        <w:widowControl w:val="0"/>
        <w:autoSpaceDE w:val="0"/>
        <w:autoSpaceDN w:val="0"/>
        <w:adjustRightInd w:val="0"/>
        <w:spacing w:before="10" w:after="0" w:line="250" w:lineRule="auto"/>
        <w:ind w:left="360" w:right="180" w:firstLine="0"/>
        <w:jc w:val="both"/>
      </w:pPr>
    </w:p>
    <w:p w:rsidR="00EA4995" w:rsidRDefault="00EA4995" w:rsidP="00EA4995">
      <w:pPr>
        <w:widowControl w:val="0"/>
        <w:autoSpaceDE w:val="0"/>
        <w:autoSpaceDN w:val="0"/>
        <w:adjustRightInd w:val="0"/>
        <w:spacing w:before="10" w:after="0" w:line="250" w:lineRule="auto"/>
        <w:ind w:left="360" w:right="180" w:firstLine="0"/>
        <w:jc w:val="both"/>
      </w:pPr>
    </w:p>
    <w:p w:rsidR="00EA4995" w:rsidRPr="00F06FB0" w:rsidRDefault="00EA4995" w:rsidP="00EA4995">
      <w:pPr>
        <w:pStyle w:val="Heading2"/>
        <w:spacing w:before="0"/>
        <w:ind w:left="360" w:right="180" w:firstLine="0"/>
        <w:rPr>
          <w:rFonts w:ascii="Impact" w:hAnsi="Impact" w:cs="Impact"/>
          <w:b w:val="0"/>
          <w:color w:val="808080" w:themeColor="background1" w:themeShade="80"/>
          <w:sz w:val="28"/>
          <w:szCs w:val="28"/>
        </w:rPr>
      </w:pPr>
      <w:bookmarkStart w:id="76" w:name="_Toc294969660"/>
      <w:bookmarkStart w:id="77" w:name="_Toc295896905"/>
      <w:r w:rsidRPr="00D217C8">
        <w:rPr>
          <w:rFonts w:ascii="Impact" w:hAnsi="Impact" w:cs="Impact"/>
          <w:b w:val="0"/>
          <w:color w:val="808080" w:themeColor="background1" w:themeShade="80"/>
          <w:spacing w:val="44"/>
          <w:position w:val="-1"/>
          <w:sz w:val="28"/>
          <w:szCs w:val="28"/>
          <w:fitText w:val="2592" w:id="-162761472"/>
        </w:rPr>
        <w:t>GENERAL REFUND</w:t>
      </w:r>
      <w:r w:rsidRPr="00D217C8">
        <w:rPr>
          <w:rFonts w:ascii="Impact" w:hAnsi="Impact" w:cs="Impact"/>
          <w:b w:val="0"/>
          <w:color w:val="808080" w:themeColor="background1" w:themeShade="80"/>
          <w:spacing w:val="6"/>
          <w:position w:val="-1"/>
          <w:sz w:val="28"/>
          <w:szCs w:val="28"/>
          <w:fitText w:val="2592" w:id="-162761472"/>
        </w:rPr>
        <w:t>S</w:t>
      </w:r>
      <w:bookmarkEnd w:id="76"/>
      <w:bookmarkEnd w:id="77"/>
    </w:p>
    <w:p w:rsidR="003E2973" w:rsidRPr="003E2973"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In accordance with the refund policy of the Board of Regents, refunds will be made on institutional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ges and other mandatory fees upon a student</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total withdrawal from the institution. The refund amount for a student withdrawing from the institution shall be based on a pro rate pe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centage, determined by dividing the number of calendar days in the semester that the student completed by the total calendar days in the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Sect="00872727">
          <w:headerReference w:type="default" r:id="rId28"/>
          <w:pgSz w:w="12240" w:h="15840" w:code="1"/>
          <w:pgMar w:top="720" w:right="720" w:bottom="288" w:left="1440" w:header="720" w:footer="288" w:gutter="0"/>
          <w:cols w:space="720"/>
          <w:docGrid w:linePitch="360"/>
        </w:sectPr>
      </w:pP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student is eligible to retain only the percentage of</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aid disbursed that is equal to the percentage of the enrollment period completed by the student.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unearned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ges, and no</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 xml:space="preserve">aid needs to be </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returned.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When one withdraws prior to the first day of class, he/she is entitled to a 100 percent refund.</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refund of all tuition and other mandatory fees shall be made in the event of death of a student at any time du</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ing the academic yea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student is responsible for returning the unearned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Program assistance for which the school is not required to return.</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ford Loan, Subsidized FFEL/Direct Sta</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ford Loan, Perkins Loan, FFEL/Direct PLUS, Pell Grant, FSEOG and other</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programs) less the portion returned to the respective source(s) by the school. Loan proceeds are returned in accordance with the terms of the promissory note.</w:t>
      </w:r>
    </w:p>
    <w:p w:rsidR="003E2973"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Any student who wishes to withdraw from the University must secure a withdrawal form from the Registra</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complete it and have it approved by the Registra</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Director of Financial Operations,</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2"/>
          <w:sz w:val="20"/>
          <w:szCs w:val="20"/>
        </w:rPr>
        <w:t>V</w:t>
      </w:r>
      <w:r w:rsidRPr="003E2973">
        <w:rPr>
          <w:rFonts w:ascii="Times New Roman" w:hAnsi="Times New Roman"/>
          <w:color w:val="000000" w:themeColor="text1"/>
          <w:sz w:val="20"/>
          <w:szCs w:val="20"/>
        </w:rPr>
        <w:t>ice President for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fairs and Director of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student</w:t>
      </w:r>
      <w:r w:rsidR="00703096">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must file a copy in each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and will then be eligible for a refund of fees in accordance with the above polic</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w:t>
      </w:r>
    </w:p>
    <w:p w:rsidR="00080D93" w:rsidRPr="003E2973"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Default="00EA4995" w:rsidP="00EA4995">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Non -Refundable Fees</w:t>
      </w:r>
    </w:p>
    <w:p w:rsidR="00EA4995"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191919"/>
          <w:sz w:val="20"/>
          <w:szCs w:val="20"/>
        </w:rPr>
      </w:pPr>
      <w:r>
        <w:rPr>
          <w:rFonts w:ascii="Times New Roman" w:hAnsi="Times New Roman"/>
          <w:color w:val="191919"/>
          <w:sz w:val="20"/>
          <w:szCs w:val="20"/>
        </w:rPr>
        <w:t xml:space="preserve">The following fees are non-refundable: </w:t>
      </w:r>
    </w:p>
    <w:p w:rsidR="00EA4995"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sz w:val="20"/>
          <w:szCs w:val="20"/>
        </w:rPr>
      </w:pPr>
      <w:r>
        <w:rPr>
          <w:rFonts w:ascii="Times New Roman" w:hAnsi="Times New Roman"/>
          <w:color w:val="191919"/>
          <w:sz w:val="20"/>
          <w:szCs w:val="20"/>
        </w:rPr>
        <w:t>Admission Fee</w:t>
      </w:r>
    </w:p>
    <w:p w:rsidR="00EA4995"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191919"/>
          <w:sz w:val="20"/>
          <w:szCs w:val="20"/>
        </w:rPr>
      </w:pPr>
      <w:r>
        <w:rPr>
          <w:rFonts w:ascii="Times New Roman" w:hAnsi="Times New Roman"/>
          <w:color w:val="191919"/>
          <w:sz w:val="20"/>
          <w:szCs w:val="20"/>
        </w:rPr>
        <w:t xml:space="preserve">Graduation Fee </w:t>
      </w:r>
    </w:p>
    <w:p w:rsidR="00EA4995"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191919"/>
          <w:sz w:val="20"/>
          <w:szCs w:val="20"/>
        </w:rPr>
      </w:pPr>
      <w:r>
        <w:rPr>
          <w:rFonts w:ascii="Times New Roman" w:hAnsi="Times New Roman"/>
          <w:color w:val="191919"/>
          <w:sz w:val="20"/>
          <w:szCs w:val="20"/>
        </w:rPr>
        <w:t xml:space="preserve">Music Fee </w:t>
      </w:r>
    </w:p>
    <w:p w:rsidR="00EA4995"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sz w:val="20"/>
          <w:szCs w:val="20"/>
        </w:rPr>
      </w:pPr>
      <w:r>
        <w:rPr>
          <w:rFonts w:ascii="Times New Roman" w:hAnsi="Times New Roman"/>
          <w:color w:val="191919"/>
          <w:sz w:val="20"/>
          <w:szCs w:val="20"/>
        </w:rPr>
        <w:t>Parking Fee</w:t>
      </w:r>
    </w:p>
    <w:p w:rsidR="00EA4995"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sz w:val="20"/>
          <w:szCs w:val="20"/>
        </w:rPr>
      </w:pPr>
      <w:r>
        <w:rPr>
          <w:rFonts w:ascii="Times New Roman" w:hAnsi="Times New Roman"/>
          <w:color w:val="191919"/>
          <w:sz w:val="20"/>
          <w:szCs w:val="20"/>
        </w:rPr>
        <w:t>Dormitory Deposits are refundable after four years or upon graduation, minus any applied cha</w:t>
      </w:r>
      <w:r>
        <w:rPr>
          <w:rFonts w:ascii="Times New Roman" w:hAnsi="Times New Roman"/>
          <w:color w:val="191919"/>
          <w:spacing w:val="-4"/>
          <w:sz w:val="20"/>
          <w:szCs w:val="20"/>
        </w:rPr>
        <w:t>r</w:t>
      </w:r>
      <w:r>
        <w:rPr>
          <w:rFonts w:ascii="Times New Roman" w:hAnsi="Times New Roman"/>
          <w:color w:val="191919"/>
          <w:sz w:val="20"/>
          <w:szCs w:val="20"/>
        </w:rPr>
        <w:t>ges such as dormitory damage.</w:t>
      </w:r>
    </w:p>
    <w:p w:rsidR="00EA4995" w:rsidRDefault="00EA4995" w:rsidP="00EA4995">
      <w:pPr>
        <w:widowControl w:val="0"/>
        <w:autoSpaceDE w:val="0"/>
        <w:autoSpaceDN w:val="0"/>
        <w:adjustRightInd w:val="0"/>
        <w:spacing w:after="0"/>
        <w:ind w:left="720" w:right="180" w:firstLine="0"/>
        <w:jc w:val="both"/>
        <w:rPr>
          <w:rFonts w:ascii="Times New Roman" w:hAnsi="Times New Roman"/>
          <w:color w:val="191919"/>
          <w:sz w:val="20"/>
          <w:szCs w:val="20"/>
        </w:rPr>
      </w:pPr>
      <w:r>
        <w:rPr>
          <w:rFonts w:ascii="Times New Roman" w:hAnsi="Times New Roman"/>
          <w:color w:val="191919"/>
          <w:sz w:val="20"/>
          <w:szCs w:val="20"/>
        </w:rPr>
        <w:t>Application Processing Fee</w:t>
      </w:r>
    </w:p>
    <w:p w:rsidR="00EA4995" w:rsidRDefault="00EA4995" w:rsidP="00EA4995">
      <w:pPr>
        <w:widowControl w:val="0"/>
        <w:autoSpaceDE w:val="0"/>
        <w:autoSpaceDN w:val="0"/>
        <w:adjustRightInd w:val="0"/>
        <w:spacing w:after="0"/>
        <w:ind w:left="720" w:right="180" w:firstLine="0"/>
        <w:jc w:val="both"/>
        <w:rPr>
          <w:rFonts w:ascii="Times New Roman" w:hAnsi="Times New Roman"/>
          <w:color w:val="000000"/>
          <w:sz w:val="20"/>
          <w:szCs w:val="20"/>
        </w:rPr>
      </w:pPr>
    </w:p>
    <w:p w:rsidR="00EA4995"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 xml:space="preserve">Upon application to a graduate program or for certification, an applicant to the Graduate School must submit a non-refundable application fee of twenty dollars ($20). </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fee does not apply toward registration fees.</w:t>
      </w:r>
    </w:p>
    <w:p w:rsidR="00EA4995"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sz w:val="24"/>
          <w:szCs w:val="24"/>
        </w:rPr>
      </w:pPr>
    </w:p>
    <w:p w:rsidR="003E2973" w:rsidRPr="003E2973"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z w:val="20"/>
          <w:szCs w:val="20"/>
        </w:rPr>
        <w:t>Graduation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All candidates for graduation must file a formal application for graduation ONE SEMESTER IN</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AD</w:t>
      </w:r>
      <w:r w:rsidRPr="003E2973">
        <w:rPr>
          <w:rFonts w:ascii="Times New Roman" w:hAnsi="Times New Roman"/>
          <w:color w:val="000000" w:themeColor="text1"/>
          <w:spacing w:val="-26"/>
          <w:sz w:val="20"/>
          <w:szCs w:val="20"/>
        </w:rPr>
        <w:t>V</w:t>
      </w:r>
      <w:r w:rsidRPr="003E2973">
        <w:rPr>
          <w:rFonts w:ascii="Times New Roman" w:hAnsi="Times New Roman"/>
          <w:color w:val="000000" w:themeColor="text1"/>
          <w:sz w:val="20"/>
          <w:szCs w:val="20"/>
        </w:rPr>
        <w:t>ANCE OF</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THEIR EXPECTED COMPLETION D</w:t>
      </w:r>
      <w:r w:rsidRPr="003E2973">
        <w:rPr>
          <w:rFonts w:ascii="Times New Roman" w:hAnsi="Times New Roman"/>
          <w:color w:val="000000" w:themeColor="text1"/>
          <w:spacing w:val="-22"/>
          <w:sz w:val="20"/>
          <w:szCs w:val="20"/>
        </w:rPr>
        <w:t>A</w:t>
      </w:r>
      <w:r w:rsidRPr="003E2973">
        <w:rPr>
          <w:rFonts w:ascii="Times New Roman" w:hAnsi="Times New Roman"/>
          <w:color w:val="000000" w:themeColor="text1"/>
          <w:sz w:val="20"/>
          <w:szCs w:val="20"/>
        </w:rPr>
        <w:t>TE. Graduation fees are subject to change each yea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 Information about current fees can be obtained from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of Fiscal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fairs, Academic Building, Room 284, or from the Graduate School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192</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ACAD Building.</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080D93" w:rsidRDefault="003E2973" w:rsidP="00080D93">
      <w:pPr>
        <w:pStyle w:val="Heading2"/>
        <w:ind w:firstLine="360"/>
        <w:rPr>
          <w:rFonts w:ascii="Times New Roman" w:hAnsi="Times New Roman"/>
          <w:color w:val="000000" w:themeColor="text1"/>
          <w:sz w:val="20"/>
          <w:szCs w:val="20"/>
        </w:rPr>
      </w:pPr>
      <w:bookmarkStart w:id="78" w:name="_Toc295896906"/>
      <w:r w:rsidRPr="00080D93">
        <w:rPr>
          <w:rFonts w:ascii="Times New Roman" w:hAnsi="Times New Roman"/>
          <w:bCs w:val="0"/>
          <w:color w:val="000000" w:themeColor="text1"/>
          <w:sz w:val="20"/>
          <w:szCs w:val="20"/>
        </w:rPr>
        <w:t>Matriculation Fee</w:t>
      </w:r>
      <w:bookmarkEnd w:id="78"/>
    </w:p>
    <w:p w:rsidR="003E2973"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tuition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 is $</w:t>
      </w:r>
      <w:r w:rsidRPr="003E2973">
        <w:rPr>
          <w:rFonts w:ascii="Times New Roman" w:hAnsi="Times New Roman"/>
          <w:color w:val="000000" w:themeColor="text1"/>
          <w:spacing w:val="-7"/>
          <w:sz w:val="20"/>
          <w:szCs w:val="20"/>
        </w:rPr>
        <w:t>11</w:t>
      </w:r>
      <w:r w:rsidRPr="003E2973">
        <w:rPr>
          <w:rFonts w:ascii="Times New Roman" w:hAnsi="Times New Roman"/>
          <w:color w:val="000000" w:themeColor="text1"/>
          <w:sz w:val="20"/>
          <w:szCs w:val="20"/>
        </w:rPr>
        <w:t xml:space="preserve">1 per semester hour of credit. </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The cost to audit a course is the same as that for credit.</w:t>
      </w:r>
    </w:p>
    <w:p w:rsidR="003E2973"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3E2973"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z w:val="20"/>
          <w:szCs w:val="20"/>
        </w:rPr>
        <w:t>Student Motor</w:t>
      </w:r>
      <w:r w:rsidRPr="003E2973">
        <w:rPr>
          <w:rFonts w:ascii="Times New Roman" w:hAnsi="Times New Roman"/>
          <w:b/>
          <w:bCs/>
          <w:color w:val="000000" w:themeColor="text1"/>
          <w:spacing w:val="-7"/>
          <w:sz w:val="20"/>
          <w:szCs w:val="20"/>
        </w:rPr>
        <w:t xml:space="preserve"> </w:t>
      </w:r>
      <w:r w:rsidRPr="003E2973">
        <w:rPr>
          <w:rFonts w:ascii="Times New Roman" w:hAnsi="Times New Roman"/>
          <w:b/>
          <w:bCs/>
          <w:color w:val="000000" w:themeColor="text1"/>
          <w:spacing w:val="-18"/>
          <w:sz w:val="20"/>
          <w:szCs w:val="20"/>
        </w:rPr>
        <w:t>V</w:t>
      </w:r>
      <w:r w:rsidRPr="003E2973">
        <w:rPr>
          <w:rFonts w:ascii="Times New Roman" w:hAnsi="Times New Roman"/>
          <w:b/>
          <w:bCs/>
          <w:color w:val="000000" w:themeColor="text1"/>
          <w:sz w:val="20"/>
          <w:szCs w:val="20"/>
        </w:rPr>
        <w:t>ehicle Parking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All motor vehicles operated on the campus must be registered with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of Public Safet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xml:space="preserve">.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valid insurance card is required to register a vehicle, and an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expense.</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student parking permit costs $15 annually and must be purchased by the deadline posted by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of Public Safet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Payment should be by cash or check pre-approved by the Business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4"/>
          <w:sz w:val="20"/>
          <w:szCs w:val="20"/>
        </w:rPr>
        <w:t>T</w:t>
      </w:r>
      <w:r w:rsidRPr="003E2973">
        <w:rPr>
          <w:rFonts w:ascii="Times New Roman" w:hAnsi="Times New Roman"/>
          <w:color w:val="000000" w:themeColor="text1"/>
          <w:sz w:val="20"/>
          <w:szCs w:val="20"/>
        </w:rPr>
        <w:t>emporary permits are available for persons having previously purchased permits or occasionally driving other vehicles.</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z w:val="20"/>
          <w:szCs w:val="20"/>
        </w:rPr>
        <w:t>Out-of-State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who are not residents of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xml:space="preserve">gia must pay an out-of-state tuition fee in addition to all other fees.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The out-of-state fee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 is $614 per semester hour or $7,669 maximum tuition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 per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z w:val="20"/>
          <w:szCs w:val="20"/>
        </w:rPr>
        <w:t>Student</w:t>
      </w:r>
      <w:r w:rsidRPr="003E2973">
        <w:rPr>
          <w:rFonts w:ascii="Times New Roman" w:hAnsi="Times New Roman"/>
          <w:b/>
          <w:bCs/>
          <w:color w:val="000000" w:themeColor="text1"/>
          <w:spacing w:val="-11"/>
          <w:sz w:val="20"/>
          <w:szCs w:val="20"/>
        </w:rPr>
        <w:t xml:space="preserve"> </w:t>
      </w:r>
      <w:r w:rsidRPr="003E2973">
        <w:rPr>
          <w:rFonts w:ascii="Times New Roman" w:hAnsi="Times New Roman"/>
          <w:b/>
          <w:bCs/>
          <w:color w:val="000000" w:themeColor="text1"/>
          <w:sz w:val="20"/>
          <w:szCs w:val="20"/>
        </w:rPr>
        <w:t>Activity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comprehensive fee of $281 is required of any student enrolled for six or more semester hours.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pacing w:val="-15"/>
          <w:sz w:val="20"/>
          <w:szCs w:val="20"/>
        </w:rPr>
        <w:t>T</w:t>
      </w:r>
      <w:r w:rsidRPr="003E2973">
        <w:rPr>
          <w:rFonts w:ascii="Times New Roman" w:hAnsi="Times New Roman"/>
          <w:b/>
          <w:bCs/>
          <w:color w:val="000000" w:themeColor="text1"/>
          <w:sz w:val="20"/>
          <w:szCs w:val="20"/>
        </w:rPr>
        <w:t>ranscript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may request "student copies" or "transmittal of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copies" of their permanent academic listing of credits (transcripts) at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of the Registra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   No fee is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ged for the first cop</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xml:space="preserve">.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fee of $3 (three dollars) is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ged for each additional transcript. Five to seven working days should be allowed for the processing of an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 xml:space="preserve">ficial" transcript.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ASU transcripts may be 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dered for the student's Graduate School file through the Graduate School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at no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w:t>
      </w:r>
    </w:p>
    <w:p w:rsidR="003E2973" w:rsidRDefault="003E2973" w:rsidP="003E2973">
      <w:pPr>
        <w:widowControl w:val="0"/>
        <w:autoSpaceDE w:val="0"/>
        <w:autoSpaceDN w:val="0"/>
        <w:adjustRightInd w:val="0"/>
        <w:spacing w:after="0" w:line="160" w:lineRule="exact"/>
        <w:rPr>
          <w:rFonts w:ascii="Times New Roman" w:hAnsi="Times New Roman"/>
          <w:color w:val="FF0000"/>
          <w:sz w:val="16"/>
          <w:szCs w:val="16"/>
        </w:rPr>
      </w:pPr>
    </w:p>
    <w:p w:rsidR="003E2973" w:rsidRDefault="003E2973" w:rsidP="003E2973">
      <w:pPr>
        <w:widowControl w:val="0"/>
        <w:autoSpaceDE w:val="0"/>
        <w:autoSpaceDN w:val="0"/>
        <w:adjustRightInd w:val="0"/>
        <w:spacing w:after="0" w:line="160" w:lineRule="exact"/>
        <w:rPr>
          <w:rFonts w:ascii="Times New Roman" w:hAnsi="Times New Roman"/>
          <w:color w:val="FF0000"/>
          <w:sz w:val="16"/>
          <w:szCs w:val="16"/>
        </w:rPr>
      </w:pPr>
      <w:r>
        <w:rPr>
          <w:rFonts w:ascii="Times New Roman" w:hAnsi="Times New Roman"/>
          <w:color w:val="FF0000"/>
          <w:sz w:val="16"/>
          <w:szCs w:val="16"/>
        </w:rPr>
        <w:t>\</w:t>
      </w:r>
    </w:p>
    <w:p w:rsidR="00EA4995" w:rsidRPr="00AE34B4" w:rsidRDefault="003756FF" w:rsidP="00EA4995">
      <w:pPr>
        <w:pStyle w:val="Heading2"/>
        <w:spacing w:before="0"/>
        <w:ind w:left="360" w:right="180" w:firstLine="0"/>
        <w:jc w:val="center"/>
        <w:rPr>
          <w:rFonts w:ascii="Times New Roman" w:hAnsi="Times New Roman"/>
          <w:color w:val="FFFFFF" w:themeColor="background1"/>
          <w:sz w:val="20"/>
          <w:szCs w:val="20"/>
        </w:rPr>
      </w:pPr>
      <w:bookmarkStart w:id="79" w:name="_Toc294969661"/>
      <w:bookmarkStart w:id="80" w:name="_Toc295896907"/>
      <w:r w:rsidRPr="003756FF">
        <w:rPr>
          <w:rFonts w:ascii="Impact" w:hAnsi="Impact" w:cs="Impact"/>
          <w:color w:val="666666"/>
          <w:w w:val="93"/>
          <w:sz w:val="48"/>
          <w:szCs w:val="48"/>
          <w:fitText w:val="3456" w:id="-162761216"/>
          <w:rPrChange w:id="81" w:author="rgeorge" w:date="2011-07-06T14:50:00Z">
            <w:rPr>
              <w:rFonts w:ascii="Impact" w:hAnsi="Impact" w:cs="Impact"/>
              <w:color w:val="666666"/>
              <w:spacing w:val="1"/>
              <w:w w:val="93"/>
              <w:sz w:val="48"/>
              <w:szCs w:val="48"/>
            </w:rPr>
          </w:rPrChange>
        </w:rPr>
        <w:t>F</w:t>
      </w:r>
      <w:r w:rsidRPr="003756FF">
        <w:rPr>
          <w:rFonts w:ascii="Impact" w:hAnsi="Impact" w:cs="Impact"/>
          <w:color w:val="666666"/>
          <w:w w:val="93"/>
          <w:sz w:val="40"/>
          <w:szCs w:val="40"/>
          <w:fitText w:val="3456" w:id="-162761216"/>
          <w:rPrChange w:id="82" w:author="rgeorge" w:date="2011-07-06T14:50:00Z">
            <w:rPr>
              <w:rFonts w:ascii="Impact" w:hAnsi="Impact" w:cs="Impact"/>
              <w:color w:val="666666"/>
              <w:spacing w:val="1"/>
              <w:w w:val="93"/>
              <w:sz w:val="40"/>
              <w:szCs w:val="40"/>
            </w:rPr>
          </w:rPrChange>
        </w:rPr>
        <w:t xml:space="preserve">INANCIAL </w:t>
      </w:r>
      <w:r w:rsidRPr="003756FF">
        <w:rPr>
          <w:rFonts w:ascii="Impact" w:hAnsi="Impact" w:cs="Impact"/>
          <w:color w:val="666666"/>
          <w:w w:val="93"/>
          <w:sz w:val="48"/>
          <w:szCs w:val="48"/>
          <w:fitText w:val="3456" w:id="-162761216"/>
          <w:rPrChange w:id="83" w:author="rgeorge" w:date="2011-07-06T14:50:00Z">
            <w:rPr>
              <w:rFonts w:ascii="Impact" w:hAnsi="Impact" w:cs="Impact"/>
              <w:color w:val="666666"/>
              <w:spacing w:val="1"/>
              <w:w w:val="93"/>
              <w:sz w:val="48"/>
              <w:szCs w:val="48"/>
            </w:rPr>
          </w:rPrChange>
        </w:rPr>
        <w:t>A</w:t>
      </w:r>
      <w:r w:rsidRPr="003756FF">
        <w:rPr>
          <w:rFonts w:ascii="Impact" w:hAnsi="Impact" w:cs="Impact"/>
          <w:color w:val="666666"/>
          <w:w w:val="93"/>
          <w:sz w:val="40"/>
          <w:szCs w:val="40"/>
          <w:fitText w:val="3456" w:id="-162761216"/>
          <w:rPrChange w:id="84" w:author="rgeorge" w:date="2011-07-06T14:50:00Z">
            <w:rPr>
              <w:rFonts w:ascii="Impact" w:hAnsi="Impact" w:cs="Impact"/>
              <w:color w:val="666666"/>
              <w:spacing w:val="1"/>
              <w:w w:val="93"/>
              <w:sz w:val="40"/>
              <w:szCs w:val="40"/>
            </w:rPr>
          </w:rPrChange>
        </w:rPr>
        <w:t>SSISTANC</w:t>
      </w:r>
      <w:r w:rsidRPr="003756FF">
        <w:rPr>
          <w:rFonts w:ascii="Impact" w:hAnsi="Impact" w:cs="Impact"/>
          <w:color w:val="666666"/>
          <w:spacing w:val="29"/>
          <w:w w:val="93"/>
          <w:sz w:val="40"/>
          <w:szCs w:val="40"/>
          <w:fitText w:val="3456" w:id="-162761216"/>
          <w:rPrChange w:id="85" w:author="rgeorge" w:date="2011-07-06T14:50:00Z">
            <w:rPr>
              <w:rFonts w:ascii="Impact" w:hAnsi="Impact" w:cs="Impact"/>
              <w:color w:val="666666"/>
              <w:spacing w:val="10"/>
              <w:w w:val="93"/>
              <w:sz w:val="40"/>
              <w:szCs w:val="40"/>
            </w:rPr>
          </w:rPrChange>
        </w:rPr>
        <w:t>E</w:t>
      </w:r>
      <w:bookmarkEnd w:id="79"/>
      <w:bookmarkEnd w:id="80"/>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Albany State University provides financial assistance for promising students who, without such help, would be unable to attend.</w:t>
      </w:r>
      <w:r w:rsidRPr="003E2973">
        <w:rPr>
          <w:rFonts w:ascii="Times New Roman" w:hAnsi="Times New Roman"/>
          <w:color w:val="000000" w:themeColor="text1"/>
          <w:spacing w:val="-3"/>
          <w:sz w:val="20"/>
          <w:szCs w:val="20"/>
        </w:rPr>
        <w:t xml:space="preserve"> </w:t>
      </w:r>
      <w:r w:rsidRPr="003E2973">
        <w:rPr>
          <w:rFonts w:ascii="Times New Roman" w:hAnsi="Times New Roman"/>
          <w:color w:val="000000" w:themeColor="text1"/>
          <w:sz w:val="20"/>
          <w:szCs w:val="20"/>
        </w:rPr>
        <w:t>The University believes, howeve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that the student is, first and foremost, responsible for financing his or her education.</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financial aid program is based on the financial need of the student. Need is the di</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ference between the cost of education at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University and the amount the applicant is expected to contribute toward the cost of education.</w:t>
      </w:r>
    </w:p>
    <w:p w:rsidR="00EA4995" w:rsidRPr="003E2973" w:rsidRDefault="00EA4995" w:rsidP="003E2973">
      <w:pPr>
        <w:pStyle w:val="Heading2"/>
        <w:ind w:firstLine="360"/>
        <w:rPr>
          <w:rFonts w:ascii="Times New Roman" w:hAnsi="Times New Roman"/>
          <w:color w:val="000000"/>
          <w:sz w:val="20"/>
          <w:szCs w:val="20"/>
        </w:rPr>
      </w:pPr>
      <w:bookmarkStart w:id="86" w:name="_Toc295896908"/>
      <w:r w:rsidRPr="003E2973">
        <w:rPr>
          <w:rFonts w:ascii="Times New Roman" w:hAnsi="Times New Roman"/>
          <w:bCs w:val="0"/>
          <w:color w:val="191919"/>
          <w:sz w:val="20"/>
          <w:szCs w:val="20"/>
        </w:rPr>
        <w:t>Financial</w:t>
      </w:r>
      <w:r w:rsidRPr="003E2973">
        <w:rPr>
          <w:rFonts w:ascii="Times New Roman" w:hAnsi="Times New Roman"/>
          <w:bCs w:val="0"/>
          <w:color w:val="191919"/>
          <w:spacing w:val="-11"/>
          <w:sz w:val="20"/>
          <w:szCs w:val="20"/>
        </w:rPr>
        <w:t xml:space="preserve"> </w:t>
      </w:r>
      <w:r w:rsidRPr="003E2973">
        <w:rPr>
          <w:rFonts w:ascii="Times New Roman" w:hAnsi="Times New Roman"/>
          <w:bCs w:val="0"/>
          <w:color w:val="191919"/>
          <w:sz w:val="20"/>
          <w:szCs w:val="20"/>
        </w:rPr>
        <w:t>Aid</w:t>
      </w:r>
      <w:r w:rsidRPr="003E2973">
        <w:rPr>
          <w:rFonts w:ascii="Times New Roman" w:hAnsi="Times New Roman"/>
          <w:bCs w:val="0"/>
          <w:color w:val="191919"/>
          <w:spacing w:val="-11"/>
          <w:sz w:val="20"/>
          <w:szCs w:val="20"/>
        </w:rPr>
        <w:t xml:space="preserve"> </w:t>
      </w:r>
      <w:r w:rsidRPr="003E2973">
        <w:rPr>
          <w:rFonts w:ascii="Times New Roman" w:hAnsi="Times New Roman"/>
          <w:bCs w:val="0"/>
          <w:color w:val="191919"/>
          <w:sz w:val="20"/>
          <w:szCs w:val="20"/>
        </w:rPr>
        <w:t>Application P</w:t>
      </w:r>
      <w:r w:rsidRPr="003E2973">
        <w:rPr>
          <w:rFonts w:ascii="Times New Roman" w:hAnsi="Times New Roman"/>
          <w:bCs w:val="0"/>
          <w:color w:val="191919"/>
          <w:spacing w:val="-4"/>
          <w:sz w:val="20"/>
          <w:szCs w:val="20"/>
        </w:rPr>
        <w:t>r</w:t>
      </w:r>
      <w:r w:rsidRPr="003E2973">
        <w:rPr>
          <w:rFonts w:ascii="Times New Roman" w:hAnsi="Times New Roman"/>
          <w:bCs w:val="0"/>
          <w:color w:val="191919"/>
          <w:sz w:val="20"/>
          <w:szCs w:val="20"/>
        </w:rPr>
        <w:t>ocedu</w:t>
      </w:r>
      <w:r w:rsidRPr="003E2973">
        <w:rPr>
          <w:rFonts w:ascii="Times New Roman" w:hAnsi="Times New Roman"/>
          <w:bCs w:val="0"/>
          <w:color w:val="191919"/>
          <w:spacing w:val="-4"/>
          <w:sz w:val="20"/>
          <w:szCs w:val="20"/>
        </w:rPr>
        <w:t>r</w:t>
      </w:r>
      <w:r w:rsidRPr="003E2973">
        <w:rPr>
          <w:rFonts w:ascii="Times New Roman" w:hAnsi="Times New Roman"/>
          <w:bCs w:val="0"/>
          <w:color w:val="191919"/>
          <w:sz w:val="20"/>
          <w:szCs w:val="20"/>
        </w:rPr>
        <w:t>es</w:t>
      </w:r>
      <w:bookmarkEnd w:id="86"/>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Complete 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 xml:space="preserve">AFSA).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 xml:space="preserve">The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can be completed on the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6"/>
          <w:sz w:val="20"/>
          <w:szCs w:val="20"/>
        </w:rPr>
        <w:t>W</w:t>
      </w:r>
      <w:hyperlink r:id="rId29" w:history="1">
        <w:r w:rsidRPr="003E2973">
          <w:rPr>
            <w:rFonts w:ascii="Times New Roman" w:hAnsi="Times New Roman"/>
            <w:color w:val="000000" w:themeColor="text1"/>
            <w:sz w:val="20"/>
            <w:szCs w:val="20"/>
          </w:rPr>
          <w:t>eb at ww</w:t>
        </w:r>
        <w:r w:rsidRPr="003E2973">
          <w:rPr>
            <w:rFonts w:ascii="Times New Roman" w:hAnsi="Times New Roman"/>
            <w:color w:val="000000" w:themeColor="text1"/>
            <w:spacing w:val="-13"/>
            <w:sz w:val="20"/>
            <w:szCs w:val="20"/>
          </w:rPr>
          <w:t>w</w:t>
        </w:r>
        <w:r w:rsidRPr="003E2973">
          <w:rPr>
            <w:rFonts w:ascii="Times New Roman" w:hAnsi="Times New Roman"/>
            <w:color w:val="000000" w:themeColor="text1"/>
            <w:sz w:val="20"/>
            <w:szCs w:val="20"/>
          </w:rPr>
          <w:t>.fafsa.ed.gov</w:t>
        </w:r>
      </w:hyperlink>
      <w:r w:rsidRPr="003E2973">
        <w:rPr>
          <w:rFonts w:ascii="Times New Roman" w:hAnsi="Times New Roman"/>
          <w:color w:val="000000" w:themeColor="text1"/>
          <w:sz w:val="20"/>
          <w:szCs w:val="20"/>
        </w:rPr>
        <w:t xml:space="preserve"> or by completing the paper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which is available in the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w:t>
      </w:r>
    </w:p>
    <w:p w:rsidR="00EA4995" w:rsidRPr="003E2973"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AE34B4" w:rsidRDefault="00874FA6" w:rsidP="00874FA6">
      <w:pPr>
        <w:pStyle w:val="Heading2"/>
        <w:spacing w:before="0"/>
        <w:ind w:left="360" w:right="180" w:firstLine="0"/>
        <w:rPr>
          <w:rFonts w:ascii="Times New Roman" w:hAnsi="Times New Roman" w:cs="Times New Roman"/>
          <w:color w:val="191919"/>
          <w:sz w:val="28"/>
          <w:szCs w:val="28"/>
        </w:rPr>
      </w:pPr>
      <w:bookmarkStart w:id="87" w:name="_Toc294969662"/>
      <w:bookmarkStart w:id="88" w:name="_Toc295896909"/>
      <w:r w:rsidRPr="00AE34B4">
        <w:rPr>
          <w:rFonts w:ascii="Times New Roman" w:hAnsi="Times New Roman" w:cs="Times New Roman"/>
          <w:color w:val="191919"/>
          <w:sz w:val="28"/>
          <w:szCs w:val="28"/>
        </w:rPr>
        <w:t>SOURCES OF FINANCIAL AID</w:t>
      </w:r>
      <w:bookmarkEnd w:id="87"/>
      <w:bookmarkEnd w:id="88"/>
    </w:p>
    <w:p w:rsidR="003E2973" w:rsidRPr="00080D93" w:rsidRDefault="003E2973" w:rsidP="003E2973">
      <w:pPr>
        <w:pStyle w:val="Heading2"/>
        <w:ind w:firstLine="360"/>
        <w:rPr>
          <w:rFonts w:ascii="Times New Roman" w:hAnsi="Times New Roman"/>
          <w:bCs w:val="0"/>
          <w:color w:val="000000" w:themeColor="text1"/>
          <w:sz w:val="20"/>
          <w:szCs w:val="20"/>
        </w:rPr>
      </w:pPr>
      <w:bookmarkStart w:id="89" w:name="_Toc295896910"/>
      <w:bookmarkStart w:id="90" w:name="_Toc294969663"/>
      <w:r w:rsidRPr="00080D93">
        <w:rPr>
          <w:rFonts w:ascii="Times New Roman" w:hAnsi="Times New Roman"/>
          <w:bCs w:val="0"/>
          <w:color w:val="000000" w:themeColor="text1"/>
          <w:sz w:val="20"/>
          <w:szCs w:val="20"/>
        </w:rPr>
        <w:t>Graduate</w:t>
      </w:r>
      <w:r w:rsidRPr="00080D93">
        <w:rPr>
          <w:rFonts w:ascii="Times New Roman" w:hAnsi="Times New Roman"/>
          <w:bCs w:val="0"/>
          <w:color w:val="000000" w:themeColor="text1"/>
          <w:spacing w:val="-11"/>
          <w:sz w:val="20"/>
          <w:szCs w:val="20"/>
        </w:rPr>
        <w:t xml:space="preserve"> </w:t>
      </w:r>
      <w:r w:rsidRPr="00080D93">
        <w:rPr>
          <w:rFonts w:ascii="Times New Roman" w:hAnsi="Times New Roman"/>
          <w:bCs w:val="0"/>
          <w:color w:val="000000" w:themeColor="text1"/>
          <w:sz w:val="20"/>
          <w:szCs w:val="20"/>
        </w:rPr>
        <w:t>Assistantship</w:t>
      </w:r>
      <w:bookmarkEnd w:id="89"/>
    </w:p>
    <w:p w:rsidR="003E2973" w:rsidRPr="003E2973"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University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fers a limited number of graduate assistantships worth $8,000 per yea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 xml:space="preserve">.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 graduate assistant works 19 hours a week and receives in return a stipend of $4,000 per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excluding summer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work performed should be of professional nature and involve re- search support of faculty as much as possible.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 xml:space="preserve">uition and fees are deducted from the stipend, and the balance is paid to the assistant in monthly installments.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Application for all graduate assistant- ships should be made through the Graduate School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w:t>
      </w:r>
    </w:p>
    <w:bookmarkEnd w:id="90"/>
    <w:p w:rsidR="003E2973"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3E2973" w:rsidRDefault="003E2973" w:rsidP="003E2973">
      <w:pPr>
        <w:pStyle w:val="Heading2"/>
        <w:ind w:firstLine="360"/>
        <w:rPr>
          <w:rFonts w:ascii="Times New Roman" w:hAnsi="Times New Roman"/>
          <w:color w:val="000000" w:themeColor="text1"/>
          <w:sz w:val="20"/>
          <w:szCs w:val="20"/>
        </w:rPr>
      </w:pPr>
      <w:bookmarkStart w:id="91" w:name="_Toc295896911"/>
      <w:r w:rsidRPr="003E2973">
        <w:rPr>
          <w:rFonts w:ascii="Times New Roman" w:hAnsi="Times New Roman"/>
          <w:bCs w:val="0"/>
          <w:color w:val="000000" w:themeColor="text1"/>
          <w:sz w:val="20"/>
          <w:szCs w:val="20"/>
        </w:rPr>
        <w:t>Regents’</w:t>
      </w:r>
      <w:r w:rsidRPr="003E2973">
        <w:rPr>
          <w:rFonts w:ascii="Times New Roman" w:hAnsi="Times New Roman"/>
          <w:bCs w:val="0"/>
          <w:color w:val="000000" w:themeColor="text1"/>
          <w:spacing w:val="-15"/>
          <w:sz w:val="20"/>
          <w:szCs w:val="20"/>
        </w:rPr>
        <w:t xml:space="preserve"> </w:t>
      </w:r>
      <w:r w:rsidRPr="003E2973">
        <w:rPr>
          <w:rFonts w:ascii="Times New Roman" w:hAnsi="Times New Roman"/>
          <w:bCs w:val="0"/>
          <w:color w:val="000000" w:themeColor="text1"/>
          <w:sz w:val="20"/>
          <w:szCs w:val="20"/>
        </w:rPr>
        <w:t>Opportunity Scholarship</w:t>
      </w:r>
      <w:bookmarkEnd w:id="91"/>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This scholarship is made possible by the Board of Regents of the University System of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xml:space="preserve">gia.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limited number of awards are made by the institution each academic year to students who are residents of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gia and are enrolled in a graduate degree program.</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 xml:space="preserve">The students must demonstrate financial need.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 xml:space="preserve">The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is required for consideration of this scholarship.</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92" w:name="_Toc295896912"/>
      <w:r w:rsidRPr="003E2973">
        <w:rPr>
          <w:rFonts w:ascii="Times New Roman" w:hAnsi="Times New Roman"/>
          <w:bCs w:val="0"/>
          <w:color w:val="000000" w:themeColor="text1"/>
          <w:sz w:val="20"/>
          <w:szCs w:val="20"/>
        </w:rPr>
        <w:t>HOPE</w:t>
      </w:r>
      <w:r w:rsidRPr="003E2973">
        <w:rPr>
          <w:rFonts w:ascii="Times New Roman" w:hAnsi="Times New Roman"/>
          <w:bCs w:val="0"/>
          <w:color w:val="000000" w:themeColor="text1"/>
          <w:spacing w:val="-4"/>
          <w:sz w:val="20"/>
          <w:szCs w:val="20"/>
        </w:rPr>
        <w:t xml:space="preserve"> </w:t>
      </w:r>
      <w:r w:rsidRPr="003E2973">
        <w:rPr>
          <w:rFonts w:ascii="Times New Roman" w:hAnsi="Times New Roman"/>
          <w:bCs w:val="0"/>
          <w:color w:val="000000" w:themeColor="text1"/>
          <w:spacing w:val="-18"/>
          <w:sz w:val="20"/>
          <w:szCs w:val="20"/>
        </w:rPr>
        <w:t>T</w:t>
      </w:r>
      <w:r w:rsidRPr="003E2973">
        <w:rPr>
          <w:rFonts w:ascii="Times New Roman" w:hAnsi="Times New Roman"/>
          <w:bCs w:val="0"/>
          <w:color w:val="000000" w:themeColor="text1"/>
          <w:sz w:val="20"/>
          <w:szCs w:val="20"/>
        </w:rPr>
        <w:t>eacher</w:t>
      </w:r>
      <w:r w:rsidRPr="003E2973">
        <w:rPr>
          <w:rFonts w:ascii="Times New Roman" w:hAnsi="Times New Roman"/>
          <w:bCs w:val="0"/>
          <w:color w:val="000000" w:themeColor="text1"/>
          <w:spacing w:val="-4"/>
          <w:sz w:val="20"/>
          <w:szCs w:val="20"/>
        </w:rPr>
        <w:t xml:space="preserve"> </w:t>
      </w:r>
      <w:r w:rsidRPr="003E2973">
        <w:rPr>
          <w:rFonts w:ascii="Times New Roman" w:hAnsi="Times New Roman"/>
          <w:bCs w:val="0"/>
          <w:color w:val="000000" w:themeColor="text1"/>
          <w:sz w:val="20"/>
          <w:szCs w:val="20"/>
        </w:rPr>
        <w:t>Scholarship P</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ogram</w:t>
      </w:r>
      <w:bookmarkEnd w:id="92"/>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This program assists students (teachers) who are seeking an advanced degree in a critical field of stud</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Financial assistance of up to $10,000 will be awarded toward the cost of attendance.</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The program operates as a fo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givable loan that will be repaid by teaching in a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xml:space="preserve">gia public school.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The HOPE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4"/>
          <w:sz w:val="20"/>
          <w:szCs w:val="20"/>
        </w:rPr>
        <w:t>T</w:t>
      </w:r>
      <w:r w:rsidRPr="003E2973">
        <w:rPr>
          <w:rFonts w:ascii="Times New Roman" w:hAnsi="Times New Roman"/>
          <w:color w:val="000000" w:themeColor="text1"/>
          <w:sz w:val="20"/>
          <w:szCs w:val="20"/>
        </w:rPr>
        <w:t>eacher Scholarship Program addresses the following areas:</w:t>
      </w:r>
    </w:p>
    <w:p w:rsidR="003E2973" w:rsidRPr="003E2973"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English Education (grades 7-12)</w:t>
      </w:r>
    </w:p>
    <w:p w:rsidR="003E2973" w:rsidRPr="003E2973"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3E2973" w:rsidRDefault="003E2973" w:rsidP="00BB4865">
      <w:pPr>
        <w:pStyle w:val="ListParagraph"/>
        <w:widowControl w:val="0"/>
        <w:numPr>
          <w:ilvl w:val="0"/>
          <w:numId w:val="38"/>
        </w:numPr>
        <w:autoSpaceDE w:val="0"/>
        <w:autoSpaceDN w:val="0"/>
        <w:adjustRightInd w:val="0"/>
        <w:spacing w:before="10" w:after="0"/>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Science Education (grades 7-12): Broad Field Science, Biolog</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Chemistr</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Earth/Space or</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Physics Foreign Language Education (grades P-12)</w:t>
      </w:r>
    </w:p>
    <w:p w:rsidR="003E2973" w:rsidRPr="003E2973"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Education of Exceptional Children (grades P-12): Behavior Disorders, Hearing Impaired, Inte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related Special Education, Learning Disabilities, Mental Retardation &amp; Orthopedically Impaired</w:t>
      </w:r>
    </w:p>
    <w:p w:rsidR="003E2973" w:rsidRPr="003E2973"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Business Education (grades 7-12)</w:t>
      </w:r>
    </w:p>
    <w:p w:rsidR="003E2973" w:rsidRPr="003E2973"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Early Childhood Education (grades P-5) (Contact the department for additional areas.)</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93" w:name="_Toc295896913"/>
      <w:r w:rsidRPr="003E2973">
        <w:rPr>
          <w:rFonts w:ascii="Times New Roman" w:hAnsi="Times New Roman"/>
          <w:bCs w:val="0"/>
          <w:color w:val="000000" w:themeColor="text1"/>
          <w:sz w:val="20"/>
          <w:szCs w:val="20"/>
        </w:rPr>
        <w:t>Georgia Student Finance</w:t>
      </w:r>
      <w:r w:rsidRPr="003E2973">
        <w:rPr>
          <w:rFonts w:ascii="Times New Roman" w:hAnsi="Times New Roman"/>
          <w:bCs w:val="0"/>
          <w:color w:val="000000" w:themeColor="text1"/>
          <w:spacing w:val="-11"/>
          <w:sz w:val="20"/>
          <w:szCs w:val="20"/>
        </w:rPr>
        <w:t xml:space="preserve"> </w:t>
      </w:r>
      <w:r w:rsidRPr="003E2973">
        <w:rPr>
          <w:rFonts w:ascii="Times New Roman" w:hAnsi="Times New Roman"/>
          <w:bCs w:val="0"/>
          <w:color w:val="000000" w:themeColor="text1"/>
          <w:sz w:val="20"/>
          <w:szCs w:val="20"/>
        </w:rPr>
        <w:t>Authority (GS</w:t>
      </w:r>
      <w:r w:rsidRPr="003E2973">
        <w:rPr>
          <w:rFonts w:ascii="Times New Roman" w:hAnsi="Times New Roman"/>
          <w:bCs w:val="0"/>
          <w:color w:val="000000" w:themeColor="text1"/>
          <w:spacing w:val="-15"/>
          <w:sz w:val="20"/>
          <w:szCs w:val="20"/>
        </w:rPr>
        <w:t>F</w:t>
      </w:r>
      <w:r w:rsidRPr="003E2973">
        <w:rPr>
          <w:rFonts w:ascii="Times New Roman" w:hAnsi="Times New Roman"/>
          <w:bCs w:val="0"/>
          <w:color w:val="000000" w:themeColor="text1"/>
          <w:sz w:val="20"/>
          <w:szCs w:val="20"/>
        </w:rPr>
        <w:t>A</w:t>
      </w:r>
      <w:r w:rsidRPr="003E2973">
        <w:rPr>
          <w:rFonts w:ascii="Times New Roman" w:hAnsi="Times New Roman"/>
          <w:bCs w:val="0"/>
          <w:color w:val="000000" w:themeColor="text1"/>
          <w:spacing w:val="-11"/>
          <w:sz w:val="20"/>
          <w:szCs w:val="20"/>
        </w:rPr>
        <w:t xml:space="preserve"> </w:t>
      </w:r>
      <w:r w:rsidRPr="003E2973">
        <w:rPr>
          <w:rFonts w:ascii="Times New Roman" w:hAnsi="Times New Roman"/>
          <w:bCs w:val="0"/>
          <w:color w:val="000000" w:themeColor="text1"/>
          <w:sz w:val="20"/>
          <w:szCs w:val="20"/>
        </w:rPr>
        <w:t>)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Student Loans</w:t>
      </w:r>
      <w:bookmarkEnd w:id="93"/>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Legal residents of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gia may apply for service cancelable loan assistance for professions in which there is a critical manpower shortage in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gia. Currently the area in which</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University participates is the health field - nursing (graduate and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graduate).</w:t>
      </w:r>
      <w:r w:rsidRPr="003E2973">
        <w:rPr>
          <w:rFonts w:ascii="Times New Roman" w:hAnsi="Times New Roman"/>
          <w:color w:val="000000" w:themeColor="text1"/>
          <w:spacing w:val="-3"/>
          <w:sz w:val="20"/>
          <w:szCs w:val="20"/>
        </w:rPr>
        <w:t xml:space="preserve"> </w:t>
      </w:r>
      <w:r w:rsidRPr="003E2973">
        <w:rPr>
          <w:rFonts w:ascii="Times New Roman" w:hAnsi="Times New Roman"/>
          <w:color w:val="000000" w:themeColor="text1"/>
          <w:sz w:val="20"/>
          <w:szCs w:val="20"/>
        </w:rPr>
        <w:t>The maximum loan amount per academic year is $2,000.</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Form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 is required.</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94" w:name="_Toc295896914"/>
      <w:r w:rsidRPr="003E2973">
        <w:rPr>
          <w:rFonts w:ascii="Times New Roman" w:hAnsi="Times New Roman"/>
          <w:bCs w:val="0"/>
          <w:color w:val="000000" w:themeColor="text1"/>
          <w:sz w:val="20"/>
          <w:szCs w:val="20"/>
        </w:rPr>
        <w:t>Federal Perkins Loans</w:t>
      </w:r>
      <w:bookmarkEnd w:id="94"/>
    </w:p>
    <w:p w:rsidR="003E2973" w:rsidRPr="003E2973"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Funds are provided to the University for the purpose of making low-interest, long-term loans available to students who demonstrate need.  Loans are available to both graduate and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w:t>
      </w:r>
      <w:r w:rsidRPr="003E2973">
        <w:rPr>
          <w:rFonts w:ascii="Times New Roman" w:hAnsi="Times New Roman"/>
          <w:color w:val="000000" w:themeColor="text1"/>
          <w:spacing w:val="-4"/>
          <w:sz w:val="20"/>
          <w:szCs w:val="20"/>
        </w:rPr>
        <w:t>u</w:t>
      </w:r>
      <w:r w:rsidRPr="003E2973">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The interest rate is five percent.</w:t>
      </w:r>
      <w:r w:rsidRPr="003E2973">
        <w:rPr>
          <w:rFonts w:ascii="Times New Roman" w:hAnsi="Times New Roman"/>
          <w:color w:val="000000" w:themeColor="text1"/>
          <w:spacing w:val="-3"/>
          <w:sz w:val="20"/>
          <w:szCs w:val="20"/>
        </w:rPr>
        <w:t xml:space="preserve"> </w:t>
      </w:r>
      <w:r w:rsidRPr="003E2973">
        <w:rPr>
          <w:rFonts w:ascii="Times New Roman" w:hAnsi="Times New Roman"/>
          <w:color w:val="000000" w:themeColor="text1"/>
          <w:sz w:val="20"/>
          <w:szCs w:val="20"/>
        </w:rPr>
        <w:t>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Form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 is required.</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95" w:name="_Toc295896915"/>
      <w:r w:rsidRPr="003E2973">
        <w:rPr>
          <w:rFonts w:ascii="Times New Roman" w:hAnsi="Times New Roman"/>
          <w:bCs w:val="0"/>
          <w:color w:val="000000" w:themeColor="text1"/>
          <w:sz w:val="20"/>
          <w:szCs w:val="20"/>
        </w:rPr>
        <w:t>Federal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Subsidized Stafford/Ford Loans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Subsidized Loans)</w:t>
      </w:r>
      <w:bookmarkEnd w:id="95"/>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Form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 is required.</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96" w:name="_Toc295896916"/>
      <w:r w:rsidRPr="003E2973">
        <w:rPr>
          <w:rFonts w:ascii="Times New Roman" w:hAnsi="Times New Roman"/>
          <w:bCs w:val="0"/>
          <w:color w:val="000000" w:themeColor="text1"/>
          <w:sz w:val="20"/>
          <w:szCs w:val="20"/>
        </w:rPr>
        <w:t>Federal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Unsubsidized Stafford/Ford Loans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Unsubsidized Loans)</w:t>
      </w:r>
      <w:bookmarkEnd w:id="96"/>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can get these loans regardless of financial need but will have to pay all interest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ges, including the interest that accumulates during deferments.</w:t>
      </w:r>
      <w:r w:rsidRPr="003E2973">
        <w:rPr>
          <w:rFonts w:ascii="Times New Roman" w:hAnsi="Times New Roman"/>
          <w:color w:val="000000" w:themeColor="text1"/>
          <w:spacing w:val="-3"/>
          <w:sz w:val="20"/>
          <w:szCs w:val="20"/>
        </w:rPr>
        <w:t xml:space="preserve"> </w:t>
      </w:r>
      <w:r w:rsidRPr="003E2973">
        <w:rPr>
          <w:rFonts w:ascii="Times New Roman" w:hAnsi="Times New Roman"/>
          <w:color w:val="000000" w:themeColor="text1"/>
          <w:sz w:val="20"/>
          <w:szCs w:val="20"/>
        </w:rPr>
        <w:t>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Form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 is required.</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interest rates are variable and adjusted each Jul</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The maximum rate for the Direct Subsidized and Unsubsidized Loan is 8.25 percent.</w:t>
      </w:r>
    </w:p>
    <w:p w:rsid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2"/>
          <w:szCs w:val="22"/>
        </w:rPr>
      </w:pPr>
      <w:bookmarkStart w:id="97" w:name="_Toc295896917"/>
      <w:r w:rsidRPr="003E2973">
        <w:rPr>
          <w:rFonts w:ascii="Times New Roman" w:hAnsi="Times New Roman"/>
          <w:bCs w:val="0"/>
          <w:color w:val="000000" w:themeColor="text1"/>
          <w:spacing w:val="-18"/>
          <w:sz w:val="22"/>
          <w:szCs w:val="22"/>
        </w:rPr>
        <w:t>V</w:t>
      </w:r>
      <w:r w:rsidRPr="003E2973">
        <w:rPr>
          <w:rFonts w:ascii="Times New Roman" w:hAnsi="Times New Roman"/>
          <w:bCs w:val="0"/>
          <w:color w:val="000000" w:themeColor="text1"/>
          <w:sz w:val="22"/>
          <w:szCs w:val="22"/>
        </w:rPr>
        <w:t>eterans</w:t>
      </w:r>
      <w:r w:rsidRPr="003E2973">
        <w:rPr>
          <w:rFonts w:ascii="Times New Roman" w:hAnsi="Times New Roman"/>
          <w:bCs w:val="0"/>
          <w:color w:val="000000" w:themeColor="text1"/>
          <w:spacing w:val="-11"/>
          <w:sz w:val="22"/>
          <w:szCs w:val="22"/>
        </w:rPr>
        <w:t xml:space="preserve"> </w:t>
      </w:r>
      <w:r w:rsidRPr="003E2973">
        <w:rPr>
          <w:rFonts w:ascii="Times New Roman" w:hAnsi="Times New Roman"/>
          <w:bCs w:val="0"/>
          <w:color w:val="000000" w:themeColor="text1"/>
          <w:sz w:val="22"/>
          <w:szCs w:val="22"/>
        </w:rPr>
        <w:t>Assistance P</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ogram</w:t>
      </w:r>
      <w:bookmarkEnd w:id="97"/>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pacing w:val="-22"/>
          <w:sz w:val="20"/>
          <w:szCs w:val="20"/>
        </w:rPr>
        <w:t>V</w:t>
      </w:r>
      <w:r w:rsidRPr="003E2973">
        <w:rPr>
          <w:rFonts w:ascii="Times New Roman" w:hAnsi="Times New Roman"/>
          <w:color w:val="000000" w:themeColor="text1"/>
          <w:sz w:val="20"/>
          <w:szCs w:val="20"/>
        </w:rPr>
        <w:t>eterans, active duty personnel and eligible dependents are encouraged to take full advantage of benefits available through the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22"/>
          <w:sz w:val="20"/>
          <w:szCs w:val="20"/>
        </w:rPr>
        <w:t>V</w:t>
      </w:r>
      <w:r w:rsidRPr="003E2973">
        <w:rPr>
          <w:rFonts w:ascii="Times New Roman" w:hAnsi="Times New Roman"/>
          <w:color w:val="000000" w:themeColor="text1"/>
          <w:sz w:val="20"/>
          <w:szCs w:val="20"/>
        </w:rPr>
        <w:t>eterans</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Administration. </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 xml:space="preserve">Those students eligible for benefits should apply for admission to the University and complete the admission process.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An application for</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26"/>
          <w:sz w:val="20"/>
          <w:szCs w:val="20"/>
        </w:rPr>
        <w:t>V</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Educational Benefits should be completed prior to</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entering the institution.</w:t>
      </w:r>
    </w:p>
    <w:p w:rsidR="003E2973" w:rsidRPr="003E2973"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3E2973">
        <w:rPr>
          <w:rFonts w:ascii="Times New Roman" w:hAnsi="Times New Roman"/>
          <w:color w:val="000000" w:themeColor="text1"/>
          <w:sz w:val="20"/>
          <w:szCs w:val="20"/>
        </w:rPr>
        <w:t>The veteran or other eligible persons are advised to have money available to cover his or her in advanced payment with the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26"/>
          <w:sz w:val="20"/>
          <w:szCs w:val="20"/>
        </w:rPr>
        <w:t>V</w:t>
      </w:r>
      <w:r w:rsidRPr="003E2973">
        <w:rPr>
          <w:rFonts w:ascii="Times New Roman" w:hAnsi="Times New Roman"/>
          <w:color w:val="000000" w:themeColor="text1"/>
          <w:sz w:val="20"/>
          <w:szCs w:val="20"/>
        </w:rPr>
        <w:t>A.</w:t>
      </w:r>
    </w:p>
    <w:p w:rsidR="003E2973" w:rsidRPr="003E2973"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3E2973">
        <w:rPr>
          <w:rFonts w:ascii="Times New Roman" w:hAnsi="Times New Roman"/>
          <w:color w:val="000000" w:themeColor="text1"/>
          <w:sz w:val="20"/>
          <w:szCs w:val="20"/>
        </w:rPr>
        <w:t>Interested persons should contact the Registrar's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for information and assistance pe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taining to eligibility and application for</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22"/>
          <w:sz w:val="20"/>
          <w:szCs w:val="20"/>
        </w:rPr>
        <w:t>V</w:t>
      </w:r>
      <w:r w:rsidRPr="003E2973">
        <w:rPr>
          <w:rFonts w:ascii="Times New Roman" w:hAnsi="Times New Roman"/>
          <w:color w:val="000000" w:themeColor="text1"/>
          <w:sz w:val="20"/>
          <w:szCs w:val="20"/>
        </w:rPr>
        <w:t>eterans Educational Benefits.</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2"/>
          <w:szCs w:val="22"/>
        </w:rPr>
      </w:pPr>
      <w:bookmarkStart w:id="98" w:name="_Toc295896918"/>
      <w:r w:rsidRPr="003E2973">
        <w:rPr>
          <w:rFonts w:ascii="Times New Roman" w:hAnsi="Times New Roman"/>
          <w:bCs w:val="0"/>
          <w:color w:val="000000" w:themeColor="text1"/>
          <w:sz w:val="22"/>
          <w:szCs w:val="22"/>
        </w:rPr>
        <w:t>Satisfactory</w:t>
      </w:r>
      <w:r w:rsidRPr="003E2973">
        <w:rPr>
          <w:rFonts w:ascii="Times New Roman" w:hAnsi="Times New Roman"/>
          <w:bCs w:val="0"/>
          <w:color w:val="000000" w:themeColor="text1"/>
          <w:spacing w:val="-11"/>
          <w:sz w:val="22"/>
          <w:szCs w:val="22"/>
        </w:rPr>
        <w:t xml:space="preserve"> </w:t>
      </w:r>
      <w:r w:rsidRPr="003E2973">
        <w:rPr>
          <w:rFonts w:ascii="Times New Roman" w:hAnsi="Times New Roman"/>
          <w:bCs w:val="0"/>
          <w:color w:val="000000" w:themeColor="text1"/>
          <w:sz w:val="22"/>
          <w:szCs w:val="22"/>
        </w:rPr>
        <w:t>Academic P</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og</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ess</w:t>
      </w:r>
      <w:bookmarkEnd w:id="98"/>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(Grade-Point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pacing w:val="-15"/>
          <w:sz w:val="20"/>
          <w:szCs w:val="20"/>
        </w:rPr>
        <w:t>A</w:t>
      </w:r>
      <w:r w:rsidRPr="003E2973">
        <w:rPr>
          <w:rFonts w:ascii="Times New Roman" w:hAnsi="Times New Roman"/>
          <w:color w:val="000000" w:themeColor="text1"/>
          <w:sz w:val="20"/>
          <w:szCs w:val="20"/>
        </w:rPr>
        <w:t>verage), credit hour completion and maximum time-frame limitation.</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The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3E2973" w:rsidRDefault="003E2973" w:rsidP="003E2973">
      <w:pPr>
        <w:pStyle w:val="Heading2"/>
        <w:ind w:firstLine="360"/>
        <w:rPr>
          <w:rFonts w:ascii="Times New Roman" w:hAnsi="Times New Roman"/>
          <w:color w:val="000000" w:themeColor="text1"/>
          <w:sz w:val="22"/>
          <w:szCs w:val="22"/>
        </w:rPr>
      </w:pPr>
      <w:bookmarkStart w:id="99" w:name="_Toc295896919"/>
      <w:r w:rsidRPr="003E2973">
        <w:rPr>
          <w:rFonts w:ascii="Times New Roman" w:hAnsi="Times New Roman"/>
          <w:bCs w:val="0"/>
          <w:color w:val="000000" w:themeColor="text1"/>
          <w:sz w:val="22"/>
          <w:szCs w:val="22"/>
        </w:rPr>
        <w:t>Qualitative Measu</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ement</w:t>
      </w:r>
      <w:bookmarkEnd w:id="99"/>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All students are expected to maintain the same academic standards as outlined in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ficial catalog of</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receiving financial aid must meet the minimum academic standards.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graduates and post baccalaureate students must maintain a 2.0 minimum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to remain in good academic standing for financial aid.   Graduate students must maintain a 3.0 minimum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to remain in good academic standing for financial aid.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is evaluated based on the student</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 xml:space="preserve">Graduate Status </w:t>
      </w:r>
    </w:p>
    <w:p w:rsidR="003E2973"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Probation status will exist if the student</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last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is below a 3.00 and the previous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is above a 3.00. </w:t>
      </w:r>
    </w:p>
    <w:p w:rsidR="003E2973" w:rsidRPr="003E2973"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Suspension status will exist if the student</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last semester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is below aand the previous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is below a 3.00. </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 xml:space="preserve">Quantitative Measurement </w:t>
      </w:r>
    </w:p>
    <w:p w:rsidR="003E2973" w:rsidRPr="003E2973"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In addition to maintaining the required academic standards (grade-point average), students’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progress toward completion of an academic degree is measured by three criteria:</w:t>
      </w:r>
    </w:p>
    <w:p w:rsidR="003E2973" w:rsidRPr="003E2973"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completing a minimum percentage of credit hours attempted each academic year (If a student only has 1 semester of attendance for the current academic yea</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then the prior semester of attendance will be used to calculate the minimum percentage).</w:t>
      </w:r>
    </w:p>
    <w:p w:rsidR="003E2973" w:rsidRPr="003E2973"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 completing the requirements for their degree within a maximum number of hours.</w:t>
      </w:r>
    </w:p>
    <w:p w:rsidR="003E2973" w:rsidRPr="003E2973"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completing mandatory academic remediation coursework within a maximum of 30 attempted hours.</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 xml:space="preserve">Minimum Percentage of Credit Hours Completion </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must successfully complete 67 percent of the courses for which they register each academic yea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grades of</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 B, C, D and S count as successful completion of coursework. Students’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completion rates will be reviewed at the end of the spring semester unless enrolling for the summer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At the end of the spring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those</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students who have not successfully completed 67 percent of their courses during the last two terms of enrollment will have their financial aid terminated e</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fective the next fall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 Students starting spring semester will not be reviewed until the following</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spring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which will allow the students at least two semesters to prove themselves eligible for financial aid. Repeated courses will count as hours attempted.</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Maximum</w:t>
      </w:r>
      <w:r w:rsidRPr="003E2973">
        <w:rPr>
          <w:rFonts w:ascii="Times New Roman" w:hAnsi="Times New Roman"/>
          <w:color w:val="000000" w:themeColor="text1"/>
          <w:spacing w:val="-4"/>
          <w:sz w:val="20"/>
          <w:szCs w:val="20"/>
          <w:u w:val="single"/>
        </w:rPr>
        <w:t xml:space="preserve"> </w:t>
      </w:r>
      <w:r w:rsidRPr="003E2973">
        <w:rPr>
          <w:rFonts w:ascii="Times New Roman" w:hAnsi="Times New Roman"/>
          <w:color w:val="000000" w:themeColor="text1"/>
          <w:spacing w:val="-7"/>
          <w:sz w:val="20"/>
          <w:szCs w:val="20"/>
          <w:u w:val="single"/>
        </w:rPr>
        <w:t>T</w:t>
      </w:r>
      <w:r w:rsidRPr="003E2973">
        <w:rPr>
          <w:rFonts w:ascii="Times New Roman" w:hAnsi="Times New Roman"/>
          <w:color w:val="000000" w:themeColor="text1"/>
          <w:sz w:val="20"/>
          <w:szCs w:val="20"/>
          <w:u w:val="single"/>
        </w:rPr>
        <w:t xml:space="preserve">ime Frame Completion </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maximum number of hours (time frame) allowed is 150% or the number of semester hours required to earn a degree.   For example at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the average degree requires 120 to 127 hours for completion and the average graduate degree</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requires 36 hours for completion; therefore students may not receive financial aid after</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they have attempted 190 semester hours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graduate) and 54 semester hours (graduate).</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The first 30 semester hours of Learning Support and Regents courses combined are not counted in the maximum number of hours.</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ransfer credits are counted in the maximum number of hours.</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Other Conditions Governing SAP</w:t>
      </w:r>
      <w:r w:rsidRPr="003E2973">
        <w:rPr>
          <w:rFonts w:ascii="Times New Roman" w:hAnsi="Times New Roman"/>
          <w:color w:val="000000" w:themeColor="text1"/>
          <w:spacing w:val="-8"/>
          <w:sz w:val="20"/>
          <w:szCs w:val="20"/>
          <w:u w:val="single"/>
        </w:rPr>
        <w:t xml:space="preserve"> </w:t>
      </w:r>
      <w:r w:rsidRPr="003E2973">
        <w:rPr>
          <w:rFonts w:ascii="Times New Roman" w:hAnsi="Times New Roman"/>
          <w:color w:val="000000" w:themeColor="text1"/>
          <w:sz w:val="20"/>
          <w:szCs w:val="20"/>
          <w:u w:val="single"/>
        </w:rPr>
        <w:t xml:space="preserve">Progress </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 xml:space="preserve">All credit hours attempted during each term in which a student is enrolled will count to- ward the maximum time frame and minimum credit hours of completion.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student is considered enrolled based on the number of credit hours registered after published drop/add</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 xml:space="preserve">period of each academic term. </w:t>
      </w:r>
      <w:r w:rsidRPr="003E2973">
        <w:rPr>
          <w:rFonts w:ascii="Times New Roman" w:hAnsi="Times New Roman"/>
          <w:color w:val="000000" w:themeColor="text1"/>
          <w:spacing w:val="50"/>
          <w:sz w:val="20"/>
          <w:szCs w:val="20"/>
        </w:rPr>
        <w:t xml:space="preserve"> </w:t>
      </w:r>
      <w:r w:rsidRPr="003E2973">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3E2973"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3E2973"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 xml:space="preserve">ransfer credits are counted in the maximum number of hours.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ransfer grades</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are not counted when evaluating SA</w:t>
      </w:r>
      <w:r w:rsidRPr="003E2973">
        <w:rPr>
          <w:rFonts w:ascii="Times New Roman" w:hAnsi="Times New Roman"/>
          <w:color w:val="000000" w:themeColor="text1"/>
          <w:spacing w:val="-22"/>
          <w:sz w:val="20"/>
          <w:szCs w:val="20"/>
        </w:rPr>
        <w:t>P</w:t>
      </w:r>
      <w:r w:rsidRPr="003E2973">
        <w:rPr>
          <w:rFonts w:ascii="Times New Roman" w:hAnsi="Times New Roman"/>
          <w:color w:val="000000" w:themeColor="text1"/>
          <w:sz w:val="20"/>
          <w:szCs w:val="20"/>
        </w:rPr>
        <w:t>.   Repeated courses will count in the calculation of at- tempted hours. (The grade earned when the last grade is received for a course is the only grade that counts toward the grade-point average (qualitative measurement).</w:t>
      </w:r>
    </w:p>
    <w:p w:rsidR="003E2973" w:rsidRPr="003E2973"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enrolled in learning support and Regents’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courses will have their first 30 credit hours of learning support or Regents’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course work excluded from the maximum time frame calculation. Learning support and Regents’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credit hours in excess of 30 credit hours will be included in the calculation of the maximum time frame and the required minimum (67 pe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cent) percentage of the credit hour completion.</w:t>
      </w:r>
    </w:p>
    <w:p w:rsidR="003E2973" w:rsidRPr="003E2973"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3E2973"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Grades of</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A, B, C, D or S count as successful completion of a course.   Grades of </w:t>
      </w:r>
      <w:r w:rsidRPr="003E2973">
        <w:rPr>
          <w:rFonts w:ascii="Times New Roman" w:hAnsi="Times New Roman"/>
          <w:color w:val="000000" w:themeColor="text1"/>
          <w:spacing w:val="-16"/>
          <w:sz w:val="20"/>
          <w:szCs w:val="20"/>
        </w:rPr>
        <w:t>F</w:t>
      </w:r>
      <w:r w:rsidRPr="003E2973">
        <w:rPr>
          <w:rFonts w:ascii="Times New Roman" w:hAnsi="Times New Roman"/>
          <w:color w:val="000000" w:themeColor="text1"/>
          <w:sz w:val="20"/>
          <w:szCs w:val="20"/>
        </w:rPr>
        <w:t>, I, I</w:t>
      </w:r>
      <w:r w:rsidRPr="003E2973">
        <w:rPr>
          <w:rFonts w:ascii="Times New Roman" w:hAnsi="Times New Roman"/>
          <w:color w:val="000000" w:themeColor="text1"/>
          <w:spacing w:val="-22"/>
          <w:sz w:val="20"/>
          <w:szCs w:val="20"/>
        </w:rPr>
        <w:t>P</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8"/>
          <w:sz w:val="20"/>
          <w:szCs w:val="20"/>
        </w:rPr>
        <w:t>W</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W</w:t>
      </w:r>
      <w:r w:rsidRPr="003E2973">
        <w:rPr>
          <w:rFonts w:ascii="Times New Roman" w:hAnsi="Times New Roman"/>
          <w:color w:val="000000" w:themeColor="text1"/>
          <w:spacing w:val="-16"/>
          <w:sz w:val="20"/>
          <w:szCs w:val="20"/>
        </w:rPr>
        <w:t>F</w:t>
      </w:r>
      <w:r w:rsidRPr="003E2973">
        <w:rPr>
          <w:rFonts w:ascii="Times New Roman" w:hAnsi="Times New Roman"/>
          <w:color w:val="000000" w:themeColor="text1"/>
          <w:sz w:val="20"/>
          <w:szCs w:val="20"/>
        </w:rPr>
        <w:t>, U or</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Audit do not count as successful completion of a course.</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Mandatory</w:t>
      </w:r>
      <w:r w:rsidRPr="003E2973">
        <w:rPr>
          <w:rFonts w:ascii="Times New Roman" w:hAnsi="Times New Roman"/>
          <w:color w:val="000000" w:themeColor="text1"/>
          <w:spacing w:val="-11"/>
          <w:sz w:val="20"/>
          <w:szCs w:val="20"/>
          <w:u w:val="single"/>
        </w:rPr>
        <w:t xml:space="preserve"> </w:t>
      </w:r>
      <w:r w:rsidRPr="003E2973">
        <w:rPr>
          <w:rFonts w:ascii="Times New Roman" w:hAnsi="Times New Roman"/>
          <w:color w:val="000000" w:themeColor="text1"/>
          <w:sz w:val="20"/>
          <w:szCs w:val="20"/>
          <w:u w:val="single"/>
        </w:rPr>
        <w:t xml:space="preserve">Academic Remediation Coursework </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enrolled in Learning Support and/or Regents’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cost of the remedial classes.</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Learning Support students’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SAP</w:t>
      </w:r>
      <w:r w:rsidRPr="003E2973">
        <w:rPr>
          <w:rFonts w:ascii="Times New Roman" w:hAnsi="Times New Roman"/>
          <w:color w:val="000000" w:themeColor="text1"/>
          <w:spacing w:val="-8"/>
          <w:sz w:val="20"/>
          <w:szCs w:val="20"/>
        </w:rPr>
        <w:t xml:space="preserve"> </w:t>
      </w:r>
      <w:r w:rsidRPr="003E2973">
        <w:rPr>
          <w:rFonts w:ascii="Times New Roman" w:hAnsi="Times New Roman"/>
          <w:color w:val="000000" w:themeColor="text1"/>
          <w:sz w:val="20"/>
          <w:szCs w:val="20"/>
        </w:rPr>
        <w:t>will begin at the evaluation period following the students’ successful completion of the Learning Support Program.</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Reinstatement of Financial</w:t>
      </w:r>
      <w:r w:rsidRPr="003E2973">
        <w:rPr>
          <w:rFonts w:ascii="Times New Roman" w:hAnsi="Times New Roman"/>
          <w:color w:val="000000" w:themeColor="text1"/>
          <w:spacing w:val="-11"/>
          <w:sz w:val="20"/>
          <w:szCs w:val="20"/>
          <w:u w:val="single"/>
        </w:rPr>
        <w:t xml:space="preserve"> </w:t>
      </w:r>
      <w:r w:rsidRPr="003E2973">
        <w:rPr>
          <w:rFonts w:ascii="Times New Roman" w:hAnsi="Times New Roman"/>
          <w:color w:val="000000" w:themeColor="text1"/>
          <w:sz w:val="20"/>
          <w:szCs w:val="20"/>
          <w:u w:val="single"/>
        </w:rPr>
        <w:t xml:space="preserve">Aid </w:t>
      </w:r>
    </w:p>
    <w:p w:rsidR="003E2973" w:rsidRPr="003E2973"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may apply for reinstatement of financial aid by achieving one of the following:</w:t>
      </w:r>
    </w:p>
    <w:p w:rsidR="003E2973" w:rsidRPr="003E2973" w:rsidRDefault="003E2973" w:rsidP="00BB4865">
      <w:pPr>
        <w:pStyle w:val="ListParagraph"/>
        <w:widowControl w:val="0"/>
        <w:numPr>
          <w:ilvl w:val="0"/>
          <w:numId w:val="40"/>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Completing 6 or more semester hours at their own expense with a minimum semester grade- point average of 2.50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graduate) and 3.0 (graduate) at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graduate students enrolling for 3-5 semester hours must earn a minimum semester</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grade-point average of 3.0. Grades will be reviewed at the end of the next evaluation pe- riod.</w:t>
      </w:r>
    </w:p>
    <w:p w:rsidR="003E2973" w:rsidRPr="003E2973" w:rsidRDefault="003E2973" w:rsidP="00BB4865">
      <w:pPr>
        <w:pStyle w:val="ListParagraph"/>
        <w:widowControl w:val="0"/>
        <w:numPr>
          <w:ilvl w:val="0"/>
          <w:numId w:val="40"/>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Readmitting to the University after an extended break in enrollment (five years or more) will allow the student to be placed on a probationary status.</w:t>
      </w:r>
    </w:p>
    <w:p w:rsidR="003E2973" w:rsidRPr="003E2973" w:rsidRDefault="003E2973" w:rsidP="00BB4865">
      <w:pPr>
        <w:pStyle w:val="ListParagraph"/>
        <w:numPr>
          <w:ilvl w:val="0"/>
          <w:numId w:val="40"/>
        </w:numPr>
        <w:ind w:left="135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Accomplishing a successful appeal through the process described belo</w:t>
      </w:r>
      <w:r w:rsidRPr="003E2973">
        <w:rPr>
          <w:rFonts w:ascii="Times New Roman" w:hAnsi="Times New Roman"/>
          <w:color w:val="000000" w:themeColor="text1"/>
          <w:spacing w:val="-13"/>
          <w:sz w:val="20"/>
          <w:szCs w:val="20"/>
        </w:rPr>
        <w:t>w</w:t>
      </w:r>
      <w:r w:rsidRPr="003E2973">
        <w:rPr>
          <w:rFonts w:ascii="Times New Roman" w:hAnsi="Times New Roman"/>
          <w:color w:val="000000" w:themeColor="text1"/>
          <w:sz w:val="20"/>
          <w:szCs w:val="20"/>
        </w:rPr>
        <w:t>.</w:t>
      </w:r>
    </w:p>
    <w:p w:rsidR="003E2973" w:rsidRPr="003E2973" w:rsidRDefault="003E2973" w:rsidP="003E2973">
      <w:pPr>
        <w:pStyle w:val="Heading2"/>
        <w:ind w:firstLine="360"/>
        <w:rPr>
          <w:rFonts w:ascii="Times New Roman" w:hAnsi="Times New Roman"/>
          <w:color w:val="000000" w:themeColor="text1"/>
          <w:sz w:val="22"/>
          <w:szCs w:val="22"/>
        </w:rPr>
      </w:pPr>
      <w:bookmarkStart w:id="100" w:name="_Toc295896920"/>
      <w:r w:rsidRPr="003E2973">
        <w:rPr>
          <w:rFonts w:ascii="Times New Roman" w:hAnsi="Times New Roman"/>
          <w:bCs w:val="0"/>
          <w:color w:val="000000" w:themeColor="text1"/>
          <w:sz w:val="22"/>
          <w:szCs w:val="22"/>
        </w:rPr>
        <w:t>Appeals P</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ocess</w:t>
      </w:r>
      <w:bookmarkEnd w:id="100"/>
    </w:p>
    <w:p w:rsidR="003E2973" w:rsidRPr="003E2973" w:rsidRDefault="003E2973" w:rsidP="003E2973">
      <w:pPr>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An appeals process is available for students who have extenuating circumstances that account for their lack of academic progress.</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Appeals must be made in writing to the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Aid Committee. </w:t>
      </w:r>
      <w:r w:rsidRPr="003E2973">
        <w:rPr>
          <w:rFonts w:ascii="Times New Roman" w:hAnsi="Times New Roman"/>
          <w:color w:val="000000" w:themeColor="text1"/>
          <w:spacing w:val="50"/>
          <w:sz w:val="20"/>
          <w:szCs w:val="20"/>
        </w:rPr>
        <w:t xml:space="preserve"> </w:t>
      </w:r>
      <w:r w:rsidRPr="003E2973">
        <w:rPr>
          <w:rFonts w:ascii="Times New Roman" w:hAnsi="Times New Roman"/>
          <w:color w:val="000000" w:themeColor="text1"/>
          <w:sz w:val="20"/>
          <w:szCs w:val="20"/>
        </w:rPr>
        <w:t>Students must complete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Appeals petitions along with supporting documents to indicate the specific reason(s) for failure to make satisfactory progress.</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decision. Students that are academically eligible for enrollment and are approved for financial aid through an appeal remain eligible until the next evaluation period.]</w:t>
      </w:r>
    </w:p>
    <w:p w:rsidR="003E2973" w:rsidRDefault="003E2973" w:rsidP="003E2973">
      <w:pPr>
        <w:rPr>
          <w:rFonts w:ascii="Times New Roman" w:hAnsi="Times New Roman"/>
          <w:color w:val="000000"/>
          <w:sz w:val="20"/>
          <w:szCs w:val="20"/>
        </w:rPr>
      </w:pPr>
    </w:p>
    <w:p w:rsidR="00C43359" w:rsidRDefault="00C43359" w:rsidP="003E2973">
      <w:pPr>
        <w:rPr>
          <w:rFonts w:ascii="Times New Roman" w:hAnsi="Times New Roman"/>
          <w:color w:val="000000"/>
          <w:sz w:val="20"/>
          <w:szCs w:val="20"/>
        </w:rPr>
      </w:pPr>
      <w:r>
        <w:rPr>
          <w:rFonts w:ascii="Times New Roman" w:hAnsi="Times New Roman"/>
          <w:noProof/>
          <w:color w:val="000000"/>
          <w:sz w:val="20"/>
          <w:szCs w:val="20"/>
          <w:lang w:eastAsia="en-US"/>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cstate="print"/>
                    <a:stretch>
                      <a:fillRect/>
                    </a:stretch>
                  </pic:blipFill>
                  <pic:spPr>
                    <a:xfrm>
                      <a:off x="0" y="0"/>
                      <a:ext cx="5905500" cy="3924300"/>
                    </a:xfrm>
                    <a:prstGeom prst="rect">
                      <a:avLst/>
                    </a:prstGeom>
                  </pic:spPr>
                </pic:pic>
              </a:graphicData>
            </a:graphic>
          </wp:inline>
        </w:drawing>
      </w:r>
    </w:p>
    <w:p w:rsidR="00C43359" w:rsidRDefault="00C43359" w:rsidP="003E2973">
      <w:pPr>
        <w:rPr>
          <w:rFonts w:ascii="Times New Roman" w:hAnsi="Times New Roman"/>
          <w:color w:val="000000"/>
          <w:sz w:val="20"/>
          <w:szCs w:val="20"/>
        </w:rPr>
      </w:pPr>
    </w:p>
    <w:p w:rsidR="00200D5E" w:rsidRDefault="00874FA6" w:rsidP="008D02C3">
      <w:pPr>
        <w:framePr w:w="10202" w:wrap="auto" w:hAnchor="text" w:x="720"/>
        <w:rPr>
          <w:rFonts w:ascii="Times New Roman" w:hAnsi="Times New Roman"/>
          <w:color w:val="000000"/>
          <w:sz w:val="20"/>
          <w:szCs w:val="20"/>
        </w:rPr>
        <w:sectPr w:rsidR="00200D5E" w:rsidSect="00872727">
          <w:headerReference w:type="even" r:id="rId31"/>
          <w:pgSz w:w="12240" w:h="15840" w:code="1"/>
          <w:pgMar w:top="720" w:right="720" w:bottom="288" w:left="1440" w:header="720" w:footer="288" w:gutter="0"/>
          <w:cols w:space="720"/>
          <w:docGrid w:linePitch="360"/>
        </w:sectPr>
      </w:pPr>
      <w:r>
        <w:rPr>
          <w:rFonts w:ascii="Times New Roman" w:hAnsi="Times New Roman"/>
          <w:color w:val="000000"/>
          <w:sz w:val="20"/>
          <w:szCs w:val="20"/>
        </w:rPr>
        <w:br w:type="page"/>
      </w:r>
    </w:p>
    <w:p w:rsidR="00874FA6" w:rsidRDefault="00874FA6">
      <w:pPr>
        <w:rPr>
          <w:rFonts w:ascii="Times New Roman" w:hAnsi="Times New Roman"/>
          <w:color w:val="000000"/>
          <w:sz w:val="20"/>
          <w:szCs w:val="20"/>
        </w:rPr>
      </w:pPr>
    </w:p>
    <w:p w:rsidR="00874FA6" w:rsidRDefault="00874FA6" w:rsidP="00874FA6">
      <w:pPr>
        <w:pStyle w:val="Heading1"/>
        <w:spacing w:before="0"/>
        <w:ind w:left="540" w:right="180" w:firstLine="0"/>
        <w:jc w:val="center"/>
        <w:rPr>
          <w:rFonts w:ascii="Impact" w:hAnsi="Impact" w:cs="Impact"/>
          <w:color w:val="000000"/>
          <w:sz w:val="72"/>
          <w:szCs w:val="72"/>
        </w:rPr>
      </w:pPr>
      <w:bookmarkStart w:id="101" w:name="_Toc294969664"/>
      <w:bookmarkStart w:id="102" w:name="_Toc295896921"/>
      <w:r w:rsidRPr="00BB4865">
        <w:rPr>
          <w:rFonts w:ascii="Impact" w:hAnsi="Impact" w:cs="Impact"/>
          <w:color w:val="757575"/>
          <w:sz w:val="96"/>
          <w:szCs w:val="96"/>
          <w:u w:val="thick"/>
        </w:rPr>
        <w:t>D</w:t>
      </w:r>
      <w:r>
        <w:rPr>
          <w:rFonts w:ascii="Impact" w:hAnsi="Impact" w:cs="Impact"/>
          <w:color w:val="757575"/>
          <w:sz w:val="72"/>
          <w:szCs w:val="72"/>
          <w:u w:val="thick"/>
        </w:rPr>
        <w:t>EGREE</w:t>
      </w:r>
      <w:r>
        <w:rPr>
          <w:rFonts w:ascii="Impact" w:hAnsi="Impact" w:cs="Impact"/>
          <w:color w:val="757575"/>
          <w:spacing w:val="1"/>
          <w:sz w:val="72"/>
          <w:szCs w:val="72"/>
          <w:u w:val="thick"/>
        </w:rPr>
        <w:t xml:space="preserve"> </w:t>
      </w:r>
      <w:r w:rsidRPr="00BB4865">
        <w:rPr>
          <w:rFonts w:ascii="Impact" w:hAnsi="Impact" w:cs="Impact"/>
          <w:color w:val="757575"/>
          <w:sz w:val="96"/>
          <w:szCs w:val="96"/>
          <w:u w:val="thick"/>
        </w:rPr>
        <w:t>P</w:t>
      </w:r>
      <w:r>
        <w:rPr>
          <w:rFonts w:ascii="Impact" w:hAnsi="Impact" w:cs="Impact"/>
          <w:color w:val="757575"/>
          <w:sz w:val="72"/>
          <w:szCs w:val="72"/>
          <w:u w:val="thick"/>
        </w:rPr>
        <w:t>ROGRAMS</w:t>
      </w:r>
      <w:bookmarkEnd w:id="101"/>
      <w:bookmarkEnd w:id="102"/>
    </w:p>
    <w:p w:rsidR="00874FA6" w:rsidRDefault="00874FA6" w:rsidP="00874FA6">
      <w:pPr>
        <w:widowControl w:val="0"/>
        <w:autoSpaceDE w:val="0"/>
        <w:autoSpaceDN w:val="0"/>
        <w:adjustRightInd w:val="0"/>
        <w:spacing w:after="0" w:line="200" w:lineRule="exact"/>
        <w:ind w:left="540" w:right="180" w:firstLine="0"/>
        <w:rPr>
          <w:rFonts w:ascii="Impact" w:hAnsi="Impact" w:cs="Impact"/>
          <w:color w:val="000000"/>
          <w:sz w:val="20"/>
          <w:szCs w:val="20"/>
        </w:rPr>
      </w:pPr>
    </w:p>
    <w:p w:rsidR="00874FA6" w:rsidRPr="00FD130B" w:rsidRDefault="00BB4865" w:rsidP="00874FA6">
      <w:pPr>
        <w:pStyle w:val="Heading2"/>
        <w:spacing w:before="0"/>
        <w:ind w:left="540" w:right="180" w:firstLine="0"/>
        <w:rPr>
          <w:rFonts w:ascii="Times New Roman" w:hAnsi="Times New Roman" w:cs="Times New Roman"/>
          <w:color w:val="FFFFFF" w:themeColor="background1"/>
          <w:sz w:val="20"/>
          <w:szCs w:val="20"/>
        </w:rPr>
      </w:pPr>
      <w:bookmarkStart w:id="103" w:name="_Toc294969665"/>
      <w:bookmarkStart w:id="104" w:name="_Toc295896922"/>
      <w:r w:rsidRPr="00D217C8">
        <w:rPr>
          <w:rFonts w:ascii="Impact" w:hAnsi="Impact" w:cs="Impact"/>
          <w:color w:val="666666"/>
          <w:w w:val="98"/>
          <w:sz w:val="40"/>
          <w:szCs w:val="40"/>
          <w:fitText w:val="6048" w:id="-162759936"/>
        </w:rPr>
        <w:t>MASTER OF BUSINESS ADMINISTRATIO</w:t>
      </w:r>
      <w:r w:rsidRPr="00D217C8">
        <w:rPr>
          <w:rFonts w:ascii="Impact" w:hAnsi="Impact" w:cs="Impact"/>
          <w:color w:val="666666"/>
          <w:spacing w:val="45"/>
          <w:w w:val="98"/>
          <w:sz w:val="40"/>
          <w:szCs w:val="40"/>
          <w:fitText w:val="6048" w:id="-162759936"/>
        </w:rPr>
        <w:t>N</w:t>
      </w:r>
      <w:bookmarkEnd w:id="103"/>
      <w:bookmarkEnd w:id="104"/>
    </w:p>
    <w:p w:rsidR="00874FA6" w:rsidRDefault="00874FA6" w:rsidP="00874FA6">
      <w:pPr>
        <w:widowControl w:val="0"/>
        <w:autoSpaceDE w:val="0"/>
        <w:autoSpaceDN w:val="0"/>
        <w:adjustRightInd w:val="0"/>
        <w:spacing w:before="5" w:after="0" w:line="200" w:lineRule="exact"/>
        <w:ind w:left="540" w:right="180" w:firstLine="0"/>
        <w:rPr>
          <w:rFonts w:ascii="Impact" w:hAnsi="Impact" w:cs="Impact"/>
          <w:color w:val="000000"/>
          <w:sz w:val="20"/>
          <w:szCs w:val="20"/>
        </w:rPr>
      </w:pPr>
    </w:p>
    <w:p w:rsidR="00874FA6" w:rsidRPr="00FD130B" w:rsidRDefault="00874FA6" w:rsidP="00874FA6">
      <w:pPr>
        <w:pStyle w:val="Heading2"/>
        <w:spacing w:before="0"/>
        <w:ind w:left="540" w:right="180" w:firstLine="0"/>
        <w:rPr>
          <w:rFonts w:ascii="Times New Roman" w:hAnsi="Times New Roman"/>
          <w:color w:val="000000"/>
          <w:sz w:val="28"/>
          <w:szCs w:val="28"/>
        </w:rPr>
      </w:pPr>
      <w:bookmarkStart w:id="105" w:name="_Toc294969666"/>
      <w:bookmarkStart w:id="106" w:name="_Toc295896923"/>
      <w:r w:rsidRPr="00FD130B">
        <w:rPr>
          <w:rFonts w:ascii="Times New Roman" w:hAnsi="Times New Roman"/>
          <w:bCs w:val="0"/>
          <w:color w:val="000000"/>
          <w:sz w:val="28"/>
          <w:szCs w:val="28"/>
        </w:rPr>
        <w:t>Int</w:t>
      </w:r>
      <w:r w:rsidRPr="00FD130B">
        <w:rPr>
          <w:rFonts w:ascii="Times New Roman" w:hAnsi="Times New Roman"/>
          <w:bCs w:val="0"/>
          <w:color w:val="000000"/>
          <w:spacing w:val="-5"/>
          <w:sz w:val="28"/>
          <w:szCs w:val="28"/>
        </w:rPr>
        <w:t>r</w:t>
      </w:r>
      <w:r w:rsidRPr="00FD130B">
        <w:rPr>
          <w:rFonts w:ascii="Times New Roman" w:hAnsi="Times New Roman"/>
          <w:bCs w:val="0"/>
          <w:color w:val="000000"/>
          <w:sz w:val="28"/>
          <w:szCs w:val="28"/>
        </w:rPr>
        <w:t>oduction</w:t>
      </w:r>
      <w:bookmarkEnd w:id="105"/>
      <w:bookmarkEnd w:id="106"/>
    </w:p>
    <w:p w:rsidR="00874FA6" w:rsidRDefault="00874FA6" w:rsidP="008404C4">
      <w:pPr>
        <w:widowControl w:val="0"/>
        <w:autoSpaceDE w:val="0"/>
        <w:autoSpaceDN w:val="0"/>
        <w:adjustRightInd w:val="0"/>
        <w:spacing w:before="33" w:after="0" w:line="250" w:lineRule="auto"/>
        <w:ind w:left="540" w:right="180" w:firstLine="180"/>
        <w:jc w:val="both"/>
        <w:rPr>
          <w:rFonts w:ascii="Times New Roman" w:hAnsi="Times New Roman"/>
          <w:color w:val="000000"/>
          <w:sz w:val="20"/>
          <w:szCs w:val="20"/>
        </w:rPr>
      </w:pPr>
      <w:r>
        <w:rPr>
          <w:rFonts w:ascii="Times New Roman" w:hAnsi="Times New Roman"/>
          <w:color w:val="000000"/>
          <w:sz w:val="20"/>
          <w:szCs w:val="20"/>
        </w:rPr>
        <w:t>The College of Business o</w:t>
      </w:r>
      <w:r>
        <w:rPr>
          <w:rFonts w:ascii="Times New Roman" w:hAnsi="Times New Roman"/>
          <w:color w:val="000000"/>
          <w:spacing w:val="-4"/>
          <w:sz w:val="20"/>
          <w:szCs w:val="20"/>
        </w:rPr>
        <w:t>f</w:t>
      </w:r>
      <w:r>
        <w:rPr>
          <w:rFonts w:ascii="Times New Roman" w:hAnsi="Times New Roman"/>
          <w:color w:val="000000"/>
          <w:sz w:val="20"/>
          <w:szCs w:val="20"/>
        </w:rPr>
        <w:t>fers the General Master of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 (MBA) Degree program.</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is a 30-semester hour graduate degree program.  MBA</w:t>
      </w:r>
      <w:r>
        <w:rPr>
          <w:rFonts w:ascii="Times New Roman" w:hAnsi="Times New Roman"/>
          <w:color w:val="000000"/>
          <w:spacing w:val="-11"/>
          <w:sz w:val="20"/>
          <w:szCs w:val="20"/>
        </w:rPr>
        <w:t xml:space="preserve"> </w:t>
      </w:r>
      <w:r>
        <w:rPr>
          <w:rFonts w:ascii="Times New Roman" w:hAnsi="Times New Roman"/>
          <w:color w:val="000000"/>
          <w:sz w:val="20"/>
          <w:szCs w:val="20"/>
        </w:rPr>
        <w:t>candidates have the op- portunity to acquire the knowledge, skills, and leadership capacity to perform e</w:t>
      </w:r>
      <w:r>
        <w:rPr>
          <w:rFonts w:ascii="Times New Roman" w:hAnsi="Times New Roman"/>
          <w:color w:val="000000"/>
          <w:spacing w:val="-4"/>
          <w:sz w:val="20"/>
          <w:szCs w:val="20"/>
        </w:rPr>
        <w:t>f</w:t>
      </w:r>
      <w:r>
        <w:rPr>
          <w:rFonts w:ascii="Times New Roman" w:hAnsi="Times New Roman"/>
          <w:color w:val="000000"/>
          <w:sz w:val="20"/>
          <w:szCs w:val="20"/>
        </w:rPr>
        <w:t>fectively in complex and rapidly changing environments.</w:t>
      </w:r>
      <w:r>
        <w:rPr>
          <w:rFonts w:ascii="Times New Roman" w:hAnsi="Times New Roman"/>
          <w:color w:val="000000"/>
          <w:spacing w:val="47"/>
          <w:sz w:val="20"/>
          <w:szCs w:val="20"/>
        </w:rPr>
        <w:t xml:space="preserve"> </w:t>
      </w:r>
      <w:r>
        <w:rPr>
          <w:rFonts w:ascii="Times New Roman" w:hAnsi="Times New Roman"/>
          <w:color w:val="000000"/>
          <w:sz w:val="20"/>
          <w:szCs w:val="20"/>
        </w:rPr>
        <w:t>They are able to develop strategies and to respond proactively to business challenges and opportunities. Graduates learn to integrate functional expertise in seamless o</w:t>
      </w:r>
      <w:r>
        <w:rPr>
          <w:rFonts w:ascii="Times New Roman" w:hAnsi="Times New Roman"/>
          <w:color w:val="000000"/>
          <w:spacing w:val="-4"/>
          <w:sz w:val="20"/>
          <w:szCs w:val="20"/>
        </w:rPr>
        <w:t>r</w:t>
      </w:r>
      <w:r>
        <w:rPr>
          <w:rFonts w:ascii="Times New Roman" w:hAnsi="Times New Roman"/>
          <w:color w:val="000000"/>
          <w:sz w:val="20"/>
          <w:szCs w:val="20"/>
        </w:rPr>
        <w:t>ganizations and to create pluralistic o</w:t>
      </w:r>
      <w:r>
        <w:rPr>
          <w:rFonts w:ascii="Times New Roman" w:hAnsi="Times New Roman"/>
          <w:color w:val="000000"/>
          <w:spacing w:val="-4"/>
          <w:sz w:val="20"/>
          <w:szCs w:val="20"/>
        </w:rPr>
        <w:t>r</w:t>
      </w:r>
      <w:r>
        <w:rPr>
          <w:rFonts w:ascii="Times New Roman" w:hAnsi="Times New Roman"/>
          <w:color w:val="000000"/>
          <w:sz w:val="20"/>
          <w:szCs w:val="20"/>
        </w:rPr>
        <w:t>ganizational cultures appropriate to the business environment.  Such cultures generate the best possible solutions to</w:t>
      </w:r>
    </w:p>
    <w:p w:rsidR="00874FA6"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sz w:val="20"/>
          <w:szCs w:val="20"/>
        </w:rPr>
      </w:pPr>
      <w:r>
        <w:rPr>
          <w:rFonts w:ascii="Times New Roman" w:hAnsi="Times New Roman"/>
          <w:color w:val="000000"/>
          <w:sz w:val="20"/>
          <w:szCs w:val="20"/>
        </w:rPr>
        <w:t>problems, facilitate the development of truly innovative products and services that allow o</w:t>
      </w:r>
      <w:r>
        <w:rPr>
          <w:rFonts w:ascii="Times New Roman" w:hAnsi="Times New Roman"/>
          <w:color w:val="000000"/>
          <w:spacing w:val="-4"/>
          <w:sz w:val="20"/>
          <w:szCs w:val="20"/>
        </w:rPr>
        <w:t>r</w:t>
      </w:r>
      <w:r>
        <w:rPr>
          <w:rFonts w:ascii="Times New Roman" w:hAnsi="Times New Roman"/>
          <w:color w:val="000000"/>
          <w:sz w:val="20"/>
          <w:szCs w:val="20"/>
        </w:rPr>
        <w:t>ganiz</w:t>
      </w:r>
      <w:r>
        <w:rPr>
          <w:rFonts w:ascii="Times New Roman" w:hAnsi="Times New Roman"/>
          <w:color w:val="000000"/>
          <w:spacing w:val="-4"/>
          <w:sz w:val="20"/>
          <w:szCs w:val="20"/>
        </w:rPr>
        <w:t>a</w:t>
      </w:r>
      <w:r>
        <w:rPr>
          <w:rFonts w:ascii="Times New Roman" w:hAnsi="Times New Roman"/>
          <w:color w:val="000000"/>
          <w:sz w:val="20"/>
          <w:szCs w:val="20"/>
        </w:rPr>
        <w:t>tions to compete in global markets, and give every employee the opportunity to contribute their very best and thus promote above average returns.</w:t>
      </w:r>
    </w:p>
    <w:p w:rsidR="00874FA6"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rPr>
      </w:pPr>
    </w:p>
    <w:p w:rsidR="00874FA6" w:rsidRPr="00FD130B" w:rsidRDefault="00874FA6" w:rsidP="00874FA6">
      <w:pPr>
        <w:pStyle w:val="Heading2"/>
        <w:spacing w:before="0"/>
        <w:ind w:left="540" w:right="180" w:firstLine="0"/>
        <w:rPr>
          <w:rFonts w:ascii="Times New Roman" w:hAnsi="Times New Roman"/>
          <w:color w:val="000000"/>
        </w:rPr>
      </w:pPr>
      <w:bookmarkStart w:id="107" w:name="_Toc294969667"/>
      <w:bookmarkStart w:id="108" w:name="_Toc295896924"/>
      <w:r w:rsidRPr="00FD130B">
        <w:rPr>
          <w:rFonts w:ascii="Times New Roman" w:hAnsi="Times New Roman"/>
          <w:bCs w:val="0"/>
          <w:color w:val="000000"/>
        </w:rPr>
        <w:t>The MBA</w:t>
      </w:r>
      <w:r w:rsidRPr="00FD130B">
        <w:rPr>
          <w:rFonts w:ascii="Times New Roman" w:hAnsi="Times New Roman"/>
          <w:bCs w:val="0"/>
          <w:color w:val="000000"/>
          <w:spacing w:val="-14"/>
        </w:rPr>
        <w:t xml:space="preserve"> </w:t>
      </w:r>
      <w:r w:rsidRPr="00FD130B">
        <w:rPr>
          <w:rFonts w:ascii="Times New Roman" w:hAnsi="Times New Roman"/>
          <w:bCs w:val="0"/>
          <w:color w:val="000000"/>
        </w:rPr>
        <w:t>Mission</w:t>
      </w:r>
      <w:bookmarkEnd w:id="107"/>
      <w:bookmarkEnd w:id="108"/>
    </w:p>
    <w:p w:rsidR="00874FA6"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sz w:val="20"/>
          <w:szCs w:val="20"/>
        </w:rPr>
      </w:pPr>
      <w:r>
        <w:rPr>
          <w:rFonts w:ascii="Times New Roman" w:hAnsi="Times New Roman"/>
          <w:color w:val="000000"/>
          <w:sz w:val="20"/>
          <w:szCs w:val="20"/>
        </w:rPr>
        <w:t>The faculty and sta</w:t>
      </w:r>
      <w:r>
        <w:rPr>
          <w:rFonts w:ascii="Times New Roman" w:hAnsi="Times New Roman"/>
          <w:color w:val="000000"/>
          <w:spacing w:val="-4"/>
          <w:sz w:val="20"/>
          <w:szCs w:val="20"/>
        </w:rPr>
        <w:t>f</w:t>
      </w:r>
      <w:r>
        <w:rPr>
          <w:rFonts w:ascii="Times New Roman" w:hAnsi="Times New Roman"/>
          <w:color w:val="000000"/>
          <w:sz w:val="20"/>
          <w:szCs w:val="20"/>
        </w:rPr>
        <w:t>f of the College of Business are firmly committed to o</w:t>
      </w:r>
      <w:r>
        <w:rPr>
          <w:rFonts w:ascii="Times New Roman" w:hAnsi="Times New Roman"/>
          <w:color w:val="000000"/>
          <w:spacing w:val="-4"/>
          <w:sz w:val="20"/>
          <w:szCs w:val="20"/>
        </w:rPr>
        <w:t>f</w:t>
      </w:r>
      <w:r>
        <w:rPr>
          <w:rFonts w:ascii="Times New Roman" w:hAnsi="Times New Roman"/>
          <w:color w:val="000000"/>
          <w:sz w:val="20"/>
          <w:szCs w:val="20"/>
        </w:rPr>
        <w:t>fering an academically rigorous educational process for business professionals who seek advancement to middle</w:t>
      </w:r>
    </w:p>
    <w:p w:rsidR="00874FA6"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sz w:val="20"/>
          <w:szCs w:val="20"/>
        </w:rPr>
      </w:pPr>
      <w:r>
        <w:rPr>
          <w:rFonts w:ascii="Times New Roman" w:hAnsi="Times New Roman"/>
          <w:color w:val="000000"/>
          <w:sz w:val="20"/>
          <w:szCs w:val="20"/>
        </w:rPr>
        <w:t>and upper level management positions.</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program</w:t>
      </w:r>
      <w:r>
        <w:rPr>
          <w:rFonts w:ascii="Times New Roman" w:hAnsi="Times New Roman"/>
          <w:color w:val="000000"/>
          <w:spacing w:val="-11"/>
          <w:sz w:val="20"/>
          <w:szCs w:val="20"/>
        </w:rPr>
        <w:t>’</w:t>
      </w:r>
      <w:r>
        <w:rPr>
          <w:rFonts w:ascii="Times New Roman" w:hAnsi="Times New Roman"/>
          <w:color w:val="000000"/>
          <w:sz w:val="20"/>
          <w:szCs w:val="20"/>
        </w:rPr>
        <w:t>s fundamental purpose is to develop professional managers/leaders capable of making valuable contributions to the system of diversity and growth of their chosen o</w:t>
      </w:r>
      <w:r>
        <w:rPr>
          <w:rFonts w:ascii="Times New Roman" w:hAnsi="Times New Roman"/>
          <w:color w:val="000000"/>
          <w:spacing w:val="-4"/>
          <w:sz w:val="20"/>
          <w:szCs w:val="20"/>
        </w:rPr>
        <w:t>r</w:t>
      </w:r>
      <w:r>
        <w:rPr>
          <w:rFonts w:ascii="Times New Roman" w:hAnsi="Times New Roman"/>
          <w:color w:val="000000"/>
          <w:sz w:val="20"/>
          <w:szCs w:val="20"/>
        </w:rPr>
        <w:t>ganizations.</w:t>
      </w:r>
      <w:r>
        <w:rPr>
          <w:rFonts w:ascii="Times New Roman" w:hAnsi="Times New Roman"/>
          <w:color w:val="000000"/>
          <w:spacing w:val="47"/>
          <w:sz w:val="20"/>
          <w:szCs w:val="20"/>
        </w:rPr>
        <w:t xml:space="preserve"> </w:t>
      </w:r>
      <w:r>
        <w:rPr>
          <w:rFonts w:ascii="Times New Roman" w:hAnsi="Times New Roman"/>
          <w:color w:val="000000"/>
          <w:sz w:val="20"/>
          <w:szCs w:val="20"/>
        </w:rPr>
        <w:t>The program</w:t>
      </w:r>
      <w:r>
        <w:rPr>
          <w:rFonts w:ascii="Times New Roman" w:hAnsi="Times New Roman"/>
          <w:color w:val="000000"/>
          <w:spacing w:val="-11"/>
          <w:sz w:val="20"/>
          <w:szCs w:val="20"/>
        </w:rPr>
        <w:t>’</w:t>
      </w:r>
      <w:r>
        <w:rPr>
          <w:rFonts w:ascii="Times New Roman" w:hAnsi="Times New Roman"/>
          <w:color w:val="000000"/>
          <w:sz w:val="20"/>
          <w:szCs w:val="20"/>
        </w:rPr>
        <w:t>s primary geographic focus has been individuals located throughout the</w:t>
      </w:r>
      <w:r>
        <w:rPr>
          <w:rFonts w:ascii="Times New Roman" w:hAnsi="Times New Roman"/>
          <w:color w:val="000000"/>
          <w:spacing w:val="-11"/>
          <w:sz w:val="20"/>
          <w:szCs w:val="20"/>
        </w:rPr>
        <w:t xml:space="preserve"> </w:t>
      </w:r>
      <w:r>
        <w:rPr>
          <w:rFonts w:ascii="Times New Roman" w:hAnsi="Times New Roman"/>
          <w:color w:val="000000"/>
          <w:sz w:val="20"/>
          <w:szCs w:val="20"/>
        </w:rPr>
        <w:t>Alban</w:t>
      </w:r>
      <w:r>
        <w:rPr>
          <w:rFonts w:ascii="Times New Roman" w:hAnsi="Times New Roman"/>
          <w:color w:val="000000"/>
          <w:spacing w:val="-13"/>
          <w:sz w:val="20"/>
          <w:szCs w:val="20"/>
        </w:rPr>
        <w:t>y</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metropolitan area, Southwest Geo</w:t>
      </w:r>
      <w:r>
        <w:rPr>
          <w:rFonts w:ascii="Times New Roman" w:hAnsi="Times New Roman"/>
          <w:color w:val="000000"/>
          <w:spacing w:val="-4"/>
          <w:sz w:val="20"/>
          <w:szCs w:val="20"/>
        </w:rPr>
        <w:t>r</w:t>
      </w:r>
      <w:r>
        <w:rPr>
          <w:rFonts w:ascii="Times New Roman" w:hAnsi="Times New Roman"/>
          <w:color w:val="000000"/>
          <w:sz w:val="20"/>
          <w:szCs w:val="20"/>
        </w:rPr>
        <w:t>gia and the Southeastern United States.</w:t>
      </w:r>
      <w:r>
        <w:rPr>
          <w:rFonts w:ascii="Times New Roman" w:hAnsi="Times New Roman"/>
          <w:color w:val="000000"/>
          <w:spacing w:val="-4"/>
          <w:sz w:val="20"/>
          <w:szCs w:val="20"/>
        </w:rPr>
        <w:t xml:space="preserve"> </w:t>
      </w:r>
      <w:r>
        <w:rPr>
          <w:rFonts w:ascii="Times New Roman" w:hAnsi="Times New Roman"/>
          <w:color w:val="000000"/>
          <w:spacing w:val="-8"/>
          <w:sz w:val="20"/>
          <w:szCs w:val="20"/>
        </w:rPr>
        <w:t>W</w:t>
      </w:r>
      <w:r>
        <w:rPr>
          <w:rFonts w:ascii="Times New Roman" w:hAnsi="Times New Roman"/>
          <w:color w:val="000000"/>
          <w:sz w:val="20"/>
          <w:szCs w:val="20"/>
        </w:rPr>
        <w:t>ith distance learning and other technological advances, such as online courses, the program reaches out to business professionals throughout the country and the world.</w:t>
      </w:r>
    </w:p>
    <w:p w:rsidR="00874FA6"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rPr>
      </w:pPr>
    </w:p>
    <w:p w:rsidR="00874FA6" w:rsidRPr="00FD130B" w:rsidRDefault="00874FA6" w:rsidP="00874FA6">
      <w:pPr>
        <w:pStyle w:val="Heading2"/>
        <w:spacing w:before="0"/>
        <w:ind w:left="540" w:right="180" w:firstLine="0"/>
        <w:rPr>
          <w:rFonts w:ascii="Times New Roman" w:hAnsi="Times New Roman"/>
          <w:color w:val="000000"/>
        </w:rPr>
      </w:pPr>
      <w:bookmarkStart w:id="109" w:name="_Toc294969668"/>
      <w:bookmarkStart w:id="110" w:name="_Toc295896925"/>
      <w:r w:rsidRPr="00FD130B">
        <w:rPr>
          <w:rFonts w:ascii="Times New Roman" w:hAnsi="Times New Roman"/>
          <w:bCs w:val="0"/>
          <w:color w:val="000000"/>
        </w:rPr>
        <w:t>Philosophy</w:t>
      </w:r>
      <w:bookmarkEnd w:id="109"/>
      <w:bookmarkEnd w:id="110"/>
    </w:p>
    <w:p w:rsidR="00874FA6"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set of assumptions unde</w:t>
      </w:r>
      <w:r>
        <w:rPr>
          <w:rFonts w:ascii="Times New Roman" w:hAnsi="Times New Roman"/>
          <w:color w:val="000000"/>
          <w:spacing w:val="-4"/>
          <w:sz w:val="20"/>
          <w:szCs w:val="20"/>
        </w:rPr>
        <w:t>r</w:t>
      </w:r>
      <w:r>
        <w:rPr>
          <w:rFonts w:ascii="Times New Roman" w:hAnsi="Times New Roman"/>
          <w:color w:val="000000"/>
          <w:sz w:val="20"/>
          <w:szCs w:val="20"/>
        </w:rPr>
        <w:t>girds the MBA</w:t>
      </w:r>
      <w:r>
        <w:rPr>
          <w:rFonts w:ascii="Times New Roman" w:hAnsi="Times New Roman"/>
          <w:color w:val="000000"/>
          <w:spacing w:val="-11"/>
          <w:sz w:val="20"/>
          <w:szCs w:val="20"/>
        </w:rPr>
        <w:t xml:space="preserve"> </w:t>
      </w:r>
      <w:r>
        <w:rPr>
          <w:rFonts w:ascii="Times New Roman" w:hAnsi="Times New Roman"/>
          <w:color w:val="000000"/>
          <w:sz w:val="20"/>
          <w:szCs w:val="20"/>
        </w:rPr>
        <w:t>philosophy and approach.</w:t>
      </w:r>
      <w:r>
        <w:rPr>
          <w:rFonts w:ascii="Times New Roman" w:hAnsi="Times New Roman"/>
          <w:color w:val="000000"/>
          <w:spacing w:val="-4"/>
          <w:sz w:val="20"/>
          <w:szCs w:val="20"/>
        </w:rPr>
        <w:t xml:space="preserve"> </w:t>
      </w:r>
      <w:r>
        <w:rPr>
          <w:rFonts w:ascii="Times New Roman" w:hAnsi="Times New Roman"/>
          <w:color w:val="000000"/>
          <w:sz w:val="20"/>
          <w:szCs w:val="20"/>
        </w:rPr>
        <w:t>The faculty believes that business professionals and managers must:</w:t>
      </w:r>
    </w:p>
    <w:p w:rsidR="00874FA6" w:rsidRPr="008B6DEF"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sz w:val="20"/>
          <w:szCs w:val="20"/>
        </w:rPr>
      </w:pPr>
      <w:r w:rsidRPr="008B6DEF">
        <w:rPr>
          <w:rFonts w:ascii="Times New Roman" w:hAnsi="Times New Roman"/>
          <w:color w:val="000000"/>
          <w:sz w:val="20"/>
          <w:szCs w:val="20"/>
        </w:rPr>
        <w:t>Understand basic business and managerial functions.</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z w:val="20"/>
          <w:szCs w:val="20"/>
        </w:rPr>
        <w:t>Develop strategic management system including vision, mission and long-term objectives.</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z w:val="20"/>
          <w:szCs w:val="20"/>
        </w:rPr>
        <w:t>Gain working familiarity with functional business areas.</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z w:val="20"/>
          <w:szCs w:val="20"/>
        </w:rPr>
        <w:t>Contribute significantly to the success of the o</w:t>
      </w:r>
      <w:r w:rsidRPr="008B6DEF">
        <w:rPr>
          <w:rFonts w:ascii="Times New Roman" w:hAnsi="Times New Roman"/>
          <w:color w:val="000000"/>
          <w:spacing w:val="-4"/>
          <w:sz w:val="20"/>
          <w:szCs w:val="20"/>
        </w:rPr>
        <w:t>r</w:t>
      </w:r>
      <w:r w:rsidRPr="008B6DEF">
        <w:rPr>
          <w:rFonts w:ascii="Times New Roman" w:hAnsi="Times New Roman"/>
          <w:color w:val="000000"/>
          <w:sz w:val="20"/>
          <w:szCs w:val="20"/>
        </w:rPr>
        <w:t>ganization and its growth.</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pacing w:val="-22"/>
          <w:sz w:val="20"/>
          <w:szCs w:val="20"/>
        </w:rPr>
        <w:t>V</w:t>
      </w:r>
      <w:r w:rsidRPr="008B6DEF">
        <w:rPr>
          <w:rFonts w:ascii="Times New Roman" w:hAnsi="Times New Roman"/>
          <w:color w:val="000000"/>
          <w:sz w:val="20"/>
          <w:szCs w:val="20"/>
        </w:rPr>
        <w:t>alue workforce diversity and demonstrate such commitment through leadership.</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each, coach and mentor others to become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 leaders.</w:t>
      </w:r>
    </w:p>
    <w:p w:rsidR="00874FA6"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rPr>
      </w:pPr>
    </w:p>
    <w:p w:rsidR="00874FA6" w:rsidRPr="00FD130B" w:rsidRDefault="00874FA6" w:rsidP="00874FA6">
      <w:pPr>
        <w:pStyle w:val="Heading2"/>
        <w:spacing w:before="0"/>
        <w:ind w:left="540" w:right="180" w:firstLine="0"/>
        <w:rPr>
          <w:rFonts w:ascii="Times New Roman" w:hAnsi="Times New Roman"/>
          <w:color w:val="000000"/>
          <w:sz w:val="28"/>
          <w:szCs w:val="28"/>
        </w:rPr>
      </w:pPr>
      <w:bookmarkStart w:id="111" w:name="_Toc294969669"/>
      <w:bookmarkStart w:id="112" w:name="_Toc295896926"/>
      <w:r w:rsidRPr="00FD130B">
        <w:rPr>
          <w:rFonts w:ascii="Times New Roman" w:hAnsi="Times New Roman"/>
          <w:bCs w:val="0"/>
          <w:color w:val="000000"/>
          <w:sz w:val="28"/>
          <w:szCs w:val="28"/>
        </w:rPr>
        <w:t>Objectives</w:t>
      </w:r>
      <w:bookmarkEnd w:id="111"/>
      <w:bookmarkEnd w:id="112"/>
    </w:p>
    <w:p w:rsidR="00874FA6" w:rsidRDefault="00874FA6" w:rsidP="00874FA6">
      <w:pPr>
        <w:widowControl w:val="0"/>
        <w:autoSpaceDE w:val="0"/>
        <w:autoSpaceDN w:val="0"/>
        <w:adjustRightInd w:val="0"/>
        <w:spacing w:before="33" w:after="0"/>
        <w:ind w:left="540" w:right="180" w:firstLine="0"/>
        <w:jc w:val="both"/>
        <w:rPr>
          <w:rFonts w:ascii="Times New Roman" w:hAnsi="Times New Roman"/>
          <w:color w:val="000000"/>
          <w:sz w:val="20"/>
          <w:szCs w:val="20"/>
        </w:rPr>
      </w:pPr>
      <w:r>
        <w:rPr>
          <w:rFonts w:ascii="Times New Roman" w:hAnsi="Times New Roman"/>
          <w:color w:val="000000"/>
          <w:sz w:val="20"/>
          <w:szCs w:val="20"/>
        </w:rPr>
        <w:t>Given the above mission and assumptions, the MBA</w:t>
      </w:r>
      <w:r>
        <w:rPr>
          <w:rFonts w:ascii="Times New Roman" w:hAnsi="Times New Roman"/>
          <w:color w:val="000000"/>
          <w:spacing w:val="-11"/>
          <w:sz w:val="20"/>
          <w:szCs w:val="20"/>
        </w:rPr>
        <w:t xml:space="preserve"> </w:t>
      </w:r>
      <w:r>
        <w:rPr>
          <w:rFonts w:ascii="Times New Roman" w:hAnsi="Times New Roman"/>
          <w:color w:val="000000"/>
          <w:sz w:val="20"/>
          <w:szCs w:val="20"/>
        </w:rPr>
        <w:t>program has the following objectives:</w:t>
      </w:r>
    </w:p>
    <w:p w:rsidR="00874FA6" w:rsidRPr="008B6DEF"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develop functional area competence in professional business-related disciplines such as accounting, economics, finance, information systems, management and marketing;</w:t>
      </w:r>
    </w:p>
    <w:p w:rsidR="00874FA6" w:rsidRPr="008B6DEF"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provide the broad perspectives needed to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fectively manage change in a globally interdependent, highly diverse economy;</w:t>
      </w:r>
    </w:p>
    <w:p w:rsidR="00874FA6" w:rsidRPr="008B6DEF"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deliver an integrated, cross-functional program that enables leaders/managers to understand, critically evaluate and contribute to o</w:t>
      </w:r>
      <w:r w:rsidRPr="008B6DEF">
        <w:rPr>
          <w:rFonts w:ascii="Times New Roman" w:hAnsi="Times New Roman"/>
          <w:color w:val="000000"/>
          <w:spacing w:val="-4"/>
          <w:sz w:val="20"/>
          <w:szCs w:val="20"/>
        </w:rPr>
        <w:t>r</w:t>
      </w:r>
      <w:r w:rsidRPr="008B6DEF">
        <w:rPr>
          <w:rFonts w:ascii="Times New Roman" w:hAnsi="Times New Roman"/>
          <w:color w:val="000000"/>
          <w:sz w:val="20"/>
          <w:szCs w:val="20"/>
        </w:rPr>
        <w:t>ganizational culture, systems</w:t>
      </w:r>
      <w:r>
        <w:rPr>
          <w:rFonts w:ascii="Times New Roman" w:hAnsi="Times New Roman"/>
          <w:color w:val="000000"/>
          <w:sz w:val="20"/>
          <w:szCs w:val="20"/>
        </w:rPr>
        <w:t xml:space="preserve"> </w:t>
      </w:r>
      <w:r w:rsidRPr="008B6DEF">
        <w:rPr>
          <w:rFonts w:ascii="Times New Roman" w:hAnsi="Times New Roman"/>
          <w:color w:val="000000"/>
          <w:sz w:val="20"/>
          <w:szCs w:val="20"/>
        </w:rPr>
        <w:t>and policy;</w:t>
      </w:r>
    </w:p>
    <w:p w:rsidR="00874FA6" w:rsidRPr="008B6DEF"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enhance the interpersonal, communication and analytical skills necessary to work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fectively in teams and networks; and</w:t>
      </w:r>
    </w:p>
    <w:p w:rsidR="00874FA6" w:rsidRDefault="00874FA6" w:rsidP="00874FA6">
      <w:pPr>
        <w:widowControl w:val="0"/>
        <w:autoSpaceDE w:val="0"/>
        <w:autoSpaceDN w:val="0"/>
        <w:adjustRightInd w:val="0"/>
        <w:spacing w:after="0"/>
        <w:ind w:left="1339"/>
        <w:rPr>
          <w:rFonts w:ascii="Times New Roman" w:hAnsi="Times New Roman"/>
          <w:color w:val="000000"/>
          <w:sz w:val="20"/>
          <w:szCs w:val="20"/>
        </w:rPr>
      </w:pPr>
    </w:p>
    <w:p w:rsidR="008404C4" w:rsidRPr="00FD130B" w:rsidRDefault="008404C4" w:rsidP="008404C4">
      <w:pPr>
        <w:pStyle w:val="Heading2"/>
        <w:spacing w:before="0"/>
        <w:ind w:firstLine="0"/>
        <w:rPr>
          <w:rFonts w:ascii="Times New Roman" w:hAnsi="Times New Roman"/>
          <w:color w:val="404040" w:themeColor="text1" w:themeTint="BF"/>
          <w:sz w:val="28"/>
          <w:szCs w:val="28"/>
        </w:rPr>
      </w:pPr>
      <w:bookmarkStart w:id="113" w:name="_Toc294969670"/>
      <w:bookmarkStart w:id="114" w:name="_Toc295896927"/>
      <w:r w:rsidRPr="00FD130B">
        <w:rPr>
          <w:rFonts w:ascii="Times New Roman" w:hAnsi="Times New Roman"/>
          <w:bCs w:val="0"/>
          <w:color w:val="404040" w:themeColor="text1" w:themeTint="BF"/>
          <w:sz w:val="28"/>
          <w:szCs w:val="28"/>
        </w:rPr>
        <w:t>Acc</w:t>
      </w:r>
      <w:r w:rsidRPr="00FD130B">
        <w:rPr>
          <w:rFonts w:ascii="Times New Roman" w:hAnsi="Times New Roman"/>
          <w:bCs w:val="0"/>
          <w:color w:val="404040" w:themeColor="text1" w:themeTint="BF"/>
          <w:spacing w:val="-5"/>
          <w:sz w:val="28"/>
          <w:szCs w:val="28"/>
        </w:rPr>
        <w:t>r</w:t>
      </w:r>
      <w:r w:rsidRPr="00FD130B">
        <w:rPr>
          <w:rFonts w:ascii="Times New Roman" w:hAnsi="Times New Roman"/>
          <w:bCs w:val="0"/>
          <w:color w:val="404040" w:themeColor="text1" w:themeTint="BF"/>
          <w:sz w:val="28"/>
          <w:szCs w:val="28"/>
        </w:rPr>
        <w:t>editation</w:t>
      </w:r>
      <w:bookmarkEnd w:id="113"/>
      <w:bookmarkEnd w:id="114"/>
    </w:p>
    <w:p w:rsidR="008404C4" w:rsidRDefault="008404C4" w:rsidP="008404C4">
      <w:pPr>
        <w:widowControl w:val="0"/>
        <w:autoSpaceDE w:val="0"/>
        <w:autoSpaceDN w:val="0"/>
        <w:adjustRightInd w:val="0"/>
        <w:spacing w:before="33" w:after="0" w:line="250" w:lineRule="auto"/>
        <w:ind w:right="540" w:firstLine="360"/>
        <w:jc w:val="both"/>
        <w:rPr>
          <w:rFonts w:ascii="Times New Roman" w:hAnsi="Times New Roman"/>
          <w:sz w:val="20"/>
          <w:szCs w:val="20"/>
        </w:rPr>
      </w:pPr>
      <w:r>
        <w:rPr>
          <w:rFonts w:ascii="Times New Roman" w:hAnsi="Times New Roman"/>
          <w:sz w:val="20"/>
          <w:szCs w:val="20"/>
        </w:rPr>
        <w:t>Albany State Universit</w:t>
      </w:r>
      <w:r>
        <w:rPr>
          <w:rFonts w:ascii="Times New Roman" w:hAnsi="Times New Roman"/>
          <w:spacing w:val="-13"/>
          <w:sz w:val="20"/>
          <w:szCs w:val="20"/>
        </w:rPr>
        <w:t>y</w:t>
      </w:r>
      <w:r>
        <w:rPr>
          <w:rFonts w:ascii="Times New Roman" w:hAnsi="Times New Roman"/>
          <w:sz w:val="20"/>
          <w:szCs w:val="20"/>
        </w:rPr>
        <w:t>, through its College of Business, is nationally accredited by and is a member of the</w:t>
      </w:r>
      <w:r>
        <w:rPr>
          <w:rFonts w:ascii="Times New Roman" w:hAnsi="Times New Roman"/>
          <w:spacing w:val="-11"/>
          <w:sz w:val="20"/>
          <w:szCs w:val="20"/>
        </w:rPr>
        <w:t xml:space="preserve"> </w:t>
      </w:r>
      <w:r>
        <w:rPr>
          <w:rFonts w:ascii="Times New Roman" w:hAnsi="Times New Roman"/>
          <w:sz w:val="20"/>
          <w:szCs w:val="20"/>
        </w:rPr>
        <w:t>Association of Collegiate Business Schools and Programs (ACBSP).</w:t>
      </w:r>
      <w:r>
        <w:rPr>
          <w:rFonts w:ascii="Times New Roman" w:hAnsi="Times New Roman"/>
          <w:spacing w:val="-4"/>
          <w:sz w:val="20"/>
          <w:szCs w:val="20"/>
        </w:rPr>
        <w:t xml:space="preserve"> </w:t>
      </w:r>
      <w:r>
        <w:rPr>
          <w:rFonts w:ascii="Times New Roman" w:hAnsi="Times New Roman"/>
          <w:sz w:val="20"/>
          <w:szCs w:val="20"/>
        </w:rPr>
        <w:t>The accreditation is for o</w:t>
      </w:r>
      <w:r>
        <w:rPr>
          <w:rFonts w:ascii="Times New Roman" w:hAnsi="Times New Roman"/>
          <w:spacing w:val="-4"/>
          <w:sz w:val="20"/>
          <w:szCs w:val="20"/>
        </w:rPr>
        <w:t>f</w:t>
      </w:r>
      <w:r>
        <w:rPr>
          <w:rFonts w:ascii="Times New Roman" w:hAnsi="Times New Roman"/>
          <w:sz w:val="20"/>
          <w:szCs w:val="20"/>
        </w:rPr>
        <w:t>ferings at the graduate level, the Master of Business</w:t>
      </w:r>
      <w:r>
        <w:rPr>
          <w:rFonts w:ascii="Times New Roman" w:hAnsi="Times New Roman"/>
          <w:spacing w:val="-11"/>
          <w:sz w:val="20"/>
          <w:szCs w:val="20"/>
        </w:rPr>
        <w:t xml:space="preserve"> </w:t>
      </w:r>
      <w:r>
        <w:rPr>
          <w:rFonts w:ascii="Times New Roman" w:hAnsi="Times New Roman"/>
          <w:sz w:val="20"/>
          <w:szCs w:val="20"/>
        </w:rPr>
        <w:t>Administration (MBA) and at the unde</w:t>
      </w:r>
      <w:r>
        <w:rPr>
          <w:rFonts w:ascii="Times New Roman" w:hAnsi="Times New Roman"/>
          <w:spacing w:val="-4"/>
          <w:sz w:val="20"/>
          <w:szCs w:val="20"/>
        </w:rPr>
        <w:t>r</w:t>
      </w:r>
      <w:r>
        <w:rPr>
          <w:rFonts w:ascii="Times New Roman" w:hAnsi="Times New Roman"/>
          <w:sz w:val="20"/>
          <w:szCs w:val="20"/>
        </w:rPr>
        <w:t>graduate level, the Bachelor of Science degrees in accounting, business information systems, management and marketing. In addition, the MBA</w:t>
      </w:r>
      <w:r>
        <w:rPr>
          <w:rFonts w:ascii="Times New Roman" w:hAnsi="Times New Roman"/>
          <w:spacing w:val="-11"/>
          <w:sz w:val="20"/>
          <w:szCs w:val="20"/>
        </w:rPr>
        <w:t xml:space="preserve"> </w:t>
      </w:r>
      <w:r>
        <w:rPr>
          <w:rFonts w:ascii="Times New Roman" w:hAnsi="Times New Roman"/>
          <w:sz w:val="20"/>
          <w:szCs w:val="20"/>
        </w:rPr>
        <w:t>is included as part of the regional institutional accreditation given to</w:t>
      </w:r>
      <w:r>
        <w:rPr>
          <w:rFonts w:ascii="Times New Roman" w:hAnsi="Times New Roman"/>
          <w:spacing w:val="-11"/>
          <w:sz w:val="20"/>
          <w:szCs w:val="20"/>
        </w:rPr>
        <w:t xml:space="preserve"> </w:t>
      </w:r>
      <w:r>
        <w:rPr>
          <w:rFonts w:ascii="Times New Roman" w:hAnsi="Times New Roman"/>
          <w:sz w:val="20"/>
          <w:szCs w:val="20"/>
        </w:rPr>
        <w:t>Albany State University by the Southern</w:t>
      </w:r>
      <w:r>
        <w:rPr>
          <w:rFonts w:ascii="Times New Roman" w:hAnsi="Times New Roman"/>
          <w:spacing w:val="-11"/>
          <w:sz w:val="20"/>
          <w:szCs w:val="20"/>
        </w:rPr>
        <w:t xml:space="preserve"> </w:t>
      </w:r>
      <w:r>
        <w:rPr>
          <w:rFonts w:ascii="Times New Roman" w:hAnsi="Times New Roman"/>
          <w:sz w:val="20"/>
          <w:szCs w:val="20"/>
        </w:rPr>
        <w:t>Association of Colleges and Schools (SACS).</w:t>
      </w:r>
    </w:p>
    <w:p w:rsidR="008404C4" w:rsidRDefault="008404C4" w:rsidP="008404C4">
      <w:pPr>
        <w:widowControl w:val="0"/>
        <w:autoSpaceDE w:val="0"/>
        <w:autoSpaceDN w:val="0"/>
        <w:adjustRightInd w:val="0"/>
        <w:spacing w:before="8" w:after="0" w:line="220" w:lineRule="exact"/>
        <w:ind w:right="540" w:firstLine="360"/>
        <w:jc w:val="both"/>
        <w:rPr>
          <w:rFonts w:ascii="Times New Roman" w:hAnsi="Times New Roman"/>
        </w:rPr>
      </w:pPr>
    </w:p>
    <w:p w:rsidR="008404C4" w:rsidRPr="00FD130B" w:rsidRDefault="008404C4" w:rsidP="008404C4">
      <w:pPr>
        <w:pStyle w:val="Heading2"/>
        <w:spacing w:before="0"/>
        <w:ind w:left="180" w:firstLine="0"/>
        <w:rPr>
          <w:rFonts w:ascii="Times New Roman" w:hAnsi="Times New Roman"/>
          <w:color w:val="404040" w:themeColor="text1" w:themeTint="BF"/>
          <w:sz w:val="28"/>
          <w:szCs w:val="28"/>
        </w:rPr>
      </w:pPr>
      <w:bookmarkStart w:id="115" w:name="_Toc294969671"/>
      <w:bookmarkStart w:id="116" w:name="_Toc295896928"/>
      <w:r w:rsidRPr="00FD130B">
        <w:rPr>
          <w:rFonts w:ascii="Times New Roman" w:hAnsi="Times New Roman"/>
          <w:bCs w:val="0"/>
          <w:color w:val="404040" w:themeColor="text1" w:themeTint="BF"/>
          <w:sz w:val="28"/>
          <w:szCs w:val="28"/>
        </w:rPr>
        <w:t>Physical Facilities and Resou</w:t>
      </w:r>
      <w:r w:rsidRPr="00FD130B">
        <w:rPr>
          <w:rFonts w:ascii="Times New Roman" w:hAnsi="Times New Roman"/>
          <w:bCs w:val="0"/>
          <w:color w:val="404040" w:themeColor="text1" w:themeTint="BF"/>
          <w:spacing w:val="-5"/>
          <w:sz w:val="28"/>
          <w:szCs w:val="28"/>
        </w:rPr>
        <w:t>r</w:t>
      </w:r>
      <w:r w:rsidRPr="00FD130B">
        <w:rPr>
          <w:rFonts w:ascii="Times New Roman" w:hAnsi="Times New Roman"/>
          <w:bCs w:val="0"/>
          <w:color w:val="404040" w:themeColor="text1" w:themeTint="BF"/>
          <w:sz w:val="28"/>
          <w:szCs w:val="28"/>
        </w:rPr>
        <w:t>ces</w:t>
      </w:r>
      <w:bookmarkEnd w:id="115"/>
      <w:bookmarkEnd w:id="116"/>
    </w:p>
    <w:p w:rsidR="008404C4"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sz w:val="20"/>
          <w:szCs w:val="20"/>
        </w:rPr>
      </w:pPr>
      <w:r>
        <w:rPr>
          <w:rFonts w:ascii="Times New Roman" w:hAnsi="Times New Roman"/>
          <w:sz w:val="20"/>
          <w:szCs w:val="20"/>
        </w:rPr>
        <w:t>The MBA</w:t>
      </w:r>
      <w:r>
        <w:rPr>
          <w:rFonts w:ascii="Times New Roman" w:hAnsi="Times New Roman"/>
          <w:spacing w:val="-11"/>
          <w:sz w:val="20"/>
          <w:szCs w:val="20"/>
        </w:rPr>
        <w:t xml:space="preserve"> </w:t>
      </w:r>
      <w:r>
        <w:rPr>
          <w:rFonts w:ascii="Times New Roman" w:hAnsi="Times New Roman"/>
          <w:sz w:val="20"/>
          <w:szCs w:val="20"/>
        </w:rPr>
        <w:t>degree program is housed in the College of Business on the</w:t>
      </w:r>
      <w:r>
        <w:rPr>
          <w:rFonts w:ascii="Times New Roman" w:hAnsi="Times New Roman"/>
          <w:spacing w:val="-11"/>
          <w:sz w:val="20"/>
          <w:szCs w:val="20"/>
        </w:rPr>
        <w:t xml:space="preserve"> </w:t>
      </w:r>
      <w:r>
        <w:rPr>
          <w:rFonts w:ascii="Times New Roman" w:hAnsi="Times New Roman"/>
          <w:sz w:val="20"/>
          <w:szCs w:val="20"/>
        </w:rPr>
        <w:t>Albany State Unive</w:t>
      </w:r>
      <w:r>
        <w:rPr>
          <w:rFonts w:ascii="Times New Roman" w:hAnsi="Times New Roman"/>
          <w:spacing w:val="-4"/>
          <w:sz w:val="20"/>
          <w:szCs w:val="20"/>
        </w:rPr>
        <w:t>r</w:t>
      </w:r>
      <w:r>
        <w:rPr>
          <w:rFonts w:ascii="Times New Roman" w:hAnsi="Times New Roman"/>
          <w:sz w:val="20"/>
          <w:szCs w:val="20"/>
        </w:rPr>
        <w:t>sity campus.</w:t>
      </w:r>
      <w:r>
        <w:rPr>
          <w:rFonts w:ascii="Times New Roman" w:hAnsi="Times New Roman"/>
          <w:spacing w:val="-4"/>
          <w:sz w:val="20"/>
          <w:szCs w:val="20"/>
        </w:rPr>
        <w:t xml:space="preserve"> </w:t>
      </w:r>
      <w:r>
        <w:rPr>
          <w:rFonts w:ascii="Times New Roman" w:hAnsi="Times New Roman"/>
          <w:sz w:val="20"/>
          <w:szCs w:val="20"/>
        </w:rPr>
        <w:t>The College has its own building, Peace Hall, which is a modern facility including MBA</w:t>
      </w:r>
      <w:r>
        <w:rPr>
          <w:rFonts w:ascii="Times New Roman" w:hAnsi="Times New Roman"/>
          <w:spacing w:val="-11"/>
          <w:sz w:val="20"/>
          <w:szCs w:val="20"/>
        </w:rPr>
        <w:t xml:space="preserve"> </w:t>
      </w:r>
      <w:r>
        <w:rPr>
          <w:rFonts w:ascii="Times New Roman" w:hAnsi="Times New Roman"/>
          <w:sz w:val="20"/>
          <w:szCs w:val="20"/>
        </w:rPr>
        <w:t>classrooms, faculty o</w:t>
      </w:r>
      <w:r>
        <w:rPr>
          <w:rFonts w:ascii="Times New Roman" w:hAnsi="Times New Roman"/>
          <w:spacing w:val="-4"/>
          <w:sz w:val="20"/>
          <w:szCs w:val="20"/>
        </w:rPr>
        <w:t>f</w:t>
      </w:r>
      <w:r>
        <w:rPr>
          <w:rFonts w:ascii="Times New Roman" w:hAnsi="Times New Roman"/>
          <w:sz w:val="20"/>
          <w:szCs w:val="20"/>
        </w:rPr>
        <w:t>fices and computer laboratories.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wide range of computerized statistical packages, business simulations, financial and other applications are available for use by the students.</w:t>
      </w:r>
    </w:p>
    <w:p w:rsidR="008404C4"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sz w:val="20"/>
          <w:szCs w:val="20"/>
        </w:rPr>
      </w:pPr>
    </w:p>
    <w:p w:rsidR="008404C4" w:rsidRPr="00FD130B" w:rsidRDefault="008404C4" w:rsidP="008404C4">
      <w:pPr>
        <w:pStyle w:val="Heading2"/>
        <w:spacing w:before="0"/>
        <w:ind w:left="180" w:firstLine="0"/>
        <w:rPr>
          <w:rFonts w:ascii="Times New Roman" w:hAnsi="Times New Roman"/>
          <w:color w:val="404040" w:themeColor="text1" w:themeTint="BF"/>
          <w:sz w:val="28"/>
          <w:szCs w:val="28"/>
        </w:rPr>
      </w:pPr>
      <w:bookmarkStart w:id="117" w:name="_Toc294969672"/>
      <w:bookmarkStart w:id="118" w:name="_Toc295896929"/>
      <w:r w:rsidRPr="00FD130B">
        <w:rPr>
          <w:rFonts w:ascii="Times New Roman" w:hAnsi="Times New Roman"/>
          <w:bCs w:val="0"/>
          <w:color w:val="404040" w:themeColor="text1" w:themeTint="BF"/>
          <w:sz w:val="28"/>
          <w:szCs w:val="28"/>
        </w:rPr>
        <w:t>Admission Requi</w:t>
      </w:r>
      <w:r w:rsidRPr="00FD130B">
        <w:rPr>
          <w:rFonts w:ascii="Times New Roman" w:hAnsi="Times New Roman"/>
          <w:bCs w:val="0"/>
          <w:color w:val="404040" w:themeColor="text1" w:themeTint="BF"/>
          <w:spacing w:val="-5"/>
          <w:sz w:val="28"/>
          <w:szCs w:val="28"/>
        </w:rPr>
        <w:t>r</w:t>
      </w:r>
      <w:r w:rsidRPr="00FD130B">
        <w:rPr>
          <w:rFonts w:ascii="Times New Roman" w:hAnsi="Times New Roman"/>
          <w:bCs w:val="0"/>
          <w:color w:val="404040" w:themeColor="text1" w:themeTint="BF"/>
          <w:sz w:val="28"/>
          <w:szCs w:val="28"/>
        </w:rPr>
        <w:t>ements</w:t>
      </w:r>
      <w:bookmarkEnd w:id="117"/>
      <w:bookmarkEnd w:id="118"/>
    </w:p>
    <w:p w:rsidR="008404C4"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sz w:val="20"/>
          <w:szCs w:val="20"/>
        </w:rPr>
      </w:pPr>
      <w:r>
        <w:rPr>
          <w:rFonts w:ascii="Times New Roman" w:hAnsi="Times New Roman"/>
          <w:sz w:val="20"/>
          <w:szCs w:val="20"/>
        </w:rPr>
        <w:t>The College of Business seeks to continually upgrade the quality of its programs and the quality of its students.</w:t>
      </w:r>
      <w:r>
        <w:rPr>
          <w:rFonts w:ascii="Times New Roman" w:hAnsi="Times New Roman"/>
          <w:spacing w:val="-11"/>
          <w:sz w:val="20"/>
          <w:szCs w:val="20"/>
        </w:rPr>
        <w:t xml:space="preserve"> </w:t>
      </w:r>
      <w:r>
        <w:rPr>
          <w:rFonts w:ascii="Times New Roman" w:hAnsi="Times New Roman"/>
          <w:sz w:val="20"/>
          <w:szCs w:val="20"/>
        </w:rPr>
        <w:t>All students must meet the following requirements before acceptance into the MBA</w:t>
      </w:r>
      <w:r>
        <w:rPr>
          <w:rFonts w:ascii="Times New Roman" w:hAnsi="Times New Roman"/>
          <w:spacing w:val="-11"/>
          <w:sz w:val="20"/>
          <w:szCs w:val="20"/>
        </w:rPr>
        <w:t xml:space="preserve"> </w:t>
      </w:r>
      <w:r>
        <w:rPr>
          <w:rFonts w:ascii="Times New Roman" w:hAnsi="Times New Roman"/>
          <w:sz w:val="20"/>
          <w:szCs w:val="20"/>
        </w:rPr>
        <w:t>program:</w:t>
      </w:r>
    </w:p>
    <w:p w:rsidR="008404C4" w:rsidRPr="008B6DEF"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sz w:val="20"/>
          <w:szCs w:val="20"/>
        </w:rPr>
      </w:pPr>
      <w:r w:rsidRPr="008B6DEF">
        <w:rPr>
          <w:rFonts w:ascii="Times New Roman" w:hAnsi="Times New Roman"/>
          <w:sz w:val="20"/>
          <w:szCs w:val="20"/>
        </w:rPr>
        <w:t>Baccalaureate degree earned in any field from an accredited college or university;</w:t>
      </w:r>
    </w:p>
    <w:p w:rsidR="008404C4" w:rsidRPr="008B6DEF"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sz w:val="20"/>
          <w:szCs w:val="20"/>
        </w:rPr>
      </w:pPr>
      <w:r w:rsidRPr="008B6DEF">
        <w:rPr>
          <w:rFonts w:ascii="Times New Roman" w:hAnsi="Times New Roman"/>
          <w:sz w:val="20"/>
          <w:szCs w:val="20"/>
        </w:rPr>
        <w:t>Satisfactory completion of the GM</w:t>
      </w:r>
      <w:r w:rsidRPr="008B6DEF">
        <w:rPr>
          <w:rFonts w:ascii="Times New Roman" w:hAnsi="Times New Roman"/>
          <w:spacing w:val="-22"/>
          <w:sz w:val="20"/>
          <w:szCs w:val="20"/>
        </w:rPr>
        <w:t>A</w:t>
      </w:r>
      <w:r w:rsidRPr="008B6DEF">
        <w:rPr>
          <w:rFonts w:ascii="Times New Roman" w:hAnsi="Times New Roman"/>
          <w:sz w:val="20"/>
          <w:szCs w:val="20"/>
        </w:rPr>
        <w:t>T score of 450 and above</w:t>
      </w:r>
      <w:r w:rsidRPr="008B6DEF">
        <w:rPr>
          <w:rFonts w:ascii="Times New Roman" w:hAnsi="Times New Roman"/>
          <w:spacing w:val="-4"/>
          <w:sz w:val="20"/>
          <w:szCs w:val="20"/>
        </w:rPr>
        <w:t xml:space="preserve"> </w:t>
      </w:r>
      <w:r w:rsidRPr="008B6DEF">
        <w:rPr>
          <w:rFonts w:ascii="Times New Roman" w:hAnsi="Times New Roman"/>
          <w:sz w:val="20"/>
          <w:szCs w:val="20"/>
        </w:rPr>
        <w:t>for those without earned maste</w:t>
      </w:r>
      <w:r w:rsidRPr="008B6DEF">
        <w:rPr>
          <w:rFonts w:ascii="Times New Roman" w:hAnsi="Times New Roman"/>
          <w:spacing w:val="8"/>
          <w:sz w:val="20"/>
          <w:szCs w:val="20"/>
        </w:rPr>
        <w:t>r</w:t>
      </w:r>
      <w:r w:rsidRPr="008B6DEF">
        <w:rPr>
          <w:rFonts w:ascii="Times New Roman" w:hAnsi="Times New Roman"/>
          <w:spacing w:val="-11"/>
          <w:sz w:val="20"/>
          <w:szCs w:val="20"/>
        </w:rPr>
        <w:t>’</w:t>
      </w:r>
      <w:r w:rsidRPr="008B6DEF">
        <w:rPr>
          <w:rFonts w:ascii="Times New Roman" w:hAnsi="Times New Roman"/>
          <w:sz w:val="20"/>
          <w:szCs w:val="20"/>
        </w:rPr>
        <w:t>s degrees or higher;</w:t>
      </w:r>
    </w:p>
    <w:p w:rsidR="008404C4" w:rsidRPr="008B6DEF"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sz w:val="20"/>
          <w:szCs w:val="20"/>
        </w:rPr>
      </w:pPr>
      <w:r w:rsidRPr="008B6DEF">
        <w:rPr>
          <w:rFonts w:ascii="Times New Roman" w:hAnsi="Times New Roman"/>
          <w:sz w:val="20"/>
          <w:szCs w:val="20"/>
        </w:rPr>
        <w:t>Submission of completed application for admission;</w:t>
      </w:r>
    </w:p>
    <w:p w:rsidR="008404C4" w:rsidRPr="008B6DEF"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sz w:val="20"/>
          <w:szCs w:val="20"/>
        </w:rPr>
      </w:pPr>
      <w:r w:rsidRPr="008B6DEF">
        <w:rPr>
          <w:rFonts w:ascii="Times New Roman" w:hAnsi="Times New Roman"/>
          <w:sz w:val="20"/>
          <w:szCs w:val="20"/>
        </w:rPr>
        <w:t>An o</w:t>
      </w:r>
      <w:r w:rsidRPr="008B6DEF">
        <w:rPr>
          <w:rFonts w:ascii="Times New Roman" w:hAnsi="Times New Roman"/>
          <w:spacing w:val="-4"/>
          <w:sz w:val="20"/>
          <w:szCs w:val="20"/>
        </w:rPr>
        <w:t>f</w:t>
      </w:r>
      <w:r w:rsidRPr="008B6DEF">
        <w:rPr>
          <w:rFonts w:ascii="Times New Roman" w:hAnsi="Times New Roman"/>
          <w:sz w:val="20"/>
          <w:szCs w:val="20"/>
        </w:rPr>
        <w:t>ficial copy of academic transcripts; and</w:t>
      </w:r>
    </w:p>
    <w:p w:rsidR="008404C4" w:rsidRPr="008B6DEF"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sz w:val="20"/>
          <w:szCs w:val="20"/>
        </w:rPr>
      </w:pPr>
      <w:r w:rsidRPr="008B6DEF">
        <w:rPr>
          <w:rFonts w:ascii="Times New Roman" w:hAnsi="Times New Roman"/>
          <w:spacing w:val="-14"/>
          <w:sz w:val="20"/>
          <w:szCs w:val="20"/>
        </w:rPr>
        <w:t>T</w:t>
      </w:r>
      <w:r w:rsidRPr="008B6DEF">
        <w:rPr>
          <w:rFonts w:ascii="Times New Roman" w:hAnsi="Times New Roman"/>
          <w:sz w:val="20"/>
          <w:szCs w:val="20"/>
        </w:rPr>
        <w:t>wo letters of reference that focus on the candidate</w:t>
      </w:r>
      <w:r w:rsidRPr="008B6DEF">
        <w:rPr>
          <w:rFonts w:ascii="Times New Roman" w:hAnsi="Times New Roman"/>
          <w:spacing w:val="-11"/>
          <w:sz w:val="20"/>
          <w:szCs w:val="20"/>
        </w:rPr>
        <w:t>’</w:t>
      </w:r>
      <w:r w:rsidRPr="008B6DEF">
        <w:rPr>
          <w:rFonts w:ascii="Times New Roman" w:hAnsi="Times New Roman"/>
          <w:sz w:val="20"/>
          <w:szCs w:val="20"/>
        </w:rPr>
        <w:t>s potential success in graduate education.</w:t>
      </w:r>
    </w:p>
    <w:p w:rsidR="008404C4"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rPr>
      </w:pPr>
    </w:p>
    <w:p w:rsidR="008404C4" w:rsidRPr="00FD130B" w:rsidRDefault="008404C4" w:rsidP="008404C4">
      <w:pPr>
        <w:pStyle w:val="Heading2"/>
        <w:spacing w:before="0"/>
        <w:ind w:left="180" w:firstLine="0"/>
        <w:rPr>
          <w:rFonts w:ascii="Times New Roman" w:hAnsi="Times New Roman"/>
          <w:bCs w:val="0"/>
          <w:color w:val="404040" w:themeColor="text1" w:themeTint="BF"/>
          <w:sz w:val="28"/>
          <w:szCs w:val="28"/>
        </w:rPr>
      </w:pPr>
      <w:bookmarkStart w:id="119" w:name="_Toc294969673"/>
      <w:bookmarkStart w:id="120" w:name="_Toc295896930"/>
      <w:r w:rsidRPr="00FD130B">
        <w:rPr>
          <w:rFonts w:ascii="Times New Roman" w:hAnsi="Times New Roman"/>
          <w:bCs w:val="0"/>
          <w:color w:val="404040" w:themeColor="text1" w:themeTint="BF"/>
          <w:sz w:val="28"/>
          <w:szCs w:val="28"/>
        </w:rPr>
        <w:t>International Student Requirements</w:t>
      </w:r>
      <w:bookmarkEnd w:id="119"/>
      <w:bookmarkEnd w:id="120"/>
    </w:p>
    <w:p w:rsidR="008404C4" w:rsidRDefault="008404C4" w:rsidP="008404C4">
      <w:pPr>
        <w:widowControl w:val="0"/>
        <w:autoSpaceDE w:val="0"/>
        <w:autoSpaceDN w:val="0"/>
        <w:adjustRightInd w:val="0"/>
        <w:spacing w:after="0"/>
        <w:ind w:left="180" w:right="540" w:firstLine="360"/>
        <w:jc w:val="both"/>
        <w:rPr>
          <w:rFonts w:ascii="Times New Roman" w:hAnsi="Times New Roman"/>
          <w:sz w:val="20"/>
          <w:szCs w:val="20"/>
        </w:rPr>
      </w:pPr>
      <w:r>
        <w:rPr>
          <w:rFonts w:ascii="Times New Roman" w:hAnsi="Times New Roman"/>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Statement  of Financial Responsibility*</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Affidavit of Support</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TOFEL-Must be submitted unless English is the native language. Minimum scores: 500 paper based; 173 computer based; 61 internet based</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VISA/PASSPORT copy</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Certificate of F-1 eligibility</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Default="00874FA6" w:rsidP="00874FA6">
      <w:pPr>
        <w:widowControl w:val="0"/>
        <w:autoSpaceDE w:val="0"/>
        <w:autoSpaceDN w:val="0"/>
        <w:adjustRightInd w:val="0"/>
        <w:spacing w:before="10" w:after="0" w:line="250" w:lineRule="auto"/>
        <w:ind w:left="360" w:right="180"/>
        <w:rPr>
          <w:rFonts w:ascii="Times New Roman" w:hAnsi="Times New Roman"/>
          <w:color w:val="000000"/>
          <w:sz w:val="20"/>
          <w:szCs w:val="20"/>
        </w:rPr>
      </w:pPr>
    </w:p>
    <w:p w:rsidR="008404C4" w:rsidRPr="00FD130B" w:rsidRDefault="008404C4" w:rsidP="008404C4">
      <w:pPr>
        <w:pStyle w:val="Heading2"/>
        <w:spacing w:before="0"/>
        <w:ind w:left="180" w:firstLine="0"/>
        <w:rPr>
          <w:rFonts w:ascii="Times New Roman" w:hAnsi="Times New Roman"/>
          <w:color w:val="404040" w:themeColor="text1" w:themeTint="BF"/>
          <w:sz w:val="28"/>
          <w:szCs w:val="28"/>
        </w:rPr>
      </w:pPr>
      <w:bookmarkStart w:id="121" w:name="_Toc294969674"/>
      <w:bookmarkStart w:id="122" w:name="_Toc295896931"/>
      <w:r w:rsidRPr="00FD130B">
        <w:rPr>
          <w:rFonts w:ascii="Times New Roman" w:hAnsi="Times New Roman"/>
          <w:bCs w:val="0"/>
          <w:color w:val="404040" w:themeColor="text1" w:themeTint="BF"/>
          <w:sz w:val="28"/>
          <w:szCs w:val="28"/>
        </w:rPr>
        <w:t>Regular</w:t>
      </w:r>
      <w:r w:rsidRPr="00FD130B">
        <w:rPr>
          <w:rFonts w:ascii="Times New Roman" w:hAnsi="Times New Roman"/>
          <w:bCs w:val="0"/>
          <w:color w:val="404040" w:themeColor="text1" w:themeTint="BF"/>
          <w:spacing w:val="-20"/>
          <w:sz w:val="28"/>
          <w:szCs w:val="28"/>
        </w:rPr>
        <w:t xml:space="preserve"> </w:t>
      </w:r>
      <w:r w:rsidRPr="00FD130B">
        <w:rPr>
          <w:rFonts w:ascii="Times New Roman" w:hAnsi="Times New Roman"/>
          <w:bCs w:val="0"/>
          <w:color w:val="404040" w:themeColor="text1" w:themeTint="BF"/>
          <w:sz w:val="28"/>
          <w:szCs w:val="28"/>
        </w:rPr>
        <w:t>Admission</w:t>
      </w:r>
      <w:bookmarkEnd w:id="121"/>
      <w:bookmarkEnd w:id="122"/>
    </w:p>
    <w:p w:rsidR="00EA4995" w:rsidRDefault="008404C4" w:rsidP="008404C4">
      <w:pPr>
        <w:widowControl w:val="0"/>
        <w:autoSpaceDE w:val="0"/>
        <w:autoSpaceDN w:val="0"/>
        <w:adjustRightInd w:val="0"/>
        <w:spacing w:before="10" w:after="0" w:line="250" w:lineRule="auto"/>
        <w:ind w:left="180" w:right="180" w:firstLine="360"/>
        <w:jc w:val="both"/>
        <w:rPr>
          <w:rFonts w:ascii="Times New Roman" w:hAnsi="Times New Roman"/>
          <w:sz w:val="18"/>
          <w:szCs w:val="18"/>
        </w:rPr>
      </w:pPr>
      <w:r>
        <w:rPr>
          <w:rFonts w:ascii="Times New Roman" w:hAnsi="Times New Roman"/>
          <w:sz w:val="20"/>
          <w:szCs w:val="20"/>
        </w:rPr>
        <w:t>Regular admission to the MBA</w:t>
      </w:r>
      <w:r>
        <w:rPr>
          <w:rFonts w:ascii="Times New Roman" w:hAnsi="Times New Roman"/>
          <w:spacing w:val="-11"/>
          <w:sz w:val="20"/>
          <w:szCs w:val="20"/>
        </w:rPr>
        <w:t xml:space="preserve"> </w:t>
      </w:r>
      <w:r>
        <w:rPr>
          <w:rFonts w:ascii="Times New Roman" w:hAnsi="Times New Roman"/>
          <w:sz w:val="20"/>
          <w:szCs w:val="20"/>
        </w:rPr>
        <w:t>degree program is granted to those applicants who meet the above general requirements and have earned a minimum unde</w:t>
      </w:r>
      <w:r>
        <w:rPr>
          <w:rFonts w:ascii="Times New Roman" w:hAnsi="Times New Roman"/>
          <w:spacing w:val="-4"/>
          <w:sz w:val="20"/>
          <w:szCs w:val="20"/>
        </w:rPr>
        <w:t>r</w:t>
      </w:r>
      <w:r>
        <w:rPr>
          <w:rFonts w:ascii="Times New Roman" w:hAnsi="Times New Roman"/>
          <w:sz w:val="20"/>
          <w:szCs w:val="20"/>
        </w:rPr>
        <w:t>graduate grade-point average (G</w:t>
      </w:r>
      <w:r>
        <w:rPr>
          <w:rFonts w:ascii="Times New Roman" w:hAnsi="Times New Roman"/>
          <w:spacing w:val="-18"/>
          <w:sz w:val="20"/>
          <w:szCs w:val="20"/>
        </w:rPr>
        <w:t>P</w:t>
      </w:r>
      <w:r>
        <w:rPr>
          <w:rFonts w:ascii="Times New Roman" w:hAnsi="Times New Roman"/>
          <w:sz w:val="20"/>
          <w:szCs w:val="20"/>
        </w:rPr>
        <w:t xml:space="preserve">A) of 2.5 on a 4.0 scale and who score a minimum of 450 on the Graduate </w:t>
      </w:r>
      <w:r>
        <w:rPr>
          <w:rFonts w:ascii="Times New Roman" w:hAnsi="Times New Roman"/>
          <w:sz w:val="18"/>
          <w:szCs w:val="18"/>
        </w:rPr>
        <w:t>Management</w:t>
      </w:r>
      <w:r>
        <w:rPr>
          <w:rFonts w:ascii="Times New Roman" w:hAnsi="Times New Roman"/>
          <w:spacing w:val="-10"/>
          <w:sz w:val="18"/>
          <w:szCs w:val="18"/>
        </w:rPr>
        <w:t xml:space="preserve"> </w:t>
      </w:r>
      <w:r>
        <w:rPr>
          <w:rFonts w:ascii="Times New Roman" w:hAnsi="Times New Roman"/>
          <w:sz w:val="18"/>
          <w:szCs w:val="18"/>
        </w:rPr>
        <w:t>Admission</w:t>
      </w:r>
      <w:r>
        <w:rPr>
          <w:rFonts w:ascii="Times New Roman" w:hAnsi="Times New Roman"/>
          <w:spacing w:val="-3"/>
          <w:sz w:val="18"/>
          <w:szCs w:val="18"/>
        </w:rPr>
        <w:t xml:space="preserve"> </w:t>
      </w:r>
      <w:r>
        <w:rPr>
          <w:rFonts w:ascii="Times New Roman" w:hAnsi="Times New Roman"/>
          <w:spacing w:val="-13"/>
          <w:sz w:val="18"/>
          <w:szCs w:val="18"/>
        </w:rPr>
        <w:t>T</w:t>
      </w:r>
      <w:r>
        <w:rPr>
          <w:rFonts w:ascii="Times New Roman" w:hAnsi="Times New Roman"/>
          <w:sz w:val="18"/>
          <w:szCs w:val="18"/>
        </w:rPr>
        <w:t>est (GM</w:t>
      </w:r>
      <w:r>
        <w:rPr>
          <w:rFonts w:ascii="Times New Roman" w:hAnsi="Times New Roman"/>
          <w:spacing w:val="-20"/>
          <w:sz w:val="18"/>
          <w:szCs w:val="18"/>
        </w:rPr>
        <w:t>A</w:t>
      </w:r>
      <w:r>
        <w:rPr>
          <w:rFonts w:ascii="Times New Roman" w:hAnsi="Times New Roman"/>
          <w:sz w:val="18"/>
          <w:szCs w:val="18"/>
        </w:rPr>
        <w:t>T)</w:t>
      </w:r>
    </w:p>
    <w:p w:rsidR="008404C4" w:rsidRDefault="008404C4" w:rsidP="008404C4">
      <w:pPr>
        <w:widowControl w:val="0"/>
        <w:autoSpaceDE w:val="0"/>
        <w:autoSpaceDN w:val="0"/>
        <w:adjustRightInd w:val="0"/>
        <w:spacing w:before="10" w:after="0" w:line="250" w:lineRule="auto"/>
        <w:ind w:left="180" w:right="180" w:firstLine="360"/>
        <w:jc w:val="both"/>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23" w:name="_Toc294969675"/>
      <w:bookmarkStart w:id="124" w:name="_Toc295896932"/>
      <w:r w:rsidRPr="00367DC2">
        <w:rPr>
          <w:rFonts w:ascii="Times New Roman" w:hAnsi="Times New Roman"/>
          <w:bCs w:val="0"/>
          <w:color w:val="404040" w:themeColor="text1" w:themeTint="BF"/>
          <w:sz w:val="28"/>
          <w:szCs w:val="28"/>
        </w:rPr>
        <w:t>P</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ovisional</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Admission</w:t>
      </w:r>
      <w:bookmarkEnd w:id="123"/>
      <w:bookmarkEnd w:id="124"/>
    </w:p>
    <w:p w:rsidR="008404C4"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“Provisional</w:t>
      </w:r>
      <w:r>
        <w:rPr>
          <w:rFonts w:ascii="Times New Roman" w:hAnsi="Times New Roman"/>
          <w:spacing w:val="-11"/>
          <w:sz w:val="20"/>
          <w:szCs w:val="20"/>
        </w:rPr>
        <w:t xml:space="preserve"> </w:t>
      </w:r>
      <w:r>
        <w:rPr>
          <w:rFonts w:ascii="Times New Roman" w:hAnsi="Times New Roman"/>
          <w:sz w:val="20"/>
          <w:szCs w:val="20"/>
        </w:rPr>
        <w:t>Admission” is granted to those applicants who fail to meet the minimum GM</w:t>
      </w:r>
      <w:r>
        <w:rPr>
          <w:rFonts w:ascii="Times New Roman" w:hAnsi="Times New Roman"/>
          <w:spacing w:val="-22"/>
          <w:sz w:val="20"/>
          <w:szCs w:val="20"/>
        </w:rPr>
        <w:t>A</w:t>
      </w:r>
      <w:r>
        <w:rPr>
          <w:rFonts w:ascii="Times New Roman" w:hAnsi="Times New Roman"/>
          <w:sz w:val="20"/>
          <w:szCs w:val="20"/>
        </w:rPr>
        <w:t>T requirements for regular admission.</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o be accepted provisionall</w:t>
      </w:r>
      <w:r>
        <w:rPr>
          <w:rFonts w:ascii="Times New Roman" w:hAnsi="Times New Roman"/>
          <w:spacing w:val="-13"/>
          <w:sz w:val="20"/>
          <w:szCs w:val="20"/>
        </w:rPr>
        <w:t>y</w:t>
      </w:r>
      <w:r>
        <w:rPr>
          <w:rFonts w:ascii="Times New Roman" w:hAnsi="Times New Roman"/>
          <w:sz w:val="20"/>
          <w:szCs w:val="20"/>
        </w:rPr>
        <w:t>, the applicant must achieve a minimum score of 900 based on the following formula: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X 200) +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&gt; 900, pro- viding that the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is no less than 400.  MBA</w:t>
      </w:r>
      <w:r>
        <w:rPr>
          <w:rFonts w:ascii="Times New Roman" w:hAnsi="Times New Roman"/>
          <w:spacing w:val="-11"/>
          <w:sz w:val="20"/>
          <w:szCs w:val="20"/>
        </w:rPr>
        <w:t xml:space="preserve"> </w:t>
      </w:r>
      <w:r>
        <w:rPr>
          <w:rFonts w:ascii="Times New Roman" w:hAnsi="Times New Roman"/>
          <w:sz w:val="20"/>
          <w:szCs w:val="20"/>
        </w:rPr>
        <w:t>students in provisional admission status are eligible to take 9 semester hours of approved MBA</w:t>
      </w:r>
      <w:r>
        <w:rPr>
          <w:rFonts w:ascii="Times New Roman" w:hAnsi="Times New Roman"/>
          <w:spacing w:val="-11"/>
          <w:sz w:val="20"/>
          <w:szCs w:val="20"/>
        </w:rPr>
        <w:t xml:space="preserve"> </w:t>
      </w:r>
      <w:r>
        <w:rPr>
          <w:rFonts w:ascii="Times New Roman" w:hAnsi="Times New Roman"/>
          <w:sz w:val="20"/>
          <w:szCs w:val="20"/>
        </w:rPr>
        <w:t>graduate level courses and must earn a minimum grade of “B” in each of their approved three initial, consecutive MBA</w:t>
      </w:r>
      <w:r>
        <w:rPr>
          <w:rFonts w:ascii="Times New Roman" w:hAnsi="Times New Roman"/>
          <w:spacing w:val="-11"/>
          <w:sz w:val="20"/>
          <w:szCs w:val="20"/>
        </w:rPr>
        <w:t xml:space="preserve"> </w:t>
      </w:r>
      <w:r>
        <w:rPr>
          <w:rFonts w:ascii="Times New Roman" w:hAnsi="Times New Roman"/>
          <w:sz w:val="20"/>
          <w:szCs w:val="20"/>
        </w:rPr>
        <w:t>courses, in order to be eligible for consideration for “regular admission.”</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grade of less than “B” in any one of these courses will result in termination from the program.  (MBA</w:t>
      </w:r>
      <w:r>
        <w:rPr>
          <w:rFonts w:ascii="Times New Roman" w:hAnsi="Times New Roman"/>
          <w:spacing w:val="-11"/>
          <w:sz w:val="20"/>
          <w:szCs w:val="20"/>
        </w:rPr>
        <w:t xml:space="preserve"> </w:t>
      </w:r>
      <w:r>
        <w:rPr>
          <w:rFonts w:ascii="Times New Roman" w:hAnsi="Times New Roman"/>
          <w:sz w:val="20"/>
          <w:szCs w:val="20"/>
        </w:rPr>
        <w:t>courses or other graduate level  courses taken prior to being granted provisional status do not count toward fulfilling the require- ment of three consecutive courses with a minimum grade of “B” in each course.)</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1" w:after="0" w:line="220" w:lineRule="exact"/>
        <w:ind w:left="360" w:right="180" w:firstLine="0"/>
        <w:rPr>
          <w:rFonts w:ascii="Times New Roman" w:hAnsi="Times New Roman"/>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25" w:name="_Toc294969676"/>
      <w:bookmarkStart w:id="126" w:name="_Toc295896933"/>
      <w:r w:rsidRPr="00367DC2">
        <w:rPr>
          <w:rFonts w:ascii="Times New Roman" w:hAnsi="Times New Roman"/>
          <w:bCs w:val="0"/>
          <w:color w:val="404040" w:themeColor="text1" w:themeTint="BF"/>
          <w:sz w:val="28"/>
          <w:szCs w:val="28"/>
        </w:rPr>
        <w:t>Non-Deg</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ee</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Admission</w:t>
      </w:r>
      <w:bookmarkEnd w:id="125"/>
      <w:bookmarkEnd w:id="126"/>
    </w:p>
    <w:p w:rsidR="008404C4"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Applicants who seek only to take graduate MBA courses may be admitted in non-degree status for a maximum of nine semester hours of coursework.</w:t>
      </w:r>
      <w:r>
        <w:rPr>
          <w:rFonts w:ascii="Times New Roman" w:hAnsi="Times New Roman"/>
          <w:spacing w:val="46"/>
          <w:sz w:val="20"/>
          <w:szCs w:val="20"/>
        </w:rPr>
        <w:t xml:space="preserve"> </w:t>
      </w:r>
      <w:r>
        <w:rPr>
          <w:rFonts w:ascii="Times New Roman" w:hAnsi="Times New Roman"/>
          <w:sz w:val="20"/>
          <w:szCs w:val="20"/>
        </w:rPr>
        <w:t>These courses will not count toward an MBA</w:t>
      </w:r>
      <w:r>
        <w:rPr>
          <w:rFonts w:ascii="Times New Roman" w:hAnsi="Times New Roman"/>
          <w:spacing w:val="-11"/>
          <w:sz w:val="20"/>
          <w:szCs w:val="20"/>
        </w:rPr>
        <w:t xml:space="preserve"> </w:t>
      </w:r>
      <w:r>
        <w:rPr>
          <w:rFonts w:ascii="Times New Roman" w:hAnsi="Times New Roman"/>
          <w:sz w:val="20"/>
          <w:szCs w:val="20"/>
        </w:rPr>
        <w:t>at</w:t>
      </w:r>
      <w:r>
        <w:rPr>
          <w:rFonts w:ascii="Times New Roman" w:hAnsi="Times New Roman"/>
          <w:spacing w:val="-11"/>
          <w:sz w:val="20"/>
          <w:szCs w:val="20"/>
        </w:rPr>
        <w:t xml:space="preserve"> </w:t>
      </w:r>
      <w:r>
        <w:rPr>
          <w:rFonts w:ascii="Times New Roman" w:hAnsi="Times New Roman"/>
          <w:sz w:val="20"/>
          <w:szCs w:val="20"/>
        </w:rPr>
        <w:t>ASU.  No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is required.</w:t>
      </w:r>
      <w:r>
        <w:rPr>
          <w:rFonts w:ascii="Times New Roman" w:hAnsi="Times New Roman"/>
          <w:spacing w:val="46"/>
          <w:sz w:val="20"/>
          <w:szCs w:val="20"/>
        </w:rPr>
        <w:t xml:space="preserve"> </w:t>
      </w:r>
      <w:r>
        <w:rPr>
          <w:rFonts w:ascii="Times New Roman" w:hAnsi="Times New Roman"/>
          <w:sz w:val="20"/>
          <w:szCs w:val="20"/>
        </w:rPr>
        <w:t>The applicant must have either earned a baccalaureate degree or have senior unde</w:t>
      </w:r>
      <w:r>
        <w:rPr>
          <w:rFonts w:ascii="Times New Roman" w:hAnsi="Times New Roman"/>
          <w:spacing w:val="-4"/>
          <w:sz w:val="20"/>
          <w:szCs w:val="20"/>
        </w:rPr>
        <w:t>r</w:t>
      </w:r>
      <w:r>
        <w:rPr>
          <w:rFonts w:ascii="Times New Roman" w:hAnsi="Times New Roman"/>
          <w:sz w:val="20"/>
          <w:szCs w:val="20"/>
        </w:rPr>
        <w:t>graduate standing with at least a 3.0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and approval of the Dean of the College of Business.</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at the time of admission, until notified in writing by the O</w:t>
      </w:r>
      <w:r>
        <w:rPr>
          <w:rFonts w:ascii="Times New Roman" w:hAnsi="Times New Roman"/>
          <w:spacing w:val="-4"/>
          <w:sz w:val="20"/>
          <w:szCs w:val="20"/>
        </w:rPr>
        <w:t>f</w:t>
      </w:r>
      <w:r>
        <w:rPr>
          <w:rFonts w:ascii="Times New Roman" w:hAnsi="Times New Roman"/>
          <w:sz w:val="20"/>
          <w:szCs w:val="20"/>
        </w:rPr>
        <w:t>fice of the Graduate School of the approval of a change in status.</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Non-degree status allows a student to develop proficiency in a particular area of interest or to work on certifications; it is not a type of admission to the MBA</w:t>
      </w:r>
      <w:r>
        <w:rPr>
          <w:rFonts w:ascii="Times New Roman" w:hAnsi="Times New Roman"/>
          <w:spacing w:val="-11"/>
          <w:sz w:val="20"/>
          <w:szCs w:val="20"/>
        </w:rPr>
        <w:t xml:space="preserve"> </w:t>
      </w:r>
      <w:r>
        <w:rPr>
          <w:rFonts w:ascii="Times New Roman" w:hAnsi="Times New Roman"/>
          <w:sz w:val="20"/>
          <w:szCs w:val="20"/>
        </w:rPr>
        <w:t>Program.  Students unable to do “B” work in their courses will not be allowed to continue in non-degree status.</w:t>
      </w:r>
    </w:p>
    <w:p w:rsidR="008404C4"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27" w:name="_Toc294969677"/>
      <w:bookmarkStart w:id="128" w:name="_Toc295896934"/>
      <w:r w:rsidRPr="00367DC2">
        <w:rPr>
          <w:rFonts w:ascii="Times New Roman" w:hAnsi="Times New Roman"/>
          <w:bCs w:val="0"/>
          <w:color w:val="404040" w:themeColor="text1" w:themeTint="BF"/>
          <w:spacing w:val="-21"/>
          <w:sz w:val="28"/>
          <w:szCs w:val="28"/>
        </w:rPr>
        <w:t>T</w:t>
      </w:r>
      <w:r w:rsidRPr="00367DC2">
        <w:rPr>
          <w:rFonts w:ascii="Times New Roman" w:hAnsi="Times New Roman"/>
          <w:bCs w:val="0"/>
          <w:color w:val="404040" w:themeColor="text1" w:themeTint="BF"/>
          <w:sz w:val="28"/>
          <w:szCs w:val="28"/>
        </w:rPr>
        <w:t>ransient</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Admission</w:t>
      </w:r>
      <w:bookmarkEnd w:id="127"/>
      <w:bookmarkEnd w:id="128"/>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or master students in good standing at another graduate level degree program may enroll in the</w:t>
      </w:r>
      <w:r>
        <w:rPr>
          <w:rFonts w:ascii="Times New Roman" w:hAnsi="Times New Roman"/>
          <w:spacing w:val="-11"/>
          <w:sz w:val="20"/>
          <w:szCs w:val="20"/>
        </w:rPr>
        <w:t xml:space="preserve"> </w:t>
      </w:r>
      <w:r>
        <w:rPr>
          <w:rFonts w:ascii="Times New Roman" w:hAnsi="Times New Roman"/>
          <w:sz w:val="20"/>
          <w:szCs w:val="20"/>
        </w:rPr>
        <w:t>ASU MBA</w:t>
      </w:r>
      <w:r>
        <w:rPr>
          <w:rFonts w:ascii="Times New Roman" w:hAnsi="Times New Roman"/>
          <w:spacing w:val="-11"/>
          <w:sz w:val="20"/>
          <w:szCs w:val="20"/>
        </w:rPr>
        <w:t xml:space="preserve"> </w:t>
      </w:r>
      <w:r>
        <w:rPr>
          <w:rFonts w:ascii="Times New Roman" w:hAnsi="Times New Roman"/>
          <w:sz w:val="20"/>
          <w:szCs w:val="20"/>
        </w:rPr>
        <w:t>program as a transient student. No more than nine hours of MBA coursework can be taken in transient status.</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29" w:name="_Toc294969678"/>
      <w:bookmarkStart w:id="130" w:name="_Toc295896935"/>
      <w:r w:rsidRPr="00367DC2">
        <w:rPr>
          <w:rFonts w:ascii="Times New Roman" w:hAnsi="Times New Roman"/>
          <w:bCs w:val="0"/>
          <w:color w:val="404040" w:themeColor="text1" w:themeTint="BF"/>
          <w:sz w:val="28"/>
          <w:szCs w:val="28"/>
        </w:rPr>
        <w:t>Planned Deg</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ee P</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ogram</w:t>
      </w:r>
      <w:bookmarkEnd w:id="129"/>
      <w:bookmarkEnd w:id="130"/>
    </w:p>
    <w:p w:rsidR="008404C4"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ithin the first semester of being admitted into “regular admission status”, the student is required to complete a planned degree program of study with the advice and approval of the MBA Directo</w:t>
      </w:r>
      <w:r>
        <w:rPr>
          <w:rFonts w:ascii="Times New Roman" w:hAnsi="Times New Roman"/>
          <w:spacing w:val="-11"/>
          <w:sz w:val="20"/>
          <w:szCs w:val="20"/>
        </w:rPr>
        <w:t>r</w:t>
      </w:r>
      <w:r>
        <w:rPr>
          <w:rFonts w:ascii="Times New Roman" w:hAnsi="Times New Roman"/>
          <w:sz w:val="20"/>
          <w:szCs w:val="20"/>
        </w:rPr>
        <w:t>.  Copies of this plan will be filed with the Graduate School and the MBA</w:t>
      </w:r>
      <w:r>
        <w:rPr>
          <w:rFonts w:ascii="Times New Roman" w:hAnsi="Times New Roman"/>
          <w:spacing w:val="-11"/>
          <w:sz w:val="20"/>
          <w:szCs w:val="20"/>
        </w:rPr>
        <w:t xml:space="preserve"> </w:t>
      </w:r>
      <w:r>
        <w:rPr>
          <w:rFonts w:ascii="Times New Roman" w:hAnsi="Times New Roman"/>
          <w:sz w:val="20"/>
          <w:szCs w:val="20"/>
        </w:rPr>
        <w:t>Directo</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Office.</w:t>
      </w:r>
      <w:r>
        <w:rPr>
          <w:rFonts w:ascii="Times New Roman" w:hAnsi="Times New Roman"/>
          <w:spacing w:val="39"/>
          <w:sz w:val="20"/>
          <w:szCs w:val="20"/>
        </w:rPr>
        <w:t xml:space="preserve"> </w:t>
      </w:r>
      <w:r>
        <w:rPr>
          <w:rFonts w:ascii="Times New Roman" w:hAnsi="Times New Roman"/>
          <w:sz w:val="20"/>
          <w:szCs w:val="20"/>
        </w:rPr>
        <w:t>An application for graduation must be completed at least one semester prior to the anticipated semester of graduation.</w:t>
      </w:r>
      <w:r>
        <w:rPr>
          <w:rFonts w:ascii="Times New Roman" w:hAnsi="Times New Roman"/>
          <w:spacing w:val="-3"/>
          <w:sz w:val="20"/>
          <w:szCs w:val="20"/>
        </w:rPr>
        <w:t xml:space="preserve"> </w:t>
      </w:r>
      <w:r>
        <w:rPr>
          <w:rFonts w:ascii="Times New Roman" w:hAnsi="Times New Roman"/>
          <w:sz w:val="20"/>
          <w:szCs w:val="20"/>
        </w:rPr>
        <w:t>The original copy of the approved degree program is to be submitted with the application for graduation.</w:t>
      </w:r>
      <w:r>
        <w:rPr>
          <w:rFonts w:ascii="Times New Roman" w:hAnsi="Times New Roman"/>
          <w:spacing w:val="47"/>
          <w:sz w:val="20"/>
          <w:szCs w:val="20"/>
        </w:rPr>
        <w:t xml:space="preserve"> </w:t>
      </w:r>
      <w:r>
        <w:rPr>
          <w:rFonts w:ascii="Times New Roman" w:hAnsi="Times New Roman"/>
          <w:sz w:val="20"/>
          <w:szCs w:val="20"/>
        </w:rPr>
        <w:t>The graduation application is obtained from the Registra</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w:t>
      </w:r>
      <w:r>
        <w:rPr>
          <w:rFonts w:ascii="Times New Roman" w:hAnsi="Times New Roman"/>
          <w:spacing w:val="-4"/>
          <w:sz w:val="20"/>
          <w:szCs w:val="20"/>
        </w:rPr>
        <w:t>f</w:t>
      </w:r>
      <w:r>
        <w:rPr>
          <w:rFonts w:ascii="Times New Roman" w:hAnsi="Times New Roman"/>
          <w:sz w:val="20"/>
          <w:szCs w:val="20"/>
        </w:rPr>
        <w:t>fice.</w:t>
      </w:r>
    </w:p>
    <w:p w:rsidR="008404C4"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sz w:val="20"/>
          <w:szCs w:val="20"/>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31" w:name="_Toc294969679"/>
      <w:bookmarkStart w:id="132" w:name="_Toc295896936"/>
      <w:r w:rsidRPr="00367DC2">
        <w:rPr>
          <w:rFonts w:ascii="Times New Roman" w:hAnsi="Times New Roman"/>
          <w:bCs w:val="0"/>
          <w:color w:val="404040" w:themeColor="text1" w:themeTint="BF"/>
          <w:sz w:val="28"/>
          <w:szCs w:val="28"/>
        </w:rPr>
        <w:t>Independent Study Courses</w:t>
      </w:r>
      <w:bookmarkEnd w:id="131"/>
      <w:bookmarkEnd w:id="132"/>
    </w:p>
    <w:p w:rsidR="008404C4" w:rsidRDefault="008404C4" w:rsidP="008404C4">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students in regular admission status may take a single independent study course (BUSA 6100, ECON 6100, MKTG 6100) and only after having completed 12 hours of graduate work This course must be repeated if a grade of “C’</w:t>
      </w:r>
      <w:r>
        <w:rPr>
          <w:rFonts w:ascii="Times New Roman" w:hAnsi="Times New Roman"/>
          <w:spacing w:val="-15"/>
          <w:sz w:val="20"/>
          <w:szCs w:val="20"/>
        </w:rPr>
        <w:t xml:space="preserve"> </w:t>
      </w:r>
      <w:r>
        <w:rPr>
          <w:rFonts w:ascii="Times New Roman" w:hAnsi="Times New Roman"/>
          <w:sz w:val="20"/>
          <w:szCs w:val="20"/>
        </w:rPr>
        <w:t>is earned.</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signed memorandum must be completed with the responsible instructor before beginning the course and the memo must be submitted to the MBA</w:t>
      </w:r>
      <w:r>
        <w:rPr>
          <w:rFonts w:ascii="Times New Roman" w:hAnsi="Times New Roman"/>
          <w:spacing w:val="-11"/>
          <w:sz w:val="20"/>
          <w:szCs w:val="20"/>
        </w:rPr>
        <w:t xml:space="preserve"> </w:t>
      </w:r>
      <w:r>
        <w:rPr>
          <w:rFonts w:ascii="Times New Roman" w:hAnsi="Times New Roman"/>
          <w:sz w:val="20"/>
          <w:szCs w:val="20"/>
        </w:rPr>
        <w:t>Chair.</w:t>
      </w:r>
      <w:r>
        <w:rPr>
          <w:rFonts w:ascii="Times New Roman" w:hAnsi="Times New Roman"/>
          <w:spacing w:val="-4"/>
          <w:sz w:val="20"/>
          <w:szCs w:val="20"/>
        </w:rPr>
        <w:t xml:space="preserve"> </w:t>
      </w:r>
      <w:r>
        <w:rPr>
          <w:rFonts w:ascii="Times New Roman" w:hAnsi="Times New Roman"/>
          <w:sz w:val="20"/>
          <w:szCs w:val="20"/>
        </w:rPr>
        <w:t>The memorandum outlines the scope and requirements of the independent study including a detailed syllabus.</w:t>
      </w:r>
    </w:p>
    <w:p w:rsidR="008404C4"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33" w:name="_Toc294969680"/>
      <w:bookmarkStart w:id="134" w:name="_Toc295896937"/>
      <w:r w:rsidRPr="00367DC2">
        <w:rPr>
          <w:rFonts w:ascii="Times New Roman" w:hAnsi="Times New Roman"/>
          <w:bCs w:val="0"/>
          <w:color w:val="404040" w:themeColor="text1" w:themeTint="BF"/>
          <w:sz w:val="28"/>
          <w:szCs w:val="28"/>
        </w:rPr>
        <w:t>MBA</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P</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equisites</w:t>
      </w:r>
      <w:bookmarkEnd w:id="133"/>
      <w:bookmarkEnd w:id="134"/>
    </w:p>
    <w:p w:rsidR="008404C4"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sz w:val="20"/>
          <w:szCs w:val="20"/>
        </w:rPr>
      </w:pPr>
      <w:r>
        <w:rPr>
          <w:rFonts w:ascii="Times New Roman" w:hAnsi="Times New Roman"/>
          <w:sz w:val="20"/>
          <w:szCs w:val="20"/>
        </w:rPr>
        <w:t>For those students without a Bachelor of Science Degree in Business</w:t>
      </w:r>
      <w:r>
        <w:rPr>
          <w:rFonts w:ascii="Times New Roman" w:hAnsi="Times New Roman"/>
          <w:spacing w:val="-11"/>
          <w:sz w:val="20"/>
          <w:szCs w:val="20"/>
        </w:rPr>
        <w:t xml:space="preserve"> </w:t>
      </w:r>
      <w:r>
        <w:rPr>
          <w:rFonts w:ascii="Times New Roman" w:hAnsi="Times New Roman"/>
          <w:sz w:val="20"/>
          <w:szCs w:val="20"/>
        </w:rPr>
        <w:t>Administration, the following prerequisites are required:</w:t>
      </w:r>
    </w:p>
    <w:p w:rsidR="008404C4" w:rsidRDefault="008404C4" w:rsidP="008404C4">
      <w:pPr>
        <w:widowControl w:val="0"/>
        <w:autoSpaceDE w:val="0"/>
        <w:autoSpaceDN w:val="0"/>
        <w:adjustRightInd w:val="0"/>
        <w:spacing w:after="0"/>
        <w:ind w:left="360" w:right="180" w:firstLine="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2100</w:t>
      </w:r>
      <w:r>
        <w:rPr>
          <w:rFonts w:ascii="Times New Roman" w:hAnsi="Times New Roman"/>
          <w:spacing w:val="-11"/>
          <w:sz w:val="20"/>
          <w:szCs w:val="20"/>
        </w:rPr>
        <w:t xml:space="preserve"> </w:t>
      </w:r>
      <w:r>
        <w:rPr>
          <w:rFonts w:ascii="Times New Roman" w:hAnsi="Times New Roman"/>
          <w:sz w:val="20"/>
          <w:szCs w:val="20"/>
        </w:rPr>
        <w:t>Accounting for Non-busniess Majors, or Principles of</w:t>
      </w:r>
      <w:r>
        <w:rPr>
          <w:rFonts w:ascii="Times New Roman" w:hAnsi="Times New Roman"/>
          <w:spacing w:val="-11"/>
          <w:sz w:val="20"/>
          <w:szCs w:val="20"/>
        </w:rPr>
        <w:t xml:space="preserve"> </w:t>
      </w:r>
      <w:r>
        <w:rPr>
          <w:rFonts w:ascii="Times New Roman" w:hAnsi="Times New Roman"/>
          <w:sz w:val="20"/>
          <w:szCs w:val="20"/>
        </w:rPr>
        <w:t>Accounting I and II or</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5200</w:t>
      </w:r>
    </w:p>
    <w:p w:rsidR="008404C4" w:rsidRDefault="008404C4" w:rsidP="008404C4">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ECON 3205 Economic and Business Statistics or ECON 5200</w:t>
      </w:r>
    </w:p>
    <w:p w:rsidR="008404C4" w:rsidRDefault="008404C4" w:rsidP="008404C4">
      <w:pPr>
        <w:widowControl w:val="0"/>
        <w:autoSpaceDE w:val="0"/>
        <w:autoSpaceDN w:val="0"/>
        <w:adjustRightInd w:val="0"/>
        <w:spacing w:before="10" w:after="0"/>
        <w:ind w:left="1800" w:right="180" w:hanging="1080"/>
        <w:jc w:val="both"/>
        <w:rPr>
          <w:rFonts w:ascii="Times New Roman" w:hAnsi="Times New Roman"/>
          <w:sz w:val="20"/>
          <w:szCs w:val="20"/>
        </w:rPr>
      </w:pPr>
      <w:r>
        <w:rPr>
          <w:rFonts w:ascii="Times New Roman" w:hAnsi="Times New Roman"/>
          <w:sz w:val="20"/>
          <w:szCs w:val="20"/>
        </w:rPr>
        <w:t>ECON 2201 Survey of Economics, or Principles of Macroeconomcis and Principles of Microecnomics, or    ECON 5200</w:t>
      </w:r>
    </w:p>
    <w:p w:rsidR="008404C4" w:rsidRDefault="008404C4" w:rsidP="008404C4">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FINC 3105 Foundations of Financial Management or</w:t>
      </w:r>
      <w:r>
        <w:rPr>
          <w:rFonts w:ascii="Times New Roman" w:hAnsi="Times New Roman"/>
          <w:spacing w:val="-11"/>
          <w:sz w:val="20"/>
          <w:szCs w:val="20"/>
        </w:rPr>
        <w:t xml:space="preserve"> </w:t>
      </w:r>
      <w:r>
        <w:rPr>
          <w:rFonts w:ascii="Times New Roman" w:hAnsi="Times New Roman"/>
          <w:sz w:val="20"/>
          <w:szCs w:val="20"/>
        </w:rPr>
        <w:t>ACCT 5200</w:t>
      </w:r>
    </w:p>
    <w:p w:rsidR="008404C4" w:rsidRDefault="008404C4" w:rsidP="008404C4">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4</w:t>
      </w:r>
      <w:r>
        <w:rPr>
          <w:rFonts w:ascii="Times New Roman" w:hAnsi="Times New Roman"/>
          <w:spacing w:val="-7"/>
          <w:sz w:val="20"/>
          <w:szCs w:val="20"/>
        </w:rPr>
        <w:t>1</w:t>
      </w:r>
      <w:r>
        <w:rPr>
          <w:rFonts w:ascii="Times New Roman" w:hAnsi="Times New Roman"/>
          <w:sz w:val="20"/>
          <w:szCs w:val="20"/>
        </w:rPr>
        <w:t>10 O</w:t>
      </w:r>
      <w:r>
        <w:rPr>
          <w:rFonts w:ascii="Times New Roman" w:hAnsi="Times New Roman"/>
          <w:spacing w:val="-4"/>
          <w:sz w:val="20"/>
          <w:szCs w:val="20"/>
        </w:rPr>
        <w:t>r</w:t>
      </w:r>
      <w:r>
        <w:rPr>
          <w:rFonts w:ascii="Times New Roman" w:hAnsi="Times New Roman"/>
          <w:sz w:val="20"/>
          <w:szCs w:val="20"/>
        </w:rPr>
        <w:t>ganizational Behavior or MGMT 5200</w:t>
      </w:r>
    </w:p>
    <w:p w:rsidR="008404C4" w:rsidRDefault="008404C4" w:rsidP="008404C4">
      <w:pPr>
        <w:widowControl w:val="0"/>
        <w:autoSpaceDE w:val="0"/>
        <w:autoSpaceDN w:val="0"/>
        <w:adjustRightInd w:val="0"/>
        <w:spacing w:before="10" w:after="0"/>
        <w:ind w:left="360" w:right="180" w:firstLine="360"/>
        <w:rPr>
          <w:rFonts w:ascii="Times New Roman" w:hAnsi="Times New Roman"/>
          <w:sz w:val="20"/>
          <w:szCs w:val="20"/>
        </w:rPr>
      </w:pPr>
      <w:r>
        <w:rPr>
          <w:rFonts w:ascii="Times New Roman" w:hAnsi="Times New Roman"/>
          <w:sz w:val="20"/>
          <w:szCs w:val="20"/>
        </w:rPr>
        <w:t>MKTG 3120 Principles of Marketing or MGMT 5200</w:t>
      </w:r>
    </w:p>
    <w:p w:rsidR="008404C4" w:rsidRDefault="008404C4" w:rsidP="008404C4">
      <w:pPr>
        <w:widowControl w:val="0"/>
        <w:autoSpaceDE w:val="0"/>
        <w:autoSpaceDN w:val="0"/>
        <w:adjustRightInd w:val="0"/>
        <w:spacing w:before="10" w:after="0"/>
        <w:ind w:left="360" w:right="180" w:firstLine="360"/>
        <w:rPr>
          <w:rFonts w:ascii="Times New Roman" w:hAnsi="Times New Roman"/>
          <w:sz w:val="20"/>
          <w:szCs w:val="20"/>
        </w:rPr>
      </w:pPr>
    </w:p>
    <w:p w:rsidR="008404C4" w:rsidRDefault="008404C4" w:rsidP="008404C4">
      <w:pPr>
        <w:widowControl w:val="0"/>
        <w:autoSpaceDE w:val="0"/>
        <w:autoSpaceDN w:val="0"/>
        <w:adjustRightInd w:val="0"/>
        <w:spacing w:before="10" w:after="0"/>
        <w:ind w:left="360" w:right="180" w:firstLine="360"/>
        <w:rPr>
          <w:rFonts w:ascii="Times New Roman" w:hAnsi="Times New Roman"/>
          <w:sz w:val="20"/>
          <w:szCs w:val="20"/>
        </w:rPr>
      </w:pPr>
    </w:p>
    <w:p w:rsidR="008404C4" w:rsidRDefault="008404C4" w:rsidP="008404C4">
      <w:pPr>
        <w:widowControl w:val="0"/>
        <w:autoSpaceDE w:val="0"/>
        <w:autoSpaceDN w:val="0"/>
        <w:adjustRightInd w:val="0"/>
        <w:spacing w:before="14" w:after="0"/>
        <w:ind w:left="360" w:right="180" w:firstLine="0"/>
        <w:rPr>
          <w:rFonts w:ascii="Times New Roman" w:hAnsi="Times New Roman"/>
          <w:sz w:val="28"/>
          <w:szCs w:val="28"/>
        </w:rPr>
      </w:pPr>
      <w:r>
        <w:rPr>
          <w:rFonts w:ascii="Times New Roman" w:hAnsi="Times New Roman"/>
          <w:b/>
          <w:bCs/>
          <w:sz w:val="28"/>
          <w:szCs w:val="28"/>
        </w:rPr>
        <w:t>MBA</w:t>
      </w:r>
      <w:r>
        <w:rPr>
          <w:rFonts w:ascii="Times New Roman" w:hAnsi="Times New Roman"/>
          <w:b/>
          <w:bCs/>
          <w:spacing w:val="-15"/>
          <w:sz w:val="28"/>
          <w:szCs w:val="28"/>
        </w:rPr>
        <w:t xml:space="preserve"> </w:t>
      </w:r>
      <w:r>
        <w:rPr>
          <w:rFonts w:ascii="Times New Roman" w:hAnsi="Times New Roman"/>
          <w:b/>
          <w:bCs/>
          <w:sz w:val="28"/>
          <w:szCs w:val="28"/>
        </w:rPr>
        <w:t>Co</w:t>
      </w:r>
      <w:r>
        <w:rPr>
          <w:rFonts w:ascii="Times New Roman" w:hAnsi="Times New Roman"/>
          <w:b/>
          <w:bCs/>
          <w:spacing w:val="-5"/>
          <w:sz w:val="28"/>
          <w:szCs w:val="28"/>
        </w:rPr>
        <w:t>r</w:t>
      </w:r>
      <w:r>
        <w:rPr>
          <w:rFonts w:ascii="Times New Roman" w:hAnsi="Times New Roman"/>
          <w:b/>
          <w:bCs/>
          <w:sz w:val="28"/>
          <w:szCs w:val="28"/>
        </w:rPr>
        <w:t>e Curriculum (21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FA7AC7" w:rsidTr="008404C4">
        <w:trPr>
          <w:trHeight w:hRule="exact" w:val="283"/>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before="29" w:after="0"/>
              <w:ind w:left="360" w:right="180" w:firstLine="0"/>
              <w:rPr>
                <w:rFonts w:ascii="Times New Roman" w:hAnsi="Times New Roman"/>
                <w:sz w:val="24"/>
                <w:szCs w:val="24"/>
              </w:rPr>
            </w:pPr>
            <w:r w:rsidRPr="00FA7AC7">
              <w:rPr>
                <w:rFonts w:ascii="Times New Roman" w:hAnsi="Times New Roman"/>
                <w:sz w:val="20"/>
                <w:szCs w:val="20"/>
              </w:rPr>
              <w:t>ACCT</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before="29" w:after="0"/>
              <w:ind w:left="360" w:right="180" w:firstLine="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before="29" w:after="0"/>
              <w:ind w:left="360" w:right="180" w:firstLine="0"/>
              <w:rPr>
                <w:rFonts w:ascii="Times New Roman" w:hAnsi="Times New Roman"/>
                <w:sz w:val="24"/>
                <w:szCs w:val="24"/>
              </w:rPr>
            </w:pPr>
            <w:r w:rsidRPr="00FA7AC7">
              <w:rPr>
                <w:rFonts w:ascii="Times New Roman" w:hAnsi="Times New Roman"/>
                <w:sz w:val="20"/>
                <w:szCs w:val="20"/>
              </w:rPr>
              <w:t>Accounting</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before="29" w:after="0"/>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40"/>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ECON</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6106</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Economics for Managers</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40"/>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FINC</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Financial Management</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51"/>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6108</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Quantitative Methods for Managers</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before="9" w:after="0"/>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29"/>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05" w:lineRule="exact"/>
              <w:ind w:left="360" w:right="180" w:firstLine="0"/>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05" w:lineRule="exact"/>
              <w:ind w:left="360" w:right="180" w:firstLine="0"/>
              <w:rPr>
                <w:rFonts w:ascii="Times New Roman" w:hAnsi="Times New Roman"/>
                <w:sz w:val="24"/>
                <w:szCs w:val="24"/>
              </w:rPr>
            </w:pPr>
            <w:r w:rsidRPr="00FA7AC7">
              <w:rPr>
                <w:rFonts w:ascii="Times New Roman" w:hAnsi="Times New Roman"/>
                <w:sz w:val="20"/>
                <w:szCs w:val="20"/>
              </w:rPr>
              <w:t>6</w:t>
            </w:r>
            <w:r w:rsidRPr="00FA7AC7">
              <w:rPr>
                <w:rFonts w:ascii="Times New Roman" w:hAnsi="Times New Roman"/>
                <w:spacing w:val="-7"/>
                <w:sz w:val="20"/>
                <w:szCs w:val="20"/>
              </w:rPr>
              <w:t>1</w:t>
            </w:r>
            <w:r w:rsidRPr="00FA7AC7">
              <w:rPr>
                <w:rFonts w:ascii="Times New Roman" w:hAnsi="Times New Roman"/>
                <w:sz w:val="20"/>
                <w:szCs w:val="20"/>
              </w:rPr>
              <w:t>10</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05" w:lineRule="exact"/>
              <w:ind w:left="360" w:right="180" w:firstLine="0"/>
              <w:rPr>
                <w:rFonts w:ascii="Times New Roman" w:hAnsi="Times New Roman"/>
                <w:sz w:val="24"/>
                <w:szCs w:val="24"/>
              </w:rPr>
            </w:pPr>
            <w:r w:rsidRPr="00FA7AC7">
              <w:rPr>
                <w:rFonts w:ascii="Times New Roman" w:hAnsi="Times New Roman"/>
                <w:sz w:val="20"/>
                <w:szCs w:val="20"/>
              </w:rPr>
              <w:t>O</w:t>
            </w:r>
            <w:r w:rsidRPr="00FA7AC7">
              <w:rPr>
                <w:rFonts w:ascii="Times New Roman" w:hAnsi="Times New Roman"/>
                <w:spacing w:val="-4"/>
                <w:sz w:val="20"/>
                <w:szCs w:val="20"/>
              </w:rPr>
              <w:t>r</w:t>
            </w:r>
            <w:r w:rsidRPr="00FA7AC7">
              <w:rPr>
                <w:rFonts w:ascii="Times New Roman" w:hAnsi="Times New Roman"/>
                <w:sz w:val="20"/>
                <w:szCs w:val="20"/>
              </w:rPr>
              <w:t>ganizational Behavior</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after="0" w:line="205" w:lineRule="exact"/>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62"/>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6199</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Business Policy and Strategic Management</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before="9" w:after="0"/>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38"/>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MKTG</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6170</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Marketing Management</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(3 hrs)</w:t>
            </w:r>
          </w:p>
        </w:tc>
      </w:tr>
    </w:tbl>
    <w:p w:rsidR="008404C4" w:rsidRDefault="008404C4" w:rsidP="008404C4">
      <w:pPr>
        <w:widowControl w:val="0"/>
        <w:tabs>
          <w:tab w:val="left" w:pos="6840"/>
        </w:tabs>
        <w:autoSpaceDE w:val="0"/>
        <w:autoSpaceDN w:val="0"/>
        <w:adjustRightInd w:val="0"/>
        <w:spacing w:after="0" w:line="200" w:lineRule="exact"/>
        <w:ind w:left="360" w:right="180" w:firstLine="0"/>
        <w:rPr>
          <w:rFonts w:ascii="Times New Roman" w:hAnsi="Times New Roman"/>
          <w:sz w:val="20"/>
          <w:szCs w:val="20"/>
        </w:rPr>
      </w:pPr>
      <w:r>
        <w:rPr>
          <w:rFonts w:ascii="Times New Roman" w:hAnsi="Times New Roman"/>
          <w:sz w:val="20"/>
          <w:szCs w:val="20"/>
          <w:u w:val="single"/>
        </w:rPr>
        <w:t xml:space="preserve">Business electives </w:t>
      </w:r>
      <w:r>
        <w:rPr>
          <w:rFonts w:ascii="Times New Roman" w:hAnsi="Times New Roman"/>
          <w:sz w:val="20"/>
          <w:szCs w:val="20"/>
          <w:u w:val="single"/>
        </w:rPr>
        <w:tab/>
        <w:t>(9 hrs</w:t>
      </w:r>
      <w:r>
        <w:rPr>
          <w:rFonts w:ascii="Times New Roman" w:hAnsi="Times New Roman"/>
          <w:sz w:val="20"/>
          <w:szCs w:val="20"/>
        </w:rPr>
        <w:t>)</w:t>
      </w:r>
    </w:p>
    <w:p w:rsidR="008404C4" w:rsidRDefault="008404C4" w:rsidP="008404C4">
      <w:pPr>
        <w:widowControl w:val="0"/>
        <w:tabs>
          <w:tab w:val="left" w:pos="6840"/>
        </w:tabs>
        <w:autoSpaceDE w:val="0"/>
        <w:autoSpaceDN w:val="0"/>
        <w:adjustRightInd w:val="0"/>
        <w:spacing w:before="6" w:after="0"/>
        <w:ind w:left="360" w:right="180" w:firstLine="0"/>
        <w:rPr>
          <w:rFonts w:ascii="Times New Roman" w:hAnsi="Times New Roman"/>
          <w:b/>
          <w:bCs/>
          <w:sz w:val="20"/>
          <w:szCs w:val="20"/>
        </w:rPr>
      </w:pPr>
      <w:r>
        <w:rPr>
          <w:rFonts w:ascii="Times New Roman" w:hAnsi="Times New Roman"/>
          <w:b/>
          <w:bCs/>
          <w:spacing w:val="-18"/>
          <w:sz w:val="20"/>
          <w:szCs w:val="20"/>
        </w:rPr>
        <w:t>T</w:t>
      </w:r>
      <w:r>
        <w:rPr>
          <w:rFonts w:ascii="Times New Roman" w:hAnsi="Times New Roman"/>
          <w:b/>
          <w:bCs/>
          <w:sz w:val="20"/>
          <w:szCs w:val="20"/>
        </w:rPr>
        <w:t>otal hours</w:t>
      </w:r>
      <w:r>
        <w:rPr>
          <w:rFonts w:ascii="Times New Roman" w:hAnsi="Times New Roman"/>
          <w:b/>
          <w:bCs/>
          <w:sz w:val="20"/>
          <w:szCs w:val="20"/>
        </w:rPr>
        <w:tab/>
        <w:t>30 hrs</w:t>
      </w: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200D5E" w:rsidRDefault="00200D5E" w:rsidP="008404C4">
      <w:pPr>
        <w:widowControl w:val="0"/>
        <w:autoSpaceDE w:val="0"/>
        <w:autoSpaceDN w:val="0"/>
        <w:adjustRightInd w:val="0"/>
        <w:spacing w:before="10" w:after="0" w:line="250" w:lineRule="auto"/>
        <w:ind w:left="360" w:right="180" w:firstLine="0"/>
        <w:jc w:val="both"/>
        <w:sectPr w:rsidR="00200D5E" w:rsidSect="009A66D8">
          <w:headerReference w:type="even" r:id="rId32"/>
          <w:headerReference w:type="default" r:id="rId33"/>
          <w:pgSz w:w="12240" w:h="15840" w:code="1"/>
          <w:pgMar w:top="720" w:right="720" w:bottom="288" w:left="1440" w:header="720" w:footer="288" w:gutter="0"/>
          <w:cols w:space="720"/>
          <w:docGrid w:linePitch="360"/>
        </w:sectPr>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Pr="00BB4865" w:rsidRDefault="008404C4" w:rsidP="008404C4">
      <w:pPr>
        <w:pStyle w:val="Heading2"/>
        <w:ind w:left="180" w:right="360" w:firstLine="0"/>
        <w:rPr>
          <w:rFonts w:ascii="Times New Roman" w:hAnsi="Times New Roman" w:cs="Times New Roman"/>
          <w:color w:val="000000"/>
          <w:sz w:val="32"/>
          <w:szCs w:val="32"/>
        </w:rPr>
      </w:pPr>
      <w:bookmarkStart w:id="135" w:name="_Toc294969681"/>
      <w:bookmarkStart w:id="136" w:name="_Toc295896938"/>
      <w:r w:rsidRPr="00BB4865">
        <w:rPr>
          <w:rFonts w:ascii="Times New Roman" w:hAnsi="Times New Roman" w:cs="Times New Roman"/>
          <w:color w:val="666666"/>
          <w:sz w:val="32"/>
          <w:szCs w:val="32"/>
        </w:rPr>
        <w:t>OTHER PROGRAM REQUIREMENTS</w:t>
      </w:r>
      <w:bookmarkEnd w:id="135"/>
      <w:bookmarkEnd w:id="136"/>
    </w:p>
    <w:p w:rsidR="008404C4" w:rsidRDefault="008404C4" w:rsidP="008404C4">
      <w:pPr>
        <w:widowControl w:val="0"/>
        <w:autoSpaceDE w:val="0"/>
        <w:autoSpaceDN w:val="0"/>
        <w:adjustRightInd w:val="0"/>
        <w:spacing w:after="0"/>
        <w:ind w:left="180" w:right="360" w:firstLine="0"/>
        <w:rPr>
          <w:rFonts w:ascii="Times New Roman" w:hAnsi="Times New Roman"/>
          <w:b/>
          <w:bCs/>
          <w:color w:val="000000"/>
          <w:sz w:val="28"/>
          <w:szCs w:val="28"/>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z w:val="28"/>
          <w:szCs w:val="28"/>
        </w:rPr>
        <w:t>Academic Standing</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The College of Business is committed to o</w:t>
      </w:r>
      <w:r>
        <w:rPr>
          <w:rFonts w:ascii="Times New Roman" w:hAnsi="Times New Roman"/>
          <w:color w:val="000000"/>
          <w:spacing w:val="-4"/>
          <w:sz w:val="20"/>
          <w:szCs w:val="20"/>
        </w:rPr>
        <w:t>f</w:t>
      </w:r>
      <w:r>
        <w:rPr>
          <w:rFonts w:ascii="Times New Roman" w:hAnsi="Times New Roman"/>
          <w:color w:val="000000"/>
          <w:sz w:val="20"/>
          <w:szCs w:val="20"/>
        </w:rPr>
        <w:t>fering a high-qualit</w:t>
      </w:r>
      <w:r>
        <w:rPr>
          <w:rFonts w:ascii="Times New Roman" w:hAnsi="Times New Roman"/>
          <w:color w:val="000000"/>
          <w:spacing w:val="-13"/>
          <w:sz w:val="20"/>
          <w:szCs w:val="20"/>
        </w:rPr>
        <w:t>y</w:t>
      </w:r>
      <w:r>
        <w:rPr>
          <w:rFonts w:ascii="Times New Roman" w:hAnsi="Times New Roman"/>
          <w:color w:val="000000"/>
          <w:sz w:val="20"/>
          <w:szCs w:val="20"/>
        </w:rPr>
        <w:t>, academically rigorous graduate degree program in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minimum of 3.0 grade point average is required for completion of the MBA.</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student who does not maintain a 3.0 G</w:t>
      </w:r>
      <w:r>
        <w:rPr>
          <w:rFonts w:ascii="Times New Roman" w:hAnsi="Times New Roman"/>
          <w:color w:val="000000"/>
          <w:spacing w:val="-18"/>
          <w:sz w:val="20"/>
          <w:szCs w:val="20"/>
        </w:rPr>
        <w:t>P</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will be placed on scholastic warning.</w:t>
      </w:r>
      <w:r>
        <w:rPr>
          <w:rFonts w:ascii="Times New Roman" w:hAnsi="Times New Roman"/>
          <w:color w:val="000000"/>
          <w:spacing w:val="-4"/>
          <w:sz w:val="20"/>
          <w:szCs w:val="20"/>
        </w:rPr>
        <w:t xml:space="preserve"> </w:t>
      </w:r>
      <w:r>
        <w:rPr>
          <w:rFonts w:ascii="Times New Roman" w:hAnsi="Times New Roman"/>
          <w:color w:val="000000"/>
          <w:sz w:val="20"/>
          <w:szCs w:val="20"/>
        </w:rPr>
        <w:t>The Dean of the Graduate School will issue the letter of warning.</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grade of “D” in any MBA</w:t>
      </w:r>
      <w:r>
        <w:rPr>
          <w:rFonts w:ascii="Times New Roman" w:hAnsi="Times New Roman"/>
          <w:color w:val="000000"/>
          <w:spacing w:val="-11"/>
          <w:sz w:val="20"/>
          <w:szCs w:val="20"/>
        </w:rPr>
        <w:t xml:space="preserve"> </w:t>
      </w:r>
      <w:r>
        <w:rPr>
          <w:rFonts w:ascii="Times New Roman" w:hAnsi="Times New Roman"/>
          <w:color w:val="000000"/>
          <w:sz w:val="20"/>
          <w:szCs w:val="20"/>
        </w:rPr>
        <w:t>course is unacceptable, and the course must be repeated.</w:t>
      </w:r>
    </w:p>
    <w:p w:rsidR="008404C4"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sz w:val="20"/>
          <w:szCs w:val="2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z w:val="28"/>
          <w:szCs w:val="28"/>
        </w:rPr>
        <w:t>Scholastic</w:t>
      </w:r>
      <w:r>
        <w:rPr>
          <w:rFonts w:ascii="Times New Roman" w:hAnsi="Times New Roman"/>
          <w:b/>
          <w:bCs/>
          <w:color w:val="000000"/>
          <w:spacing w:val="-5"/>
          <w:sz w:val="28"/>
          <w:szCs w:val="28"/>
        </w:rPr>
        <w:t xml:space="preserve"> </w:t>
      </w:r>
      <w:r>
        <w:rPr>
          <w:rFonts w:ascii="Times New Roman" w:hAnsi="Times New Roman"/>
          <w:b/>
          <w:bCs/>
          <w:color w:val="000000"/>
          <w:spacing w:val="-26"/>
          <w:sz w:val="28"/>
          <w:szCs w:val="28"/>
        </w:rPr>
        <w:t>T</w:t>
      </w:r>
      <w:r>
        <w:rPr>
          <w:rFonts w:ascii="Times New Roman" w:hAnsi="Times New Roman"/>
          <w:b/>
          <w:bCs/>
          <w:color w:val="000000"/>
          <w:sz w:val="28"/>
          <w:szCs w:val="28"/>
        </w:rPr>
        <w:t>ermination</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An MBA</w:t>
      </w:r>
      <w:r>
        <w:rPr>
          <w:rFonts w:ascii="Times New Roman" w:hAnsi="Times New Roman"/>
          <w:color w:val="000000"/>
          <w:spacing w:val="-11"/>
          <w:sz w:val="20"/>
          <w:szCs w:val="20"/>
        </w:rPr>
        <w:t xml:space="preserve"> </w:t>
      </w:r>
      <w:r>
        <w:rPr>
          <w:rFonts w:ascii="Times New Roman" w:hAnsi="Times New Roman"/>
          <w:color w:val="000000"/>
          <w:sz w:val="20"/>
          <w:szCs w:val="20"/>
        </w:rPr>
        <w:t>student</w:t>
      </w:r>
      <w:r>
        <w:rPr>
          <w:rFonts w:ascii="Times New Roman" w:hAnsi="Times New Roman"/>
          <w:color w:val="000000"/>
          <w:spacing w:val="-11"/>
          <w:sz w:val="20"/>
          <w:szCs w:val="20"/>
        </w:rPr>
        <w:t>’</w:t>
      </w:r>
      <w:r>
        <w:rPr>
          <w:rFonts w:ascii="Times New Roman" w:hAnsi="Times New Roman"/>
          <w:color w:val="000000"/>
          <w:sz w:val="20"/>
          <w:szCs w:val="20"/>
        </w:rPr>
        <w:t>s enrollment will be terminated from the program for any one of the following reasons:</w:t>
      </w:r>
    </w:p>
    <w:p w:rsidR="008404C4" w:rsidRPr="0032344C"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Failure to achieve a 3.0 cumulative G</w:t>
      </w:r>
      <w:r w:rsidRPr="0032344C">
        <w:rPr>
          <w:rFonts w:ascii="Times New Roman" w:hAnsi="Times New Roman"/>
          <w:color w:val="000000"/>
          <w:spacing w:val="-18"/>
          <w:sz w:val="20"/>
          <w:szCs w:val="20"/>
        </w:rPr>
        <w:t>P</w:t>
      </w:r>
      <w:r w:rsidRPr="0032344C">
        <w:rPr>
          <w:rFonts w:ascii="Times New Roman" w:hAnsi="Times New Roman"/>
          <w:color w:val="000000"/>
          <w:sz w:val="20"/>
          <w:szCs w:val="20"/>
        </w:rPr>
        <w:t>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by the end of the next nine semester credit hours of enrollment immediately following scholastic warning;</w:t>
      </w:r>
    </w:p>
    <w:p w:rsidR="008404C4"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Failure to achieve a grade of “B” or better in each course for the first nine semester credit hours taken under provisional admission status;</w:t>
      </w:r>
    </w:p>
    <w:p w:rsidR="008404C4"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Earning an “F” in any graduate MBA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course;</w:t>
      </w:r>
    </w:p>
    <w:p w:rsidR="008404C4"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Failure to earn a grade higher than “D” in a repeated course;</w:t>
      </w:r>
    </w:p>
    <w:p w:rsidR="008404C4" w:rsidRPr="0032344C"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Failure on the comprehensive MBA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exam on the second attempt.</w:t>
      </w:r>
    </w:p>
    <w:p w:rsidR="008404C4"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 Load</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The normal MBA</w:t>
      </w:r>
      <w:r>
        <w:rPr>
          <w:rFonts w:ascii="Times New Roman" w:hAnsi="Times New Roman"/>
          <w:color w:val="000000"/>
          <w:spacing w:val="-11"/>
          <w:sz w:val="20"/>
          <w:szCs w:val="20"/>
        </w:rPr>
        <w:t xml:space="preserve"> </w:t>
      </w:r>
      <w:r>
        <w:rPr>
          <w:rFonts w:ascii="Times New Roman" w:hAnsi="Times New Roman"/>
          <w:color w:val="000000"/>
          <w:sz w:val="20"/>
          <w:szCs w:val="20"/>
        </w:rPr>
        <w:t>course load is 6 hours per semester with full-time students taking up to 12 hours.</w:t>
      </w:r>
      <w:r>
        <w:rPr>
          <w:rFonts w:ascii="Times New Roman" w:hAnsi="Times New Roman"/>
          <w:color w:val="000000"/>
          <w:spacing w:val="39"/>
          <w:sz w:val="20"/>
          <w:szCs w:val="20"/>
        </w:rPr>
        <w:t xml:space="preserve"> </w:t>
      </w:r>
      <w:r>
        <w:rPr>
          <w:rFonts w:ascii="Times New Roman" w:hAnsi="Times New Roman"/>
          <w:color w:val="000000"/>
          <w:sz w:val="20"/>
          <w:szCs w:val="20"/>
        </w:rPr>
        <w:t>Authorization from the Chair of the Program in the College of Business is required for course load above 12 semeste</w:t>
      </w:r>
      <w:r>
        <w:rPr>
          <w:rFonts w:ascii="Times New Roman" w:hAnsi="Times New Roman"/>
          <w:color w:val="000000"/>
          <w:spacing w:val="-4"/>
          <w:sz w:val="20"/>
          <w:szCs w:val="20"/>
        </w:rPr>
        <w:t>r</w:t>
      </w:r>
      <w:r>
        <w:rPr>
          <w:rFonts w:ascii="Times New Roman" w:hAnsi="Times New Roman"/>
          <w:color w:val="000000"/>
          <w:sz w:val="20"/>
          <w:szCs w:val="20"/>
        </w:rPr>
        <w:t>-hours.</w:t>
      </w:r>
    </w:p>
    <w:p w:rsidR="008404C4"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z w:val="28"/>
          <w:szCs w:val="28"/>
        </w:rPr>
        <w:t>Comp</w:t>
      </w:r>
      <w:r>
        <w:rPr>
          <w:rFonts w:ascii="Times New Roman" w:hAnsi="Times New Roman"/>
          <w:b/>
          <w:bCs/>
          <w:color w:val="000000"/>
          <w:spacing w:val="-5"/>
          <w:sz w:val="28"/>
          <w:szCs w:val="28"/>
        </w:rPr>
        <w:t>r</w:t>
      </w:r>
      <w:r>
        <w:rPr>
          <w:rFonts w:ascii="Times New Roman" w:hAnsi="Times New Roman"/>
          <w:b/>
          <w:bCs/>
          <w:color w:val="000000"/>
          <w:sz w:val="28"/>
          <w:szCs w:val="28"/>
        </w:rPr>
        <w:t>ehensive Exam</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Students must pass a comprehensive final exam that demonstrates ability to integrate the knowledge gained from course work completed.</w:t>
      </w:r>
      <w:r>
        <w:rPr>
          <w:rFonts w:ascii="Times New Roman" w:hAnsi="Times New Roman"/>
          <w:color w:val="000000"/>
          <w:spacing w:val="-3"/>
          <w:sz w:val="20"/>
          <w:szCs w:val="20"/>
        </w:rPr>
        <w:t xml:space="preserve"> </w:t>
      </w:r>
      <w:r>
        <w:rPr>
          <w:rFonts w:ascii="Times New Roman" w:hAnsi="Times New Roman"/>
          <w:color w:val="000000"/>
          <w:sz w:val="20"/>
          <w:szCs w:val="20"/>
        </w:rPr>
        <w:t>The examination is given during or immediately after completion of MGMT 6199, Business Policy and Strategic Management Course. It is pass or fail assessment.</w:t>
      </w:r>
    </w:p>
    <w:p w:rsidR="008404C4"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sz w:val="20"/>
          <w:szCs w:val="2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pacing w:val="-5"/>
          <w:sz w:val="28"/>
          <w:szCs w:val="28"/>
        </w:rPr>
        <w:t>T</w:t>
      </w:r>
      <w:r>
        <w:rPr>
          <w:rFonts w:ascii="Times New Roman" w:hAnsi="Times New Roman"/>
          <w:b/>
          <w:bCs/>
          <w:color w:val="000000"/>
          <w:sz w:val="28"/>
          <w:szCs w:val="28"/>
        </w:rPr>
        <w:t>ime Limit for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Completion of Deg</w:t>
      </w:r>
      <w:r>
        <w:rPr>
          <w:rFonts w:ascii="Times New Roman" w:hAnsi="Times New Roman"/>
          <w:b/>
          <w:bCs/>
          <w:color w:val="000000"/>
          <w:spacing w:val="-5"/>
          <w:sz w:val="28"/>
          <w:szCs w:val="28"/>
        </w:rPr>
        <w:t>r</w:t>
      </w:r>
      <w:r>
        <w:rPr>
          <w:rFonts w:ascii="Times New Roman" w:hAnsi="Times New Roman"/>
          <w:b/>
          <w:bCs/>
          <w:color w:val="000000"/>
          <w:sz w:val="28"/>
          <w:szCs w:val="28"/>
        </w:rPr>
        <w:t>ee</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The maximum time allowed for the completion of the MBA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degree program is six (6) calendar years from admission into the program under </w:t>
      </w:r>
      <w:r>
        <w:rPr>
          <w:rFonts w:ascii="Times New Roman" w:hAnsi="Times New Roman"/>
          <w:color w:val="000000"/>
          <w:sz w:val="20"/>
          <w:szCs w:val="20"/>
          <w:u w:val="single"/>
        </w:rPr>
        <w:t>either provisional or regular statu</w:t>
      </w:r>
      <w:r>
        <w:rPr>
          <w:rFonts w:ascii="Times New Roman" w:hAnsi="Times New Roman"/>
          <w:color w:val="000000"/>
          <w:spacing w:val="-1"/>
          <w:sz w:val="20"/>
          <w:szCs w:val="20"/>
          <w:u w:val="single"/>
        </w:rPr>
        <w:t>s</w:t>
      </w:r>
      <w:r>
        <w:rPr>
          <w:rFonts w:ascii="Times New Roman" w:hAnsi="Times New Roman"/>
          <w:color w:val="000000"/>
          <w:sz w:val="20"/>
          <w:szCs w:val="20"/>
        </w:rPr>
        <w:t>. Students inducted into military service, or subjected to other circumstances beyond their control, may apply to the Dean of the College of Business for an extension of time.</w:t>
      </w:r>
    </w:p>
    <w:p w:rsidR="008404C4"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sz w:val="20"/>
          <w:szCs w:val="2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pacing w:val="-21"/>
          <w:sz w:val="28"/>
          <w:szCs w:val="28"/>
        </w:rPr>
        <w:t>T</w:t>
      </w:r>
      <w:r>
        <w:rPr>
          <w:rFonts w:ascii="Times New Roman" w:hAnsi="Times New Roman"/>
          <w:b/>
          <w:bCs/>
          <w:color w:val="000000"/>
          <w:sz w:val="28"/>
          <w:szCs w:val="28"/>
        </w:rPr>
        <w:t>ransfer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and Other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sidRPr="0032344C">
        <w:rPr>
          <w:rFonts w:ascii="Times New Roman" w:hAnsi="Times New Roman"/>
          <w:color w:val="000000"/>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w:t>
      </w:r>
      <w:r>
        <w:rPr>
          <w:rFonts w:ascii="Times New Roman" w:hAnsi="Times New Roman"/>
          <w:color w:val="000000"/>
          <w:sz w:val="20"/>
          <w:szCs w:val="20"/>
        </w:rPr>
        <w:t>graduate prerequisite requirements is unlimited.)</w:t>
      </w:r>
      <w:r w:rsidRPr="0032344C">
        <w:rPr>
          <w:rFonts w:ascii="Times New Roman" w:hAnsi="Times New Roman"/>
          <w:color w:val="000000"/>
          <w:sz w:val="20"/>
          <w:szCs w:val="20"/>
        </w:rPr>
        <w:t xml:space="preserve"> </w:t>
      </w:r>
      <w:r>
        <w:rPr>
          <w:rFonts w:ascii="Times New Roman" w:hAnsi="Times New Roman"/>
          <w:color w:val="000000"/>
          <w:sz w:val="20"/>
          <w:szCs w:val="20"/>
        </w:rPr>
        <w:t>All transfer and other credits are subject to the following requirements:</w:t>
      </w:r>
    </w:p>
    <w:p w:rsidR="008404C4"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sz w:val="20"/>
          <w:szCs w:val="20"/>
        </w:rPr>
      </w:pPr>
      <w:r>
        <w:rPr>
          <w:rFonts w:ascii="Times New Roman" w:hAnsi="Times New Roman"/>
          <w:color w:val="000000"/>
          <w:sz w:val="20"/>
          <w:szCs w:val="20"/>
        </w:rPr>
        <w:t xml:space="preserve">For </w:t>
      </w:r>
      <w:r w:rsidRPr="008404C4">
        <w:rPr>
          <w:rFonts w:ascii="Times New Roman" w:hAnsi="Times New Roman"/>
          <w:sz w:val="20"/>
          <w:szCs w:val="20"/>
        </w:rPr>
        <w:t>graduate</w:t>
      </w:r>
      <w:r>
        <w:rPr>
          <w:rFonts w:ascii="Times New Roman" w:hAnsi="Times New Roman"/>
          <w:color w:val="000000"/>
          <w:sz w:val="20"/>
          <w:szCs w:val="20"/>
        </w:rPr>
        <w:t>-level courses, only those in which a grade of “B” or better was earned and</w:t>
      </w:r>
    </w:p>
    <w:p w:rsidR="008404C4" w:rsidRPr="0051686C"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sz w:val="20"/>
          <w:szCs w:val="20"/>
        </w:rPr>
      </w:pPr>
      <w:r w:rsidRPr="0051686C">
        <w:rPr>
          <w:rFonts w:ascii="Times New Roman" w:hAnsi="Times New Roman"/>
          <w:sz w:val="20"/>
          <w:szCs w:val="20"/>
        </w:rPr>
        <w:t>For unde</w:t>
      </w:r>
      <w:r w:rsidRPr="0051686C">
        <w:rPr>
          <w:rFonts w:ascii="Times New Roman" w:hAnsi="Times New Roman"/>
          <w:spacing w:val="-4"/>
          <w:sz w:val="20"/>
          <w:szCs w:val="20"/>
        </w:rPr>
        <w:t>r</w:t>
      </w:r>
      <w:r w:rsidRPr="0051686C">
        <w:rPr>
          <w:rFonts w:ascii="Times New Roman" w:hAnsi="Times New Roman"/>
          <w:sz w:val="20"/>
          <w:szCs w:val="20"/>
        </w:rPr>
        <w:t>graduate-level courses, only those in which a passing grade of “C” or better was earned will be authorized.</w:t>
      </w:r>
    </w:p>
    <w:p w:rsidR="008404C4" w:rsidRPr="0051686C"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sz w:val="20"/>
          <w:szCs w:val="20"/>
        </w:rPr>
      </w:pPr>
      <w:r w:rsidRPr="0051686C">
        <w:rPr>
          <w:rFonts w:ascii="Times New Roman" w:hAnsi="Times New Roman"/>
          <w:sz w:val="20"/>
          <w:szCs w:val="20"/>
        </w:rPr>
        <w:t>Course work o</w:t>
      </w:r>
      <w:r w:rsidRPr="0051686C">
        <w:rPr>
          <w:rFonts w:ascii="Times New Roman" w:hAnsi="Times New Roman"/>
          <w:spacing w:val="-4"/>
          <w:sz w:val="20"/>
          <w:szCs w:val="20"/>
        </w:rPr>
        <w:t>f</w:t>
      </w:r>
      <w:r w:rsidRPr="0051686C">
        <w:rPr>
          <w:rFonts w:ascii="Times New Roman" w:hAnsi="Times New Roman"/>
          <w:sz w:val="20"/>
          <w:szCs w:val="20"/>
        </w:rPr>
        <w:t>fered for transfer credit must not have been used in fulfillment of another degree.</w:t>
      </w:r>
    </w:p>
    <w:p w:rsidR="008404C4" w:rsidRPr="0051686C"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sz w:val="20"/>
          <w:szCs w:val="20"/>
        </w:rPr>
      </w:pPr>
      <w:r w:rsidRPr="0051686C">
        <w:rPr>
          <w:rFonts w:ascii="Times New Roman" w:hAnsi="Times New Roman"/>
          <w:sz w:val="20"/>
          <w:szCs w:val="20"/>
        </w:rPr>
        <w:t>Acceptance of transfer credit cannot reduce the residency requirement of 27 graduate semester credit hours.</w:t>
      </w:r>
    </w:p>
    <w:p w:rsidR="008404C4" w:rsidRPr="0051686C"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sz w:val="20"/>
          <w:szCs w:val="20"/>
        </w:rPr>
      </w:pPr>
      <w:r w:rsidRPr="0051686C">
        <w:rPr>
          <w:rFonts w:ascii="Times New Roman" w:hAnsi="Times New Roman"/>
          <w:sz w:val="20"/>
          <w:szCs w:val="20"/>
        </w:rPr>
        <w:t>At the time of application, a petition for transfer credit must be filed with the MBA</w:t>
      </w:r>
      <w:r w:rsidRPr="0051686C">
        <w:rPr>
          <w:rFonts w:ascii="Times New Roman" w:hAnsi="Times New Roman"/>
          <w:spacing w:val="-11"/>
          <w:sz w:val="20"/>
          <w:szCs w:val="20"/>
        </w:rPr>
        <w:t xml:space="preserve"> </w:t>
      </w:r>
      <w:r w:rsidRPr="0051686C">
        <w:rPr>
          <w:rFonts w:ascii="Times New Roman" w:hAnsi="Times New Roman"/>
          <w:sz w:val="20"/>
          <w:szCs w:val="20"/>
        </w:rPr>
        <w:t>Director along with a copy of the course description for the institution</w:t>
      </w:r>
      <w:r w:rsidRPr="0051686C">
        <w:rPr>
          <w:rFonts w:ascii="Times New Roman" w:hAnsi="Times New Roman"/>
          <w:spacing w:val="-11"/>
          <w:sz w:val="20"/>
          <w:szCs w:val="20"/>
        </w:rPr>
        <w:t>’</w:t>
      </w:r>
      <w:r w:rsidRPr="0051686C">
        <w:rPr>
          <w:rFonts w:ascii="Times New Roman" w:hAnsi="Times New Roman"/>
          <w:sz w:val="20"/>
          <w:szCs w:val="20"/>
        </w:rPr>
        <w:t>s academic catalog.</w:t>
      </w:r>
    </w:p>
    <w:p w:rsidR="008404C4" w:rsidRDefault="008404C4" w:rsidP="008404C4">
      <w:pPr>
        <w:widowControl w:val="0"/>
        <w:autoSpaceDE w:val="0"/>
        <w:autoSpaceDN w:val="0"/>
        <w:adjustRightInd w:val="0"/>
        <w:spacing w:after="0" w:line="200" w:lineRule="exact"/>
        <w:ind w:right="230" w:firstLine="360"/>
        <w:jc w:val="both"/>
        <w:rPr>
          <w:rFonts w:ascii="Times New Roman" w:hAnsi="Times New Roman"/>
          <w:sz w:val="20"/>
          <w:szCs w:val="20"/>
        </w:rPr>
      </w:pPr>
    </w:p>
    <w:p w:rsidR="00BB4865" w:rsidRDefault="00BB4865" w:rsidP="008404C4">
      <w:pPr>
        <w:pStyle w:val="Heading2"/>
        <w:spacing w:before="0"/>
        <w:ind w:firstLine="0"/>
        <w:jc w:val="center"/>
        <w:rPr>
          <w:rFonts w:ascii="Impact" w:hAnsi="Impact" w:cs="Impact"/>
          <w:color w:val="666666"/>
          <w:sz w:val="44"/>
          <w:szCs w:val="44"/>
        </w:rPr>
      </w:pPr>
      <w:bookmarkStart w:id="137" w:name="_Toc294969682"/>
    </w:p>
    <w:p w:rsidR="008404C4" w:rsidRPr="00367DC2" w:rsidRDefault="00BB4865" w:rsidP="00BB4865">
      <w:pPr>
        <w:pStyle w:val="Heading2"/>
        <w:spacing w:before="0"/>
        <w:ind w:left="360" w:firstLine="0"/>
        <w:rPr>
          <w:rFonts w:ascii="Impact" w:hAnsi="Impact" w:cs="Impact"/>
          <w:color w:val="666666"/>
          <w:spacing w:val="-23"/>
          <w:sz w:val="44"/>
          <w:szCs w:val="44"/>
        </w:rPr>
      </w:pPr>
      <w:bookmarkStart w:id="138" w:name="_Toc295896939"/>
      <w:r w:rsidRPr="00D217C8">
        <w:rPr>
          <w:rFonts w:ascii="Impact" w:hAnsi="Impact" w:cs="Impact"/>
          <w:color w:val="666666"/>
          <w:w w:val="98"/>
          <w:sz w:val="44"/>
          <w:szCs w:val="44"/>
          <w:fitText w:val="7200" w:id="-159779840"/>
        </w:rPr>
        <w:t>FIVE-YEAR BS/MBA DEGREE IN ACCOUNTIN</w:t>
      </w:r>
      <w:r w:rsidRPr="00D217C8">
        <w:rPr>
          <w:rFonts w:ascii="Impact" w:hAnsi="Impact" w:cs="Impact"/>
          <w:color w:val="666666"/>
          <w:spacing w:val="22"/>
          <w:w w:val="98"/>
          <w:sz w:val="44"/>
          <w:szCs w:val="44"/>
          <w:fitText w:val="7200" w:id="-159779840"/>
        </w:rPr>
        <w:t>G</w:t>
      </w:r>
      <w:bookmarkEnd w:id="137"/>
      <w:bookmarkEnd w:id="138"/>
    </w:p>
    <w:p w:rsidR="008404C4" w:rsidRDefault="008404C4" w:rsidP="008404C4">
      <w:pPr>
        <w:widowControl w:val="0"/>
        <w:autoSpaceDE w:val="0"/>
        <w:autoSpaceDN w:val="0"/>
        <w:adjustRightInd w:val="0"/>
        <w:spacing w:after="0"/>
        <w:ind w:right="230" w:firstLine="0"/>
        <w:jc w:val="both"/>
        <w:rPr>
          <w:rFonts w:ascii="Times New Roman" w:hAnsi="Times New Roman"/>
          <w:b/>
          <w:bCs/>
          <w:sz w:val="28"/>
          <w:szCs w:val="28"/>
        </w:rPr>
      </w:pPr>
    </w:p>
    <w:p w:rsidR="008404C4" w:rsidRDefault="008404C4" w:rsidP="008404C4">
      <w:pPr>
        <w:widowControl w:val="0"/>
        <w:autoSpaceDE w:val="0"/>
        <w:autoSpaceDN w:val="0"/>
        <w:adjustRightInd w:val="0"/>
        <w:spacing w:after="0"/>
        <w:ind w:left="360" w:right="230" w:firstLine="0"/>
        <w:jc w:val="both"/>
        <w:rPr>
          <w:rFonts w:ascii="Times New Roman" w:hAnsi="Times New Roman"/>
          <w:sz w:val="28"/>
          <w:szCs w:val="28"/>
        </w:rPr>
      </w:pPr>
      <w:r>
        <w:rPr>
          <w:rFonts w:ascii="Times New Roman" w:hAnsi="Times New Roman"/>
          <w:b/>
          <w:bCs/>
          <w:sz w:val="28"/>
          <w:szCs w:val="28"/>
        </w:rPr>
        <w:t>Objectives of the P</w:t>
      </w:r>
      <w:r>
        <w:rPr>
          <w:rFonts w:ascii="Times New Roman" w:hAnsi="Times New Roman"/>
          <w:b/>
          <w:bCs/>
          <w:spacing w:val="-5"/>
          <w:sz w:val="28"/>
          <w:szCs w:val="28"/>
        </w:rPr>
        <w:t>r</w:t>
      </w:r>
      <w:r>
        <w:rPr>
          <w:rFonts w:ascii="Times New Roman" w:hAnsi="Times New Roman"/>
          <w:b/>
          <w:bCs/>
          <w:sz w:val="28"/>
          <w:szCs w:val="28"/>
        </w:rPr>
        <w:t>ogram</w:t>
      </w:r>
    </w:p>
    <w:p w:rsidR="008404C4"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sz w:val="20"/>
          <w:szCs w:val="20"/>
        </w:rPr>
      </w:pPr>
      <w:r>
        <w:rPr>
          <w:rFonts w:ascii="Times New Roman" w:hAnsi="Times New Roman"/>
          <w:sz w:val="20"/>
          <w:szCs w:val="20"/>
        </w:rPr>
        <w:t>The Five-year BS/MBA</w:t>
      </w:r>
      <w:r>
        <w:rPr>
          <w:rFonts w:ascii="Times New Roman" w:hAnsi="Times New Roman"/>
          <w:spacing w:val="-11"/>
          <w:sz w:val="20"/>
          <w:szCs w:val="20"/>
        </w:rPr>
        <w:t xml:space="preserve"> </w:t>
      </w:r>
      <w:r>
        <w:rPr>
          <w:rFonts w:ascii="Times New Roman" w:hAnsi="Times New Roman"/>
          <w:sz w:val="20"/>
          <w:szCs w:val="20"/>
        </w:rPr>
        <w:t>degree (Accounting Concentration) in the College of Business at</w:t>
      </w:r>
      <w:r>
        <w:rPr>
          <w:rFonts w:ascii="Times New Roman" w:hAnsi="Times New Roman"/>
          <w:spacing w:val="-11"/>
          <w:sz w:val="20"/>
          <w:szCs w:val="20"/>
        </w:rPr>
        <w:t xml:space="preserve"> </w:t>
      </w:r>
      <w:r>
        <w:rPr>
          <w:rFonts w:ascii="Times New Roman" w:hAnsi="Times New Roman"/>
          <w:sz w:val="20"/>
          <w:szCs w:val="20"/>
        </w:rPr>
        <w:t>Albany State University is designed to enable students to sit for the C</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examination and qualify as Certified Public</w:t>
      </w:r>
      <w:r>
        <w:rPr>
          <w:rFonts w:ascii="Times New Roman" w:hAnsi="Times New Roman"/>
          <w:spacing w:val="-11"/>
          <w:sz w:val="20"/>
          <w:szCs w:val="20"/>
        </w:rPr>
        <w:t xml:space="preserve"> </w:t>
      </w:r>
      <w:r>
        <w:rPr>
          <w:rFonts w:ascii="Times New Roman" w:hAnsi="Times New Roman"/>
          <w:sz w:val="20"/>
          <w:szCs w:val="20"/>
        </w:rPr>
        <w:t>Accountants upon completion of degree requirements. Students who successfully complete requirements for the 5-year MBA</w:t>
      </w:r>
      <w:r>
        <w:rPr>
          <w:rFonts w:ascii="Times New Roman" w:hAnsi="Times New Roman"/>
          <w:spacing w:val="-11"/>
          <w:sz w:val="20"/>
          <w:szCs w:val="20"/>
        </w:rPr>
        <w:t xml:space="preserve"> </w:t>
      </w:r>
      <w:r>
        <w:rPr>
          <w:rFonts w:ascii="Times New Roman" w:hAnsi="Times New Roman"/>
          <w:sz w:val="20"/>
          <w:szCs w:val="20"/>
        </w:rPr>
        <w:t>degree will be awarded both a B.S. degree in</w:t>
      </w:r>
      <w:r>
        <w:rPr>
          <w:rFonts w:ascii="Times New Roman" w:hAnsi="Times New Roman"/>
          <w:spacing w:val="-11"/>
          <w:sz w:val="20"/>
          <w:szCs w:val="20"/>
        </w:rPr>
        <w:t xml:space="preserve"> </w:t>
      </w:r>
      <w:r>
        <w:rPr>
          <w:rFonts w:ascii="Times New Roman" w:hAnsi="Times New Roman"/>
          <w:sz w:val="20"/>
          <w:szCs w:val="20"/>
        </w:rPr>
        <w:t>Account- ing and an MBA</w:t>
      </w:r>
      <w:r>
        <w:rPr>
          <w:rFonts w:ascii="Times New Roman" w:hAnsi="Times New Roman"/>
          <w:spacing w:val="-11"/>
          <w:sz w:val="20"/>
          <w:szCs w:val="20"/>
        </w:rPr>
        <w:t xml:space="preserve"> </w:t>
      </w:r>
      <w:r>
        <w:rPr>
          <w:rFonts w:ascii="Times New Roman" w:hAnsi="Times New Roman"/>
          <w:sz w:val="20"/>
          <w:szCs w:val="20"/>
        </w:rPr>
        <w:t>degree.</w:t>
      </w:r>
    </w:p>
    <w:p w:rsidR="008404C4" w:rsidRDefault="008404C4" w:rsidP="008404C4">
      <w:pPr>
        <w:widowControl w:val="0"/>
        <w:autoSpaceDE w:val="0"/>
        <w:autoSpaceDN w:val="0"/>
        <w:adjustRightInd w:val="0"/>
        <w:spacing w:after="0" w:line="250" w:lineRule="auto"/>
        <w:ind w:left="360" w:right="230" w:firstLine="360"/>
        <w:jc w:val="both"/>
        <w:rPr>
          <w:rFonts w:ascii="Times New Roman" w:hAnsi="Times New Roman"/>
          <w:sz w:val="20"/>
          <w:szCs w:val="20"/>
        </w:rPr>
      </w:pPr>
      <w:r>
        <w:rPr>
          <w:rFonts w:ascii="Times New Roman" w:hAnsi="Times New Roman"/>
          <w:sz w:val="20"/>
          <w:szCs w:val="20"/>
        </w:rPr>
        <w:t>The major objective of the program is to prepare students professionally for accounting positions in business corporations and in non-profit o</w:t>
      </w:r>
      <w:r>
        <w:rPr>
          <w:rFonts w:ascii="Times New Roman" w:hAnsi="Times New Roman"/>
          <w:spacing w:val="-4"/>
          <w:sz w:val="20"/>
          <w:szCs w:val="20"/>
        </w:rPr>
        <w:t>r</w:t>
      </w:r>
      <w:r>
        <w:rPr>
          <w:rFonts w:ascii="Times New Roman" w:hAnsi="Times New Roman"/>
          <w:sz w:val="20"/>
          <w:szCs w:val="20"/>
        </w:rPr>
        <w:t>ganizations.  Professional accounting firms require internships and they prefer graduates from 150-hour accounting programs.</w:t>
      </w:r>
      <w:r>
        <w:rPr>
          <w:rFonts w:ascii="Times New Roman" w:hAnsi="Times New Roman"/>
          <w:spacing w:val="-11"/>
          <w:sz w:val="20"/>
          <w:szCs w:val="20"/>
        </w:rPr>
        <w:t xml:space="preserve"> </w:t>
      </w:r>
      <w:r>
        <w:rPr>
          <w:rFonts w:ascii="Times New Roman" w:hAnsi="Times New Roman"/>
          <w:sz w:val="20"/>
          <w:szCs w:val="20"/>
        </w:rPr>
        <w:t>Also, the</w:t>
      </w:r>
    </w:p>
    <w:p w:rsidR="008404C4" w:rsidRDefault="008404C4" w:rsidP="008404C4">
      <w:pPr>
        <w:widowControl w:val="0"/>
        <w:autoSpaceDE w:val="0"/>
        <w:autoSpaceDN w:val="0"/>
        <w:adjustRightInd w:val="0"/>
        <w:spacing w:after="0" w:line="250" w:lineRule="auto"/>
        <w:ind w:left="360" w:right="230" w:firstLine="360"/>
        <w:jc w:val="both"/>
        <w:rPr>
          <w:rFonts w:ascii="Times New Roman" w:hAnsi="Times New Roman"/>
          <w:sz w:val="20"/>
          <w:szCs w:val="20"/>
        </w:rPr>
      </w:pPr>
      <w:r>
        <w:rPr>
          <w:rFonts w:ascii="Times New Roman" w:hAnsi="Times New Roman"/>
          <w:sz w:val="20"/>
          <w:szCs w:val="20"/>
        </w:rPr>
        <w:t>program aims to prepare students for business development and ownership in accounting.  By employing contemporary technologies and innovative techniques in the program, students will develop the abilities and market-driven traits to succeed in their business endeavors.</w:t>
      </w:r>
      <w:r>
        <w:rPr>
          <w:rFonts w:ascii="Times New Roman" w:hAnsi="Times New Roman"/>
          <w:spacing w:val="46"/>
          <w:sz w:val="20"/>
          <w:szCs w:val="20"/>
        </w:rPr>
        <w:t xml:space="preserve"> </w:t>
      </w:r>
      <w:r>
        <w:rPr>
          <w:rFonts w:ascii="Times New Roman" w:hAnsi="Times New Roman"/>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sz w:val="20"/>
          <w:szCs w:val="20"/>
        </w:rPr>
      </w:pPr>
    </w:p>
    <w:p w:rsidR="008404C4" w:rsidRDefault="008404C4" w:rsidP="008404C4">
      <w:pPr>
        <w:widowControl w:val="0"/>
        <w:autoSpaceDE w:val="0"/>
        <w:autoSpaceDN w:val="0"/>
        <w:adjustRightInd w:val="0"/>
        <w:spacing w:after="0"/>
        <w:ind w:left="360" w:right="230" w:firstLine="0"/>
        <w:jc w:val="both"/>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8404C4" w:rsidRDefault="008404C4" w:rsidP="008404C4">
      <w:pPr>
        <w:widowControl w:val="0"/>
        <w:autoSpaceDE w:val="0"/>
        <w:autoSpaceDN w:val="0"/>
        <w:adjustRightInd w:val="0"/>
        <w:spacing w:before="37" w:after="0"/>
        <w:ind w:left="360" w:right="230" w:firstLine="360"/>
        <w:jc w:val="both"/>
        <w:rPr>
          <w:rFonts w:ascii="Times New Roman" w:hAnsi="Times New Roman"/>
          <w:sz w:val="20"/>
          <w:szCs w:val="20"/>
        </w:rPr>
      </w:pPr>
      <w:r>
        <w:rPr>
          <w:rFonts w:ascii="Times New Roman" w:hAnsi="Times New Roman"/>
          <w:sz w:val="20"/>
          <w:szCs w:val="20"/>
        </w:rPr>
        <w:t>Accounting students must meet the following requirements for admission to MBA:</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Successfully complete all courses in areas</w:t>
      </w:r>
      <w:r w:rsidRPr="0051686C">
        <w:rPr>
          <w:rFonts w:ascii="Times New Roman" w:hAnsi="Times New Roman"/>
          <w:spacing w:val="-11"/>
          <w:sz w:val="20"/>
          <w:szCs w:val="20"/>
        </w:rPr>
        <w:t xml:space="preserve"> </w:t>
      </w:r>
      <w:r w:rsidRPr="0051686C">
        <w:rPr>
          <w:rFonts w:ascii="Times New Roman" w:hAnsi="Times New Roman"/>
          <w:sz w:val="20"/>
          <w:szCs w:val="20"/>
        </w:rPr>
        <w:t>A-</w:t>
      </w:r>
      <w:r w:rsidRPr="0051686C">
        <w:rPr>
          <w:rFonts w:ascii="Times New Roman" w:hAnsi="Times New Roman"/>
          <w:spacing w:val="-16"/>
          <w:sz w:val="20"/>
          <w:szCs w:val="20"/>
        </w:rPr>
        <w:t>F</w:t>
      </w:r>
      <w:r w:rsidRPr="0051686C">
        <w:rPr>
          <w:rFonts w:ascii="Times New Roman" w:hAnsi="Times New Roman"/>
          <w:sz w:val="20"/>
          <w:szCs w:val="20"/>
        </w:rPr>
        <w:t>.</w:t>
      </w:r>
    </w:p>
    <w:p w:rsidR="008404C4" w:rsidRPr="0051686C"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sz w:val="20"/>
          <w:szCs w:val="20"/>
        </w:rPr>
      </w:pPr>
      <w:r w:rsidRPr="0051686C">
        <w:rPr>
          <w:rFonts w:ascii="Times New Roman" w:hAnsi="Times New Roman"/>
          <w:sz w:val="20"/>
          <w:szCs w:val="20"/>
        </w:rPr>
        <w:t>Successfully complete the following courses with a minimum grade of “C” in each and an overall grade point average of 3.0:</w:t>
      </w:r>
    </w:p>
    <w:p w:rsidR="008404C4" w:rsidRPr="0051686C" w:rsidRDefault="008404C4" w:rsidP="00F56BDC">
      <w:pPr>
        <w:pStyle w:val="BalloonText"/>
        <w:widowControl w:val="0"/>
        <w:numPr>
          <w:ilvl w:val="0"/>
          <w:numId w:val="11"/>
        </w:numPr>
        <w:autoSpaceDE w:val="0"/>
        <w:autoSpaceDN w:val="0"/>
        <w:adjustRightInd w:val="0"/>
        <w:ind w:right="2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2101 – Principles of</w:t>
      </w:r>
      <w:r w:rsidRPr="0051686C">
        <w:rPr>
          <w:rFonts w:ascii="Times New Roman" w:hAnsi="Times New Roman"/>
          <w:spacing w:val="-11"/>
          <w:sz w:val="20"/>
          <w:szCs w:val="20"/>
        </w:rPr>
        <w:t xml:space="preserve"> </w:t>
      </w:r>
      <w:r w:rsidRPr="0051686C">
        <w:rPr>
          <w:rFonts w:ascii="Times New Roman" w:hAnsi="Times New Roman"/>
          <w:sz w:val="20"/>
          <w:szCs w:val="20"/>
        </w:rPr>
        <w:t>Accounting I</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2102 – Principles of</w:t>
      </w:r>
      <w:r w:rsidRPr="0051686C">
        <w:rPr>
          <w:rFonts w:ascii="Times New Roman" w:hAnsi="Times New Roman"/>
          <w:spacing w:val="-11"/>
          <w:sz w:val="20"/>
          <w:szCs w:val="20"/>
        </w:rPr>
        <w:t xml:space="preserve"> </w:t>
      </w:r>
      <w:r w:rsidRPr="0051686C">
        <w:rPr>
          <w:rFonts w:ascii="Times New Roman" w:hAnsi="Times New Roman"/>
          <w:sz w:val="20"/>
          <w:szCs w:val="20"/>
        </w:rPr>
        <w:t>Accounting II</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ECON 2105 – Principles of Macroeconomics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ECON 2106 – Principles of Microeconomics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ECON 3205 – Economic/Business Statistics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3105 – Legal Environment of Business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3106 – Management Science &amp; Operations Management</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4205 – Management Information Systems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MKTG 3120 – Principles of Marketing</w:t>
      </w:r>
    </w:p>
    <w:p w:rsidR="008404C4" w:rsidRPr="0051686C"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sz w:val="20"/>
          <w:szCs w:val="20"/>
        </w:rPr>
      </w:pPr>
      <w:r w:rsidRPr="0051686C">
        <w:rPr>
          <w:rFonts w:ascii="Times New Roman" w:hAnsi="Times New Roman"/>
          <w:sz w:val="20"/>
          <w:szCs w:val="20"/>
        </w:rPr>
        <w:t>Complete</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3101–Intermediate</w:t>
      </w:r>
      <w:r w:rsidRPr="0051686C">
        <w:rPr>
          <w:rFonts w:ascii="Times New Roman" w:hAnsi="Times New Roman"/>
          <w:spacing w:val="-11"/>
          <w:sz w:val="20"/>
          <w:szCs w:val="20"/>
        </w:rPr>
        <w:t xml:space="preserve"> </w:t>
      </w:r>
      <w:r w:rsidRPr="0051686C">
        <w:rPr>
          <w:rFonts w:ascii="Times New Roman" w:hAnsi="Times New Roman"/>
          <w:sz w:val="20"/>
          <w:szCs w:val="20"/>
        </w:rPr>
        <w:t>Accounting I,</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3102–Intermediate</w:t>
      </w:r>
      <w:r w:rsidRPr="0051686C">
        <w:rPr>
          <w:rFonts w:ascii="Times New Roman" w:hAnsi="Times New Roman"/>
          <w:spacing w:val="-11"/>
          <w:sz w:val="20"/>
          <w:szCs w:val="20"/>
        </w:rPr>
        <w:t xml:space="preserve"> </w:t>
      </w:r>
      <w:r w:rsidRPr="0051686C">
        <w:rPr>
          <w:rFonts w:ascii="Times New Roman" w:hAnsi="Times New Roman"/>
          <w:sz w:val="20"/>
          <w:szCs w:val="20"/>
        </w:rPr>
        <w:t>Accounting II, and</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3103–Intermediate III, with a grade point average of 3.0 in these three courses and a minimum grade of “C” in each, without repeating any of these courses.</w:t>
      </w:r>
    </w:p>
    <w:p w:rsidR="008404C4" w:rsidRPr="0051686C"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sz w:val="20"/>
          <w:szCs w:val="20"/>
        </w:rPr>
      </w:pPr>
      <w:r w:rsidRPr="0051686C">
        <w:rPr>
          <w:rFonts w:ascii="Times New Roman" w:hAnsi="Times New Roman"/>
          <w:sz w:val="20"/>
          <w:szCs w:val="20"/>
        </w:rPr>
        <w:t>Apply during junior year (admitted after at least 90 semester hours completed) with at least</w:t>
      </w:r>
      <w:r>
        <w:rPr>
          <w:rFonts w:ascii="Times New Roman" w:hAnsi="Times New Roman"/>
          <w:sz w:val="20"/>
          <w:szCs w:val="20"/>
        </w:rPr>
        <w:t xml:space="preserve"> </w:t>
      </w:r>
      <w:r w:rsidRPr="0051686C">
        <w:rPr>
          <w:rFonts w:ascii="Times New Roman" w:hAnsi="Times New Roman"/>
          <w:sz w:val="20"/>
          <w:szCs w:val="20"/>
        </w:rPr>
        <w:t>24 semester hours completed at</w:t>
      </w:r>
      <w:r w:rsidRPr="0051686C">
        <w:rPr>
          <w:rFonts w:ascii="Times New Roman" w:hAnsi="Times New Roman"/>
          <w:spacing w:val="-11"/>
          <w:sz w:val="20"/>
          <w:szCs w:val="20"/>
        </w:rPr>
        <w:t xml:space="preserve"> </w:t>
      </w:r>
      <w:r w:rsidRPr="0051686C">
        <w:rPr>
          <w:rFonts w:ascii="Times New Roman" w:hAnsi="Times New Roman"/>
          <w:sz w:val="20"/>
          <w:szCs w:val="20"/>
        </w:rPr>
        <w:t>Albany State Universit</w:t>
      </w:r>
      <w:r w:rsidRPr="0051686C">
        <w:rPr>
          <w:rFonts w:ascii="Times New Roman" w:hAnsi="Times New Roman"/>
          <w:spacing w:val="-13"/>
          <w:sz w:val="20"/>
          <w:szCs w:val="20"/>
        </w:rPr>
        <w:t>y</w:t>
      </w:r>
      <w:r w:rsidRPr="0051686C">
        <w:rPr>
          <w:rFonts w:ascii="Times New Roman" w:hAnsi="Times New Roman"/>
          <w:sz w:val="20"/>
          <w:szCs w:val="20"/>
        </w:rPr>
        <w:t>. Courses completed at</w:t>
      </w:r>
      <w:r w:rsidRPr="0051686C">
        <w:rPr>
          <w:rFonts w:ascii="Times New Roman" w:hAnsi="Times New Roman"/>
          <w:spacing w:val="-11"/>
          <w:sz w:val="20"/>
          <w:szCs w:val="20"/>
        </w:rPr>
        <w:t xml:space="preserve"> </w:t>
      </w:r>
      <w:r w:rsidRPr="0051686C">
        <w:rPr>
          <w:rFonts w:ascii="Times New Roman" w:hAnsi="Times New Roman"/>
          <w:sz w:val="20"/>
          <w:szCs w:val="20"/>
        </w:rPr>
        <w:t>ASU must include at least 12 upper division (3000 or 4000 level) credit hours.</w:t>
      </w:r>
    </w:p>
    <w:p w:rsidR="008404C4" w:rsidRPr="0051686C"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sz w:val="20"/>
          <w:szCs w:val="20"/>
        </w:rPr>
      </w:pPr>
      <w:r w:rsidRPr="0051686C">
        <w:rPr>
          <w:rFonts w:ascii="Times New Roman" w:hAnsi="Times New Roman"/>
          <w:sz w:val="20"/>
          <w:szCs w:val="20"/>
        </w:rPr>
        <w:t>Minimum composite score of 450 on the GM</w:t>
      </w:r>
      <w:r w:rsidRPr="0051686C">
        <w:rPr>
          <w:rFonts w:ascii="Times New Roman" w:hAnsi="Times New Roman"/>
          <w:spacing w:val="-22"/>
          <w:sz w:val="20"/>
          <w:szCs w:val="20"/>
        </w:rPr>
        <w:t>A</w:t>
      </w:r>
      <w:r w:rsidRPr="0051686C">
        <w:rPr>
          <w:rFonts w:ascii="Times New Roman" w:hAnsi="Times New Roman"/>
          <w:sz w:val="20"/>
          <w:szCs w:val="20"/>
        </w:rPr>
        <w:t>T</w:t>
      </w:r>
      <w:r w:rsidRPr="0051686C">
        <w:rPr>
          <w:rFonts w:ascii="Times New Roman" w:hAnsi="Times New Roman"/>
          <w:spacing w:val="-4"/>
          <w:sz w:val="20"/>
          <w:szCs w:val="20"/>
        </w:rPr>
        <w:t xml:space="preserve"> </w:t>
      </w:r>
      <w:r w:rsidRPr="0051686C">
        <w:rPr>
          <w:rFonts w:ascii="Times New Roman" w:hAnsi="Times New Roman"/>
          <w:sz w:val="20"/>
          <w:szCs w:val="20"/>
        </w:rPr>
        <w:t>and a minimum cumulative G</w:t>
      </w:r>
      <w:r w:rsidRPr="0051686C">
        <w:rPr>
          <w:rFonts w:ascii="Times New Roman" w:hAnsi="Times New Roman"/>
          <w:spacing w:val="-18"/>
          <w:sz w:val="20"/>
          <w:szCs w:val="20"/>
        </w:rPr>
        <w:t>P</w:t>
      </w:r>
      <w:r w:rsidRPr="0051686C">
        <w:rPr>
          <w:rFonts w:ascii="Times New Roman" w:hAnsi="Times New Roman"/>
          <w:sz w:val="20"/>
          <w:szCs w:val="20"/>
        </w:rPr>
        <w:t>A</w:t>
      </w:r>
      <w:r w:rsidRPr="0051686C">
        <w:rPr>
          <w:rFonts w:ascii="Times New Roman" w:hAnsi="Times New Roman"/>
          <w:spacing w:val="-11"/>
          <w:sz w:val="20"/>
          <w:szCs w:val="20"/>
        </w:rPr>
        <w:t xml:space="preserve"> </w:t>
      </w:r>
      <w:r w:rsidRPr="0051686C">
        <w:rPr>
          <w:rFonts w:ascii="Times New Roman" w:hAnsi="Times New Roman"/>
          <w:sz w:val="20"/>
          <w:szCs w:val="20"/>
        </w:rPr>
        <w:t>of 3.0 in all unde</w:t>
      </w:r>
      <w:r w:rsidRPr="0051686C">
        <w:rPr>
          <w:rFonts w:ascii="Times New Roman" w:hAnsi="Times New Roman"/>
          <w:spacing w:val="-4"/>
          <w:sz w:val="20"/>
          <w:szCs w:val="20"/>
        </w:rPr>
        <w:t>r</w:t>
      </w:r>
      <w:r w:rsidRPr="0051686C">
        <w:rPr>
          <w:rFonts w:ascii="Times New Roman" w:hAnsi="Times New Roman"/>
          <w:sz w:val="20"/>
          <w:szCs w:val="20"/>
        </w:rPr>
        <w:t>graduate courses attempted.</w:t>
      </w:r>
    </w:p>
    <w:p w:rsidR="008404C4"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sz w:val="20"/>
          <w:szCs w:val="20"/>
        </w:rPr>
      </w:pPr>
    </w:p>
    <w:p w:rsidR="008404C4" w:rsidRDefault="008404C4" w:rsidP="008404C4">
      <w:pPr>
        <w:widowControl w:val="0"/>
        <w:autoSpaceDE w:val="0"/>
        <w:autoSpaceDN w:val="0"/>
        <w:adjustRightInd w:val="0"/>
        <w:spacing w:after="0"/>
        <w:ind w:left="360" w:right="360" w:firstLine="0"/>
        <w:jc w:val="both"/>
        <w:rPr>
          <w:rFonts w:ascii="Times New Roman" w:hAnsi="Times New Roman"/>
          <w:sz w:val="28"/>
          <w:szCs w:val="28"/>
        </w:rPr>
      </w:pPr>
      <w:r>
        <w:rPr>
          <w:rFonts w:ascii="Times New Roman" w:hAnsi="Times New Roman"/>
          <w:b/>
          <w:bCs/>
          <w:sz w:val="28"/>
          <w:szCs w:val="28"/>
        </w:rPr>
        <w:t>Special Featu</w:t>
      </w:r>
      <w:r>
        <w:rPr>
          <w:rFonts w:ascii="Times New Roman" w:hAnsi="Times New Roman"/>
          <w:b/>
          <w:bCs/>
          <w:spacing w:val="-5"/>
          <w:sz w:val="28"/>
          <w:szCs w:val="28"/>
        </w:rPr>
        <w:t>r</w:t>
      </w:r>
      <w:r>
        <w:rPr>
          <w:rFonts w:ascii="Times New Roman" w:hAnsi="Times New Roman"/>
          <w:b/>
          <w:bCs/>
          <w:sz w:val="28"/>
          <w:szCs w:val="28"/>
        </w:rPr>
        <w:t>es of the P</w:t>
      </w:r>
      <w:r>
        <w:rPr>
          <w:rFonts w:ascii="Times New Roman" w:hAnsi="Times New Roman"/>
          <w:b/>
          <w:bCs/>
          <w:spacing w:val="-5"/>
          <w:sz w:val="28"/>
          <w:szCs w:val="28"/>
        </w:rPr>
        <w:t>r</w:t>
      </w:r>
      <w:r>
        <w:rPr>
          <w:rFonts w:ascii="Times New Roman" w:hAnsi="Times New Roman"/>
          <w:b/>
          <w:bCs/>
          <w:sz w:val="28"/>
          <w:szCs w:val="28"/>
        </w:rPr>
        <w:t>ogram</w:t>
      </w:r>
    </w:p>
    <w:p w:rsidR="008404C4"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sz w:val="20"/>
          <w:szCs w:val="20"/>
        </w:rPr>
      </w:pPr>
      <w:r>
        <w:rPr>
          <w:rFonts w:ascii="Times New Roman" w:hAnsi="Times New Roman"/>
          <w:sz w:val="20"/>
          <w:szCs w:val="20"/>
        </w:rPr>
        <w:t>Students are required to take golf (2 hours) and tennis (1 hour) to satisfy the physical education component of the university “above the core.”</w:t>
      </w:r>
      <w:r>
        <w:rPr>
          <w:rFonts w:ascii="Times New Roman" w:hAnsi="Times New Roman"/>
          <w:spacing w:val="46"/>
          <w:sz w:val="20"/>
          <w:szCs w:val="20"/>
        </w:rPr>
        <w:t xml:space="preserve"> </w:t>
      </w:r>
      <w:r>
        <w:rPr>
          <w:rFonts w:ascii="Times New Roman" w:hAnsi="Times New Roman"/>
          <w:sz w:val="20"/>
          <w:szCs w:val="20"/>
        </w:rPr>
        <w:t>The program also requires an internship du</w:t>
      </w:r>
      <w:r>
        <w:rPr>
          <w:rFonts w:ascii="Times New Roman" w:hAnsi="Times New Roman"/>
          <w:spacing w:val="-4"/>
          <w:sz w:val="20"/>
          <w:szCs w:val="20"/>
        </w:rPr>
        <w:t>r</w:t>
      </w:r>
      <w:r>
        <w:rPr>
          <w:rFonts w:ascii="Times New Roman" w:hAnsi="Times New Roman"/>
          <w:sz w:val="20"/>
          <w:szCs w:val="20"/>
        </w:rPr>
        <w:t>ing a summer term that may include travel abroad. Students may intern with domestic or international businesses with a focus on their area of specialization.</w:t>
      </w:r>
      <w:r>
        <w:rPr>
          <w:rFonts w:ascii="Times New Roman" w:hAnsi="Times New Roman"/>
          <w:spacing w:val="-11"/>
          <w:sz w:val="20"/>
          <w:szCs w:val="20"/>
        </w:rPr>
        <w:t xml:space="preserve"> </w:t>
      </w:r>
      <w:r>
        <w:rPr>
          <w:rFonts w:ascii="Times New Roman" w:hAnsi="Times New Roman"/>
          <w:sz w:val="20"/>
          <w:szCs w:val="20"/>
        </w:rPr>
        <w:t>An international internship will give opportunities to students to learn the impact of di</w:t>
      </w:r>
      <w:r>
        <w:rPr>
          <w:rFonts w:ascii="Times New Roman" w:hAnsi="Times New Roman"/>
          <w:spacing w:val="-4"/>
          <w:sz w:val="20"/>
          <w:szCs w:val="20"/>
        </w:rPr>
        <w:t>f</w:t>
      </w:r>
      <w:r>
        <w:rPr>
          <w:rFonts w:ascii="Times New Roman" w:hAnsi="Times New Roman"/>
          <w:sz w:val="20"/>
          <w:szCs w:val="20"/>
        </w:rPr>
        <w:t>ferent cultures in shaping the contemporary global communit</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sz w:val="20"/>
          <w:szCs w:val="20"/>
        </w:rPr>
      </w:pPr>
    </w:p>
    <w:p w:rsidR="008404C4"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sz w:val="20"/>
          <w:szCs w:val="20"/>
        </w:rPr>
      </w:pPr>
      <w:r>
        <w:rPr>
          <w:rFonts w:ascii="Times New Roman" w:hAnsi="Times New Roman"/>
          <w:sz w:val="20"/>
          <w:szCs w:val="20"/>
        </w:rPr>
        <w:t>Students admitted to the program will be allowed to take the following graduate courses in partial fulfillment of their unde</w:t>
      </w:r>
      <w:r>
        <w:rPr>
          <w:rFonts w:ascii="Times New Roman" w:hAnsi="Times New Roman"/>
          <w:spacing w:val="-4"/>
          <w:sz w:val="20"/>
          <w:szCs w:val="20"/>
        </w:rPr>
        <w:t>r</w:t>
      </w:r>
      <w:r>
        <w:rPr>
          <w:rFonts w:ascii="Times New Roman" w:hAnsi="Times New Roman"/>
          <w:sz w:val="20"/>
          <w:szCs w:val="20"/>
        </w:rPr>
        <w:t>graduate degree requirements.</w:t>
      </w:r>
    </w:p>
    <w:p w:rsidR="008404C4" w:rsidRPr="0051686C"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6108 – International</w:t>
      </w:r>
      <w:r w:rsidRPr="0051686C">
        <w:rPr>
          <w:rFonts w:ascii="Times New Roman" w:hAnsi="Times New Roman"/>
          <w:spacing w:val="-11"/>
          <w:sz w:val="20"/>
          <w:szCs w:val="20"/>
        </w:rPr>
        <w:t xml:space="preserve"> </w:t>
      </w:r>
      <w:r w:rsidRPr="0051686C">
        <w:rPr>
          <w:rFonts w:ascii="Times New Roman" w:hAnsi="Times New Roman"/>
          <w:sz w:val="20"/>
          <w:szCs w:val="20"/>
        </w:rPr>
        <w:t>Accounting in lieu of BUSA</w:t>
      </w:r>
      <w:r w:rsidRPr="0051686C">
        <w:rPr>
          <w:rFonts w:ascii="Times New Roman" w:hAnsi="Times New Roman"/>
          <w:spacing w:val="-11"/>
          <w:sz w:val="20"/>
          <w:szCs w:val="20"/>
        </w:rPr>
        <w:t xml:space="preserve"> </w:t>
      </w:r>
      <w:r w:rsidRPr="0051686C">
        <w:rPr>
          <w:rFonts w:ascii="Times New Roman" w:hAnsi="Times New Roman"/>
          <w:sz w:val="20"/>
          <w:szCs w:val="20"/>
        </w:rPr>
        <w:t>4105 – International Business</w:t>
      </w:r>
    </w:p>
    <w:p w:rsidR="008404C4" w:rsidRPr="0051686C"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5</w:t>
      </w:r>
      <w:r w:rsidRPr="0051686C">
        <w:rPr>
          <w:rFonts w:ascii="Times New Roman" w:hAnsi="Times New Roman"/>
          <w:spacing w:val="-7"/>
          <w:sz w:val="20"/>
          <w:szCs w:val="20"/>
        </w:rPr>
        <w:t>1</w:t>
      </w:r>
      <w:r w:rsidRPr="0051686C">
        <w:rPr>
          <w:rFonts w:ascii="Times New Roman" w:hAnsi="Times New Roman"/>
          <w:sz w:val="20"/>
          <w:szCs w:val="20"/>
        </w:rPr>
        <w:t>10 – O</w:t>
      </w:r>
      <w:r w:rsidRPr="0051686C">
        <w:rPr>
          <w:rFonts w:ascii="Times New Roman" w:hAnsi="Times New Roman"/>
          <w:spacing w:val="-4"/>
          <w:sz w:val="20"/>
          <w:szCs w:val="20"/>
        </w:rPr>
        <w:t>r</w:t>
      </w:r>
      <w:r w:rsidRPr="0051686C">
        <w:rPr>
          <w:rFonts w:ascii="Times New Roman" w:hAnsi="Times New Roman"/>
          <w:sz w:val="20"/>
          <w:szCs w:val="20"/>
        </w:rPr>
        <w:t>ganizational Behavior in lieu of MGMT</w:t>
      </w:r>
      <w:r w:rsidRPr="0051686C">
        <w:rPr>
          <w:rFonts w:ascii="Times New Roman" w:hAnsi="Times New Roman"/>
          <w:spacing w:val="-4"/>
          <w:sz w:val="20"/>
          <w:szCs w:val="20"/>
        </w:rPr>
        <w:t xml:space="preserve"> </w:t>
      </w:r>
      <w:r w:rsidRPr="0051686C">
        <w:rPr>
          <w:rFonts w:ascii="Times New Roman" w:hAnsi="Times New Roman"/>
          <w:sz w:val="20"/>
          <w:szCs w:val="20"/>
        </w:rPr>
        <w:t>4</w:t>
      </w:r>
      <w:r w:rsidRPr="0051686C">
        <w:rPr>
          <w:rFonts w:ascii="Times New Roman" w:hAnsi="Times New Roman"/>
          <w:spacing w:val="-7"/>
          <w:sz w:val="20"/>
          <w:szCs w:val="20"/>
        </w:rPr>
        <w:t>1</w:t>
      </w:r>
      <w:r w:rsidRPr="0051686C">
        <w:rPr>
          <w:rFonts w:ascii="Times New Roman" w:hAnsi="Times New Roman"/>
          <w:sz w:val="20"/>
          <w:szCs w:val="20"/>
        </w:rPr>
        <w:t>10 – O</w:t>
      </w:r>
      <w:r w:rsidRPr="0051686C">
        <w:rPr>
          <w:rFonts w:ascii="Times New Roman" w:hAnsi="Times New Roman"/>
          <w:spacing w:val="-4"/>
          <w:sz w:val="20"/>
          <w:szCs w:val="20"/>
        </w:rPr>
        <w:t>r</w:t>
      </w:r>
      <w:r w:rsidRPr="0051686C">
        <w:rPr>
          <w:rFonts w:ascii="Times New Roman" w:hAnsi="Times New Roman"/>
          <w:sz w:val="20"/>
          <w:szCs w:val="20"/>
        </w:rPr>
        <w:t>ganizational Behavior</w:t>
      </w:r>
    </w:p>
    <w:p w:rsidR="008404C4" w:rsidRPr="0051686C"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6199 – Business Policy &amp; Strategic Mgt in lieu of MGMT</w:t>
      </w:r>
      <w:r w:rsidRPr="0051686C">
        <w:rPr>
          <w:rFonts w:ascii="Times New Roman" w:hAnsi="Times New Roman"/>
          <w:spacing w:val="-4"/>
          <w:sz w:val="20"/>
          <w:szCs w:val="20"/>
        </w:rPr>
        <w:t xml:space="preserve"> </w:t>
      </w:r>
      <w:r w:rsidRPr="0051686C">
        <w:rPr>
          <w:rFonts w:ascii="Times New Roman" w:hAnsi="Times New Roman"/>
          <w:sz w:val="20"/>
          <w:szCs w:val="20"/>
        </w:rPr>
        <w:t>4199 – Business Policy</w:t>
      </w:r>
    </w:p>
    <w:p w:rsidR="008404C4" w:rsidRDefault="008404C4" w:rsidP="008404C4">
      <w:pPr>
        <w:widowControl w:val="0"/>
        <w:autoSpaceDE w:val="0"/>
        <w:autoSpaceDN w:val="0"/>
        <w:adjustRightInd w:val="0"/>
        <w:spacing w:before="10" w:after="0" w:line="240" w:lineRule="exact"/>
        <w:ind w:left="360" w:right="360"/>
        <w:jc w:val="both"/>
        <w:rPr>
          <w:rFonts w:ascii="Times New Roman" w:hAnsi="Times New Roman"/>
          <w:sz w:val="24"/>
          <w:szCs w:val="24"/>
        </w:rPr>
      </w:pPr>
    </w:p>
    <w:p w:rsidR="008404C4" w:rsidRDefault="008404C4" w:rsidP="008404C4">
      <w:pPr>
        <w:widowControl w:val="0"/>
        <w:autoSpaceDE w:val="0"/>
        <w:autoSpaceDN w:val="0"/>
        <w:adjustRightInd w:val="0"/>
        <w:spacing w:after="0" w:line="250" w:lineRule="auto"/>
        <w:ind w:left="360" w:right="36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total of 151 semester hours is required for earning the BS Degree (Accounting) and the MBA</w:t>
      </w:r>
      <w:r>
        <w:rPr>
          <w:rFonts w:ascii="Times New Roman" w:hAnsi="Times New Roman"/>
          <w:spacing w:val="-11"/>
          <w:sz w:val="20"/>
          <w:szCs w:val="20"/>
        </w:rPr>
        <w:t xml:space="preserve"> </w:t>
      </w:r>
      <w:r>
        <w:rPr>
          <w:rFonts w:ascii="Times New Roman" w:hAnsi="Times New Roman"/>
          <w:sz w:val="20"/>
          <w:szCs w:val="20"/>
        </w:rPr>
        <w:t>Degree (Accounting Concentration), including 36 semester hours of graduate work as follows:</w:t>
      </w:r>
    </w:p>
    <w:p w:rsidR="008404C4"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sz w:val="20"/>
          <w:szCs w:val="20"/>
        </w:rPr>
      </w:pPr>
      <w:r>
        <w:rPr>
          <w:rFonts w:ascii="Times New Roman" w:hAnsi="Times New Roman"/>
          <w:sz w:val="20"/>
          <w:szCs w:val="20"/>
          <w:u w:val="single"/>
        </w:rPr>
        <w:t xml:space="preserve">Course Numbers </w:t>
      </w:r>
      <w:r>
        <w:rPr>
          <w:rFonts w:ascii="Times New Roman" w:hAnsi="Times New Roman"/>
          <w:sz w:val="20"/>
          <w:szCs w:val="20"/>
          <w:u w:val="single"/>
        </w:rPr>
        <w:tab/>
        <w:t>Course</w:t>
      </w:r>
      <w:r>
        <w:rPr>
          <w:rFonts w:ascii="Times New Roman" w:hAnsi="Times New Roman"/>
          <w:spacing w:val="-4"/>
          <w:sz w:val="20"/>
          <w:szCs w:val="20"/>
          <w:u w:val="single"/>
        </w:rPr>
        <w:t xml:space="preserve"> </w:t>
      </w:r>
      <w:r>
        <w:rPr>
          <w:rFonts w:ascii="Times New Roman" w:hAnsi="Times New Roman"/>
          <w:spacing w:val="-7"/>
          <w:sz w:val="20"/>
          <w:szCs w:val="20"/>
          <w:u w:val="single"/>
        </w:rPr>
        <w:t>T</w:t>
      </w:r>
      <w:r>
        <w:rPr>
          <w:rFonts w:ascii="Times New Roman" w:hAnsi="Times New Roman"/>
          <w:sz w:val="20"/>
          <w:szCs w:val="20"/>
          <w:u w:val="single"/>
        </w:rPr>
        <w:t xml:space="preserve">itles </w:t>
      </w:r>
      <w:r>
        <w:rPr>
          <w:rFonts w:ascii="Times New Roman" w:hAnsi="Times New Roman"/>
          <w:sz w:val="20"/>
          <w:szCs w:val="20"/>
          <w:u w:val="single"/>
        </w:rPr>
        <w:tab/>
        <w:t>Credit Hours</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6102</w:t>
      </w:r>
      <w:r>
        <w:rPr>
          <w:rFonts w:ascii="Times New Roman" w:hAnsi="Times New Roman"/>
          <w:sz w:val="20"/>
          <w:szCs w:val="20"/>
        </w:rPr>
        <w:tab/>
        <w:t>Managerial/Cost</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ECON 6106</w:t>
      </w:r>
      <w:r>
        <w:rPr>
          <w:rFonts w:ascii="Times New Roman" w:hAnsi="Times New Roman"/>
          <w:sz w:val="20"/>
          <w:szCs w:val="20"/>
        </w:rPr>
        <w:tab/>
        <w:t>Economics for Manager</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FINC 6101</w:t>
      </w:r>
      <w:r>
        <w:rPr>
          <w:rFonts w:ascii="Times New Roman" w:hAnsi="Times New Roman"/>
          <w:sz w:val="20"/>
          <w:szCs w:val="20"/>
        </w:rPr>
        <w:tab/>
        <w:t>Financial Management</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Quantitative Methods for Managers</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w:t>
      </w:r>
      <w:r>
        <w:rPr>
          <w:rFonts w:ascii="Times New Roman" w:hAnsi="Times New Roman"/>
          <w:sz w:val="20"/>
          <w:szCs w:val="20"/>
        </w:rPr>
        <w:tab/>
        <w:t>O</w:t>
      </w:r>
      <w:r>
        <w:rPr>
          <w:rFonts w:ascii="Times New Roman" w:hAnsi="Times New Roman"/>
          <w:spacing w:val="-4"/>
          <w:sz w:val="20"/>
          <w:szCs w:val="20"/>
        </w:rPr>
        <w:t>r</w:t>
      </w:r>
      <w:r>
        <w:rPr>
          <w:rFonts w:ascii="Times New Roman" w:hAnsi="Times New Roman"/>
          <w:sz w:val="20"/>
          <w:szCs w:val="20"/>
        </w:rPr>
        <w:t>ganization Behavior</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6199</w:t>
      </w:r>
      <w:r>
        <w:rPr>
          <w:rFonts w:ascii="Times New Roman" w:hAnsi="Times New Roman"/>
          <w:sz w:val="20"/>
          <w:szCs w:val="20"/>
        </w:rPr>
        <w:tab/>
        <w:t>Business Policy and Strategic Management</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MKTG 6170</w:t>
      </w:r>
      <w:r>
        <w:rPr>
          <w:rFonts w:ascii="Times New Roman" w:hAnsi="Times New Roman"/>
          <w:sz w:val="20"/>
          <w:szCs w:val="20"/>
        </w:rPr>
        <w:tab/>
        <w:t>Marketing Management</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International</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6000</w:t>
      </w:r>
      <w:r>
        <w:rPr>
          <w:rFonts w:ascii="Times New Roman" w:hAnsi="Times New Roman"/>
          <w:sz w:val="20"/>
          <w:szCs w:val="20"/>
        </w:rPr>
        <w:tab/>
        <w:t>Internship in</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6</w:t>
      </w:r>
    </w:p>
    <w:p w:rsidR="008404C4" w:rsidRDefault="008404C4" w:rsidP="008404C4">
      <w:pPr>
        <w:widowControl w:val="0"/>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Electives:</w:t>
      </w:r>
    </w:p>
    <w:p w:rsidR="008404C4"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 xml:space="preserve">   ACCT</w:t>
      </w:r>
      <w:r>
        <w:rPr>
          <w:rFonts w:ascii="Times New Roman" w:hAnsi="Times New Roman"/>
          <w:spacing w:val="-4"/>
          <w:sz w:val="20"/>
          <w:szCs w:val="20"/>
        </w:rPr>
        <w:t xml:space="preserve"> </w:t>
      </w:r>
      <w:r>
        <w:rPr>
          <w:rFonts w:ascii="Times New Roman" w:hAnsi="Times New Roman"/>
          <w:sz w:val="20"/>
          <w:szCs w:val="20"/>
        </w:rPr>
        <w:t>6</w:t>
      </w:r>
      <w:r>
        <w:rPr>
          <w:rFonts w:ascii="Times New Roman" w:hAnsi="Times New Roman"/>
          <w:spacing w:val="-7"/>
          <w:sz w:val="20"/>
          <w:szCs w:val="20"/>
        </w:rPr>
        <w:t>1</w:t>
      </w:r>
      <w:r>
        <w:rPr>
          <w:rFonts w:ascii="Times New Roman" w:hAnsi="Times New Roman"/>
          <w:sz w:val="20"/>
          <w:szCs w:val="20"/>
        </w:rPr>
        <w:t>12</w:t>
      </w:r>
      <w:r>
        <w:rPr>
          <w:rFonts w:ascii="Times New Roman" w:hAnsi="Times New Roman"/>
          <w:sz w:val="20"/>
          <w:szCs w:val="20"/>
        </w:rPr>
        <w:tab/>
        <w:t xml:space="preserve"> Advanced</w:t>
      </w:r>
      <w:r>
        <w:rPr>
          <w:rFonts w:ascii="Times New Roman" w:hAnsi="Times New Roman"/>
          <w:spacing w:val="-11"/>
          <w:sz w:val="20"/>
          <w:szCs w:val="20"/>
        </w:rPr>
        <w:t xml:space="preserve"> </w:t>
      </w:r>
      <w:r>
        <w:rPr>
          <w:rFonts w:ascii="Times New Roman" w:hAnsi="Times New Roman"/>
          <w:sz w:val="20"/>
          <w:szCs w:val="20"/>
        </w:rPr>
        <w:t>Auditing I</w:t>
      </w:r>
      <w:r>
        <w:rPr>
          <w:rFonts w:ascii="Times New Roman" w:hAnsi="Times New Roman"/>
          <w:sz w:val="20"/>
          <w:szCs w:val="20"/>
        </w:rPr>
        <w:tab/>
        <w:t>3</w:t>
      </w:r>
    </w:p>
    <w:p w:rsidR="008404C4"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sz w:val="20"/>
          <w:szCs w:val="20"/>
          <w:u w:val="single"/>
        </w:rPr>
      </w:pPr>
      <w:r>
        <w:rPr>
          <w:rFonts w:ascii="Times New Roman" w:hAnsi="Times New Roman"/>
          <w:spacing w:val="-11"/>
          <w:sz w:val="20"/>
          <w:szCs w:val="20"/>
          <w:u w:val="single"/>
        </w:rPr>
        <w:t xml:space="preserve">    </w:t>
      </w:r>
      <w:r>
        <w:rPr>
          <w:rFonts w:ascii="Times New Roman" w:hAnsi="Times New Roman"/>
          <w:sz w:val="20"/>
          <w:szCs w:val="20"/>
          <w:u w:val="single"/>
        </w:rPr>
        <w:t>ACCT</w:t>
      </w:r>
      <w:r>
        <w:rPr>
          <w:rFonts w:ascii="Times New Roman" w:hAnsi="Times New Roman"/>
          <w:spacing w:val="-4"/>
          <w:sz w:val="20"/>
          <w:szCs w:val="20"/>
          <w:u w:val="single"/>
        </w:rPr>
        <w:t xml:space="preserve"> </w:t>
      </w:r>
      <w:r>
        <w:rPr>
          <w:rFonts w:ascii="Times New Roman" w:hAnsi="Times New Roman"/>
          <w:sz w:val="20"/>
          <w:szCs w:val="20"/>
          <w:u w:val="single"/>
        </w:rPr>
        <w:t xml:space="preserve">6132 </w:t>
      </w:r>
      <w:r>
        <w:rPr>
          <w:rFonts w:ascii="Times New Roman" w:hAnsi="Times New Roman"/>
          <w:sz w:val="20"/>
          <w:szCs w:val="20"/>
          <w:u w:val="single"/>
        </w:rPr>
        <w:tab/>
        <w:t>Advanced</w:t>
      </w:r>
      <w:r>
        <w:rPr>
          <w:rFonts w:ascii="Times New Roman" w:hAnsi="Times New Roman"/>
          <w:spacing w:val="-11"/>
          <w:sz w:val="20"/>
          <w:szCs w:val="20"/>
          <w:u w:val="single"/>
        </w:rPr>
        <w:t xml:space="preserve"> </w:t>
      </w:r>
      <w:r>
        <w:rPr>
          <w:rFonts w:ascii="Times New Roman" w:hAnsi="Times New Roman"/>
          <w:sz w:val="20"/>
          <w:szCs w:val="20"/>
          <w:u w:val="single"/>
        </w:rPr>
        <w:t xml:space="preserve">Accounting II </w:t>
      </w:r>
      <w:r>
        <w:rPr>
          <w:rFonts w:ascii="Times New Roman" w:hAnsi="Times New Roman"/>
          <w:sz w:val="20"/>
          <w:szCs w:val="20"/>
          <w:u w:val="single"/>
        </w:rPr>
        <w:tab/>
        <w:t>3</w:t>
      </w:r>
    </w:p>
    <w:p w:rsidR="008404C4"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w:t>
      </w:r>
      <w:r>
        <w:rPr>
          <w:rFonts w:ascii="Times New Roman" w:hAnsi="Times New Roman"/>
          <w:sz w:val="20"/>
          <w:szCs w:val="20"/>
        </w:rPr>
        <w:tab/>
      </w:r>
      <w:r>
        <w:rPr>
          <w:rFonts w:ascii="Times New Roman" w:hAnsi="Times New Roman"/>
          <w:sz w:val="20"/>
          <w:szCs w:val="20"/>
        </w:rPr>
        <w:tab/>
        <w:t>36</w:t>
      </w:r>
    </w:p>
    <w:p w:rsidR="008404C4" w:rsidRDefault="008404C4" w:rsidP="008404C4">
      <w:pPr>
        <w:widowControl w:val="0"/>
        <w:autoSpaceDE w:val="0"/>
        <w:autoSpaceDN w:val="0"/>
        <w:adjustRightInd w:val="0"/>
        <w:spacing w:before="17" w:after="0" w:line="200" w:lineRule="exact"/>
        <w:ind w:left="180" w:right="360"/>
        <w:jc w:val="both"/>
        <w:rPr>
          <w:rFonts w:ascii="Times New Roman" w:hAnsi="Times New Roman"/>
          <w:sz w:val="20"/>
          <w:szCs w:val="20"/>
        </w:rPr>
      </w:pPr>
    </w:p>
    <w:p w:rsidR="008404C4" w:rsidRDefault="008404C4" w:rsidP="008404C4">
      <w:pPr>
        <w:widowControl w:val="0"/>
        <w:autoSpaceDE w:val="0"/>
        <w:autoSpaceDN w:val="0"/>
        <w:adjustRightInd w:val="0"/>
        <w:spacing w:after="0"/>
        <w:ind w:left="180" w:right="360" w:firstLine="0"/>
        <w:jc w:val="both"/>
        <w:rPr>
          <w:rFonts w:ascii="Times New Roman" w:hAnsi="Times New Roman"/>
          <w:sz w:val="28"/>
          <w:szCs w:val="28"/>
        </w:rPr>
      </w:pPr>
      <w:r>
        <w:rPr>
          <w:rFonts w:ascii="Times New Roman" w:hAnsi="Times New Roman"/>
          <w:b/>
          <w:bCs/>
          <w:sz w:val="28"/>
          <w:szCs w:val="28"/>
        </w:rPr>
        <w:t>For</w:t>
      </w:r>
      <w:r>
        <w:rPr>
          <w:rFonts w:ascii="Times New Roman" w:hAnsi="Times New Roman"/>
          <w:b/>
          <w:bCs/>
          <w:spacing w:val="-5"/>
          <w:sz w:val="28"/>
          <w:szCs w:val="28"/>
        </w:rPr>
        <w:t xml:space="preserve"> </w:t>
      </w:r>
      <w:r>
        <w:rPr>
          <w:rFonts w:ascii="Times New Roman" w:hAnsi="Times New Roman"/>
          <w:b/>
          <w:bCs/>
          <w:sz w:val="28"/>
          <w:szCs w:val="28"/>
        </w:rPr>
        <w:t>information, you may contact:</w:t>
      </w:r>
    </w:p>
    <w:p w:rsidR="008404C4" w:rsidRDefault="008404C4" w:rsidP="008404C4">
      <w:pPr>
        <w:widowControl w:val="0"/>
        <w:autoSpaceDE w:val="0"/>
        <w:autoSpaceDN w:val="0"/>
        <w:adjustRightInd w:val="0"/>
        <w:spacing w:before="37" w:after="0"/>
        <w:ind w:left="180" w:right="360"/>
        <w:jc w:val="both"/>
        <w:rPr>
          <w:rFonts w:ascii="Times New Roman" w:hAnsi="Times New Roman"/>
          <w:sz w:val="20"/>
          <w:szCs w:val="20"/>
        </w:rPr>
      </w:pPr>
      <w:r>
        <w:rPr>
          <w:rFonts w:ascii="Times New Roman" w:hAnsi="Times New Roman"/>
          <w:sz w:val="20"/>
          <w:szCs w:val="20"/>
        </w:rPr>
        <w:t>Dr. Jonathan Elimimian, Chair</w:t>
      </w:r>
    </w:p>
    <w:p w:rsidR="008404C4" w:rsidRDefault="008404C4" w:rsidP="008404C4">
      <w:pPr>
        <w:widowControl w:val="0"/>
        <w:autoSpaceDE w:val="0"/>
        <w:autoSpaceDN w:val="0"/>
        <w:adjustRightInd w:val="0"/>
        <w:spacing w:before="10" w:after="0" w:line="250" w:lineRule="auto"/>
        <w:ind w:left="180" w:right="360"/>
        <w:jc w:val="both"/>
        <w:rPr>
          <w:rFonts w:ascii="Times New Roman" w:hAnsi="Times New Roman"/>
          <w:sz w:val="20"/>
          <w:szCs w:val="20"/>
        </w:rPr>
      </w:pPr>
      <w:r>
        <w:rPr>
          <w:rFonts w:ascii="Times New Roman" w:hAnsi="Times New Roman"/>
          <w:sz w:val="20"/>
          <w:szCs w:val="20"/>
        </w:rPr>
        <w:t xml:space="preserve">College of Business </w:t>
      </w:r>
    </w:p>
    <w:p w:rsidR="008404C4" w:rsidRDefault="008404C4" w:rsidP="008404C4">
      <w:pPr>
        <w:widowControl w:val="0"/>
        <w:autoSpaceDE w:val="0"/>
        <w:autoSpaceDN w:val="0"/>
        <w:adjustRightInd w:val="0"/>
        <w:spacing w:before="10" w:after="0" w:line="250" w:lineRule="auto"/>
        <w:ind w:left="180" w:right="360"/>
        <w:jc w:val="both"/>
        <w:rPr>
          <w:rFonts w:ascii="Times New Roman" w:hAnsi="Times New Roman"/>
          <w:sz w:val="20"/>
          <w:szCs w:val="20"/>
        </w:rPr>
      </w:pPr>
      <w:r>
        <w:rPr>
          <w:rFonts w:ascii="Times New Roman" w:hAnsi="Times New Roman"/>
          <w:sz w:val="20"/>
          <w:szCs w:val="20"/>
        </w:rPr>
        <w:t xml:space="preserve">Albany State University </w:t>
      </w:r>
    </w:p>
    <w:p w:rsidR="008404C4" w:rsidRDefault="008404C4" w:rsidP="008404C4">
      <w:pPr>
        <w:widowControl w:val="0"/>
        <w:autoSpaceDE w:val="0"/>
        <w:autoSpaceDN w:val="0"/>
        <w:adjustRightInd w:val="0"/>
        <w:spacing w:before="10" w:after="0" w:line="250" w:lineRule="auto"/>
        <w:ind w:left="180" w:right="360"/>
        <w:jc w:val="both"/>
        <w:rPr>
          <w:rFonts w:ascii="Times New Roman" w:hAnsi="Times New Roman"/>
          <w:sz w:val="20"/>
          <w:szCs w:val="20"/>
        </w:rPr>
      </w:pPr>
      <w:r>
        <w:rPr>
          <w:rFonts w:ascii="Times New Roman" w:hAnsi="Times New Roman"/>
          <w:sz w:val="20"/>
          <w:szCs w:val="20"/>
        </w:rPr>
        <w:t>Alban</w:t>
      </w:r>
      <w:r>
        <w:rPr>
          <w:rFonts w:ascii="Times New Roman" w:hAnsi="Times New Roman"/>
          <w:spacing w:val="-13"/>
          <w:sz w:val="20"/>
          <w:szCs w:val="20"/>
        </w:rPr>
        <w:t>y</w:t>
      </w:r>
      <w:r>
        <w:rPr>
          <w:rFonts w:ascii="Times New Roman" w:hAnsi="Times New Roman"/>
          <w:sz w:val="20"/>
          <w:szCs w:val="20"/>
        </w:rPr>
        <w:t>, Geo</w:t>
      </w:r>
      <w:r>
        <w:rPr>
          <w:rFonts w:ascii="Times New Roman" w:hAnsi="Times New Roman"/>
          <w:spacing w:val="-4"/>
          <w:sz w:val="20"/>
          <w:szCs w:val="20"/>
        </w:rPr>
        <w:t>r</w:t>
      </w:r>
      <w:r>
        <w:rPr>
          <w:rFonts w:ascii="Times New Roman" w:hAnsi="Times New Roman"/>
          <w:sz w:val="20"/>
          <w:szCs w:val="20"/>
        </w:rPr>
        <w:t>gia 31705</w:t>
      </w:r>
    </w:p>
    <w:p w:rsidR="008404C4" w:rsidRPr="009B3357" w:rsidRDefault="008404C4" w:rsidP="008404C4">
      <w:pPr>
        <w:widowControl w:val="0"/>
        <w:autoSpaceDE w:val="0"/>
        <w:autoSpaceDN w:val="0"/>
        <w:adjustRightInd w:val="0"/>
        <w:spacing w:after="0"/>
        <w:ind w:left="180" w:right="360"/>
        <w:jc w:val="both"/>
        <w:rPr>
          <w:rFonts w:ascii="Times New Roman" w:hAnsi="Times New Roman"/>
          <w:sz w:val="20"/>
          <w:szCs w:val="20"/>
          <w:lang w:val="fr-MC"/>
        </w:rPr>
      </w:pPr>
      <w:r w:rsidRPr="009B3357">
        <w:rPr>
          <w:rFonts w:ascii="Times New Roman" w:hAnsi="Times New Roman"/>
          <w:sz w:val="20"/>
          <w:szCs w:val="20"/>
          <w:lang w:val="fr-MC"/>
        </w:rPr>
        <w:t>Phone: (229) 430-47</w:t>
      </w:r>
      <w:r>
        <w:rPr>
          <w:rFonts w:ascii="Times New Roman" w:hAnsi="Times New Roman"/>
          <w:sz w:val="20"/>
          <w:szCs w:val="20"/>
          <w:lang w:val="fr-MC"/>
        </w:rPr>
        <w:t>79</w:t>
      </w:r>
    </w:p>
    <w:p w:rsidR="008404C4" w:rsidRPr="009B3357" w:rsidRDefault="008404C4" w:rsidP="008404C4">
      <w:pPr>
        <w:widowControl w:val="0"/>
        <w:autoSpaceDE w:val="0"/>
        <w:autoSpaceDN w:val="0"/>
        <w:adjustRightInd w:val="0"/>
        <w:spacing w:before="10" w:after="0"/>
        <w:ind w:left="180" w:right="360"/>
        <w:jc w:val="both"/>
        <w:rPr>
          <w:rFonts w:ascii="Times New Roman" w:hAnsi="Times New Roman"/>
          <w:sz w:val="20"/>
          <w:szCs w:val="20"/>
          <w:lang w:val="fr-MC"/>
        </w:rPr>
      </w:pPr>
      <w:r w:rsidRPr="009B3357">
        <w:rPr>
          <w:rFonts w:ascii="Times New Roman" w:hAnsi="Times New Roman"/>
          <w:sz w:val="20"/>
          <w:szCs w:val="20"/>
          <w:lang w:val="fr-MC"/>
        </w:rPr>
        <w:t>Fax: (229) 430-5</w:t>
      </w:r>
      <w:r w:rsidRPr="009B3357">
        <w:rPr>
          <w:rFonts w:ascii="Times New Roman" w:hAnsi="Times New Roman"/>
          <w:spacing w:val="-7"/>
          <w:sz w:val="20"/>
          <w:szCs w:val="20"/>
          <w:lang w:val="fr-MC"/>
        </w:rPr>
        <w:t>1</w:t>
      </w:r>
      <w:r w:rsidRPr="009B3357">
        <w:rPr>
          <w:rFonts w:ascii="Times New Roman" w:hAnsi="Times New Roman"/>
          <w:sz w:val="20"/>
          <w:szCs w:val="20"/>
          <w:lang w:val="fr-MC"/>
        </w:rPr>
        <w:t>19</w:t>
      </w:r>
    </w:p>
    <w:p w:rsidR="008404C4" w:rsidRPr="009B3357" w:rsidRDefault="003756FF" w:rsidP="008404C4">
      <w:pPr>
        <w:widowControl w:val="0"/>
        <w:autoSpaceDE w:val="0"/>
        <w:autoSpaceDN w:val="0"/>
        <w:adjustRightInd w:val="0"/>
        <w:spacing w:before="10" w:after="0"/>
        <w:ind w:left="180" w:right="360"/>
        <w:jc w:val="both"/>
        <w:rPr>
          <w:rFonts w:ascii="Times New Roman" w:hAnsi="Times New Roman"/>
          <w:sz w:val="20"/>
          <w:szCs w:val="20"/>
          <w:lang w:val="fr-MC"/>
        </w:rPr>
      </w:pPr>
      <w:hyperlink r:id="rId34" w:history="1">
        <w:r w:rsidR="008404C4" w:rsidRPr="009B3357">
          <w:rPr>
            <w:rFonts w:ascii="Times New Roman" w:hAnsi="Times New Roman"/>
            <w:sz w:val="20"/>
            <w:szCs w:val="20"/>
            <w:lang w:val="fr-MC"/>
          </w:rPr>
          <w:t>E-mail:</w:t>
        </w:r>
      </w:hyperlink>
      <w:r w:rsidR="008404C4" w:rsidRPr="009B3357">
        <w:rPr>
          <w:rFonts w:ascii="Times New Roman" w:hAnsi="Times New Roman"/>
          <w:sz w:val="20"/>
          <w:szCs w:val="20"/>
          <w:lang w:val="fr-MC"/>
        </w:rPr>
        <w:t xml:space="preserve"> </w:t>
      </w:r>
      <w:r w:rsidR="008404C4" w:rsidRPr="008404C4">
        <w:rPr>
          <w:rFonts w:ascii="Times New Roman" w:hAnsi="Times New Roman"/>
          <w:sz w:val="20"/>
          <w:szCs w:val="20"/>
          <w:lang w:val="fr-MC"/>
        </w:rPr>
        <w:t>Jonathan.Elimimian</w:t>
      </w:r>
      <w:r w:rsidR="008404C4" w:rsidRPr="009B3357">
        <w:rPr>
          <w:rFonts w:ascii="Times New Roman" w:hAnsi="Times New Roman"/>
          <w:sz w:val="20"/>
          <w:szCs w:val="20"/>
          <w:lang w:val="fr-MC"/>
        </w:rPr>
        <w:t>@asurams.edu</w:t>
      </w:r>
    </w:p>
    <w:p w:rsidR="008404C4" w:rsidRPr="009B3357" w:rsidRDefault="008404C4" w:rsidP="008404C4">
      <w:pPr>
        <w:widowControl w:val="0"/>
        <w:autoSpaceDE w:val="0"/>
        <w:autoSpaceDN w:val="0"/>
        <w:adjustRightInd w:val="0"/>
        <w:spacing w:before="6" w:after="0" w:line="170" w:lineRule="exact"/>
        <w:ind w:left="180" w:right="360"/>
        <w:jc w:val="both"/>
        <w:rPr>
          <w:rFonts w:ascii="Times New Roman" w:hAnsi="Times New Roman"/>
          <w:sz w:val="17"/>
          <w:szCs w:val="17"/>
          <w:lang w:val="fr-MC"/>
        </w:rPr>
      </w:pPr>
    </w:p>
    <w:p w:rsidR="008404C4" w:rsidRPr="00BB4865" w:rsidRDefault="008404C4" w:rsidP="008404C4">
      <w:pPr>
        <w:pStyle w:val="Heading2"/>
        <w:spacing w:before="0"/>
        <w:ind w:left="180" w:right="360" w:firstLine="0"/>
        <w:rPr>
          <w:rFonts w:ascii="Times New Roman" w:hAnsi="Times New Roman" w:cs="Times New Roman"/>
          <w:color w:val="000000"/>
          <w:sz w:val="28"/>
          <w:szCs w:val="28"/>
        </w:rPr>
      </w:pPr>
      <w:bookmarkStart w:id="139" w:name="_Toc294969683"/>
      <w:bookmarkStart w:id="140" w:name="_Toc295896940"/>
      <w:r w:rsidRPr="00BB4865">
        <w:rPr>
          <w:rFonts w:ascii="Times New Roman" w:hAnsi="Times New Roman" w:cs="Times New Roman"/>
          <w:color w:val="666666"/>
          <w:sz w:val="28"/>
          <w:szCs w:val="28"/>
        </w:rPr>
        <w:t xml:space="preserve">THE MBA </w:t>
      </w:r>
      <w:r w:rsidRPr="00BB4865">
        <w:rPr>
          <w:rFonts w:ascii="Times New Roman" w:hAnsi="Times New Roman" w:cs="Times New Roman"/>
          <w:color w:val="666666"/>
          <w:spacing w:val="-6"/>
          <w:sz w:val="28"/>
          <w:szCs w:val="28"/>
        </w:rPr>
        <w:t>F</w:t>
      </w:r>
      <w:r w:rsidRPr="00BB4865">
        <w:rPr>
          <w:rFonts w:ascii="Times New Roman" w:hAnsi="Times New Roman" w:cs="Times New Roman"/>
          <w:color w:val="666666"/>
          <w:sz w:val="28"/>
          <w:szCs w:val="28"/>
        </w:rPr>
        <w:t>ACU</w:t>
      </w:r>
      <w:r w:rsidRPr="00BB4865">
        <w:rPr>
          <w:rFonts w:ascii="Times New Roman" w:hAnsi="Times New Roman" w:cs="Times New Roman"/>
          <w:color w:val="666666"/>
          <w:spacing w:val="-23"/>
          <w:sz w:val="28"/>
          <w:szCs w:val="28"/>
        </w:rPr>
        <w:t>L</w:t>
      </w:r>
      <w:r w:rsidRPr="00BB4865">
        <w:rPr>
          <w:rFonts w:ascii="Times New Roman" w:hAnsi="Times New Roman" w:cs="Times New Roman"/>
          <w:color w:val="666666"/>
          <w:spacing w:val="8"/>
          <w:sz w:val="28"/>
          <w:szCs w:val="28"/>
        </w:rPr>
        <w:t>T</w:t>
      </w:r>
      <w:r w:rsidRPr="00BB4865">
        <w:rPr>
          <w:rFonts w:ascii="Times New Roman" w:hAnsi="Times New Roman" w:cs="Times New Roman"/>
          <w:color w:val="666666"/>
          <w:sz w:val="28"/>
          <w:szCs w:val="28"/>
        </w:rPr>
        <w:t>Y</w:t>
      </w:r>
      <w:bookmarkEnd w:id="139"/>
      <w:bookmarkEnd w:id="140"/>
      <w:r w:rsidRPr="00BB4865">
        <w:rPr>
          <w:rFonts w:ascii="Times New Roman" w:hAnsi="Times New Roman" w:cs="Times New Roman"/>
          <w:color w:val="666666"/>
          <w:sz w:val="28"/>
          <w:szCs w:val="28"/>
        </w:rPr>
        <w:t xml:space="preserve">  </w:t>
      </w:r>
    </w:p>
    <w:p w:rsidR="008404C4" w:rsidRDefault="008404C4" w:rsidP="008404C4">
      <w:pPr>
        <w:widowControl w:val="0"/>
        <w:autoSpaceDE w:val="0"/>
        <w:autoSpaceDN w:val="0"/>
        <w:adjustRightInd w:val="0"/>
        <w:spacing w:before="8" w:after="0" w:line="140" w:lineRule="exact"/>
        <w:ind w:left="180" w:right="360"/>
        <w:jc w:val="both"/>
        <w:rPr>
          <w:rFonts w:ascii="Impact" w:hAnsi="Impact" w:cs="Impact"/>
          <w:color w:val="000000"/>
          <w:sz w:val="14"/>
          <w:szCs w:val="14"/>
        </w:rPr>
      </w:pPr>
    </w:p>
    <w:p w:rsidR="008404C4"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Akella, Devi, Ph. D</w:t>
      </w:r>
      <w:r w:rsidRPr="00013512">
        <w:rPr>
          <w:rFonts w:ascii="Times New Roman" w:hAnsi="Times New Roman"/>
          <w:bCs/>
          <w:color w:val="000000"/>
          <w:sz w:val="20"/>
          <w:szCs w:val="20"/>
        </w:rPr>
        <w:t>., University of Leeds. Specialty: Organizational Behavior</w:t>
      </w: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p>
    <w:p w:rsidR="008404C4"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Bennett, Cynthia, Ph. D</w:t>
      </w:r>
      <w:r w:rsidRPr="00013512">
        <w:rPr>
          <w:rFonts w:ascii="Times New Roman" w:hAnsi="Times New Roman"/>
          <w:bCs/>
          <w:color w:val="000000"/>
          <w:sz w:val="20"/>
          <w:szCs w:val="20"/>
        </w:rPr>
        <w:t>, Ohio University. Specialty: Business Communication and Business Ethics</w:t>
      </w: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Elimimian, Jonathan</w:t>
      </w:r>
      <w:r w:rsidRPr="00013512">
        <w:rPr>
          <w:rFonts w:ascii="Times New Roman" w:hAnsi="Times New Roman"/>
          <w:bCs/>
          <w:color w:val="000000"/>
          <w:sz w:val="20"/>
          <w:szCs w:val="20"/>
        </w:rPr>
        <w:t>, Ph. D, DBA, Atlanta University Now (CAU); Specialty: Institutional Research; Alliant (USIU) International University. Specialty: Marketing Strategy and Intl. Business; Program Chair</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Jaramillo, Juan, Ph.D.,</w:t>
      </w:r>
      <w:r w:rsidRPr="00013512">
        <w:rPr>
          <w:rFonts w:ascii="Times New Roman" w:hAnsi="Times New Roman"/>
          <w:bCs/>
          <w:color w:val="000000"/>
          <w:sz w:val="20"/>
          <w:szCs w:val="20"/>
        </w:rPr>
        <w:t xml:space="preserve"> West Virginia University. Specialty: Decision Science/Operations Management and Logistics </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Jeng-Hong Chen, Ph.D</w:t>
      </w:r>
      <w:r w:rsidRPr="00013512">
        <w:rPr>
          <w:rFonts w:ascii="Times New Roman" w:hAnsi="Times New Roman"/>
          <w:bCs/>
          <w:color w:val="000000"/>
          <w:sz w:val="20"/>
          <w:szCs w:val="20"/>
        </w:rPr>
        <w:t>; University of Memphis TN, Specialty: Finance</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Nwaokoro Amaechi, Ph.D</w:t>
      </w:r>
      <w:r w:rsidRPr="00013512">
        <w:rPr>
          <w:rFonts w:ascii="Times New Roman" w:hAnsi="Times New Roman"/>
          <w:bCs/>
          <w:color w:val="000000"/>
          <w:sz w:val="20"/>
          <w:szCs w:val="20"/>
        </w:rPr>
        <w:t>. University of Oklahoma. Specialty: Labor &amp; Industrial Economics.</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Rogers, Michael, Ph.D</w:t>
      </w:r>
      <w:r w:rsidRPr="00013512">
        <w:rPr>
          <w:rFonts w:ascii="Times New Roman" w:hAnsi="Times New Roman"/>
          <w:bCs/>
          <w:color w:val="000000"/>
          <w:sz w:val="20"/>
          <w:szCs w:val="20"/>
        </w:rPr>
        <w:t xml:space="preserve">., University of Tennessee. Specialties: Labor and Manpower Economics and      </w:t>
      </w:r>
      <w:r w:rsidRPr="00013512">
        <w:rPr>
          <w:rFonts w:ascii="Times New Roman" w:hAnsi="Times New Roman"/>
          <w:bCs/>
          <w:color w:val="000000"/>
          <w:sz w:val="20"/>
          <w:szCs w:val="20"/>
        </w:rPr>
        <w:tab/>
        <w:t xml:space="preserve">Human Resource Management         </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Snyder, Don, Ph.D</w:t>
      </w:r>
      <w:r w:rsidRPr="00013512">
        <w:rPr>
          <w:rFonts w:ascii="Times New Roman" w:hAnsi="Times New Roman"/>
          <w:bCs/>
          <w:color w:val="000000"/>
          <w:sz w:val="20"/>
          <w:szCs w:val="20"/>
        </w:rPr>
        <w:t>., Texas A&amp;M University. Specialty: Marketing and Logistics Management.</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6C1ACB"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Wang, Chiou-Pring</w:t>
      </w:r>
      <w:r w:rsidRPr="00013512">
        <w:rPr>
          <w:rFonts w:ascii="Times New Roman" w:hAnsi="Times New Roman"/>
          <w:bCs/>
          <w:color w:val="000000"/>
          <w:sz w:val="20"/>
          <w:szCs w:val="20"/>
        </w:rPr>
        <w:t>., Ph.D., Texas Tech University</w:t>
      </w:r>
      <w:r w:rsidRPr="006C1ACB">
        <w:rPr>
          <w:rFonts w:ascii="Times New Roman" w:hAnsi="Times New Roman"/>
          <w:bCs/>
          <w:color w:val="000000"/>
          <w:sz w:val="20"/>
          <w:szCs w:val="20"/>
        </w:rPr>
        <w:t>. Specialty: Management Information Systems</w:t>
      </w:r>
      <w:r>
        <w:rPr>
          <w:rFonts w:ascii="Times New Roman" w:hAnsi="Times New Roman"/>
          <w:bCs/>
          <w:color w:val="000000"/>
          <w:sz w:val="20"/>
          <w:szCs w:val="20"/>
        </w:rPr>
        <w:t>.</w:t>
      </w:r>
    </w:p>
    <w:p w:rsidR="008404C4" w:rsidRDefault="008404C4" w:rsidP="008404C4">
      <w:pPr>
        <w:widowControl w:val="0"/>
        <w:autoSpaceDE w:val="0"/>
        <w:autoSpaceDN w:val="0"/>
        <w:adjustRightInd w:val="0"/>
        <w:spacing w:before="10" w:after="0" w:line="250" w:lineRule="auto"/>
        <w:ind w:left="180" w:right="360" w:firstLine="360"/>
        <w:jc w:val="both"/>
      </w:pPr>
    </w:p>
    <w:p w:rsidR="008404C4" w:rsidRDefault="008404C4"/>
    <w:p w:rsidR="008404C4" w:rsidRPr="00BB4865" w:rsidRDefault="008404C4" w:rsidP="008404C4">
      <w:pPr>
        <w:pStyle w:val="Heading2"/>
        <w:ind w:left="360" w:right="180" w:firstLine="0"/>
        <w:rPr>
          <w:rFonts w:ascii="Times New Roman" w:hAnsi="Times New Roman" w:cs="Times New Roman"/>
          <w:color w:val="808080" w:themeColor="background1" w:themeShade="80"/>
          <w:sz w:val="28"/>
          <w:szCs w:val="28"/>
        </w:rPr>
      </w:pPr>
      <w:bookmarkStart w:id="141" w:name="_Toc294969684"/>
      <w:bookmarkStart w:id="142" w:name="_Toc295896941"/>
      <w:r w:rsidRPr="00BB4865">
        <w:rPr>
          <w:rFonts w:ascii="Times New Roman" w:hAnsi="Times New Roman" w:cs="Times New Roman"/>
          <w:color w:val="808080" w:themeColor="background1" w:themeShade="80"/>
          <w:sz w:val="28"/>
          <w:szCs w:val="28"/>
        </w:rPr>
        <w:t>COURSE DESCRIPTIONS</w:t>
      </w:r>
      <w:bookmarkEnd w:id="141"/>
      <w:bookmarkEnd w:id="142"/>
    </w:p>
    <w:p w:rsidR="008404C4" w:rsidRDefault="008404C4" w:rsidP="008404C4">
      <w:pPr>
        <w:widowControl w:val="0"/>
        <w:autoSpaceDE w:val="0"/>
        <w:autoSpaceDN w:val="0"/>
        <w:adjustRightInd w:val="0"/>
        <w:spacing w:before="3" w:after="0" w:line="280" w:lineRule="exact"/>
        <w:ind w:left="360" w:right="180"/>
        <w:rPr>
          <w:rFonts w:ascii="Impact" w:hAnsi="Impact" w:cs="Impact"/>
          <w:color w:val="000000"/>
          <w:sz w:val="28"/>
          <w:szCs w:val="28"/>
        </w:rPr>
      </w:pPr>
    </w:p>
    <w:p w:rsidR="008404C4"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5200</w:t>
      </w:r>
      <w:r>
        <w:rPr>
          <w:rFonts w:ascii="Times New Roman" w:hAnsi="Times New Roman"/>
          <w:b/>
          <w:bCs/>
          <w:color w:val="000000"/>
          <w:spacing w:val="39"/>
          <w:sz w:val="20"/>
          <w:szCs w:val="20"/>
        </w:rPr>
        <w:t xml:space="preserve"> </w:t>
      </w:r>
      <w:r>
        <w:rPr>
          <w:rFonts w:ascii="Times New Roman" w:hAnsi="Times New Roman"/>
          <w:b/>
          <w:bCs/>
          <w:color w:val="000000"/>
          <w:sz w:val="20"/>
          <w:szCs w:val="20"/>
        </w:rPr>
        <w:t>ACCOUNTING/FINANCIAL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MANAGEMENT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CONCEPTS</w:t>
      </w:r>
      <w:r>
        <w:rPr>
          <w:rFonts w:ascii="Times New Roman" w:hAnsi="Times New Roman"/>
          <w:b/>
          <w:bCs/>
          <w:color w:val="000000"/>
          <w:spacing w:val="-16"/>
          <w:sz w:val="20"/>
          <w:szCs w:val="20"/>
        </w:rPr>
        <w:t xml:space="preserve"> </w:t>
      </w:r>
      <w:r>
        <w:rPr>
          <w:rFonts w:ascii="Times New Roman" w:hAnsi="Times New Roman"/>
          <w:b/>
          <w:bCs/>
          <w:color w:val="000000"/>
          <w:sz w:val="20"/>
          <w:szCs w:val="20"/>
        </w:rPr>
        <w:t xml:space="preserve">..............1(1-0) </w:t>
      </w:r>
    </w:p>
    <w:p w:rsidR="008404C4"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An overview course of financial and managerial accounting and financial management.</w:t>
      </w:r>
      <w:r>
        <w:rPr>
          <w:rFonts w:ascii="Times New Roman" w:hAnsi="Times New Roman"/>
          <w:color w:val="000000"/>
          <w:spacing w:val="-3"/>
          <w:sz w:val="20"/>
          <w:szCs w:val="20"/>
        </w:rPr>
        <w:t xml:space="preserve"> </w:t>
      </w:r>
      <w:r>
        <w:rPr>
          <w:rFonts w:ascii="Times New Roman" w:hAnsi="Times New Roman"/>
          <w:color w:val="000000"/>
          <w:sz w:val="20"/>
          <w:szCs w:val="20"/>
        </w:rPr>
        <w:t>This is an accelerated prerequisite MBA</w:t>
      </w:r>
      <w:r>
        <w:rPr>
          <w:rFonts w:ascii="Times New Roman" w:hAnsi="Times New Roman"/>
          <w:color w:val="000000"/>
          <w:spacing w:val="-11"/>
          <w:sz w:val="20"/>
          <w:szCs w:val="20"/>
        </w:rPr>
        <w:t xml:space="preserve"> </w:t>
      </w:r>
      <w:r>
        <w:rPr>
          <w:rFonts w:ascii="Times New Roman" w:hAnsi="Times New Roman"/>
          <w:color w:val="000000"/>
          <w:sz w:val="20"/>
          <w:szCs w:val="20"/>
        </w:rPr>
        <w:t>course for</w:t>
      </w:r>
      <w:r>
        <w:rPr>
          <w:rFonts w:ascii="Times New Roman" w:hAnsi="Times New Roman"/>
          <w:color w:val="000000"/>
          <w:spacing w:val="-11"/>
          <w:sz w:val="20"/>
          <w:szCs w:val="20"/>
        </w:rPr>
        <w:t xml:space="preserve"> </w:t>
      </w:r>
      <w:r>
        <w:rPr>
          <w:rFonts w:ascii="Times New Roman" w:hAnsi="Times New Roman"/>
          <w:color w:val="000000"/>
          <w:sz w:val="20"/>
          <w:szCs w:val="20"/>
        </w:rPr>
        <w:t>ACCT</w:t>
      </w:r>
      <w:r>
        <w:rPr>
          <w:rFonts w:ascii="Times New Roman" w:hAnsi="Times New Roman"/>
          <w:color w:val="000000"/>
          <w:spacing w:val="-4"/>
          <w:sz w:val="20"/>
          <w:szCs w:val="20"/>
        </w:rPr>
        <w:t xml:space="preserve"> </w:t>
      </w:r>
      <w:r>
        <w:rPr>
          <w:rFonts w:ascii="Times New Roman" w:hAnsi="Times New Roman"/>
          <w:color w:val="000000"/>
          <w:sz w:val="20"/>
          <w:szCs w:val="20"/>
        </w:rPr>
        <w:t>6102 and FINC 6101.</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aivers will be granted to students who have completed</w:t>
      </w:r>
      <w:r>
        <w:rPr>
          <w:rFonts w:ascii="Times New Roman" w:hAnsi="Times New Roman"/>
          <w:color w:val="000000"/>
          <w:spacing w:val="-11"/>
          <w:sz w:val="20"/>
          <w:szCs w:val="20"/>
        </w:rPr>
        <w:t xml:space="preserve"> </w:t>
      </w:r>
      <w:r>
        <w:rPr>
          <w:rFonts w:ascii="Times New Roman" w:hAnsi="Times New Roman"/>
          <w:color w:val="000000"/>
          <w:sz w:val="20"/>
          <w:szCs w:val="20"/>
        </w:rPr>
        <w:t>ACCT</w:t>
      </w:r>
      <w:r>
        <w:rPr>
          <w:rFonts w:ascii="Times New Roman" w:hAnsi="Times New Roman"/>
          <w:color w:val="000000"/>
          <w:spacing w:val="-4"/>
          <w:sz w:val="20"/>
          <w:szCs w:val="20"/>
        </w:rPr>
        <w:t xml:space="preserve"> </w:t>
      </w:r>
      <w:r>
        <w:rPr>
          <w:rFonts w:ascii="Times New Roman" w:hAnsi="Times New Roman"/>
          <w:color w:val="000000"/>
          <w:sz w:val="20"/>
          <w:szCs w:val="20"/>
        </w:rPr>
        <w:t>2101,</w:t>
      </w:r>
      <w:r>
        <w:rPr>
          <w:rFonts w:ascii="Times New Roman" w:hAnsi="Times New Roman"/>
          <w:color w:val="000000"/>
          <w:spacing w:val="-11"/>
          <w:sz w:val="20"/>
          <w:szCs w:val="20"/>
        </w:rPr>
        <w:t xml:space="preserve"> </w:t>
      </w:r>
      <w:r>
        <w:rPr>
          <w:rFonts w:ascii="Times New Roman" w:hAnsi="Times New Roman"/>
          <w:color w:val="000000"/>
          <w:sz w:val="20"/>
          <w:szCs w:val="20"/>
        </w:rPr>
        <w:t>ACCT</w:t>
      </w:r>
      <w:r>
        <w:rPr>
          <w:rFonts w:ascii="Times New Roman" w:hAnsi="Times New Roman"/>
          <w:color w:val="000000"/>
          <w:spacing w:val="-4"/>
          <w:sz w:val="20"/>
          <w:szCs w:val="20"/>
        </w:rPr>
        <w:t xml:space="preserve"> </w:t>
      </w:r>
      <w:r>
        <w:rPr>
          <w:rFonts w:ascii="Times New Roman" w:hAnsi="Times New Roman"/>
          <w:color w:val="000000"/>
          <w:sz w:val="20"/>
          <w:szCs w:val="20"/>
        </w:rPr>
        <w:t>2102,  and FINC 3105 or equivalent courses with grades of “C” or bette</w:t>
      </w:r>
      <w:r>
        <w:rPr>
          <w:rFonts w:ascii="Times New Roman" w:hAnsi="Times New Roman"/>
          <w:color w:val="000000"/>
          <w:spacing w:val="-11"/>
          <w:sz w:val="20"/>
          <w:szCs w:val="20"/>
        </w:rPr>
        <w:t>r</w:t>
      </w:r>
      <w:r>
        <w:rPr>
          <w:rFonts w:ascii="Times New Roman" w:hAnsi="Times New Roman"/>
          <w:color w:val="000000"/>
          <w:sz w:val="20"/>
          <w:szCs w:val="20"/>
        </w:rPr>
        <w:t xml:space="preserve">. </w:t>
      </w:r>
      <w:r>
        <w:rPr>
          <w:rFonts w:ascii="Times New Roman" w:hAnsi="Times New Roman"/>
          <w:color w:val="000000"/>
          <w:spacing w:val="-18"/>
          <w:sz w:val="20"/>
          <w:szCs w:val="20"/>
        </w:rPr>
        <w:t>P</w:t>
      </w:r>
      <w:r>
        <w:rPr>
          <w:rFonts w:ascii="Times New Roman" w:hAnsi="Times New Roman"/>
          <w:color w:val="000000"/>
          <w:sz w:val="20"/>
          <w:szCs w:val="20"/>
        </w:rPr>
        <w:t>ASS/</w:t>
      </w:r>
      <w:r>
        <w:rPr>
          <w:rFonts w:ascii="Times New Roman" w:hAnsi="Times New Roman"/>
          <w:color w:val="000000"/>
          <w:spacing w:val="-15"/>
          <w:sz w:val="20"/>
          <w:szCs w:val="20"/>
        </w:rPr>
        <w:t>F</w:t>
      </w:r>
      <w:r>
        <w:rPr>
          <w:rFonts w:ascii="Times New Roman" w:hAnsi="Times New Roman"/>
          <w:color w:val="000000"/>
          <w:sz w:val="20"/>
          <w:szCs w:val="20"/>
        </w:rPr>
        <w:t>AIL</w:t>
      </w:r>
      <w:r>
        <w:rPr>
          <w:rFonts w:ascii="Times New Roman" w:hAnsi="Times New Roman"/>
          <w:color w:val="000000"/>
          <w:spacing w:val="-7"/>
          <w:sz w:val="20"/>
          <w:szCs w:val="20"/>
        </w:rPr>
        <w:t xml:space="preserve"> </w:t>
      </w:r>
      <w:r>
        <w:rPr>
          <w:rFonts w:ascii="Times New Roman" w:hAnsi="Times New Roman"/>
          <w:color w:val="000000"/>
          <w:sz w:val="20"/>
          <w:szCs w:val="20"/>
        </w:rPr>
        <w:t>Grading.</w:t>
      </w:r>
    </w:p>
    <w:p w:rsidR="008404C4"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6000 </w:t>
      </w:r>
      <w:r>
        <w:rPr>
          <w:rFonts w:ascii="Times New Roman" w:hAnsi="Times New Roman"/>
          <w:b/>
          <w:bCs/>
          <w:color w:val="000000"/>
          <w:position w:val="2"/>
          <w:sz w:val="20"/>
          <w:szCs w:val="20"/>
        </w:rPr>
        <w:t xml:space="preserve">— </w:t>
      </w:r>
      <w:r>
        <w:rPr>
          <w:rFonts w:ascii="Times New Roman" w:hAnsi="Times New Roman"/>
          <w:b/>
          <w:bCs/>
          <w:color w:val="000000"/>
          <w:sz w:val="20"/>
          <w:szCs w:val="20"/>
        </w:rPr>
        <w:t>INTERNSHIP</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w:t>
      </w:r>
      <w:r>
        <w:rPr>
          <w:rFonts w:ascii="Times New Roman" w:hAnsi="Times New Roman"/>
          <w:b/>
          <w:bCs/>
          <w:color w:val="000000"/>
          <w:spacing w:val="3"/>
          <w:sz w:val="20"/>
          <w:szCs w:val="20"/>
        </w:rPr>
        <w:t>G</w:t>
      </w:r>
      <w:r>
        <w:rPr>
          <w:rFonts w:ascii="Times New Roman" w:hAnsi="Times New Roman"/>
          <w:b/>
          <w:bCs/>
          <w:color w:val="000000"/>
          <w:sz w:val="20"/>
          <w:szCs w:val="20"/>
        </w:rPr>
        <w:t xml:space="preserve">.........................................................3(3-0) </w:t>
      </w:r>
    </w:p>
    <w:p w:rsidR="008404C4"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Provides an opportunity for students to gain practical experience while working in a business or governmental agenc</w:t>
      </w:r>
      <w:r>
        <w:rPr>
          <w:rFonts w:ascii="Times New Roman" w:hAnsi="Times New Roman"/>
          <w:color w:val="000000"/>
          <w:spacing w:val="-13"/>
          <w:sz w:val="20"/>
          <w:szCs w:val="20"/>
        </w:rPr>
        <w:t>y</w:t>
      </w:r>
      <w:r>
        <w:rPr>
          <w:rFonts w:ascii="Times New Roman" w:hAnsi="Times New Roman"/>
          <w:color w:val="000000"/>
          <w:sz w:val="20"/>
          <w:szCs w:val="20"/>
        </w:rPr>
        <w:t>. Students are required to work full-time in their area of concentration during a summer term or semeste</w:t>
      </w:r>
      <w:r>
        <w:rPr>
          <w:rFonts w:ascii="Times New Roman" w:hAnsi="Times New Roman"/>
          <w:color w:val="000000"/>
          <w:spacing w:val="-11"/>
          <w:sz w:val="20"/>
          <w:szCs w:val="20"/>
        </w:rPr>
        <w:t>r</w:t>
      </w:r>
      <w:r>
        <w:rPr>
          <w:rFonts w:ascii="Times New Roman" w:hAnsi="Times New Roman"/>
          <w:color w:val="000000"/>
          <w:sz w:val="20"/>
          <w:szCs w:val="20"/>
        </w:rPr>
        <w:t>. Internship is coordinated by faculty member and supe</w:t>
      </w:r>
      <w:r>
        <w:rPr>
          <w:rFonts w:ascii="Times New Roman" w:hAnsi="Times New Roman"/>
          <w:color w:val="000000"/>
          <w:spacing w:val="-4"/>
          <w:sz w:val="20"/>
          <w:szCs w:val="20"/>
        </w:rPr>
        <w:t>r</w:t>
      </w:r>
      <w:r>
        <w:rPr>
          <w:rFonts w:ascii="Times New Roman" w:hAnsi="Times New Roman"/>
          <w:color w:val="000000"/>
          <w:sz w:val="20"/>
          <w:szCs w:val="20"/>
        </w:rPr>
        <w:t>vised by an approved business superviso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final report and oral presentation are required.</w:t>
      </w:r>
    </w:p>
    <w:p w:rsidR="008404C4"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position w:val="2"/>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6101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Accounting</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Analysis for</w:t>
      </w:r>
      <w:r>
        <w:rPr>
          <w:rFonts w:ascii="Times New Roman" w:hAnsi="Times New Roman"/>
          <w:b/>
          <w:bCs/>
          <w:color w:val="000000"/>
          <w:spacing w:val="-4"/>
          <w:sz w:val="20"/>
          <w:szCs w:val="20"/>
        </w:rPr>
        <w:t xml:space="preserve"> </w:t>
      </w:r>
      <w:r>
        <w:rPr>
          <w:rFonts w:ascii="Times New Roman" w:hAnsi="Times New Roman"/>
          <w:b/>
          <w:bCs/>
          <w:color w:val="000000"/>
          <w:sz w:val="20"/>
          <w:szCs w:val="20"/>
        </w:rPr>
        <w:t>Decision Making</w:t>
      </w:r>
      <w:r>
        <w:rPr>
          <w:rFonts w:ascii="Times New Roman" w:hAnsi="Times New Roman"/>
          <w:b/>
          <w:bCs/>
          <w:color w:val="000000"/>
          <w:spacing w:val="-32"/>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p>
    <w:p w:rsidR="008404C4"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This course is designed to familiarize the student with applications of accounting data in decision-making; cost analysis as applied in the development of budgets and standards as an accounting tool for cost control and pricing.</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case problem that requires students to interpret and discuss their analysis in the context of managerial decision-making is used.</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FINC 3105</w:t>
      </w:r>
    </w:p>
    <w:p w:rsidR="008404C4"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6102 — Managerial/Cost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 xml:space="preserve">..............................................................3(3-0) </w:t>
      </w:r>
    </w:p>
    <w:p w:rsidR="008404C4"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This is a study of budgeting, standard costing, cost-volume-profit analysis, performance evaluation and variable costing.</w:t>
      </w:r>
      <w:r>
        <w:rPr>
          <w:rFonts w:ascii="Times New Roman" w:hAnsi="Times New Roman"/>
          <w:color w:val="000000"/>
          <w:spacing w:val="-11"/>
          <w:sz w:val="20"/>
          <w:szCs w:val="20"/>
        </w:rPr>
        <w:t xml:space="preserve"> </w:t>
      </w:r>
      <w:r>
        <w:rPr>
          <w:rFonts w:ascii="Times New Roman" w:hAnsi="Times New Roman"/>
          <w:color w:val="000000"/>
          <w:sz w:val="20"/>
          <w:szCs w:val="20"/>
        </w:rPr>
        <w:t>Also covers new developments in the area of costing.</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 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4101</w:t>
      </w:r>
    </w:p>
    <w:p w:rsidR="008404C4"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6106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position w:val="-1"/>
          <w:sz w:val="20"/>
          <w:szCs w:val="20"/>
        </w:rPr>
        <w:t>T</w:t>
      </w:r>
      <w:r>
        <w:rPr>
          <w:rFonts w:ascii="Times New Roman" w:hAnsi="Times New Roman"/>
          <w:b/>
          <w:bCs/>
          <w:color w:val="000000"/>
          <w:position w:val="-1"/>
          <w:sz w:val="20"/>
          <w:szCs w:val="20"/>
        </w:rPr>
        <w:t>ax Resea</w:t>
      </w:r>
      <w:r>
        <w:rPr>
          <w:rFonts w:ascii="Times New Roman" w:hAnsi="Times New Roman"/>
          <w:b/>
          <w:bCs/>
          <w:color w:val="000000"/>
          <w:spacing w:val="-4"/>
          <w:position w:val="-1"/>
          <w:sz w:val="20"/>
          <w:szCs w:val="20"/>
        </w:rPr>
        <w:t>r</w:t>
      </w:r>
      <w:r>
        <w:rPr>
          <w:rFonts w:ascii="Times New Roman" w:hAnsi="Times New Roman"/>
          <w:b/>
          <w:bCs/>
          <w:color w:val="000000"/>
          <w:position w:val="-1"/>
          <w:sz w:val="20"/>
          <w:szCs w:val="20"/>
        </w:rPr>
        <w:t>ch</w:t>
      </w:r>
      <w:r>
        <w:rPr>
          <w:rFonts w:ascii="Times New Roman" w:hAnsi="Times New Roman"/>
          <w:b/>
          <w:bCs/>
          <w:color w:val="000000"/>
          <w:spacing w:val="-9"/>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2"/>
          <w:sz w:val="20"/>
          <w:szCs w:val="20"/>
        </w:rPr>
        <w:t>3(3-0)</w:t>
      </w:r>
    </w:p>
    <w:p w:rsidR="008404C4"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course designed to apply the concepts learned in</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ax</w:t>
      </w:r>
      <w:r>
        <w:rPr>
          <w:rFonts w:ascii="Times New Roman" w:hAnsi="Times New Roman"/>
          <w:color w:val="000000"/>
          <w:spacing w:val="-11"/>
          <w:sz w:val="20"/>
          <w:szCs w:val="20"/>
        </w:rPr>
        <w:t xml:space="preserve"> </w:t>
      </w:r>
      <w:r>
        <w:rPr>
          <w:rFonts w:ascii="Times New Roman" w:hAnsi="Times New Roman"/>
          <w:color w:val="000000"/>
          <w:sz w:val="20"/>
          <w:szCs w:val="20"/>
        </w:rPr>
        <w:t>Accounting I. Library research and case analysis are used to develop a deeper understanding of income tax applications.</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ACCT4121</w:t>
      </w:r>
    </w:p>
    <w:p w:rsidR="008404C4"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6107 </w:t>
      </w:r>
      <w:r>
        <w:rPr>
          <w:rFonts w:ascii="Times New Roman" w:hAnsi="Times New Roman"/>
          <w:b/>
          <w:bCs/>
          <w:color w:val="000000"/>
          <w:position w:val="1"/>
          <w:sz w:val="20"/>
          <w:szCs w:val="20"/>
        </w:rPr>
        <w:t>—</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Theor</w:t>
      </w:r>
      <w:r>
        <w:rPr>
          <w:rFonts w:ascii="Times New Roman" w:hAnsi="Times New Roman"/>
          <w:b/>
          <w:bCs/>
          <w:color w:val="000000"/>
          <w:spacing w:val="2"/>
          <w:position w:val="-1"/>
          <w:sz w:val="20"/>
          <w:szCs w:val="20"/>
        </w:rPr>
        <w:t>y</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sz w:val="20"/>
          <w:szCs w:val="20"/>
        </w:rPr>
      </w:pPr>
      <w:r>
        <w:rPr>
          <w:rFonts w:ascii="Times New Roman" w:hAnsi="Times New Roman"/>
          <w:color w:val="000000"/>
          <w:sz w:val="20"/>
          <w:szCs w:val="20"/>
        </w:rPr>
        <w:t>The study of the conceptual theory underlying accounting and the development of accounting principles within the conceptual theor</w:t>
      </w:r>
      <w:r>
        <w:rPr>
          <w:rFonts w:ascii="Times New Roman" w:hAnsi="Times New Roman"/>
          <w:color w:val="000000"/>
          <w:spacing w:val="-13"/>
          <w:sz w:val="20"/>
          <w:szCs w:val="20"/>
        </w:rPr>
        <w:t>y</w:t>
      </w:r>
      <w:r>
        <w:rPr>
          <w:rFonts w:ascii="Times New Roman" w:hAnsi="Times New Roman"/>
          <w:color w:val="000000"/>
          <w:sz w:val="20"/>
          <w:szCs w:val="20"/>
        </w:rPr>
        <w:t xml:space="preserve">. Emphasis is placed on accounting objectives and the cost, revenue, income, asset and equity concepts.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3102</w:t>
      </w:r>
    </w:p>
    <w:p w:rsidR="008404C4"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6108 </w:t>
      </w:r>
      <w:r>
        <w:rPr>
          <w:rFonts w:ascii="Times New Roman" w:hAnsi="Times New Roman"/>
          <w:b/>
          <w:bCs/>
          <w:color w:val="000000"/>
          <w:position w:val="1"/>
          <w:sz w:val="20"/>
          <w:szCs w:val="20"/>
        </w:rPr>
        <w:t xml:space="preserve">— </w:t>
      </w:r>
      <w:r>
        <w:rPr>
          <w:rFonts w:ascii="Times New Roman" w:hAnsi="Times New Roman"/>
          <w:b/>
          <w:bCs/>
          <w:color w:val="000000"/>
          <w:position w:val="-1"/>
          <w:sz w:val="20"/>
          <w:szCs w:val="20"/>
        </w:rPr>
        <w:t>International</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13"/>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international dimension of accounting as it relates to the multinational corpor</w:t>
      </w:r>
      <w:r>
        <w:rPr>
          <w:rFonts w:ascii="Times New Roman" w:hAnsi="Times New Roman"/>
          <w:color w:val="000000"/>
          <w:spacing w:val="-4"/>
          <w:sz w:val="20"/>
          <w:szCs w:val="20"/>
        </w:rPr>
        <w:t>a</w:t>
      </w:r>
      <w:r>
        <w:rPr>
          <w:rFonts w:ascii="Times New Roman" w:hAnsi="Times New Roman"/>
          <w:color w:val="000000"/>
          <w:sz w:val="20"/>
          <w:szCs w:val="20"/>
        </w:rPr>
        <w:t xml:space="preserve">tion and the international environment.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ACCT2102</w:t>
      </w:r>
    </w:p>
    <w:p w:rsidR="008404C4" w:rsidRDefault="008404C4" w:rsidP="008404C4">
      <w:pPr>
        <w:widowControl w:val="0"/>
        <w:autoSpaceDE w:val="0"/>
        <w:autoSpaceDN w:val="0"/>
        <w:adjustRightInd w:val="0"/>
        <w:spacing w:before="5"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 xml:space="preserve">12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Auditing 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detailed study of audit procedures includes audit sampling, tests of controls and substantive tests.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w:t>
      </w:r>
      <w:r>
        <w:rPr>
          <w:rFonts w:ascii="Times New Roman" w:hAnsi="Times New Roman"/>
          <w:i/>
          <w:iCs/>
          <w:color w:val="000000"/>
          <w:spacing w:val="-15"/>
          <w:sz w:val="20"/>
          <w:szCs w:val="20"/>
        </w:rPr>
        <w:t>11</w:t>
      </w:r>
      <w:r>
        <w:rPr>
          <w:rFonts w:ascii="Times New Roman" w:hAnsi="Times New Roman"/>
          <w:i/>
          <w:iCs/>
          <w:color w:val="000000"/>
          <w:sz w:val="20"/>
          <w:szCs w:val="20"/>
        </w:rPr>
        <w:t>1</w:t>
      </w:r>
    </w:p>
    <w:p w:rsidR="008404C4"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position w:val="2"/>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6122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ax</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3"/>
          <w:sz w:val="20"/>
          <w:szCs w:val="20"/>
        </w:rPr>
        <w:t>I</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p>
    <w:p w:rsidR="008404C4"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The study of the income tax law regarding the alternative minimum tax, property transactions, corporations, partnerships, estates and trusts, and the gift and estate tax.</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4121.</w:t>
      </w:r>
    </w:p>
    <w:p w:rsidR="008404C4"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6131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...........................................................................3(3-0) </w:t>
      </w:r>
    </w:p>
    <w:p w:rsidR="008404C4"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 xml:space="preserve">This course is a study of financial accounting and reporting related to partnerships, branches, segmental and interim reporting.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6132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30"/>
          <w:sz w:val="20"/>
          <w:szCs w:val="20"/>
        </w:rPr>
        <w:t xml:space="preserve"> </w:t>
      </w:r>
      <w:r>
        <w:rPr>
          <w:rFonts w:ascii="Times New Roman" w:hAnsi="Times New Roman"/>
          <w:b/>
          <w:bCs/>
          <w:color w:val="000000"/>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sz w:val="20"/>
          <w:szCs w:val="20"/>
        </w:rPr>
      </w:pPr>
      <w:r>
        <w:rPr>
          <w:rFonts w:ascii="Times New Roman" w:hAnsi="Times New Roman"/>
          <w:color w:val="000000"/>
          <w:sz w:val="20"/>
          <w:szCs w:val="20"/>
        </w:rPr>
        <w:t xml:space="preserve">Financial accounting and reporting related to business combinations and consolidations and for foreign operations.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ACCT</w:t>
      </w:r>
      <w:r>
        <w:rPr>
          <w:rFonts w:ascii="Times New Roman" w:hAnsi="Times New Roman"/>
          <w:b/>
          <w:bCs/>
          <w:spacing w:val="-4"/>
          <w:sz w:val="20"/>
          <w:szCs w:val="20"/>
        </w:rPr>
        <w:t xml:space="preserve"> </w:t>
      </w:r>
      <w:r>
        <w:rPr>
          <w:rFonts w:ascii="Times New Roman" w:hAnsi="Times New Roman"/>
          <w:b/>
          <w:bCs/>
          <w:sz w:val="20"/>
          <w:szCs w:val="20"/>
        </w:rPr>
        <w:t>6141 — Municipal</w:t>
      </w:r>
      <w:r>
        <w:rPr>
          <w:rFonts w:ascii="Times New Roman" w:hAnsi="Times New Roman"/>
          <w:b/>
          <w:bCs/>
          <w:spacing w:val="-11"/>
          <w:sz w:val="20"/>
          <w:szCs w:val="20"/>
        </w:rPr>
        <w:t xml:space="preserve"> </w:t>
      </w:r>
      <w:r>
        <w:rPr>
          <w:rFonts w:ascii="Times New Roman" w:hAnsi="Times New Roman"/>
          <w:b/>
          <w:bCs/>
          <w:sz w:val="20"/>
          <w:szCs w:val="20"/>
        </w:rPr>
        <w:t>Accounting</w:t>
      </w:r>
      <w:r>
        <w:rPr>
          <w:rFonts w:ascii="Times New Roman" w:hAnsi="Times New Roman"/>
          <w:b/>
          <w:bCs/>
          <w:spacing w:val="-8"/>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sz w:val="20"/>
          <w:szCs w:val="20"/>
        </w:rPr>
      </w:pPr>
      <w:r>
        <w:rPr>
          <w:rFonts w:ascii="Times New Roman" w:hAnsi="Times New Roman"/>
          <w:sz w:val="20"/>
          <w:szCs w:val="20"/>
        </w:rPr>
        <w:t>Fund theor</w:t>
      </w:r>
      <w:r>
        <w:rPr>
          <w:rFonts w:ascii="Times New Roman" w:hAnsi="Times New Roman"/>
          <w:spacing w:val="-13"/>
          <w:sz w:val="20"/>
          <w:szCs w:val="20"/>
        </w:rPr>
        <w:t>y</w:t>
      </w:r>
      <w:r>
        <w:rPr>
          <w:rFonts w:ascii="Times New Roman" w:hAnsi="Times New Roman"/>
          <w:sz w:val="20"/>
          <w:szCs w:val="20"/>
        </w:rPr>
        <w:t xml:space="preserve">, generally accepted accounting principles and accounting practice and reporting for state and local governments.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2102</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ACCT</w:t>
      </w:r>
      <w:r>
        <w:rPr>
          <w:rFonts w:ascii="Times New Roman" w:hAnsi="Times New Roman"/>
          <w:b/>
          <w:bCs/>
          <w:spacing w:val="-4"/>
          <w:sz w:val="20"/>
          <w:szCs w:val="20"/>
        </w:rPr>
        <w:t xml:space="preserve"> </w:t>
      </w:r>
      <w:r>
        <w:rPr>
          <w:rFonts w:ascii="Times New Roman" w:hAnsi="Times New Roman"/>
          <w:b/>
          <w:bCs/>
          <w:sz w:val="20"/>
          <w:szCs w:val="20"/>
        </w:rPr>
        <w:t>6142 — Not-Fo</w:t>
      </w:r>
      <w:r>
        <w:rPr>
          <w:rFonts w:ascii="Times New Roman" w:hAnsi="Times New Roman"/>
          <w:b/>
          <w:bCs/>
          <w:spacing w:val="-7"/>
          <w:sz w:val="20"/>
          <w:szCs w:val="20"/>
        </w:rPr>
        <w:t>r</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ofit</w:t>
      </w:r>
      <w:r>
        <w:rPr>
          <w:rFonts w:ascii="Times New Roman" w:hAnsi="Times New Roman"/>
          <w:b/>
          <w:bCs/>
          <w:spacing w:val="-11"/>
          <w:sz w:val="20"/>
          <w:szCs w:val="20"/>
        </w:rPr>
        <w:t xml:space="preserve"> </w:t>
      </w:r>
      <w:r>
        <w:rPr>
          <w:rFonts w:ascii="Times New Roman" w:hAnsi="Times New Roman"/>
          <w:b/>
          <w:bCs/>
          <w:sz w:val="20"/>
          <w:szCs w:val="20"/>
        </w:rPr>
        <w:t>Accounting</w:t>
      </w:r>
      <w:r>
        <w:rPr>
          <w:rFonts w:ascii="Times New Roman" w:hAnsi="Times New Roman"/>
          <w:b/>
          <w:bCs/>
          <w:spacing w:val="-24"/>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covers fund theor</w:t>
      </w:r>
      <w:r>
        <w:rPr>
          <w:rFonts w:ascii="Times New Roman" w:hAnsi="Times New Roman"/>
          <w:spacing w:val="-13"/>
          <w:sz w:val="20"/>
          <w:szCs w:val="20"/>
        </w:rPr>
        <w:t>y</w:t>
      </w:r>
      <w:r>
        <w:rPr>
          <w:rFonts w:ascii="Times New Roman" w:hAnsi="Times New Roman"/>
          <w:sz w:val="20"/>
          <w:szCs w:val="20"/>
        </w:rPr>
        <w:t>, generally accepted accounting principles and accounting practice and reporting for hospitals, colleges and universities, and other not-fo</w:t>
      </w:r>
      <w:r>
        <w:rPr>
          <w:rFonts w:ascii="Times New Roman" w:hAnsi="Times New Roman"/>
          <w:spacing w:val="-4"/>
          <w:sz w:val="20"/>
          <w:szCs w:val="20"/>
        </w:rPr>
        <w:t>r</w:t>
      </w:r>
      <w:r>
        <w:rPr>
          <w:rFonts w:ascii="Times New Roman" w:hAnsi="Times New Roman"/>
          <w:sz w:val="20"/>
          <w:szCs w:val="20"/>
        </w:rPr>
        <w:t xml:space="preserve">-profits.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6141</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6100 — Independent Study In Business</w:t>
      </w:r>
      <w:r>
        <w:rPr>
          <w:rFonts w:ascii="Times New Roman" w:hAnsi="Times New Roman"/>
          <w:b/>
          <w:bCs/>
          <w:spacing w:val="-11"/>
          <w:sz w:val="20"/>
          <w:szCs w:val="20"/>
        </w:rPr>
        <w:t xml:space="preserve"> </w:t>
      </w:r>
      <w:r>
        <w:rPr>
          <w:rFonts w:ascii="Times New Roman" w:hAnsi="Times New Roman"/>
          <w:b/>
          <w:bCs/>
          <w:sz w:val="20"/>
          <w:szCs w:val="20"/>
        </w:rPr>
        <w:t>Administration</w:t>
      </w:r>
      <w:r>
        <w:rPr>
          <w:rFonts w:ascii="Times New Roman" w:hAnsi="Times New Roman"/>
          <w:b/>
          <w:bCs/>
          <w:spacing w:val="-24"/>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Special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MBA</w:t>
      </w:r>
      <w:r>
        <w:rPr>
          <w:rFonts w:ascii="Times New Roman" w:hAnsi="Times New Roman"/>
          <w:spacing w:val="-11"/>
          <w:sz w:val="20"/>
          <w:szCs w:val="20"/>
        </w:rPr>
        <w:t xml:space="preserve"> </w:t>
      </w:r>
      <w:r>
        <w:rPr>
          <w:rFonts w:ascii="Times New Roman" w:hAnsi="Times New Roman"/>
          <w:sz w:val="20"/>
          <w:szCs w:val="20"/>
        </w:rPr>
        <w:t>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w:t>
      </w:r>
    </w:p>
    <w:p w:rsidR="008404C4"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6105 — International Busines</w:t>
      </w:r>
      <w:r>
        <w:rPr>
          <w:rFonts w:ascii="Times New Roman" w:hAnsi="Times New Roman"/>
          <w:b/>
          <w:bCs/>
          <w:spacing w:val="10"/>
          <w:sz w:val="20"/>
          <w:szCs w:val="20"/>
        </w:rPr>
        <w:t>s</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sz w:val="20"/>
          <w:szCs w:val="20"/>
        </w:rPr>
      </w:pPr>
      <w:r>
        <w:rPr>
          <w:rFonts w:ascii="Times New Roman" w:hAnsi="Times New Roman"/>
          <w:sz w:val="20"/>
          <w:szCs w:val="20"/>
        </w:rPr>
        <w:t>Introduction to international business and the multinational corporation.</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opics include devel- opment of international business, the institutional and economic environment of global business, legal and socioeconomic factors a</w:t>
      </w:r>
      <w:r>
        <w:rPr>
          <w:rFonts w:ascii="Times New Roman" w:hAnsi="Times New Roman"/>
          <w:spacing w:val="-4"/>
          <w:sz w:val="20"/>
          <w:szCs w:val="20"/>
        </w:rPr>
        <w:t>f</w:t>
      </w:r>
      <w:r>
        <w:rPr>
          <w:rFonts w:ascii="Times New Roman" w:hAnsi="Times New Roman"/>
          <w:sz w:val="20"/>
          <w:szCs w:val="20"/>
        </w:rPr>
        <w:t xml:space="preserve">fecting multinational corporations and the planning and operation of international business.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5200</w:t>
      </w:r>
    </w:p>
    <w:p w:rsidR="008404C4" w:rsidRDefault="008404C4" w:rsidP="008404C4">
      <w:pPr>
        <w:widowControl w:val="0"/>
        <w:autoSpaceDE w:val="0"/>
        <w:autoSpaceDN w:val="0"/>
        <w:adjustRightInd w:val="0"/>
        <w:spacing w:after="0" w:line="223" w:lineRule="exact"/>
        <w:ind w:left="360" w:right="180" w:firstLine="0"/>
        <w:jc w:val="both"/>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6205 — Business Resea</w:t>
      </w:r>
      <w:r>
        <w:rPr>
          <w:rFonts w:ascii="Times New Roman" w:hAnsi="Times New Roman"/>
          <w:b/>
          <w:bCs/>
          <w:spacing w:val="-4"/>
          <w:sz w:val="20"/>
          <w:szCs w:val="20"/>
        </w:rPr>
        <w:t>r</w:t>
      </w:r>
      <w:r>
        <w:rPr>
          <w:rFonts w:ascii="Times New Roman" w:hAnsi="Times New Roman"/>
          <w:b/>
          <w:bCs/>
          <w:sz w:val="20"/>
          <w:szCs w:val="20"/>
        </w:rPr>
        <w:t>ch Methods</w:t>
      </w:r>
      <w:r>
        <w:rPr>
          <w:rFonts w:ascii="Times New Roman" w:hAnsi="Times New Roman"/>
          <w:b/>
          <w:bCs/>
          <w:spacing w:val="-36"/>
          <w:sz w:val="20"/>
          <w:szCs w:val="20"/>
        </w:rPr>
        <w:t xml:space="preserve"> </w:t>
      </w:r>
      <w:r>
        <w:rPr>
          <w:rFonts w:ascii="Times New Roman" w:hAnsi="Times New Roman"/>
          <w:b/>
          <w:bCs/>
          <w:sz w:val="20"/>
          <w:szCs w:val="20"/>
        </w:rPr>
        <w:t>.....................................................................3(3-0)</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An evaluation of research methodologies used in business, types of research, research design and application of research results. Includes hands-on application of research methodolog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3205</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5200 — Overview of Economics /Quantitative</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echniques</w:t>
      </w:r>
      <w:r>
        <w:rPr>
          <w:rFonts w:ascii="Times New Roman" w:hAnsi="Times New Roman"/>
          <w:b/>
          <w:bCs/>
          <w:spacing w:val="-28"/>
          <w:sz w:val="20"/>
          <w:szCs w:val="20"/>
        </w:rPr>
        <w:t xml:space="preserve"> </w:t>
      </w:r>
      <w:r>
        <w:rPr>
          <w:rFonts w:ascii="Times New Roman" w:hAnsi="Times New Roman"/>
          <w:b/>
          <w:bCs/>
          <w:sz w:val="20"/>
          <w:szCs w:val="20"/>
        </w:rPr>
        <w:t xml:space="preserve">...............................1(1-0)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An overview course of microeconomics and macroeconomics, and quantitative techniques in business.</w:t>
      </w:r>
      <w:r>
        <w:rPr>
          <w:rFonts w:ascii="Times New Roman" w:hAnsi="Times New Roman"/>
          <w:spacing w:val="-4"/>
          <w:sz w:val="20"/>
          <w:szCs w:val="20"/>
        </w:rPr>
        <w:t xml:space="preserve"> </w:t>
      </w:r>
      <w:r>
        <w:rPr>
          <w:rFonts w:ascii="Times New Roman" w:hAnsi="Times New Roman"/>
          <w:sz w:val="20"/>
          <w:szCs w:val="20"/>
        </w:rPr>
        <w:t>This is an accelerated MBA</w:t>
      </w:r>
      <w:r>
        <w:rPr>
          <w:rFonts w:ascii="Times New Roman" w:hAnsi="Times New Roman"/>
          <w:spacing w:val="-11"/>
          <w:sz w:val="20"/>
          <w:szCs w:val="20"/>
        </w:rPr>
        <w:t xml:space="preserve"> </w:t>
      </w:r>
      <w:r>
        <w:rPr>
          <w:rFonts w:ascii="Times New Roman" w:hAnsi="Times New Roman"/>
          <w:sz w:val="20"/>
          <w:szCs w:val="20"/>
        </w:rPr>
        <w:t>prerequisite course for ECON 6106 and MGMT</w:t>
      </w:r>
      <w:r>
        <w:rPr>
          <w:rFonts w:ascii="Times New Roman" w:hAnsi="Times New Roman"/>
          <w:spacing w:val="-4"/>
          <w:sz w:val="20"/>
          <w:szCs w:val="20"/>
        </w:rPr>
        <w:t xml:space="preserve"> </w:t>
      </w:r>
      <w:r>
        <w:rPr>
          <w:rFonts w:ascii="Times New Roman" w:hAnsi="Times New Roman"/>
          <w:sz w:val="20"/>
          <w:szCs w:val="20"/>
        </w:rPr>
        <w:t xml:space="preserve">6108. </w:t>
      </w:r>
      <w:r>
        <w:rPr>
          <w:rFonts w:ascii="Times New Roman" w:hAnsi="Times New Roman"/>
          <w:spacing w:val="-16"/>
          <w:sz w:val="20"/>
          <w:szCs w:val="20"/>
        </w:rPr>
        <w:t>W</w:t>
      </w:r>
      <w:r>
        <w:rPr>
          <w:rFonts w:ascii="Times New Roman" w:hAnsi="Times New Roman"/>
          <w:sz w:val="20"/>
          <w:szCs w:val="20"/>
        </w:rPr>
        <w:t>aivers will be granted to students who completed ECON 2105, ECON 2106, and ECON 3205 or equivalent courses with grades of “C” or bette</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spacing w:val="-18"/>
          <w:sz w:val="20"/>
          <w:szCs w:val="20"/>
        </w:rPr>
        <w:t>P</w:t>
      </w:r>
      <w:r>
        <w:rPr>
          <w:rFonts w:ascii="Times New Roman" w:hAnsi="Times New Roman"/>
          <w:sz w:val="20"/>
          <w:szCs w:val="20"/>
        </w:rPr>
        <w:t>ASS/</w:t>
      </w:r>
      <w:r>
        <w:rPr>
          <w:rFonts w:ascii="Times New Roman" w:hAnsi="Times New Roman"/>
          <w:spacing w:val="-15"/>
          <w:sz w:val="20"/>
          <w:szCs w:val="20"/>
        </w:rPr>
        <w:t>F</w:t>
      </w:r>
      <w:r>
        <w:rPr>
          <w:rFonts w:ascii="Times New Roman" w:hAnsi="Times New Roman"/>
          <w:sz w:val="20"/>
          <w:szCs w:val="20"/>
        </w:rPr>
        <w:t>AIL</w:t>
      </w:r>
      <w:r>
        <w:rPr>
          <w:rFonts w:ascii="Times New Roman" w:hAnsi="Times New Roman"/>
          <w:spacing w:val="-7"/>
          <w:sz w:val="20"/>
          <w:szCs w:val="20"/>
        </w:rPr>
        <w:t xml:space="preserve"> </w:t>
      </w:r>
      <w:r>
        <w:rPr>
          <w:rFonts w:ascii="Times New Roman" w:hAnsi="Times New Roman"/>
          <w:sz w:val="20"/>
          <w:szCs w:val="20"/>
        </w:rPr>
        <w:t>Grading.</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6100 — Independent Study in Economic</w:t>
      </w:r>
      <w:r>
        <w:rPr>
          <w:rFonts w:ascii="Times New Roman" w:hAnsi="Times New Roman"/>
          <w:b/>
          <w:bCs/>
          <w:spacing w:val="5"/>
          <w:sz w:val="20"/>
          <w:szCs w:val="20"/>
        </w:rPr>
        <w:t>s</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Special economic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Economics 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 after they have completed at least 12   semester hours of MBA</w:t>
      </w:r>
      <w:r>
        <w:rPr>
          <w:rFonts w:ascii="Times New Roman" w:hAnsi="Times New Roman"/>
          <w:spacing w:val="-11"/>
          <w:sz w:val="20"/>
          <w:szCs w:val="20"/>
        </w:rPr>
        <w:t xml:space="preserve"> </w:t>
      </w:r>
      <w:r>
        <w:rPr>
          <w:rFonts w:ascii="Times New Roman" w:hAnsi="Times New Roman"/>
          <w:sz w:val="20"/>
          <w:szCs w:val="20"/>
        </w:rPr>
        <w:t>level course work beyond prerequisites.</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t>ECON 6101 — Mic</w:t>
      </w:r>
      <w:r>
        <w:rPr>
          <w:rFonts w:ascii="Times New Roman" w:hAnsi="Times New Roman"/>
          <w:b/>
          <w:bCs/>
          <w:spacing w:val="-3"/>
          <w:sz w:val="20"/>
          <w:szCs w:val="20"/>
        </w:rPr>
        <w:t>r</w:t>
      </w:r>
      <w:r>
        <w:rPr>
          <w:rFonts w:ascii="Times New Roman" w:hAnsi="Times New Roman"/>
          <w:b/>
          <w:bCs/>
          <w:sz w:val="20"/>
          <w:szCs w:val="20"/>
        </w:rPr>
        <w:t>oeconomic</w:t>
      </w:r>
      <w:r>
        <w:rPr>
          <w:rFonts w:ascii="Times New Roman" w:hAnsi="Times New Roman"/>
          <w:b/>
          <w:bCs/>
          <w:spacing w:val="-4"/>
          <w:sz w:val="20"/>
          <w:szCs w:val="20"/>
        </w:rPr>
        <w:t xml:space="preserve"> </w:t>
      </w:r>
      <w:r>
        <w:rPr>
          <w:rFonts w:ascii="Times New Roman" w:hAnsi="Times New Roman"/>
          <w:b/>
          <w:bCs/>
          <w:sz w:val="20"/>
          <w:szCs w:val="20"/>
        </w:rPr>
        <w:t>Theory and Price</w:t>
      </w:r>
      <w:r>
        <w:rPr>
          <w:rFonts w:ascii="Times New Roman" w:hAnsi="Times New Roman"/>
          <w:b/>
          <w:bCs/>
          <w:spacing w:val="-11"/>
          <w:sz w:val="20"/>
          <w:szCs w:val="20"/>
        </w:rPr>
        <w:t xml:space="preserve"> </w:t>
      </w:r>
      <w:r>
        <w:rPr>
          <w:rFonts w:ascii="Times New Roman" w:hAnsi="Times New Roman"/>
          <w:b/>
          <w:bCs/>
          <w:sz w:val="20"/>
          <w:szCs w:val="20"/>
        </w:rPr>
        <w:t>Analysi</w:t>
      </w:r>
      <w:r>
        <w:rPr>
          <w:rFonts w:ascii="Times New Roman" w:hAnsi="Times New Roman"/>
          <w:b/>
          <w:bCs/>
          <w:spacing w:val="8"/>
          <w:sz w:val="20"/>
          <w:szCs w:val="20"/>
        </w:rPr>
        <w:t>s</w:t>
      </w:r>
      <w:r>
        <w:rPr>
          <w:rFonts w:ascii="Times New Roman" w:hAnsi="Times New Roman"/>
          <w:b/>
          <w:bCs/>
          <w:sz w:val="20"/>
          <w:szCs w:val="20"/>
        </w:rPr>
        <w:t>...........................................3(3-0</w:t>
      </w:r>
      <w:r>
        <w:rPr>
          <w:rFonts w:ascii="Times New Roman" w:hAnsi="Times New Roman"/>
          <w:sz w:val="20"/>
          <w:szCs w:val="20"/>
        </w:rPr>
        <w:t xml:space="preserve">)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The course studies the e</w:t>
      </w:r>
      <w:r>
        <w:rPr>
          <w:rFonts w:ascii="Times New Roman" w:hAnsi="Times New Roman"/>
          <w:spacing w:val="-4"/>
          <w:sz w:val="20"/>
          <w:szCs w:val="20"/>
        </w:rPr>
        <w:t>f</w:t>
      </w:r>
      <w:r>
        <w:rPr>
          <w:rFonts w:ascii="Times New Roman" w:hAnsi="Times New Roman"/>
          <w:sz w:val="20"/>
          <w:szCs w:val="20"/>
        </w:rPr>
        <w:t>ficient role of price mechanism in the allocation of resources. It examines the individual economic unit, the consume</w:t>
      </w:r>
      <w:r>
        <w:rPr>
          <w:rFonts w:ascii="Times New Roman" w:hAnsi="Times New Roman"/>
          <w:spacing w:val="-8"/>
          <w:sz w:val="20"/>
          <w:szCs w:val="20"/>
        </w:rPr>
        <w:t>r</w:t>
      </w:r>
      <w:r>
        <w:rPr>
          <w:rFonts w:ascii="Times New Roman" w:hAnsi="Times New Roman"/>
          <w:sz w:val="20"/>
          <w:szCs w:val="20"/>
        </w:rPr>
        <w:t>, and the firm.</w:t>
      </w:r>
      <w:r>
        <w:rPr>
          <w:rFonts w:ascii="Times New Roman" w:hAnsi="Times New Roman"/>
          <w:spacing w:val="-4"/>
          <w:sz w:val="20"/>
          <w:szCs w:val="20"/>
        </w:rPr>
        <w:t xml:space="preserve"> </w:t>
      </w:r>
      <w:r>
        <w:rPr>
          <w:rFonts w:ascii="Times New Roman" w:hAnsi="Times New Roman"/>
          <w:sz w:val="20"/>
          <w:szCs w:val="20"/>
        </w:rPr>
        <w:t>The course develops an understanding of the factors underlying the determination of price and output in di</w:t>
      </w:r>
      <w:r>
        <w:rPr>
          <w:rFonts w:ascii="Times New Roman" w:hAnsi="Times New Roman"/>
          <w:spacing w:val="-4"/>
          <w:sz w:val="20"/>
          <w:szCs w:val="20"/>
        </w:rPr>
        <w:t>f</w:t>
      </w:r>
      <w:r>
        <w:rPr>
          <w:rFonts w:ascii="Times New Roman" w:hAnsi="Times New Roman"/>
          <w:sz w:val="20"/>
          <w:szCs w:val="20"/>
        </w:rPr>
        <w:t>ferent market situations.</w:t>
      </w:r>
    </w:p>
    <w:p w:rsidR="008404C4" w:rsidRDefault="008404C4" w:rsidP="008404C4">
      <w:pPr>
        <w:widowControl w:val="0"/>
        <w:autoSpaceDE w:val="0"/>
        <w:autoSpaceDN w:val="0"/>
        <w:adjustRightInd w:val="0"/>
        <w:spacing w:after="0"/>
        <w:ind w:left="360" w:right="18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2106 or ECON 5200</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6106 — Economics for</w:t>
      </w:r>
      <w:r>
        <w:rPr>
          <w:rFonts w:ascii="Times New Roman" w:hAnsi="Times New Roman"/>
          <w:b/>
          <w:bCs/>
          <w:spacing w:val="-4"/>
          <w:sz w:val="20"/>
          <w:szCs w:val="20"/>
        </w:rPr>
        <w:t xml:space="preserve"> </w:t>
      </w:r>
      <w:r>
        <w:rPr>
          <w:rFonts w:ascii="Times New Roman" w:hAnsi="Times New Roman"/>
          <w:b/>
          <w:bCs/>
          <w:sz w:val="20"/>
          <w:szCs w:val="20"/>
        </w:rPr>
        <w:t>Managers</w:t>
      </w:r>
      <w:r>
        <w:rPr>
          <w:rFonts w:ascii="Times New Roman" w:hAnsi="Times New Roman"/>
          <w:b/>
          <w:bCs/>
          <w:spacing w:val="-7"/>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This course is an overview of basic economic theory applied to modern business decision- making. It will cover major macroeconomic and microeconomic concepts that are important to managers working within the</w:t>
      </w:r>
      <w:r>
        <w:rPr>
          <w:rFonts w:ascii="Times New Roman" w:hAnsi="Times New Roman"/>
          <w:spacing w:val="-11"/>
          <w:sz w:val="20"/>
          <w:szCs w:val="20"/>
        </w:rPr>
        <w:t xml:space="preserve"> </w:t>
      </w:r>
      <w:r>
        <w:rPr>
          <w:rFonts w:ascii="Times New Roman" w:hAnsi="Times New Roman"/>
          <w:sz w:val="20"/>
          <w:szCs w:val="20"/>
        </w:rPr>
        <w:t>American econom</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course is designed to develop students’ understanding of how to e</w:t>
      </w:r>
      <w:r>
        <w:rPr>
          <w:rFonts w:ascii="Times New Roman" w:hAnsi="Times New Roman"/>
          <w:spacing w:val="-4"/>
          <w:sz w:val="20"/>
          <w:szCs w:val="20"/>
        </w:rPr>
        <w:t>f</w:t>
      </w:r>
      <w:r>
        <w:rPr>
          <w:rFonts w:ascii="Times New Roman" w:hAnsi="Times New Roman"/>
          <w:sz w:val="20"/>
          <w:szCs w:val="20"/>
        </w:rPr>
        <w:t>ficiently achieve the goals of the firm and their ability to recognize how economic forces a</w:t>
      </w:r>
      <w:r>
        <w:rPr>
          <w:rFonts w:ascii="Times New Roman" w:hAnsi="Times New Roman"/>
          <w:spacing w:val="-4"/>
          <w:sz w:val="20"/>
          <w:szCs w:val="20"/>
        </w:rPr>
        <w:t>f</w:t>
      </w:r>
      <w:r>
        <w:rPr>
          <w:rFonts w:ascii="Times New Roman" w:hAnsi="Times New Roman"/>
          <w:sz w:val="20"/>
          <w:szCs w:val="20"/>
        </w:rPr>
        <w:t>fect the o</w:t>
      </w:r>
      <w:r>
        <w:rPr>
          <w:rFonts w:ascii="Times New Roman" w:hAnsi="Times New Roman"/>
          <w:spacing w:val="-4"/>
          <w:sz w:val="20"/>
          <w:szCs w:val="20"/>
        </w:rPr>
        <w:t>r</w:t>
      </w:r>
      <w:r>
        <w:rPr>
          <w:rFonts w:ascii="Times New Roman" w:hAnsi="Times New Roman"/>
          <w:sz w:val="20"/>
          <w:szCs w:val="20"/>
        </w:rPr>
        <w:t>ganization.</w:t>
      </w:r>
    </w:p>
    <w:p w:rsidR="008404C4" w:rsidRDefault="008404C4" w:rsidP="008404C4">
      <w:pPr>
        <w:widowControl w:val="0"/>
        <w:autoSpaceDE w:val="0"/>
        <w:autoSpaceDN w:val="0"/>
        <w:adjustRightInd w:val="0"/>
        <w:spacing w:after="0"/>
        <w:ind w:left="360" w:right="18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2105 and 2106 or ECON 5200</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6108 — International</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rade and Finance</w:t>
      </w:r>
      <w:r>
        <w:rPr>
          <w:rFonts w:ascii="Times New Roman" w:hAnsi="Times New Roman"/>
          <w:b/>
          <w:bCs/>
          <w:spacing w:val="-15"/>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Theory of the international exchange of goods and services. Emphasis on current problems and polic</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 xml:space="preserve">ECON 6128 — Contemporary Economic Issues.............................................................3(3-0)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The course discusses the economics of social issues. Focus will be on today</w:t>
      </w:r>
      <w:r>
        <w:rPr>
          <w:rFonts w:ascii="Times New Roman" w:hAnsi="Times New Roman"/>
          <w:spacing w:val="-11"/>
          <w:sz w:val="20"/>
          <w:szCs w:val="20"/>
        </w:rPr>
        <w:t>’</w:t>
      </w:r>
      <w:r>
        <w:rPr>
          <w:rFonts w:ascii="Times New Roman" w:hAnsi="Times New Roman"/>
          <w:sz w:val="20"/>
          <w:szCs w:val="20"/>
        </w:rPr>
        <w:t>s most pressing social and economic problems from both domestic and global viewpoints. Students will examine the issues of, but not limited to, Social Security and Medicare, Economic Growth, Poverty Problems, Government Expenditures and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 xml:space="preserve">ax Issues, and Protectionism versus Free </w:t>
      </w:r>
      <w:r>
        <w:rPr>
          <w:rFonts w:ascii="Times New Roman" w:hAnsi="Times New Roman"/>
          <w:spacing w:val="-7"/>
          <w:sz w:val="20"/>
          <w:szCs w:val="20"/>
        </w:rPr>
        <w:t>T</w:t>
      </w:r>
      <w:r>
        <w:rPr>
          <w:rFonts w:ascii="Times New Roman" w:hAnsi="Times New Roman"/>
          <w:sz w:val="20"/>
          <w:szCs w:val="20"/>
        </w:rPr>
        <w:t>rade.</w:t>
      </w:r>
      <w:r>
        <w:rPr>
          <w:rFonts w:ascii="Times New Roman" w:hAnsi="Times New Roman"/>
          <w:spacing w:val="-4"/>
          <w:sz w:val="20"/>
          <w:szCs w:val="20"/>
        </w:rPr>
        <w:t xml:space="preserve"> </w:t>
      </w:r>
      <w:r>
        <w:rPr>
          <w:rFonts w:ascii="Times New Roman" w:hAnsi="Times New Roman"/>
          <w:sz w:val="20"/>
          <w:szCs w:val="20"/>
        </w:rPr>
        <w:t xml:space="preserve">The course goes in depth discussing the applicable theories and contemporary issues.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6145 — Banking and Fo</w:t>
      </w:r>
      <w:r>
        <w:rPr>
          <w:rFonts w:ascii="Times New Roman" w:hAnsi="Times New Roman"/>
          <w:b/>
          <w:bCs/>
          <w:spacing w:val="-4"/>
          <w:sz w:val="20"/>
          <w:szCs w:val="20"/>
        </w:rPr>
        <w:t>r</w:t>
      </w:r>
      <w:r>
        <w:rPr>
          <w:rFonts w:ascii="Times New Roman" w:hAnsi="Times New Roman"/>
          <w:b/>
          <w:bCs/>
          <w:sz w:val="20"/>
          <w:szCs w:val="20"/>
        </w:rPr>
        <w:t>eign Exchange</w:t>
      </w:r>
      <w:r>
        <w:rPr>
          <w:rFonts w:ascii="Times New Roman" w:hAnsi="Times New Roman"/>
          <w:b/>
          <w:bCs/>
          <w:spacing w:val="-19"/>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sz w:val="20"/>
          <w:szCs w:val="20"/>
        </w:rPr>
      </w:pPr>
      <w:r>
        <w:rPr>
          <w:rFonts w:ascii="Times New Roman" w:hAnsi="Times New Roman"/>
          <w:sz w:val="20"/>
          <w:szCs w:val="20"/>
        </w:rPr>
        <w:t>The nature of money standards, Federal Reserve System, theory of mone</w:t>
      </w:r>
      <w:r>
        <w:rPr>
          <w:rFonts w:ascii="Times New Roman" w:hAnsi="Times New Roman"/>
          <w:spacing w:val="-13"/>
          <w:sz w:val="20"/>
          <w:szCs w:val="20"/>
        </w:rPr>
        <w:t>y</w:t>
      </w:r>
      <w:r>
        <w:rPr>
          <w:rFonts w:ascii="Times New Roman" w:hAnsi="Times New Roman"/>
          <w:sz w:val="20"/>
          <w:szCs w:val="20"/>
        </w:rPr>
        <w:t>, credit and banking.</w:t>
      </w:r>
    </w:p>
    <w:p w:rsidR="008404C4" w:rsidRDefault="008404C4" w:rsidP="008404C4">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ECON 6205 — Int</w:t>
      </w:r>
      <w:r>
        <w:rPr>
          <w:rFonts w:ascii="Times New Roman" w:hAnsi="Times New Roman"/>
          <w:b/>
          <w:bCs/>
          <w:spacing w:val="-4"/>
          <w:sz w:val="20"/>
          <w:szCs w:val="20"/>
        </w:rPr>
        <w:t>r</w:t>
      </w:r>
      <w:r>
        <w:rPr>
          <w:rFonts w:ascii="Times New Roman" w:hAnsi="Times New Roman"/>
          <w:b/>
          <w:bCs/>
          <w:sz w:val="20"/>
          <w:szCs w:val="20"/>
        </w:rPr>
        <w:t>oduction to Econometric</w:t>
      </w:r>
      <w:r>
        <w:rPr>
          <w:rFonts w:ascii="Times New Roman" w:hAnsi="Times New Roman"/>
          <w:b/>
          <w:bCs/>
          <w:spacing w:val="4"/>
          <w:sz w:val="20"/>
          <w:szCs w:val="20"/>
        </w:rPr>
        <w:t>s</w:t>
      </w:r>
      <w:r>
        <w:rPr>
          <w:rFonts w:ascii="Times New Roman" w:hAnsi="Times New Roman"/>
          <w:b/>
          <w:bCs/>
          <w:sz w:val="20"/>
          <w:szCs w:val="20"/>
        </w:rPr>
        <w:t>.................................................................3(3-0)</w:t>
      </w:r>
    </w:p>
    <w:p w:rsidR="008404C4" w:rsidRDefault="008404C4" w:rsidP="008404C4">
      <w:pPr>
        <w:widowControl w:val="0"/>
        <w:autoSpaceDE w:val="0"/>
        <w:autoSpaceDN w:val="0"/>
        <w:adjustRightInd w:val="0"/>
        <w:spacing w:before="10" w:after="0"/>
        <w:ind w:left="360" w:right="180" w:firstLine="0"/>
        <w:jc w:val="both"/>
        <w:rPr>
          <w:rFonts w:ascii="Times New Roman" w:hAnsi="Times New Roman"/>
          <w:i/>
          <w:iCs/>
          <w:sz w:val="20"/>
          <w:szCs w:val="20"/>
        </w:rPr>
      </w:pPr>
      <w:r>
        <w:rPr>
          <w:rFonts w:ascii="Times New Roman" w:hAnsi="Times New Roman"/>
          <w:sz w:val="20"/>
          <w:szCs w:val="20"/>
        </w:rPr>
        <w:t xml:space="preserve">The course discusses the mathematical formulation of economic theories. Focus will be on the use of statistical procedures to measure the theoretical relationships and to verify or reject such theories.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ECON 3205 and ECON 6106</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6605 — Labor</w:t>
      </w:r>
      <w:r>
        <w:rPr>
          <w:rFonts w:ascii="Times New Roman" w:hAnsi="Times New Roman"/>
          <w:b/>
          <w:bCs/>
          <w:spacing w:val="-4"/>
          <w:sz w:val="20"/>
          <w:szCs w:val="20"/>
        </w:rPr>
        <w:t xml:space="preserve"> </w:t>
      </w:r>
      <w:r>
        <w:rPr>
          <w:rFonts w:ascii="Times New Roman" w:hAnsi="Times New Roman"/>
          <w:b/>
          <w:bCs/>
          <w:sz w:val="20"/>
          <w:szCs w:val="20"/>
        </w:rPr>
        <w:t>Economics</w:t>
      </w:r>
      <w:r>
        <w:rPr>
          <w:rFonts w:ascii="Times New Roman" w:hAnsi="Times New Roman"/>
          <w:b/>
          <w:bCs/>
          <w:spacing w:val="-30"/>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The course focuses on application of economic theory to labor markets and discussion of the impact of market powers such as labor unions, government, and big corporations and the discrimination of the resulting distribution of income.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FINC 6101 — Financial Management</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 xml:space="preserve">This course provides an introduction to the fundamental concepts of the finance function with emphasis on the decision-making techniques relevant to financial and nonfinancial managers. </w:t>
      </w:r>
      <w:r>
        <w:rPr>
          <w:rFonts w:ascii="Times New Roman" w:hAnsi="Times New Roman"/>
          <w:spacing w:val="-14"/>
          <w:sz w:val="20"/>
          <w:szCs w:val="20"/>
        </w:rPr>
        <w:t>T</w:t>
      </w:r>
      <w:r>
        <w:rPr>
          <w:rFonts w:ascii="Times New Roman" w:hAnsi="Times New Roman"/>
          <w:sz w:val="20"/>
          <w:szCs w:val="20"/>
        </w:rPr>
        <w:t xml:space="preserve">opics include valuation, risk and return analysis, cost of capital, financial analysis and plan- ning and working capital management.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3105 or</w:t>
      </w:r>
      <w:r>
        <w:rPr>
          <w:rFonts w:ascii="Times New Roman" w:hAnsi="Times New Roman"/>
          <w:i/>
          <w:iCs/>
          <w:spacing w:val="-4"/>
          <w:sz w:val="20"/>
          <w:szCs w:val="20"/>
        </w:rPr>
        <w:t xml:space="preserve"> </w:t>
      </w:r>
      <w:r>
        <w:rPr>
          <w:rFonts w:ascii="Times New Roman" w:hAnsi="Times New Roman"/>
          <w:i/>
          <w:iCs/>
          <w:sz w:val="20"/>
          <w:szCs w:val="20"/>
        </w:rPr>
        <w:t>ACCT 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FINC 6102 — Cases In Financial Managemen</w:t>
      </w:r>
      <w:r>
        <w:rPr>
          <w:rFonts w:ascii="Times New Roman" w:hAnsi="Times New Roman"/>
          <w:b/>
          <w:bCs/>
          <w:spacing w:val="11"/>
          <w:sz w:val="20"/>
          <w:szCs w:val="20"/>
        </w:rPr>
        <w:t>t</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An in-depth study of the techniques of financial analysis in solving case problems. Emphasis on blending the theoretical and practical aspects of finance as applied to corporations.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6101</w:t>
      </w:r>
    </w:p>
    <w:p w:rsidR="008404C4" w:rsidRDefault="008404C4" w:rsidP="008404C4">
      <w:pPr>
        <w:widowControl w:val="0"/>
        <w:autoSpaceDE w:val="0"/>
        <w:autoSpaceDN w:val="0"/>
        <w:adjustRightInd w:val="0"/>
        <w:spacing w:after="0" w:line="245" w:lineRule="exact"/>
        <w:ind w:left="360" w:right="180" w:firstLine="0"/>
        <w:jc w:val="both"/>
        <w:rPr>
          <w:rFonts w:ascii="Times New Roman" w:hAnsi="Times New Roman"/>
          <w:sz w:val="20"/>
          <w:szCs w:val="20"/>
        </w:rPr>
      </w:pPr>
      <w:r>
        <w:rPr>
          <w:rFonts w:ascii="Times New Roman" w:hAnsi="Times New Roman"/>
          <w:b/>
          <w:bCs/>
          <w:position w:val="1"/>
          <w:sz w:val="20"/>
          <w:szCs w:val="20"/>
        </w:rPr>
        <w:t>FINC 6103 — Investment</w:t>
      </w:r>
      <w:r>
        <w:rPr>
          <w:rFonts w:ascii="Times New Roman" w:hAnsi="Times New Roman"/>
          <w:b/>
          <w:bCs/>
          <w:spacing w:val="-11"/>
          <w:position w:val="1"/>
          <w:sz w:val="20"/>
          <w:szCs w:val="20"/>
        </w:rPr>
        <w:t xml:space="preserve"> </w:t>
      </w:r>
      <w:r>
        <w:rPr>
          <w:rFonts w:ascii="Times New Roman" w:hAnsi="Times New Roman"/>
          <w:b/>
          <w:bCs/>
          <w:position w:val="1"/>
          <w:sz w:val="20"/>
          <w:szCs w:val="20"/>
        </w:rPr>
        <w:t>Analysis</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position w:val="-1"/>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survey of the investment field in theory and practice from the point of view of individuals and institutional investors. Includes the study of security analysis and portfolio management.</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FINC 6104 — Capital Markets and the Global Economy</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will provide an in-depth study of capital markets in instruments, structure and equilibrium and familiarize the students as managers with a changing international scene.</w:t>
      </w:r>
      <w:r>
        <w:rPr>
          <w:rFonts w:ascii="Times New Roman" w:hAnsi="Times New Roman"/>
          <w:spacing w:val="-4"/>
          <w:sz w:val="20"/>
          <w:szCs w:val="20"/>
        </w:rPr>
        <w:t xml:space="preserve"> </w:t>
      </w:r>
      <w:r>
        <w:rPr>
          <w:rFonts w:ascii="Times New Roman" w:hAnsi="Times New Roman"/>
          <w:sz w:val="20"/>
          <w:szCs w:val="20"/>
        </w:rPr>
        <w:t>The use of foreign exchange markets, interest rate, risk, arbitrage, spot and forward rates, swaps and their applicability to hedging will be introduced.</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4"/>
          <w:sz w:val="20"/>
          <w:szCs w:val="20"/>
        </w:rPr>
        <w:t xml:space="preserve"> </w:t>
      </w:r>
      <w:r>
        <w:rPr>
          <w:rFonts w:ascii="Times New Roman" w:hAnsi="Times New Roman"/>
          <w:i/>
          <w:iCs/>
          <w:sz w:val="20"/>
          <w:szCs w:val="20"/>
        </w:rPr>
        <w:t>ACCT2102 and ECON3145</w:t>
      </w:r>
    </w:p>
    <w:p w:rsidR="008404C4" w:rsidRDefault="008404C4" w:rsidP="008404C4">
      <w:pPr>
        <w:widowControl w:val="0"/>
        <w:autoSpaceDE w:val="0"/>
        <w:autoSpaceDN w:val="0"/>
        <w:adjustRightInd w:val="0"/>
        <w:spacing w:after="0" w:line="245" w:lineRule="exact"/>
        <w:ind w:left="360" w:right="180" w:firstLine="0"/>
        <w:jc w:val="both"/>
        <w:rPr>
          <w:rFonts w:ascii="Times New Roman" w:hAnsi="Times New Roman"/>
          <w:sz w:val="20"/>
          <w:szCs w:val="20"/>
        </w:rPr>
      </w:pPr>
      <w:r>
        <w:rPr>
          <w:rFonts w:ascii="Times New Roman" w:hAnsi="Times New Roman"/>
          <w:b/>
          <w:bCs/>
          <w:sz w:val="20"/>
          <w:szCs w:val="20"/>
        </w:rPr>
        <w:t xml:space="preserve">FINC </w:t>
      </w:r>
      <w:r>
        <w:rPr>
          <w:rFonts w:ascii="Times New Roman" w:hAnsi="Times New Roman"/>
          <w:b/>
          <w:bCs/>
          <w:position w:val="-1"/>
          <w:sz w:val="20"/>
          <w:szCs w:val="20"/>
        </w:rPr>
        <w:t xml:space="preserve">6105 </w:t>
      </w:r>
      <w:r>
        <w:rPr>
          <w:rFonts w:ascii="Times New Roman" w:hAnsi="Times New Roman"/>
          <w:b/>
          <w:bCs/>
          <w:position w:val="1"/>
          <w:sz w:val="20"/>
          <w:szCs w:val="20"/>
        </w:rPr>
        <w:t xml:space="preserve">— </w:t>
      </w:r>
      <w:r>
        <w:rPr>
          <w:rFonts w:ascii="Times New Roman" w:hAnsi="Times New Roman"/>
          <w:b/>
          <w:bCs/>
          <w:position w:val="-1"/>
          <w:sz w:val="20"/>
          <w:szCs w:val="20"/>
        </w:rPr>
        <w:t>Management of Financial Intermediarie</w:t>
      </w:r>
      <w:r>
        <w:rPr>
          <w:rFonts w:ascii="Times New Roman" w:hAnsi="Times New Roman"/>
          <w:b/>
          <w:bCs/>
          <w:spacing w:val="6"/>
          <w:position w:val="-1"/>
          <w:sz w:val="20"/>
          <w:szCs w:val="20"/>
        </w:rPr>
        <w:t>s</w:t>
      </w:r>
      <w:r>
        <w:rPr>
          <w:rFonts w:ascii="Times New Roman" w:hAnsi="Times New Roman"/>
          <w:b/>
          <w:bCs/>
          <w:position w:val="-1"/>
          <w:sz w:val="20"/>
          <w:szCs w:val="20"/>
        </w:rPr>
        <w:t>...............................................</w:t>
      </w:r>
      <w:r>
        <w:rPr>
          <w:rFonts w:ascii="Times New Roman" w:hAnsi="Times New Roman"/>
          <w:b/>
          <w:bCs/>
          <w:position w:val="1"/>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i/>
          <w:iCs/>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FINC3105</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FINC 6106 — Speculative Markets and Financial Engineering</w:t>
      </w:r>
      <w:r>
        <w:rPr>
          <w:rFonts w:ascii="Times New Roman" w:hAnsi="Times New Roman"/>
          <w:b/>
          <w:bCs/>
          <w:spacing w:val="-6"/>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6103</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5</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Effectiveness</w:t>
      </w:r>
      <w:r>
        <w:rPr>
          <w:rFonts w:ascii="Times New Roman" w:hAnsi="Times New Roman"/>
          <w:b/>
          <w:bCs/>
          <w:spacing w:val="-26"/>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is designed for students to learn individual and group skills required for e</w:t>
      </w:r>
      <w:r>
        <w:rPr>
          <w:rFonts w:ascii="Times New Roman" w:hAnsi="Times New Roman"/>
          <w:spacing w:val="-4"/>
          <w:sz w:val="20"/>
          <w:szCs w:val="20"/>
        </w:rPr>
        <w:t>f</w:t>
      </w:r>
      <w:r>
        <w:rPr>
          <w:rFonts w:ascii="Times New Roman" w:hAnsi="Times New Roman"/>
          <w:sz w:val="20"/>
          <w:szCs w:val="20"/>
        </w:rPr>
        <w:t>fective functioning in an o</w:t>
      </w:r>
      <w:r>
        <w:rPr>
          <w:rFonts w:ascii="Times New Roman" w:hAnsi="Times New Roman"/>
          <w:spacing w:val="-4"/>
          <w:sz w:val="20"/>
          <w:szCs w:val="20"/>
        </w:rPr>
        <w:t>r</w:t>
      </w:r>
      <w:r>
        <w:rPr>
          <w:rFonts w:ascii="Times New Roman" w:hAnsi="Times New Roman"/>
          <w:sz w:val="20"/>
          <w:szCs w:val="20"/>
        </w:rPr>
        <w:t>ganizational context.</w:t>
      </w:r>
      <w:r>
        <w:rPr>
          <w:rFonts w:ascii="Times New Roman" w:hAnsi="Times New Roman"/>
          <w:spacing w:val="-3"/>
          <w:sz w:val="20"/>
          <w:szCs w:val="20"/>
        </w:rPr>
        <w:t xml:space="preserve"> </w:t>
      </w:r>
      <w:r>
        <w:rPr>
          <w:rFonts w:ascii="Times New Roman" w:hAnsi="Times New Roman"/>
          <w:sz w:val="20"/>
          <w:szCs w:val="20"/>
        </w:rPr>
        <w:t>The course highlights the leadership and managerial competencies needed to create and maintain o</w:t>
      </w:r>
      <w:r>
        <w:rPr>
          <w:rFonts w:ascii="Times New Roman" w:hAnsi="Times New Roman"/>
          <w:spacing w:val="-4"/>
          <w:sz w:val="20"/>
          <w:szCs w:val="20"/>
        </w:rPr>
        <w:t>r</w:t>
      </w:r>
      <w:r>
        <w:rPr>
          <w:rFonts w:ascii="Times New Roman" w:hAnsi="Times New Roman"/>
          <w:sz w:val="20"/>
          <w:szCs w:val="20"/>
        </w:rPr>
        <w:t>ganizations that are e</w:t>
      </w:r>
      <w:r>
        <w:rPr>
          <w:rFonts w:ascii="Times New Roman" w:hAnsi="Times New Roman"/>
          <w:spacing w:val="-4"/>
          <w:sz w:val="20"/>
          <w:szCs w:val="20"/>
        </w:rPr>
        <w:t>f</w:t>
      </w:r>
      <w:r>
        <w:rPr>
          <w:rFonts w:ascii="Times New Roman" w:hAnsi="Times New Roman"/>
          <w:sz w:val="20"/>
          <w:szCs w:val="20"/>
        </w:rPr>
        <w:t>fective, successful, and earn above average returns on their investments. Such knowledge and skills focus on the accurate diagnosis, design, deployment, evaluation and enhancement of o</w:t>
      </w:r>
      <w:r>
        <w:rPr>
          <w:rFonts w:ascii="Times New Roman" w:hAnsi="Times New Roman"/>
          <w:spacing w:val="-4"/>
          <w:sz w:val="20"/>
          <w:szCs w:val="20"/>
        </w:rPr>
        <w:t>r</w:t>
      </w:r>
      <w:r>
        <w:rPr>
          <w:rFonts w:ascii="Times New Roman" w:hAnsi="Times New Roman"/>
          <w:sz w:val="20"/>
          <w:szCs w:val="20"/>
        </w:rPr>
        <w:t>ganizations and o</w:t>
      </w:r>
      <w:r>
        <w:rPr>
          <w:rFonts w:ascii="Times New Roman" w:hAnsi="Times New Roman"/>
          <w:spacing w:val="-4"/>
          <w:sz w:val="20"/>
          <w:szCs w:val="20"/>
        </w:rPr>
        <w:t>r</w:t>
      </w:r>
      <w:r>
        <w:rPr>
          <w:rFonts w:ascii="Times New Roman" w:hAnsi="Times New Roman"/>
          <w:sz w:val="20"/>
          <w:szCs w:val="20"/>
        </w:rPr>
        <w:t>g</w:t>
      </w:r>
      <w:r>
        <w:rPr>
          <w:rFonts w:ascii="Times New Roman" w:hAnsi="Times New Roman"/>
          <w:spacing w:val="-4"/>
          <w:sz w:val="20"/>
          <w:szCs w:val="20"/>
        </w:rPr>
        <w:t>a</w:t>
      </w:r>
      <w:r>
        <w:rPr>
          <w:rFonts w:ascii="Times New Roman" w:hAnsi="Times New Roman"/>
          <w:sz w:val="20"/>
          <w:szCs w:val="20"/>
        </w:rPr>
        <w:t>nizational interventions needed to sustain e</w:t>
      </w:r>
      <w:r>
        <w:rPr>
          <w:rFonts w:ascii="Times New Roman" w:hAnsi="Times New Roman"/>
          <w:spacing w:val="-4"/>
          <w:sz w:val="20"/>
          <w:szCs w:val="20"/>
        </w:rPr>
        <w:t>f</w:t>
      </w:r>
      <w:r>
        <w:rPr>
          <w:rFonts w:ascii="Times New Roman" w:hAnsi="Times New Roman"/>
          <w:sz w:val="20"/>
          <w:szCs w:val="20"/>
        </w:rPr>
        <w:t>fective change.</w:t>
      </w:r>
      <w:r>
        <w:rPr>
          <w:rFonts w:ascii="Times New Roman" w:hAnsi="Times New Roman"/>
          <w:spacing w:val="49"/>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6000 — Internship in Management</w:t>
      </w:r>
      <w:r>
        <w:rPr>
          <w:rFonts w:ascii="Times New Roman" w:hAnsi="Times New Roman"/>
          <w:b/>
          <w:bCs/>
          <w:spacing w:val="-2"/>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sz w:val="20"/>
          <w:szCs w:val="20"/>
        </w:rPr>
      </w:pP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final report and oral presentation are required.</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6105 —</w:t>
      </w:r>
      <w:r>
        <w:rPr>
          <w:rFonts w:ascii="Times New Roman" w:hAnsi="Times New Roman"/>
          <w:b/>
          <w:bCs/>
          <w:spacing w:val="-4"/>
          <w:sz w:val="20"/>
          <w:szCs w:val="20"/>
        </w:rPr>
        <w:t xml:space="preserve"> </w:t>
      </w:r>
      <w:r>
        <w:rPr>
          <w:rFonts w:ascii="Times New Roman" w:hAnsi="Times New Roman"/>
          <w:b/>
          <w:bCs/>
          <w:sz w:val="20"/>
          <w:szCs w:val="20"/>
        </w:rPr>
        <w:t>The Legal EnvI</w:t>
      </w:r>
      <w:r>
        <w:rPr>
          <w:rFonts w:ascii="Times New Roman" w:hAnsi="Times New Roman"/>
          <w:b/>
          <w:bCs/>
          <w:spacing w:val="-4"/>
          <w:sz w:val="20"/>
          <w:szCs w:val="20"/>
        </w:rPr>
        <w:t>r</w:t>
      </w:r>
      <w:r>
        <w:rPr>
          <w:rFonts w:ascii="Times New Roman" w:hAnsi="Times New Roman"/>
          <w:b/>
          <w:bCs/>
          <w:sz w:val="20"/>
          <w:szCs w:val="20"/>
        </w:rPr>
        <w:t>onment of Business</w:t>
      </w:r>
      <w:r>
        <w:rPr>
          <w:rFonts w:ascii="Times New Roman" w:hAnsi="Times New Roman"/>
          <w:b/>
          <w:bCs/>
          <w:spacing w:val="-23"/>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Develops an understanding of the interrelationships of law and society and an awareness of the need to recognize the conflicting rights and duties which lead to the formation of la</w:t>
      </w:r>
      <w:r>
        <w:rPr>
          <w:rFonts w:ascii="Times New Roman" w:hAnsi="Times New Roman"/>
          <w:spacing w:val="-13"/>
          <w:sz w:val="20"/>
          <w:szCs w:val="20"/>
        </w:rPr>
        <w:t>w</w:t>
      </w:r>
      <w:r>
        <w:rPr>
          <w:rFonts w:ascii="Times New Roman" w:hAnsi="Times New Roman"/>
          <w:sz w:val="20"/>
          <w:szCs w:val="20"/>
        </w:rPr>
        <w:t>, to- gether with the impact such law has on the business communit</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6108 — Quantitative Methods for</w:t>
      </w:r>
      <w:r>
        <w:rPr>
          <w:rFonts w:ascii="Times New Roman" w:hAnsi="Times New Roman"/>
          <w:b/>
          <w:bCs/>
          <w:spacing w:val="-4"/>
          <w:sz w:val="20"/>
          <w:szCs w:val="20"/>
        </w:rPr>
        <w:t xml:space="preserve"> </w:t>
      </w:r>
      <w:r>
        <w:rPr>
          <w:rFonts w:ascii="Times New Roman" w:hAnsi="Times New Roman"/>
          <w:b/>
          <w:bCs/>
          <w:sz w:val="20"/>
          <w:szCs w:val="20"/>
        </w:rPr>
        <w:t>Manager</w:t>
      </w:r>
      <w:r>
        <w:rPr>
          <w:rFonts w:ascii="Times New Roman" w:hAnsi="Times New Roman"/>
          <w:b/>
          <w:bCs/>
          <w:spacing w:val="8"/>
          <w:sz w:val="20"/>
          <w:szCs w:val="20"/>
        </w:rPr>
        <w:t>s</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introduces students to the major quantitative techniques used in management decision making.</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opics include deterministric nad probability models, decision theor</w:t>
      </w:r>
      <w:r>
        <w:rPr>
          <w:rFonts w:ascii="Times New Roman" w:hAnsi="Times New Roman"/>
          <w:spacing w:val="-13"/>
          <w:sz w:val="20"/>
          <w:szCs w:val="20"/>
        </w:rPr>
        <w:t>y</w:t>
      </w:r>
      <w:r>
        <w:rPr>
          <w:rFonts w:ascii="Times New Roman" w:hAnsi="Times New Roman"/>
          <w:sz w:val="20"/>
          <w:szCs w:val="20"/>
        </w:rPr>
        <w:t>, game theor</w:t>
      </w:r>
      <w:r>
        <w:rPr>
          <w:rFonts w:ascii="Times New Roman" w:hAnsi="Times New Roman"/>
          <w:spacing w:val="-13"/>
          <w:sz w:val="20"/>
          <w:szCs w:val="20"/>
        </w:rPr>
        <w:t>y</w:t>
      </w:r>
      <w:r>
        <w:rPr>
          <w:rFonts w:ascii="Times New Roman" w:hAnsi="Times New Roman"/>
          <w:sz w:val="20"/>
          <w:szCs w:val="20"/>
        </w:rPr>
        <w:t>, linear programming, production planning, operating technolog</w:t>
      </w:r>
      <w:r>
        <w:rPr>
          <w:rFonts w:ascii="Times New Roman" w:hAnsi="Times New Roman"/>
          <w:spacing w:val="-13"/>
          <w:sz w:val="20"/>
          <w:szCs w:val="20"/>
        </w:rPr>
        <w:t>y</w:t>
      </w:r>
      <w:r>
        <w:rPr>
          <w:rFonts w:ascii="Times New Roman" w:hAnsi="Times New Roman"/>
          <w:sz w:val="20"/>
          <w:szCs w:val="20"/>
        </w:rPr>
        <w:t xml:space="preserve">, simulation, dynamic programming and advanced applications of statistics. Computer applications are emphasized.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3106 or ECON 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and Effectivenes</w:t>
      </w:r>
      <w:r>
        <w:rPr>
          <w:rFonts w:ascii="Times New Roman" w:hAnsi="Times New Roman"/>
          <w:b/>
          <w:bCs/>
          <w:spacing w:val="2"/>
          <w:sz w:val="20"/>
          <w:szCs w:val="20"/>
        </w:rPr>
        <w:t>s</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enhances understanding of all aspects of behavior in o</w:t>
      </w:r>
      <w:r>
        <w:rPr>
          <w:rFonts w:ascii="Times New Roman" w:hAnsi="Times New Roman"/>
          <w:spacing w:val="-4"/>
          <w:sz w:val="20"/>
          <w:szCs w:val="20"/>
        </w:rPr>
        <w:t>r</w:t>
      </w:r>
      <w:r>
        <w:rPr>
          <w:rFonts w:ascii="Times New Roman" w:hAnsi="Times New Roman"/>
          <w:sz w:val="20"/>
          <w:szCs w:val="20"/>
        </w:rPr>
        <w:t>ganizational settings through the systematic study of individual, group and o</w:t>
      </w:r>
      <w:r>
        <w:rPr>
          <w:rFonts w:ascii="Times New Roman" w:hAnsi="Times New Roman"/>
          <w:spacing w:val="-4"/>
          <w:sz w:val="20"/>
          <w:szCs w:val="20"/>
        </w:rPr>
        <w:t>r</w:t>
      </w:r>
      <w:r>
        <w:rPr>
          <w:rFonts w:ascii="Times New Roman" w:hAnsi="Times New Roman"/>
          <w:sz w:val="20"/>
          <w:szCs w:val="20"/>
        </w:rPr>
        <w:t>ganizational processes.</w:t>
      </w:r>
      <w:r>
        <w:rPr>
          <w:rFonts w:ascii="Times New Roman" w:hAnsi="Times New Roman"/>
          <w:spacing w:val="-4"/>
          <w:sz w:val="20"/>
          <w:szCs w:val="20"/>
        </w:rPr>
        <w:t xml:space="preserve"> </w:t>
      </w:r>
      <w:r>
        <w:rPr>
          <w:rFonts w:ascii="Times New Roman" w:hAnsi="Times New Roman"/>
          <w:sz w:val="20"/>
          <w:szCs w:val="20"/>
        </w:rPr>
        <w:t>The approach is experiential and focuses on o</w:t>
      </w:r>
      <w:r>
        <w:rPr>
          <w:rFonts w:ascii="Times New Roman" w:hAnsi="Times New Roman"/>
          <w:spacing w:val="-4"/>
          <w:sz w:val="20"/>
          <w:szCs w:val="20"/>
        </w:rPr>
        <w:t>r</w:t>
      </w:r>
      <w:r>
        <w:rPr>
          <w:rFonts w:ascii="Times New Roman" w:hAnsi="Times New Roman"/>
          <w:sz w:val="20"/>
          <w:szCs w:val="20"/>
        </w:rPr>
        <w:t>ganization development, leadership and teamwork.</w:t>
      </w:r>
      <w:r>
        <w:rPr>
          <w:rFonts w:ascii="Times New Roman" w:hAnsi="Times New Roman"/>
          <w:spacing w:val="-4"/>
          <w:sz w:val="20"/>
          <w:szCs w:val="20"/>
        </w:rPr>
        <w:t xml:space="preserve"> </w:t>
      </w:r>
      <w:r>
        <w:rPr>
          <w:rFonts w:ascii="Times New Roman" w:hAnsi="Times New Roman"/>
          <w:sz w:val="20"/>
          <w:szCs w:val="20"/>
        </w:rPr>
        <w:t>The goal of the course is to gain competencies to improve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and enhance competitive advantage.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6120 — Leadership</w:t>
      </w:r>
      <w:r>
        <w:rPr>
          <w:rFonts w:ascii="Times New Roman" w:hAnsi="Times New Roman"/>
          <w:b/>
          <w:bCs/>
          <w:spacing w:val="-30"/>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provides students with a theory-based, integrative and practical view of leade</w:t>
      </w:r>
      <w:r>
        <w:rPr>
          <w:rFonts w:ascii="Times New Roman" w:hAnsi="Times New Roman"/>
          <w:spacing w:val="-4"/>
          <w:sz w:val="20"/>
          <w:szCs w:val="20"/>
        </w:rPr>
        <w:t>r</w:t>
      </w:r>
      <w:r>
        <w:rPr>
          <w:rFonts w:ascii="Times New Roman" w:hAnsi="Times New Roman"/>
          <w:sz w:val="20"/>
          <w:szCs w:val="20"/>
        </w:rPr>
        <w:t>ship. Contemporary debates adn controversies within the field of leadership are presented, emphasizing integration of theory and practice with a cross-cultural perspective.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6125 — Human Resou</w:t>
      </w:r>
      <w:r>
        <w:rPr>
          <w:rFonts w:ascii="Times New Roman" w:hAnsi="Times New Roman"/>
          <w:b/>
          <w:bCs/>
          <w:spacing w:val="-4"/>
          <w:sz w:val="20"/>
          <w:szCs w:val="20"/>
        </w:rPr>
        <w:t>r</w:t>
      </w:r>
      <w:r>
        <w:rPr>
          <w:rFonts w:ascii="Times New Roman" w:hAnsi="Times New Roman"/>
          <w:b/>
          <w:bCs/>
          <w:sz w:val="20"/>
          <w:szCs w:val="20"/>
        </w:rPr>
        <w:t>ces Managemen</w:t>
      </w:r>
      <w:r>
        <w:rPr>
          <w:rFonts w:ascii="Times New Roman" w:hAnsi="Times New Roman"/>
          <w:b/>
          <w:bCs/>
          <w:spacing w:val="8"/>
          <w:sz w:val="20"/>
          <w:szCs w:val="20"/>
        </w:rPr>
        <w:t>t</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Explores the process of forecasting and identifying resources in the labor market, determining sta</w:t>
      </w:r>
      <w:r>
        <w:rPr>
          <w:rFonts w:ascii="Times New Roman" w:hAnsi="Times New Roman"/>
          <w:spacing w:val="-4"/>
          <w:sz w:val="20"/>
          <w:szCs w:val="20"/>
        </w:rPr>
        <w:t>f</w:t>
      </w:r>
      <w:r>
        <w:rPr>
          <w:rFonts w:ascii="Times New Roman" w:hAnsi="Times New Roman"/>
          <w:sz w:val="20"/>
          <w:szCs w:val="20"/>
        </w:rPr>
        <w:t>fing needs, developing budgets and employment plans. Includes the creation of job specifications, recruitment programs, and interviewing and selection techniques. Emphasis on program evaluation and legal considerations, equal employment opportunit</w:t>
      </w:r>
      <w:r>
        <w:rPr>
          <w:rFonts w:ascii="Times New Roman" w:hAnsi="Times New Roman"/>
          <w:spacing w:val="-13"/>
          <w:sz w:val="20"/>
          <w:szCs w:val="20"/>
        </w:rPr>
        <w:t>y</w:t>
      </w:r>
      <w:r>
        <w:rPr>
          <w:rFonts w:ascii="Times New Roman" w:hAnsi="Times New Roman"/>
          <w:sz w:val="20"/>
          <w:szCs w:val="20"/>
        </w:rPr>
        <w:t xml:space="preserve">, performance appraisal, compensation management, training and development. Includes discussion of con- temporary issues in the field.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4125 or MGMT 5200</w:t>
      </w:r>
    </w:p>
    <w:p w:rsidR="008404C4" w:rsidRDefault="008404C4" w:rsidP="008404C4">
      <w:pPr>
        <w:widowControl w:val="0"/>
        <w:autoSpaceDE w:val="0"/>
        <w:autoSpaceDN w:val="0"/>
        <w:adjustRightInd w:val="0"/>
        <w:spacing w:after="0"/>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6127 — Small Business Management and Ent</w:t>
      </w:r>
      <w:r>
        <w:rPr>
          <w:rFonts w:ascii="Times New Roman" w:hAnsi="Times New Roman"/>
          <w:b/>
          <w:bCs/>
          <w:spacing w:val="-4"/>
          <w:sz w:val="20"/>
          <w:szCs w:val="20"/>
        </w:rPr>
        <w:t>r</w:t>
      </w:r>
      <w:r>
        <w:rPr>
          <w:rFonts w:ascii="Times New Roman" w:hAnsi="Times New Roman"/>
          <w:b/>
          <w:bCs/>
          <w:sz w:val="20"/>
          <w:szCs w:val="20"/>
        </w:rPr>
        <w:t>ep</w:t>
      </w:r>
      <w:r>
        <w:rPr>
          <w:rFonts w:ascii="Times New Roman" w:hAnsi="Times New Roman"/>
          <w:b/>
          <w:bCs/>
          <w:spacing w:val="-4"/>
          <w:sz w:val="20"/>
          <w:szCs w:val="20"/>
        </w:rPr>
        <w:t>r</w:t>
      </w:r>
      <w:r>
        <w:rPr>
          <w:rFonts w:ascii="Times New Roman" w:hAnsi="Times New Roman"/>
          <w:b/>
          <w:bCs/>
          <w:sz w:val="20"/>
          <w:szCs w:val="20"/>
        </w:rPr>
        <w:t>eneurship</w:t>
      </w:r>
      <w:r>
        <w:rPr>
          <w:rFonts w:ascii="Times New Roman" w:hAnsi="Times New Roman"/>
          <w:b/>
          <w:bCs/>
          <w:spacing w:val="-6"/>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ind w:left="360" w:right="180" w:firstLine="0"/>
        <w:jc w:val="both"/>
        <w:rPr>
          <w:rFonts w:ascii="Times New Roman" w:hAnsi="Times New Roman"/>
          <w:i/>
          <w:iCs/>
          <w:sz w:val="20"/>
          <w:szCs w:val="20"/>
        </w:rPr>
      </w:pPr>
      <w:r>
        <w:rPr>
          <w:rFonts w:ascii="Times New Roman" w:hAnsi="Times New Roman"/>
          <w:sz w:val="20"/>
          <w:szCs w:val="20"/>
        </w:rPr>
        <w:t>Involves teh student under faculty supervision in solving current, real-life and small business situations.</w:t>
      </w:r>
      <w:r>
        <w:rPr>
          <w:rFonts w:ascii="Times New Roman" w:hAnsi="Times New Roman"/>
          <w:spacing w:val="-11"/>
          <w:sz w:val="20"/>
          <w:szCs w:val="20"/>
        </w:rPr>
        <w:t xml:space="preserve"> </w:t>
      </w:r>
      <w:r>
        <w:rPr>
          <w:rFonts w:ascii="Times New Roman" w:hAnsi="Times New Roman"/>
          <w:sz w:val="20"/>
          <w:szCs w:val="20"/>
        </w:rPr>
        <w:t>Actual cases embrace marketing, finance, accounting and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4127 or MGMT 5200.</w:t>
      </w:r>
    </w:p>
    <w:p w:rsidR="008404C4" w:rsidRDefault="008404C4" w:rsidP="008404C4">
      <w:pPr>
        <w:widowControl w:val="0"/>
        <w:autoSpaceDE w:val="0"/>
        <w:autoSpaceDN w:val="0"/>
        <w:adjustRightInd w:val="0"/>
        <w:spacing w:after="0"/>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6199 — Business Policy and Strategic Management</w:t>
      </w:r>
      <w:r>
        <w:rPr>
          <w:rFonts w:ascii="Times New Roman" w:hAnsi="Times New Roman"/>
          <w:b/>
          <w:bCs/>
          <w:spacing w:val="-29"/>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can be taken only after completion of at least 24 hours of MBA</w:t>
      </w:r>
      <w:r>
        <w:rPr>
          <w:rFonts w:ascii="Times New Roman" w:hAnsi="Times New Roman"/>
          <w:spacing w:val="-11"/>
          <w:sz w:val="20"/>
          <w:szCs w:val="20"/>
        </w:rPr>
        <w:t xml:space="preserve">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The pu</w:t>
      </w:r>
      <w:r>
        <w:rPr>
          <w:rFonts w:ascii="Times New Roman" w:hAnsi="Times New Roman"/>
          <w:spacing w:val="-4"/>
          <w:sz w:val="20"/>
          <w:szCs w:val="20"/>
        </w:rPr>
        <w:t>r</w:t>
      </w:r>
      <w:r>
        <w:rPr>
          <w:rFonts w:ascii="Times New Roman" w:hAnsi="Times New Roman"/>
          <w:sz w:val="20"/>
          <w:szCs w:val="20"/>
        </w:rPr>
        <w:t>pose of the course is to give the student an opportunity to develop and appreciate skills and perspectives, capabilities needed by highe</w:t>
      </w:r>
      <w:r>
        <w:rPr>
          <w:rFonts w:ascii="Times New Roman" w:hAnsi="Times New Roman"/>
          <w:spacing w:val="-4"/>
          <w:sz w:val="20"/>
          <w:szCs w:val="20"/>
        </w:rPr>
        <w:t>r</w:t>
      </w:r>
      <w:r>
        <w:rPr>
          <w:rFonts w:ascii="Times New Roman" w:hAnsi="Times New Roman"/>
          <w:sz w:val="20"/>
          <w:szCs w:val="20"/>
        </w:rPr>
        <w:t>-level leaders and managers in all types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zations. Emphasis is given to the integration of subject matter from all business courses and other disciplines in formulating, implementing and evaluating cross-functional decisions that enable the o</w:t>
      </w:r>
      <w:r>
        <w:rPr>
          <w:rFonts w:ascii="Times New Roman" w:hAnsi="Times New Roman"/>
          <w:spacing w:val="-4"/>
          <w:sz w:val="20"/>
          <w:szCs w:val="20"/>
        </w:rPr>
        <w:t>r</w:t>
      </w:r>
      <w:r>
        <w:rPr>
          <w:rFonts w:ascii="Times New Roman" w:hAnsi="Times New Roman"/>
          <w:sz w:val="20"/>
          <w:szCs w:val="20"/>
        </w:rPr>
        <w:t>ganization to achieve its goals and objectives. Comprehensive analysis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zations in a wide variety of situations is conducted.</w:t>
      </w:r>
      <w:r>
        <w:rPr>
          <w:rFonts w:ascii="Times New Roman" w:hAnsi="Times New Roman"/>
          <w:spacing w:val="-3"/>
          <w:sz w:val="20"/>
          <w:szCs w:val="20"/>
        </w:rPr>
        <w:t xml:space="preserve"> </w:t>
      </w:r>
      <w:r>
        <w:rPr>
          <w:rFonts w:ascii="Times New Roman" w:hAnsi="Times New Roman"/>
          <w:sz w:val="20"/>
          <w:szCs w:val="20"/>
        </w:rPr>
        <w:t>This is the capstone MBA</w:t>
      </w:r>
      <w:r>
        <w:rPr>
          <w:rFonts w:ascii="Times New Roman" w:hAnsi="Times New Roman"/>
          <w:spacing w:val="-11"/>
          <w:sz w:val="20"/>
          <w:szCs w:val="20"/>
        </w:rPr>
        <w:t xml:space="preserve"> </w:t>
      </w:r>
      <w:r>
        <w:rPr>
          <w:rFonts w:ascii="Times New Roman" w:hAnsi="Times New Roman"/>
          <w:sz w:val="20"/>
          <w:szCs w:val="20"/>
        </w:rPr>
        <w:t>course.</w:t>
      </w:r>
    </w:p>
    <w:p w:rsidR="008404C4" w:rsidRDefault="008404C4" w:rsidP="008404C4">
      <w:pPr>
        <w:widowControl w:val="0"/>
        <w:autoSpaceDE w:val="0"/>
        <w:autoSpaceDN w:val="0"/>
        <w:adjustRightInd w:val="0"/>
        <w:spacing w:before="12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GMT</w:t>
      </w:r>
      <w:r>
        <w:rPr>
          <w:rFonts w:ascii="Times New Roman" w:hAnsi="Times New Roman"/>
          <w:b/>
          <w:bCs/>
          <w:spacing w:val="-4"/>
          <w:sz w:val="20"/>
          <w:szCs w:val="20"/>
        </w:rPr>
        <w:t xml:space="preserve"> </w:t>
      </w:r>
      <w:r>
        <w:rPr>
          <w:rFonts w:ascii="Times New Roman" w:hAnsi="Times New Roman"/>
          <w:b/>
          <w:bCs/>
          <w:sz w:val="20"/>
          <w:szCs w:val="20"/>
        </w:rPr>
        <w:t>6205 — Management Information Systems.</w:t>
      </w:r>
      <w:r>
        <w:rPr>
          <w:rFonts w:ascii="Times New Roman" w:hAnsi="Times New Roman"/>
          <w:b/>
          <w:bCs/>
          <w:spacing w:val="-18"/>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An overview course designed to introduce students to the area of information systems. It emphasizes concepts, components and structures of information systems and their applications in business and managerial decision-making.</w:t>
      </w:r>
      <w:r>
        <w:rPr>
          <w:rFonts w:ascii="Times New Roman" w:hAnsi="Times New Roman"/>
          <w:spacing w:val="-3"/>
          <w:sz w:val="20"/>
          <w:szCs w:val="20"/>
        </w:rPr>
        <w:t xml:space="preserve"> </w:t>
      </w:r>
      <w:r>
        <w:rPr>
          <w:rFonts w:ascii="Times New Roman" w:hAnsi="Times New Roman"/>
          <w:sz w:val="20"/>
          <w:szCs w:val="20"/>
        </w:rPr>
        <w:t xml:space="preserve">The topics include information systems software and hardware, telecommunications, database management, decision support, export systems and management of information technologies. Optional topics may include client/server com- puting and Internet and Intranet development.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4205 or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6206 — Database Management Systems</w:t>
      </w:r>
      <w:r>
        <w:rPr>
          <w:rFonts w:ascii="Times New Roman" w:hAnsi="Times New Roman"/>
          <w:b/>
          <w:bCs/>
          <w:spacing w:val="-13"/>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i/>
          <w:iCs/>
          <w:sz w:val="20"/>
          <w:szCs w:val="20"/>
        </w:rPr>
      </w:pPr>
      <w:r>
        <w:rPr>
          <w:rFonts w:ascii="Times New Roman" w:hAnsi="Times New Roman"/>
          <w:sz w:val="20"/>
          <w:szCs w:val="20"/>
        </w:rPr>
        <w:t>This is an introductory course to database management and its system implementation tech- niques. It covers the structure of database management systems, database design, entity-rela- tionship modeling, normal forms, relational database theor</w:t>
      </w:r>
      <w:r>
        <w:rPr>
          <w:rFonts w:ascii="Times New Roman" w:hAnsi="Times New Roman"/>
          <w:spacing w:val="-13"/>
          <w:sz w:val="20"/>
          <w:szCs w:val="20"/>
        </w:rPr>
        <w:t>y</w:t>
      </w:r>
      <w:r>
        <w:rPr>
          <w:rFonts w:ascii="Times New Roman" w:hAnsi="Times New Roman"/>
          <w:sz w:val="20"/>
          <w:szCs w:val="20"/>
        </w:rPr>
        <w:t xml:space="preserve">, the structural query language (SQL), and database system development and management using an industrial leading data- base system such as ORACLE. Optional topics may include object-oriented databases, dis- tributed databases, database programming and advanced database management issues.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6205</w:t>
      </w:r>
    </w:p>
    <w:p w:rsidR="008404C4" w:rsidRDefault="008404C4" w:rsidP="008404C4">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6207 — Systems</w:t>
      </w:r>
      <w:r>
        <w:rPr>
          <w:rFonts w:ascii="Times New Roman" w:hAnsi="Times New Roman"/>
          <w:b/>
          <w:bCs/>
          <w:spacing w:val="-11"/>
          <w:sz w:val="20"/>
          <w:szCs w:val="20"/>
        </w:rPr>
        <w:t xml:space="preserve"> </w:t>
      </w:r>
      <w:r>
        <w:rPr>
          <w:rFonts w:ascii="Times New Roman" w:hAnsi="Times New Roman"/>
          <w:b/>
          <w:bCs/>
          <w:sz w:val="20"/>
          <w:szCs w:val="20"/>
        </w:rPr>
        <w:t>Analysis and Design</w:t>
      </w:r>
      <w:r>
        <w:rPr>
          <w:rFonts w:ascii="Times New Roman" w:hAnsi="Times New Roman"/>
          <w:b/>
          <w:bCs/>
          <w:spacing w:val="-14"/>
          <w:sz w:val="20"/>
          <w:szCs w:val="20"/>
        </w:rPr>
        <w:t xml:space="preserve"> </w:t>
      </w:r>
      <w:r>
        <w:rPr>
          <w:rFonts w:ascii="Times New Roman" w:hAnsi="Times New Roman"/>
          <w:b/>
          <w:bCs/>
          <w:sz w:val="20"/>
          <w:szCs w:val="20"/>
        </w:rPr>
        <w:t>................................................................3(3-0)</w:t>
      </w:r>
    </w:p>
    <w:p w:rsidR="008404C4" w:rsidRDefault="008404C4" w:rsidP="008404C4">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This course covers all the major phases of a complete systems development life cycle</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(SDLC), business modeling techniques such as entity-relationship diagramming, data flow di- agramming and the use of Integrated Compute</w:t>
      </w:r>
      <w:r>
        <w:rPr>
          <w:rFonts w:ascii="Times New Roman" w:hAnsi="Times New Roman"/>
          <w:spacing w:val="-4"/>
          <w:sz w:val="20"/>
          <w:szCs w:val="20"/>
        </w:rPr>
        <w:t>r</w:t>
      </w:r>
      <w:r>
        <w:rPr>
          <w:rFonts w:ascii="Times New Roman" w:hAnsi="Times New Roman"/>
          <w:sz w:val="20"/>
          <w:szCs w:val="20"/>
        </w:rPr>
        <w:t>-Aided Software Engineering (I-CASE) tools to support systems development. Optional topics may include forms and reports development using rapid application development (RAD) tools, client/server development and</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 xml:space="preserve">eb-based systems deployment.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4206</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6000 — Internship in Marketing</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 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 final report and oral presentation are required.</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6150 — Marketing of Services</w:t>
      </w:r>
      <w:r>
        <w:rPr>
          <w:rFonts w:ascii="Times New Roman" w:hAnsi="Times New Roman"/>
          <w:b/>
          <w:bCs/>
          <w:spacing w:val="-10"/>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Designed to highlight the di</w:t>
      </w:r>
      <w:r>
        <w:rPr>
          <w:rFonts w:ascii="Times New Roman" w:hAnsi="Times New Roman"/>
          <w:spacing w:val="-4"/>
          <w:sz w:val="20"/>
          <w:szCs w:val="20"/>
        </w:rPr>
        <w:t>f</w:t>
      </w:r>
      <w:r>
        <w:rPr>
          <w:rFonts w:ascii="Times New Roman" w:hAnsi="Times New Roman"/>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8404C4" w:rsidRDefault="008404C4" w:rsidP="008404C4">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MKTG 6170 — Marketing Management</w:t>
      </w:r>
      <w:r>
        <w:rPr>
          <w:rFonts w:ascii="Times New Roman" w:hAnsi="Times New Roman"/>
          <w:b/>
          <w:bCs/>
          <w:spacing w:val="-16"/>
          <w:sz w:val="20"/>
          <w:szCs w:val="20"/>
        </w:rPr>
        <w:t xml:space="preserve"> </w:t>
      </w:r>
      <w:r>
        <w:rPr>
          <w:rFonts w:ascii="Times New Roman" w:hAnsi="Times New Roman"/>
          <w:b/>
          <w:bCs/>
          <w:sz w:val="20"/>
          <w:szCs w:val="20"/>
        </w:rPr>
        <w:t>........................................................................3(3-0)</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comprehensive study of marketing practices, theory and decision-making in all types of o</w:t>
      </w:r>
      <w:r>
        <w:rPr>
          <w:rFonts w:ascii="Times New Roman" w:hAnsi="Times New Roman"/>
          <w:spacing w:val="-4"/>
          <w:sz w:val="20"/>
          <w:szCs w:val="20"/>
        </w:rPr>
        <w:t>r</w:t>
      </w:r>
      <w:r>
        <w:rPr>
          <w:rFonts w:ascii="Times New Roman" w:hAnsi="Times New Roman"/>
          <w:sz w:val="20"/>
          <w:szCs w:val="20"/>
        </w:rPr>
        <w:t>- ganizations and enterprises.</w:t>
      </w:r>
      <w:r>
        <w:rPr>
          <w:rFonts w:ascii="Times New Roman" w:hAnsi="Times New Roman"/>
          <w:spacing w:val="-4"/>
          <w:sz w:val="20"/>
          <w:szCs w:val="20"/>
        </w:rPr>
        <w:t xml:space="preserve"> </w:t>
      </w:r>
      <w:r>
        <w:rPr>
          <w:rFonts w:ascii="Times New Roman" w:hAnsi="Times New Roman"/>
          <w:sz w:val="20"/>
          <w:szCs w:val="20"/>
        </w:rPr>
        <w:t xml:space="preserve">The case method and various other methods are emphasized; a managerial perspective is utilized.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6325 — International Marketing</w:t>
      </w:r>
      <w:r>
        <w:rPr>
          <w:rFonts w:ascii="Times New Roman" w:hAnsi="Times New Roman"/>
          <w:b/>
          <w:bCs/>
          <w:spacing w:val="-28"/>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3125 or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6400 — Marketing Strategy</w:t>
      </w:r>
      <w:r>
        <w:rPr>
          <w:rFonts w:ascii="Times New Roman" w:hAnsi="Times New Roman"/>
          <w:b/>
          <w:bCs/>
          <w:spacing w:val="-16"/>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Emphasized quantitative approaches to strategic marketing decisions, such as pricing, adve</w:t>
      </w:r>
      <w:r>
        <w:rPr>
          <w:rFonts w:ascii="Times New Roman" w:hAnsi="Times New Roman"/>
          <w:spacing w:val="-4"/>
          <w:sz w:val="20"/>
          <w:szCs w:val="20"/>
        </w:rPr>
        <w:t>r</w:t>
      </w:r>
      <w:r>
        <w:rPr>
          <w:rFonts w:ascii="Times New Roman" w:hAnsi="Times New Roman"/>
          <w:sz w:val="20"/>
          <w:szCs w:val="20"/>
        </w:rPr>
        <w:t xml:space="preserve">- tising, new products positioning, promotions, and market segmentation.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6170</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6410 — Marketing Resea</w:t>
      </w:r>
      <w:r>
        <w:rPr>
          <w:rFonts w:ascii="Times New Roman" w:hAnsi="Times New Roman"/>
          <w:b/>
          <w:bCs/>
          <w:spacing w:val="-4"/>
          <w:sz w:val="20"/>
          <w:szCs w:val="20"/>
        </w:rPr>
        <w:t>r</w:t>
      </w:r>
      <w:r>
        <w:rPr>
          <w:rFonts w:ascii="Times New Roman" w:hAnsi="Times New Roman"/>
          <w:b/>
          <w:bCs/>
          <w:sz w:val="20"/>
          <w:szCs w:val="20"/>
        </w:rPr>
        <w:t>ch</w:t>
      </w:r>
      <w:r>
        <w:rPr>
          <w:rFonts w:ascii="Times New Roman" w:hAnsi="Times New Roman"/>
          <w:b/>
          <w:bCs/>
          <w:spacing w:val="-29"/>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 xml:space="preserve">Survey of the problems, data, and methods of marketing research.  Designed for management users of research.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MKTG 3134 or MKTG 6170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6500 — Marketing Channels and Logistics</w:t>
      </w:r>
      <w:r>
        <w:rPr>
          <w:rFonts w:ascii="Times New Roman" w:hAnsi="Times New Roman"/>
          <w:b/>
          <w:bCs/>
          <w:spacing w:val="-23"/>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will deal with integrated physical distribution systems, physical distribution func- tions including transportation, warehousing, inventory control, materials handling, purcha</w:t>
      </w:r>
      <w:r>
        <w:rPr>
          <w:rFonts w:ascii="Times New Roman" w:hAnsi="Times New Roman"/>
          <w:spacing w:val="-4"/>
          <w:sz w:val="20"/>
          <w:szCs w:val="20"/>
        </w:rPr>
        <w:t>s</w:t>
      </w:r>
      <w:r>
        <w:rPr>
          <w:rFonts w:ascii="Times New Roman" w:hAnsi="Times New Roman"/>
          <w:sz w:val="20"/>
          <w:szCs w:val="20"/>
        </w:rPr>
        <w:t xml:space="preserve">- ing, production planning, and information systems.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4130 or MKTG 6170</w:t>
      </w:r>
    </w:p>
    <w:p w:rsidR="008404C4"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i/>
          <w:iCs/>
          <w:noProof/>
          <w:sz w:val="20"/>
          <w:szCs w:val="20"/>
          <w:lang w:eastAsia="en-US"/>
        </w:rPr>
        <w:drawing>
          <wp:inline distT="0" distB="0" distL="0" distR="0">
            <wp:extent cx="5686425" cy="3780796"/>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5" cstate="print"/>
                    <a:stretch>
                      <a:fillRect/>
                    </a:stretch>
                  </pic:blipFill>
                  <pic:spPr>
                    <a:xfrm>
                      <a:off x="0" y="0"/>
                      <a:ext cx="5689283" cy="3782696"/>
                    </a:xfrm>
                    <a:prstGeom prst="rect">
                      <a:avLst/>
                    </a:prstGeom>
                  </pic:spPr>
                </pic:pic>
              </a:graphicData>
            </a:graphic>
          </wp:inline>
        </w:drawing>
      </w:r>
    </w:p>
    <w:p w:rsidR="00FB5121" w:rsidRDefault="008404C4" w:rsidP="00BB4865">
      <w:pPr>
        <w:sectPr w:rsidR="00FB5121" w:rsidSect="00FB5121">
          <w:pgSz w:w="12240" w:h="15840" w:code="1"/>
          <w:pgMar w:top="720" w:right="720" w:bottom="288" w:left="1440" w:header="720" w:footer="288" w:gutter="0"/>
          <w:cols w:space="720"/>
          <w:docGrid w:linePitch="360"/>
        </w:sectPr>
      </w:pPr>
      <w:r>
        <w:br w:type="page"/>
      </w:r>
      <w:bookmarkStart w:id="143" w:name="_Toc294969685"/>
    </w:p>
    <w:p w:rsidR="008404C4" w:rsidRPr="004C484D" w:rsidRDefault="00BB4865" w:rsidP="004C484D">
      <w:pPr>
        <w:pStyle w:val="Heading2"/>
        <w:ind w:left="270" w:firstLine="90"/>
        <w:rPr>
          <w:rFonts w:ascii="Impact" w:hAnsi="Impact"/>
          <w:color w:val="404040" w:themeColor="text1" w:themeTint="BF"/>
          <w:sz w:val="44"/>
          <w:szCs w:val="44"/>
        </w:rPr>
      </w:pPr>
      <w:bookmarkStart w:id="144" w:name="_Toc295896942"/>
      <w:r w:rsidRPr="004C484D">
        <w:rPr>
          <w:rFonts w:ascii="Impact" w:hAnsi="Impact" w:cs="Times New Roman"/>
          <w:noProof/>
          <w:color w:val="404040" w:themeColor="text1" w:themeTint="BF"/>
          <w:sz w:val="44"/>
          <w:szCs w:val="44"/>
          <w:lang w:eastAsia="en-US"/>
        </w:rPr>
        <w:t>MASTER OF SCIENCE IN CRIMINAL JUSTICE</w:t>
      </w:r>
      <w:bookmarkEnd w:id="143"/>
      <w:bookmarkEnd w:id="144"/>
    </w:p>
    <w:p w:rsidR="008404C4" w:rsidRPr="004E78AD" w:rsidRDefault="008404C4" w:rsidP="008404C4">
      <w:pPr>
        <w:pStyle w:val="Heading2"/>
        <w:spacing w:before="0"/>
        <w:ind w:left="360" w:right="180" w:firstLine="0"/>
        <w:rPr>
          <w:rFonts w:ascii="Times New Roman" w:hAnsi="Times New Roman"/>
          <w:bCs w:val="0"/>
          <w:color w:val="808080" w:themeColor="background1" w:themeShade="80"/>
          <w:sz w:val="28"/>
          <w:szCs w:val="28"/>
        </w:rPr>
      </w:pPr>
      <w:bookmarkStart w:id="145" w:name="_Toc294969686"/>
      <w:bookmarkStart w:id="146" w:name="_Toc295896943"/>
      <w:r w:rsidRPr="004E78AD">
        <w:rPr>
          <w:rFonts w:ascii="Times New Roman" w:hAnsi="Times New Roman"/>
          <w:bCs w:val="0"/>
          <w:color w:val="808080" w:themeColor="background1" w:themeShade="80"/>
          <w:sz w:val="28"/>
          <w:szCs w:val="28"/>
        </w:rPr>
        <w:t>Int</w:t>
      </w:r>
      <w:r w:rsidRPr="004E78AD">
        <w:rPr>
          <w:rFonts w:ascii="Times New Roman" w:hAnsi="Times New Roman"/>
          <w:bCs w:val="0"/>
          <w:color w:val="808080" w:themeColor="background1" w:themeShade="80"/>
          <w:spacing w:val="-5"/>
          <w:sz w:val="28"/>
          <w:szCs w:val="28"/>
        </w:rPr>
        <w:t>r</w:t>
      </w:r>
      <w:r w:rsidRPr="004E78AD">
        <w:rPr>
          <w:rFonts w:ascii="Times New Roman" w:hAnsi="Times New Roman"/>
          <w:bCs w:val="0"/>
          <w:color w:val="808080" w:themeColor="background1" w:themeShade="80"/>
          <w:sz w:val="28"/>
          <w:szCs w:val="28"/>
        </w:rPr>
        <w:t>oduction</w:t>
      </w:r>
      <w:bookmarkEnd w:id="145"/>
      <w:bookmarkEnd w:id="146"/>
    </w:p>
    <w:p w:rsidR="008404C4" w:rsidRPr="009576CC" w:rsidRDefault="008404C4" w:rsidP="008404C4">
      <w:pPr>
        <w:widowControl w:val="0"/>
        <w:autoSpaceDE w:val="0"/>
        <w:autoSpaceDN w:val="0"/>
        <w:adjustRightInd w:val="0"/>
        <w:spacing w:before="14" w:after="0"/>
        <w:ind w:left="360" w:right="180" w:firstLine="360"/>
        <w:jc w:val="both"/>
        <w:rPr>
          <w:rFonts w:ascii="Times New Roman" w:hAnsi="Times New Roman"/>
          <w:sz w:val="28"/>
          <w:szCs w:val="28"/>
        </w:rPr>
      </w:pPr>
      <w:r w:rsidRPr="009576CC">
        <w:rPr>
          <w:rFonts w:ascii="Times New Roman" w:hAnsi="Times New Roman"/>
          <w:color w:val="000000"/>
          <w:sz w:val="20"/>
          <w:szCs w:val="20"/>
        </w:rPr>
        <w:t>The M.S. degree program in Criminal Justice offered by the Albany State University Criminal</w:t>
      </w:r>
      <w:r>
        <w:rPr>
          <w:rFonts w:ascii="Times New Roman" w:hAnsi="Times New Roman"/>
          <w:color w:val="000000"/>
          <w:sz w:val="20"/>
          <w:szCs w:val="20"/>
        </w:rPr>
        <w:t xml:space="preserve"> </w:t>
      </w:r>
      <w:r w:rsidRPr="009576CC">
        <w:rPr>
          <w:rFonts w:ascii="Times New Roman" w:hAnsi="Times New Roman"/>
          <w:color w:val="000000"/>
          <w:sz w:val="20"/>
          <w:szCs w:val="20"/>
        </w:rPr>
        <w:t>Justice Institute is designed to prepare students for professional careers within the criminal justice</w:t>
      </w:r>
      <w:r>
        <w:rPr>
          <w:rFonts w:ascii="Times New Roman" w:hAnsi="Times New Roman"/>
          <w:color w:val="000000"/>
          <w:sz w:val="20"/>
          <w:szCs w:val="20"/>
        </w:rPr>
        <w:t xml:space="preserve"> </w:t>
      </w:r>
      <w:r w:rsidRPr="009576CC">
        <w:rPr>
          <w:rFonts w:ascii="Times New Roman" w:hAnsi="Times New Roman"/>
          <w:color w:val="000000"/>
          <w:sz w:val="20"/>
          <w:szCs w:val="20"/>
        </w:rPr>
        <w:t>system. Theoretical, methodological and philosophical understanding of the criminal justice system</w:t>
      </w:r>
      <w:r>
        <w:rPr>
          <w:rFonts w:ascii="Times New Roman" w:hAnsi="Times New Roman"/>
          <w:color w:val="000000"/>
          <w:sz w:val="20"/>
          <w:szCs w:val="20"/>
        </w:rPr>
        <w:t xml:space="preserve"> </w:t>
      </w:r>
      <w:r w:rsidRPr="009576CC">
        <w:rPr>
          <w:rFonts w:ascii="Times New Roman" w:hAnsi="Times New Roman"/>
          <w:color w:val="000000"/>
          <w:sz w:val="20"/>
          <w:szCs w:val="20"/>
        </w:rPr>
        <w:t>is stressed during the matriculation process. As a result, students are well-prepared for careers</w:t>
      </w:r>
      <w:r>
        <w:rPr>
          <w:rFonts w:ascii="Times New Roman" w:hAnsi="Times New Roman"/>
          <w:color w:val="000000"/>
          <w:sz w:val="20"/>
          <w:szCs w:val="20"/>
        </w:rPr>
        <w:t xml:space="preserve"> </w:t>
      </w:r>
      <w:r w:rsidRPr="009576CC">
        <w:rPr>
          <w:rFonts w:ascii="Times New Roman" w:hAnsi="Times New Roman"/>
          <w:color w:val="000000"/>
          <w:sz w:val="20"/>
          <w:szCs w:val="20"/>
        </w:rPr>
        <w:t>in criminal justice. Those seeking advanced graduate education beyond the Master’s degree level</w:t>
      </w:r>
      <w:r>
        <w:rPr>
          <w:rFonts w:ascii="Times New Roman" w:hAnsi="Times New Roman"/>
          <w:color w:val="000000"/>
          <w:sz w:val="20"/>
          <w:szCs w:val="20"/>
        </w:rPr>
        <w:t xml:space="preserve"> </w:t>
      </w:r>
      <w:r w:rsidRPr="009576CC">
        <w:rPr>
          <w:rFonts w:ascii="Times New Roman" w:hAnsi="Times New Roman"/>
          <w:color w:val="000000"/>
          <w:sz w:val="20"/>
          <w:szCs w:val="20"/>
        </w:rPr>
        <w:t>will be able to compete successfully with graduates from other schools and disciplines. The Master</w:t>
      </w:r>
      <w:r>
        <w:rPr>
          <w:rFonts w:ascii="Times New Roman" w:hAnsi="Times New Roman"/>
          <w:color w:val="000000"/>
          <w:sz w:val="20"/>
          <w:szCs w:val="20"/>
        </w:rPr>
        <w:t xml:space="preserve"> </w:t>
      </w:r>
      <w:r w:rsidRPr="009576CC">
        <w:rPr>
          <w:rFonts w:ascii="Times New Roman" w:hAnsi="Times New Roman"/>
          <w:color w:val="000000"/>
          <w:sz w:val="20"/>
          <w:szCs w:val="20"/>
        </w:rPr>
        <w:t xml:space="preserve">of Science in Criminal Justice program </w:t>
      </w:r>
      <w:r>
        <w:rPr>
          <w:rFonts w:ascii="Times New Roman" w:hAnsi="Times New Roman"/>
          <w:color w:val="000000"/>
          <w:sz w:val="20"/>
          <w:szCs w:val="20"/>
        </w:rPr>
        <w:t xml:space="preserve">requires </w:t>
      </w:r>
      <w:r w:rsidRPr="009576CC">
        <w:rPr>
          <w:rFonts w:ascii="Times New Roman" w:hAnsi="Times New Roman"/>
          <w:sz w:val="20"/>
          <w:szCs w:val="20"/>
        </w:rPr>
        <w:t>30</w:t>
      </w:r>
      <w:r w:rsidRPr="009576CC">
        <w:rPr>
          <w:rFonts w:ascii="Times New Roman" w:hAnsi="Times New Roman"/>
          <w:color w:val="FF0000"/>
          <w:sz w:val="20"/>
          <w:szCs w:val="20"/>
        </w:rPr>
        <w:t xml:space="preserve"> </w:t>
      </w:r>
      <w:r w:rsidRPr="009576CC">
        <w:rPr>
          <w:rFonts w:ascii="Times New Roman" w:hAnsi="Times New Roman"/>
          <w:color w:val="000000"/>
          <w:sz w:val="20"/>
          <w:szCs w:val="20"/>
        </w:rPr>
        <w:t xml:space="preserve">hours of </w:t>
      </w:r>
      <w:r>
        <w:rPr>
          <w:rFonts w:ascii="Times New Roman" w:hAnsi="Times New Roman"/>
          <w:color w:val="000000"/>
          <w:sz w:val="20"/>
          <w:szCs w:val="20"/>
        </w:rPr>
        <w:t xml:space="preserve">program of </w:t>
      </w:r>
      <w:r w:rsidRPr="009576CC">
        <w:rPr>
          <w:rFonts w:ascii="Times New Roman" w:hAnsi="Times New Roman"/>
          <w:color w:val="000000"/>
          <w:sz w:val="20"/>
          <w:szCs w:val="20"/>
        </w:rPr>
        <w:t xml:space="preserve">study </w:t>
      </w:r>
      <w:r>
        <w:rPr>
          <w:rFonts w:ascii="Times New Roman" w:hAnsi="Times New Roman"/>
          <w:color w:val="000000"/>
          <w:sz w:val="20"/>
          <w:szCs w:val="20"/>
        </w:rPr>
        <w:t xml:space="preserve">including </w:t>
      </w:r>
      <w:r w:rsidRPr="009576CC">
        <w:rPr>
          <w:rFonts w:ascii="Times New Roman" w:hAnsi="Times New Roman"/>
          <w:color w:val="000000"/>
          <w:sz w:val="20"/>
          <w:szCs w:val="20"/>
        </w:rPr>
        <w:t xml:space="preserve"> thesis research. In addition, all students must successfully complete a comprehensive examination</w:t>
      </w:r>
      <w:r>
        <w:rPr>
          <w:rFonts w:ascii="Times New Roman" w:hAnsi="Times New Roman"/>
          <w:color w:val="000000"/>
          <w:sz w:val="20"/>
          <w:szCs w:val="20"/>
        </w:rPr>
        <w:t xml:space="preserve"> </w:t>
      </w:r>
      <w:r w:rsidRPr="009576CC">
        <w:rPr>
          <w:rFonts w:ascii="Times New Roman" w:hAnsi="Times New Roman"/>
          <w:color w:val="000000"/>
          <w:sz w:val="20"/>
          <w:szCs w:val="20"/>
        </w:rPr>
        <w:t xml:space="preserve">on core, statistics/methodology and a chosen specialty area. The Department also offers fully online MS degree in Criminal Justice with 30 hours </w:t>
      </w:r>
      <w:r>
        <w:rPr>
          <w:rFonts w:ascii="Times New Roman" w:hAnsi="Times New Roman"/>
          <w:color w:val="000000"/>
          <w:sz w:val="20"/>
          <w:szCs w:val="20"/>
        </w:rPr>
        <w:t xml:space="preserve">of course </w:t>
      </w:r>
      <w:r w:rsidRPr="009576CC">
        <w:rPr>
          <w:rFonts w:ascii="Times New Roman" w:hAnsi="Times New Roman"/>
          <w:color w:val="000000"/>
          <w:sz w:val="20"/>
          <w:szCs w:val="20"/>
        </w:rPr>
        <w:t>requirement.</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Pr="004E78AD" w:rsidRDefault="008404C4" w:rsidP="008404C4">
      <w:pPr>
        <w:pStyle w:val="Heading2"/>
        <w:spacing w:before="0"/>
        <w:ind w:left="360" w:right="180" w:firstLine="0"/>
        <w:rPr>
          <w:rFonts w:ascii="Times New Roman" w:hAnsi="Times New Roman"/>
          <w:color w:val="808080" w:themeColor="background1" w:themeShade="80"/>
          <w:sz w:val="28"/>
          <w:szCs w:val="28"/>
        </w:rPr>
      </w:pPr>
      <w:bookmarkStart w:id="147" w:name="_Toc294969687"/>
      <w:bookmarkStart w:id="148" w:name="_Toc295896944"/>
      <w:r w:rsidRPr="004E78AD">
        <w:rPr>
          <w:rFonts w:ascii="Times New Roman" w:hAnsi="Times New Roman"/>
          <w:bCs w:val="0"/>
          <w:color w:val="808080" w:themeColor="background1" w:themeShade="80"/>
          <w:sz w:val="28"/>
          <w:szCs w:val="28"/>
        </w:rPr>
        <w:t>Philosophy</w:t>
      </w:r>
      <w:bookmarkEnd w:id="147"/>
      <w:bookmarkEnd w:id="148"/>
    </w:p>
    <w:p w:rsidR="008404C4" w:rsidRDefault="008404C4" w:rsidP="008404C4">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The philosophy and objectives embraced by the Institute are to educate students in such a way as to channel their talents and capabilities toward the enrichment of the communit</w:t>
      </w:r>
      <w:r>
        <w:rPr>
          <w:rFonts w:ascii="Times New Roman" w:hAnsi="Times New Roman"/>
          <w:spacing w:val="-13"/>
          <w:sz w:val="20"/>
          <w:szCs w:val="20"/>
        </w:rPr>
        <w:t>y</w:t>
      </w:r>
      <w:r>
        <w:rPr>
          <w:rFonts w:ascii="Times New Roman" w:hAnsi="Times New Roman"/>
          <w:sz w:val="20"/>
          <w:szCs w:val="20"/>
        </w:rPr>
        <w:t>, state and the nation. Embracing this idea, the Institute strives toward the broad-based development of the individual to meet the technological and legal complexities of a modern democratic societ</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Pr="004E78AD" w:rsidRDefault="008404C4" w:rsidP="008404C4">
      <w:pPr>
        <w:pStyle w:val="Heading2"/>
        <w:spacing w:before="0"/>
        <w:ind w:left="360" w:right="180" w:firstLine="0"/>
        <w:rPr>
          <w:rFonts w:ascii="Times New Roman" w:hAnsi="Times New Roman"/>
          <w:color w:val="808080" w:themeColor="background1" w:themeShade="80"/>
          <w:sz w:val="28"/>
          <w:szCs w:val="28"/>
        </w:rPr>
      </w:pPr>
      <w:bookmarkStart w:id="149" w:name="_Toc294969688"/>
      <w:bookmarkStart w:id="150" w:name="_Toc295896945"/>
      <w:r w:rsidRPr="004E78AD">
        <w:rPr>
          <w:rFonts w:ascii="Times New Roman" w:hAnsi="Times New Roman"/>
          <w:bCs w:val="0"/>
          <w:color w:val="808080" w:themeColor="background1" w:themeShade="80"/>
          <w:sz w:val="28"/>
          <w:szCs w:val="28"/>
        </w:rPr>
        <w:t>Objectives</w:t>
      </w:r>
      <w:bookmarkEnd w:id="149"/>
      <w:bookmarkEnd w:id="150"/>
    </w:p>
    <w:p w:rsidR="008404C4" w:rsidRPr="00C7608E"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prepare students for professional careers within the criminal justice system;</w:t>
      </w:r>
    </w:p>
    <w:p w:rsidR="008404C4" w:rsidRPr="00C7608E"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an understanding of the theoretical and philosophical principles of law enforcement and punishment;</w:t>
      </w:r>
    </w:p>
    <w:p w:rsidR="008404C4" w:rsidRPr="00C7608E"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knowledge of the methods, application and implications of criminal justice research; and</w:t>
      </w:r>
    </w:p>
    <w:p w:rsidR="008404C4" w:rsidRPr="00C7608E"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the necessary skills for the e</w:t>
      </w:r>
      <w:r w:rsidRPr="00C7608E">
        <w:rPr>
          <w:rFonts w:ascii="Times New Roman" w:hAnsi="Times New Roman"/>
          <w:spacing w:val="-4"/>
          <w:sz w:val="20"/>
          <w:szCs w:val="20"/>
        </w:rPr>
        <w:t>f</w:t>
      </w:r>
      <w:r w:rsidRPr="00C7608E">
        <w:rPr>
          <w:rFonts w:ascii="Times New Roman" w:hAnsi="Times New Roman"/>
          <w:sz w:val="20"/>
          <w:szCs w:val="20"/>
        </w:rPr>
        <w:t>ficient and e</w:t>
      </w:r>
      <w:r w:rsidRPr="00C7608E">
        <w:rPr>
          <w:rFonts w:ascii="Times New Roman" w:hAnsi="Times New Roman"/>
          <w:spacing w:val="-4"/>
          <w:sz w:val="20"/>
          <w:szCs w:val="20"/>
        </w:rPr>
        <w:t>f</w:t>
      </w:r>
      <w:r w:rsidRPr="00C7608E">
        <w:rPr>
          <w:rFonts w:ascii="Times New Roman" w:hAnsi="Times New Roman"/>
          <w:sz w:val="20"/>
          <w:szCs w:val="20"/>
        </w:rPr>
        <w:t>fective management of criminal justice o</w:t>
      </w:r>
      <w:r w:rsidRPr="00C7608E">
        <w:rPr>
          <w:rFonts w:ascii="Times New Roman" w:hAnsi="Times New Roman"/>
          <w:spacing w:val="-4"/>
          <w:sz w:val="20"/>
          <w:szCs w:val="20"/>
        </w:rPr>
        <w:t>r</w:t>
      </w:r>
      <w:r w:rsidRPr="00C7608E">
        <w:rPr>
          <w:rFonts w:ascii="Times New Roman" w:hAnsi="Times New Roman"/>
          <w:sz w:val="20"/>
          <w:szCs w:val="20"/>
        </w:rPr>
        <w:t>ganizations and agencies.</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Pr="00072AD6" w:rsidRDefault="008404C4" w:rsidP="008404C4">
      <w:pPr>
        <w:pStyle w:val="Heading2"/>
        <w:spacing w:before="0"/>
        <w:ind w:left="360" w:right="180" w:firstLine="0"/>
        <w:rPr>
          <w:rFonts w:ascii="Times New Roman" w:hAnsi="Times New Roman"/>
          <w:color w:val="808080" w:themeColor="background1" w:themeShade="80"/>
          <w:sz w:val="28"/>
          <w:szCs w:val="28"/>
        </w:rPr>
      </w:pPr>
      <w:bookmarkStart w:id="151" w:name="_Toc294969689"/>
      <w:bookmarkStart w:id="152" w:name="_Toc295896946"/>
      <w:r w:rsidRPr="00072AD6">
        <w:rPr>
          <w:rFonts w:ascii="Times New Roman" w:hAnsi="Times New Roman"/>
          <w:bCs w:val="0"/>
          <w:color w:val="808080" w:themeColor="background1" w:themeShade="80"/>
          <w:sz w:val="28"/>
          <w:szCs w:val="28"/>
        </w:rPr>
        <w:t>Facility</w:t>
      </w:r>
      <w:bookmarkEnd w:id="151"/>
      <w:bookmarkEnd w:id="152"/>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Pr="00072AD6" w:rsidRDefault="008404C4" w:rsidP="008404C4">
      <w:pPr>
        <w:pStyle w:val="Heading2"/>
        <w:spacing w:before="0"/>
        <w:ind w:left="360" w:right="180" w:firstLine="0"/>
        <w:rPr>
          <w:rFonts w:ascii="Times New Roman" w:hAnsi="Times New Roman"/>
          <w:color w:val="808080" w:themeColor="background1" w:themeShade="80"/>
          <w:sz w:val="28"/>
          <w:szCs w:val="28"/>
        </w:rPr>
      </w:pPr>
      <w:bookmarkStart w:id="153" w:name="_Toc294969690"/>
      <w:bookmarkStart w:id="154" w:name="_Toc295896947"/>
      <w:r w:rsidRPr="00072AD6">
        <w:rPr>
          <w:rFonts w:ascii="Times New Roman" w:hAnsi="Times New Roman"/>
          <w:bCs w:val="0"/>
          <w:color w:val="808080" w:themeColor="background1" w:themeShade="80"/>
          <w:sz w:val="28"/>
          <w:szCs w:val="28"/>
        </w:rPr>
        <w:t>Admission Requi</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ements</w:t>
      </w:r>
      <w:bookmarkEnd w:id="153"/>
      <w:bookmarkEnd w:id="154"/>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All  applicants  must  meet  the  general  requirements  for  admission  to  the  Graduate School,  which  include  completion  of  a  baccalaureate degree from an accredited college or university and submission of o</w:t>
      </w:r>
      <w:r>
        <w:rPr>
          <w:rFonts w:ascii="Times New Roman" w:hAnsi="Times New Roman"/>
          <w:spacing w:val="-4"/>
          <w:sz w:val="20"/>
          <w:szCs w:val="20"/>
        </w:rPr>
        <w:t>f</w:t>
      </w:r>
      <w:r>
        <w:rPr>
          <w:rFonts w:ascii="Times New Roman" w:hAnsi="Times New Roman"/>
          <w:sz w:val="20"/>
          <w:szCs w:val="20"/>
        </w:rPr>
        <w:t>ficial copies of transcripts forwarded from degree-granting institutions with a cumulative grade-point average of 2.5 out of the 4.0 quality points for all courses</w:t>
      </w:r>
      <w:r w:rsidR="0024381A">
        <w:rPr>
          <w:rFonts w:ascii="Times New Roman" w:hAnsi="Times New Roman"/>
          <w:sz w:val="20"/>
          <w:szCs w:val="20"/>
        </w:rPr>
        <w:t xml:space="preserve"> </w:t>
      </w:r>
      <w:r>
        <w:rPr>
          <w:rFonts w:ascii="Times New Roman" w:hAnsi="Times New Roman"/>
          <w:sz w:val="20"/>
          <w:szCs w:val="20"/>
        </w:rPr>
        <w:t>taken in the last degree  program.</w:t>
      </w:r>
      <w:r>
        <w:rPr>
          <w:rFonts w:ascii="Times New Roman" w:hAnsi="Times New Roman"/>
          <w:spacing w:val="-11"/>
          <w:sz w:val="20"/>
          <w:szCs w:val="20"/>
        </w:rPr>
        <w:t xml:space="preserve"> </w:t>
      </w:r>
      <w:r>
        <w:rPr>
          <w:rFonts w:ascii="Times New Roman" w:hAnsi="Times New Roman"/>
          <w:sz w:val="20"/>
          <w:szCs w:val="20"/>
        </w:rPr>
        <w:t>Applicants whose unde</w:t>
      </w:r>
      <w:r>
        <w:rPr>
          <w:rFonts w:ascii="Times New Roman" w:hAnsi="Times New Roman"/>
          <w:spacing w:val="-4"/>
          <w:sz w:val="20"/>
          <w:szCs w:val="20"/>
        </w:rPr>
        <w:t>r</w:t>
      </w:r>
      <w:r>
        <w:rPr>
          <w:rFonts w:ascii="Times New Roman" w:hAnsi="Times New Roman"/>
          <w:sz w:val="20"/>
          <w:szCs w:val="20"/>
        </w:rPr>
        <w:t xml:space="preserve">graduate degree was not in criminal justice may be required to complete six semester hours </w:t>
      </w:r>
      <w:r w:rsidR="0024381A">
        <w:rPr>
          <w:rFonts w:ascii="Times New Roman" w:hAnsi="Times New Roman"/>
          <w:sz w:val="20"/>
          <w:szCs w:val="20"/>
        </w:rPr>
        <w:t>in undergraduate</w:t>
      </w:r>
      <w:r>
        <w:rPr>
          <w:rFonts w:ascii="Times New Roman" w:hAnsi="Times New Roman"/>
          <w:sz w:val="20"/>
          <w:szCs w:val="20"/>
        </w:rPr>
        <w:t xml:space="preserve"> criminal justice courses. Three semester hours must be completed in research or statistics and three hours in criminology or social theor</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Students seeking admission to the Master of Criminal Justice program must submit the results of the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 (M</w:t>
      </w:r>
      <w:r>
        <w:rPr>
          <w:rFonts w:ascii="Times New Roman" w:hAnsi="Times New Roman"/>
          <w:spacing w:val="-22"/>
          <w:sz w:val="20"/>
          <w:szCs w:val="20"/>
        </w:rPr>
        <w:t>A</w:t>
      </w:r>
      <w:r>
        <w:rPr>
          <w:rFonts w:ascii="Times New Roman" w:hAnsi="Times New Roman"/>
          <w:sz w:val="20"/>
          <w:szCs w:val="20"/>
        </w:rPr>
        <w:t>T) or Graduate Record Exam (GRE) and two letters of recommendation.</w:t>
      </w:r>
      <w:r>
        <w:rPr>
          <w:rFonts w:ascii="Times New Roman" w:hAnsi="Times New Roman"/>
          <w:spacing w:val="-11"/>
          <w:sz w:val="20"/>
          <w:szCs w:val="20"/>
        </w:rPr>
        <w:t xml:space="preserve"> </w:t>
      </w:r>
      <w:r>
        <w:rPr>
          <w:rFonts w:ascii="Times New Roman" w:hAnsi="Times New Roman"/>
          <w:sz w:val="20"/>
          <w:szCs w:val="20"/>
        </w:rPr>
        <w:t>An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of 27 or GRE score of 700 is required for provisional admission, an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 xml:space="preserve">score of 44 or GRE score of 800 for regular admission. </w:t>
      </w:r>
      <w:r>
        <w:rPr>
          <w:rFonts w:ascii="Times New Roman" w:hAnsi="Times New Roman"/>
          <w:spacing w:val="39"/>
          <w:sz w:val="20"/>
          <w:szCs w:val="20"/>
        </w:rPr>
        <w:t xml:space="preserve"> </w:t>
      </w:r>
      <w:r>
        <w:rPr>
          <w:rFonts w:ascii="Times New Roman" w:hAnsi="Times New Roman"/>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Pr>
          <w:rFonts w:ascii="Times New Roman" w:hAnsi="Times New Roman"/>
          <w:spacing w:val="-8"/>
          <w:sz w:val="20"/>
          <w:szCs w:val="20"/>
        </w:rPr>
        <w:t>r</w:t>
      </w:r>
      <w:r>
        <w:rPr>
          <w:rFonts w:ascii="Times New Roman" w:hAnsi="Times New Roman"/>
          <w:sz w:val="20"/>
          <w:szCs w:val="20"/>
        </w:rPr>
        <w:t>, the provisional student is granted full admission to the Master of Science in Criminal Justice program. Otherwise, the student</w:t>
      </w:r>
      <w:r>
        <w:rPr>
          <w:rFonts w:ascii="Times New Roman" w:hAnsi="Times New Roman"/>
          <w:spacing w:val="-11"/>
          <w:sz w:val="20"/>
          <w:szCs w:val="20"/>
        </w:rPr>
        <w:t>’</w:t>
      </w:r>
      <w:r>
        <w:rPr>
          <w:rFonts w:ascii="Times New Roman" w:hAnsi="Times New Roman"/>
          <w:sz w:val="20"/>
          <w:szCs w:val="20"/>
        </w:rPr>
        <w:t>s enrollment is terminated.</w:t>
      </w:r>
    </w:p>
    <w:p w:rsidR="0024381A"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24381A"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24381A"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24381A"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9A66D8" w:rsidRDefault="009A66D8" w:rsidP="008404C4">
      <w:pPr>
        <w:widowControl w:val="0"/>
        <w:autoSpaceDE w:val="0"/>
        <w:autoSpaceDN w:val="0"/>
        <w:adjustRightInd w:val="0"/>
        <w:spacing w:before="10" w:after="0" w:line="250" w:lineRule="auto"/>
        <w:ind w:left="360" w:right="180" w:firstLine="0"/>
        <w:jc w:val="both"/>
        <w:sectPr w:rsidR="009A66D8" w:rsidSect="00FB5121">
          <w:headerReference w:type="default" r:id="rId36"/>
          <w:pgSz w:w="12240" w:h="15840" w:code="1"/>
          <w:pgMar w:top="720" w:right="720" w:bottom="288" w:left="1440" w:header="720" w:footer="288" w:gutter="0"/>
          <w:cols w:space="720"/>
          <w:docGrid w:linePitch="360"/>
        </w:sectPr>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Pr="00072AD6" w:rsidRDefault="008404C4" w:rsidP="0024381A">
      <w:pPr>
        <w:pStyle w:val="Heading2"/>
        <w:spacing w:before="0"/>
        <w:ind w:left="360" w:right="180" w:firstLine="0"/>
        <w:rPr>
          <w:rFonts w:ascii="Times New Roman" w:hAnsi="Times New Roman"/>
          <w:color w:val="808080" w:themeColor="background1" w:themeShade="80"/>
          <w:sz w:val="28"/>
          <w:szCs w:val="28"/>
        </w:rPr>
      </w:pPr>
      <w:bookmarkStart w:id="155" w:name="_Toc294969691"/>
      <w:bookmarkStart w:id="156" w:name="_Toc295896948"/>
      <w:r w:rsidRPr="00072AD6">
        <w:rPr>
          <w:rFonts w:ascii="Times New Roman" w:hAnsi="Times New Roman"/>
          <w:bCs w:val="0"/>
          <w:color w:val="808080" w:themeColor="background1" w:themeShade="80"/>
          <w:sz w:val="28"/>
          <w:szCs w:val="28"/>
        </w:rPr>
        <w:t>P</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ogram of Study /Curriculum</w:t>
      </w:r>
      <w:bookmarkEnd w:id="155"/>
      <w:bookmarkEnd w:id="156"/>
    </w:p>
    <w:p w:rsidR="008404C4" w:rsidRDefault="008404C4" w:rsidP="0024381A">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Each student must complete 18 semester hours of core curriculum requirements:</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sidRPr="00876E7C">
        <w:rPr>
          <w:rFonts w:ascii="Times New Roman" w:hAnsi="Times New Roman"/>
          <w:sz w:val="20"/>
          <w:szCs w:val="20"/>
        </w:rPr>
        <w:t xml:space="preserve">Core Courses </w:t>
      </w:r>
      <w:r w:rsidRPr="00876E7C">
        <w:rPr>
          <w:rFonts w:ascii="Times New Roman" w:hAnsi="Times New Roman"/>
          <w:sz w:val="20"/>
          <w:szCs w:val="20"/>
        </w:rPr>
        <w:tab/>
        <w:t>Hours</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5100 Foundations of Criminal Justic</w:t>
      </w:r>
      <w:r w:rsidRPr="00876E7C">
        <w:rPr>
          <w:rFonts w:ascii="Times New Roman" w:hAnsi="Times New Roman"/>
          <w:sz w:val="20"/>
          <w:szCs w:val="20"/>
        </w:rPr>
        <w:t>e</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5110 Theory and Philosophy of Criminal Justice</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5400 O</w:t>
      </w:r>
      <w:r w:rsidRPr="00876E7C">
        <w:rPr>
          <w:rFonts w:ascii="Times New Roman" w:hAnsi="Times New Roman"/>
          <w:sz w:val="20"/>
          <w:szCs w:val="20"/>
        </w:rPr>
        <w:t>r</w:t>
      </w:r>
      <w:r>
        <w:rPr>
          <w:rFonts w:ascii="Times New Roman" w:hAnsi="Times New Roman"/>
          <w:sz w:val="20"/>
          <w:szCs w:val="20"/>
        </w:rPr>
        <w:t>ganization and</w:t>
      </w:r>
      <w:r w:rsidRPr="00876E7C">
        <w:rPr>
          <w:rFonts w:ascii="Times New Roman" w:hAnsi="Times New Roman"/>
          <w:sz w:val="20"/>
          <w:szCs w:val="20"/>
        </w:rPr>
        <w:t xml:space="preserve"> </w:t>
      </w:r>
      <w:r>
        <w:rPr>
          <w:rFonts w:ascii="Times New Roman" w:hAnsi="Times New Roman"/>
          <w:sz w:val="20"/>
          <w:szCs w:val="20"/>
        </w:rPr>
        <w:t>Administration of Criminal Justice System</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5600 Research Methodology in Criminal Justice</w:t>
      </w:r>
      <w:r w:rsidRPr="00876E7C">
        <w:rPr>
          <w:rFonts w:ascii="Times New Roman" w:hAnsi="Times New Roman"/>
          <w:sz w:val="20"/>
          <w:szCs w:val="20"/>
        </w:rPr>
        <w:t xml:space="preserve"> </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5610 Research Statistics in Criminal Justic</w:t>
      </w:r>
      <w:r w:rsidRPr="00876E7C">
        <w:rPr>
          <w:rFonts w:ascii="Times New Roman" w:hAnsi="Times New Roman"/>
          <w:sz w:val="20"/>
          <w:szCs w:val="20"/>
        </w:rPr>
        <w:t>e</w:t>
      </w:r>
      <w:r>
        <w:rPr>
          <w:rFonts w:ascii="Times New Roman" w:hAnsi="Times New Roman"/>
          <w:sz w:val="20"/>
          <w:szCs w:val="20"/>
        </w:rPr>
        <w:t>.</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sidRPr="00876E7C">
        <w:rPr>
          <w:rFonts w:ascii="Times New Roman" w:hAnsi="Times New Roman"/>
          <w:sz w:val="20"/>
          <w:szCs w:val="20"/>
        </w:rPr>
        <w:t>T</w:t>
      </w:r>
      <w:r>
        <w:rPr>
          <w:rFonts w:ascii="Times New Roman" w:hAnsi="Times New Roman"/>
          <w:sz w:val="20"/>
          <w:szCs w:val="20"/>
        </w:rPr>
        <w:t xml:space="preserve">otal </w:t>
      </w:r>
      <w:r w:rsidRPr="00876E7C">
        <w:rPr>
          <w:rFonts w:ascii="Times New Roman" w:hAnsi="Times New Roman"/>
          <w:sz w:val="20"/>
          <w:szCs w:val="20"/>
        </w:rPr>
        <w:t xml:space="preserve"> </w:t>
      </w:r>
      <w:r w:rsidR="00876E7C">
        <w:rPr>
          <w:rFonts w:ascii="Times New Roman" w:hAnsi="Times New Roman"/>
          <w:sz w:val="20"/>
          <w:szCs w:val="20"/>
        </w:rPr>
        <w:tab/>
      </w:r>
      <w:r>
        <w:rPr>
          <w:rFonts w:ascii="Times New Roman" w:hAnsi="Times New Roman"/>
          <w:sz w:val="20"/>
          <w:szCs w:val="20"/>
        </w:rPr>
        <w:t>15</w:t>
      </w:r>
    </w:p>
    <w:p w:rsidR="008404C4"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rPr>
      </w:pPr>
    </w:p>
    <w:p w:rsidR="008404C4" w:rsidRPr="00072AD6" w:rsidRDefault="008404C4" w:rsidP="0024381A">
      <w:pPr>
        <w:pStyle w:val="Heading2"/>
        <w:spacing w:before="0"/>
        <w:ind w:left="360" w:right="180" w:firstLine="0"/>
        <w:rPr>
          <w:rFonts w:ascii="Times New Roman" w:hAnsi="Times New Roman"/>
          <w:color w:val="808080" w:themeColor="background1" w:themeShade="80"/>
          <w:sz w:val="28"/>
          <w:szCs w:val="28"/>
        </w:rPr>
      </w:pPr>
      <w:bookmarkStart w:id="157" w:name="_Toc294969692"/>
      <w:bookmarkStart w:id="158" w:name="_Toc295896949"/>
      <w:r w:rsidRPr="00072AD6">
        <w:rPr>
          <w:rFonts w:ascii="Times New Roman" w:hAnsi="Times New Roman"/>
          <w:bCs w:val="0"/>
          <w:color w:val="808080" w:themeColor="background1" w:themeShade="80"/>
          <w:sz w:val="28"/>
          <w:szCs w:val="28"/>
        </w:rPr>
        <w:t>Specialty</w:t>
      </w:r>
      <w:r w:rsidRPr="00072AD6">
        <w:rPr>
          <w:rFonts w:ascii="Times New Roman" w:hAnsi="Times New Roman"/>
          <w:bCs w:val="0"/>
          <w:color w:val="808080" w:themeColor="background1" w:themeShade="80"/>
          <w:spacing w:val="-15"/>
          <w:sz w:val="28"/>
          <w:szCs w:val="28"/>
        </w:rPr>
        <w:t xml:space="preserve"> </w:t>
      </w:r>
      <w:r w:rsidRPr="00072AD6">
        <w:rPr>
          <w:rFonts w:ascii="Times New Roman" w:hAnsi="Times New Roman"/>
          <w:bCs w:val="0"/>
          <w:color w:val="808080" w:themeColor="background1" w:themeShade="80"/>
          <w:sz w:val="28"/>
          <w:szCs w:val="28"/>
        </w:rPr>
        <w:t>A</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eas</w:t>
      </w:r>
      <w:bookmarkEnd w:id="157"/>
      <w:bookmarkEnd w:id="158"/>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sz w:val="20"/>
          <w:szCs w:val="20"/>
        </w:rPr>
      </w:pPr>
    </w:p>
    <w:p w:rsidR="008404C4" w:rsidRPr="00072AD6" w:rsidRDefault="008404C4" w:rsidP="0024381A">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Cor</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ections Specialty</w:t>
      </w:r>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correctional emphasis focuses on the philosophical purpose and meaning of corre</w:t>
      </w:r>
      <w:r>
        <w:rPr>
          <w:rFonts w:ascii="Times New Roman" w:hAnsi="Times New Roman"/>
          <w:spacing w:val="-4"/>
          <w:sz w:val="20"/>
          <w:szCs w:val="20"/>
        </w:rPr>
        <w:t>c</w:t>
      </w:r>
      <w:r>
        <w:rPr>
          <w:rFonts w:ascii="Times New Roman" w:hAnsi="Times New Roman"/>
          <w:sz w:val="20"/>
          <w:szCs w:val="20"/>
        </w:rPr>
        <w:t>tions to the system and community-based treatment programs.</w:t>
      </w:r>
      <w:r>
        <w:rPr>
          <w:rFonts w:ascii="Times New Roman" w:hAnsi="Times New Roman"/>
          <w:spacing w:val="-4"/>
          <w:sz w:val="20"/>
          <w:szCs w:val="20"/>
        </w:rPr>
        <w:t xml:space="preserve"> </w:t>
      </w:r>
      <w:r>
        <w:rPr>
          <w:rFonts w:ascii="Times New Roman" w:hAnsi="Times New Roman"/>
          <w:sz w:val="20"/>
          <w:szCs w:val="20"/>
        </w:rPr>
        <w:t>The underlying thrust of this concentration is to impart theoretical and applied knowledge on the o</w:t>
      </w:r>
      <w:r>
        <w:rPr>
          <w:rFonts w:ascii="Times New Roman" w:hAnsi="Times New Roman"/>
          <w:spacing w:val="-4"/>
          <w:sz w:val="20"/>
          <w:szCs w:val="20"/>
        </w:rPr>
        <w:t>r</w:t>
      </w:r>
      <w:r>
        <w:rPr>
          <w:rFonts w:ascii="Times New Roman" w:hAnsi="Times New Roman"/>
          <w:sz w:val="20"/>
          <w:szCs w:val="20"/>
        </w:rPr>
        <w:t>ganizational,</w:t>
      </w:r>
      <w:r w:rsidR="0024381A">
        <w:rPr>
          <w:rFonts w:ascii="Times New Roman" w:hAnsi="Times New Roman"/>
          <w:sz w:val="20"/>
          <w:szCs w:val="20"/>
        </w:rPr>
        <w:t xml:space="preserve"> </w:t>
      </w:r>
      <w:r>
        <w:rPr>
          <w:rFonts w:ascii="Times New Roman" w:hAnsi="Times New Roman"/>
          <w:sz w:val="20"/>
          <w:szCs w:val="20"/>
        </w:rPr>
        <w:t>legal and social aspects of contemporary correctional agencies. Specialization in corrections will prepare students for careers as parole o</w:t>
      </w:r>
      <w:r>
        <w:rPr>
          <w:rFonts w:ascii="Times New Roman" w:hAnsi="Times New Roman"/>
          <w:spacing w:val="-4"/>
          <w:sz w:val="20"/>
          <w:szCs w:val="20"/>
        </w:rPr>
        <w:t>f</w:t>
      </w:r>
      <w:r>
        <w:rPr>
          <w:rFonts w:ascii="Times New Roman" w:hAnsi="Times New Roman"/>
          <w:sz w:val="20"/>
          <w:szCs w:val="20"/>
        </w:rPr>
        <w:t>ficers, corrections supervisors, prison administrators and e</w:t>
      </w:r>
      <w:r>
        <w:rPr>
          <w:rFonts w:ascii="Times New Roman" w:hAnsi="Times New Roman"/>
          <w:spacing w:val="-4"/>
          <w:sz w:val="20"/>
          <w:szCs w:val="20"/>
        </w:rPr>
        <w:t>f</w:t>
      </w:r>
      <w:r>
        <w:rPr>
          <w:rFonts w:ascii="Times New Roman" w:hAnsi="Times New Roman"/>
          <w:sz w:val="20"/>
          <w:szCs w:val="20"/>
        </w:rPr>
        <w:t>fective case workers in community-based treatment programs.</w:t>
      </w:r>
    </w:p>
    <w:p w:rsidR="008404C4" w:rsidRDefault="008404C4" w:rsidP="0024381A">
      <w:pPr>
        <w:widowControl w:val="0"/>
        <w:autoSpaceDE w:val="0"/>
        <w:autoSpaceDN w:val="0"/>
        <w:adjustRightInd w:val="0"/>
        <w:spacing w:after="0"/>
        <w:ind w:left="360" w:right="180" w:firstLine="360"/>
        <w:jc w:val="both"/>
        <w:rPr>
          <w:rFonts w:ascii="Times New Roman" w:hAnsi="Times New Roman"/>
          <w:sz w:val="20"/>
          <w:szCs w:val="20"/>
        </w:rPr>
      </w:pPr>
      <w:r>
        <w:rPr>
          <w:rFonts w:ascii="Times New Roman" w:hAnsi="Times New Roman"/>
          <w:b/>
          <w:bCs/>
          <w:sz w:val="20"/>
          <w:szCs w:val="20"/>
        </w:rPr>
        <w:t>Cor</w:t>
      </w:r>
      <w:r>
        <w:rPr>
          <w:rFonts w:ascii="Times New Roman" w:hAnsi="Times New Roman"/>
          <w:b/>
          <w:bCs/>
          <w:spacing w:val="-4"/>
          <w:sz w:val="20"/>
          <w:szCs w:val="20"/>
        </w:rPr>
        <w:t>r</w:t>
      </w:r>
      <w:r>
        <w:rPr>
          <w:rFonts w:ascii="Times New Roman" w:hAnsi="Times New Roman"/>
          <w:b/>
          <w:bCs/>
          <w:sz w:val="20"/>
          <w:szCs w:val="20"/>
        </w:rPr>
        <w:t>ections Courses and Hours:</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sidRPr="00876E7C">
        <w:rPr>
          <w:rFonts w:ascii="Times New Roman" w:hAnsi="Times New Roman"/>
          <w:sz w:val="20"/>
          <w:szCs w:val="20"/>
        </w:rPr>
        <w:t xml:space="preserve">Courses </w:t>
      </w:r>
      <w:r w:rsidRPr="00876E7C">
        <w:rPr>
          <w:rFonts w:ascii="Times New Roman" w:hAnsi="Times New Roman"/>
          <w:sz w:val="20"/>
          <w:szCs w:val="20"/>
        </w:rPr>
        <w:tab/>
        <w:t>Hours</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6400  Foundations of Corrections</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6410</w:t>
      </w:r>
      <w:r w:rsidRPr="00876E7C">
        <w:rPr>
          <w:rFonts w:ascii="Times New Roman" w:hAnsi="Times New Roman"/>
          <w:sz w:val="20"/>
          <w:szCs w:val="20"/>
        </w:rPr>
        <w:t xml:space="preserve"> </w:t>
      </w:r>
      <w:r>
        <w:rPr>
          <w:rFonts w:ascii="Times New Roman" w:hAnsi="Times New Roman"/>
          <w:sz w:val="20"/>
          <w:szCs w:val="20"/>
        </w:rPr>
        <w:t>Administration of Psychological</w:t>
      </w:r>
      <w:r w:rsidRPr="00876E7C">
        <w:rPr>
          <w:rFonts w:ascii="Times New Roman" w:hAnsi="Times New Roman"/>
          <w:sz w:val="20"/>
          <w:szCs w:val="20"/>
        </w:rPr>
        <w:t xml:space="preserve"> T</w:t>
      </w:r>
      <w:r>
        <w:rPr>
          <w:rFonts w:ascii="Times New Roman" w:hAnsi="Times New Roman"/>
          <w:sz w:val="20"/>
          <w:szCs w:val="20"/>
        </w:rPr>
        <w:t>ests</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6420  Interviewing and Counseling</w:t>
      </w:r>
      <w:r w:rsidRPr="00876E7C">
        <w:rPr>
          <w:rFonts w:ascii="Times New Roman" w:hAnsi="Times New Roman"/>
          <w:sz w:val="20"/>
          <w:szCs w:val="20"/>
        </w:rPr>
        <w:t xml:space="preserve"> </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6430  Rehabilitation and</w:t>
      </w:r>
      <w:r w:rsidRPr="00876E7C">
        <w:rPr>
          <w:rFonts w:ascii="Times New Roman" w:hAnsi="Times New Roman"/>
          <w:sz w:val="20"/>
          <w:szCs w:val="20"/>
        </w:rPr>
        <w:t xml:space="preserve"> T</w:t>
      </w:r>
      <w:r>
        <w:rPr>
          <w:rFonts w:ascii="Times New Roman" w:hAnsi="Times New Roman"/>
          <w:sz w:val="20"/>
          <w:szCs w:val="20"/>
        </w:rPr>
        <w:t>reatment</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6440  Management of Correctional Institution</w:t>
      </w:r>
      <w:r w:rsidRPr="00876E7C">
        <w:rPr>
          <w:rFonts w:ascii="Times New Roman" w:hAnsi="Times New Roman"/>
          <w:sz w:val="20"/>
          <w:szCs w:val="20"/>
        </w:rPr>
        <w:t>s</w:t>
      </w:r>
      <w:r w:rsidR="00876E7C">
        <w:rPr>
          <w:rFonts w:ascii="Times New Roman" w:hAnsi="Times New Roman"/>
          <w:sz w:val="20"/>
          <w:szCs w:val="20"/>
        </w:rPr>
        <w:tab/>
      </w:r>
      <w:r>
        <w:rPr>
          <w:rFonts w:ascii="Times New Roman" w:hAnsi="Times New Roman"/>
          <w:sz w:val="20"/>
          <w:szCs w:val="20"/>
        </w:rPr>
        <w:t>3</w:t>
      </w:r>
    </w:p>
    <w:p w:rsidR="008404C4"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sidRPr="00876E7C">
        <w:rPr>
          <w:rFonts w:ascii="Times New Roman" w:hAnsi="Times New Roman"/>
          <w:sz w:val="20"/>
          <w:szCs w:val="20"/>
        </w:rPr>
        <w:t>T</w:t>
      </w:r>
      <w:r>
        <w:rPr>
          <w:rFonts w:ascii="Times New Roman" w:hAnsi="Times New Roman"/>
          <w:sz w:val="20"/>
          <w:szCs w:val="20"/>
        </w:rPr>
        <w:t>otal hours in any combination</w:t>
      </w:r>
      <w:r w:rsidR="00876E7C">
        <w:rPr>
          <w:rFonts w:ascii="Times New Roman" w:hAnsi="Times New Roman"/>
          <w:sz w:val="20"/>
          <w:szCs w:val="20"/>
        </w:rPr>
        <w:tab/>
      </w:r>
      <w:r>
        <w:rPr>
          <w:rFonts w:ascii="Times New Roman" w:hAnsi="Times New Roman"/>
          <w:sz w:val="20"/>
          <w:szCs w:val="20"/>
        </w:rPr>
        <w:t>9</w:t>
      </w:r>
    </w:p>
    <w:p w:rsidR="008404C4"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rPr>
      </w:pPr>
    </w:p>
    <w:p w:rsidR="008404C4" w:rsidRPr="00072AD6" w:rsidRDefault="008404C4" w:rsidP="0024381A">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Fo</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 xml:space="preserve">ensic Science </w:t>
      </w:r>
      <w:r w:rsidR="0024381A" w:rsidRPr="00072AD6">
        <w:rPr>
          <w:rFonts w:ascii="Times New Roman" w:hAnsi="Times New Roman"/>
          <w:b/>
          <w:bCs/>
          <w:color w:val="808080" w:themeColor="background1" w:themeShade="80"/>
          <w:sz w:val="24"/>
          <w:szCs w:val="24"/>
        </w:rPr>
        <w:t>Specialty</w:t>
      </w:r>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Master of Science in Criminal Justice with a concentration in Forensic Science is designed for students who possess the equivalent of a baccalaureate degree from forensic science, forensic chemistr</w:t>
      </w:r>
      <w:r>
        <w:rPr>
          <w:rFonts w:ascii="Times New Roman" w:hAnsi="Times New Roman"/>
          <w:spacing w:val="-13"/>
          <w:sz w:val="20"/>
          <w:szCs w:val="20"/>
        </w:rPr>
        <w:t>y</w:t>
      </w:r>
      <w:r>
        <w:rPr>
          <w:rFonts w:ascii="Times New Roman" w:hAnsi="Times New Roman"/>
          <w:sz w:val="20"/>
          <w:szCs w:val="20"/>
        </w:rPr>
        <w:t>, chemistry or criminal justice with a minor in forensic science or chemistr</w:t>
      </w:r>
      <w:r>
        <w:rPr>
          <w:rFonts w:ascii="Times New Roman" w:hAnsi="Times New Roman"/>
          <w:spacing w:val="-13"/>
          <w:sz w:val="20"/>
          <w:szCs w:val="20"/>
        </w:rPr>
        <w:t>y</w:t>
      </w:r>
      <w:r>
        <w:rPr>
          <w:rFonts w:ascii="Times New Roman" w:hAnsi="Times New Roman"/>
          <w:sz w:val="20"/>
          <w:szCs w:val="20"/>
        </w:rPr>
        <w:t>. This concentration will also provide the necessary skills to the criminal justice maste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degree students who do not have their baccalaureate degree in forensic science but wish to advance their career in the management of forensic science laboratories as directors and supervisors.</w:t>
      </w:r>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p>
    <w:p w:rsidR="008404C4" w:rsidRDefault="008404C4" w:rsidP="0024381A">
      <w:pPr>
        <w:widowControl w:val="0"/>
        <w:autoSpaceDE w:val="0"/>
        <w:autoSpaceDN w:val="0"/>
        <w:adjustRightInd w:val="0"/>
        <w:spacing w:after="0"/>
        <w:ind w:left="360" w:right="180" w:firstLine="360"/>
        <w:jc w:val="both"/>
        <w:rPr>
          <w:rFonts w:ascii="Times New Roman" w:hAnsi="Times New Roman"/>
          <w:sz w:val="20"/>
          <w:szCs w:val="20"/>
        </w:rPr>
      </w:pP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 Science Courses (any 9 hours):</w:t>
      </w:r>
    </w:p>
    <w:p w:rsidR="008404C4"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6001  Survey of</w:t>
      </w:r>
      <w:r w:rsidRPr="0024381A">
        <w:rPr>
          <w:rFonts w:ascii="Times New Roman" w:hAnsi="Times New Roman"/>
          <w:sz w:val="20"/>
          <w:szCs w:val="20"/>
        </w:rPr>
        <w:t xml:space="preserve"> </w:t>
      </w:r>
      <w:r>
        <w:rPr>
          <w:rFonts w:ascii="Times New Roman" w:hAnsi="Times New Roman"/>
          <w:sz w:val="20"/>
          <w:szCs w:val="20"/>
        </w:rPr>
        <w:t>Advanced Forensic Science (required)</w:t>
      </w:r>
      <w:r w:rsidRPr="0024381A">
        <w:rPr>
          <w:rFonts w:ascii="Times New Roman" w:hAnsi="Times New Roman"/>
          <w:sz w:val="20"/>
          <w:szCs w:val="20"/>
        </w:rPr>
        <w:t xml:space="preserve"> </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6008</w:t>
      </w:r>
      <w:r w:rsidRPr="0024381A">
        <w:rPr>
          <w:rFonts w:ascii="Times New Roman" w:hAnsi="Times New Roman"/>
          <w:sz w:val="20"/>
          <w:szCs w:val="20"/>
        </w:rPr>
        <w:t xml:space="preserve"> </w:t>
      </w:r>
      <w:r>
        <w:rPr>
          <w:rFonts w:ascii="Times New Roman" w:hAnsi="Times New Roman"/>
          <w:sz w:val="20"/>
          <w:szCs w:val="20"/>
        </w:rPr>
        <w:t>Advanced DNA</w:t>
      </w:r>
      <w:r w:rsidRPr="0024381A">
        <w:rPr>
          <w:rFonts w:ascii="Times New Roman" w:hAnsi="Times New Roman"/>
          <w:sz w:val="20"/>
          <w:szCs w:val="20"/>
        </w:rPr>
        <w:t xml:space="preserve"> T</w:t>
      </w:r>
      <w:r>
        <w:rPr>
          <w:rFonts w:ascii="Times New Roman" w:hAnsi="Times New Roman"/>
          <w:sz w:val="20"/>
          <w:szCs w:val="20"/>
        </w:rPr>
        <w:t>echnology</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6009</w:t>
      </w:r>
      <w:r w:rsidRPr="0024381A">
        <w:rPr>
          <w:rFonts w:ascii="Times New Roman" w:hAnsi="Times New Roman"/>
          <w:sz w:val="20"/>
          <w:szCs w:val="20"/>
        </w:rPr>
        <w:t xml:space="preserve"> </w:t>
      </w:r>
      <w:r>
        <w:rPr>
          <w:rFonts w:ascii="Times New Roman" w:hAnsi="Times New Roman"/>
          <w:sz w:val="20"/>
          <w:szCs w:val="20"/>
        </w:rPr>
        <w:t>Advanced</w:t>
      </w:r>
      <w:r w:rsidRPr="0024381A">
        <w:rPr>
          <w:rFonts w:ascii="Times New Roman" w:hAnsi="Times New Roman"/>
          <w:sz w:val="20"/>
          <w:szCs w:val="20"/>
        </w:rPr>
        <w:t xml:space="preserve"> T</w:t>
      </w:r>
      <w:r>
        <w:rPr>
          <w:rFonts w:ascii="Times New Roman" w:hAnsi="Times New Roman"/>
          <w:sz w:val="20"/>
          <w:szCs w:val="20"/>
        </w:rPr>
        <w:t>oxicolog</w:t>
      </w:r>
      <w:r w:rsidRPr="0024381A">
        <w:rPr>
          <w:rFonts w:ascii="Times New Roman" w:hAnsi="Times New Roman"/>
          <w:sz w:val="20"/>
          <w:szCs w:val="20"/>
        </w:rPr>
        <w:t>y</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6012</w:t>
      </w:r>
      <w:r w:rsidRPr="0024381A">
        <w:rPr>
          <w:rFonts w:ascii="Times New Roman" w:hAnsi="Times New Roman"/>
          <w:sz w:val="20"/>
          <w:szCs w:val="20"/>
        </w:rPr>
        <w:t xml:space="preserve"> </w:t>
      </w:r>
      <w:r>
        <w:rPr>
          <w:rFonts w:ascii="Times New Roman" w:hAnsi="Times New Roman"/>
          <w:sz w:val="20"/>
          <w:szCs w:val="20"/>
        </w:rPr>
        <w:t>Advanced</w:t>
      </w:r>
      <w:r w:rsidRPr="0024381A">
        <w:rPr>
          <w:rFonts w:ascii="Times New Roman" w:hAnsi="Times New Roman"/>
          <w:sz w:val="20"/>
          <w:szCs w:val="20"/>
        </w:rPr>
        <w:t xml:space="preserve"> T</w:t>
      </w:r>
      <w:r>
        <w:rPr>
          <w:rFonts w:ascii="Times New Roman" w:hAnsi="Times New Roman"/>
          <w:sz w:val="20"/>
          <w:szCs w:val="20"/>
        </w:rPr>
        <w:t>race and</w:t>
      </w:r>
      <w:r w:rsidRPr="0024381A">
        <w:rPr>
          <w:rFonts w:ascii="Times New Roman" w:hAnsi="Times New Roman"/>
          <w:sz w:val="20"/>
          <w:szCs w:val="20"/>
        </w:rPr>
        <w:t xml:space="preserve"> T</w:t>
      </w:r>
      <w:r>
        <w:rPr>
          <w:rFonts w:ascii="Times New Roman" w:hAnsi="Times New Roman"/>
          <w:sz w:val="20"/>
          <w:szCs w:val="20"/>
        </w:rPr>
        <w:t>ransferring Evidence</w:t>
      </w:r>
      <w:r w:rsidRPr="0024381A">
        <w:rPr>
          <w:rFonts w:ascii="Times New Roman" w:hAnsi="Times New Roman"/>
          <w:sz w:val="20"/>
          <w:szCs w:val="20"/>
        </w:rPr>
        <w:t xml:space="preserve"> </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7000</w:t>
      </w:r>
      <w:r w:rsidRPr="0024381A">
        <w:rPr>
          <w:rFonts w:ascii="Times New Roman" w:hAnsi="Times New Roman"/>
          <w:sz w:val="20"/>
          <w:szCs w:val="20"/>
        </w:rPr>
        <w:t xml:space="preserve"> </w:t>
      </w:r>
      <w:r>
        <w:rPr>
          <w:rFonts w:ascii="Times New Roman" w:hAnsi="Times New Roman"/>
          <w:sz w:val="20"/>
          <w:szCs w:val="20"/>
        </w:rPr>
        <w:t>Advanced Ballistic and</w:t>
      </w:r>
      <w:r w:rsidRPr="0024381A">
        <w:rPr>
          <w:rFonts w:ascii="Times New Roman" w:hAnsi="Times New Roman"/>
          <w:sz w:val="20"/>
          <w:szCs w:val="20"/>
        </w:rPr>
        <w:t xml:space="preserve"> </w:t>
      </w:r>
      <w:r>
        <w:rPr>
          <w:rFonts w:ascii="Times New Roman" w:hAnsi="Times New Roman"/>
          <w:sz w:val="20"/>
          <w:szCs w:val="20"/>
        </w:rPr>
        <w:t>Associated</w:t>
      </w:r>
      <w:r w:rsidRPr="0024381A">
        <w:rPr>
          <w:rFonts w:ascii="Times New Roman" w:hAnsi="Times New Roman"/>
          <w:sz w:val="20"/>
          <w:szCs w:val="20"/>
        </w:rPr>
        <w:t xml:space="preserve"> T</w:t>
      </w:r>
      <w:r>
        <w:rPr>
          <w:rFonts w:ascii="Times New Roman" w:hAnsi="Times New Roman"/>
          <w:sz w:val="20"/>
          <w:szCs w:val="20"/>
        </w:rPr>
        <w:t>echnologies</w:t>
      </w:r>
      <w:r w:rsidRPr="0024381A">
        <w:rPr>
          <w:rFonts w:ascii="Times New Roman" w:hAnsi="Times New Roman"/>
          <w:sz w:val="20"/>
          <w:szCs w:val="20"/>
        </w:rPr>
        <w:t xml:space="preserve"> </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sidRPr="0024381A">
        <w:rPr>
          <w:rFonts w:ascii="Times New Roman" w:hAnsi="Times New Roman"/>
          <w:sz w:val="20"/>
          <w:szCs w:val="20"/>
        </w:rPr>
        <w:t>T</w:t>
      </w:r>
      <w:r>
        <w:rPr>
          <w:rFonts w:ascii="Times New Roman" w:hAnsi="Times New Roman"/>
          <w:sz w:val="20"/>
          <w:szCs w:val="20"/>
        </w:rPr>
        <w:t>otal hours in any combinatio</w:t>
      </w:r>
      <w:r w:rsidRPr="0024381A">
        <w:rPr>
          <w:rFonts w:ascii="Times New Roman" w:hAnsi="Times New Roman"/>
          <w:sz w:val="20"/>
          <w:szCs w:val="20"/>
        </w:rPr>
        <w:t>n</w:t>
      </w:r>
      <w:r w:rsidR="0024381A">
        <w:rPr>
          <w:rFonts w:ascii="Times New Roman" w:hAnsi="Times New Roman"/>
          <w:sz w:val="20"/>
          <w:szCs w:val="20"/>
        </w:rPr>
        <w:tab/>
      </w:r>
      <w:r>
        <w:rPr>
          <w:rFonts w:ascii="Times New Roman" w:hAnsi="Times New Roman"/>
          <w:sz w:val="20"/>
          <w:szCs w:val="20"/>
        </w:rPr>
        <w:t>9</w:t>
      </w:r>
    </w:p>
    <w:p w:rsidR="008404C4"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rPr>
      </w:pPr>
    </w:p>
    <w:p w:rsidR="008404C4" w:rsidRPr="00072AD6" w:rsidRDefault="008404C4" w:rsidP="0024381A">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Law Enfo</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cement Specialty</w:t>
      </w:r>
    </w:p>
    <w:p w:rsidR="0024381A" w:rsidRDefault="008404C4" w:rsidP="0024381A">
      <w:pPr>
        <w:widowControl w:val="0"/>
        <w:autoSpaceDE w:val="0"/>
        <w:autoSpaceDN w:val="0"/>
        <w:adjustRightInd w:val="0"/>
        <w:spacing w:before="26" w:after="0"/>
        <w:ind w:left="36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concentration in law enforcement will enable students to comprehend the o</w:t>
      </w:r>
      <w:r>
        <w:rPr>
          <w:rFonts w:ascii="Times New Roman" w:hAnsi="Times New Roman"/>
          <w:spacing w:val="-4"/>
          <w:sz w:val="20"/>
          <w:szCs w:val="20"/>
        </w:rPr>
        <w:t>r</w:t>
      </w:r>
      <w:r>
        <w:rPr>
          <w:rFonts w:ascii="Times New Roman" w:hAnsi="Times New Roman"/>
          <w:sz w:val="20"/>
          <w:szCs w:val="20"/>
        </w:rPr>
        <w:t>ganizational workings of police agencies, how various theories are translated into these agencies and how the o</w:t>
      </w:r>
      <w:r>
        <w:rPr>
          <w:rFonts w:ascii="Times New Roman" w:hAnsi="Times New Roman"/>
          <w:spacing w:val="-4"/>
          <w:sz w:val="20"/>
          <w:szCs w:val="20"/>
        </w:rPr>
        <w:t>r</w:t>
      </w:r>
      <w:r>
        <w:rPr>
          <w:rFonts w:ascii="Times New Roman" w:hAnsi="Times New Roman"/>
          <w:sz w:val="20"/>
          <w:szCs w:val="20"/>
        </w:rPr>
        <w:t>ganization interfaces with other units of the criminal justice system.</w:t>
      </w:r>
      <w:r>
        <w:rPr>
          <w:rFonts w:ascii="Times New Roman" w:hAnsi="Times New Roman"/>
          <w:spacing w:val="-11"/>
          <w:sz w:val="20"/>
          <w:szCs w:val="20"/>
        </w:rPr>
        <w:t xml:space="preserve"> </w:t>
      </w:r>
      <w:r>
        <w:rPr>
          <w:rFonts w:ascii="Times New Roman" w:hAnsi="Times New Roman"/>
          <w:sz w:val="20"/>
          <w:szCs w:val="20"/>
        </w:rPr>
        <w:t>An emphasis on leadership,</w:t>
      </w:r>
      <w:r w:rsidR="0024381A">
        <w:rPr>
          <w:rFonts w:ascii="Times New Roman" w:hAnsi="Times New Roman"/>
          <w:sz w:val="20"/>
          <w:szCs w:val="20"/>
        </w:rPr>
        <w:t xml:space="preserve"> planning and the broader management function is the hallmark of this concentration.</w:t>
      </w:r>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p>
    <w:p w:rsidR="008404C4" w:rsidRDefault="008404C4" w:rsidP="008404C4">
      <w:pPr>
        <w:widowControl w:val="0"/>
        <w:autoSpaceDE w:val="0"/>
        <w:autoSpaceDN w:val="0"/>
        <w:adjustRightInd w:val="0"/>
        <w:spacing w:before="10" w:after="0" w:line="250" w:lineRule="auto"/>
        <w:ind w:left="360" w:right="180" w:firstLine="0"/>
        <w:jc w:val="both"/>
      </w:pPr>
    </w:p>
    <w:p w:rsidR="0024381A" w:rsidRDefault="0024381A" w:rsidP="008404C4">
      <w:pPr>
        <w:widowControl w:val="0"/>
        <w:autoSpaceDE w:val="0"/>
        <w:autoSpaceDN w:val="0"/>
        <w:adjustRightInd w:val="0"/>
        <w:spacing w:before="10" w:after="0" w:line="250" w:lineRule="auto"/>
        <w:ind w:left="360" w:right="180" w:firstLine="0"/>
        <w:jc w:val="both"/>
      </w:pPr>
    </w:p>
    <w:p w:rsidR="0024381A" w:rsidRDefault="0024381A" w:rsidP="008404C4">
      <w:pPr>
        <w:widowControl w:val="0"/>
        <w:autoSpaceDE w:val="0"/>
        <w:autoSpaceDN w:val="0"/>
        <w:adjustRightInd w:val="0"/>
        <w:spacing w:before="10" w:after="0" w:line="250" w:lineRule="auto"/>
        <w:ind w:left="360" w:right="180" w:firstLine="0"/>
        <w:jc w:val="both"/>
      </w:pPr>
    </w:p>
    <w:p w:rsidR="0024381A" w:rsidRDefault="0024381A" w:rsidP="008404C4">
      <w:pPr>
        <w:widowControl w:val="0"/>
        <w:autoSpaceDE w:val="0"/>
        <w:autoSpaceDN w:val="0"/>
        <w:adjustRightInd w:val="0"/>
        <w:spacing w:before="10" w:after="0" w:line="250" w:lineRule="auto"/>
        <w:ind w:left="360" w:right="180" w:firstLine="0"/>
        <w:jc w:val="both"/>
      </w:pPr>
    </w:p>
    <w:p w:rsidR="0024381A" w:rsidRDefault="0024381A" w:rsidP="0024381A">
      <w:pPr>
        <w:widowControl w:val="0"/>
        <w:autoSpaceDE w:val="0"/>
        <w:autoSpaceDN w:val="0"/>
        <w:adjustRightInd w:val="0"/>
        <w:spacing w:before="26" w:after="0"/>
        <w:ind w:left="1925" w:firstLine="415"/>
        <w:jc w:val="both"/>
        <w:rPr>
          <w:rFonts w:ascii="Times New Roman" w:hAnsi="Times New Roman"/>
          <w:sz w:val="20"/>
          <w:szCs w:val="20"/>
        </w:rPr>
      </w:pPr>
    </w:p>
    <w:p w:rsidR="0024381A" w:rsidRDefault="0024381A" w:rsidP="0024381A">
      <w:pPr>
        <w:widowControl w:val="0"/>
        <w:autoSpaceDE w:val="0"/>
        <w:autoSpaceDN w:val="0"/>
        <w:adjustRightInd w:val="0"/>
        <w:spacing w:before="10" w:after="0"/>
        <w:ind w:left="630" w:firstLine="0"/>
        <w:jc w:val="both"/>
        <w:rPr>
          <w:rFonts w:ascii="Times New Roman" w:hAnsi="Times New Roman"/>
          <w:sz w:val="20"/>
          <w:szCs w:val="20"/>
        </w:rPr>
      </w:pPr>
      <w:r>
        <w:rPr>
          <w:rFonts w:ascii="Times New Roman" w:hAnsi="Times New Roman"/>
          <w:b/>
          <w:bCs/>
          <w:sz w:val="20"/>
          <w:szCs w:val="20"/>
        </w:rPr>
        <w:t>Law Enfo</w:t>
      </w:r>
      <w:r>
        <w:rPr>
          <w:rFonts w:ascii="Times New Roman" w:hAnsi="Times New Roman"/>
          <w:b/>
          <w:bCs/>
          <w:spacing w:val="-4"/>
          <w:sz w:val="20"/>
          <w:szCs w:val="20"/>
        </w:rPr>
        <w:t>r</w:t>
      </w:r>
      <w:r>
        <w:rPr>
          <w:rFonts w:ascii="Times New Roman" w:hAnsi="Times New Roman"/>
          <w:b/>
          <w:bCs/>
          <w:sz w:val="20"/>
          <w:szCs w:val="20"/>
        </w:rPr>
        <w:t>cement Courses:</w:t>
      </w:r>
    </w:p>
    <w:p w:rsidR="0024381A"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CRJU 6000 Survey of Law Enforcement (required).</w:t>
      </w:r>
      <w:r>
        <w:rPr>
          <w:rFonts w:ascii="Times New Roman" w:hAnsi="Times New Roman"/>
          <w:sz w:val="20"/>
          <w:szCs w:val="20"/>
        </w:rPr>
        <w:tab/>
      </w:r>
      <w:r w:rsidRPr="0024381A">
        <w:rPr>
          <w:rFonts w:ascii="Times New Roman" w:hAnsi="Times New Roman"/>
          <w:sz w:val="20"/>
          <w:szCs w:val="20"/>
        </w:rPr>
        <w:t>3</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CRJU 6100 Policing in a Democratic Society .</w:t>
      </w:r>
      <w:r>
        <w:rPr>
          <w:rFonts w:ascii="Times New Roman" w:hAnsi="Times New Roman"/>
          <w:sz w:val="20"/>
          <w:szCs w:val="20"/>
        </w:rPr>
        <w:tab/>
      </w:r>
      <w:r w:rsidRPr="0024381A">
        <w:rPr>
          <w:rFonts w:ascii="Times New Roman" w:hAnsi="Times New Roman"/>
          <w:sz w:val="20"/>
          <w:szCs w:val="20"/>
        </w:rPr>
        <w:t>3</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CRJU 6110 The Social Service Role of Criminal Justice Personnel .</w:t>
      </w:r>
      <w:r>
        <w:rPr>
          <w:rFonts w:ascii="Times New Roman" w:hAnsi="Times New Roman"/>
          <w:sz w:val="20"/>
          <w:szCs w:val="20"/>
        </w:rPr>
        <w:tab/>
      </w:r>
      <w:r w:rsidRPr="0024381A">
        <w:rPr>
          <w:rFonts w:ascii="Times New Roman" w:hAnsi="Times New Roman"/>
          <w:sz w:val="20"/>
          <w:szCs w:val="20"/>
        </w:rPr>
        <w:t>3</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CRJU 6120  Law Enforcement Operations</w:t>
      </w:r>
      <w:r>
        <w:rPr>
          <w:rFonts w:ascii="Times New Roman" w:hAnsi="Times New Roman"/>
          <w:sz w:val="20"/>
          <w:szCs w:val="20"/>
        </w:rPr>
        <w:tab/>
      </w:r>
      <w:r w:rsidRPr="0024381A">
        <w:rPr>
          <w:rFonts w:ascii="Times New Roman" w:hAnsi="Times New Roman"/>
          <w:sz w:val="20"/>
          <w:szCs w:val="20"/>
        </w:rPr>
        <w:t>3</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 xml:space="preserve">CRJU 6200 Law Enforcement Management and Planning </w:t>
      </w:r>
      <w:r>
        <w:rPr>
          <w:rFonts w:ascii="Times New Roman" w:hAnsi="Times New Roman"/>
          <w:sz w:val="20"/>
          <w:szCs w:val="20"/>
        </w:rPr>
        <w:tab/>
      </w:r>
      <w:r w:rsidRPr="0024381A">
        <w:rPr>
          <w:rFonts w:ascii="Times New Roman" w:hAnsi="Times New Roman"/>
          <w:sz w:val="20"/>
          <w:szCs w:val="20"/>
        </w:rPr>
        <w:t>3</w:t>
      </w:r>
    </w:p>
    <w:p w:rsid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Total hours in any combination</w:t>
      </w:r>
      <w:r>
        <w:rPr>
          <w:rFonts w:ascii="Times New Roman" w:hAnsi="Times New Roman"/>
          <w:sz w:val="20"/>
          <w:szCs w:val="20"/>
        </w:rPr>
        <w:tab/>
        <w:t>9</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p>
    <w:p w:rsidR="0024381A" w:rsidRPr="00072AD6" w:rsidRDefault="0024381A" w:rsidP="0024381A">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Public</w:t>
      </w:r>
      <w:r w:rsidRPr="00072AD6">
        <w:rPr>
          <w:rFonts w:ascii="Times New Roman" w:hAnsi="Times New Roman"/>
          <w:b/>
          <w:bCs/>
          <w:color w:val="808080" w:themeColor="background1" w:themeShade="80"/>
          <w:spacing w:val="-15"/>
          <w:sz w:val="24"/>
          <w:szCs w:val="24"/>
        </w:rPr>
        <w:t xml:space="preserve"> </w:t>
      </w:r>
      <w:r w:rsidRPr="00072AD6">
        <w:rPr>
          <w:rFonts w:ascii="Times New Roman" w:hAnsi="Times New Roman"/>
          <w:b/>
          <w:bCs/>
          <w:color w:val="808080" w:themeColor="background1" w:themeShade="80"/>
          <w:sz w:val="24"/>
          <w:szCs w:val="24"/>
        </w:rPr>
        <w:t>Administration Specialty</w:t>
      </w:r>
    </w:p>
    <w:p w:rsidR="0024381A"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sz w:val="20"/>
          <w:szCs w:val="20"/>
        </w:rPr>
      </w:pPr>
      <w:r>
        <w:rPr>
          <w:rFonts w:ascii="Times New Roman" w:hAnsi="Times New Roman"/>
          <w:sz w:val="20"/>
          <w:szCs w:val="20"/>
        </w:rPr>
        <w:t>This concentration represents an interdisciplinary collaboration between the Departments of Criminal Justice and Histor</w:t>
      </w:r>
      <w:r>
        <w:rPr>
          <w:rFonts w:ascii="Times New Roman" w:hAnsi="Times New Roman"/>
          <w:spacing w:val="-13"/>
          <w:sz w:val="20"/>
          <w:szCs w:val="20"/>
        </w:rPr>
        <w:t>y</w:t>
      </w:r>
      <w:r>
        <w:rPr>
          <w:rFonts w:ascii="Times New Roman" w:hAnsi="Times New Roman"/>
          <w:sz w:val="20"/>
          <w:szCs w:val="20"/>
        </w:rPr>
        <w:t>, Political Science and Public</w:t>
      </w:r>
      <w:r>
        <w:rPr>
          <w:rFonts w:ascii="Times New Roman" w:hAnsi="Times New Roman"/>
          <w:spacing w:val="-11"/>
          <w:sz w:val="20"/>
          <w:szCs w:val="20"/>
        </w:rPr>
        <w:t xml:space="preserve"> </w:t>
      </w:r>
      <w:r>
        <w:rPr>
          <w:rFonts w:ascii="Times New Roman" w:hAnsi="Times New Roman"/>
          <w:sz w:val="20"/>
          <w:szCs w:val="20"/>
        </w:rPr>
        <w:t>Administration. It is expected to provide additional career options for students in both programs.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concentration in Public</w:t>
      </w:r>
      <w:r>
        <w:rPr>
          <w:rFonts w:ascii="Times New Roman" w:hAnsi="Times New Roman"/>
          <w:spacing w:val="-11"/>
          <w:sz w:val="20"/>
          <w:szCs w:val="20"/>
        </w:rPr>
        <w:t xml:space="preserve"> </w:t>
      </w:r>
      <w:r>
        <w:rPr>
          <w:rFonts w:ascii="Times New Roman" w:hAnsi="Times New Roman"/>
          <w:sz w:val="20"/>
          <w:szCs w:val="20"/>
        </w:rPr>
        <w:t>Administration is designed to prepare students in evaluating and managing public agencies.</w:t>
      </w:r>
      <w:r>
        <w:rPr>
          <w:rFonts w:ascii="Times New Roman" w:hAnsi="Times New Roman"/>
          <w:spacing w:val="-3"/>
          <w:sz w:val="20"/>
          <w:szCs w:val="20"/>
        </w:rPr>
        <w:t xml:space="preserve"> </w:t>
      </w:r>
      <w:r>
        <w:rPr>
          <w:rFonts w:ascii="Times New Roman" w:hAnsi="Times New Roman"/>
          <w:sz w:val="20"/>
          <w:szCs w:val="20"/>
        </w:rPr>
        <w:t>This concentration prepares students with the managerial skills necessary to investigate and e</w:t>
      </w:r>
      <w:r>
        <w:rPr>
          <w:rFonts w:ascii="Times New Roman" w:hAnsi="Times New Roman"/>
          <w:spacing w:val="-4"/>
          <w:sz w:val="20"/>
          <w:szCs w:val="20"/>
        </w:rPr>
        <w:t>f</w:t>
      </w:r>
      <w:r>
        <w:rPr>
          <w:rFonts w:ascii="Times New Roman" w:hAnsi="Times New Roman"/>
          <w:sz w:val="20"/>
          <w:szCs w:val="20"/>
        </w:rPr>
        <w:t>fectively manage o</w:t>
      </w:r>
      <w:r>
        <w:rPr>
          <w:rFonts w:ascii="Times New Roman" w:hAnsi="Times New Roman"/>
          <w:spacing w:val="-4"/>
          <w:sz w:val="20"/>
          <w:szCs w:val="20"/>
        </w:rPr>
        <w:t>r</w:t>
      </w:r>
      <w:r>
        <w:rPr>
          <w:rFonts w:ascii="Times New Roman" w:hAnsi="Times New Roman"/>
          <w:sz w:val="20"/>
          <w:szCs w:val="20"/>
        </w:rPr>
        <w:t>ganizational problems common to criminal justice agencies.</w:t>
      </w:r>
      <w:r>
        <w:rPr>
          <w:rFonts w:ascii="Times New Roman" w:hAnsi="Times New Roman"/>
          <w:spacing w:val="-3"/>
          <w:sz w:val="20"/>
          <w:szCs w:val="20"/>
        </w:rPr>
        <w:t xml:space="preserve"> </w:t>
      </w:r>
      <w:r>
        <w:rPr>
          <w:rFonts w:ascii="Times New Roman" w:hAnsi="Times New Roman"/>
          <w:sz w:val="20"/>
          <w:szCs w:val="20"/>
        </w:rPr>
        <w:t>This component of the Master of Science degree program includes an understanding of public and personnel administration and evaluation of criminal justice programs.</w:t>
      </w:r>
    </w:p>
    <w:p w:rsidR="0024381A" w:rsidRDefault="0024381A" w:rsidP="0024381A">
      <w:pPr>
        <w:widowControl w:val="0"/>
        <w:autoSpaceDE w:val="0"/>
        <w:autoSpaceDN w:val="0"/>
        <w:adjustRightInd w:val="0"/>
        <w:spacing w:before="37" w:after="0" w:line="250" w:lineRule="auto"/>
        <w:ind w:left="1925" w:firstLine="415"/>
        <w:jc w:val="both"/>
        <w:rPr>
          <w:rFonts w:ascii="Times New Roman" w:hAnsi="Times New Roman"/>
          <w:sz w:val="20"/>
          <w:szCs w:val="20"/>
        </w:rPr>
      </w:pPr>
    </w:p>
    <w:p w:rsidR="0024381A" w:rsidRDefault="0024381A" w:rsidP="0024381A">
      <w:pPr>
        <w:widowControl w:val="0"/>
        <w:autoSpaceDE w:val="0"/>
        <w:autoSpaceDN w:val="0"/>
        <w:adjustRightInd w:val="0"/>
        <w:spacing w:after="0"/>
        <w:ind w:left="180" w:right="180" w:firstLine="415"/>
        <w:jc w:val="both"/>
        <w:rPr>
          <w:rFonts w:ascii="Times New Roman" w:hAnsi="Times New Roman"/>
          <w:sz w:val="20"/>
          <w:szCs w:val="20"/>
        </w:rPr>
      </w:pPr>
      <w:r>
        <w:rPr>
          <w:rFonts w:ascii="Times New Roman" w:hAnsi="Times New Roman"/>
          <w:b/>
          <w:bCs/>
          <w:sz w:val="20"/>
          <w:szCs w:val="20"/>
        </w:rPr>
        <w:t>Public</w:t>
      </w:r>
      <w:r>
        <w:rPr>
          <w:rFonts w:ascii="Times New Roman" w:hAnsi="Times New Roman"/>
          <w:b/>
          <w:bCs/>
          <w:spacing w:val="-11"/>
          <w:sz w:val="20"/>
          <w:szCs w:val="20"/>
        </w:rPr>
        <w:t xml:space="preserve"> </w:t>
      </w:r>
      <w:r>
        <w:rPr>
          <w:rFonts w:ascii="Times New Roman" w:hAnsi="Times New Roman"/>
          <w:b/>
          <w:bCs/>
          <w:sz w:val="20"/>
          <w:szCs w:val="20"/>
        </w:rPr>
        <w:t xml:space="preserve">Administration courses (9 hours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ed):</w:t>
      </w:r>
    </w:p>
    <w:p w:rsidR="0024381A"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50</w:t>
      </w:r>
      <w:r w:rsidRPr="00C7608E">
        <w:rPr>
          <w:rFonts w:ascii="Times New Roman" w:hAnsi="Times New Roman"/>
          <w:sz w:val="20"/>
          <w:szCs w:val="20"/>
        </w:rPr>
        <w:t>1</w:t>
      </w:r>
      <w:r>
        <w:rPr>
          <w:rFonts w:ascii="Times New Roman" w:hAnsi="Times New Roman"/>
          <w:sz w:val="20"/>
          <w:szCs w:val="20"/>
        </w:rPr>
        <w:t>1 Public</w:t>
      </w:r>
      <w:r w:rsidRPr="00C7608E">
        <w:rPr>
          <w:rFonts w:ascii="Times New Roman" w:hAnsi="Times New Roman"/>
          <w:sz w:val="20"/>
          <w:szCs w:val="20"/>
        </w:rPr>
        <w:t xml:space="preserve"> </w:t>
      </w:r>
      <w:r>
        <w:rPr>
          <w:rFonts w:ascii="Times New Roman" w:hAnsi="Times New Roman"/>
          <w:sz w:val="20"/>
          <w:szCs w:val="20"/>
        </w:rPr>
        <w:t>Administration: Scope, Development and Ethical Environment</w:t>
      </w:r>
      <w:r>
        <w:rPr>
          <w:rFonts w:ascii="Times New Roman" w:hAnsi="Times New Roman"/>
          <w:sz w:val="20"/>
          <w:szCs w:val="20"/>
        </w:rPr>
        <w:tab/>
      </w:r>
      <w:r w:rsidRPr="00C7608E">
        <w:rPr>
          <w:rFonts w:ascii="Times New Roman" w:hAnsi="Times New Roman"/>
          <w:sz w:val="20"/>
          <w:szCs w:val="20"/>
        </w:rPr>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5012 Legal and Ethical Environment in Public Administration</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PADM 5261 Personnel Administration</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5301 Introduction to Public Budgetin</w:t>
      </w:r>
      <w:r w:rsidRPr="00C7608E">
        <w:rPr>
          <w:rFonts w:ascii="Times New Roman" w:hAnsi="Times New Roman"/>
          <w:sz w:val="20"/>
          <w:szCs w:val="20"/>
        </w:rPr>
        <w:t>g</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5781 Introduction to Public Policy</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T</w:t>
      </w:r>
      <w:r>
        <w:rPr>
          <w:rFonts w:ascii="Times New Roman" w:hAnsi="Times New Roman"/>
          <w:sz w:val="20"/>
          <w:szCs w:val="20"/>
        </w:rPr>
        <w:t>otal hours in any combinatio</w:t>
      </w:r>
      <w:r w:rsidRPr="00C7608E">
        <w:rPr>
          <w:rFonts w:ascii="Times New Roman" w:hAnsi="Times New Roman"/>
          <w:sz w:val="20"/>
          <w:szCs w:val="20"/>
        </w:rPr>
        <w:t>n</w:t>
      </w:r>
      <w:r>
        <w:rPr>
          <w:rFonts w:ascii="Times New Roman" w:hAnsi="Times New Roman"/>
          <w:sz w:val="20"/>
          <w:szCs w:val="20"/>
        </w:rPr>
        <w:tab/>
        <w:t>9</w:t>
      </w:r>
    </w:p>
    <w:p w:rsidR="0024381A"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rPr>
      </w:pPr>
    </w:p>
    <w:p w:rsidR="0024381A" w:rsidRPr="00072AD6" w:rsidRDefault="0024381A" w:rsidP="0024381A">
      <w:pPr>
        <w:pStyle w:val="Heading2"/>
        <w:spacing w:before="0"/>
        <w:ind w:left="180" w:right="180" w:firstLine="0"/>
        <w:rPr>
          <w:rFonts w:ascii="Times New Roman" w:hAnsi="Times New Roman"/>
          <w:bCs w:val="0"/>
          <w:color w:val="808080" w:themeColor="background1" w:themeShade="80"/>
          <w:sz w:val="28"/>
          <w:szCs w:val="28"/>
        </w:rPr>
      </w:pPr>
      <w:bookmarkStart w:id="159" w:name="_Toc294969693"/>
      <w:bookmarkStart w:id="160" w:name="_Toc295896950"/>
      <w:r w:rsidRPr="00072AD6">
        <w:rPr>
          <w:rFonts w:ascii="Times New Roman" w:hAnsi="Times New Roman"/>
          <w:bCs w:val="0"/>
          <w:color w:val="808080" w:themeColor="background1" w:themeShade="80"/>
          <w:sz w:val="28"/>
          <w:szCs w:val="28"/>
        </w:rPr>
        <w:t>Thesis</w:t>
      </w:r>
      <w:bookmarkEnd w:id="159"/>
      <w:bookmarkEnd w:id="160"/>
      <w:r w:rsidRPr="00072AD6">
        <w:rPr>
          <w:rFonts w:ascii="Times New Roman" w:hAnsi="Times New Roman"/>
          <w:bCs w:val="0"/>
          <w:color w:val="808080" w:themeColor="background1" w:themeShade="80"/>
          <w:sz w:val="28"/>
          <w:szCs w:val="28"/>
        </w:rPr>
        <w:t xml:space="preserve"> </w:t>
      </w:r>
    </w:p>
    <w:p w:rsidR="0024381A" w:rsidRPr="00072AD6" w:rsidRDefault="0024381A" w:rsidP="0024381A">
      <w:pPr>
        <w:widowControl w:val="0"/>
        <w:autoSpaceDE w:val="0"/>
        <w:autoSpaceDN w:val="0"/>
        <w:adjustRightInd w:val="0"/>
        <w:spacing w:after="0"/>
        <w:ind w:left="18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Option C</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edit</w:t>
      </w:r>
    </w:p>
    <w:p w:rsidR="0024381A"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sz w:val="20"/>
          <w:szCs w:val="20"/>
        </w:rPr>
      </w:pPr>
      <w:r>
        <w:rPr>
          <w:rFonts w:ascii="Times New Roman" w:hAnsi="Times New Roman"/>
          <w:sz w:val="20"/>
          <w:szCs w:val="20"/>
          <w:u w:val="single"/>
        </w:rPr>
        <w:t xml:space="preserve">Thesis Credit </w:t>
      </w:r>
      <w:r>
        <w:rPr>
          <w:rFonts w:ascii="Times New Roman" w:hAnsi="Times New Roman"/>
          <w:sz w:val="20"/>
          <w:szCs w:val="20"/>
          <w:u w:val="single"/>
        </w:rPr>
        <w:tab/>
        <w:t>Hours</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CRJU 7001</w:t>
      </w:r>
      <w:r w:rsidRPr="00C7608E">
        <w:rPr>
          <w:rFonts w:ascii="Times New Roman" w:hAnsi="Times New Roman"/>
          <w:sz w:val="20"/>
          <w:szCs w:val="20"/>
        </w:rPr>
        <w:t xml:space="preserve"> </w:t>
      </w:r>
      <w:r>
        <w:rPr>
          <w:rFonts w:ascii="Times New Roman" w:hAnsi="Times New Roman"/>
          <w:sz w:val="20"/>
          <w:szCs w:val="20"/>
        </w:rPr>
        <w:t>Thesis Seminar</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CRJU 7002</w:t>
      </w:r>
      <w:r w:rsidRPr="00C7608E">
        <w:rPr>
          <w:rFonts w:ascii="Times New Roman" w:hAnsi="Times New Roman"/>
          <w:sz w:val="20"/>
          <w:szCs w:val="20"/>
        </w:rPr>
        <w:t xml:space="preserve"> </w:t>
      </w:r>
      <w:r>
        <w:rPr>
          <w:rFonts w:ascii="Times New Roman" w:hAnsi="Times New Roman"/>
          <w:sz w:val="20"/>
          <w:szCs w:val="20"/>
        </w:rPr>
        <w:t>Thesi</w:t>
      </w:r>
      <w:r w:rsidRPr="00C7608E">
        <w:rPr>
          <w:rFonts w:ascii="Times New Roman" w:hAnsi="Times New Roman"/>
          <w:sz w:val="20"/>
          <w:szCs w:val="20"/>
        </w:rPr>
        <w:t>s</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T</w:t>
      </w:r>
      <w:r>
        <w:rPr>
          <w:rFonts w:ascii="Times New Roman" w:hAnsi="Times New Roman"/>
          <w:sz w:val="20"/>
          <w:szCs w:val="20"/>
        </w:rPr>
        <w:t>otal hour</w:t>
      </w:r>
      <w:r w:rsidRPr="00C7608E">
        <w:rPr>
          <w:rFonts w:ascii="Times New Roman" w:hAnsi="Times New Roman"/>
          <w:sz w:val="20"/>
          <w:szCs w:val="20"/>
        </w:rPr>
        <w:t>s</w:t>
      </w:r>
      <w:r>
        <w:rPr>
          <w:rFonts w:ascii="Times New Roman" w:hAnsi="Times New Roman"/>
          <w:sz w:val="20"/>
          <w:szCs w:val="20"/>
        </w:rPr>
        <w:tab/>
        <w:t xml:space="preserve">6 </w:t>
      </w:r>
    </w:p>
    <w:p w:rsidR="0024381A"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sz w:val="20"/>
          <w:szCs w:val="20"/>
        </w:rPr>
      </w:pPr>
      <w:r>
        <w:rPr>
          <w:rFonts w:ascii="Times New Roman" w:hAnsi="Times New Roman"/>
          <w:sz w:val="20"/>
          <w:szCs w:val="20"/>
        </w:rPr>
        <w:t>or</w:t>
      </w:r>
    </w:p>
    <w:p w:rsidR="0024381A"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sz w:val="20"/>
          <w:szCs w:val="20"/>
        </w:rPr>
      </w:pPr>
    </w:p>
    <w:p w:rsidR="0024381A" w:rsidRPr="00072AD6" w:rsidRDefault="0024381A" w:rsidP="0024381A">
      <w:pPr>
        <w:widowControl w:val="0"/>
        <w:autoSpaceDE w:val="0"/>
        <w:autoSpaceDN w:val="0"/>
        <w:adjustRightInd w:val="0"/>
        <w:spacing w:after="0"/>
        <w:ind w:left="18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Non-Thesis Option C</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edit (any 6 hours):</w:t>
      </w:r>
    </w:p>
    <w:p w:rsidR="0024381A"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sz w:val="20"/>
          <w:szCs w:val="20"/>
        </w:rPr>
      </w:pPr>
      <w:r>
        <w:rPr>
          <w:rFonts w:ascii="Times New Roman" w:hAnsi="Times New Roman"/>
          <w:sz w:val="20"/>
          <w:szCs w:val="20"/>
          <w:u w:val="single"/>
        </w:rPr>
        <w:t xml:space="preserve"> </w:t>
      </w:r>
      <w:r>
        <w:rPr>
          <w:rFonts w:ascii="Times New Roman" w:hAnsi="Times New Roman"/>
          <w:sz w:val="20"/>
          <w:szCs w:val="20"/>
          <w:u w:val="single"/>
        </w:rPr>
        <w:tab/>
        <w:t>Hours</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CRJU 7003</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echnology and Criminal Justice</w:t>
      </w:r>
      <w:r>
        <w:rPr>
          <w:rFonts w:ascii="Times New Roman" w:hAnsi="Times New Roman"/>
          <w:spacing w:val="-12"/>
          <w:sz w:val="20"/>
          <w:szCs w:val="20"/>
        </w:rPr>
        <w:t xml:space="preserve"> </w:t>
      </w:r>
      <w:r>
        <w:rPr>
          <w:rFonts w:ascii="Times New Roman" w:hAnsi="Times New Roman"/>
          <w:spacing w:val="-12"/>
          <w:sz w:val="20"/>
          <w:szCs w:val="20"/>
        </w:rPr>
        <w:tab/>
      </w:r>
      <w:r>
        <w:rPr>
          <w:rFonts w:ascii="Times New Roman" w:hAnsi="Times New Roman"/>
          <w:sz w:val="20"/>
          <w:szCs w:val="20"/>
        </w:rPr>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CRJU 7004  Criminal Justice Program Evaluatio</w:t>
      </w:r>
      <w:r w:rsidRPr="00C7608E">
        <w:rPr>
          <w:rFonts w:ascii="Times New Roman" w:hAnsi="Times New Roman"/>
          <w:sz w:val="20"/>
          <w:szCs w:val="20"/>
        </w:rPr>
        <w:t>n</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rPr>
        <w:t xml:space="preserve"> </w:t>
      </w:r>
      <w:r w:rsidRPr="00C7608E">
        <w:rPr>
          <w:rFonts w:ascii="Times New Roman" w:hAnsi="Times New Roman"/>
          <w:sz w:val="20"/>
          <w:szCs w:val="20"/>
        </w:rPr>
        <w:t>T</w:t>
      </w:r>
      <w:r>
        <w:rPr>
          <w:rFonts w:ascii="Times New Roman" w:hAnsi="Times New Roman"/>
          <w:sz w:val="20"/>
          <w:szCs w:val="20"/>
        </w:rPr>
        <w:t>otal hour</w:t>
      </w:r>
      <w:r w:rsidRPr="00C7608E">
        <w:rPr>
          <w:rFonts w:ascii="Times New Roman" w:hAnsi="Times New Roman"/>
          <w:sz w:val="20"/>
          <w:szCs w:val="20"/>
        </w:rPr>
        <w:t>s</w:t>
      </w:r>
      <w:r>
        <w:rPr>
          <w:rFonts w:ascii="Times New Roman" w:hAnsi="Times New Roman"/>
          <w:sz w:val="20"/>
          <w:szCs w:val="20"/>
        </w:rPr>
        <w:tab/>
        <w:t>6</w:t>
      </w:r>
    </w:p>
    <w:p w:rsidR="0024381A"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rPr>
      </w:pPr>
    </w:p>
    <w:p w:rsidR="0024381A" w:rsidRPr="00072AD6" w:rsidRDefault="0024381A" w:rsidP="0024381A">
      <w:pPr>
        <w:pStyle w:val="Heading2"/>
        <w:spacing w:before="0"/>
        <w:ind w:left="180" w:right="180" w:firstLine="0"/>
        <w:rPr>
          <w:rFonts w:ascii="Times New Roman" w:hAnsi="Times New Roman"/>
          <w:color w:val="808080" w:themeColor="background1" w:themeShade="80"/>
          <w:sz w:val="28"/>
          <w:szCs w:val="28"/>
        </w:rPr>
      </w:pPr>
      <w:bookmarkStart w:id="161" w:name="_Toc294969694"/>
      <w:bookmarkStart w:id="162" w:name="_Toc295896951"/>
      <w:r w:rsidRPr="00072AD6">
        <w:rPr>
          <w:rFonts w:ascii="Times New Roman" w:hAnsi="Times New Roman"/>
          <w:bCs w:val="0"/>
          <w:color w:val="808080" w:themeColor="background1" w:themeShade="80"/>
          <w:sz w:val="28"/>
          <w:szCs w:val="28"/>
        </w:rPr>
        <w:t>Graduation Requi</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ements</w:t>
      </w:r>
      <w:bookmarkEnd w:id="161"/>
      <w:bookmarkEnd w:id="162"/>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Core Courses</w:t>
      </w:r>
      <w:r>
        <w:rPr>
          <w:rFonts w:ascii="Times New Roman" w:hAnsi="Times New Roman"/>
          <w:sz w:val="20"/>
          <w:szCs w:val="20"/>
        </w:rPr>
        <w:tab/>
        <w:t xml:space="preserve">15 hrs </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Courses in Concentration</w:t>
      </w:r>
      <w:r>
        <w:rPr>
          <w:rFonts w:ascii="Times New Roman" w:hAnsi="Times New Roman"/>
          <w:sz w:val="20"/>
          <w:szCs w:val="20"/>
        </w:rPr>
        <w:tab/>
        <w:t xml:space="preserve">.9 hrs </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Thesis/Non-Thesis Option</w:t>
      </w:r>
      <w:r>
        <w:rPr>
          <w:rFonts w:ascii="Times New Roman" w:hAnsi="Times New Roman"/>
          <w:sz w:val="20"/>
          <w:szCs w:val="20"/>
        </w:rPr>
        <w:tab/>
        <w:t>6 hrs</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 xml:space="preserve"> </w:t>
      </w:r>
      <w:r w:rsidRPr="00C7608E">
        <w:rPr>
          <w:rFonts w:ascii="Times New Roman" w:hAnsi="Times New Roman"/>
          <w:sz w:val="20"/>
          <w:szCs w:val="20"/>
        </w:rPr>
        <w:t>T</w:t>
      </w:r>
      <w:r>
        <w:rPr>
          <w:rFonts w:ascii="Times New Roman" w:hAnsi="Times New Roman"/>
          <w:sz w:val="20"/>
          <w:szCs w:val="20"/>
        </w:rPr>
        <w:t>otal Required Hours</w:t>
      </w:r>
      <w:r>
        <w:rPr>
          <w:rFonts w:ascii="Times New Roman" w:hAnsi="Times New Roman"/>
          <w:sz w:val="20"/>
          <w:szCs w:val="20"/>
        </w:rPr>
        <w:tab/>
        <w:t>30 hrs</w:t>
      </w:r>
    </w:p>
    <w:p w:rsidR="0024381A"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sz w:val="20"/>
          <w:szCs w:val="20"/>
        </w:rPr>
      </w:pPr>
    </w:p>
    <w:p w:rsidR="0024381A" w:rsidRPr="00072AD6" w:rsidRDefault="0024381A" w:rsidP="0024381A">
      <w:pPr>
        <w:pStyle w:val="Heading2"/>
        <w:spacing w:before="0"/>
        <w:ind w:left="180" w:right="180" w:firstLine="0"/>
        <w:rPr>
          <w:rFonts w:ascii="Times New Roman" w:hAnsi="Times New Roman"/>
          <w:color w:val="808080" w:themeColor="background1" w:themeShade="80"/>
          <w:sz w:val="28"/>
          <w:szCs w:val="28"/>
        </w:rPr>
      </w:pPr>
      <w:bookmarkStart w:id="163" w:name="_Toc294969695"/>
      <w:bookmarkStart w:id="164" w:name="_Toc295896952"/>
      <w:r w:rsidRPr="00072AD6">
        <w:rPr>
          <w:rFonts w:ascii="Times New Roman" w:hAnsi="Times New Roman"/>
          <w:bCs w:val="0"/>
          <w:color w:val="808080" w:themeColor="background1" w:themeShade="80"/>
          <w:spacing w:val="-21"/>
          <w:sz w:val="28"/>
          <w:szCs w:val="28"/>
        </w:rPr>
        <w:t>T</w:t>
      </w:r>
      <w:r w:rsidRPr="00072AD6">
        <w:rPr>
          <w:rFonts w:ascii="Times New Roman" w:hAnsi="Times New Roman"/>
          <w:bCs w:val="0"/>
          <w:color w:val="808080" w:themeColor="background1" w:themeShade="80"/>
          <w:sz w:val="28"/>
          <w:szCs w:val="28"/>
        </w:rPr>
        <w:t>ransfer</w:t>
      </w:r>
      <w:r w:rsidRPr="00072AD6">
        <w:rPr>
          <w:rFonts w:ascii="Times New Roman" w:hAnsi="Times New Roman"/>
          <w:bCs w:val="0"/>
          <w:color w:val="808080" w:themeColor="background1" w:themeShade="80"/>
          <w:spacing w:val="-5"/>
          <w:sz w:val="28"/>
          <w:szCs w:val="28"/>
        </w:rPr>
        <w:t xml:space="preserve"> </w:t>
      </w:r>
      <w:r w:rsidRPr="00072AD6">
        <w:rPr>
          <w:rFonts w:ascii="Times New Roman" w:hAnsi="Times New Roman"/>
          <w:bCs w:val="0"/>
          <w:color w:val="808080" w:themeColor="background1" w:themeShade="80"/>
          <w:sz w:val="28"/>
          <w:szCs w:val="28"/>
        </w:rPr>
        <w:t>of C</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edit</w:t>
      </w:r>
      <w:bookmarkEnd w:id="163"/>
      <w:bookmarkEnd w:id="164"/>
    </w:p>
    <w:p w:rsidR="0024381A"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ransfer students from other accredited graduate programs may not apply more than 3 hours of criminal justice course work toward the Master of Science degree, provided such credits were taken at the graduate level and were completed with a minimum gradepoint average of 3.0.</w:t>
      </w:r>
      <w:r>
        <w:rPr>
          <w:rFonts w:ascii="Times New Roman" w:hAnsi="Times New Roman"/>
          <w:spacing w:val="-4"/>
          <w:sz w:val="20"/>
          <w:szCs w:val="20"/>
        </w:rPr>
        <w:t xml:space="preserve"> </w:t>
      </w:r>
      <w:r>
        <w:rPr>
          <w:rFonts w:ascii="Times New Roman" w:hAnsi="Times New Roman"/>
          <w:sz w:val="20"/>
          <w:szCs w:val="20"/>
        </w:rPr>
        <w:t>The maximum number of credits that are transferable will apply only toward specialty courses.</w:t>
      </w:r>
      <w:r>
        <w:rPr>
          <w:rFonts w:ascii="Times New Roman" w:hAnsi="Times New Roman"/>
          <w:spacing w:val="-3"/>
          <w:sz w:val="20"/>
          <w:szCs w:val="20"/>
        </w:rPr>
        <w:t xml:space="preserve"> </w:t>
      </w:r>
      <w:r>
        <w:rPr>
          <w:rFonts w:ascii="Times New Roman" w:hAnsi="Times New Roman"/>
          <w:spacing w:val="-7"/>
          <w:sz w:val="20"/>
          <w:szCs w:val="20"/>
        </w:rPr>
        <w:t>T</w:t>
      </w:r>
      <w:r>
        <w:rPr>
          <w:rFonts w:ascii="Times New Roman" w:hAnsi="Times New Roman"/>
          <w:sz w:val="20"/>
          <w:szCs w:val="20"/>
        </w:rPr>
        <w:t>ransfer credits may not be used to satisfy the core requirements.</w:t>
      </w:r>
    </w:p>
    <w:p w:rsidR="0024381A"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24381A" w:rsidRPr="00072AD6" w:rsidRDefault="003756FF" w:rsidP="0024381A">
      <w:pPr>
        <w:pStyle w:val="Heading2"/>
        <w:spacing w:before="0"/>
        <w:ind w:left="360" w:right="180" w:firstLine="0"/>
        <w:rPr>
          <w:rFonts w:ascii="Times New Roman" w:hAnsi="Times New Roman"/>
          <w:color w:val="808080" w:themeColor="background1" w:themeShade="80"/>
          <w:sz w:val="28"/>
          <w:szCs w:val="28"/>
        </w:rPr>
      </w:pPr>
      <w:r w:rsidRPr="003756FF">
        <w:rPr>
          <w:noProof/>
          <w:color w:val="808080" w:themeColor="background1" w:themeShade="80"/>
        </w:rPr>
        <w:pict>
          <v:group id="_x0000_s1026" style="position:absolute;left:0;text-align:left;margin-left:317.05pt;margin-top:-101.25pt;width:31.2pt;height:31.05pt;z-index:-251581440;mso-position-horizontal-relative:page" coordorigin="6341,-2025" coordsize="624,621" o:allowincell="f">
            <v:rect id="_x0000_s1027" style="position:absolute;left:6346;top:-2020;width:613;height:610" o:allowincell="f" stroked="f">
              <v:path arrowok="t"/>
            </v:rect>
            <v:rect id="_x0000_s1028" style="position:absolute;left:6346;top:-2020;width:620;height:620;mso-position-horizontal-relative:page" o:allowincell="f" filled="f" stroked="f">
              <v:textbox style="mso-next-textbox:#_x0000_s1028" inset="0,0,0,0">
                <w:txbxContent>
                  <w:p w:rsidR="0051227A" w:rsidRDefault="00163161" w:rsidP="0024381A">
                    <w:pPr>
                      <w:spacing w:after="0" w:line="620" w:lineRule="atLeast"/>
                      <w:rPr>
                        <w:rFonts w:ascii="Times New Roman" w:hAnsi="Times New Roman"/>
                        <w:sz w:val="24"/>
                        <w:szCs w:val="24"/>
                      </w:rPr>
                    </w:pPr>
                    <w:r w:rsidRPr="003756FF">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1.5pt;height:31.5pt;visibility:visible">
                          <v:imagedata r:id="rId37" o:title=""/>
                        </v:shape>
                      </w:pict>
                    </w:r>
                  </w:p>
                  <w:p w:rsidR="0051227A" w:rsidRDefault="0051227A"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65" w:name="_Toc294969696"/>
      <w:bookmarkStart w:id="166" w:name="_Toc295896953"/>
      <w:r w:rsidR="0024381A" w:rsidRPr="00072AD6">
        <w:rPr>
          <w:rFonts w:ascii="Times New Roman" w:hAnsi="Times New Roman"/>
          <w:bCs w:val="0"/>
          <w:color w:val="808080" w:themeColor="background1" w:themeShade="80"/>
          <w:spacing w:val="-21"/>
          <w:sz w:val="28"/>
          <w:szCs w:val="28"/>
        </w:rPr>
        <w:t>T</w:t>
      </w:r>
      <w:r w:rsidR="0024381A" w:rsidRPr="00072AD6">
        <w:rPr>
          <w:rFonts w:ascii="Times New Roman" w:hAnsi="Times New Roman"/>
          <w:bCs w:val="0"/>
          <w:color w:val="808080" w:themeColor="background1" w:themeShade="80"/>
          <w:sz w:val="28"/>
          <w:szCs w:val="28"/>
        </w:rPr>
        <w:t>ransient Students</w:t>
      </w:r>
      <w:bookmarkEnd w:id="165"/>
      <w:bookmarkEnd w:id="166"/>
    </w:p>
    <w:p w:rsidR="0024381A"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ransient enrollment status is provided to those persons currently enrolled in a graduate degree program at another institution who are interested in enrolling for only one semester at the Institute.</w:t>
      </w:r>
      <w:r>
        <w:rPr>
          <w:rFonts w:ascii="Times New Roman" w:hAnsi="Times New Roman"/>
          <w:spacing w:val="-3"/>
          <w:sz w:val="20"/>
          <w:szCs w:val="20"/>
        </w:rPr>
        <w:t xml:space="preserve"> </w:t>
      </w:r>
      <w:r>
        <w:rPr>
          <w:rFonts w:ascii="Times New Roman" w:hAnsi="Times New Roman"/>
          <w:sz w:val="20"/>
          <w:szCs w:val="20"/>
        </w:rPr>
        <w:t>These students must meet the general entrance requirements of the Institute and Universit</w:t>
      </w:r>
      <w:r>
        <w:rPr>
          <w:rFonts w:ascii="Times New Roman" w:hAnsi="Times New Roman"/>
          <w:spacing w:val="-13"/>
          <w:sz w:val="20"/>
          <w:szCs w:val="20"/>
        </w:rPr>
        <w:t>y</w:t>
      </w:r>
      <w:r>
        <w:rPr>
          <w:rFonts w:ascii="Times New Roman" w:hAnsi="Times New Roman"/>
          <w:sz w:val="20"/>
          <w:szCs w:val="20"/>
        </w:rPr>
        <w:t>. Furthermore, these students must have a 3.0 average in all graduate work undertaken at other in- stitutions before they will be accepted in the transient status.</w:t>
      </w:r>
    </w:p>
    <w:p w:rsidR="0024381A"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24381A" w:rsidRPr="00072AD6" w:rsidRDefault="0024381A" w:rsidP="0024381A">
      <w:pPr>
        <w:pStyle w:val="Heading2"/>
        <w:spacing w:before="0"/>
        <w:ind w:left="360" w:right="180" w:firstLine="0"/>
        <w:rPr>
          <w:rFonts w:ascii="Times New Roman" w:hAnsi="Times New Roman"/>
          <w:color w:val="808080" w:themeColor="background1" w:themeShade="80"/>
          <w:sz w:val="28"/>
          <w:szCs w:val="28"/>
        </w:rPr>
      </w:pPr>
      <w:bookmarkStart w:id="167" w:name="_Toc294969697"/>
      <w:bookmarkStart w:id="168" w:name="_Toc295896954"/>
      <w:r w:rsidRPr="00072AD6">
        <w:rPr>
          <w:rFonts w:ascii="Times New Roman" w:hAnsi="Times New Roman"/>
          <w:bCs w:val="0"/>
          <w:color w:val="808080" w:themeColor="background1" w:themeShade="80"/>
          <w:sz w:val="28"/>
          <w:szCs w:val="28"/>
        </w:rPr>
        <w:t>Financial</w:t>
      </w:r>
      <w:r w:rsidRPr="00072AD6">
        <w:rPr>
          <w:rFonts w:ascii="Times New Roman" w:hAnsi="Times New Roman"/>
          <w:bCs w:val="0"/>
          <w:color w:val="808080" w:themeColor="background1" w:themeShade="80"/>
          <w:spacing w:val="-15"/>
          <w:sz w:val="28"/>
          <w:szCs w:val="28"/>
        </w:rPr>
        <w:t xml:space="preserve"> </w:t>
      </w:r>
      <w:r w:rsidRPr="00072AD6">
        <w:rPr>
          <w:rFonts w:ascii="Times New Roman" w:hAnsi="Times New Roman"/>
          <w:bCs w:val="0"/>
          <w:color w:val="808080" w:themeColor="background1" w:themeShade="80"/>
          <w:sz w:val="28"/>
          <w:szCs w:val="28"/>
        </w:rPr>
        <w:t>Assistance</w:t>
      </w:r>
      <w:bookmarkEnd w:id="167"/>
      <w:bookmarkEnd w:id="168"/>
    </w:p>
    <w:p w:rsidR="0024381A"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Acceptance into the graduate program does not presume that financial assistance will be awarded.</w:t>
      </w:r>
      <w:r>
        <w:rPr>
          <w:rFonts w:ascii="Times New Roman" w:hAnsi="Times New Roman"/>
          <w:spacing w:val="-4"/>
          <w:sz w:val="20"/>
          <w:szCs w:val="20"/>
        </w:rPr>
        <w:t xml:space="preserve"> </w:t>
      </w:r>
      <w:r>
        <w:rPr>
          <w:rFonts w:ascii="Times New Roman" w:hAnsi="Times New Roman"/>
          <w:sz w:val="20"/>
          <w:szCs w:val="20"/>
        </w:rPr>
        <w:t>Students seeking financial assistance should file their completed applications with the O</w:t>
      </w:r>
      <w:r>
        <w:rPr>
          <w:rFonts w:ascii="Times New Roman" w:hAnsi="Times New Roman"/>
          <w:spacing w:val="-4"/>
          <w:sz w:val="20"/>
          <w:szCs w:val="20"/>
        </w:rPr>
        <w:t>f</w:t>
      </w:r>
      <w:r>
        <w:rPr>
          <w:rFonts w:ascii="Times New Roman" w:hAnsi="Times New Roman"/>
          <w:sz w:val="20"/>
          <w:szCs w:val="20"/>
        </w:rPr>
        <w:t>fice of Financial</w:t>
      </w:r>
      <w:r>
        <w:rPr>
          <w:rFonts w:ascii="Times New Roman" w:hAnsi="Times New Roman"/>
          <w:spacing w:val="-11"/>
          <w:sz w:val="20"/>
          <w:szCs w:val="20"/>
        </w:rPr>
        <w:t xml:space="preserve"> </w:t>
      </w:r>
      <w:r>
        <w:rPr>
          <w:rFonts w:ascii="Times New Roman" w:hAnsi="Times New Roman"/>
          <w:sz w:val="20"/>
          <w:szCs w:val="20"/>
        </w:rPr>
        <w:t>Aid, the Graduate School and the Criminal Justice Department.</w:t>
      </w:r>
    </w:p>
    <w:p w:rsidR="0024381A"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sz w:val="20"/>
          <w:szCs w:val="20"/>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For</w:t>
      </w:r>
      <w:r>
        <w:rPr>
          <w:rFonts w:ascii="Times New Roman" w:hAnsi="Times New Roman"/>
          <w:spacing w:val="-11"/>
          <w:sz w:val="20"/>
          <w:szCs w:val="20"/>
        </w:rPr>
        <w:t xml:space="preserve"> </w:t>
      </w:r>
      <w:r>
        <w:rPr>
          <w:rFonts w:ascii="Times New Roman" w:hAnsi="Times New Roman"/>
          <w:sz w:val="20"/>
          <w:szCs w:val="20"/>
        </w:rPr>
        <w:t xml:space="preserve">Additional Information, contact: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ge</w:t>
      </w:r>
      <w:r>
        <w:rPr>
          <w:rFonts w:ascii="Times New Roman" w:hAnsi="Times New Roman"/>
          <w:spacing w:val="-4"/>
          <w:sz w:val="20"/>
          <w:szCs w:val="20"/>
        </w:rPr>
        <w:t xml:space="preserve"> </w:t>
      </w:r>
      <w:r>
        <w:rPr>
          <w:rFonts w:ascii="Times New Roman" w:hAnsi="Times New Roman"/>
          <w:sz w:val="20"/>
          <w:szCs w:val="20"/>
        </w:rPr>
        <w:t>Thomas, Ph.D.</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Graduate Program Coordinator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Department of Criminal Justice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Albany State University</w:t>
      </w:r>
    </w:p>
    <w:p w:rsidR="0024381A" w:rsidRDefault="0024381A" w:rsidP="0024381A">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504 College Drive,</w:t>
      </w:r>
      <w:r>
        <w:rPr>
          <w:rFonts w:ascii="Times New Roman" w:hAnsi="Times New Roman"/>
          <w:spacing w:val="-11"/>
          <w:sz w:val="20"/>
          <w:szCs w:val="20"/>
        </w:rPr>
        <w:t xml:space="preserve"> </w:t>
      </w:r>
      <w:r>
        <w:rPr>
          <w:rFonts w:ascii="Times New Roman" w:hAnsi="Times New Roman"/>
          <w:sz w:val="20"/>
          <w:szCs w:val="20"/>
        </w:rPr>
        <w:t>Alban</w:t>
      </w:r>
      <w:r>
        <w:rPr>
          <w:rFonts w:ascii="Times New Roman" w:hAnsi="Times New Roman"/>
          <w:spacing w:val="-13"/>
          <w:sz w:val="20"/>
          <w:szCs w:val="20"/>
        </w:rPr>
        <w:t>y</w:t>
      </w:r>
      <w:r>
        <w:rPr>
          <w:rFonts w:ascii="Times New Roman" w:hAnsi="Times New Roman"/>
          <w:sz w:val="20"/>
          <w:szCs w:val="20"/>
        </w:rPr>
        <w:t>, Geo</w:t>
      </w:r>
      <w:r>
        <w:rPr>
          <w:rFonts w:ascii="Times New Roman" w:hAnsi="Times New Roman"/>
          <w:spacing w:val="-4"/>
          <w:sz w:val="20"/>
          <w:szCs w:val="20"/>
        </w:rPr>
        <w:t>r</w:t>
      </w:r>
      <w:r>
        <w:rPr>
          <w:rFonts w:ascii="Times New Roman" w:hAnsi="Times New Roman"/>
          <w:sz w:val="20"/>
          <w:szCs w:val="20"/>
        </w:rPr>
        <w:t>gia 31705</w:t>
      </w:r>
    </w:p>
    <w:p w:rsidR="0024381A" w:rsidRPr="0024381A" w:rsidRDefault="0024381A" w:rsidP="0024381A">
      <w:pPr>
        <w:widowControl w:val="0"/>
        <w:autoSpaceDE w:val="0"/>
        <w:autoSpaceDN w:val="0"/>
        <w:adjustRightInd w:val="0"/>
        <w:spacing w:before="10" w:after="0"/>
        <w:ind w:left="360" w:right="180" w:firstLine="0"/>
        <w:jc w:val="both"/>
        <w:rPr>
          <w:rFonts w:ascii="Times New Roman" w:hAnsi="Times New Roman"/>
          <w:sz w:val="20"/>
          <w:szCs w:val="20"/>
          <w:lang w:val="fr-MC"/>
        </w:rPr>
      </w:pPr>
      <w:r w:rsidRPr="0024381A">
        <w:rPr>
          <w:rFonts w:ascii="Times New Roman" w:hAnsi="Times New Roman"/>
          <w:sz w:val="20"/>
          <w:szCs w:val="20"/>
          <w:lang w:val="fr-MC"/>
        </w:rPr>
        <w:t>Phone: (229) 430-6498</w:t>
      </w:r>
    </w:p>
    <w:p w:rsidR="0024381A" w:rsidRPr="009B3357" w:rsidRDefault="0024381A" w:rsidP="0024381A">
      <w:pPr>
        <w:widowControl w:val="0"/>
        <w:autoSpaceDE w:val="0"/>
        <w:autoSpaceDN w:val="0"/>
        <w:adjustRightInd w:val="0"/>
        <w:spacing w:before="10" w:after="0"/>
        <w:ind w:left="360" w:right="180" w:firstLine="0"/>
        <w:jc w:val="both"/>
        <w:rPr>
          <w:rFonts w:ascii="Times New Roman" w:hAnsi="Times New Roman"/>
          <w:sz w:val="20"/>
          <w:szCs w:val="20"/>
          <w:lang w:val="fr-MC"/>
        </w:rPr>
      </w:pPr>
      <w:r w:rsidRPr="009B3357">
        <w:rPr>
          <w:rFonts w:ascii="Times New Roman" w:hAnsi="Times New Roman"/>
          <w:sz w:val="20"/>
          <w:szCs w:val="20"/>
          <w:lang w:val="fr-MC"/>
        </w:rPr>
        <w:t>Fax (229) 430-1676</w:t>
      </w:r>
    </w:p>
    <w:p w:rsidR="0024381A" w:rsidRPr="009B3357" w:rsidRDefault="003756FF" w:rsidP="0024381A">
      <w:pPr>
        <w:widowControl w:val="0"/>
        <w:autoSpaceDE w:val="0"/>
        <w:autoSpaceDN w:val="0"/>
        <w:adjustRightInd w:val="0"/>
        <w:spacing w:before="10" w:after="0"/>
        <w:ind w:left="360" w:right="180" w:firstLine="0"/>
        <w:jc w:val="both"/>
        <w:rPr>
          <w:rFonts w:ascii="Times New Roman" w:hAnsi="Times New Roman"/>
          <w:sz w:val="20"/>
          <w:szCs w:val="20"/>
          <w:lang w:val="fr-MC"/>
        </w:rPr>
      </w:pPr>
      <w:hyperlink r:id="rId38" w:history="1">
        <w:r w:rsidR="0024381A" w:rsidRPr="009B3357">
          <w:rPr>
            <w:rFonts w:ascii="Times New Roman" w:hAnsi="Times New Roman"/>
            <w:sz w:val="20"/>
            <w:szCs w:val="20"/>
            <w:lang w:val="fr-MC"/>
          </w:rPr>
          <w:t>E-mail:</w:t>
        </w:r>
      </w:hyperlink>
      <w:r w:rsidR="0024381A" w:rsidRPr="009B3357">
        <w:rPr>
          <w:rFonts w:ascii="Times New Roman" w:hAnsi="Times New Roman"/>
          <w:sz w:val="20"/>
          <w:szCs w:val="20"/>
          <w:lang w:val="fr-MC"/>
        </w:rPr>
        <w:t xml:space="preserve"> gthomas@asurams.edu</w:t>
      </w:r>
    </w:p>
    <w:p w:rsidR="0024381A" w:rsidRPr="009B3357"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lang w:val="fr-MC"/>
        </w:rPr>
      </w:pPr>
    </w:p>
    <w:p w:rsidR="0024381A" w:rsidRPr="00BB4865" w:rsidRDefault="0024381A" w:rsidP="0024381A">
      <w:pPr>
        <w:pStyle w:val="Heading2"/>
        <w:ind w:left="360" w:right="180" w:firstLine="0"/>
        <w:rPr>
          <w:rFonts w:ascii="Times New Roman" w:hAnsi="Times New Roman" w:cs="Times New Roman"/>
          <w:color w:val="000000"/>
          <w:sz w:val="28"/>
          <w:szCs w:val="28"/>
        </w:rPr>
      </w:pPr>
      <w:bookmarkStart w:id="169" w:name="_Toc294969698"/>
      <w:bookmarkStart w:id="170" w:name="_Toc295896955"/>
      <w:r w:rsidRPr="00BB4865">
        <w:rPr>
          <w:rFonts w:ascii="Times New Roman" w:hAnsi="Times New Roman" w:cs="Times New Roman"/>
          <w:color w:val="666666"/>
          <w:sz w:val="28"/>
          <w:szCs w:val="28"/>
        </w:rPr>
        <w:t xml:space="preserve">THE </w:t>
      </w:r>
      <w:r w:rsidRPr="00BB4865">
        <w:rPr>
          <w:rFonts w:ascii="Times New Roman" w:hAnsi="Times New Roman" w:cs="Times New Roman"/>
          <w:color w:val="666666"/>
          <w:spacing w:val="-6"/>
          <w:sz w:val="28"/>
          <w:szCs w:val="28"/>
        </w:rPr>
        <w:t>F</w:t>
      </w:r>
      <w:r w:rsidRPr="00BB4865">
        <w:rPr>
          <w:rFonts w:ascii="Times New Roman" w:hAnsi="Times New Roman" w:cs="Times New Roman"/>
          <w:color w:val="666666"/>
          <w:sz w:val="28"/>
          <w:szCs w:val="28"/>
        </w:rPr>
        <w:t>ACU</w:t>
      </w:r>
      <w:r w:rsidRPr="00BB4865">
        <w:rPr>
          <w:rFonts w:ascii="Times New Roman" w:hAnsi="Times New Roman" w:cs="Times New Roman"/>
          <w:color w:val="666666"/>
          <w:spacing w:val="-23"/>
          <w:sz w:val="28"/>
          <w:szCs w:val="28"/>
        </w:rPr>
        <w:t>L</w:t>
      </w:r>
      <w:r w:rsidRPr="00BB4865">
        <w:rPr>
          <w:rFonts w:ascii="Times New Roman" w:hAnsi="Times New Roman" w:cs="Times New Roman"/>
          <w:color w:val="666666"/>
          <w:spacing w:val="8"/>
          <w:sz w:val="28"/>
          <w:szCs w:val="28"/>
        </w:rPr>
        <w:t>T</w:t>
      </w:r>
      <w:r w:rsidRPr="00BB4865">
        <w:rPr>
          <w:rFonts w:ascii="Times New Roman" w:hAnsi="Times New Roman" w:cs="Times New Roman"/>
          <w:color w:val="666666"/>
          <w:sz w:val="28"/>
          <w:szCs w:val="28"/>
        </w:rPr>
        <w:t>Y</w:t>
      </w:r>
      <w:bookmarkEnd w:id="169"/>
      <w:bookmarkEnd w:id="170"/>
    </w:p>
    <w:p w:rsidR="0024381A"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sz w:val="20"/>
          <w:szCs w:val="20"/>
        </w:rPr>
      </w:pPr>
      <w:r w:rsidRPr="00615B55">
        <w:rPr>
          <w:rFonts w:ascii="Times New Roman" w:hAnsi="Times New Roman"/>
          <w:bCs/>
          <w:color w:val="000000"/>
          <w:sz w:val="20"/>
          <w:szCs w:val="20"/>
        </w:rPr>
        <w:t>Charles O. Ochie, S</w:t>
      </w:r>
      <w:r w:rsidRPr="00615B55">
        <w:rPr>
          <w:rFonts w:ascii="Times New Roman" w:hAnsi="Times New Roman"/>
          <w:bCs/>
          <w:color w:val="000000"/>
          <w:spacing w:val="-18"/>
          <w:sz w:val="20"/>
          <w:szCs w:val="20"/>
        </w:rPr>
        <w:t>r</w:t>
      </w:r>
      <w:r w:rsidRPr="00615B55">
        <w:rPr>
          <w:rFonts w:ascii="Times New Roman" w:hAnsi="Times New Roman"/>
          <w:bCs/>
          <w:color w:val="000000"/>
          <w:sz w:val="20"/>
          <w:szCs w:val="20"/>
        </w:rPr>
        <w:t>., Ph.D.</w:t>
      </w:r>
      <w:r w:rsidRPr="00615B55">
        <w:rPr>
          <w:rFonts w:ascii="Times New Roman" w:hAnsi="Times New Roman"/>
          <w:color w:val="000000"/>
          <w:sz w:val="20"/>
          <w:szCs w:val="20"/>
        </w:rPr>
        <w:t>,</w:t>
      </w:r>
      <w:r>
        <w:rPr>
          <w:rFonts w:ascii="Times New Roman" w:hAnsi="Times New Roman"/>
          <w:color w:val="000000"/>
          <w:sz w:val="20"/>
          <w:szCs w:val="20"/>
        </w:rPr>
        <w:t xml:space="preserve"> Oklahoma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Chairperson. </w:t>
      </w:r>
      <w:r>
        <w:rPr>
          <w:rFonts w:ascii="Times New Roman" w:hAnsi="Times New Roman"/>
          <w:i/>
          <w:iCs/>
          <w:color w:val="000000"/>
          <w:sz w:val="20"/>
          <w:szCs w:val="20"/>
        </w:rPr>
        <w:t>Specialties: Criminolog</w:t>
      </w:r>
      <w:r>
        <w:rPr>
          <w:rFonts w:ascii="Times New Roman" w:hAnsi="Times New Roman"/>
          <w:i/>
          <w:iCs/>
          <w:color w:val="000000"/>
          <w:spacing w:val="-11"/>
          <w:sz w:val="20"/>
          <w:szCs w:val="20"/>
        </w:rPr>
        <w:t>y</w:t>
      </w:r>
      <w:r>
        <w:rPr>
          <w:rFonts w:ascii="Times New Roman" w:hAnsi="Times New Roman"/>
          <w:i/>
          <w:iCs/>
          <w:color w:val="000000"/>
          <w:sz w:val="20"/>
          <w:szCs w:val="20"/>
        </w:rPr>
        <w:t>, Social Deviance and Cor</w:t>
      </w:r>
      <w:r>
        <w:rPr>
          <w:rFonts w:ascii="Times New Roman" w:hAnsi="Times New Roman"/>
          <w:i/>
          <w:iCs/>
          <w:color w:val="000000"/>
          <w:spacing w:val="-7"/>
          <w:sz w:val="20"/>
          <w:szCs w:val="20"/>
        </w:rPr>
        <w:t>r</w:t>
      </w:r>
      <w:r>
        <w:rPr>
          <w:rFonts w:ascii="Times New Roman" w:hAnsi="Times New Roman"/>
          <w:i/>
          <w:iCs/>
          <w:color w:val="000000"/>
          <w:sz w:val="20"/>
          <w:szCs w:val="20"/>
        </w:rPr>
        <w:t>ections</w:t>
      </w:r>
    </w:p>
    <w:p w:rsidR="0024381A"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sz w:val="20"/>
          <w:szCs w:val="20"/>
        </w:rPr>
      </w:pPr>
    </w:p>
    <w:p w:rsidR="0024381A" w:rsidRDefault="0024381A" w:rsidP="0024381A">
      <w:pPr>
        <w:widowControl w:val="0"/>
        <w:autoSpaceDE w:val="0"/>
        <w:autoSpaceDN w:val="0"/>
        <w:adjustRightInd w:val="0"/>
        <w:spacing w:after="0"/>
        <w:ind w:left="360" w:right="180" w:firstLine="0"/>
        <w:jc w:val="both"/>
        <w:rPr>
          <w:rFonts w:ascii="Times New Roman" w:hAnsi="Times New Roman"/>
          <w:color w:val="000000"/>
          <w:sz w:val="20"/>
          <w:szCs w:val="20"/>
        </w:rPr>
      </w:pPr>
      <w:r w:rsidRPr="00615B55">
        <w:rPr>
          <w:rFonts w:ascii="Times New Roman" w:hAnsi="Times New Roman"/>
          <w:bCs/>
          <w:color w:val="000000"/>
          <w:sz w:val="20"/>
          <w:szCs w:val="20"/>
        </w:rPr>
        <w:t>Glenn Zuern, Ph.D</w:t>
      </w:r>
      <w:r>
        <w:rPr>
          <w:rFonts w:ascii="Times New Roman" w:hAnsi="Times New Roman"/>
          <w:b/>
          <w:bCs/>
          <w:color w:val="000000"/>
          <w:sz w:val="20"/>
          <w:szCs w:val="20"/>
        </w:rPr>
        <w:t>.</w:t>
      </w:r>
      <w:r>
        <w:rPr>
          <w:rFonts w:ascii="Times New Roman" w:hAnsi="Times New Roman"/>
          <w:color w:val="000000"/>
          <w:sz w:val="20"/>
          <w:szCs w:val="20"/>
        </w:rPr>
        <w:t xml:space="preserve">, Indiana University of Pennsylvania. </w:t>
      </w:r>
      <w:r>
        <w:rPr>
          <w:rFonts w:ascii="Times New Roman" w:hAnsi="Times New Roman"/>
          <w:i/>
          <w:iCs/>
          <w:color w:val="000000"/>
          <w:sz w:val="20"/>
          <w:szCs w:val="20"/>
        </w:rPr>
        <w:t>Specialties: Methods,</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Alcohol and Crime</w:t>
      </w:r>
    </w:p>
    <w:p w:rsidR="0024381A"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sz w:val="14"/>
          <w:szCs w:val="14"/>
        </w:rPr>
      </w:pPr>
    </w:p>
    <w:p w:rsidR="0024381A" w:rsidRDefault="0024381A" w:rsidP="0024381A">
      <w:pPr>
        <w:widowControl w:val="0"/>
        <w:autoSpaceDE w:val="0"/>
        <w:autoSpaceDN w:val="0"/>
        <w:adjustRightInd w:val="0"/>
        <w:spacing w:after="0"/>
        <w:ind w:left="360" w:right="180" w:firstLine="0"/>
        <w:jc w:val="both"/>
        <w:rPr>
          <w:rFonts w:ascii="Times New Roman" w:hAnsi="Times New Roman"/>
          <w:color w:val="000000"/>
          <w:sz w:val="20"/>
          <w:szCs w:val="20"/>
        </w:rPr>
      </w:pPr>
      <w:r w:rsidRPr="00615B55">
        <w:rPr>
          <w:rFonts w:ascii="Times New Roman" w:hAnsi="Times New Roman"/>
          <w:bCs/>
          <w:color w:val="000000"/>
          <w:sz w:val="20"/>
          <w:szCs w:val="20"/>
        </w:rPr>
        <w:t>George</w:t>
      </w:r>
      <w:r w:rsidRPr="00615B55">
        <w:rPr>
          <w:rFonts w:ascii="Times New Roman" w:hAnsi="Times New Roman"/>
          <w:bCs/>
          <w:color w:val="000000"/>
          <w:spacing w:val="-3"/>
          <w:sz w:val="20"/>
          <w:szCs w:val="20"/>
        </w:rPr>
        <w:t xml:space="preserve"> </w:t>
      </w:r>
      <w:r w:rsidRPr="00615B55">
        <w:rPr>
          <w:rFonts w:ascii="Times New Roman" w:hAnsi="Times New Roman"/>
          <w:bCs/>
          <w:color w:val="000000"/>
          <w:sz w:val="20"/>
          <w:szCs w:val="20"/>
        </w:rPr>
        <w:t>Thomas, Ph.D.</w:t>
      </w:r>
      <w:r w:rsidRPr="00615B55">
        <w:rPr>
          <w:rFonts w:ascii="Times New Roman" w:hAnsi="Times New Roman"/>
          <w:color w:val="000000"/>
          <w:sz w:val="20"/>
          <w:szCs w:val="20"/>
        </w:rPr>
        <w:t>,</w:t>
      </w:r>
      <w:r>
        <w:rPr>
          <w:rFonts w:ascii="Times New Roman" w:hAnsi="Times New Roman"/>
          <w:color w:val="000000"/>
          <w:sz w:val="20"/>
          <w:szCs w:val="20"/>
        </w:rPr>
        <w:t xml:space="preserve"> University of Delaware, </w:t>
      </w:r>
      <w:r>
        <w:rPr>
          <w:rFonts w:ascii="Times New Roman" w:hAnsi="Times New Roman"/>
          <w:i/>
          <w:iCs/>
          <w:color w:val="000000"/>
          <w:sz w:val="20"/>
          <w:szCs w:val="20"/>
        </w:rPr>
        <w:t>Specialties: Research Methods and Statistics</w:t>
      </w:r>
    </w:p>
    <w:p w:rsidR="0024381A" w:rsidRPr="00615B55"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sidRPr="00615B55">
        <w:rPr>
          <w:rFonts w:ascii="Times New Roman" w:hAnsi="Times New Roman"/>
          <w:bCs/>
          <w:color w:val="000000"/>
          <w:sz w:val="20"/>
          <w:szCs w:val="20"/>
        </w:rPr>
        <w:t>Zachariah Oommen, Ph.D.</w:t>
      </w:r>
      <w:r w:rsidRPr="00615B55">
        <w:rPr>
          <w:rFonts w:ascii="Times New Roman" w:hAnsi="Times New Roman"/>
          <w:color w:val="000000"/>
          <w:sz w:val="20"/>
          <w:szCs w:val="20"/>
        </w:rPr>
        <w:t>,</w:t>
      </w:r>
      <w:r>
        <w:rPr>
          <w:rFonts w:ascii="Times New Roman" w:hAnsi="Times New Roman"/>
          <w:color w:val="000000"/>
          <w:sz w:val="20"/>
          <w:szCs w:val="20"/>
        </w:rPr>
        <w:t xml:space="preserve"> Mahatma Gandhi Universit</w:t>
      </w:r>
      <w:r>
        <w:rPr>
          <w:rFonts w:ascii="Times New Roman" w:hAnsi="Times New Roman"/>
          <w:color w:val="000000"/>
          <w:spacing w:val="-13"/>
          <w:sz w:val="20"/>
          <w:szCs w:val="20"/>
        </w:rPr>
        <w:t>y</w:t>
      </w:r>
      <w:r>
        <w:rPr>
          <w:rFonts w:ascii="Times New Roman" w:hAnsi="Times New Roman"/>
          <w:color w:val="000000"/>
          <w:sz w:val="20"/>
          <w:szCs w:val="20"/>
        </w:rPr>
        <w:t xml:space="preserve">, India. </w:t>
      </w:r>
      <w:r>
        <w:rPr>
          <w:rFonts w:ascii="Times New Roman" w:hAnsi="Times New Roman"/>
          <w:i/>
          <w:iCs/>
          <w:color w:val="000000"/>
          <w:sz w:val="20"/>
          <w:szCs w:val="20"/>
        </w:rPr>
        <w:t>Specialties: Fo</w:t>
      </w:r>
      <w:r>
        <w:rPr>
          <w:rFonts w:ascii="Times New Roman" w:hAnsi="Times New Roman"/>
          <w:i/>
          <w:iCs/>
          <w:color w:val="000000"/>
          <w:spacing w:val="-7"/>
          <w:sz w:val="20"/>
          <w:szCs w:val="20"/>
        </w:rPr>
        <w:t>r</w:t>
      </w:r>
      <w:r>
        <w:rPr>
          <w:rFonts w:ascii="Times New Roman" w:hAnsi="Times New Roman"/>
          <w:i/>
          <w:iCs/>
          <w:color w:val="000000"/>
          <w:sz w:val="20"/>
          <w:szCs w:val="20"/>
        </w:rPr>
        <w:t xml:space="preserve">ensic Science, SEM-EDX </w:t>
      </w:r>
      <w:r>
        <w:rPr>
          <w:rFonts w:ascii="Times New Roman" w:hAnsi="Times New Roman"/>
          <w:i/>
          <w:iCs/>
          <w:color w:val="000000"/>
          <w:spacing w:val="-18"/>
          <w:sz w:val="20"/>
          <w:szCs w:val="20"/>
        </w:rPr>
        <w:t>T</w:t>
      </w:r>
      <w:r>
        <w:rPr>
          <w:rFonts w:ascii="Times New Roman" w:hAnsi="Times New Roman"/>
          <w:i/>
          <w:iCs/>
          <w:color w:val="000000"/>
          <w:sz w:val="20"/>
          <w:szCs w:val="20"/>
        </w:rPr>
        <w:t>echnology</w:t>
      </w:r>
    </w:p>
    <w:p w:rsidR="0024381A"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sz w:val="14"/>
          <w:szCs w:val="14"/>
        </w:rPr>
      </w:pPr>
    </w:p>
    <w:p w:rsidR="0024381A" w:rsidRDefault="0024381A" w:rsidP="0024381A">
      <w:pPr>
        <w:widowControl w:val="0"/>
        <w:autoSpaceDE w:val="0"/>
        <w:autoSpaceDN w:val="0"/>
        <w:adjustRightInd w:val="0"/>
        <w:spacing w:after="0"/>
        <w:ind w:left="360" w:right="180" w:firstLine="0"/>
        <w:jc w:val="both"/>
        <w:rPr>
          <w:rFonts w:ascii="Times New Roman" w:hAnsi="Times New Roman"/>
          <w:color w:val="000000"/>
          <w:sz w:val="20"/>
          <w:szCs w:val="20"/>
        </w:rPr>
      </w:pPr>
      <w:r w:rsidRPr="00615B55">
        <w:rPr>
          <w:rFonts w:ascii="Times New Roman" w:hAnsi="Times New Roman"/>
          <w:bCs/>
          <w:color w:val="191919"/>
          <w:sz w:val="20"/>
          <w:szCs w:val="20"/>
        </w:rPr>
        <w:t>D</w:t>
      </w:r>
      <w:r w:rsidRPr="00615B55">
        <w:rPr>
          <w:rFonts w:ascii="Times New Roman" w:hAnsi="Times New Roman"/>
          <w:bCs/>
          <w:color w:val="191919"/>
          <w:spacing w:val="-18"/>
          <w:sz w:val="20"/>
          <w:szCs w:val="20"/>
        </w:rPr>
        <w:t>r</w:t>
      </w:r>
      <w:r w:rsidRPr="00615B55">
        <w:rPr>
          <w:rFonts w:ascii="Times New Roman" w:hAnsi="Times New Roman"/>
          <w:bCs/>
          <w:color w:val="191919"/>
          <w:sz w:val="20"/>
          <w:szCs w:val="20"/>
        </w:rPr>
        <w:t>. Seyi</w:t>
      </w:r>
      <w:r w:rsidRPr="00615B55">
        <w:rPr>
          <w:rFonts w:ascii="Times New Roman" w:hAnsi="Times New Roman"/>
          <w:bCs/>
          <w:color w:val="191919"/>
          <w:spacing w:val="-4"/>
          <w:sz w:val="20"/>
          <w:szCs w:val="20"/>
        </w:rPr>
        <w:t xml:space="preserve"> </w:t>
      </w:r>
      <w:r w:rsidRPr="00615B55">
        <w:rPr>
          <w:rFonts w:ascii="Times New Roman" w:hAnsi="Times New Roman"/>
          <w:bCs/>
          <w:color w:val="191919"/>
          <w:spacing w:val="-18"/>
          <w:sz w:val="20"/>
          <w:szCs w:val="20"/>
        </w:rPr>
        <w:t>V</w:t>
      </w:r>
      <w:r w:rsidRPr="00615B55">
        <w:rPr>
          <w:rFonts w:ascii="Times New Roman" w:hAnsi="Times New Roman"/>
          <w:bCs/>
          <w:color w:val="191919"/>
          <w:sz w:val="20"/>
          <w:szCs w:val="20"/>
        </w:rPr>
        <w:t>anderpuye, Ph.D.</w:t>
      </w:r>
      <w:r w:rsidRPr="00615B55">
        <w:rPr>
          <w:rFonts w:ascii="Times New Roman" w:hAnsi="Times New Roman"/>
          <w:color w:val="191919"/>
          <w:sz w:val="20"/>
          <w:szCs w:val="20"/>
        </w:rPr>
        <w:t>,</w:t>
      </w:r>
      <w:r>
        <w:rPr>
          <w:rFonts w:ascii="Times New Roman" w:hAnsi="Times New Roman"/>
          <w:color w:val="191919"/>
          <w:sz w:val="20"/>
          <w:szCs w:val="20"/>
        </w:rPr>
        <w:t xml:space="preserve"> University of Leeds, England. </w:t>
      </w:r>
      <w:r>
        <w:rPr>
          <w:rFonts w:ascii="Times New Roman" w:hAnsi="Times New Roman"/>
          <w:i/>
          <w:iCs/>
          <w:color w:val="191919"/>
          <w:sz w:val="20"/>
          <w:szCs w:val="20"/>
        </w:rPr>
        <w:t>Specialty: Biochemistry</w:t>
      </w:r>
    </w:p>
    <w:p w:rsidR="0024381A"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000000"/>
          <w:sz w:val="24"/>
          <w:szCs w:val="24"/>
        </w:rPr>
      </w:pPr>
    </w:p>
    <w:p w:rsidR="0024381A" w:rsidRDefault="0024381A" w:rsidP="0024381A">
      <w:pPr>
        <w:widowControl w:val="0"/>
        <w:autoSpaceDE w:val="0"/>
        <w:autoSpaceDN w:val="0"/>
        <w:adjustRightInd w:val="0"/>
        <w:spacing w:after="0"/>
        <w:ind w:left="360" w:right="180" w:firstLine="0"/>
        <w:jc w:val="both"/>
        <w:rPr>
          <w:rFonts w:ascii="Times New Roman" w:hAnsi="Times New Roman"/>
          <w:i/>
          <w:iCs/>
          <w:color w:val="191919"/>
          <w:sz w:val="20"/>
          <w:szCs w:val="20"/>
        </w:rPr>
      </w:pPr>
      <w:r w:rsidRPr="00615B55">
        <w:rPr>
          <w:rFonts w:ascii="Times New Roman" w:hAnsi="Times New Roman"/>
          <w:bCs/>
          <w:color w:val="191919"/>
          <w:sz w:val="20"/>
          <w:szCs w:val="20"/>
        </w:rPr>
        <w:t>D</w:t>
      </w:r>
      <w:r w:rsidRPr="00615B55">
        <w:rPr>
          <w:rFonts w:ascii="Times New Roman" w:hAnsi="Times New Roman"/>
          <w:bCs/>
          <w:color w:val="191919"/>
          <w:spacing w:val="-18"/>
          <w:sz w:val="20"/>
          <w:szCs w:val="20"/>
        </w:rPr>
        <w:t>r</w:t>
      </w:r>
      <w:r w:rsidRPr="00615B55">
        <w:rPr>
          <w:rFonts w:ascii="Times New Roman" w:hAnsi="Times New Roman"/>
          <w:bCs/>
          <w:color w:val="191919"/>
          <w:sz w:val="20"/>
          <w:szCs w:val="20"/>
        </w:rPr>
        <w:t>. Patrick I. Ibe, Ph.D</w:t>
      </w:r>
      <w:r>
        <w:rPr>
          <w:rFonts w:ascii="Times New Roman" w:hAnsi="Times New Roman"/>
          <w:b/>
          <w:bCs/>
          <w:color w:val="191919"/>
          <w:sz w:val="20"/>
          <w:szCs w:val="20"/>
        </w:rPr>
        <w:t>.</w:t>
      </w:r>
      <w:r>
        <w:rPr>
          <w:rFonts w:ascii="Times New Roman" w:hAnsi="Times New Roman"/>
          <w:color w:val="191919"/>
          <w:sz w:val="20"/>
          <w:szCs w:val="20"/>
        </w:rPr>
        <w:t>, Clark-Atlanta Universit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i/>
          <w:iCs/>
          <w:color w:val="191919"/>
          <w:sz w:val="20"/>
          <w:szCs w:val="20"/>
        </w:rPr>
        <w:t>Specialties: Political Science and Criminolog</w:t>
      </w:r>
      <w:r>
        <w:rPr>
          <w:rFonts w:ascii="Times New Roman" w:hAnsi="Times New Roman"/>
          <w:i/>
          <w:iCs/>
          <w:color w:val="191919"/>
          <w:spacing w:val="-11"/>
          <w:sz w:val="20"/>
          <w:szCs w:val="20"/>
        </w:rPr>
        <w:t>y</w:t>
      </w:r>
      <w:r>
        <w:rPr>
          <w:rFonts w:ascii="Times New Roman" w:hAnsi="Times New Roman"/>
          <w:i/>
          <w:iCs/>
          <w:color w:val="191919"/>
          <w:sz w:val="20"/>
          <w:szCs w:val="20"/>
        </w:rPr>
        <w:t>.</w:t>
      </w:r>
    </w:p>
    <w:p w:rsidR="0024381A" w:rsidRDefault="0024381A" w:rsidP="0024381A">
      <w:pPr>
        <w:widowControl w:val="0"/>
        <w:autoSpaceDE w:val="0"/>
        <w:autoSpaceDN w:val="0"/>
        <w:adjustRightInd w:val="0"/>
        <w:spacing w:after="0"/>
        <w:ind w:left="360" w:right="180" w:firstLine="0"/>
        <w:jc w:val="both"/>
        <w:rPr>
          <w:rFonts w:ascii="Times New Roman" w:hAnsi="Times New Roman"/>
          <w:i/>
          <w:iCs/>
          <w:color w:val="191919"/>
          <w:sz w:val="20"/>
          <w:szCs w:val="20"/>
        </w:rPr>
      </w:pPr>
    </w:p>
    <w:p w:rsidR="0024381A" w:rsidRDefault="0024381A" w:rsidP="0024381A">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i/>
          <w:iCs/>
          <w:color w:val="191919"/>
          <w:sz w:val="20"/>
          <w:szCs w:val="20"/>
        </w:rPr>
        <w:t>Dr. Walter Bowers, Ph.D.  Cappella University, Specialties: Criminology and Law Enforcement</w:t>
      </w:r>
    </w:p>
    <w:p w:rsidR="0024381A" w:rsidRDefault="0024381A" w:rsidP="0024381A">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Dr. Peter O. Nwankwo., Ph.D., LL.M., Florida State University. Specialties: Theories of Crime and  Law</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p>
    <w:p w:rsidR="0024381A" w:rsidRPr="00BB4865" w:rsidRDefault="0024381A" w:rsidP="0024381A">
      <w:pPr>
        <w:pStyle w:val="Heading2"/>
        <w:ind w:left="360" w:right="180" w:firstLine="0"/>
        <w:rPr>
          <w:rFonts w:ascii="Times New Roman" w:hAnsi="Times New Roman" w:cs="Times New Roman"/>
          <w:color w:val="808080" w:themeColor="background1" w:themeShade="80"/>
          <w:sz w:val="28"/>
          <w:szCs w:val="28"/>
        </w:rPr>
      </w:pPr>
      <w:bookmarkStart w:id="171" w:name="_Toc294969699"/>
      <w:bookmarkStart w:id="172" w:name="_Toc295896956"/>
      <w:r w:rsidRPr="00BB4865">
        <w:rPr>
          <w:rFonts w:ascii="Times New Roman" w:hAnsi="Times New Roman" w:cs="Times New Roman"/>
          <w:color w:val="808080" w:themeColor="background1" w:themeShade="80"/>
          <w:position w:val="-1"/>
          <w:sz w:val="28"/>
          <w:szCs w:val="28"/>
        </w:rPr>
        <w:t>COURSE DESCRIPTIONS</w:t>
      </w:r>
      <w:bookmarkEnd w:id="171"/>
      <w:bookmarkEnd w:id="172"/>
    </w:p>
    <w:p w:rsidR="0024381A"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sz w:val="26"/>
          <w:szCs w:val="26"/>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 xml:space="preserve">CRJU 5100 — Foundations of Criminal Justice...................................................................3(3-0)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survey of the total criminal justice system, including crime causation, police, courts, corre</w:t>
      </w:r>
      <w:r>
        <w:rPr>
          <w:rFonts w:ascii="Times New Roman" w:hAnsi="Times New Roman"/>
          <w:color w:val="000000"/>
          <w:spacing w:val="-4"/>
          <w:sz w:val="20"/>
          <w:szCs w:val="20"/>
        </w:rPr>
        <w:t>c</w:t>
      </w:r>
      <w:r>
        <w:rPr>
          <w:rFonts w:ascii="Times New Roman" w:hAnsi="Times New Roman"/>
          <w:color w:val="000000"/>
          <w:sz w:val="20"/>
          <w:szCs w:val="20"/>
        </w:rPr>
        <w:t>tions, juvenile delinquenc</w:t>
      </w:r>
      <w:r>
        <w:rPr>
          <w:rFonts w:ascii="Times New Roman" w:hAnsi="Times New Roman"/>
          <w:color w:val="000000"/>
          <w:spacing w:val="-13"/>
          <w:sz w:val="20"/>
          <w:szCs w:val="20"/>
        </w:rPr>
        <w:t>y</w:t>
      </w:r>
      <w:r>
        <w:rPr>
          <w:rFonts w:ascii="Times New Roman" w:hAnsi="Times New Roman"/>
          <w:color w:val="000000"/>
          <w:sz w:val="20"/>
          <w:szCs w:val="20"/>
        </w:rPr>
        <w:t>, private securit</w:t>
      </w:r>
      <w:r>
        <w:rPr>
          <w:rFonts w:ascii="Times New Roman" w:hAnsi="Times New Roman"/>
          <w:color w:val="000000"/>
          <w:spacing w:val="-13"/>
          <w:sz w:val="20"/>
          <w:szCs w:val="20"/>
        </w:rPr>
        <w:t>y</w:t>
      </w:r>
      <w:r>
        <w:rPr>
          <w:rFonts w:ascii="Times New Roman" w:hAnsi="Times New Roman"/>
          <w:color w:val="000000"/>
          <w:sz w:val="20"/>
          <w:szCs w:val="20"/>
        </w:rPr>
        <w:t>, research and planning.</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5110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6"/>
          <w:sz w:val="20"/>
          <w:szCs w:val="20"/>
        </w:rPr>
        <w:t xml:space="preserve"> Theory and </w:t>
      </w:r>
      <w:r>
        <w:rPr>
          <w:rFonts w:ascii="Times New Roman" w:hAnsi="Times New Roman"/>
          <w:b/>
          <w:bCs/>
          <w:color w:val="000000"/>
          <w:sz w:val="20"/>
          <w:szCs w:val="20"/>
        </w:rPr>
        <w:t>Philosophy</w:t>
      </w:r>
      <w:r>
        <w:rPr>
          <w:rFonts w:ascii="Times New Roman" w:hAnsi="Times New Roman"/>
          <w:b/>
          <w:bCs/>
          <w:color w:val="000000"/>
          <w:spacing w:val="6"/>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6"/>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6"/>
          <w:sz w:val="20"/>
          <w:szCs w:val="20"/>
        </w:rPr>
        <w:t xml:space="preserve"> J</w:t>
      </w:r>
      <w:r>
        <w:rPr>
          <w:rFonts w:ascii="Times New Roman" w:hAnsi="Times New Roman"/>
          <w:b/>
          <w:bCs/>
          <w:color w:val="000000"/>
          <w:sz w:val="20"/>
          <w:szCs w:val="20"/>
        </w:rPr>
        <w:t>ustice...............................................3(3-0)</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b/>
          <w:bCs/>
          <w:color w:val="000000"/>
          <w:sz w:val="20"/>
          <w:szCs w:val="20"/>
        </w:rPr>
        <w:t xml:space="preserve"> </w:t>
      </w:r>
      <w:r>
        <w:rPr>
          <w:rFonts w:ascii="Times New Roman" w:hAnsi="Times New Roman"/>
          <w:bCs/>
          <w:color w:val="000000"/>
          <w:sz w:val="20"/>
          <w:szCs w:val="20"/>
        </w:rPr>
        <w:t>This course covers contemporary criminological theories and a</w:t>
      </w:r>
      <w:r>
        <w:rPr>
          <w:rFonts w:ascii="Times New Roman" w:hAnsi="Times New Roman"/>
          <w:color w:val="000000"/>
          <w:spacing w:val="-11"/>
          <w:sz w:val="20"/>
          <w:szCs w:val="20"/>
        </w:rPr>
        <w:t xml:space="preserve"> </w:t>
      </w:r>
      <w:r>
        <w:rPr>
          <w:rFonts w:ascii="Times New Roman" w:hAnsi="Times New Roman"/>
          <w:color w:val="000000"/>
          <w:sz w:val="20"/>
          <w:szCs w:val="20"/>
        </w:rPr>
        <w:t>philosophical examination of the ethical aspects of criminal justice: the nature of law and punishment, the conflict between due process and crime control models of criminal justice.</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5400</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Organization</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and Administration</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Justice</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 xml:space="preserve">System................3(3-0)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theories of bureaucrac</w:t>
      </w:r>
      <w:r>
        <w:rPr>
          <w:rFonts w:ascii="Times New Roman" w:hAnsi="Times New Roman"/>
          <w:color w:val="000000"/>
          <w:spacing w:val="-13"/>
          <w:sz w:val="20"/>
          <w:szCs w:val="20"/>
        </w:rPr>
        <w:t>y</w:t>
      </w:r>
      <w:r>
        <w:rPr>
          <w:rFonts w:ascii="Times New Roman" w:hAnsi="Times New Roman"/>
          <w:color w:val="000000"/>
          <w:sz w:val="20"/>
          <w:szCs w:val="20"/>
        </w:rPr>
        <w:t>, the exercise of power and the functional relations between police, courts and corrections.</w:t>
      </w:r>
    </w:p>
    <w:p w:rsidR="0024381A"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5600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w:t>
      </w:r>
      <w:r>
        <w:rPr>
          <w:rFonts w:ascii="Times New Roman" w:hAnsi="Times New Roman"/>
          <w:b/>
          <w:bCs/>
          <w:color w:val="000000"/>
          <w:sz w:val="20"/>
          <w:szCs w:val="20"/>
        </w:rPr>
        <w:t>Resea</w:t>
      </w:r>
      <w:r>
        <w:rPr>
          <w:rFonts w:ascii="Times New Roman" w:hAnsi="Times New Roman"/>
          <w:b/>
          <w:bCs/>
          <w:color w:val="000000"/>
          <w:spacing w:val="-4"/>
          <w:sz w:val="20"/>
          <w:szCs w:val="20"/>
        </w:rPr>
        <w:t>r</w:t>
      </w:r>
      <w:r>
        <w:rPr>
          <w:rFonts w:ascii="Times New Roman" w:hAnsi="Times New Roman"/>
          <w:b/>
          <w:bCs/>
          <w:color w:val="000000"/>
          <w:sz w:val="20"/>
          <w:szCs w:val="20"/>
        </w:rPr>
        <w:t>ch</w:t>
      </w:r>
      <w:r>
        <w:rPr>
          <w:rFonts w:ascii="Times New Roman" w:hAnsi="Times New Roman"/>
          <w:b/>
          <w:bCs/>
          <w:color w:val="000000"/>
          <w:spacing w:val="3"/>
          <w:sz w:val="20"/>
          <w:szCs w:val="20"/>
        </w:rPr>
        <w:t xml:space="preserve"> </w:t>
      </w:r>
      <w:r>
        <w:rPr>
          <w:rFonts w:ascii="Times New Roman" w:hAnsi="Times New Roman"/>
          <w:b/>
          <w:bCs/>
          <w:color w:val="000000"/>
          <w:sz w:val="20"/>
          <w:szCs w:val="20"/>
        </w:rPr>
        <w:t>Methodology</w:t>
      </w:r>
      <w:r>
        <w:rPr>
          <w:rFonts w:ascii="Times New Roman" w:hAnsi="Times New Roman"/>
          <w:b/>
          <w:bCs/>
          <w:color w:val="000000"/>
          <w:spacing w:val="3"/>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3"/>
          <w:sz w:val="20"/>
          <w:szCs w:val="20"/>
        </w:rPr>
        <w:t xml:space="preserve"> </w:t>
      </w:r>
      <w:r>
        <w:rPr>
          <w:rFonts w:ascii="Times New Roman" w:hAnsi="Times New Roman"/>
          <w:b/>
          <w:bCs/>
          <w:color w:val="000000"/>
          <w:sz w:val="20"/>
          <w:szCs w:val="20"/>
        </w:rPr>
        <w:t>Justice.................................................3(3-0)</w:t>
      </w:r>
    </w:p>
    <w:p w:rsidR="0024381A" w:rsidRDefault="0024381A" w:rsidP="0024381A">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research design, theory construction and modes of data collection.</w:t>
      </w:r>
    </w:p>
    <w:p w:rsidR="0024381A" w:rsidRDefault="0024381A" w:rsidP="0024381A">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4"/>
          <w:sz w:val="20"/>
          <w:szCs w:val="20"/>
        </w:rPr>
        <w:t xml:space="preserve"> </w:t>
      </w:r>
      <w:r>
        <w:rPr>
          <w:rFonts w:ascii="Times New Roman" w:hAnsi="Times New Roman"/>
          <w:b/>
          <w:bCs/>
          <w:color w:val="000000"/>
          <w:sz w:val="20"/>
          <w:szCs w:val="20"/>
        </w:rPr>
        <w:t>5610</w:t>
      </w:r>
      <w:r>
        <w:rPr>
          <w:rFonts w:ascii="Times New Roman" w:hAnsi="Times New Roman"/>
          <w:b/>
          <w:bCs/>
          <w:color w:val="000000"/>
          <w:spacing w:val="4"/>
          <w:sz w:val="20"/>
          <w:szCs w:val="20"/>
        </w:rPr>
        <w:t xml:space="preserve"> </w:t>
      </w:r>
      <w:r>
        <w:rPr>
          <w:rFonts w:ascii="Times New Roman" w:hAnsi="Times New Roman"/>
          <w:b/>
          <w:bCs/>
          <w:color w:val="000000"/>
          <w:sz w:val="20"/>
          <w:szCs w:val="20"/>
        </w:rPr>
        <w: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Resea</w:t>
      </w:r>
      <w:r>
        <w:rPr>
          <w:rFonts w:ascii="Times New Roman" w:hAnsi="Times New Roman"/>
          <w:b/>
          <w:bCs/>
          <w:color w:val="000000"/>
          <w:spacing w:val="-4"/>
          <w:sz w:val="20"/>
          <w:szCs w:val="20"/>
        </w:rPr>
        <w:t>r</w:t>
      </w:r>
      <w:r>
        <w:rPr>
          <w:rFonts w:ascii="Times New Roman" w:hAnsi="Times New Roman"/>
          <w:b/>
          <w:bCs/>
          <w:color w:val="000000"/>
          <w:sz w:val="20"/>
          <w:szCs w:val="20"/>
        </w:rPr>
        <w:t>ch</w:t>
      </w:r>
      <w:r>
        <w:rPr>
          <w:rFonts w:ascii="Times New Roman" w:hAnsi="Times New Roman"/>
          <w:b/>
          <w:bCs/>
          <w:color w:val="000000"/>
          <w:spacing w:val="4"/>
          <w:sz w:val="20"/>
          <w:szCs w:val="20"/>
        </w:rPr>
        <w:t xml:space="preserve"> </w:t>
      </w:r>
      <w:r>
        <w:rPr>
          <w:rFonts w:ascii="Times New Roman" w:hAnsi="Times New Roman"/>
          <w:b/>
          <w:bCs/>
          <w:color w:val="000000"/>
          <w:sz w:val="20"/>
          <w:szCs w:val="20"/>
        </w:rPr>
        <w:t>Statistics</w:t>
      </w:r>
      <w:r>
        <w:rPr>
          <w:rFonts w:ascii="Times New Roman" w:hAnsi="Times New Roman"/>
          <w:b/>
          <w:bCs/>
          <w:color w:val="000000"/>
          <w:spacing w:val="4"/>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4"/>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4"/>
          <w:sz w:val="20"/>
          <w:szCs w:val="20"/>
        </w:rPr>
        <w:t xml:space="preserve"> </w:t>
      </w:r>
      <w:r>
        <w:rPr>
          <w:rFonts w:ascii="Times New Roman" w:hAnsi="Times New Roman"/>
          <w:b/>
          <w:bCs/>
          <w:color w:val="000000"/>
          <w:sz w:val="20"/>
          <w:szCs w:val="20"/>
        </w:rPr>
        <w:t>Justice........................................................3(3-0)</w:t>
      </w:r>
    </w:p>
    <w:p w:rsidR="0024381A" w:rsidRDefault="0024381A" w:rsidP="0024381A">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000000"/>
          <w:sz w:val="20"/>
          <w:szCs w:val="20"/>
        </w:rPr>
        <w:t>An examination of scale construction, descriptive and inferential statistics.</w:t>
      </w:r>
    </w:p>
    <w:p w:rsidR="0024381A"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6000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Survey of Law Enforcement ………………</w:t>
      </w:r>
      <w:r>
        <w:rPr>
          <w:rFonts w:ascii="Times New Roman" w:hAnsi="Times New Roman"/>
          <w:b/>
          <w:bCs/>
          <w:color w:val="000000"/>
          <w:sz w:val="20"/>
          <w:szCs w:val="20"/>
        </w:rPr>
        <w:t>.................................................3(3-0)</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 xml:space="preserve">A comprehensive overview of </w:t>
      </w:r>
      <w:r w:rsidRPr="00BE0F70">
        <w:rPr>
          <w:rFonts w:ascii="Times New Roman" w:hAnsi="Times New Roman"/>
          <w:color w:val="000000"/>
          <w:sz w:val="20"/>
          <w:szCs w:val="20"/>
        </w:rPr>
        <w:t xml:space="preserve"> law enforcement system in the United Sates with a focus on local, county, state and federal law enforcement agencies</w:t>
      </w:r>
      <w:r>
        <w:rPr>
          <w:rFonts w:ascii="Times New Roman" w:hAnsi="Times New Roman"/>
          <w:color w:val="000000"/>
          <w:sz w:val="20"/>
          <w:szCs w:val="20"/>
        </w:rPr>
        <w:t>.</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6100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w:t>
      </w:r>
      <w:r>
        <w:rPr>
          <w:rFonts w:ascii="Times New Roman" w:hAnsi="Times New Roman"/>
          <w:b/>
          <w:bCs/>
          <w:color w:val="000000"/>
          <w:sz w:val="20"/>
          <w:szCs w:val="20"/>
        </w:rPr>
        <w:t>Policing</w:t>
      </w:r>
      <w:r>
        <w:rPr>
          <w:rFonts w:ascii="Times New Roman" w:hAnsi="Times New Roman"/>
          <w:b/>
          <w:bCs/>
          <w:color w:val="000000"/>
          <w:spacing w:val="3"/>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a</w:t>
      </w:r>
      <w:r>
        <w:rPr>
          <w:rFonts w:ascii="Times New Roman" w:hAnsi="Times New Roman"/>
          <w:b/>
          <w:bCs/>
          <w:color w:val="000000"/>
          <w:spacing w:val="3"/>
          <w:sz w:val="20"/>
          <w:szCs w:val="20"/>
        </w:rPr>
        <w:t xml:space="preserve"> </w:t>
      </w:r>
      <w:r>
        <w:rPr>
          <w:rFonts w:ascii="Times New Roman" w:hAnsi="Times New Roman"/>
          <w:b/>
          <w:bCs/>
          <w:color w:val="000000"/>
          <w:sz w:val="20"/>
          <w:szCs w:val="20"/>
        </w:rPr>
        <w:t>Democratic</w:t>
      </w:r>
      <w:r>
        <w:rPr>
          <w:rFonts w:ascii="Times New Roman" w:hAnsi="Times New Roman"/>
          <w:b/>
          <w:bCs/>
          <w:color w:val="000000"/>
          <w:spacing w:val="3"/>
          <w:sz w:val="20"/>
          <w:szCs w:val="20"/>
        </w:rPr>
        <w:t xml:space="preserve"> </w:t>
      </w:r>
      <w:r>
        <w:rPr>
          <w:rFonts w:ascii="Times New Roman" w:hAnsi="Times New Roman"/>
          <w:b/>
          <w:bCs/>
          <w:color w:val="000000"/>
          <w:sz w:val="20"/>
          <w:szCs w:val="20"/>
        </w:rPr>
        <w:t>Societ</w:t>
      </w:r>
      <w:r>
        <w:rPr>
          <w:rFonts w:ascii="Times New Roman" w:hAnsi="Times New Roman"/>
          <w:b/>
          <w:bCs/>
          <w:color w:val="000000"/>
          <w:spacing w:val="-11"/>
          <w:sz w:val="20"/>
          <w:szCs w:val="20"/>
        </w:rPr>
        <w:t>y</w:t>
      </w:r>
      <w:r>
        <w:rPr>
          <w:rFonts w:ascii="Times New Roman" w:hAnsi="Times New Roman"/>
          <w:b/>
          <w:bCs/>
          <w:color w:val="000000"/>
          <w:sz w:val="20"/>
          <w:szCs w:val="20"/>
        </w:rPr>
        <w:t xml:space="preserve">...................................................................3(3-0) </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conflict between individual liberty and social control agencies, public acceptance of the order maintenance function of police, the pros and cons of present limitations on police authorit</w:t>
      </w:r>
      <w:r>
        <w:rPr>
          <w:rFonts w:ascii="Times New Roman" w:hAnsi="Times New Roman"/>
          <w:color w:val="000000"/>
          <w:spacing w:val="-13"/>
          <w:sz w:val="20"/>
          <w:szCs w:val="20"/>
        </w:rPr>
        <w:t>y</w:t>
      </w:r>
      <w:r>
        <w:rPr>
          <w:rFonts w:ascii="Times New Roman" w:hAnsi="Times New Roman"/>
          <w:color w:val="000000"/>
          <w:sz w:val="20"/>
          <w:szCs w:val="20"/>
        </w:rPr>
        <w:t>.</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10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9"/>
          <w:sz w:val="20"/>
          <w:szCs w:val="20"/>
        </w:rPr>
        <w:t xml:space="preserve"> </w:t>
      </w:r>
      <w:r>
        <w:rPr>
          <w:rFonts w:ascii="Times New Roman" w:hAnsi="Times New Roman"/>
          <w:b/>
          <w:bCs/>
          <w:color w:val="000000"/>
          <w:sz w:val="20"/>
          <w:szCs w:val="20"/>
        </w:rPr>
        <w:t>The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Social</w:t>
      </w:r>
      <w:r>
        <w:rPr>
          <w:rFonts w:ascii="Times New Roman" w:hAnsi="Times New Roman"/>
          <w:b/>
          <w:bCs/>
          <w:color w:val="000000"/>
          <w:spacing w:val="-5"/>
          <w:sz w:val="20"/>
          <w:szCs w:val="20"/>
        </w:rPr>
        <w:t xml:space="preserve"> </w:t>
      </w:r>
      <w:r>
        <w:rPr>
          <w:rFonts w:ascii="Times New Roman" w:hAnsi="Times New Roman"/>
          <w:b/>
          <w:bCs/>
          <w:color w:val="000000"/>
          <w:sz w:val="20"/>
          <w:szCs w:val="20"/>
        </w:rPr>
        <w:t>Service</w:t>
      </w:r>
      <w:r>
        <w:rPr>
          <w:rFonts w:ascii="Times New Roman" w:hAnsi="Times New Roman"/>
          <w:b/>
          <w:bCs/>
          <w:color w:val="000000"/>
          <w:spacing w:val="-5"/>
          <w:sz w:val="20"/>
          <w:szCs w:val="20"/>
        </w:rPr>
        <w:t xml:space="preserve"> </w:t>
      </w:r>
      <w:r>
        <w:rPr>
          <w:rFonts w:ascii="Times New Roman" w:hAnsi="Times New Roman"/>
          <w:b/>
          <w:bCs/>
          <w:color w:val="000000"/>
          <w:sz w:val="20"/>
          <w:szCs w:val="20"/>
        </w:rPr>
        <w:t>Role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6"/>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5"/>
          <w:sz w:val="20"/>
          <w:szCs w:val="20"/>
        </w:rPr>
        <w:t xml:space="preserve"> </w:t>
      </w:r>
      <w:r>
        <w:rPr>
          <w:rFonts w:ascii="Times New Roman" w:hAnsi="Times New Roman"/>
          <w:b/>
          <w:bCs/>
          <w:color w:val="000000"/>
          <w:sz w:val="20"/>
          <w:szCs w:val="20"/>
        </w:rPr>
        <w:t>Justice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 xml:space="preserve">Personnel................................3(3-0)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o</w:t>
      </w:r>
      <w:r>
        <w:rPr>
          <w:rFonts w:ascii="Times New Roman" w:hAnsi="Times New Roman"/>
          <w:color w:val="000000"/>
          <w:spacing w:val="-4"/>
          <w:sz w:val="20"/>
          <w:szCs w:val="20"/>
        </w:rPr>
        <w:t>f</w:t>
      </w:r>
      <w:r>
        <w:rPr>
          <w:rFonts w:ascii="Times New Roman" w:hAnsi="Times New Roman"/>
          <w:color w:val="000000"/>
          <w:sz w:val="20"/>
          <w:szCs w:val="20"/>
        </w:rPr>
        <w:t>fice</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role in the field of social service to the communit</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opics covered are human relations, social dynamics and crisis management. Police responsibilities to the elderl</w:t>
      </w:r>
      <w:r>
        <w:rPr>
          <w:rFonts w:ascii="Times New Roman" w:hAnsi="Times New Roman"/>
          <w:color w:val="000000"/>
          <w:spacing w:val="-13"/>
          <w:sz w:val="20"/>
          <w:szCs w:val="20"/>
        </w:rPr>
        <w:t>y</w:t>
      </w:r>
      <w:r>
        <w:rPr>
          <w:rFonts w:ascii="Times New Roman" w:hAnsi="Times New Roman"/>
          <w:color w:val="000000"/>
          <w:sz w:val="20"/>
          <w:szCs w:val="20"/>
        </w:rPr>
        <w:t>, juveniles and the mentally disturbed are stressed.</w:t>
      </w:r>
    </w:p>
    <w:p w:rsidR="0024381A" w:rsidRDefault="0024381A" w:rsidP="0024381A">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 6120 — Law Enfo</w:t>
      </w:r>
      <w:r>
        <w:rPr>
          <w:rFonts w:ascii="Times New Roman" w:hAnsi="Times New Roman"/>
          <w:b/>
          <w:bCs/>
          <w:color w:val="000000"/>
          <w:spacing w:val="-4"/>
          <w:sz w:val="20"/>
          <w:szCs w:val="20"/>
        </w:rPr>
        <w:t>r</w:t>
      </w:r>
      <w:r>
        <w:rPr>
          <w:rFonts w:ascii="Times New Roman" w:hAnsi="Times New Roman"/>
          <w:b/>
          <w:bCs/>
          <w:color w:val="000000"/>
          <w:sz w:val="20"/>
          <w:szCs w:val="20"/>
        </w:rPr>
        <w:t>cement Operations.......................................................................3(3-0)</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An examination of law enforcement responsibilities and the allocation of resources to meet the role.</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opics covered include managing criminal investigations, patrol operations, crime prevention, mass media relations and criminal court procedures.</w:t>
      </w:r>
    </w:p>
    <w:p w:rsidR="0024381A"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 6200 — Law Enforcement Management and Planning ...........................................3(3-0)</w:t>
      </w:r>
    </w:p>
    <w:p w:rsidR="0024381A"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This course focuses on the implementation of criminal justice policies, planning, criminal justice management, decision-making and communications as basic management activities, budgetary processes and personnel management.</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6400</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Foundations</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Cor</w:t>
      </w:r>
      <w:r>
        <w:rPr>
          <w:rFonts w:ascii="Times New Roman" w:hAnsi="Times New Roman"/>
          <w:b/>
          <w:bCs/>
          <w:color w:val="000000"/>
          <w:spacing w:val="-4"/>
          <w:sz w:val="20"/>
          <w:szCs w:val="20"/>
        </w:rPr>
        <w:t>r</w:t>
      </w:r>
      <w:r>
        <w:rPr>
          <w:rFonts w:ascii="Times New Roman" w:hAnsi="Times New Roman"/>
          <w:b/>
          <w:bCs/>
          <w:color w:val="000000"/>
          <w:sz w:val="20"/>
          <w:szCs w:val="20"/>
        </w:rPr>
        <w:t xml:space="preserve">ections..........................................................................3(3-0)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survey of the history of punishment, prisons and penology in</w:t>
      </w:r>
      <w:r>
        <w:rPr>
          <w:rFonts w:ascii="Times New Roman" w:hAnsi="Times New Roman"/>
          <w:color w:val="000000"/>
          <w:spacing w:val="-11"/>
          <w:sz w:val="20"/>
          <w:szCs w:val="20"/>
        </w:rPr>
        <w:t xml:space="preserve"> </w:t>
      </w:r>
      <w:r>
        <w:rPr>
          <w:rFonts w:ascii="Times New Roman" w:hAnsi="Times New Roman"/>
          <w:color w:val="000000"/>
          <w:sz w:val="20"/>
          <w:szCs w:val="20"/>
        </w:rPr>
        <w:t>America.</w:t>
      </w:r>
      <w:r>
        <w:rPr>
          <w:rFonts w:ascii="Times New Roman" w:hAnsi="Times New Roman"/>
          <w:color w:val="000000"/>
          <w:spacing w:val="-3"/>
          <w:sz w:val="20"/>
          <w:szCs w:val="20"/>
        </w:rPr>
        <w:t xml:space="preserve"> </w:t>
      </w:r>
      <w:r>
        <w:rPr>
          <w:rFonts w:ascii="Times New Roman" w:hAnsi="Times New Roman"/>
          <w:color w:val="000000"/>
          <w:sz w:val="20"/>
          <w:szCs w:val="20"/>
        </w:rPr>
        <w:t>The social, intellectual and institutional environment in which corrections evolved is discussed.</w:t>
      </w:r>
      <w:r>
        <w:rPr>
          <w:rFonts w:ascii="Times New Roman" w:hAnsi="Times New Roman"/>
          <w:color w:val="000000"/>
          <w:spacing w:val="-11"/>
          <w:sz w:val="20"/>
          <w:szCs w:val="20"/>
        </w:rPr>
        <w:t xml:space="preserve"> </w:t>
      </w:r>
      <w:r>
        <w:rPr>
          <w:rFonts w:ascii="Times New Roman" w:hAnsi="Times New Roman"/>
          <w:color w:val="000000"/>
          <w:sz w:val="20"/>
          <w:szCs w:val="20"/>
        </w:rPr>
        <w:t>Analysis of the punishment experience as seen by prison o</w:t>
      </w:r>
      <w:r>
        <w:rPr>
          <w:rFonts w:ascii="Times New Roman" w:hAnsi="Times New Roman"/>
          <w:color w:val="000000"/>
          <w:spacing w:val="-4"/>
          <w:sz w:val="20"/>
          <w:szCs w:val="20"/>
        </w:rPr>
        <w:t>f</w:t>
      </w:r>
      <w:r>
        <w:rPr>
          <w:rFonts w:ascii="Times New Roman" w:hAnsi="Times New Roman"/>
          <w:color w:val="000000"/>
          <w:sz w:val="20"/>
          <w:szCs w:val="20"/>
        </w:rPr>
        <w:t>ficials and o</w:t>
      </w:r>
      <w:r>
        <w:rPr>
          <w:rFonts w:ascii="Times New Roman" w:hAnsi="Times New Roman"/>
          <w:color w:val="000000"/>
          <w:spacing w:val="-4"/>
          <w:sz w:val="20"/>
          <w:szCs w:val="20"/>
        </w:rPr>
        <w:t>f</w:t>
      </w:r>
      <w:r>
        <w:rPr>
          <w:rFonts w:ascii="Times New Roman" w:hAnsi="Times New Roman"/>
          <w:color w:val="000000"/>
          <w:sz w:val="20"/>
          <w:szCs w:val="20"/>
        </w:rPr>
        <w:t>fenders.</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6410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8"/>
          <w:sz w:val="20"/>
          <w:szCs w:val="20"/>
        </w:rPr>
        <w:t xml:space="preserve"> </w:t>
      </w:r>
      <w:r>
        <w:rPr>
          <w:rFonts w:ascii="Times New Roman" w:hAnsi="Times New Roman"/>
          <w:b/>
          <w:bCs/>
          <w:color w:val="000000"/>
          <w:sz w:val="20"/>
          <w:szCs w:val="20"/>
        </w:rPr>
        <w:t>Administration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3"/>
          <w:sz w:val="20"/>
          <w:szCs w:val="20"/>
        </w:rPr>
        <w:t xml:space="preserve"> </w:t>
      </w:r>
      <w:r>
        <w:rPr>
          <w:rFonts w:ascii="Times New Roman" w:hAnsi="Times New Roman"/>
          <w:b/>
          <w:bCs/>
          <w:color w:val="000000"/>
          <w:sz w:val="20"/>
          <w:szCs w:val="20"/>
        </w:rPr>
        <w:t>Psychological</w:t>
      </w:r>
      <w:r>
        <w:rPr>
          <w:rFonts w:ascii="Times New Roman" w:hAnsi="Times New Roman"/>
          <w:b/>
          <w:bCs/>
          <w:color w:val="000000"/>
          <w:spacing w:val="-1"/>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 xml:space="preserve">ests..........................................................3(3-0)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sz w:val="20"/>
          <w:szCs w:val="20"/>
        </w:rPr>
      </w:pPr>
      <w:r>
        <w:rPr>
          <w:rFonts w:ascii="Times New Roman" w:hAnsi="Times New Roman"/>
          <w:color w:val="000000"/>
          <w:sz w:val="20"/>
          <w:szCs w:val="20"/>
        </w:rPr>
        <w:t>Supervised training in the administration, scoring and interpretation of tests of intelligence, aptitude, interest and personalit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CRJU 5600, 5610.</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 xml:space="preserve">CRJU 6420 — Interviewing and Counseling........................................................................3(3-0)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An examination of the purpose and principles of e</w:t>
      </w:r>
      <w:r>
        <w:rPr>
          <w:rFonts w:ascii="Times New Roman" w:hAnsi="Times New Roman"/>
          <w:color w:val="000000"/>
          <w:spacing w:val="-4"/>
          <w:sz w:val="20"/>
          <w:szCs w:val="20"/>
        </w:rPr>
        <w:t>f</w:t>
      </w:r>
      <w:r>
        <w:rPr>
          <w:rFonts w:ascii="Times New Roman" w:hAnsi="Times New Roman"/>
          <w:color w:val="000000"/>
          <w:sz w:val="20"/>
          <w:szCs w:val="20"/>
        </w:rPr>
        <w:t>fective interviewing.</w:t>
      </w:r>
      <w:r>
        <w:rPr>
          <w:rFonts w:ascii="Times New Roman" w:hAnsi="Times New Roman"/>
          <w:color w:val="000000"/>
          <w:spacing w:val="-11"/>
          <w:sz w:val="20"/>
          <w:szCs w:val="20"/>
        </w:rPr>
        <w:t xml:space="preserve"> </w:t>
      </w:r>
      <w:r>
        <w:rPr>
          <w:rFonts w:ascii="Times New Roman" w:hAnsi="Times New Roman"/>
          <w:color w:val="000000"/>
          <w:sz w:val="20"/>
          <w:szCs w:val="20"/>
        </w:rPr>
        <w:t>Analysis of individual problems and the process of problem-solving with criminal justice clients. Emphasis is placed on learning experiences to help unmotivated, involuntary clients.</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6430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6"/>
          <w:sz w:val="20"/>
          <w:szCs w:val="20"/>
        </w:rPr>
        <w:t xml:space="preserve"> </w:t>
      </w:r>
      <w:r>
        <w:rPr>
          <w:rFonts w:ascii="Times New Roman" w:hAnsi="Times New Roman"/>
          <w:b/>
          <w:bCs/>
          <w:color w:val="000000"/>
          <w:sz w:val="20"/>
          <w:szCs w:val="20"/>
        </w:rPr>
        <w:t>Rehabilitation</w:t>
      </w:r>
      <w:r>
        <w:rPr>
          <w:rFonts w:ascii="Times New Roman" w:hAnsi="Times New Roman"/>
          <w:b/>
          <w:bCs/>
          <w:color w:val="000000"/>
          <w:spacing w:val="6"/>
          <w:sz w:val="20"/>
          <w:szCs w:val="20"/>
        </w:rPr>
        <w:t xml:space="preserve"> </w:t>
      </w:r>
      <w:r>
        <w:rPr>
          <w:rFonts w:ascii="Times New Roman" w:hAnsi="Times New Roman"/>
          <w:b/>
          <w:bCs/>
          <w:color w:val="000000"/>
          <w:sz w:val="20"/>
          <w:szCs w:val="20"/>
        </w:rPr>
        <w:t>and</w:t>
      </w:r>
      <w:r>
        <w:rPr>
          <w:rFonts w:ascii="Times New Roman" w:hAnsi="Times New Roman"/>
          <w:b/>
          <w:bCs/>
          <w:color w:val="000000"/>
          <w:spacing w:val="2"/>
          <w:sz w:val="20"/>
          <w:szCs w:val="20"/>
        </w:rPr>
        <w:t xml:space="preserve"> </w:t>
      </w:r>
      <w:r>
        <w:rPr>
          <w:rFonts w:ascii="Times New Roman" w:hAnsi="Times New Roman"/>
          <w:b/>
          <w:bCs/>
          <w:color w:val="000000"/>
          <w:spacing w:val="-15"/>
          <w:sz w:val="20"/>
          <w:szCs w:val="20"/>
        </w:rPr>
        <w:t>T</w:t>
      </w:r>
      <w:r>
        <w:rPr>
          <w:rFonts w:ascii="Times New Roman" w:hAnsi="Times New Roman"/>
          <w:b/>
          <w:bCs/>
          <w:color w:val="000000"/>
          <w:spacing w:val="-4"/>
          <w:sz w:val="20"/>
          <w:szCs w:val="20"/>
        </w:rPr>
        <w:t>r</w:t>
      </w:r>
      <w:r>
        <w:rPr>
          <w:rFonts w:ascii="Times New Roman" w:hAnsi="Times New Roman"/>
          <w:b/>
          <w:bCs/>
          <w:color w:val="000000"/>
          <w:sz w:val="20"/>
          <w:szCs w:val="20"/>
        </w:rPr>
        <w:t xml:space="preserve">eatment.......................................................................3(3-0) </w:t>
      </w:r>
    </w:p>
    <w:p w:rsidR="0024381A" w:rsidRDefault="0024381A" w:rsidP="0024381A">
      <w:pPr>
        <w:widowControl w:val="0"/>
        <w:autoSpaceDE w:val="0"/>
        <w:autoSpaceDN w:val="0"/>
        <w:adjustRightInd w:val="0"/>
        <w:spacing w:before="26" w:after="0" w:line="250" w:lineRule="auto"/>
        <w:ind w:left="360" w:right="180" w:firstLine="0"/>
        <w:rPr>
          <w:rFonts w:ascii="Times New Roman" w:hAnsi="Times New Roman"/>
          <w:sz w:val="20"/>
          <w:szCs w:val="20"/>
        </w:rPr>
      </w:pPr>
      <w:r>
        <w:rPr>
          <w:rFonts w:ascii="Times New Roman" w:hAnsi="Times New Roman"/>
          <w:color w:val="000000"/>
          <w:sz w:val="20"/>
          <w:szCs w:val="20"/>
        </w:rPr>
        <w:t>Development of frame of reference for rational treatment of o</w:t>
      </w:r>
      <w:r>
        <w:rPr>
          <w:rFonts w:ascii="Times New Roman" w:hAnsi="Times New Roman"/>
          <w:color w:val="000000"/>
          <w:spacing w:val="-4"/>
          <w:sz w:val="20"/>
          <w:szCs w:val="20"/>
        </w:rPr>
        <w:t>f</w:t>
      </w:r>
      <w:r>
        <w:rPr>
          <w:rFonts w:ascii="Times New Roman" w:hAnsi="Times New Roman"/>
          <w:color w:val="000000"/>
          <w:sz w:val="20"/>
          <w:szCs w:val="20"/>
        </w:rPr>
        <w:t>fenders through description, examination and practice of treatment methods.</w:t>
      </w:r>
      <w:r>
        <w:rPr>
          <w:rFonts w:ascii="Times New Roman" w:hAnsi="Times New Roman"/>
          <w:color w:val="000000"/>
          <w:spacing w:val="-11"/>
          <w:sz w:val="20"/>
          <w:szCs w:val="20"/>
        </w:rPr>
        <w:t xml:space="preserve"> </w:t>
      </w:r>
      <w:r>
        <w:rPr>
          <w:rFonts w:ascii="Times New Roman" w:hAnsi="Times New Roman"/>
          <w:color w:val="000000"/>
          <w:sz w:val="20"/>
          <w:szCs w:val="20"/>
        </w:rPr>
        <w:t>Analysis of methods employed by corre</w:t>
      </w:r>
      <w:r>
        <w:rPr>
          <w:rFonts w:ascii="Times New Roman" w:hAnsi="Times New Roman"/>
          <w:color w:val="000000"/>
          <w:spacing w:val="-4"/>
          <w:sz w:val="20"/>
          <w:szCs w:val="20"/>
        </w:rPr>
        <w:t>c</w:t>
      </w:r>
      <w:r>
        <w:rPr>
          <w:rFonts w:ascii="Times New Roman" w:hAnsi="Times New Roman"/>
          <w:sz w:val="20"/>
          <w:szCs w:val="20"/>
        </w:rPr>
        <w:t>tional institutions to prepare inmates for reintegration into their  environment upon release.</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CRJU 6440 —   Management of Cor</w:t>
      </w:r>
      <w:r>
        <w:rPr>
          <w:rFonts w:ascii="Times New Roman" w:hAnsi="Times New Roman"/>
          <w:b/>
          <w:bCs/>
          <w:spacing w:val="-4"/>
          <w:sz w:val="20"/>
          <w:szCs w:val="20"/>
        </w:rPr>
        <w:t>r</w:t>
      </w:r>
      <w:r>
        <w:rPr>
          <w:rFonts w:ascii="Times New Roman" w:hAnsi="Times New Roman"/>
          <w:b/>
          <w:bCs/>
          <w:sz w:val="20"/>
          <w:szCs w:val="20"/>
        </w:rPr>
        <w:t>ectional Institutions.....................................3(3-0)</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An analysis of the o</w:t>
      </w:r>
      <w:r>
        <w:rPr>
          <w:rFonts w:ascii="Times New Roman" w:hAnsi="Times New Roman"/>
          <w:spacing w:val="-4"/>
          <w:sz w:val="20"/>
          <w:szCs w:val="20"/>
        </w:rPr>
        <w:t>r</w:t>
      </w:r>
      <w:r>
        <w:rPr>
          <w:rFonts w:ascii="Times New Roman" w:hAnsi="Times New Roman"/>
          <w:sz w:val="20"/>
          <w:szCs w:val="20"/>
        </w:rPr>
        <w:t>ganization and management of various types of correctional facilities. Focus is on personnel selection and training, legal and administrative requirements, securit</w:t>
      </w:r>
      <w:r>
        <w:rPr>
          <w:rFonts w:ascii="Times New Roman" w:hAnsi="Times New Roman"/>
          <w:spacing w:val="-13"/>
          <w:sz w:val="20"/>
          <w:szCs w:val="20"/>
        </w:rPr>
        <w:t>y</w:t>
      </w:r>
      <w:r>
        <w:rPr>
          <w:rFonts w:ascii="Times New Roman" w:hAnsi="Times New Roman"/>
          <w:sz w:val="20"/>
          <w:szCs w:val="20"/>
        </w:rPr>
        <w:t>, maintenance, program implementation and sta</w:t>
      </w:r>
      <w:r>
        <w:rPr>
          <w:rFonts w:ascii="Times New Roman" w:hAnsi="Times New Roman"/>
          <w:spacing w:val="-4"/>
          <w:sz w:val="20"/>
          <w:szCs w:val="20"/>
        </w:rPr>
        <w:t>f</w:t>
      </w:r>
      <w:r>
        <w:rPr>
          <w:rFonts w:ascii="Times New Roman" w:hAnsi="Times New Roman"/>
          <w:sz w:val="20"/>
          <w:szCs w:val="20"/>
        </w:rPr>
        <w:t>fing.</w:t>
      </w:r>
    </w:p>
    <w:p w:rsidR="00546EE7" w:rsidRDefault="00546EE7" w:rsidP="00546EE7">
      <w:pPr>
        <w:widowControl w:val="0"/>
        <w:autoSpaceDE w:val="0"/>
        <w:autoSpaceDN w:val="0"/>
        <w:adjustRightInd w:val="0"/>
        <w:spacing w:after="0" w:line="227" w:lineRule="exact"/>
        <w:ind w:left="360" w:right="180" w:firstLine="0"/>
        <w:jc w:val="both"/>
        <w:rPr>
          <w:rFonts w:ascii="Times New Roman" w:hAnsi="Times New Roman"/>
          <w:sz w:val="20"/>
          <w:szCs w:val="20"/>
        </w:rPr>
      </w:pPr>
      <w:r>
        <w:rPr>
          <w:rFonts w:ascii="Times New Roman" w:hAnsi="Times New Roman"/>
          <w:b/>
          <w:bCs/>
          <w:sz w:val="20"/>
          <w:szCs w:val="20"/>
        </w:rPr>
        <w:t>CRJU</w:t>
      </w:r>
      <w:r>
        <w:rPr>
          <w:rFonts w:ascii="Times New Roman" w:hAnsi="Times New Roman"/>
          <w:b/>
          <w:bCs/>
          <w:spacing w:val="3"/>
          <w:sz w:val="20"/>
          <w:szCs w:val="20"/>
        </w:rPr>
        <w:t xml:space="preserve"> </w:t>
      </w:r>
      <w:r>
        <w:rPr>
          <w:rFonts w:ascii="Times New Roman" w:hAnsi="Times New Roman"/>
          <w:b/>
          <w:bCs/>
          <w:sz w:val="20"/>
          <w:szCs w:val="20"/>
        </w:rPr>
        <w:t>7001</w:t>
      </w:r>
      <w:r>
        <w:rPr>
          <w:rFonts w:ascii="Times New Roman" w:hAnsi="Times New Roman"/>
          <w:b/>
          <w:bCs/>
          <w:spacing w:val="3"/>
          <w:sz w:val="20"/>
          <w:szCs w:val="20"/>
        </w:rPr>
        <w:t xml:space="preserve"> </w:t>
      </w:r>
      <w:r>
        <w:rPr>
          <w:rFonts w:ascii="Times New Roman" w:hAnsi="Times New Roman"/>
          <w:b/>
          <w:bCs/>
          <w:sz w:val="20"/>
          <w:szCs w:val="20"/>
        </w:rPr>
        <w:t xml:space="preserve">—  </w:t>
      </w:r>
      <w:r>
        <w:rPr>
          <w:rFonts w:ascii="Times New Roman" w:hAnsi="Times New Roman"/>
          <w:b/>
          <w:bCs/>
          <w:spacing w:val="5"/>
          <w:sz w:val="20"/>
          <w:szCs w:val="20"/>
        </w:rPr>
        <w:t xml:space="preserve"> </w:t>
      </w:r>
      <w:r>
        <w:rPr>
          <w:rFonts w:ascii="Times New Roman" w:hAnsi="Times New Roman"/>
          <w:b/>
          <w:bCs/>
          <w:sz w:val="20"/>
          <w:szCs w:val="20"/>
        </w:rPr>
        <w:t>Thesis</w:t>
      </w:r>
      <w:r>
        <w:rPr>
          <w:rFonts w:ascii="Times New Roman" w:hAnsi="Times New Roman"/>
          <w:b/>
          <w:bCs/>
          <w:spacing w:val="3"/>
          <w:sz w:val="20"/>
          <w:szCs w:val="20"/>
        </w:rPr>
        <w:t xml:space="preserve"> </w:t>
      </w:r>
      <w:r>
        <w:rPr>
          <w:rFonts w:ascii="Times New Roman" w:hAnsi="Times New Roman"/>
          <w:b/>
          <w:bCs/>
          <w:sz w:val="20"/>
          <w:szCs w:val="20"/>
        </w:rPr>
        <w:t>Semina</w:t>
      </w:r>
      <w:r>
        <w:rPr>
          <w:rFonts w:ascii="Times New Roman" w:hAnsi="Times New Roman"/>
          <w:b/>
          <w:bCs/>
          <w:spacing w:val="-18"/>
          <w:sz w:val="20"/>
          <w:szCs w:val="20"/>
        </w:rPr>
        <w:t>r</w:t>
      </w:r>
      <w:r>
        <w:rPr>
          <w:rFonts w:ascii="Times New Roman" w:hAnsi="Times New Roman"/>
          <w:b/>
          <w:bCs/>
          <w:sz w:val="20"/>
          <w:szCs w:val="20"/>
        </w:rPr>
        <w:t>...........................................................................................3(3-0)</w:t>
      </w:r>
    </w:p>
    <w:p w:rsidR="00546EE7"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sz w:val="20"/>
          <w:szCs w:val="20"/>
        </w:rPr>
      </w:pPr>
      <w:r>
        <w:rPr>
          <w:rFonts w:ascii="Times New Roman" w:hAnsi="Times New Roman"/>
          <w:sz w:val="20"/>
          <w:szCs w:val="20"/>
        </w:rPr>
        <w:t>The purpose of the thesis is to apply theories and techniques to relevant questions in the discipline of criminal justice. Students should pose the research question in the context of the po- lice, the courts or corrections.</w:t>
      </w:r>
      <w:r>
        <w:rPr>
          <w:rFonts w:ascii="Times New Roman" w:hAnsi="Times New Roman"/>
          <w:spacing w:val="-3"/>
          <w:sz w:val="20"/>
          <w:szCs w:val="20"/>
        </w:rPr>
        <w:t xml:space="preserve"> </w:t>
      </w:r>
      <w:r>
        <w:rPr>
          <w:rFonts w:ascii="Times New Roman" w:hAnsi="Times New Roman"/>
          <w:sz w:val="20"/>
          <w:szCs w:val="20"/>
        </w:rPr>
        <w:t>The thesis topic must be approved and evaluated by the</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adviso</w:t>
      </w:r>
      <w:r>
        <w:rPr>
          <w:rFonts w:ascii="Times New Roman" w:hAnsi="Times New Roman"/>
          <w:spacing w:val="-11"/>
          <w:sz w:val="20"/>
          <w:szCs w:val="20"/>
        </w:rPr>
        <w:t>r</w:t>
      </w:r>
      <w:r>
        <w:rPr>
          <w:rFonts w:ascii="Times New Roman" w:hAnsi="Times New Roman"/>
          <w:sz w:val="20"/>
          <w:szCs w:val="20"/>
        </w:rPr>
        <w:t xml:space="preserve">.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successful completion of comp</w:t>
      </w:r>
      <w:r>
        <w:rPr>
          <w:rFonts w:ascii="Times New Roman" w:hAnsi="Times New Roman"/>
          <w:i/>
          <w:iCs/>
          <w:spacing w:val="-7"/>
          <w:sz w:val="20"/>
          <w:szCs w:val="20"/>
        </w:rPr>
        <w:t>re</w:t>
      </w:r>
      <w:r>
        <w:rPr>
          <w:rFonts w:ascii="Times New Roman" w:hAnsi="Times New Roman"/>
          <w:i/>
          <w:iCs/>
          <w:sz w:val="20"/>
          <w:szCs w:val="20"/>
        </w:rPr>
        <w:t>hensive examination.</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7"/>
          <w:sz w:val="20"/>
          <w:szCs w:val="20"/>
        </w:rPr>
        <w:t xml:space="preserve"> </w:t>
      </w:r>
      <w:r>
        <w:rPr>
          <w:rFonts w:ascii="Times New Roman" w:hAnsi="Times New Roman"/>
          <w:b/>
          <w:bCs/>
          <w:sz w:val="20"/>
          <w:szCs w:val="20"/>
        </w:rPr>
        <w:t>7002</w:t>
      </w:r>
      <w:r>
        <w:rPr>
          <w:rFonts w:ascii="Times New Roman" w:hAnsi="Times New Roman"/>
          <w:b/>
          <w:bCs/>
          <w:spacing w:val="7"/>
          <w:sz w:val="20"/>
          <w:szCs w:val="20"/>
        </w:rPr>
        <w:t xml:space="preserve"> </w:t>
      </w:r>
      <w:r>
        <w:rPr>
          <w:rFonts w:ascii="Times New Roman" w:hAnsi="Times New Roman"/>
          <w:b/>
          <w:bCs/>
          <w:sz w:val="20"/>
          <w:szCs w:val="20"/>
        </w:rPr>
        <w:t xml:space="preserve">—  </w:t>
      </w:r>
      <w:r>
        <w:rPr>
          <w:rFonts w:ascii="Times New Roman" w:hAnsi="Times New Roman"/>
          <w:b/>
          <w:bCs/>
          <w:spacing w:val="3"/>
          <w:sz w:val="20"/>
          <w:szCs w:val="20"/>
        </w:rPr>
        <w:t xml:space="preserve"> </w:t>
      </w:r>
      <w:r>
        <w:rPr>
          <w:rFonts w:ascii="Times New Roman" w:hAnsi="Times New Roman"/>
          <w:b/>
          <w:bCs/>
          <w:sz w:val="20"/>
          <w:szCs w:val="20"/>
        </w:rPr>
        <w:t>Thesis...................................................................3(3-0)</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i/>
          <w:sz w:val="20"/>
          <w:szCs w:val="20"/>
        </w:rPr>
      </w:pPr>
      <w:r w:rsidRPr="00BE0F70">
        <w:rPr>
          <w:rFonts w:ascii="Times New Roman" w:hAnsi="Times New Roman"/>
          <w:i/>
          <w:sz w:val="20"/>
          <w:szCs w:val="20"/>
        </w:rPr>
        <w:t>Prerequisite:</w:t>
      </w:r>
      <w:r w:rsidRPr="00BE0F70">
        <w:rPr>
          <w:rFonts w:ascii="Times New Roman" w:hAnsi="Times New Roman"/>
          <w:i/>
          <w:spacing w:val="-11"/>
          <w:sz w:val="20"/>
          <w:szCs w:val="20"/>
        </w:rPr>
        <w:t xml:space="preserve"> CRJU 7001</w:t>
      </w:r>
      <w:r w:rsidRPr="00BE0F70">
        <w:rPr>
          <w:rFonts w:ascii="Times New Roman" w:hAnsi="Times New Roman"/>
          <w:i/>
          <w:sz w:val="20"/>
          <w:szCs w:val="20"/>
        </w:rPr>
        <w:t>.</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1"/>
          <w:sz w:val="20"/>
          <w:szCs w:val="20"/>
        </w:rPr>
        <w:t xml:space="preserve"> </w:t>
      </w:r>
      <w:r>
        <w:rPr>
          <w:rFonts w:ascii="Times New Roman" w:hAnsi="Times New Roman"/>
          <w:b/>
          <w:bCs/>
          <w:sz w:val="20"/>
          <w:szCs w:val="20"/>
        </w:rPr>
        <w:t>7003</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echnology</w:t>
      </w:r>
      <w:r>
        <w:rPr>
          <w:rFonts w:ascii="Times New Roman" w:hAnsi="Times New Roman"/>
          <w:b/>
          <w:bCs/>
          <w:spacing w:val="1"/>
          <w:sz w:val="20"/>
          <w:szCs w:val="20"/>
        </w:rPr>
        <w:t xml:space="preserve"> </w:t>
      </w:r>
      <w:r>
        <w:rPr>
          <w:rFonts w:ascii="Times New Roman" w:hAnsi="Times New Roman"/>
          <w:b/>
          <w:bCs/>
          <w:sz w:val="20"/>
          <w:szCs w:val="20"/>
        </w:rPr>
        <w:t>and</w:t>
      </w:r>
      <w:r>
        <w:rPr>
          <w:rFonts w:ascii="Times New Roman" w:hAnsi="Times New Roman"/>
          <w:b/>
          <w:bCs/>
          <w:spacing w:val="1"/>
          <w:sz w:val="20"/>
          <w:szCs w:val="20"/>
        </w:rPr>
        <w:t xml:space="preserve"> </w:t>
      </w:r>
      <w:r>
        <w:rPr>
          <w:rFonts w:ascii="Times New Roman" w:hAnsi="Times New Roman"/>
          <w:b/>
          <w:bCs/>
          <w:sz w:val="20"/>
          <w:szCs w:val="20"/>
        </w:rPr>
        <w:t>Criminal</w:t>
      </w:r>
      <w:r>
        <w:rPr>
          <w:rFonts w:ascii="Times New Roman" w:hAnsi="Times New Roman"/>
          <w:b/>
          <w:bCs/>
          <w:spacing w:val="1"/>
          <w:sz w:val="20"/>
          <w:szCs w:val="20"/>
        </w:rPr>
        <w:t xml:space="preserve"> </w:t>
      </w:r>
      <w:r>
        <w:rPr>
          <w:rFonts w:ascii="Times New Roman" w:hAnsi="Times New Roman"/>
          <w:b/>
          <w:bCs/>
          <w:sz w:val="20"/>
          <w:szCs w:val="20"/>
        </w:rPr>
        <w:t xml:space="preserve">Justice........................3(3-0)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familiarizes graduate students with the various uses of technology in the criminal justice system and raises ethical and legal issues with its use.</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8"/>
          <w:sz w:val="20"/>
          <w:szCs w:val="20"/>
        </w:rPr>
        <w:t xml:space="preserve"> </w:t>
      </w:r>
      <w:r>
        <w:rPr>
          <w:rFonts w:ascii="Times New Roman" w:hAnsi="Times New Roman"/>
          <w:b/>
          <w:bCs/>
          <w:sz w:val="20"/>
          <w:szCs w:val="20"/>
        </w:rPr>
        <w:t>7004</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z w:val="20"/>
          <w:szCs w:val="20"/>
        </w:rPr>
        <w:t>Criminal</w:t>
      </w:r>
      <w:r>
        <w:rPr>
          <w:rFonts w:ascii="Times New Roman" w:hAnsi="Times New Roman"/>
          <w:b/>
          <w:bCs/>
          <w:spacing w:val="8"/>
          <w:sz w:val="20"/>
          <w:szCs w:val="20"/>
        </w:rPr>
        <w:t xml:space="preserve"> </w:t>
      </w:r>
      <w:r>
        <w:rPr>
          <w:rFonts w:ascii="Times New Roman" w:hAnsi="Times New Roman"/>
          <w:b/>
          <w:bCs/>
          <w:sz w:val="20"/>
          <w:szCs w:val="20"/>
        </w:rPr>
        <w:t>Justice</w:t>
      </w:r>
      <w:r>
        <w:rPr>
          <w:rFonts w:ascii="Times New Roman" w:hAnsi="Times New Roman"/>
          <w:b/>
          <w:bCs/>
          <w:spacing w:val="8"/>
          <w:sz w:val="20"/>
          <w:szCs w:val="20"/>
        </w:rPr>
        <w:t xml:space="preserve"> </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ogram Evaluation...............3(3-0)</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pacing w:val="-3"/>
          <w:sz w:val="20"/>
          <w:szCs w:val="20"/>
        </w:rPr>
      </w:pPr>
      <w:r>
        <w:rPr>
          <w:rFonts w:ascii="Times New Roman" w:hAnsi="Times New Roman"/>
          <w:b/>
          <w:bCs/>
          <w:sz w:val="20"/>
          <w:szCs w:val="20"/>
        </w:rPr>
        <w:t xml:space="preserve"> </w:t>
      </w:r>
      <w:r>
        <w:rPr>
          <w:rFonts w:ascii="Times New Roman" w:hAnsi="Times New Roman"/>
          <w:sz w:val="20"/>
          <w:szCs w:val="20"/>
        </w:rPr>
        <w:t>This course is designed to familiarize students with techniques that are utilized in evaluating the e</w:t>
      </w:r>
      <w:r>
        <w:rPr>
          <w:rFonts w:ascii="Times New Roman" w:hAnsi="Times New Roman"/>
          <w:spacing w:val="-4"/>
          <w:sz w:val="20"/>
          <w:szCs w:val="20"/>
        </w:rPr>
        <w:t>f</w:t>
      </w:r>
      <w:r>
        <w:rPr>
          <w:rFonts w:ascii="Times New Roman" w:hAnsi="Times New Roman"/>
          <w:sz w:val="20"/>
          <w:szCs w:val="20"/>
        </w:rPr>
        <w:t>fectiveness of public programs and policies.</w:t>
      </w:r>
      <w:r>
        <w:rPr>
          <w:rFonts w:ascii="Times New Roman" w:hAnsi="Times New Roman"/>
          <w:spacing w:val="-3"/>
          <w:sz w:val="20"/>
          <w:szCs w:val="20"/>
        </w:rPr>
        <w:t xml:space="preserve">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FOSC</w:t>
      </w:r>
      <w:r>
        <w:rPr>
          <w:rFonts w:ascii="Times New Roman" w:hAnsi="Times New Roman"/>
          <w:b/>
          <w:bCs/>
          <w:spacing w:val="5"/>
          <w:sz w:val="20"/>
          <w:szCs w:val="20"/>
        </w:rPr>
        <w:t xml:space="preserve"> </w:t>
      </w:r>
      <w:r>
        <w:rPr>
          <w:rFonts w:ascii="Times New Roman" w:hAnsi="Times New Roman"/>
          <w:b/>
          <w:bCs/>
          <w:sz w:val="20"/>
          <w:szCs w:val="20"/>
        </w:rPr>
        <w:t>6001</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Survey</w:t>
      </w:r>
      <w:r>
        <w:rPr>
          <w:rFonts w:ascii="Times New Roman" w:hAnsi="Times New Roman"/>
          <w:b/>
          <w:bCs/>
          <w:spacing w:val="5"/>
          <w:sz w:val="20"/>
          <w:szCs w:val="20"/>
        </w:rPr>
        <w:t xml:space="preserve"> </w:t>
      </w:r>
      <w:r>
        <w:rPr>
          <w:rFonts w:ascii="Times New Roman" w:hAnsi="Times New Roman"/>
          <w:b/>
          <w:bCs/>
          <w:sz w:val="20"/>
          <w:szCs w:val="20"/>
        </w:rPr>
        <w:t>of</w:t>
      </w:r>
      <w:r>
        <w:rPr>
          <w:rFonts w:ascii="Times New Roman" w:hAnsi="Times New Roman"/>
          <w:b/>
          <w:bCs/>
          <w:spacing w:val="-6"/>
          <w:sz w:val="20"/>
          <w:szCs w:val="20"/>
        </w:rPr>
        <w:t xml:space="preserve"> </w:t>
      </w:r>
      <w:r>
        <w:rPr>
          <w:rFonts w:ascii="Times New Roman" w:hAnsi="Times New Roman"/>
          <w:b/>
          <w:bCs/>
          <w:sz w:val="20"/>
          <w:szCs w:val="20"/>
        </w:rPr>
        <w:t>Advanced</w:t>
      </w:r>
      <w:r>
        <w:rPr>
          <w:rFonts w:ascii="Times New Roman" w:hAnsi="Times New Roman"/>
          <w:b/>
          <w:bCs/>
          <w:spacing w:val="5"/>
          <w:sz w:val="20"/>
          <w:szCs w:val="20"/>
        </w:rPr>
        <w:t xml:space="preserve"> </w:t>
      </w: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w:t>
      </w:r>
      <w:r>
        <w:rPr>
          <w:rFonts w:ascii="Times New Roman" w:hAnsi="Times New Roman"/>
          <w:b/>
          <w:bCs/>
          <w:spacing w:val="6"/>
          <w:sz w:val="20"/>
          <w:szCs w:val="20"/>
        </w:rPr>
        <w:t xml:space="preserve"> </w:t>
      </w:r>
      <w:r>
        <w:rPr>
          <w:rFonts w:ascii="Times New Roman" w:hAnsi="Times New Roman"/>
          <w:b/>
          <w:bCs/>
          <w:sz w:val="20"/>
          <w:szCs w:val="20"/>
        </w:rPr>
        <w:t>Science................3(3-1)</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An introductory survey of forensic sciences, including criminalistics, investigation and identification, and methods of crime laboratory analysis for crime scene investigators and security o</w:t>
      </w:r>
      <w:r>
        <w:rPr>
          <w:rFonts w:ascii="Times New Roman" w:hAnsi="Times New Roman"/>
          <w:spacing w:val="-4"/>
          <w:sz w:val="20"/>
          <w:szCs w:val="20"/>
        </w:rPr>
        <w:t>f</w:t>
      </w:r>
      <w:r>
        <w:rPr>
          <w:rFonts w:ascii="Times New Roman" w:hAnsi="Times New Roman"/>
          <w:sz w:val="20"/>
          <w:szCs w:val="20"/>
        </w:rPr>
        <w:t>ficers.</w:t>
      </w:r>
      <w:r>
        <w:rPr>
          <w:rFonts w:ascii="Times New Roman" w:hAnsi="Times New Roman"/>
          <w:spacing w:val="-4"/>
          <w:sz w:val="20"/>
          <w:szCs w:val="20"/>
        </w:rPr>
        <w:t xml:space="preserve"> </w:t>
      </w:r>
      <w:r>
        <w:rPr>
          <w:rFonts w:ascii="Times New Roman" w:hAnsi="Times New Roman"/>
          <w:sz w:val="20"/>
          <w:szCs w:val="20"/>
        </w:rPr>
        <w:t>The course is not required if the student has taken at least two unde</w:t>
      </w:r>
      <w:r>
        <w:rPr>
          <w:rFonts w:ascii="Times New Roman" w:hAnsi="Times New Roman"/>
          <w:spacing w:val="-4"/>
          <w:sz w:val="20"/>
          <w:szCs w:val="20"/>
        </w:rPr>
        <w:t>r</w:t>
      </w:r>
      <w:r>
        <w:rPr>
          <w:rFonts w:ascii="Times New Roman" w:hAnsi="Times New Roman"/>
          <w:sz w:val="20"/>
          <w:szCs w:val="20"/>
        </w:rPr>
        <w:t>graduate courses in criminalistics (FOSC 2100.01) and crime scene investigation and identification (FOSC 3000.01) or their equivalents or with Instructo</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permission</w:t>
      </w:r>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FOSC</w:t>
      </w:r>
      <w:r>
        <w:rPr>
          <w:rFonts w:ascii="Times New Roman" w:hAnsi="Times New Roman"/>
          <w:b/>
          <w:bCs/>
          <w:spacing w:val="7"/>
          <w:sz w:val="20"/>
          <w:szCs w:val="20"/>
        </w:rPr>
        <w:t xml:space="preserve"> </w:t>
      </w:r>
      <w:r>
        <w:rPr>
          <w:rFonts w:ascii="Times New Roman" w:hAnsi="Times New Roman"/>
          <w:b/>
          <w:bCs/>
          <w:sz w:val="20"/>
          <w:szCs w:val="20"/>
        </w:rPr>
        <w:t>6002</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7"/>
          <w:sz w:val="20"/>
          <w:szCs w:val="20"/>
        </w:rPr>
        <w:t xml:space="preserve"> </w:t>
      </w:r>
      <w:r>
        <w:rPr>
          <w:rFonts w:ascii="Times New Roman" w:hAnsi="Times New Roman"/>
          <w:b/>
          <w:bCs/>
          <w:sz w:val="20"/>
          <w:szCs w:val="20"/>
        </w:rPr>
        <w:t>Criminalistics</w:t>
      </w:r>
      <w:r>
        <w:rPr>
          <w:rFonts w:ascii="Times New Roman" w:hAnsi="Times New Roman"/>
          <w:b/>
          <w:bCs/>
          <w:spacing w:val="7"/>
          <w:sz w:val="20"/>
          <w:szCs w:val="20"/>
        </w:rPr>
        <w:t xml:space="preserve"> </w:t>
      </w:r>
      <w:r>
        <w:rPr>
          <w:rFonts w:ascii="Times New Roman" w:hAnsi="Times New Roman"/>
          <w:b/>
          <w:bCs/>
          <w:sz w:val="20"/>
          <w:szCs w:val="20"/>
        </w:rPr>
        <w:t>(w/lab)......................3(1-4)</w:t>
      </w:r>
    </w:p>
    <w:p w:rsidR="009A66D8" w:rsidRDefault="009A66D8" w:rsidP="00546EE7">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sectPr w:rsidR="009A66D8" w:rsidSect="00FB5121">
          <w:headerReference w:type="even" r:id="rId39"/>
          <w:pgSz w:w="12240" w:h="15840" w:code="1"/>
          <w:pgMar w:top="720" w:right="720" w:bottom="288" w:left="1440" w:header="720" w:footer="288" w:gutter="0"/>
          <w:cols w:space="720"/>
          <w:docGrid w:linePitch="360"/>
        </w:sectPr>
      </w:pPr>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advanced course is a continuation of the theories and practices of methods used in the analysis of class-type physical evidence. Laboratory report is required for credit.</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FOSC 6008 —</w:t>
      </w:r>
      <w:r>
        <w:rPr>
          <w:rFonts w:ascii="Times New Roman" w:hAnsi="Times New Roman"/>
          <w:b/>
          <w:bCs/>
          <w:spacing w:val="-11"/>
          <w:sz w:val="20"/>
          <w:szCs w:val="20"/>
        </w:rPr>
        <w:t xml:space="preserve"> </w:t>
      </w:r>
      <w:r>
        <w:rPr>
          <w:rFonts w:ascii="Times New Roman" w:hAnsi="Times New Roman"/>
          <w:b/>
          <w:bCs/>
          <w:sz w:val="20"/>
          <w:szCs w:val="20"/>
        </w:rPr>
        <w:t>Advanced DNA</w:t>
      </w:r>
      <w:r>
        <w:rPr>
          <w:rFonts w:ascii="Times New Roman" w:hAnsi="Times New Roman"/>
          <w:b/>
          <w:bCs/>
          <w:spacing w:val="-15"/>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echnology (w/lab)..................3(2-2)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is an extension of a previous course (FOSC 4010.01) to include advanced technologies for DNA</w:t>
      </w:r>
      <w:r>
        <w:rPr>
          <w:rFonts w:ascii="Times New Roman" w:hAnsi="Times New Roman"/>
          <w:spacing w:val="-11"/>
          <w:sz w:val="20"/>
          <w:szCs w:val="20"/>
        </w:rPr>
        <w:t xml:space="preserve"> </w:t>
      </w:r>
      <w:r>
        <w:rPr>
          <w:rFonts w:ascii="Times New Roman" w:hAnsi="Times New Roman"/>
          <w:sz w:val="20"/>
          <w:szCs w:val="20"/>
        </w:rPr>
        <w:t>identification. It contains current theories and practices of DNA</w:t>
      </w:r>
      <w:r>
        <w:rPr>
          <w:rFonts w:ascii="Times New Roman" w:hAnsi="Times New Roman"/>
          <w:spacing w:val="-11"/>
          <w:sz w:val="20"/>
          <w:szCs w:val="20"/>
        </w:rPr>
        <w:t xml:space="preserve"> </w:t>
      </w:r>
      <w:r>
        <w:rPr>
          <w:rFonts w:ascii="Times New Roman" w:hAnsi="Times New Roman"/>
          <w:sz w:val="20"/>
          <w:szCs w:val="20"/>
        </w:rPr>
        <w:t>polymo</w:t>
      </w:r>
      <w:r>
        <w:rPr>
          <w:rFonts w:ascii="Times New Roman" w:hAnsi="Times New Roman"/>
          <w:spacing w:val="-4"/>
          <w:sz w:val="20"/>
          <w:szCs w:val="20"/>
        </w:rPr>
        <w:t>r</w:t>
      </w:r>
      <w:r>
        <w:rPr>
          <w:rFonts w:ascii="Times New Roman" w:hAnsi="Times New Roman"/>
          <w:sz w:val="20"/>
          <w:szCs w:val="20"/>
        </w:rPr>
        <w:t>phism, RFL</w:t>
      </w:r>
      <w:r>
        <w:rPr>
          <w:rFonts w:ascii="Times New Roman" w:hAnsi="Times New Roman"/>
          <w:spacing w:val="-22"/>
          <w:sz w:val="20"/>
          <w:szCs w:val="20"/>
        </w:rPr>
        <w:t>P</w:t>
      </w:r>
      <w:r>
        <w:rPr>
          <w:rFonts w:ascii="Times New Roman" w:hAnsi="Times New Roman"/>
          <w:sz w:val="20"/>
          <w:szCs w:val="20"/>
        </w:rPr>
        <w:t>, polymerase chain reaction and DNA</w:t>
      </w:r>
      <w:r>
        <w:rPr>
          <w:rFonts w:ascii="Times New Roman" w:hAnsi="Times New Roman"/>
          <w:spacing w:val="-11"/>
          <w:sz w:val="20"/>
          <w:szCs w:val="20"/>
        </w:rPr>
        <w:t xml:space="preserve"> </w:t>
      </w:r>
      <w:r>
        <w:rPr>
          <w:rFonts w:ascii="Times New Roman" w:hAnsi="Times New Roman"/>
          <w:sz w:val="20"/>
          <w:szCs w:val="20"/>
        </w:rPr>
        <w:t>sequencing.</w:t>
      </w:r>
      <w:r>
        <w:rPr>
          <w:rFonts w:ascii="Times New Roman" w:hAnsi="Times New Roman"/>
          <w:spacing w:val="-4"/>
          <w:sz w:val="20"/>
          <w:szCs w:val="20"/>
        </w:rPr>
        <w:t xml:space="preserve"> </w:t>
      </w:r>
      <w:r>
        <w:rPr>
          <w:rFonts w:ascii="Times New Roman" w:hAnsi="Times New Roman"/>
          <w:sz w:val="20"/>
          <w:szCs w:val="20"/>
        </w:rPr>
        <w:t>The course begins with the conventional knowledge as well as practices of the chemistry and physical properties of DNA. Both the structures and functions of DNA</w:t>
      </w:r>
      <w:r>
        <w:rPr>
          <w:rFonts w:ascii="Times New Roman" w:hAnsi="Times New Roman"/>
          <w:spacing w:val="-11"/>
          <w:sz w:val="20"/>
          <w:szCs w:val="20"/>
        </w:rPr>
        <w:t xml:space="preserve"> </w:t>
      </w:r>
      <w:r>
        <w:rPr>
          <w:rFonts w:ascii="Times New Roman" w:hAnsi="Times New Roman"/>
          <w:sz w:val="20"/>
          <w:szCs w:val="20"/>
        </w:rPr>
        <w:t>are inclusive.</w:t>
      </w:r>
      <w:r>
        <w:rPr>
          <w:rFonts w:ascii="Times New Roman" w:hAnsi="Times New Roman"/>
          <w:spacing w:val="-3"/>
          <w:sz w:val="20"/>
          <w:szCs w:val="20"/>
        </w:rPr>
        <w:t xml:space="preserve"> </w:t>
      </w:r>
      <w:r>
        <w:rPr>
          <w:rFonts w:ascii="Times New Roman" w:hAnsi="Times New Roman"/>
          <w:sz w:val="20"/>
          <w:szCs w:val="20"/>
        </w:rPr>
        <w:t>The current use of DNA</w:t>
      </w:r>
      <w:r>
        <w:rPr>
          <w:rFonts w:ascii="Times New Roman" w:hAnsi="Times New Roman"/>
          <w:spacing w:val="-11"/>
          <w:sz w:val="20"/>
          <w:szCs w:val="20"/>
        </w:rPr>
        <w:t xml:space="preserve"> </w:t>
      </w:r>
      <w:r>
        <w:rPr>
          <w:rFonts w:ascii="Times New Roman" w:hAnsi="Times New Roman"/>
          <w:sz w:val="20"/>
          <w:szCs w:val="20"/>
        </w:rPr>
        <w:t>technology in court has reached such a degree of sophistication that the conventional biochemical knowledge of DNA</w:t>
      </w:r>
      <w:r>
        <w:rPr>
          <w:rFonts w:ascii="Times New Roman" w:hAnsi="Times New Roman"/>
          <w:spacing w:val="-11"/>
          <w:sz w:val="20"/>
          <w:szCs w:val="20"/>
        </w:rPr>
        <w:t xml:space="preserve"> </w:t>
      </w:r>
      <w:r>
        <w:rPr>
          <w:rFonts w:ascii="Times New Roman" w:hAnsi="Times New Roman"/>
          <w:sz w:val="20"/>
          <w:szCs w:val="20"/>
        </w:rPr>
        <w:t>must be recultivated in the forensic setting. Laboratory report is required for credit.</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FOSC 6009 —</w:t>
      </w:r>
      <w:r>
        <w:rPr>
          <w:rFonts w:ascii="Times New Roman" w:hAnsi="Times New Roman"/>
          <w:b/>
          <w:bCs/>
          <w:spacing w:val="-11"/>
          <w:sz w:val="20"/>
          <w:szCs w:val="20"/>
        </w:rPr>
        <w:t xml:space="preserve"> </w:t>
      </w:r>
      <w:r>
        <w:rPr>
          <w:rFonts w:ascii="Times New Roman" w:hAnsi="Times New Roman"/>
          <w:b/>
          <w:bCs/>
          <w:sz w:val="20"/>
          <w:szCs w:val="20"/>
        </w:rPr>
        <w:t>Advanced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oxicology (w/lab)...............................3(2-2)</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course emphasizes the detection and quantization of drugs and ino</w:t>
      </w:r>
      <w:r>
        <w:rPr>
          <w:rFonts w:ascii="Times New Roman" w:hAnsi="Times New Roman"/>
          <w:spacing w:val="-4"/>
          <w:sz w:val="20"/>
          <w:szCs w:val="20"/>
        </w:rPr>
        <w:t>r</w:t>
      </w:r>
      <w:r>
        <w:rPr>
          <w:rFonts w:ascii="Times New Roman" w:hAnsi="Times New Roman"/>
          <w:sz w:val="20"/>
          <w:szCs w:val="20"/>
        </w:rPr>
        <w:t>ganic toxins by using advanced theory and practice of analytical, o</w:t>
      </w:r>
      <w:r>
        <w:rPr>
          <w:rFonts w:ascii="Times New Roman" w:hAnsi="Times New Roman"/>
          <w:spacing w:val="-4"/>
          <w:sz w:val="20"/>
          <w:szCs w:val="20"/>
        </w:rPr>
        <w:t>r</w:t>
      </w:r>
      <w:r>
        <w:rPr>
          <w:rFonts w:ascii="Times New Roman" w:hAnsi="Times New Roman"/>
          <w:sz w:val="20"/>
          <w:szCs w:val="20"/>
        </w:rPr>
        <w:t>ganic and ino</w:t>
      </w:r>
      <w:r>
        <w:rPr>
          <w:rFonts w:ascii="Times New Roman" w:hAnsi="Times New Roman"/>
          <w:spacing w:val="-4"/>
          <w:sz w:val="20"/>
          <w:szCs w:val="20"/>
        </w:rPr>
        <w:t>r</w:t>
      </w:r>
      <w:r>
        <w:rPr>
          <w:rFonts w:ascii="Times New Roman" w:hAnsi="Times New Roman"/>
          <w:sz w:val="20"/>
          <w:szCs w:val="20"/>
        </w:rPr>
        <w:t>ganic chemical analyses and instrumental methods.</w:t>
      </w:r>
      <w:r>
        <w:rPr>
          <w:rFonts w:ascii="Times New Roman" w:hAnsi="Times New Roman"/>
          <w:spacing w:val="-4"/>
          <w:sz w:val="20"/>
          <w:szCs w:val="20"/>
        </w:rPr>
        <w:t xml:space="preserve"> </w:t>
      </w:r>
      <w:r>
        <w:rPr>
          <w:rFonts w:ascii="Times New Roman" w:hAnsi="Times New Roman"/>
          <w:sz w:val="20"/>
          <w:szCs w:val="20"/>
        </w:rPr>
        <w:t>The course draws attention to the e</w:t>
      </w:r>
      <w:r>
        <w:rPr>
          <w:rFonts w:ascii="Times New Roman" w:hAnsi="Times New Roman"/>
          <w:spacing w:val="-4"/>
          <w:sz w:val="20"/>
          <w:szCs w:val="20"/>
        </w:rPr>
        <w:t>f</w:t>
      </w:r>
      <w:r>
        <w:rPr>
          <w:rFonts w:ascii="Times New Roman" w:hAnsi="Times New Roman"/>
          <w:sz w:val="20"/>
          <w:szCs w:val="20"/>
        </w:rPr>
        <w:t>fects of drugs and alcohol and to the current practice of breath testing using an intoxilize</w:t>
      </w:r>
      <w:r>
        <w:rPr>
          <w:rFonts w:ascii="Times New Roman" w:hAnsi="Times New Roman"/>
          <w:spacing w:val="-11"/>
          <w:sz w:val="20"/>
          <w:szCs w:val="20"/>
        </w:rPr>
        <w:t>r</w:t>
      </w:r>
      <w:r>
        <w:rPr>
          <w:rFonts w:ascii="Times New Roman" w:hAnsi="Times New Roman"/>
          <w:sz w:val="20"/>
          <w:szCs w:val="20"/>
        </w:rPr>
        <w:t>. Finall</w:t>
      </w:r>
      <w:r>
        <w:rPr>
          <w:rFonts w:ascii="Times New Roman" w:hAnsi="Times New Roman"/>
          <w:spacing w:val="-13"/>
          <w:sz w:val="20"/>
          <w:szCs w:val="20"/>
        </w:rPr>
        <w:t>y</w:t>
      </w:r>
      <w:r>
        <w:rPr>
          <w:rFonts w:ascii="Times New Roman" w:hAnsi="Times New Roman"/>
          <w:sz w:val="20"/>
          <w:szCs w:val="20"/>
        </w:rPr>
        <w:t>, this course examines current theories of drug abuse from toxicolog</w:t>
      </w:r>
      <w:r>
        <w:rPr>
          <w:rFonts w:ascii="Times New Roman" w:hAnsi="Times New Roman"/>
          <w:spacing w:val="-13"/>
          <w:sz w:val="20"/>
          <w:szCs w:val="20"/>
        </w:rPr>
        <w:t>y</w:t>
      </w:r>
      <w:r>
        <w:rPr>
          <w:rFonts w:ascii="Times New Roman" w:hAnsi="Times New Roman"/>
          <w:sz w:val="20"/>
          <w:szCs w:val="20"/>
        </w:rPr>
        <w:t>, pathology and pharmacology of drugs. Laboratory report is required for credit.</w:t>
      </w:r>
    </w:p>
    <w:p w:rsidR="00546EE7" w:rsidRDefault="00546EE7" w:rsidP="00546EE7">
      <w:pPr>
        <w:widowControl w:val="0"/>
        <w:autoSpaceDE w:val="0"/>
        <w:autoSpaceDN w:val="0"/>
        <w:adjustRightInd w:val="0"/>
        <w:spacing w:after="0" w:line="227" w:lineRule="exact"/>
        <w:ind w:left="360" w:right="180" w:firstLine="0"/>
        <w:jc w:val="both"/>
        <w:rPr>
          <w:rFonts w:ascii="Times New Roman" w:hAnsi="Times New Roman"/>
          <w:sz w:val="20"/>
          <w:szCs w:val="20"/>
        </w:rPr>
      </w:pPr>
      <w:r>
        <w:rPr>
          <w:rFonts w:ascii="Times New Roman" w:hAnsi="Times New Roman"/>
          <w:b/>
          <w:bCs/>
          <w:sz w:val="20"/>
          <w:szCs w:val="20"/>
        </w:rPr>
        <w:t>FOSC 6012—</w:t>
      </w:r>
      <w:r>
        <w:rPr>
          <w:rFonts w:ascii="Times New Roman" w:hAnsi="Times New Roman"/>
          <w:b/>
          <w:bCs/>
          <w:spacing w:val="-11"/>
          <w:sz w:val="20"/>
          <w:szCs w:val="20"/>
        </w:rPr>
        <w:t xml:space="preserve"> </w:t>
      </w:r>
      <w:r>
        <w:rPr>
          <w:rFonts w:ascii="Times New Roman" w:hAnsi="Times New Roman"/>
          <w:b/>
          <w:bCs/>
          <w:sz w:val="20"/>
          <w:szCs w:val="20"/>
        </w:rPr>
        <w:t>Advanced</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race and</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ransfer</w:t>
      </w:r>
      <w:r>
        <w:rPr>
          <w:rFonts w:ascii="Times New Roman" w:hAnsi="Times New Roman"/>
          <w:b/>
          <w:bCs/>
          <w:spacing w:val="-4"/>
          <w:sz w:val="20"/>
          <w:szCs w:val="20"/>
        </w:rPr>
        <w:t xml:space="preserve"> </w:t>
      </w:r>
      <w:r>
        <w:rPr>
          <w:rFonts w:ascii="Times New Roman" w:hAnsi="Times New Roman"/>
          <w:b/>
          <w:bCs/>
          <w:sz w:val="20"/>
          <w:szCs w:val="20"/>
        </w:rPr>
        <w:t xml:space="preserve">Evidence </w:t>
      </w:r>
    </w:p>
    <w:p w:rsidR="00546EE7" w:rsidRDefault="00546EE7" w:rsidP="00546EE7">
      <w:pPr>
        <w:widowControl w:val="0"/>
        <w:autoSpaceDE w:val="0"/>
        <w:autoSpaceDN w:val="0"/>
        <w:adjustRightInd w:val="0"/>
        <w:spacing w:before="13" w:after="0"/>
        <w:ind w:left="360" w:right="180" w:firstLine="0"/>
        <w:jc w:val="both"/>
        <w:rPr>
          <w:rFonts w:ascii="Times New Roman" w:hAnsi="Times New Roman"/>
          <w:sz w:val="20"/>
          <w:szCs w:val="20"/>
        </w:rPr>
      </w:pP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 Elect</w:t>
      </w:r>
      <w:r>
        <w:rPr>
          <w:rFonts w:ascii="Times New Roman" w:hAnsi="Times New Roman"/>
          <w:b/>
          <w:bCs/>
          <w:spacing w:val="-3"/>
          <w:sz w:val="20"/>
          <w:szCs w:val="20"/>
        </w:rPr>
        <w:t>r</w:t>
      </w:r>
      <w:r>
        <w:rPr>
          <w:rFonts w:ascii="Times New Roman" w:hAnsi="Times New Roman"/>
          <w:b/>
          <w:bCs/>
          <w:sz w:val="20"/>
          <w:szCs w:val="20"/>
        </w:rPr>
        <w:t>on Mic</w:t>
      </w:r>
      <w:r>
        <w:rPr>
          <w:rFonts w:ascii="Times New Roman" w:hAnsi="Times New Roman"/>
          <w:b/>
          <w:bCs/>
          <w:spacing w:val="-3"/>
          <w:sz w:val="20"/>
          <w:szCs w:val="20"/>
        </w:rPr>
        <w:t>r</w:t>
      </w:r>
      <w:r>
        <w:rPr>
          <w:rFonts w:ascii="Times New Roman" w:hAnsi="Times New Roman"/>
          <w:b/>
          <w:bCs/>
          <w:sz w:val="20"/>
          <w:szCs w:val="20"/>
        </w:rPr>
        <w:t>oscopy (w/lab)...........................................................................3(2-2)</w:t>
      </w:r>
    </w:p>
    <w:p w:rsidR="00546EE7" w:rsidRDefault="00546EE7" w:rsidP="00546EE7">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Default="00546EE7" w:rsidP="00546EE7">
      <w:pPr>
        <w:spacing w:after="0"/>
        <w:ind w:left="360" w:right="180" w:firstLine="0"/>
        <w:jc w:val="both"/>
        <w:rPr>
          <w:rFonts w:ascii="Times New Roman" w:hAnsi="Times New Roman"/>
          <w:b/>
          <w:bCs/>
          <w:sz w:val="20"/>
          <w:szCs w:val="20"/>
        </w:rPr>
      </w:pPr>
      <w:r>
        <w:rPr>
          <w:rFonts w:ascii="Times New Roman" w:hAnsi="Times New Roman"/>
          <w:b/>
          <w:bCs/>
          <w:sz w:val="20"/>
          <w:szCs w:val="20"/>
        </w:rPr>
        <w:t>FOSC 7000 —</w:t>
      </w:r>
      <w:r>
        <w:rPr>
          <w:rFonts w:ascii="Times New Roman" w:hAnsi="Times New Roman"/>
          <w:b/>
          <w:bCs/>
          <w:spacing w:val="-11"/>
          <w:sz w:val="20"/>
          <w:szCs w:val="20"/>
        </w:rPr>
        <w:t xml:space="preserve"> </w:t>
      </w:r>
      <w:r>
        <w:rPr>
          <w:rFonts w:ascii="Times New Roman" w:hAnsi="Times New Roman"/>
          <w:b/>
          <w:bCs/>
          <w:sz w:val="20"/>
          <w:szCs w:val="20"/>
        </w:rPr>
        <w:t>Advanced Ballistics and</w:t>
      </w:r>
      <w:r>
        <w:rPr>
          <w:rFonts w:ascii="Times New Roman" w:hAnsi="Times New Roman"/>
          <w:b/>
          <w:bCs/>
          <w:spacing w:val="-11"/>
          <w:sz w:val="20"/>
          <w:szCs w:val="20"/>
        </w:rPr>
        <w:t xml:space="preserve"> </w:t>
      </w:r>
      <w:r>
        <w:rPr>
          <w:rFonts w:ascii="Times New Roman" w:hAnsi="Times New Roman"/>
          <w:b/>
          <w:bCs/>
          <w:sz w:val="20"/>
          <w:szCs w:val="20"/>
        </w:rPr>
        <w:t>Associated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echnologies (w /lab )......................3(3-1) </w:t>
      </w:r>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This course is about advanced theories and laboratory practices of ballistics as applied to var</w:t>
      </w:r>
      <w:r>
        <w:rPr>
          <w:rFonts w:ascii="Times New Roman" w:hAnsi="Times New Roman"/>
          <w:spacing w:val="-4"/>
          <w:sz w:val="20"/>
          <w:szCs w:val="20"/>
        </w:rPr>
        <w:t>i</w:t>
      </w:r>
      <w:r>
        <w:rPr>
          <w:rFonts w:ascii="Times New Roman" w:hAnsi="Times New Roman"/>
          <w:sz w:val="20"/>
          <w:szCs w:val="20"/>
        </w:rPr>
        <w:t>ous firearms and conventional missiles and related problems in shooting/war crimes. Laboratory report is required for credit</w:t>
      </w:r>
    </w:p>
    <w:p w:rsidR="00BB4865" w:rsidRDefault="00BB4865" w:rsidP="00546EE7">
      <w:pPr>
        <w:pStyle w:val="Heading1"/>
        <w:ind w:left="360" w:right="180" w:firstLine="0"/>
        <w:rPr>
          <w:rFonts w:ascii="Impact" w:hAnsi="Impact" w:cs="Impact"/>
          <w:color w:val="666666"/>
          <w:sz w:val="52"/>
          <w:szCs w:val="52"/>
        </w:rPr>
      </w:pPr>
      <w:bookmarkStart w:id="173" w:name="_Toc294969700"/>
    </w:p>
    <w:p w:rsidR="00BB4865" w:rsidRDefault="00BB4865" w:rsidP="00546EE7">
      <w:pPr>
        <w:pStyle w:val="Heading1"/>
        <w:ind w:left="360" w:right="180" w:firstLine="0"/>
        <w:rPr>
          <w:rFonts w:ascii="Impact" w:hAnsi="Impact" w:cs="Impact"/>
          <w:color w:val="666666"/>
          <w:sz w:val="52"/>
          <w:szCs w:val="52"/>
        </w:rPr>
      </w:pPr>
    </w:p>
    <w:p w:rsidR="00546EE7" w:rsidRPr="00BB4865" w:rsidRDefault="00546EE7" w:rsidP="00546EE7">
      <w:pPr>
        <w:pStyle w:val="Heading1"/>
        <w:ind w:left="360" w:right="180" w:firstLine="0"/>
        <w:rPr>
          <w:rFonts w:ascii="Impact" w:hAnsi="Impact" w:cs="Impact"/>
          <w:color w:val="666666"/>
          <w:w w:val="95"/>
          <w:sz w:val="52"/>
          <w:szCs w:val="52"/>
        </w:rPr>
      </w:pPr>
      <w:bookmarkStart w:id="174" w:name="_Toc295896957"/>
      <w:r w:rsidRPr="00BB4865">
        <w:rPr>
          <w:rFonts w:ascii="Impact" w:hAnsi="Impact" w:cs="Impact"/>
          <w:color w:val="666666"/>
          <w:spacing w:val="1"/>
          <w:w w:val="89"/>
          <w:sz w:val="52"/>
          <w:szCs w:val="52"/>
          <w:fitText w:val="6624" w:id="-159781119"/>
        </w:rPr>
        <w:t>MASTER OF PUBLIC ADMINISTRATIO</w:t>
      </w:r>
      <w:r w:rsidRPr="00BB4865">
        <w:rPr>
          <w:rFonts w:ascii="Impact" w:hAnsi="Impact" w:cs="Impact"/>
          <w:color w:val="666666"/>
          <w:spacing w:val="8"/>
          <w:w w:val="89"/>
          <w:sz w:val="52"/>
          <w:szCs w:val="52"/>
          <w:fitText w:val="6624" w:id="-159781119"/>
        </w:rPr>
        <w:t>N</w:t>
      </w:r>
      <w:bookmarkEnd w:id="173"/>
      <w:bookmarkEnd w:id="174"/>
    </w:p>
    <w:p w:rsidR="00546EE7" w:rsidRDefault="00546EE7" w:rsidP="00546EE7">
      <w:pPr>
        <w:ind w:left="360" w:right="180" w:firstLine="0"/>
        <w:jc w:val="both"/>
        <w:rPr>
          <w:rFonts w:ascii="Times New Roman" w:hAnsi="Times New Roman" w:cs="Times New Roman"/>
          <w:b/>
          <w:sz w:val="28"/>
          <w:szCs w:val="28"/>
        </w:rPr>
      </w:pPr>
    </w:p>
    <w:p w:rsidR="00546EE7" w:rsidRPr="006E4486"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75" w:name="_Toc294969701"/>
      <w:bookmarkStart w:id="176" w:name="_Toc295896958"/>
      <w:r w:rsidRPr="006E4486">
        <w:rPr>
          <w:rFonts w:ascii="Times New Roman" w:hAnsi="Times New Roman" w:cs="Times New Roman"/>
          <w:color w:val="808080" w:themeColor="background1" w:themeShade="80"/>
          <w:sz w:val="28"/>
          <w:szCs w:val="28"/>
        </w:rPr>
        <w:t>Introduction</w:t>
      </w:r>
      <w:bookmarkEnd w:id="175"/>
      <w:bookmarkEnd w:id="176"/>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The Master of Public Administration degree program (MPA) is a graduate professional degree program</w:t>
      </w:r>
      <w:r>
        <w:rPr>
          <w:rFonts w:ascii="Times New Roman" w:hAnsi="Times New Roman" w:cs="Times New Roman"/>
          <w:sz w:val="20"/>
          <w:szCs w:val="20"/>
        </w:rPr>
        <w:t xml:space="preserve"> </w:t>
      </w:r>
      <w:r w:rsidRPr="00B44D84">
        <w:rPr>
          <w:rFonts w:ascii="Times New Roman" w:hAnsi="Times New Roman" w:cs="Times New Roman"/>
          <w:sz w:val="20"/>
          <w:szCs w:val="20"/>
        </w:rPr>
        <w:t>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6E4486"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77" w:name="_Toc294969702"/>
      <w:bookmarkStart w:id="178" w:name="_Toc295896959"/>
      <w:r w:rsidRPr="006E4486">
        <w:rPr>
          <w:rFonts w:ascii="Times New Roman" w:hAnsi="Times New Roman" w:cs="Times New Roman"/>
          <w:color w:val="808080" w:themeColor="background1" w:themeShade="80"/>
          <w:sz w:val="28"/>
          <w:szCs w:val="28"/>
        </w:rPr>
        <w:t>Education Philosophy</w:t>
      </w:r>
      <w:bookmarkEnd w:id="177"/>
      <w:bookmarkEnd w:id="178"/>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9A66D8" w:rsidRDefault="009A66D8" w:rsidP="00546EE7">
      <w:pPr>
        <w:pStyle w:val="Heading2"/>
        <w:spacing w:before="0"/>
        <w:ind w:left="360" w:right="180" w:firstLine="0"/>
        <w:rPr>
          <w:rFonts w:ascii="Times New Roman" w:hAnsi="Times New Roman" w:cs="Times New Roman"/>
          <w:color w:val="808080" w:themeColor="background1" w:themeShade="80"/>
          <w:sz w:val="28"/>
          <w:szCs w:val="28"/>
        </w:rPr>
        <w:sectPr w:rsidR="009A66D8" w:rsidSect="00FB5121">
          <w:headerReference w:type="even" r:id="rId40"/>
          <w:pgSz w:w="12240" w:h="15840" w:code="1"/>
          <w:pgMar w:top="720" w:right="720" w:bottom="288" w:left="1440" w:header="720" w:footer="288" w:gutter="0"/>
          <w:cols w:space="720"/>
          <w:docGrid w:linePitch="360"/>
        </w:sectPr>
      </w:pPr>
      <w:bookmarkStart w:id="179" w:name="_Toc294969703"/>
    </w:p>
    <w:p w:rsidR="00546EE7" w:rsidRPr="006E4486"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80" w:name="_Toc295896960"/>
      <w:r w:rsidRPr="006E4486">
        <w:rPr>
          <w:rFonts w:ascii="Times New Roman" w:hAnsi="Times New Roman" w:cs="Times New Roman"/>
          <w:color w:val="808080" w:themeColor="background1" w:themeShade="80"/>
          <w:sz w:val="28"/>
          <w:szCs w:val="28"/>
        </w:rPr>
        <w:t>Mission</w:t>
      </w:r>
      <w:bookmarkEnd w:id="179"/>
      <w:bookmarkEnd w:id="180"/>
    </w:p>
    <w:p w:rsidR="00546EE7" w:rsidRPr="00B44D84" w:rsidRDefault="00546EE7" w:rsidP="00546EE7">
      <w:pPr>
        <w:ind w:left="360" w:right="180" w:firstLine="0"/>
        <w:jc w:val="both"/>
        <w:rPr>
          <w:rFonts w:ascii="Times New Roman" w:hAnsi="Times New Roman" w:cs="Times New Roman"/>
          <w:sz w:val="20"/>
          <w:szCs w:val="20"/>
        </w:rPr>
      </w:pPr>
      <w:r w:rsidRPr="00B44D84">
        <w:rPr>
          <w:rFonts w:ascii="Times New Roman" w:hAnsi="Times New Roman" w:cs="Times New Roman"/>
          <w:sz w:val="20"/>
          <w:szCs w:val="20"/>
        </w:rPr>
        <w:t>The current mission statement of Albany State University’s MPA program is to:</w:t>
      </w:r>
    </w:p>
    <w:p w:rsidR="00546EE7" w:rsidRPr="00B44D84" w:rsidRDefault="00546EE7" w:rsidP="00F56BDC">
      <w:pPr>
        <w:pStyle w:val="BalloonText"/>
        <w:numPr>
          <w:ilvl w:val="0"/>
          <w:numId w:val="14"/>
        </w:numPr>
        <w:ind w:right="180" w:hanging="450"/>
        <w:jc w:val="both"/>
        <w:rPr>
          <w:rFonts w:ascii="Times New Roman" w:hAnsi="Times New Roman" w:cs="Times New Roman"/>
          <w:sz w:val="20"/>
          <w:szCs w:val="20"/>
        </w:rPr>
      </w:pPr>
      <w:r w:rsidRPr="00B44D84">
        <w:rPr>
          <w:rFonts w:ascii="Times New Roman" w:hAnsi="Times New Roman" w:cs="Times New Roman"/>
          <w:sz w:val="20"/>
          <w:szCs w:val="20"/>
        </w:rPr>
        <w:t>Provide a professional Master’s level education for students aspiring to management positions in government, nonprofit organizations, and the private sector.</w:t>
      </w:r>
    </w:p>
    <w:p w:rsidR="00546EE7" w:rsidRPr="00B44D84" w:rsidRDefault="00546EE7" w:rsidP="00F56BDC">
      <w:pPr>
        <w:pStyle w:val="BalloonText"/>
        <w:numPr>
          <w:ilvl w:val="0"/>
          <w:numId w:val="14"/>
        </w:numPr>
        <w:ind w:right="180" w:hanging="450"/>
        <w:jc w:val="both"/>
        <w:rPr>
          <w:rFonts w:ascii="Times New Roman" w:hAnsi="Times New Roman" w:cs="Times New Roman"/>
          <w:sz w:val="20"/>
          <w:szCs w:val="20"/>
        </w:rPr>
      </w:pPr>
      <w:r w:rsidRPr="00B44D84">
        <w:rPr>
          <w:rFonts w:ascii="Times New Roman" w:hAnsi="Times New Roman" w:cs="Times New Roman"/>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B44D84" w:rsidRDefault="00546EE7" w:rsidP="00F56BDC">
      <w:pPr>
        <w:pStyle w:val="BalloonText"/>
        <w:numPr>
          <w:ilvl w:val="0"/>
          <w:numId w:val="14"/>
        </w:numPr>
        <w:ind w:right="180" w:hanging="450"/>
        <w:jc w:val="both"/>
        <w:rPr>
          <w:rFonts w:ascii="Times New Roman" w:hAnsi="Times New Roman" w:cs="Times New Roman"/>
          <w:sz w:val="20"/>
          <w:szCs w:val="20"/>
        </w:rPr>
      </w:pPr>
      <w:r w:rsidRPr="00B44D84">
        <w:rPr>
          <w:rFonts w:ascii="Times New Roman" w:hAnsi="Times New Roman" w:cs="Times New Roman"/>
          <w:sz w:val="20"/>
          <w:szCs w:val="20"/>
        </w:rPr>
        <w:t xml:space="preserve"> Increase the number of qualified graduates from underrepresented groups with professional public administration skills, training, and education for leadership positions.</w:t>
      </w:r>
    </w:p>
    <w:p w:rsidR="00546EE7" w:rsidRPr="00B44D84" w:rsidRDefault="00546EE7" w:rsidP="00546EE7">
      <w:pPr>
        <w:ind w:left="360" w:right="180" w:firstLine="0"/>
        <w:jc w:val="both"/>
        <w:rPr>
          <w:rFonts w:ascii="Times New Roman" w:hAnsi="Times New Roman" w:cs="Times New Roman"/>
          <w:sz w:val="20"/>
          <w:szCs w:val="20"/>
        </w:rPr>
      </w:pPr>
    </w:p>
    <w:p w:rsidR="00546EE7" w:rsidRPr="006E4486"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81" w:name="_Toc294969704"/>
      <w:bookmarkStart w:id="182" w:name="_Toc295896961"/>
      <w:r w:rsidRPr="006E4486">
        <w:rPr>
          <w:rFonts w:ascii="Times New Roman" w:hAnsi="Times New Roman" w:cs="Times New Roman"/>
          <w:color w:val="808080" w:themeColor="background1" w:themeShade="80"/>
          <w:sz w:val="28"/>
          <w:szCs w:val="28"/>
        </w:rPr>
        <w:t>Accreditation</w:t>
      </w:r>
      <w:bookmarkEnd w:id="181"/>
      <w:bookmarkEnd w:id="182"/>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643F98"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83" w:name="_Toc294969705"/>
      <w:bookmarkStart w:id="184" w:name="_Toc295896962"/>
      <w:r w:rsidRPr="00643F98">
        <w:rPr>
          <w:rFonts w:ascii="Times New Roman" w:hAnsi="Times New Roman" w:cs="Times New Roman"/>
          <w:color w:val="808080" w:themeColor="background1" w:themeShade="80"/>
          <w:sz w:val="28"/>
          <w:szCs w:val="28"/>
        </w:rPr>
        <w:t>Off-Campus Programs</w:t>
      </w:r>
      <w:bookmarkEnd w:id="183"/>
      <w:bookmarkEnd w:id="184"/>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sz w:val="20"/>
          <w:szCs w:val="20"/>
        </w:rPr>
      </w:pPr>
      <w:r w:rsidRPr="00B44D84">
        <w:rPr>
          <w:rFonts w:ascii="Times New Roman" w:hAnsi="Times New Roman" w:cs="Times New Roman"/>
          <w:sz w:val="20"/>
          <w:szCs w:val="20"/>
        </w:rPr>
        <w:t>At the present time all courses are taught in Albany, Georgia on the ASU campus.</w:t>
      </w:r>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sz w:val="20"/>
          <w:szCs w:val="20"/>
        </w:rPr>
      </w:pPr>
    </w:p>
    <w:p w:rsidR="00546EE7" w:rsidRPr="00896FAA" w:rsidRDefault="00546EE7" w:rsidP="00546EE7">
      <w:pPr>
        <w:pStyle w:val="Heading2"/>
        <w:ind w:left="360" w:right="180" w:firstLine="0"/>
        <w:rPr>
          <w:rFonts w:ascii="Times New Roman" w:hAnsi="Times New Roman" w:cs="Times New Roman"/>
          <w:color w:val="808080" w:themeColor="background1" w:themeShade="80"/>
          <w:sz w:val="28"/>
          <w:szCs w:val="28"/>
        </w:rPr>
      </w:pPr>
      <w:bookmarkStart w:id="185" w:name="_Toc294969706"/>
      <w:bookmarkStart w:id="186" w:name="_Toc295896963"/>
      <w:r w:rsidRPr="00896FAA">
        <w:rPr>
          <w:rFonts w:ascii="Times New Roman" w:hAnsi="Times New Roman" w:cs="Times New Roman"/>
          <w:color w:val="808080" w:themeColor="background1" w:themeShade="80"/>
          <w:sz w:val="28"/>
          <w:szCs w:val="28"/>
        </w:rPr>
        <w:t>Admission Requirements</w:t>
      </w:r>
      <w:bookmarkEnd w:id="185"/>
      <w:bookmarkEnd w:id="186"/>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An applicant for the Master of Public Administration degree must meet the requirements for admission to the Albany State University Graduate School. Listed below are those requirements:</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A baccalaureate degree from an accredited college or university.</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A minimum 3.0 cumulative grade-point average (on a 4.0 point scale) for course work completed </w:t>
      </w:r>
      <w:r w:rsidRPr="00B44D84">
        <w:rPr>
          <w:rFonts w:ascii="Times New Roman" w:hAnsi="Times New Roman" w:cs="Times New Roman"/>
          <w:sz w:val="20"/>
          <w:szCs w:val="20"/>
        </w:rPr>
        <w:tab/>
        <w:t xml:space="preserve">at the undergraduate level is required for regular admission. A cumulative grade-point average </w:t>
      </w:r>
      <w:r w:rsidRPr="00B44D84">
        <w:rPr>
          <w:rFonts w:ascii="Times New Roman" w:hAnsi="Times New Roman" w:cs="Times New Roman"/>
          <w:sz w:val="20"/>
          <w:szCs w:val="20"/>
        </w:rPr>
        <w:tab/>
        <w:t>of 2.5 is required for provisional admission.</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A satisfactory score on either the Graduate Record Examination (GRE), the Graduate </w:t>
      </w:r>
      <w:r w:rsidRPr="00B44D84">
        <w:rPr>
          <w:rFonts w:ascii="Times New Roman" w:hAnsi="Times New Roman" w:cs="Times New Roman"/>
          <w:sz w:val="20"/>
          <w:szCs w:val="20"/>
        </w:rPr>
        <w:tab/>
        <w:t>Manage</w:t>
      </w:r>
      <w:r>
        <w:rPr>
          <w:rFonts w:ascii="Times New Roman" w:hAnsi="Times New Roman" w:cs="Times New Roman"/>
          <w:sz w:val="20"/>
          <w:szCs w:val="20"/>
        </w:rPr>
        <w:t xml:space="preserve">ment </w:t>
      </w:r>
      <w:r w:rsidRPr="00B44D84">
        <w:rPr>
          <w:rFonts w:ascii="Times New Roman" w:hAnsi="Times New Roman" w:cs="Times New Roman"/>
          <w:sz w:val="20"/>
          <w:szCs w:val="20"/>
        </w:rPr>
        <w:t xml:space="preserve">Admission Test (GMAT) or the Miller Analogies Test (MAT). For regular admission, </w:t>
      </w:r>
      <w:r w:rsidRPr="00B44D84">
        <w:rPr>
          <w:rFonts w:ascii="Times New Roman" w:hAnsi="Times New Roman" w:cs="Times New Roman"/>
          <w:sz w:val="20"/>
          <w:szCs w:val="20"/>
        </w:rPr>
        <w:tab/>
        <w:t xml:space="preserve">a combined score of 800 on the verbal and quantitative sections of the GRE, a score of 44 on the </w:t>
      </w:r>
      <w:r w:rsidRPr="00B44D84">
        <w:rPr>
          <w:rFonts w:ascii="Times New Roman" w:hAnsi="Times New Roman" w:cs="Times New Roman"/>
          <w:sz w:val="20"/>
          <w:szCs w:val="20"/>
        </w:rPr>
        <w:tab/>
        <w:t xml:space="preserve">MAT or 450 on the GMAT is required. For provisional admission, a combined score of 700 on the </w:t>
      </w:r>
      <w:r w:rsidRPr="00B44D84">
        <w:rPr>
          <w:rFonts w:ascii="Times New Roman" w:hAnsi="Times New Roman" w:cs="Times New Roman"/>
          <w:sz w:val="20"/>
          <w:szCs w:val="20"/>
        </w:rPr>
        <w:tab/>
        <w:t>verbal and quantitative sections of the GRE, 27 on the MAT or 360 on the GMAT is required.</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Two official transcripts sent from all colleges and universities attended.</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Two current letters of recommendation from individuals familiar with the applicant’s ability to </w:t>
      </w:r>
      <w:r w:rsidRPr="00B44D84">
        <w:rPr>
          <w:rFonts w:ascii="Times New Roman" w:hAnsi="Times New Roman" w:cs="Times New Roman"/>
          <w:sz w:val="20"/>
          <w:szCs w:val="20"/>
        </w:rPr>
        <w:tab/>
        <w:t>successfully complete the graduate program.</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Submission of a completed graduate admissions application with a $20 processing fee.</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Applicants for admission to the MPA program are also required to submit a written statement of </w:t>
      </w:r>
      <w:r>
        <w:rPr>
          <w:rFonts w:ascii="Times New Roman" w:hAnsi="Times New Roman" w:cs="Times New Roman"/>
          <w:sz w:val="20"/>
          <w:szCs w:val="20"/>
        </w:rPr>
        <w:t xml:space="preserve"> </w:t>
      </w:r>
      <w:r w:rsidRPr="00B44D84">
        <w:rPr>
          <w:rFonts w:ascii="Times New Roman" w:hAnsi="Times New Roman" w:cs="Times New Roman"/>
          <w:sz w:val="20"/>
          <w:szCs w:val="20"/>
        </w:rPr>
        <w:t>career goals.</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International students must take the TOEFL and meet other criteria established by the Board of </w:t>
      </w:r>
      <w:r w:rsidRPr="00B44D84">
        <w:rPr>
          <w:rFonts w:ascii="Times New Roman" w:hAnsi="Times New Roman" w:cs="Times New Roman"/>
          <w:sz w:val="20"/>
          <w:szCs w:val="20"/>
        </w:rPr>
        <w:tab/>
        <w:t>Regents of the University System of Georgia.</w:t>
      </w:r>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All documents, including test scores, must be received in the Graduate Admissions Office at least 45 days prior to the desired semester of enrollment. Prospective applicants should contact the graduate recruitment and admissions officer in the Graduate School for more information.</w:t>
      </w:r>
    </w:p>
    <w:p w:rsidR="00546EE7" w:rsidRPr="00896FAA" w:rsidRDefault="00546EE7" w:rsidP="00546EE7">
      <w:pPr>
        <w:pStyle w:val="Heading2"/>
        <w:ind w:left="360" w:right="180" w:firstLine="0"/>
        <w:rPr>
          <w:rFonts w:ascii="Times New Roman" w:hAnsi="Times New Roman" w:cs="Times New Roman"/>
          <w:color w:val="808080" w:themeColor="background1" w:themeShade="80"/>
          <w:sz w:val="28"/>
          <w:szCs w:val="28"/>
        </w:rPr>
      </w:pPr>
      <w:bookmarkStart w:id="187" w:name="_Toc294969707"/>
      <w:bookmarkStart w:id="188" w:name="_Toc295896964"/>
      <w:r w:rsidRPr="00896FAA">
        <w:rPr>
          <w:rFonts w:ascii="Times New Roman" w:hAnsi="Times New Roman" w:cs="Times New Roman"/>
          <w:color w:val="808080" w:themeColor="background1" w:themeShade="80"/>
          <w:sz w:val="28"/>
          <w:szCs w:val="28"/>
        </w:rPr>
        <w:t>Undergraduate Prerequisites</w:t>
      </w:r>
      <w:bookmarkEnd w:id="187"/>
      <w:bookmarkEnd w:id="188"/>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Applicants for the MPA program are expected to have three background courses (or their equivalent) in statistics or research, American government and computer literacy as follows:</w:t>
      </w:r>
    </w:p>
    <w:p w:rsidR="00546EE7" w:rsidRPr="00B44D84" w:rsidRDefault="00546EE7" w:rsidP="00F56BDC">
      <w:pPr>
        <w:pStyle w:val="BalloonText"/>
        <w:numPr>
          <w:ilvl w:val="0"/>
          <w:numId w:val="16"/>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3 hrs - Courses in statistical or research methods for social or behavioral sciences;</w:t>
      </w:r>
    </w:p>
    <w:p w:rsidR="00546EE7" w:rsidRPr="00B44D84" w:rsidRDefault="00546EE7" w:rsidP="00F56BDC">
      <w:pPr>
        <w:pStyle w:val="BalloonText"/>
        <w:numPr>
          <w:ilvl w:val="0"/>
          <w:numId w:val="16"/>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3 hrs - American government courses;</w:t>
      </w:r>
    </w:p>
    <w:p w:rsidR="00546EE7" w:rsidRPr="00B44D84" w:rsidRDefault="00546EE7" w:rsidP="00F56BDC">
      <w:pPr>
        <w:pStyle w:val="BalloonText"/>
        <w:numPr>
          <w:ilvl w:val="0"/>
          <w:numId w:val="16"/>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3 hrs - Basic computer literacy and word processing courses.</w:t>
      </w:r>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Students who are deficient in these MPA prerequisites are expected to complete undergraduate courses as needed. They will not be allowed to take regular graduate coursework until all prerequisites have been met.</w:t>
      </w:r>
    </w:p>
    <w:p w:rsidR="00546EE7" w:rsidRPr="00896FAA" w:rsidRDefault="00546EE7" w:rsidP="00546EE7">
      <w:pPr>
        <w:pStyle w:val="Heading2"/>
        <w:ind w:left="360" w:right="180" w:firstLine="0"/>
        <w:rPr>
          <w:color w:val="808080" w:themeColor="background1" w:themeShade="80"/>
          <w:sz w:val="28"/>
          <w:szCs w:val="28"/>
        </w:rPr>
      </w:pPr>
      <w:bookmarkStart w:id="189" w:name="_Toc294969708"/>
      <w:bookmarkStart w:id="190" w:name="_Toc295896965"/>
      <w:r w:rsidRPr="00896FAA">
        <w:rPr>
          <w:color w:val="808080" w:themeColor="background1" w:themeShade="80"/>
          <w:sz w:val="28"/>
          <w:szCs w:val="28"/>
        </w:rPr>
        <w:t>The Curriculum</w:t>
      </w:r>
      <w:bookmarkEnd w:id="189"/>
      <w:bookmarkEnd w:id="190"/>
    </w:p>
    <w:p w:rsidR="00546EE7" w:rsidRPr="0074120C" w:rsidRDefault="00546EE7" w:rsidP="00546EE7">
      <w:pPr>
        <w:ind w:left="360" w:right="180" w:firstLine="0"/>
        <w:rPr>
          <w:sz w:val="24"/>
          <w:szCs w:val="24"/>
        </w:rPr>
      </w:pPr>
      <w:r w:rsidRPr="0074120C">
        <w:rPr>
          <w:b/>
          <w:sz w:val="24"/>
          <w:szCs w:val="24"/>
        </w:rPr>
        <w:t>The requirements for the Master of Public Administration degree are</w:t>
      </w:r>
      <w:r w:rsidRPr="0074120C">
        <w:rPr>
          <w:sz w:val="24"/>
          <w:szCs w:val="24"/>
        </w:rPr>
        <w:t>:</w:t>
      </w:r>
    </w:p>
    <w:p w:rsidR="00546EE7" w:rsidRPr="001746B5" w:rsidRDefault="00546EE7" w:rsidP="00F56BDC">
      <w:pPr>
        <w:pStyle w:val="BalloonText"/>
        <w:numPr>
          <w:ilvl w:val="0"/>
          <w:numId w:val="17"/>
        </w:numPr>
        <w:ind w:left="900" w:right="180"/>
        <w:rPr>
          <w:rFonts w:ascii="Times New Roman" w:hAnsi="Times New Roman" w:cs="Times New Roman"/>
          <w:sz w:val="20"/>
          <w:szCs w:val="20"/>
        </w:rPr>
      </w:pPr>
      <w:r w:rsidRPr="001746B5">
        <w:rPr>
          <w:rFonts w:ascii="Times New Roman" w:hAnsi="Times New Roman" w:cs="Times New Roman"/>
          <w:sz w:val="20"/>
          <w:szCs w:val="20"/>
        </w:rPr>
        <w:t xml:space="preserve">A minimum of 36 semester hours of graduate course work, at least 27 semester hours of which </w:t>
      </w:r>
      <w:r w:rsidRPr="001746B5">
        <w:rPr>
          <w:rFonts w:ascii="Times New Roman" w:hAnsi="Times New Roman" w:cs="Times New Roman"/>
          <w:sz w:val="20"/>
          <w:szCs w:val="20"/>
        </w:rPr>
        <w:tab/>
        <w:t>shall be taken in residence at Albany State University.</w:t>
      </w:r>
    </w:p>
    <w:p w:rsidR="00546EE7" w:rsidRPr="001746B5" w:rsidRDefault="00546EE7" w:rsidP="00F56BDC">
      <w:pPr>
        <w:pStyle w:val="BalloonText"/>
        <w:numPr>
          <w:ilvl w:val="0"/>
          <w:numId w:val="17"/>
        </w:numPr>
        <w:ind w:left="900" w:right="180"/>
        <w:rPr>
          <w:rFonts w:ascii="Times New Roman" w:hAnsi="Times New Roman" w:cs="Times New Roman"/>
          <w:sz w:val="20"/>
          <w:szCs w:val="20"/>
        </w:rPr>
      </w:pPr>
      <w:r w:rsidRPr="001746B5">
        <w:rPr>
          <w:rFonts w:ascii="Times New Roman" w:hAnsi="Times New Roman" w:cs="Times New Roman"/>
          <w:sz w:val="20"/>
          <w:szCs w:val="20"/>
        </w:rPr>
        <w:t>A minimum cumulative grade-point average of 3.0 in courses distributed as follows:</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Core Courses</w:t>
      </w:r>
      <w:r w:rsidRPr="00546EE7">
        <w:rPr>
          <w:rFonts w:ascii="Times New Roman" w:hAnsi="Times New Roman" w:cs="Times New Roman"/>
          <w:sz w:val="20"/>
          <w:szCs w:val="20"/>
        </w:rPr>
        <w:tab/>
        <w:t xml:space="preserve">21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Courses in Concentration</w:t>
      </w:r>
      <w:r w:rsidRPr="00546EE7">
        <w:rPr>
          <w:rFonts w:ascii="Times New Roman" w:hAnsi="Times New Roman" w:cs="Times New Roman"/>
          <w:sz w:val="20"/>
          <w:szCs w:val="20"/>
        </w:rPr>
        <w:tab/>
        <w:t xml:space="preserve">9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PADM 5581 Professional Public Service Internship/Project</w:t>
      </w:r>
      <w:r w:rsidRPr="00546EE7">
        <w:rPr>
          <w:rFonts w:ascii="Times New Roman" w:hAnsi="Times New Roman" w:cs="Times New Roman"/>
          <w:sz w:val="20"/>
          <w:szCs w:val="20"/>
        </w:rPr>
        <w:tab/>
        <w:t xml:space="preserve">3 hrs. </w:t>
      </w:r>
    </w:p>
    <w:p w:rsidR="00546EE7" w:rsidRDefault="00546EE7" w:rsidP="00546EE7">
      <w:pPr>
        <w:tabs>
          <w:tab w:val="left" w:pos="1080"/>
          <w:tab w:val="right" w:leader="dot" w:pos="9270"/>
        </w:tabs>
        <w:spacing w:after="0"/>
        <w:ind w:left="450" w:firstLine="630"/>
        <w:jc w:val="both"/>
        <w:rPr>
          <w:sz w:val="20"/>
          <w:szCs w:val="20"/>
        </w:rPr>
      </w:pPr>
      <w:r w:rsidRPr="00546EE7">
        <w:rPr>
          <w:rFonts w:ascii="Times New Roman" w:hAnsi="Times New Roman" w:cs="Times New Roman"/>
          <w:sz w:val="20"/>
          <w:szCs w:val="20"/>
        </w:rPr>
        <w:t>PADM</w:t>
      </w:r>
      <w:r w:rsidRPr="001746B5">
        <w:rPr>
          <w:sz w:val="20"/>
          <w:szCs w:val="20"/>
        </w:rPr>
        <w:t xml:space="preserve"> 5905 Capstone Report*</w:t>
      </w:r>
      <w:r w:rsidRPr="001746B5">
        <w:rPr>
          <w:sz w:val="20"/>
          <w:szCs w:val="20"/>
        </w:rPr>
        <w:tab/>
        <w:t>3 hrs</w:t>
      </w:r>
    </w:p>
    <w:p w:rsidR="00546EE7" w:rsidRDefault="00546EE7" w:rsidP="00546EE7">
      <w:pPr>
        <w:tabs>
          <w:tab w:val="left" w:pos="1080"/>
          <w:tab w:val="right" w:leader="dot" w:pos="9000"/>
        </w:tabs>
        <w:spacing w:after="0"/>
        <w:ind w:left="900" w:right="180"/>
        <w:rPr>
          <w:sz w:val="20"/>
          <w:szCs w:val="20"/>
        </w:rPr>
      </w:pPr>
    </w:p>
    <w:p w:rsidR="00546EE7" w:rsidRPr="00896FAA" w:rsidRDefault="00546EE7" w:rsidP="00546EE7">
      <w:pPr>
        <w:pStyle w:val="Heading2"/>
        <w:ind w:firstLine="360"/>
        <w:rPr>
          <w:color w:val="808080" w:themeColor="background1" w:themeShade="80"/>
          <w:sz w:val="24"/>
          <w:szCs w:val="24"/>
        </w:rPr>
      </w:pPr>
      <w:bookmarkStart w:id="191" w:name="_Toc294969709"/>
      <w:bookmarkStart w:id="192" w:name="_Toc295896966"/>
      <w:r w:rsidRPr="00896FAA">
        <w:rPr>
          <w:color w:val="808080" w:themeColor="background1" w:themeShade="80"/>
          <w:sz w:val="24"/>
          <w:szCs w:val="24"/>
        </w:rPr>
        <w:t>A. The Public Administration Core Courses</w:t>
      </w:r>
      <w:bookmarkEnd w:id="191"/>
      <w:bookmarkEnd w:id="192"/>
    </w:p>
    <w:p w:rsidR="00546EE7" w:rsidRPr="001746B5" w:rsidRDefault="00546EE7" w:rsidP="00546EE7">
      <w:pPr>
        <w:ind w:left="360" w:firstLine="360"/>
        <w:jc w:val="both"/>
        <w:rPr>
          <w:rFonts w:ascii="Times New Roman" w:hAnsi="Times New Roman" w:cs="Times New Roman"/>
        </w:rPr>
      </w:pPr>
      <w:r w:rsidRPr="001746B5">
        <w:rPr>
          <w:rFonts w:ascii="Times New Roman" w:hAnsi="Times New Roman" w:cs="Times New Roman"/>
        </w:rPr>
        <w:t xml:space="preserve">The Public Administration Core consists of seven courses (21 semester hours) as follows: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PADM  5011 Public Administration: Scope, Development &amp; Ethical Environment</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5125 Organizational Theory  </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5261 Public Personnel Administration </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5301 Public Budgeting </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5500 Computer Applications &amp; Management of Information Systems** </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5502 Research Design and Data Analysis*** </w:t>
      </w:r>
      <w:r w:rsidRPr="00546EE7">
        <w:rPr>
          <w:rFonts w:ascii="Times New Roman" w:hAnsi="Times New Roman" w:cs="Times New Roman"/>
          <w:sz w:val="20"/>
          <w:szCs w:val="20"/>
        </w:rPr>
        <w:tab/>
        <w:t xml:space="preserve"> 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5781 Introduction to Public Policy  </w:t>
      </w:r>
      <w:r w:rsidRPr="00546EE7">
        <w:rPr>
          <w:rFonts w:ascii="Times New Roman" w:hAnsi="Times New Roman" w:cs="Times New Roman"/>
          <w:sz w:val="20"/>
          <w:szCs w:val="20"/>
        </w:rPr>
        <w:tab/>
        <w:t xml:space="preserve"> 3 hrs.</w:t>
      </w:r>
    </w:p>
    <w:p w:rsidR="00546EE7" w:rsidRPr="00546EE7" w:rsidRDefault="00546EE7" w:rsidP="00546EE7">
      <w:pPr>
        <w:tabs>
          <w:tab w:val="left" w:pos="108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**Prerequisite for PADM 5502.</w:t>
      </w:r>
    </w:p>
    <w:p w:rsidR="00546EE7" w:rsidRPr="00546EE7" w:rsidRDefault="00546EE7" w:rsidP="00546EE7">
      <w:pPr>
        <w:tabs>
          <w:tab w:val="left" w:pos="108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*Prerequisite for PADM 5851.</w:t>
      </w:r>
    </w:p>
    <w:p w:rsidR="00546EE7" w:rsidRDefault="00546EE7" w:rsidP="00546EE7">
      <w:pPr>
        <w:ind w:left="360" w:firstLine="0"/>
        <w:jc w:val="both"/>
        <w:rPr>
          <w:b/>
          <w:sz w:val="24"/>
          <w:szCs w:val="24"/>
        </w:rPr>
      </w:pPr>
    </w:p>
    <w:p w:rsidR="00546EE7" w:rsidRPr="00896FAA" w:rsidRDefault="00546EE7" w:rsidP="00546EE7">
      <w:pPr>
        <w:pStyle w:val="Heading2"/>
        <w:ind w:firstLine="360"/>
        <w:rPr>
          <w:color w:val="808080" w:themeColor="background1" w:themeShade="80"/>
          <w:sz w:val="24"/>
          <w:szCs w:val="24"/>
        </w:rPr>
      </w:pPr>
      <w:bookmarkStart w:id="193" w:name="_Toc294969710"/>
      <w:bookmarkStart w:id="194" w:name="_Toc295896967"/>
      <w:r w:rsidRPr="00896FAA">
        <w:rPr>
          <w:color w:val="808080" w:themeColor="background1" w:themeShade="80"/>
          <w:sz w:val="24"/>
          <w:szCs w:val="24"/>
        </w:rPr>
        <w:t xml:space="preserve">B. </w:t>
      </w:r>
      <w:r w:rsidRPr="00896FAA">
        <w:rPr>
          <w:color w:val="808080" w:themeColor="background1" w:themeShade="80"/>
          <w:sz w:val="24"/>
          <w:szCs w:val="24"/>
        </w:rPr>
        <w:tab/>
        <w:t>Additional Required Courses (or equivalent)</w:t>
      </w:r>
      <w:bookmarkEnd w:id="193"/>
      <w:bookmarkEnd w:id="194"/>
    </w:p>
    <w:p w:rsidR="00546EE7" w:rsidRPr="001746B5" w:rsidRDefault="00546EE7" w:rsidP="00546EE7">
      <w:pPr>
        <w:tabs>
          <w:tab w:val="left" w:pos="1080"/>
          <w:tab w:val="right" w:leader="dot" w:pos="9000"/>
        </w:tabs>
        <w:spacing w:after="0"/>
        <w:ind w:left="900" w:right="180" w:firstLine="180"/>
        <w:rPr>
          <w:rFonts w:ascii="Times New Roman" w:hAnsi="Times New Roman" w:cs="Times New Roman"/>
          <w:sz w:val="20"/>
          <w:szCs w:val="20"/>
        </w:rPr>
      </w:pPr>
      <w:r w:rsidRPr="001746B5">
        <w:rPr>
          <w:rFonts w:ascii="Times New Roman" w:hAnsi="Times New Roman" w:cs="Times New Roman"/>
          <w:sz w:val="20"/>
          <w:szCs w:val="20"/>
        </w:rPr>
        <w:t xml:space="preserve">PADM 5851 Professional Public Service Internship/Project ....................................................3 hrs. </w:t>
      </w:r>
    </w:p>
    <w:p w:rsidR="00546EE7" w:rsidRPr="001746B5" w:rsidRDefault="00546EE7" w:rsidP="00546EE7">
      <w:pPr>
        <w:tabs>
          <w:tab w:val="left" w:pos="1080"/>
          <w:tab w:val="right" w:leader="dot" w:pos="9000"/>
        </w:tabs>
        <w:spacing w:after="0"/>
        <w:ind w:left="900" w:right="180" w:firstLine="180"/>
        <w:rPr>
          <w:rFonts w:ascii="Times New Roman" w:hAnsi="Times New Roman" w:cs="Times New Roman"/>
          <w:sz w:val="20"/>
          <w:szCs w:val="20"/>
        </w:rPr>
      </w:pPr>
      <w:r w:rsidRPr="001746B5">
        <w:rPr>
          <w:rFonts w:ascii="Times New Roman" w:hAnsi="Times New Roman" w:cs="Times New Roman"/>
          <w:sz w:val="20"/>
          <w:szCs w:val="20"/>
        </w:rPr>
        <w:t>PADM 5905 Capstone Report (exit process).............................................................................3 hrs.</w:t>
      </w:r>
    </w:p>
    <w:p w:rsidR="00546EE7" w:rsidRDefault="00546EE7" w:rsidP="00546EE7">
      <w:pPr>
        <w:ind w:left="360"/>
        <w:jc w:val="both"/>
      </w:pPr>
    </w:p>
    <w:p w:rsidR="00546EE7" w:rsidRPr="00896FAA" w:rsidRDefault="00546EE7" w:rsidP="00546EE7">
      <w:pPr>
        <w:pStyle w:val="Heading2"/>
        <w:ind w:left="360" w:firstLine="0"/>
        <w:rPr>
          <w:color w:val="808080" w:themeColor="background1" w:themeShade="80"/>
          <w:sz w:val="24"/>
          <w:szCs w:val="24"/>
        </w:rPr>
      </w:pPr>
      <w:bookmarkStart w:id="195" w:name="_Toc294969711"/>
      <w:bookmarkStart w:id="196" w:name="_Toc295896968"/>
      <w:r w:rsidRPr="00896FAA">
        <w:rPr>
          <w:color w:val="808080" w:themeColor="background1" w:themeShade="80"/>
          <w:sz w:val="24"/>
          <w:szCs w:val="24"/>
        </w:rPr>
        <w:t xml:space="preserve">C. </w:t>
      </w:r>
      <w:r w:rsidRPr="00896FAA">
        <w:rPr>
          <w:color w:val="808080" w:themeColor="background1" w:themeShade="80"/>
          <w:sz w:val="24"/>
          <w:szCs w:val="24"/>
        </w:rPr>
        <w:tab/>
        <w:t>Areas of Concentration</w:t>
      </w:r>
      <w:bookmarkEnd w:id="195"/>
      <w:bookmarkEnd w:id="196"/>
    </w:p>
    <w:p w:rsidR="00546EE7" w:rsidRPr="001746B5" w:rsidRDefault="00546EE7" w:rsidP="00546EE7">
      <w:pPr>
        <w:ind w:left="360" w:firstLine="360"/>
        <w:jc w:val="both"/>
        <w:rPr>
          <w:rFonts w:ascii="Times New Roman" w:hAnsi="Times New Roman" w:cs="Times New Roman"/>
          <w:sz w:val="20"/>
          <w:szCs w:val="20"/>
        </w:rPr>
      </w:pPr>
      <w:r w:rsidRPr="001746B5">
        <w:rPr>
          <w:rFonts w:ascii="Times New Roman" w:hAnsi="Times New Roman" w:cs="Times New Roman"/>
          <w:sz w:val="20"/>
          <w:szCs w:val="20"/>
        </w:rPr>
        <w:t xml:space="preserve">The  MPA program  offers  the  students  an  opportunity  to  specialize  in  a  specific  area of  </w:t>
      </w:r>
      <w:r w:rsidRPr="001746B5">
        <w:rPr>
          <w:rFonts w:ascii="Times New Roman" w:hAnsi="Times New Roman" w:cs="Times New Roman"/>
          <w:sz w:val="20"/>
          <w:szCs w:val="20"/>
        </w:rPr>
        <w:tab/>
        <w:t xml:space="preserve">interest  in  Public Administration. Concentrations are specialized areas designed to sharpen the </w:t>
      </w:r>
      <w:r w:rsidRPr="001746B5">
        <w:rPr>
          <w:rFonts w:ascii="Times New Roman" w:hAnsi="Times New Roman" w:cs="Times New Roman"/>
          <w:sz w:val="20"/>
          <w:szCs w:val="20"/>
        </w:rPr>
        <w:tab/>
        <w:t xml:space="preserve">student’s research and analytical skills.   </w:t>
      </w:r>
      <w:r w:rsidRPr="001746B5">
        <w:rPr>
          <w:rFonts w:ascii="Times New Roman" w:hAnsi="Times New Roman" w:cs="Times New Roman"/>
          <w:sz w:val="20"/>
          <w:szCs w:val="20"/>
        </w:rPr>
        <w:cr/>
      </w:r>
    </w:p>
    <w:p w:rsidR="00546EE7" w:rsidRPr="001746B5" w:rsidRDefault="00546EE7" w:rsidP="00546EE7">
      <w:pPr>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Currently, the MPA program offers seven areas of concentration:</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Community and Economic Development Administration,</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Criminal Justice Administration,</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General Administration,</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Health Administration and Policy,</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Human Resources Management,</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Public Policy,</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Water Resources Management and Policy. These concentrations are described briefly below.</w:t>
      </w:r>
    </w:p>
    <w:p w:rsidR="00546EE7" w:rsidRPr="001746B5" w:rsidRDefault="00546EE7" w:rsidP="00546EE7">
      <w:pPr>
        <w:ind w:left="360" w:firstLine="0"/>
        <w:rPr>
          <w:rFonts w:ascii="Times New Roman" w:hAnsi="Times New Roman" w:cs="Times New Roman"/>
          <w:b/>
          <w:sz w:val="20"/>
          <w:szCs w:val="20"/>
        </w:rPr>
      </w:pPr>
      <w:r w:rsidRPr="001746B5">
        <w:rPr>
          <w:rFonts w:ascii="Times New Roman" w:hAnsi="Times New Roman" w:cs="Times New Roman"/>
          <w:b/>
          <w:sz w:val="20"/>
          <w:szCs w:val="20"/>
        </w:rPr>
        <w:t>Community and Economic Development</w:t>
      </w:r>
    </w:p>
    <w:p w:rsidR="00546EE7" w:rsidRPr="001746B5" w:rsidRDefault="00546EE7" w:rsidP="00546EE7">
      <w:pPr>
        <w:ind w:left="360" w:firstLine="0"/>
        <w:rPr>
          <w:rFonts w:ascii="Times New Roman" w:hAnsi="Times New Roman" w:cs="Times New Roman"/>
          <w:sz w:val="20"/>
          <w:szCs w:val="20"/>
        </w:rPr>
      </w:pPr>
      <w:r w:rsidRPr="001746B5">
        <w:rPr>
          <w:rFonts w:ascii="Times New Roman" w:hAnsi="Times New Roman" w:cs="Times New Roman"/>
          <w:sz w:val="20"/>
          <w:szCs w:val="20"/>
        </w:rPr>
        <w:t>This specialization is designed for persons pursuing careers in the field of community and economic development.  This concentration requires 9 semester hours to be selected as shown below:</w:t>
      </w:r>
    </w:p>
    <w:p w:rsidR="00546EE7" w:rsidRPr="001746B5"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PADM 5635 Introduction to Community and Economic Development*</w:t>
      </w:r>
      <w:r w:rsidRPr="001746B5">
        <w:rPr>
          <w:rFonts w:ascii="Times New Roman" w:hAnsi="Times New Roman" w:cs="Times New Roman"/>
          <w:sz w:val="20"/>
          <w:szCs w:val="20"/>
        </w:rPr>
        <w:tab/>
        <w:t xml:space="preserve">3 hrs. </w:t>
      </w:r>
    </w:p>
    <w:p w:rsidR="00546EE7" w:rsidRPr="001746B5"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 xml:space="preserve">PADM 5831 Urban &amp; Rural Community Planning** </w:t>
      </w:r>
      <w:r w:rsidRPr="001746B5">
        <w:rPr>
          <w:rFonts w:ascii="Times New Roman" w:hAnsi="Times New Roman" w:cs="Times New Roman"/>
          <w:sz w:val="20"/>
          <w:szCs w:val="20"/>
        </w:rPr>
        <w:tab/>
        <w:t xml:space="preserve">3 hrs. </w:t>
      </w:r>
    </w:p>
    <w:p w:rsidR="00546EE7" w:rsidRPr="001746B5"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*Required for concentration and to be completed before any other concentration courses.</w:t>
      </w:r>
    </w:p>
    <w:p w:rsidR="00546EE7"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**Required for concentration and to be taken after PADM 5635.</w:t>
      </w:r>
    </w:p>
    <w:p w:rsidR="00546EE7"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p>
    <w:p w:rsidR="00546EE7" w:rsidRPr="001746B5" w:rsidRDefault="00546EE7" w:rsidP="00546EE7">
      <w:pPr>
        <w:ind w:left="360" w:right="360" w:firstLine="0"/>
        <w:jc w:val="both"/>
        <w:rPr>
          <w:rFonts w:ascii="Times New Roman" w:hAnsi="Times New Roman" w:cs="Times New Roman"/>
          <w:b/>
          <w:sz w:val="20"/>
          <w:szCs w:val="20"/>
        </w:rPr>
      </w:pPr>
      <w:r w:rsidRPr="001746B5">
        <w:rPr>
          <w:rFonts w:ascii="Times New Roman" w:hAnsi="Times New Roman" w:cs="Times New Roman"/>
          <w:b/>
          <w:sz w:val="20"/>
          <w:szCs w:val="20"/>
        </w:rPr>
        <w:t>And one course from the following:</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5300 Administration of Nonprofit Organizations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5850 Community Development: Theory and Practice </w:t>
      </w:r>
      <w:r w:rsidRPr="001746B5">
        <w:rPr>
          <w:rFonts w:ascii="Times New Roman" w:hAnsi="Times New Roman" w:cs="Times New Roman"/>
          <w:sz w:val="20"/>
          <w:szCs w:val="20"/>
        </w:rPr>
        <w:tab/>
        <w:t xml:space="preserve">3 hrs. </w:t>
      </w:r>
    </w:p>
    <w:p w:rsid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PADM 5860 Economic Development: Theory and Practice</w:t>
      </w:r>
      <w:r>
        <w:rPr>
          <w:rFonts w:ascii="Times New Roman" w:hAnsi="Times New Roman" w:cs="Times New Roman"/>
          <w:sz w:val="20"/>
          <w:szCs w:val="20"/>
        </w:rPr>
        <w:t xml:space="preserve"> </w:t>
      </w:r>
      <w:r>
        <w:rPr>
          <w:rFonts w:ascii="Times New Roman" w:hAnsi="Times New Roman" w:cs="Times New Roman"/>
          <w:sz w:val="20"/>
          <w:szCs w:val="20"/>
        </w:rPr>
        <w:tab/>
        <w:t>3</w:t>
      </w:r>
      <w:r w:rsidRPr="001746B5">
        <w:rPr>
          <w:rFonts w:ascii="Times New Roman" w:hAnsi="Times New Roman" w:cs="Times New Roman"/>
          <w:sz w:val="20"/>
          <w:szCs w:val="20"/>
        </w:rPr>
        <w:t>hrs.</w:t>
      </w:r>
    </w:p>
    <w:p w:rsid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Criminal Justice Administration</w:t>
      </w:r>
    </w:p>
    <w:p w:rsidR="00546EE7" w:rsidRPr="001746B5" w:rsidRDefault="00546EE7" w:rsidP="00546EE7">
      <w:pPr>
        <w:spacing w:after="0"/>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This concentration represents an interdisciplinary collaboration between the Department of Criminal Justice and the Public Administration Program.  This concentration requires 9 semester hours as shown below:</w:t>
      </w:r>
    </w:p>
    <w:p w:rsidR="00546EE7" w:rsidRPr="001746B5" w:rsidRDefault="00546EE7" w:rsidP="00546EE7">
      <w:pPr>
        <w:spacing w:after="0"/>
        <w:ind w:left="360" w:right="180" w:firstLine="0"/>
        <w:jc w:val="both"/>
        <w:rPr>
          <w:rFonts w:ascii="Times New Roman" w:hAnsi="Times New Roman" w:cs="Times New Roman"/>
          <w:sz w:val="20"/>
          <w:szCs w:val="20"/>
        </w:rPr>
      </w:pP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CRJU 5100 Foundations of Criminal Justice*</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CRJU 5300 Philosophy of Criminal Justice*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*Required.</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And one course from the following:</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CRJU 6110 The Social Service Role of Law Enforcement Personnel  </w:t>
      </w:r>
      <w:r>
        <w:rPr>
          <w:rFonts w:ascii="Times New Roman" w:hAnsi="Times New Roman" w:cs="Times New Roman"/>
          <w:sz w:val="20"/>
          <w:szCs w:val="20"/>
        </w:rPr>
        <w:tab/>
      </w:r>
      <w:r w:rsidRPr="001746B5">
        <w:rPr>
          <w:rFonts w:ascii="Times New Roman" w:hAnsi="Times New Roman" w:cs="Times New Roman"/>
          <w:sz w:val="20"/>
          <w:szCs w:val="20"/>
        </w:rPr>
        <w:t>3 hrs.</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CRJU 6400 Foundation of Corrections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CRJU 6430 Rehabilitation and Treatment  </w:t>
      </w:r>
      <w:r>
        <w:rPr>
          <w:rFonts w:ascii="Times New Roman" w:hAnsi="Times New Roman" w:cs="Times New Roman"/>
          <w:sz w:val="20"/>
          <w:szCs w:val="20"/>
        </w:rPr>
        <w:tab/>
      </w:r>
      <w:r w:rsidRPr="001746B5">
        <w:rPr>
          <w:rFonts w:ascii="Times New Roman" w:hAnsi="Times New Roman" w:cs="Times New Roman"/>
          <w:sz w:val="20"/>
          <w:szCs w:val="20"/>
        </w:rPr>
        <w:t>3 hrs.</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General Administration</w:t>
      </w:r>
    </w:p>
    <w:p w:rsidR="00546EE7" w:rsidRPr="001746B5" w:rsidRDefault="00546EE7" w:rsidP="00546EE7">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5823 Program Development, Management and Evaluation* </w:t>
      </w:r>
      <w:r w:rsidRPr="001746B5">
        <w:rPr>
          <w:rFonts w:ascii="Times New Roman" w:hAnsi="Times New Roman" w:cs="Times New Roman"/>
          <w:sz w:val="20"/>
          <w:szCs w:val="20"/>
        </w:rPr>
        <w:tab/>
        <w:t xml:space="preserve">3 hrs. </w:t>
      </w:r>
    </w:p>
    <w:p w:rsid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and two  courses from the following:</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5200 The Administrative State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5202 Administrative Law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5650 Executive Leadership: Principles of Public Administration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5810 Intergovernmental Relations </w:t>
      </w:r>
      <w:r w:rsidRPr="001746B5">
        <w:rPr>
          <w:rFonts w:ascii="Times New Roman" w:hAnsi="Times New Roman" w:cs="Times New Roman"/>
          <w:sz w:val="20"/>
          <w:szCs w:val="20"/>
        </w:rPr>
        <w:tab/>
        <w:t>3 hrs.</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Health Administration and Policy</w:t>
      </w:r>
    </w:p>
    <w:p w:rsidR="00546EE7" w:rsidRPr="001746B5" w:rsidRDefault="00546EE7" w:rsidP="00546EE7">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PADM 5322 Foundations of Public Health Administration and Management*</w:t>
      </w:r>
      <w:r>
        <w:rPr>
          <w:rFonts w:ascii="Times New Roman" w:hAnsi="Times New Roman" w:cs="Times New Roman"/>
          <w:sz w:val="20"/>
          <w:szCs w:val="20"/>
        </w:rPr>
        <w:tab/>
      </w:r>
      <w:r w:rsidRPr="001746B5">
        <w:rPr>
          <w:rFonts w:ascii="Times New Roman" w:hAnsi="Times New Roman" w:cs="Times New Roman"/>
          <w:sz w:val="20"/>
          <w:szCs w:val="20"/>
        </w:rPr>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5321 Foundations of Health Care Finance*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*Required for concentration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5791 Health Care Policy and Politics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5324 Epidemiology: Concepts and Methods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5852 Health Care Delivery for Specialized Groups  </w:t>
      </w:r>
      <w:r w:rsidRPr="001746B5">
        <w:rPr>
          <w:rFonts w:ascii="Times New Roman" w:hAnsi="Times New Roman" w:cs="Times New Roman"/>
          <w:sz w:val="20"/>
          <w:szCs w:val="20"/>
        </w:rPr>
        <w:tab/>
        <w:t>3 hrs.</w:t>
      </w:r>
    </w:p>
    <w:p w:rsidR="00546EE7" w:rsidRDefault="00546EE7" w:rsidP="00546EE7">
      <w:pPr>
        <w:tabs>
          <w:tab w:val="left" w:pos="360"/>
          <w:tab w:val="right" w:leader="dot" w:pos="8730"/>
        </w:tabs>
        <w:spacing w:after="0"/>
        <w:ind w:left="360" w:right="180" w:firstLine="0"/>
        <w:jc w:val="both"/>
        <w:rPr>
          <w:rFonts w:ascii="Times New Roman" w:hAnsi="Times New Roman" w:cs="Times New Roman"/>
          <w:sz w:val="20"/>
          <w:szCs w:val="20"/>
        </w:rPr>
      </w:pPr>
    </w:p>
    <w:p w:rsidR="00546EE7" w:rsidRPr="001746B5" w:rsidRDefault="00546EE7" w:rsidP="00546EE7">
      <w:pPr>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Human Resources Management</w:t>
      </w:r>
    </w:p>
    <w:p w:rsidR="00546EE7" w:rsidRPr="001746B5" w:rsidRDefault="00546EE7" w:rsidP="00546EE7">
      <w:pPr>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PADM 5212 Legal Aspects of Public Personnel Administration</w:t>
      </w:r>
      <w:r>
        <w:rPr>
          <w:rFonts w:ascii="Times New Roman" w:hAnsi="Times New Roman" w:cs="Times New Roman"/>
          <w:sz w:val="20"/>
          <w:szCs w:val="20"/>
        </w:rPr>
        <w:tab/>
        <w:t xml:space="preserve"> </w:t>
      </w:r>
      <w:r w:rsidRPr="001746B5">
        <w:rPr>
          <w:rFonts w:ascii="Times New Roman" w:hAnsi="Times New Roman" w:cs="Times New Roman"/>
          <w:sz w:val="20"/>
          <w:szCs w:val="20"/>
        </w:rPr>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5450 Collective Bargaining and Labor Relations  </w:t>
      </w:r>
      <w:r w:rsidRPr="001746B5">
        <w:rPr>
          <w:rFonts w:ascii="Times New Roman" w:hAnsi="Times New Roman" w:cs="Times New Roman"/>
          <w:sz w:val="20"/>
          <w:szCs w:val="20"/>
        </w:rPr>
        <w:tab/>
        <w:t>3 hrs.</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5551 Diversity Management in Public Organizations*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5600 Issues in Human Resources Management*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5615 Human Capital Development: Theory and Practice  </w:t>
      </w:r>
      <w:r w:rsidRPr="001746B5">
        <w:rPr>
          <w:rFonts w:ascii="Times New Roman" w:hAnsi="Times New Roman" w:cs="Times New Roman"/>
          <w:sz w:val="20"/>
          <w:szCs w:val="20"/>
        </w:rPr>
        <w:tab/>
        <w:t>3 hrs.</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*Required for concentration</w:t>
      </w:r>
    </w:p>
    <w:p w:rsidR="00546EE7" w:rsidRDefault="00546EE7" w:rsidP="00546EE7">
      <w:pPr>
        <w:tabs>
          <w:tab w:val="left" w:pos="360"/>
          <w:tab w:val="right" w:leader="dot" w:pos="8730"/>
        </w:tabs>
        <w:spacing w:after="0"/>
        <w:ind w:left="360" w:right="180" w:firstLine="0"/>
        <w:jc w:val="both"/>
        <w:rPr>
          <w:rFonts w:ascii="Times New Roman" w:hAnsi="Times New Roman" w:cs="Times New Roman"/>
          <w:sz w:val="20"/>
          <w:szCs w:val="20"/>
        </w:rPr>
      </w:pPr>
    </w:p>
    <w:p w:rsidR="00546EE7" w:rsidRPr="001746B5" w:rsidRDefault="00546EE7" w:rsidP="00546EE7">
      <w:pPr>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Public Policy</w:t>
      </w:r>
    </w:p>
    <w:p w:rsidR="00546EE7" w:rsidRDefault="00546EE7" w:rsidP="00546EE7">
      <w:pPr>
        <w:tabs>
          <w:tab w:val="left" w:pos="360"/>
          <w:tab w:val="right" w:leader="dot" w:pos="8730"/>
        </w:tabs>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Default="00546EE7" w:rsidP="00546EE7">
      <w:pPr>
        <w:tabs>
          <w:tab w:val="left" w:pos="1080"/>
          <w:tab w:val="right" w:leader="dot" w:pos="9270"/>
        </w:tabs>
        <w:spacing w:after="0"/>
        <w:ind w:left="450" w:firstLine="630"/>
        <w:jc w:val="both"/>
      </w:pPr>
    </w:p>
    <w:p w:rsidR="00505D4E" w:rsidRPr="001746B5" w:rsidRDefault="00505D4E" w:rsidP="00505D4E">
      <w:pPr>
        <w:ind w:left="360" w:firstLine="360"/>
        <w:rPr>
          <w:rFonts w:ascii="Times New Roman" w:hAnsi="Times New Roman" w:cs="Times New Roman"/>
          <w:sz w:val="20"/>
          <w:szCs w:val="20"/>
        </w:rPr>
      </w:pPr>
      <w:r w:rsidRPr="001746B5">
        <w:rPr>
          <w:rFonts w:ascii="Times New Roman" w:hAnsi="Times New Roman" w:cs="Times New Roman"/>
          <w:sz w:val="20"/>
          <w:szCs w:val="20"/>
        </w:rPr>
        <w:t>This concentration requires 9 semester hours to be selected from the list of courses below:</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5511 Directed Independent Policy Studies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5802 Public Policy Analysis*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5810 Intergovernmental Relations*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5815 International and Comparative Public Policy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5872 Executive Policy Making </w:t>
      </w:r>
      <w:r w:rsidRPr="001746B5">
        <w:rPr>
          <w:rFonts w:ascii="Times New Roman" w:hAnsi="Times New Roman" w:cs="Times New Roman"/>
          <w:sz w:val="20"/>
          <w:szCs w:val="20"/>
        </w:rPr>
        <w:tab/>
        <w:t>3 hrs.</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*Required for concentration</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p>
    <w:p w:rsidR="00505D4E" w:rsidRPr="001746B5" w:rsidRDefault="00505D4E" w:rsidP="00505D4E">
      <w:pPr>
        <w:ind w:left="360" w:firstLine="0"/>
        <w:rPr>
          <w:rFonts w:ascii="Times New Roman" w:hAnsi="Times New Roman" w:cs="Times New Roman"/>
          <w:b/>
          <w:sz w:val="20"/>
          <w:szCs w:val="20"/>
        </w:rPr>
      </w:pPr>
      <w:r w:rsidRPr="001746B5">
        <w:rPr>
          <w:rFonts w:ascii="Times New Roman" w:hAnsi="Times New Roman" w:cs="Times New Roman"/>
          <w:b/>
          <w:sz w:val="20"/>
          <w:szCs w:val="20"/>
        </w:rPr>
        <w:t>Water Resources Management and Policy</w:t>
      </w:r>
    </w:p>
    <w:p w:rsidR="00505D4E" w:rsidRPr="001746B5" w:rsidRDefault="00505D4E" w:rsidP="00505D4E">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5720 Contemporary Issues in Public Administration* </w:t>
      </w:r>
      <w:r w:rsidRPr="001746B5">
        <w:rPr>
          <w:rFonts w:ascii="Times New Roman" w:hAnsi="Times New Roman" w:cs="Times New Roman"/>
          <w:sz w:val="20"/>
          <w:szCs w:val="20"/>
        </w:rPr>
        <w:tab/>
        <w:t>3 hrs.</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Required for WRMP students.</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WRMP 6400 Hydrological and Irrigation Fundamentals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WRMP 6405 Environmental and Natural Resource Policy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WRMP 6410 Natural Resource Management and Planning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WRMP 6415 Water Law and Legislation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WRMP 6420 Water Resources Policy Field Project**</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WRMP 6421 Water Resources Management and Policy Professional Project**</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p>
    <w:p w:rsidR="00505D4E" w:rsidRPr="00896FAA" w:rsidRDefault="00505D4E" w:rsidP="00505D4E">
      <w:pPr>
        <w:pStyle w:val="Heading2"/>
        <w:ind w:firstLine="360"/>
        <w:rPr>
          <w:rFonts w:ascii="Times New Roman" w:hAnsi="Times New Roman" w:cs="Times New Roman"/>
          <w:color w:val="808080" w:themeColor="background1" w:themeShade="80"/>
          <w:sz w:val="28"/>
          <w:szCs w:val="28"/>
        </w:rPr>
      </w:pPr>
      <w:bookmarkStart w:id="197" w:name="_Toc294969712"/>
      <w:bookmarkStart w:id="198" w:name="_Toc295896969"/>
      <w:r w:rsidRPr="00896FAA">
        <w:rPr>
          <w:rFonts w:ascii="Times New Roman" w:hAnsi="Times New Roman" w:cs="Times New Roman"/>
          <w:color w:val="808080" w:themeColor="background1" w:themeShade="80"/>
          <w:sz w:val="28"/>
          <w:szCs w:val="28"/>
        </w:rPr>
        <w:t>Other Program Requirements</w:t>
      </w:r>
      <w:bookmarkEnd w:id="197"/>
      <w:bookmarkEnd w:id="198"/>
    </w:p>
    <w:p w:rsidR="00505D4E" w:rsidRPr="001746B5" w:rsidRDefault="00505D4E" w:rsidP="00505D4E">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746B5" w:rsidRDefault="00505D4E" w:rsidP="00505D4E">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896FAA" w:rsidRDefault="00505D4E" w:rsidP="00505D4E">
      <w:pPr>
        <w:pStyle w:val="Heading2"/>
        <w:ind w:firstLine="360"/>
        <w:rPr>
          <w:rFonts w:ascii="Times New Roman" w:hAnsi="Times New Roman" w:cs="Times New Roman"/>
          <w:color w:val="808080" w:themeColor="background1" w:themeShade="80"/>
          <w:sz w:val="28"/>
          <w:szCs w:val="28"/>
        </w:rPr>
      </w:pPr>
      <w:bookmarkStart w:id="199" w:name="_Toc294969713"/>
      <w:bookmarkStart w:id="200" w:name="_Toc295896970"/>
      <w:r w:rsidRPr="00896FAA">
        <w:rPr>
          <w:rFonts w:ascii="Times New Roman" w:hAnsi="Times New Roman" w:cs="Times New Roman"/>
          <w:color w:val="808080" w:themeColor="background1" w:themeShade="80"/>
          <w:sz w:val="28"/>
          <w:szCs w:val="28"/>
        </w:rPr>
        <w:t>THE MPA FACULTY</w:t>
      </w:r>
      <w:bookmarkEnd w:id="199"/>
      <w:bookmarkEnd w:id="200"/>
    </w:p>
    <w:p w:rsidR="00505D4E" w:rsidRPr="001746B5"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t>Adams-Cooper, Veronica, Ph.D.</w:t>
      </w:r>
      <w:r w:rsidRPr="001746B5">
        <w:rPr>
          <w:rFonts w:ascii="Times New Roman" w:hAnsi="Times New Roman" w:cs="Times New Roman"/>
          <w:sz w:val="20"/>
          <w:szCs w:val="20"/>
        </w:rPr>
        <w:t>, Jackson State University. Specialties: Community and Economic Development Management; Non-Profit Administration, Social Justice, and Civic Engagement.</w:t>
      </w:r>
    </w:p>
    <w:p w:rsidR="00505D4E" w:rsidRPr="001746B5"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t>Dauphin, Robert, Ph.D.</w:t>
      </w:r>
      <w:r w:rsidRPr="001746B5">
        <w:rPr>
          <w:rFonts w:ascii="Times New Roman" w:hAnsi="Times New Roman" w:cs="Times New Roman"/>
          <w:sz w:val="20"/>
          <w:szCs w:val="20"/>
        </w:rPr>
        <w:t>, North Central University. Specialties: Public Management, Human Resources Management, Organizational  Theory and Leadership.</w:t>
      </w:r>
    </w:p>
    <w:p w:rsidR="00505D4E" w:rsidRPr="001746B5"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t>Handwerk, Sandra, Ph.D.,</w:t>
      </w:r>
      <w:r w:rsidRPr="001746B5">
        <w:rPr>
          <w:rFonts w:ascii="Times New Roman" w:hAnsi="Times New Roman" w:cs="Times New Roman"/>
          <w:sz w:val="20"/>
          <w:szCs w:val="20"/>
        </w:rPr>
        <w:t xml:space="preserve"> Union Institute. Specialties: Women and Teen Health, Testing and Prevention of HIV/AIDS, Healthcare Disparities, At-risk Youth, Healthcare Delivery Systems, Health Behaviors and Health Education.</w:t>
      </w:r>
    </w:p>
    <w:p w:rsidR="00505D4E" w:rsidRPr="001746B5"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t>Neubauer, Bruce, Ph.D.,</w:t>
      </w:r>
      <w:r w:rsidRPr="001746B5">
        <w:rPr>
          <w:rFonts w:ascii="Times New Roman" w:hAnsi="Times New Roman" w:cs="Times New Roman"/>
          <w:sz w:val="20"/>
          <w:szCs w:val="20"/>
        </w:rPr>
        <w:t xml:space="preserve"> University of Georgia. Specialties: Public Information Systems, Healthcare Administration, Research Methods, E-Government, and Instructional Technology</w:t>
      </w:r>
    </w:p>
    <w:p w:rsidR="00505D4E"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t>Ngwafu, Peter A., Ph.D</w:t>
      </w:r>
      <w:r w:rsidRPr="001746B5">
        <w:rPr>
          <w:rFonts w:ascii="Times New Roman" w:hAnsi="Times New Roman" w:cs="Times New Roman"/>
          <w:sz w:val="20"/>
          <w:szCs w:val="20"/>
        </w:rPr>
        <w:t>., Clark Atlanta University. Specialties:  Public Policy, Human Resource Management and Organizational Theory and Behavior, Diversity Management, and Collective Bargaining.</w:t>
      </w:r>
    </w:p>
    <w:p w:rsidR="00505D4E"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sz w:val="20"/>
          <w:szCs w:val="20"/>
        </w:rPr>
        <w:t>The MPA program employs adjunct faculty members who are practitioners with extensive experience in public and nonprofit management.</w:t>
      </w:r>
    </w:p>
    <w:p w:rsidR="00505D4E" w:rsidRPr="00896FAA" w:rsidRDefault="00505D4E" w:rsidP="00505D4E">
      <w:pPr>
        <w:pStyle w:val="Heading2"/>
        <w:ind w:left="360" w:right="180" w:firstLine="0"/>
        <w:rPr>
          <w:rFonts w:ascii="Times New Roman" w:hAnsi="Times New Roman" w:cs="Times New Roman"/>
          <w:b w:val="0"/>
          <w:color w:val="808080" w:themeColor="background1" w:themeShade="80"/>
          <w:sz w:val="28"/>
          <w:szCs w:val="28"/>
        </w:rPr>
      </w:pPr>
      <w:bookmarkStart w:id="201" w:name="_Toc294969714"/>
      <w:bookmarkStart w:id="202" w:name="_Toc295896971"/>
      <w:r w:rsidRPr="00896FAA">
        <w:rPr>
          <w:rFonts w:ascii="Times New Roman" w:hAnsi="Times New Roman" w:cs="Times New Roman"/>
          <w:b w:val="0"/>
          <w:color w:val="808080" w:themeColor="background1" w:themeShade="80"/>
          <w:sz w:val="32"/>
          <w:szCs w:val="32"/>
        </w:rPr>
        <w:t>C</w:t>
      </w:r>
      <w:r w:rsidRPr="00896FAA">
        <w:rPr>
          <w:rFonts w:ascii="Times New Roman" w:hAnsi="Times New Roman" w:cs="Times New Roman"/>
          <w:b w:val="0"/>
          <w:color w:val="808080" w:themeColor="background1" w:themeShade="80"/>
          <w:sz w:val="28"/>
          <w:szCs w:val="28"/>
        </w:rPr>
        <w:t xml:space="preserve">OURSE </w:t>
      </w:r>
      <w:r w:rsidRPr="00896FAA">
        <w:rPr>
          <w:rFonts w:ascii="Times New Roman" w:hAnsi="Times New Roman" w:cs="Times New Roman"/>
          <w:b w:val="0"/>
          <w:color w:val="808080" w:themeColor="background1" w:themeShade="80"/>
          <w:sz w:val="32"/>
          <w:szCs w:val="32"/>
        </w:rPr>
        <w:t>D</w:t>
      </w:r>
      <w:r w:rsidRPr="00896FAA">
        <w:rPr>
          <w:rFonts w:ascii="Times New Roman" w:hAnsi="Times New Roman" w:cs="Times New Roman"/>
          <w:b w:val="0"/>
          <w:color w:val="808080" w:themeColor="background1" w:themeShade="80"/>
          <w:sz w:val="28"/>
          <w:szCs w:val="28"/>
        </w:rPr>
        <w:t>ESCRIPTIONS</w:t>
      </w:r>
      <w:bookmarkEnd w:id="201"/>
      <w:bookmarkEnd w:id="202"/>
    </w:p>
    <w:p w:rsidR="00505D4E"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5011 — Public Administration: Scope, Development &amp; Ethical Environment………</w:t>
      </w:r>
      <w:r>
        <w:rPr>
          <w:rFonts w:ascii="Times New Roman" w:hAnsi="Times New Roman" w:cs="Times New Roman"/>
          <w:b/>
          <w:sz w:val="20"/>
          <w:szCs w:val="20"/>
        </w:rPr>
        <w:t>……</w:t>
      </w:r>
      <w:r w:rsidRPr="001746B5">
        <w:rPr>
          <w:rFonts w:ascii="Times New Roman" w:hAnsi="Times New Roman" w:cs="Times New Roman"/>
          <w:b/>
          <w:sz w:val="20"/>
          <w:szCs w:val="20"/>
        </w:rPr>
        <w:t xml:space="preserve">3 (3-0)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an overview of the scope of administration as a field of study and as a profession.</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5125 — Organizational Theory.................................................................................................3(3-0)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examines the evolution and development of organizational theories, forms and practices from the factory system to the emergence of the virtual global organization.</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5200 — The Administrative State.............................................................................................3(3-0)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an overview of public administration in relation to legislative, executive and judicial processes.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5202 — Administrative Law......................................................................................................3(3-0)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legal aspects of the power and procedures of federal and state agencies in the judicial re- view of administrative actions are discussed.</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5212 — Legal Aspects of Public Personnel Administration...................................................3(3-0)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an in-depth study of court decisions which impact public personnel administration and problems that arise as a result of political and civil rights of public employees.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5261 — Public Personnel Administration................................................................................3(3-0)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involves public personnel principles and practices including selection, appointment, classification, compensation, tenure and promotion.  The role of personnel officers in government will be analyzed.</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5300 — Administration of Nonprofit Organizations..............................................................3(3-0)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5301 — Public Budgeting..........................................................................................................3(3-0)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 </w:t>
      </w: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5321 — Foundations of Health Care Finance.........................................................................3 (3-0)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explores the basics of health care finance. It focuses on topics of expenditures, revenue generation, fund-raising, budgeting and financial planning in health care administration.</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5322 — Foundations of Public Health Administration and Management...........................3 (3-0)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will provide a comprehensive introduction and overview of public health management and administration.</w:t>
      </w:r>
    </w:p>
    <w:p w:rsidR="00505D4E" w:rsidRPr="001746B5" w:rsidRDefault="00505D4E" w:rsidP="00505D4E">
      <w:pPr>
        <w:spacing w:after="0"/>
        <w:ind w:left="360" w:right="180"/>
        <w:rPr>
          <w:rFonts w:ascii="Times New Roman" w:hAnsi="Times New Roman" w:cs="Times New Roman"/>
          <w:sz w:val="20"/>
          <w:szCs w:val="20"/>
        </w:rPr>
      </w:pPr>
    </w:p>
    <w:p w:rsidR="00505D4E" w:rsidRPr="001746B5" w:rsidRDefault="00505D4E" w:rsidP="00505D4E">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PADM 5324 Epidemiology................................................................................................................</w:t>
      </w:r>
      <w:r>
        <w:rPr>
          <w:rFonts w:ascii="Times New Roman" w:hAnsi="Times New Roman" w:cs="Times New Roman"/>
          <w:b/>
          <w:sz w:val="20"/>
          <w:szCs w:val="20"/>
        </w:rPr>
        <w:t>..</w:t>
      </w:r>
      <w:r w:rsidRPr="001746B5">
        <w:rPr>
          <w:rFonts w:ascii="Times New Roman" w:hAnsi="Times New Roman" w:cs="Times New Roman"/>
          <w:b/>
          <w:sz w:val="20"/>
          <w:szCs w:val="20"/>
        </w:rPr>
        <w:t>...3(3-0)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introductory course will provide a comprehensive introduction to the basic definitions, concepts, principles and methods of population-based epidemiologic research.</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PADM 5450 — Collective Bargaining and Labor Relations...............................................................3(3-0)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746B5" w:rsidRDefault="00505D4E" w:rsidP="00505D4E">
      <w:pPr>
        <w:spacing w:after="0"/>
        <w:ind w:left="360" w:right="180"/>
        <w:rPr>
          <w:rFonts w:ascii="Times New Roman" w:hAnsi="Times New Roman" w:cs="Times New Roman"/>
          <w:sz w:val="20"/>
          <w:szCs w:val="20"/>
        </w:rPr>
      </w:pPr>
    </w:p>
    <w:p w:rsidR="00505D4E" w:rsidRPr="001746B5" w:rsidRDefault="00505D4E" w:rsidP="00505D4E">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PADM 5500 — Computer Applications &amp; Management of Information Systems............................3(3-0)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746B5" w:rsidRDefault="00505D4E" w:rsidP="00505D4E">
      <w:pPr>
        <w:spacing w:after="0"/>
        <w:ind w:left="360" w:right="180"/>
        <w:rPr>
          <w:rFonts w:ascii="Times New Roman" w:hAnsi="Times New Roman" w:cs="Times New Roman"/>
          <w:sz w:val="20"/>
          <w:szCs w:val="20"/>
        </w:rPr>
      </w:pPr>
    </w:p>
    <w:p w:rsidR="00505D4E" w:rsidRPr="001746B5" w:rsidRDefault="00505D4E" w:rsidP="00505D4E">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 xml:space="preserve">PADM 5502 — Research Design and Data Analysis.............................................................................3(3-0) </w:t>
      </w:r>
    </w:p>
    <w:p w:rsidR="00505D4E"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Default="00546EE7" w:rsidP="00505D4E">
      <w:pPr>
        <w:tabs>
          <w:tab w:val="left" w:pos="1080"/>
          <w:tab w:val="right" w:leader="dot" w:pos="9270"/>
        </w:tabs>
        <w:spacing w:after="0"/>
        <w:ind w:left="360" w:right="180" w:firstLine="630"/>
        <w:jc w:val="both"/>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5511 — Directed Independent Policy Studies..........................................................................3(3-0)</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This course allows students to pursue specialized interests in policy studies.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5530 — Independent Study in Public Administration............................................................3(3-0)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5551 — Diversity Management and Public Organization.......................................................3(3-0)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5600 — Issues in Human Resources Management..................................................................3(3-0)</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examines issues in managing   public human resources.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5615 — Human Capital Development: Theory and Practice..................................</w:t>
      </w:r>
      <w:r>
        <w:rPr>
          <w:rFonts w:ascii="Times New Roman" w:hAnsi="Times New Roman" w:cs="Times New Roman"/>
          <w:b/>
          <w:sz w:val="20"/>
          <w:szCs w:val="20"/>
        </w:rPr>
        <w:t>...</w:t>
      </w:r>
      <w:r w:rsidRPr="001746B5">
        <w:rPr>
          <w:rFonts w:ascii="Times New Roman" w:hAnsi="Times New Roman" w:cs="Times New Roman"/>
          <w:b/>
          <w:sz w:val="20"/>
          <w:szCs w:val="20"/>
        </w:rPr>
        <w:t xml:space="preserve">............3(3-0)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5635 — Introduction to Community &amp; Economic Development...........................................3(3-0)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To examine community and economic development movements in the United States and abroad. The understanding of the physical urban environment and local economic development.</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5650 — Executive Leadership: Principles of Public Administration..................................</w:t>
      </w:r>
      <w:r>
        <w:rPr>
          <w:rFonts w:ascii="Times New Roman" w:hAnsi="Times New Roman" w:cs="Times New Roman"/>
          <w:b/>
          <w:sz w:val="20"/>
          <w:szCs w:val="20"/>
        </w:rPr>
        <w:t>...</w:t>
      </w:r>
      <w:r w:rsidRPr="001746B5">
        <w:rPr>
          <w:rFonts w:ascii="Times New Roman" w:hAnsi="Times New Roman" w:cs="Times New Roman"/>
          <w:b/>
          <w:sz w:val="20"/>
          <w:szCs w:val="20"/>
        </w:rPr>
        <w:t xml:space="preserve">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Examines leadership skills necessary to maximize group effectiveness in public and volunteer organizations.   Considerable use will be made of role-playing and/or simulation exercises.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5710 — Grantsmanship for Public Administration.................................................................3(3-0)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Offers instruction on the “how to” of grant writing and planning for grant writing in the public sector and nonprofits.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5720 — Contemporary Issues in Public Administration.........................................................3(3-0)</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Treats current and recurring issues and problems in public administration at the local, state and federal levels in the United States.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5781 — Introduction to Public Policy......................................................................................3(3-0)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emphasizes   the nature and definition of public policy, the structure in which public policy is produced and how various kinds of public policy are made.</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5791 — Health Policy and Politics...........................................................................................3(3-0)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This course deals with contemporary health-care policies and politics. The course includes discussions of the current crisis in health costs and proposed solutions.  </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5802 — Public Policy Analysis.................................................................................................3(3-0)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focuses on the forces that shape the direction of public policy and the mechanics through which public policy is formulated.</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5810 — Intergovernmental Relations......................................................................................3(3-0)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Emphasizes the issues and problems involved in the relationships among federal, state and local governments.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5815 — International and Comparative Public Policy...........................................................3(3-0) </w:t>
      </w:r>
    </w:p>
    <w:p w:rsidR="00505D4E" w:rsidRDefault="00505D4E" w:rsidP="00505D4E">
      <w:pPr>
        <w:tabs>
          <w:tab w:val="left" w:pos="1080"/>
          <w:tab w:val="right" w:leader="dot" w:pos="9270"/>
        </w:tabs>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introduces students to the comparative study of public policy and political institutions and acquaints them with a select number of foreign political systems.</w:t>
      </w:r>
    </w:p>
    <w:p w:rsidR="00505D4E" w:rsidRDefault="00505D4E" w:rsidP="00505D4E">
      <w:pPr>
        <w:tabs>
          <w:tab w:val="left" w:pos="1080"/>
          <w:tab w:val="right" w:leader="dot" w:pos="9270"/>
        </w:tabs>
        <w:spacing w:after="0"/>
        <w:ind w:left="360" w:right="180" w:firstLine="630"/>
        <w:jc w:val="both"/>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5823 — Program Development, Management &amp; Evaluation....................................................3(3-0)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A study of basic methods used to evaluate programs and policies, including an examination of the impact which selected policies have had on intended target populations.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5831 — Urban and Rural Community Planning.........................................................................3(3-0)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 survey of the principles and practices of public planning for the development and management of human, economic and physical resources of communities.  Reviews planning systems at various levels and their interrelationships.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5850 — Community Development Theory and Practice............................................................3(3-0)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explores principles and techniques of local community development.  It explores theories of local community development, addresses neighborhood needs and impacts of local policies and programs.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5851 — Professional Public Service Internship Project.............................................................3(3-0)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practicum includes a final professional project in which the student will design, conduct, analyze and report on a project completed during his/her professional service internship.</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5852 — Health Care Delivery for Specialized Groups................................................................3(3-0)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5860 — Economic Development Theory and Practice..............................................................3(3-0)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Explores theories of local economic development and addresses the dilemmas contemporary communities face.</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5872 — Executive Policy-Making..............................................................................................3(3-0)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Focuses on the institutional mechanisms and processes of policy formulation at the presidential level.</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5905 — Capstone Research (Exit Process).................................................................................3(3-0)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research serves as an exit process component designed to assess students' knowledge and skills obtained in these academic courses, competency in critical thinking, and written and oral communication skills.</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6400 — Hydrology and Irrigation Fundamentals......................................................................3(3-0)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746B5" w:rsidRDefault="00505D4E" w:rsidP="00505D4E">
      <w:pPr>
        <w:spacing w:after="0"/>
        <w:ind w:left="360" w:right="180"/>
        <w:jc w:val="both"/>
        <w:rPr>
          <w:rFonts w:ascii="Times New Roman" w:hAnsi="Times New Roman" w:cs="Times New Roman"/>
          <w:sz w:val="20"/>
          <w:szCs w:val="20"/>
        </w:rPr>
      </w:pPr>
      <w:r w:rsidRPr="001746B5">
        <w:rPr>
          <w:rFonts w:ascii="Times New Roman" w:hAnsi="Times New Roman" w:cs="Times New Roman"/>
          <w:sz w:val="20"/>
          <w:szCs w:val="20"/>
        </w:rPr>
        <w:t xml:space="preserve"> </w:t>
      </w: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6405 — Environmental and Natural Resource Policy...............................................................3(3-0)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6410 - Natural Resource Management and Planning...............................................................3(3-0) </w:t>
      </w:r>
    </w:p>
    <w:p w:rsidR="00505D4E" w:rsidRDefault="00505D4E" w:rsidP="00505D4E">
      <w:pPr>
        <w:tabs>
          <w:tab w:val="left" w:pos="1080"/>
          <w:tab w:val="right" w:leader="dot" w:pos="9270"/>
        </w:tabs>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Default="00505D4E" w:rsidP="00505D4E">
      <w:pPr>
        <w:tabs>
          <w:tab w:val="left" w:pos="1080"/>
          <w:tab w:val="right" w:leader="dot" w:pos="9270"/>
        </w:tabs>
        <w:spacing w:after="0"/>
        <w:ind w:left="360" w:right="180" w:firstLine="63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WRMP 6415 — Water Law and Legislation...........................................................................................3(3-0)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6420 — Water Resources Policy Field Project..........................................................................3(3-0)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896FAA" w:rsidRDefault="00505D4E" w:rsidP="00505D4E">
      <w:pPr>
        <w:pStyle w:val="Heading2"/>
        <w:ind w:right="180" w:firstLine="360"/>
        <w:rPr>
          <w:rFonts w:ascii="Times New Roman" w:hAnsi="Times New Roman" w:cs="Times New Roman"/>
          <w:color w:val="808080" w:themeColor="background1" w:themeShade="80"/>
          <w:sz w:val="28"/>
          <w:szCs w:val="28"/>
        </w:rPr>
      </w:pPr>
      <w:bookmarkStart w:id="203" w:name="_Toc294969715"/>
      <w:bookmarkStart w:id="204" w:name="_Toc295896972"/>
      <w:r w:rsidRPr="00896FAA">
        <w:rPr>
          <w:rFonts w:ascii="Times New Roman" w:hAnsi="Times New Roman" w:cs="Times New Roman"/>
          <w:color w:val="808080" w:themeColor="background1" w:themeShade="80"/>
          <w:sz w:val="28"/>
          <w:szCs w:val="28"/>
        </w:rPr>
        <w:t>Management Courses Accepted as Substitutions</w:t>
      </w:r>
      <w:r w:rsidRPr="00896FAA">
        <w:rPr>
          <w:rFonts w:ascii="Times New Roman" w:hAnsi="Times New Roman" w:cs="Times New Roman"/>
          <w:b w:val="0"/>
          <w:color w:val="808080" w:themeColor="background1" w:themeShade="80"/>
          <w:sz w:val="28"/>
          <w:szCs w:val="28"/>
        </w:rPr>
        <w:t xml:space="preserve"> </w:t>
      </w:r>
      <w:r w:rsidRPr="00896FAA">
        <w:rPr>
          <w:rFonts w:ascii="Times New Roman" w:hAnsi="Times New Roman" w:cs="Times New Roman"/>
          <w:color w:val="808080" w:themeColor="background1" w:themeShade="80"/>
          <w:sz w:val="28"/>
          <w:szCs w:val="28"/>
        </w:rPr>
        <w:t>in the MPA Program</w:t>
      </w:r>
      <w:bookmarkEnd w:id="203"/>
      <w:bookmarkEnd w:id="204"/>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MGMT 6125 — Human Resource Management.................................................................................3(3-0)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Explores the process of forecasting and identifying resources in the labor market, determining staffing needs, developing budgets and employment plans. Includes the creation of job specifications, recruitment programs, and interviewing and selection techniques. Emphasis on pro- gram evaluation and legal considerations, equal employment opportunity, performance appraisal, compensation management, training and development. Accepted for PADM 5261, Public Personnel Administration.</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MGMT 6110 — Organizational Behavior and Effectiveness.................................................................3(3-0) </w:t>
      </w:r>
    </w:p>
    <w:p w:rsidR="00505D4E" w:rsidRDefault="00505D4E" w:rsidP="00505D4E">
      <w:pPr>
        <w:spacing w:after="0"/>
        <w:ind w:left="360" w:right="180" w:firstLine="0"/>
        <w:jc w:val="both"/>
      </w:pPr>
      <w:r w:rsidRPr="001746B5">
        <w:rPr>
          <w:rFonts w:ascii="Times New Roman" w:hAnsi="Times New Roman" w:cs="Times New Roman"/>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Accepted for PADM 5125 Organizational Theory. </w:t>
      </w:r>
    </w:p>
    <w:p w:rsidR="00505D4E" w:rsidRDefault="00505D4E" w:rsidP="00505D4E">
      <w:pPr>
        <w:tabs>
          <w:tab w:val="left" w:pos="1080"/>
          <w:tab w:val="right" w:leader="dot" w:pos="9270"/>
        </w:tabs>
        <w:spacing w:after="0"/>
        <w:ind w:right="180" w:firstLine="0"/>
        <w:jc w:val="both"/>
      </w:pPr>
    </w:p>
    <w:p w:rsidR="00872727" w:rsidRDefault="00872727" w:rsidP="00505D4E">
      <w:pPr>
        <w:pStyle w:val="Heading1"/>
        <w:ind w:left="360" w:right="180" w:firstLine="0"/>
        <w:rPr>
          <w:rFonts w:ascii="Impact" w:hAnsi="Impact" w:cs="Impact"/>
          <w:color w:val="535353"/>
          <w:position w:val="-1"/>
          <w:sz w:val="48"/>
          <w:szCs w:val="48"/>
        </w:rPr>
        <w:sectPr w:rsidR="00872727" w:rsidSect="00FB5121">
          <w:headerReference w:type="default" r:id="rId41"/>
          <w:pgSz w:w="12240" w:h="15840" w:code="1"/>
          <w:pgMar w:top="720" w:right="720" w:bottom="288" w:left="1440" w:header="720" w:footer="288" w:gutter="0"/>
          <w:cols w:space="720"/>
          <w:docGrid w:linePitch="360"/>
        </w:sectPr>
      </w:pPr>
      <w:bookmarkStart w:id="205" w:name="_Toc294969716"/>
    </w:p>
    <w:p w:rsidR="00505D4E" w:rsidRDefault="00505D4E" w:rsidP="00505D4E">
      <w:pPr>
        <w:pStyle w:val="Heading1"/>
        <w:ind w:left="360" w:right="180" w:firstLine="0"/>
        <w:rPr>
          <w:rFonts w:ascii="Impact" w:hAnsi="Impact" w:cs="Impact"/>
          <w:color w:val="000000"/>
          <w:sz w:val="48"/>
          <w:szCs w:val="48"/>
        </w:rPr>
      </w:pPr>
      <w:bookmarkStart w:id="206" w:name="_Toc295896973"/>
      <w:r>
        <w:rPr>
          <w:rFonts w:ascii="Impact" w:hAnsi="Impact" w:cs="Impact"/>
          <w:color w:val="535353"/>
          <w:position w:val="-1"/>
          <w:sz w:val="48"/>
          <w:szCs w:val="48"/>
        </w:rPr>
        <w:t>MASTER OF SCIENCE</w:t>
      </w:r>
      <w:r>
        <w:rPr>
          <w:rFonts w:ascii="Impact" w:hAnsi="Impact" w:cs="Impact"/>
          <w:color w:val="535353"/>
          <w:spacing w:val="1"/>
          <w:position w:val="-1"/>
          <w:sz w:val="48"/>
          <w:szCs w:val="48"/>
        </w:rPr>
        <w:t xml:space="preserve"> </w:t>
      </w:r>
      <w:r>
        <w:rPr>
          <w:rFonts w:ascii="Impact" w:hAnsi="Impact" w:cs="Impact"/>
          <w:color w:val="535353"/>
          <w:position w:val="-1"/>
          <w:sz w:val="48"/>
          <w:szCs w:val="48"/>
        </w:rPr>
        <w:t>IN NURSING</w:t>
      </w:r>
      <w:bookmarkEnd w:id="205"/>
      <w:bookmarkEnd w:id="206"/>
    </w:p>
    <w:p w:rsidR="00505D4E" w:rsidRPr="00896FAA"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07" w:name="_Toc294969717"/>
      <w:bookmarkStart w:id="208" w:name="_Toc295896974"/>
      <w:r w:rsidRPr="00896FAA">
        <w:rPr>
          <w:rFonts w:ascii="Times New Roman" w:hAnsi="Times New Roman"/>
          <w:b w:val="0"/>
          <w:bCs w:val="0"/>
          <w:color w:val="808080" w:themeColor="background1" w:themeShade="80"/>
          <w:sz w:val="28"/>
          <w:szCs w:val="28"/>
        </w:rPr>
        <w:t>Int</w:t>
      </w:r>
      <w:r w:rsidRPr="00896FAA">
        <w:rPr>
          <w:rFonts w:ascii="Times New Roman" w:hAnsi="Times New Roman"/>
          <w:b w:val="0"/>
          <w:bCs w:val="0"/>
          <w:color w:val="808080" w:themeColor="background1" w:themeShade="80"/>
          <w:spacing w:val="-5"/>
          <w:sz w:val="28"/>
          <w:szCs w:val="28"/>
        </w:rPr>
        <w:t>r</w:t>
      </w:r>
      <w:r w:rsidRPr="00896FAA">
        <w:rPr>
          <w:rFonts w:ascii="Times New Roman" w:hAnsi="Times New Roman"/>
          <w:b w:val="0"/>
          <w:bCs w:val="0"/>
          <w:color w:val="808080" w:themeColor="background1" w:themeShade="80"/>
          <w:sz w:val="28"/>
          <w:szCs w:val="28"/>
        </w:rPr>
        <w:t>oduction</w:t>
      </w:r>
      <w:bookmarkEnd w:id="207"/>
      <w:bookmarkEnd w:id="208"/>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buil</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Bachelo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9"/>
          <w:sz w:val="20"/>
          <w:szCs w:val="20"/>
        </w:rPr>
        <w:t xml:space="preserve"> </w:t>
      </w:r>
      <w:r>
        <w:rPr>
          <w:rFonts w:ascii="Times New Roman" w:hAnsi="Times New Roman"/>
          <w:color w:val="000000"/>
          <w:spacing w:val="-1"/>
          <w:sz w:val="20"/>
          <w:szCs w:val="20"/>
        </w:rPr>
        <w:t>Scienc</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degree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pro</w:t>
      </w:r>
      <w:r>
        <w:rPr>
          <w:rFonts w:ascii="Times New Roman" w:hAnsi="Times New Roman"/>
          <w:color w:val="000000"/>
          <w:sz w:val="20"/>
          <w:szCs w:val="20"/>
        </w:rPr>
        <w:t>gram is designed to prepare students who are highly knowledgeable in advanced clinical nursing and</w:t>
      </w:r>
      <w:r>
        <w:rPr>
          <w:rFonts w:ascii="Times New Roman" w:hAnsi="Times New Roman"/>
          <w:color w:val="000000"/>
          <w:spacing w:val="-6"/>
          <w:sz w:val="20"/>
          <w:szCs w:val="20"/>
        </w:rPr>
        <w:t xml:space="preserve"> </w:t>
      </w:r>
      <w:r>
        <w:rPr>
          <w:rFonts w:ascii="Times New Roman" w:hAnsi="Times New Roman"/>
          <w:color w:val="000000"/>
          <w:sz w:val="20"/>
          <w:szCs w:val="20"/>
        </w:rPr>
        <w:t>whose</w:t>
      </w:r>
      <w:r>
        <w:rPr>
          <w:rFonts w:ascii="Times New Roman" w:hAnsi="Times New Roman"/>
          <w:color w:val="000000"/>
          <w:spacing w:val="-6"/>
          <w:sz w:val="20"/>
          <w:szCs w:val="20"/>
        </w:rPr>
        <w:t xml:space="preserve"> </w:t>
      </w:r>
      <w:r>
        <w:rPr>
          <w:rFonts w:ascii="Times New Roman" w:hAnsi="Times New Roman"/>
          <w:color w:val="000000"/>
          <w:sz w:val="20"/>
          <w:szCs w:val="20"/>
        </w:rPr>
        <w:t>education</w:t>
      </w:r>
      <w:r>
        <w:rPr>
          <w:rFonts w:ascii="Times New Roman" w:hAnsi="Times New Roman"/>
          <w:color w:val="000000"/>
          <w:spacing w:val="-6"/>
          <w:sz w:val="20"/>
          <w:szCs w:val="20"/>
        </w:rPr>
        <w:t xml:space="preserve"> </w:t>
      </w:r>
      <w:r>
        <w:rPr>
          <w:rFonts w:ascii="Times New Roman" w:hAnsi="Times New Roman"/>
          <w:color w:val="000000"/>
          <w:sz w:val="20"/>
          <w:szCs w:val="20"/>
        </w:rPr>
        <w:t>will</w:t>
      </w:r>
      <w:r>
        <w:rPr>
          <w:rFonts w:ascii="Times New Roman" w:hAnsi="Times New Roman"/>
          <w:color w:val="000000"/>
          <w:spacing w:val="-6"/>
          <w:sz w:val="20"/>
          <w:szCs w:val="20"/>
        </w:rPr>
        <w:t xml:space="preserve"> </w:t>
      </w:r>
      <w:r>
        <w:rPr>
          <w:rFonts w:ascii="Times New Roman" w:hAnsi="Times New Roman"/>
          <w:color w:val="000000"/>
          <w:sz w:val="20"/>
          <w:szCs w:val="20"/>
        </w:rPr>
        <w:t>enable</w:t>
      </w:r>
      <w:r>
        <w:rPr>
          <w:rFonts w:ascii="Times New Roman" w:hAnsi="Times New Roman"/>
          <w:color w:val="000000"/>
          <w:spacing w:val="-6"/>
          <w:sz w:val="20"/>
          <w:szCs w:val="20"/>
        </w:rPr>
        <w:t xml:space="preserve"> </w:t>
      </w:r>
      <w:r>
        <w:rPr>
          <w:rFonts w:ascii="Times New Roman" w:hAnsi="Times New Roman"/>
          <w:color w:val="000000"/>
          <w:sz w:val="20"/>
          <w:szCs w:val="20"/>
        </w:rPr>
        <w:t>them</w:t>
      </w:r>
      <w:r>
        <w:rPr>
          <w:rFonts w:ascii="Times New Roman" w:hAnsi="Times New Roman"/>
          <w:color w:val="000000"/>
          <w:spacing w:val="-6"/>
          <w:sz w:val="20"/>
          <w:szCs w:val="20"/>
        </w:rPr>
        <w:t xml:space="preserve"> </w:t>
      </w:r>
      <w:r>
        <w:rPr>
          <w:rFonts w:ascii="Times New Roman" w:hAnsi="Times New Roman"/>
          <w:color w:val="000000"/>
          <w:sz w:val="20"/>
          <w:szCs w:val="20"/>
        </w:rPr>
        <w:t>to</w:t>
      </w:r>
      <w:r>
        <w:rPr>
          <w:rFonts w:ascii="Times New Roman" w:hAnsi="Times New Roman"/>
          <w:color w:val="000000"/>
          <w:spacing w:val="-6"/>
          <w:sz w:val="20"/>
          <w:szCs w:val="20"/>
        </w:rPr>
        <w:t xml:space="preserve"> </w:t>
      </w:r>
      <w:r>
        <w:rPr>
          <w:rFonts w:ascii="Times New Roman" w:hAnsi="Times New Roman"/>
          <w:color w:val="000000"/>
          <w:sz w:val="20"/>
          <w:szCs w:val="20"/>
        </w:rPr>
        <w:t>make</w:t>
      </w:r>
      <w:r>
        <w:rPr>
          <w:rFonts w:ascii="Times New Roman" w:hAnsi="Times New Roman"/>
          <w:color w:val="000000"/>
          <w:spacing w:val="-6"/>
          <w:sz w:val="20"/>
          <w:szCs w:val="20"/>
        </w:rPr>
        <w:t xml:space="preserve"> </w:t>
      </w:r>
      <w:r>
        <w:rPr>
          <w:rFonts w:ascii="Times New Roman" w:hAnsi="Times New Roman"/>
          <w:color w:val="000000"/>
          <w:sz w:val="20"/>
          <w:szCs w:val="20"/>
        </w:rPr>
        <w:t>significant</w:t>
      </w:r>
      <w:r>
        <w:rPr>
          <w:rFonts w:ascii="Times New Roman" w:hAnsi="Times New Roman"/>
          <w:color w:val="000000"/>
          <w:spacing w:val="-6"/>
          <w:sz w:val="20"/>
          <w:szCs w:val="20"/>
        </w:rPr>
        <w:t xml:space="preserve"> </w:t>
      </w:r>
      <w:r>
        <w:rPr>
          <w:rFonts w:ascii="Times New Roman" w:hAnsi="Times New Roman"/>
          <w:color w:val="000000"/>
          <w:sz w:val="20"/>
          <w:szCs w:val="20"/>
        </w:rPr>
        <w:t>contributions</w:t>
      </w:r>
      <w:r>
        <w:rPr>
          <w:rFonts w:ascii="Times New Roman" w:hAnsi="Times New Roman"/>
          <w:color w:val="000000"/>
          <w:spacing w:val="-6"/>
          <w:sz w:val="20"/>
          <w:szCs w:val="20"/>
        </w:rPr>
        <w:t xml:space="preserve"> </w:t>
      </w:r>
      <w:r>
        <w:rPr>
          <w:rFonts w:ascii="Times New Roman" w:hAnsi="Times New Roman"/>
          <w:color w:val="000000"/>
          <w:sz w:val="20"/>
          <w:szCs w:val="20"/>
        </w:rPr>
        <w:t>to</w:t>
      </w:r>
      <w:r>
        <w:rPr>
          <w:rFonts w:ascii="Times New Roman" w:hAnsi="Times New Roman"/>
          <w:color w:val="000000"/>
          <w:spacing w:val="-6"/>
          <w:sz w:val="20"/>
          <w:szCs w:val="20"/>
        </w:rPr>
        <w:t xml:space="preserve"> </w:t>
      </w:r>
      <w:r>
        <w:rPr>
          <w:rFonts w:ascii="Times New Roman" w:hAnsi="Times New Roman"/>
          <w:color w:val="000000"/>
          <w:sz w:val="20"/>
          <w:szCs w:val="20"/>
        </w:rPr>
        <w:t>health</w:t>
      </w:r>
      <w:r>
        <w:rPr>
          <w:rFonts w:ascii="Times New Roman" w:hAnsi="Times New Roman"/>
          <w:color w:val="000000"/>
          <w:spacing w:val="-6"/>
          <w:sz w:val="20"/>
          <w:szCs w:val="20"/>
        </w:rPr>
        <w:t xml:space="preserve"> </w:t>
      </w:r>
      <w:r>
        <w:rPr>
          <w:rFonts w:ascii="Times New Roman" w:hAnsi="Times New Roman"/>
          <w:color w:val="000000"/>
          <w:sz w:val="20"/>
          <w:szCs w:val="20"/>
        </w:rPr>
        <w:t>care.</w:t>
      </w:r>
      <w:r>
        <w:rPr>
          <w:rFonts w:ascii="Times New Roman" w:hAnsi="Times New Roman"/>
          <w:color w:val="000000"/>
          <w:spacing w:val="-9"/>
          <w:sz w:val="20"/>
          <w:szCs w:val="20"/>
        </w:rPr>
        <w:t xml:space="preserve"> </w:t>
      </w:r>
      <w:r>
        <w:rPr>
          <w:rFonts w:ascii="Times New Roman" w:hAnsi="Times New Roman"/>
          <w:color w:val="000000"/>
          <w:sz w:val="20"/>
          <w:szCs w:val="20"/>
        </w:rPr>
        <w:t>The</w:t>
      </w:r>
      <w:r>
        <w:rPr>
          <w:rFonts w:ascii="Times New Roman" w:hAnsi="Times New Roman"/>
          <w:color w:val="000000"/>
          <w:spacing w:val="-6"/>
          <w:sz w:val="20"/>
          <w:szCs w:val="20"/>
        </w:rPr>
        <w:t xml:space="preserve"> </w:t>
      </w:r>
      <w:r>
        <w:rPr>
          <w:rFonts w:ascii="Times New Roman" w:hAnsi="Times New Roman"/>
          <w:color w:val="000000"/>
          <w:sz w:val="20"/>
          <w:szCs w:val="20"/>
        </w:rPr>
        <w:t>Nursing program is accredited by the National League for Nursing.</w:t>
      </w:r>
    </w:p>
    <w:p w:rsidR="00505D4E"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000000"/>
          <w:sz w:val="20"/>
          <w:szCs w:val="20"/>
        </w:rPr>
        <w:t>The purposes of the Maste</w:t>
      </w:r>
      <w:r>
        <w:rPr>
          <w:rFonts w:ascii="Times New Roman" w:hAnsi="Times New Roman"/>
          <w:color w:val="000000"/>
          <w:spacing w:val="7"/>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program are to prepare students who are:</w:t>
      </w:r>
    </w:p>
    <w:p w:rsidR="00505D4E" w:rsidRPr="00422738"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sz w:val="20"/>
          <w:szCs w:val="20"/>
        </w:rPr>
      </w:pPr>
      <w:r w:rsidRPr="00422738">
        <w:rPr>
          <w:rFonts w:ascii="Times New Roman" w:hAnsi="Times New Roman"/>
          <w:color w:val="000000"/>
          <w:sz w:val="20"/>
          <w:szCs w:val="20"/>
        </w:rPr>
        <w:t>Advanced practice nurses: family nurse practitioners or nurse educators.</w:t>
      </w:r>
    </w:p>
    <w:p w:rsidR="00505D4E" w:rsidRPr="00422738"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sz w:val="20"/>
          <w:szCs w:val="20"/>
        </w:rPr>
      </w:pPr>
      <w:r w:rsidRPr="00422738">
        <w:rPr>
          <w:rFonts w:ascii="Times New Roman" w:hAnsi="Times New Roman"/>
          <w:color w:val="000000"/>
          <w:sz w:val="20"/>
          <w:szCs w:val="20"/>
        </w:rPr>
        <w:t>Beginning researchers.</w:t>
      </w:r>
    </w:p>
    <w:p w:rsidR="00505D4E" w:rsidRPr="00422738"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Highly knowledgeable individuals who are capable of influencing policy-making that impacts health care deliver</w:t>
      </w:r>
      <w:r w:rsidRPr="00422738">
        <w:rPr>
          <w:rFonts w:ascii="Times New Roman" w:hAnsi="Times New Roman"/>
          <w:color w:val="000000"/>
          <w:spacing w:val="-13"/>
          <w:sz w:val="20"/>
          <w:szCs w:val="20"/>
        </w:rPr>
        <w:t>y</w:t>
      </w:r>
      <w:r w:rsidRPr="00422738">
        <w:rPr>
          <w:rFonts w:ascii="Times New Roman" w:hAnsi="Times New Roman"/>
          <w:color w:val="000000"/>
          <w:sz w:val="20"/>
          <w:szCs w:val="20"/>
        </w:rPr>
        <w:t>.</w:t>
      </w:r>
    </w:p>
    <w:p w:rsidR="00505D4E"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000000"/>
          <w:sz w:val="20"/>
          <w:szCs w:val="20"/>
        </w:rPr>
        <w:t>Upon completion of the Master of Science in Nursing degree, the graduate will be able to:</w:t>
      </w:r>
    </w:p>
    <w:p w:rsidR="00505D4E" w:rsidRPr="00422738"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sz w:val="20"/>
          <w:szCs w:val="20"/>
        </w:rPr>
      </w:pPr>
      <w:r w:rsidRPr="00422738">
        <w:rPr>
          <w:rFonts w:ascii="Times New Roman" w:hAnsi="Times New Roman"/>
          <w:color w:val="000000"/>
          <w:sz w:val="20"/>
          <w:szCs w:val="20"/>
        </w:rPr>
        <w:t>Critically analyze health care data in order to promote optimal health.</w:t>
      </w:r>
    </w:p>
    <w:p w:rsidR="00505D4E" w:rsidRPr="00422738"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Participate as a researcher and a consumer of research in adva</w:t>
      </w:r>
      <w:r>
        <w:rPr>
          <w:rFonts w:ascii="Times New Roman" w:hAnsi="Times New Roman"/>
          <w:color w:val="000000"/>
          <w:sz w:val="20"/>
          <w:szCs w:val="20"/>
        </w:rPr>
        <w:t>ncing nursing science and prac</w:t>
      </w:r>
      <w:r w:rsidRPr="00422738">
        <w:rPr>
          <w:rFonts w:ascii="Times New Roman" w:hAnsi="Times New Roman"/>
          <w:color w:val="000000"/>
          <w:sz w:val="20"/>
          <w:szCs w:val="20"/>
        </w:rPr>
        <w:t>tice.</w:t>
      </w:r>
    </w:p>
    <w:p w:rsidR="00505D4E" w:rsidRPr="00422738"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Integrate synthesized knowledge of behavioral and natural sciences, humanities, technology and nursing science to perform advanced-practice nursing roles.</w:t>
      </w:r>
    </w:p>
    <w:p w:rsidR="00505D4E" w:rsidRPr="00422738"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Exhibit expertise in the advanced-practice nursing role of family nurse practitioner or nurse educato</w:t>
      </w:r>
      <w:r w:rsidRPr="00422738">
        <w:rPr>
          <w:rFonts w:ascii="Times New Roman" w:hAnsi="Times New Roman"/>
          <w:color w:val="000000"/>
          <w:spacing w:val="-11"/>
          <w:sz w:val="20"/>
          <w:szCs w:val="20"/>
        </w:rPr>
        <w:t>r</w:t>
      </w:r>
      <w:r w:rsidRPr="00422738">
        <w:rPr>
          <w:rFonts w:ascii="Times New Roman" w:hAnsi="Times New Roman"/>
          <w:color w:val="000000"/>
          <w:sz w:val="20"/>
          <w:szCs w:val="20"/>
        </w:rPr>
        <w:t>.</w:t>
      </w:r>
    </w:p>
    <w:p w:rsidR="00505D4E" w:rsidRPr="00422738"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Engage in professional and scholarly activities that promote th</w:t>
      </w:r>
      <w:r>
        <w:rPr>
          <w:rFonts w:ascii="Times New Roman" w:hAnsi="Times New Roman"/>
          <w:color w:val="000000"/>
          <w:sz w:val="20"/>
          <w:szCs w:val="20"/>
        </w:rPr>
        <w:t>e profession of nursing and in</w:t>
      </w:r>
      <w:r w:rsidRPr="00422738">
        <w:rPr>
          <w:rFonts w:ascii="Times New Roman" w:hAnsi="Times New Roman"/>
          <w:color w:val="000000"/>
          <w:sz w:val="20"/>
          <w:szCs w:val="20"/>
        </w:rPr>
        <w:t>divdual development in advanced-practice nursing.</w:t>
      </w:r>
    </w:p>
    <w:p w:rsidR="00505D4E" w:rsidRPr="00422738"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ssume advanced leadership roles, including collaborating with members of interdisciplinary teams, and influencing policy-making that impacts positively on health care deliver</w:t>
      </w:r>
      <w:r w:rsidRPr="00422738">
        <w:rPr>
          <w:rFonts w:ascii="Times New Roman" w:hAnsi="Times New Roman"/>
          <w:color w:val="000000"/>
          <w:spacing w:val="-13"/>
          <w:sz w:val="20"/>
          <w:szCs w:val="20"/>
        </w:rPr>
        <w:t>y</w:t>
      </w:r>
      <w:r w:rsidRPr="00422738">
        <w:rPr>
          <w:rFonts w:ascii="Times New Roman" w:hAnsi="Times New Roman"/>
          <w:color w:val="000000"/>
          <w:sz w:val="20"/>
          <w:szCs w:val="20"/>
        </w:rPr>
        <w:t>.</w:t>
      </w:r>
    </w:p>
    <w:p w:rsidR="00505D4E"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sz w:val="20"/>
          <w:szCs w:val="20"/>
        </w:rPr>
      </w:pPr>
    </w:p>
    <w:p w:rsidR="00505D4E" w:rsidRPr="00896FAA"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09" w:name="_Toc294969718"/>
      <w:bookmarkStart w:id="210" w:name="_Toc295896975"/>
      <w:r w:rsidRPr="00896FAA">
        <w:rPr>
          <w:rFonts w:ascii="Times New Roman" w:hAnsi="Times New Roman"/>
          <w:bCs w:val="0"/>
          <w:color w:val="808080" w:themeColor="background1" w:themeShade="80"/>
          <w:sz w:val="28"/>
          <w:szCs w:val="28"/>
        </w:rPr>
        <w:t>Admission Requi</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ements</w:t>
      </w:r>
      <w:bookmarkEnd w:id="209"/>
      <w:bookmarkEnd w:id="210"/>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enter the program leading to the Master of Science in Nursing degree, the student must meet the requirements established by the Graduate School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prospective student should contact the Graduate School or the Coordinator of the Graduate Nursing Program well in advance of the planned entry date. In addition, the applicant should have the following:</w:t>
      </w:r>
    </w:p>
    <w:p w:rsidR="00505D4E" w:rsidRPr="00505D4E"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sz w:val="20"/>
          <w:szCs w:val="20"/>
        </w:rPr>
      </w:pPr>
      <w:r w:rsidRPr="00505D4E">
        <w:rPr>
          <w:rFonts w:ascii="Times New Roman" w:hAnsi="Times New Roman"/>
          <w:color w:val="191919"/>
          <w:sz w:val="20"/>
          <w:szCs w:val="20"/>
        </w:rPr>
        <w:t>A</w:t>
      </w:r>
      <w:r w:rsidRPr="00505D4E">
        <w:rPr>
          <w:rFonts w:ascii="Times New Roman" w:hAnsi="Times New Roman"/>
          <w:color w:val="191919"/>
          <w:spacing w:val="-11"/>
          <w:sz w:val="20"/>
          <w:szCs w:val="20"/>
        </w:rPr>
        <w:t xml:space="preserve"> </w:t>
      </w:r>
      <w:r w:rsidRPr="00505D4E">
        <w:rPr>
          <w:rFonts w:ascii="Times New Roman" w:hAnsi="Times New Roman"/>
          <w:color w:val="191919"/>
          <w:sz w:val="20"/>
          <w:szCs w:val="20"/>
        </w:rPr>
        <w:t>baccalaureate degree in nursing.</w:t>
      </w:r>
    </w:p>
    <w:p w:rsidR="00505D4E" w:rsidRPr="00505D4E"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sz w:val="20"/>
          <w:szCs w:val="20"/>
        </w:rPr>
      </w:pPr>
      <w:r w:rsidRPr="00505D4E">
        <w:rPr>
          <w:rFonts w:ascii="Times New Roman" w:hAnsi="Times New Roman"/>
          <w:color w:val="191919"/>
          <w:sz w:val="20"/>
          <w:szCs w:val="20"/>
        </w:rPr>
        <w:t>An unde</w:t>
      </w:r>
      <w:r w:rsidRPr="00505D4E">
        <w:rPr>
          <w:rFonts w:ascii="Times New Roman" w:hAnsi="Times New Roman"/>
          <w:color w:val="191919"/>
          <w:spacing w:val="-4"/>
          <w:sz w:val="20"/>
          <w:szCs w:val="20"/>
        </w:rPr>
        <w:t>r</w:t>
      </w:r>
      <w:r w:rsidRPr="00505D4E">
        <w:rPr>
          <w:rFonts w:ascii="Times New Roman" w:hAnsi="Times New Roman"/>
          <w:color w:val="191919"/>
          <w:sz w:val="20"/>
          <w:szCs w:val="20"/>
        </w:rPr>
        <w:t>graduate grade-point average of 3.0.</w:t>
      </w:r>
    </w:p>
    <w:p w:rsidR="00505D4E" w:rsidRDefault="003756FF" w:rsidP="00F56BDC">
      <w:pPr>
        <w:pStyle w:val="BalloonText"/>
        <w:numPr>
          <w:ilvl w:val="0"/>
          <w:numId w:val="23"/>
        </w:numPr>
        <w:ind w:right="180"/>
        <w:jc w:val="both"/>
        <w:rPr>
          <w:rFonts w:ascii="Times New Roman" w:hAnsi="Times New Roman"/>
          <w:color w:val="191919"/>
          <w:sz w:val="20"/>
          <w:szCs w:val="20"/>
        </w:rPr>
      </w:pPr>
      <w:r w:rsidRPr="003756FF">
        <w:rPr>
          <w:rFonts w:ascii="Calibri" w:hAnsi="Calibri"/>
          <w:noProof/>
        </w:rPr>
        <w:pict>
          <v:rect id="_x0000_s1029" style="position:absolute;left:0;text-align:left;margin-left:120pt;margin-top:18.9pt;width:359pt;height:238pt;z-index:-251572224;mso-position-horizontal-relative:page" o:allowincell="f" filled="f" stroked="f">
            <v:textbox style="mso-next-textbox:#_x0000_s1029" inset="0,0,0,0">
              <w:txbxContent>
                <w:p w:rsidR="0051227A" w:rsidRDefault="0051227A" w:rsidP="00C43359">
                  <w:pPr>
                    <w:spacing w:after="0" w:line="4760" w:lineRule="atLeast"/>
                    <w:ind w:firstLine="0"/>
                    <w:rPr>
                      <w:rFonts w:ascii="Times New Roman" w:hAnsi="Times New Roman"/>
                      <w:sz w:val="24"/>
                      <w:szCs w:val="24"/>
                    </w:rPr>
                  </w:pPr>
                  <w:r>
                    <w:rPr>
                      <w:rFonts w:ascii="Times New Roman" w:hAnsi="Times New Roman"/>
                      <w:noProof/>
                      <w:sz w:val="24"/>
                      <w:szCs w:val="24"/>
                      <w:lang w:eastAsia="en-US"/>
                    </w:rPr>
                    <w:drawing>
                      <wp:inline distT="0" distB="0" distL="0" distR="0">
                        <wp:extent cx="4695825" cy="3107803"/>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tretch>
                                  <a:fillRect/>
                                </a:stretch>
                              </pic:blipFill>
                              <pic:spPr bwMode="auto">
                                <a:xfrm>
                                  <a:off x="0" y="0"/>
                                  <a:ext cx="4695825" cy="3107803"/>
                                </a:xfrm>
                                <a:prstGeom prst="rect">
                                  <a:avLst/>
                                </a:prstGeom>
                                <a:noFill/>
                                <a:ln w="9525">
                                  <a:noFill/>
                                  <a:miter lim="800000"/>
                                  <a:headEnd/>
                                  <a:tailEnd/>
                                </a:ln>
                              </pic:spPr>
                            </pic:pic>
                          </a:graphicData>
                        </a:graphic>
                      </wp:inline>
                    </w:drawing>
                  </w:r>
                </w:p>
                <w:p w:rsidR="0051227A" w:rsidRDefault="0051227A"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505D4E">
        <w:rPr>
          <w:rFonts w:ascii="Times New Roman" w:hAnsi="Times New Roman"/>
          <w:color w:val="191919"/>
          <w:sz w:val="20"/>
          <w:szCs w:val="20"/>
        </w:rPr>
        <w:t>A</w:t>
      </w:r>
      <w:r w:rsidR="00505D4E" w:rsidRPr="00505D4E">
        <w:rPr>
          <w:rFonts w:ascii="Times New Roman" w:hAnsi="Times New Roman"/>
          <w:color w:val="191919"/>
          <w:spacing w:val="-11"/>
          <w:sz w:val="20"/>
          <w:szCs w:val="20"/>
        </w:rPr>
        <w:t xml:space="preserve"> </w:t>
      </w:r>
      <w:r w:rsidR="00505D4E" w:rsidRPr="00505D4E">
        <w:rPr>
          <w:rFonts w:ascii="Times New Roman" w:hAnsi="Times New Roman"/>
          <w:color w:val="191919"/>
          <w:sz w:val="20"/>
          <w:szCs w:val="20"/>
        </w:rPr>
        <w:t>current RN license to practice in Geo</w:t>
      </w:r>
      <w:r w:rsidR="00505D4E" w:rsidRPr="00505D4E">
        <w:rPr>
          <w:rFonts w:ascii="Times New Roman" w:hAnsi="Times New Roman"/>
          <w:color w:val="191919"/>
          <w:spacing w:val="-4"/>
          <w:sz w:val="20"/>
          <w:szCs w:val="20"/>
        </w:rPr>
        <w:t>r</w:t>
      </w:r>
      <w:r w:rsidR="00505D4E" w:rsidRPr="00505D4E">
        <w:rPr>
          <w:rFonts w:ascii="Times New Roman" w:hAnsi="Times New Roman"/>
          <w:color w:val="191919"/>
          <w:sz w:val="20"/>
          <w:szCs w:val="20"/>
        </w:rPr>
        <w:t>gia.</w:t>
      </w: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Pr="00505D4E" w:rsidRDefault="00505D4E" w:rsidP="00505D4E">
      <w:pPr>
        <w:pStyle w:val="BalloonText"/>
        <w:ind w:left="1170" w:right="180"/>
        <w:jc w:val="both"/>
        <w:rPr>
          <w:rFonts w:ascii="Times New Roman" w:hAnsi="Times New Roman"/>
          <w:color w:val="191919"/>
          <w:sz w:val="20"/>
          <w:szCs w:val="20"/>
        </w:rPr>
      </w:pPr>
    </w:p>
    <w:p w:rsidR="00505D4E" w:rsidRPr="00422738"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pPr>
      <w:r w:rsidRPr="00422738">
        <w:rPr>
          <w:rFonts w:ascii="Times New Roman" w:hAnsi="Times New Roman"/>
          <w:sz w:val="20"/>
          <w:szCs w:val="20"/>
        </w:rPr>
        <w:t>A</w:t>
      </w:r>
      <w:r w:rsidRPr="00505D4E">
        <w:rPr>
          <w:rFonts w:ascii="Times New Roman" w:hAnsi="Times New Roman"/>
          <w:sz w:val="20"/>
          <w:szCs w:val="20"/>
        </w:rPr>
        <w:t xml:space="preserve"> </w:t>
      </w:r>
      <w:r w:rsidRPr="00422738">
        <w:rPr>
          <w:rFonts w:ascii="Times New Roman" w:hAnsi="Times New Roman"/>
          <w:sz w:val="20"/>
          <w:szCs w:val="20"/>
        </w:rPr>
        <w:t>personal interview with the Coordinator of the Graduate Nursing Program.</w:t>
      </w:r>
    </w:p>
    <w:p w:rsidR="00872727"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sectPr w:rsidR="00872727" w:rsidSect="00FB5121">
          <w:headerReference w:type="even" r:id="rId43"/>
          <w:pgSz w:w="12240" w:h="15840" w:code="1"/>
          <w:pgMar w:top="720" w:right="720" w:bottom="288" w:left="1440" w:header="720" w:footer="288" w:gutter="0"/>
          <w:cols w:space="720"/>
          <w:docGrid w:linePitch="360"/>
        </w:sectPr>
      </w:pPr>
      <w:r w:rsidRPr="00422738">
        <w:rPr>
          <w:rFonts w:ascii="Times New Roman" w:hAnsi="Times New Roman"/>
          <w:sz w:val="20"/>
          <w:szCs w:val="20"/>
        </w:rPr>
        <w:t>A</w:t>
      </w:r>
      <w:r w:rsidRPr="00505D4E">
        <w:rPr>
          <w:rFonts w:ascii="Times New Roman" w:hAnsi="Times New Roman"/>
          <w:sz w:val="20"/>
          <w:szCs w:val="20"/>
        </w:rPr>
        <w:t xml:space="preserve"> </w:t>
      </w:r>
      <w:r w:rsidRPr="00422738">
        <w:rPr>
          <w:rFonts w:ascii="Times New Roman" w:hAnsi="Times New Roman"/>
          <w:sz w:val="20"/>
          <w:szCs w:val="20"/>
        </w:rPr>
        <w:t>Graduate Record Examination (GRE) score of 800 or better or a Miller</w:t>
      </w:r>
      <w:r w:rsidRPr="00505D4E">
        <w:rPr>
          <w:rFonts w:ascii="Times New Roman" w:hAnsi="Times New Roman"/>
          <w:sz w:val="20"/>
          <w:szCs w:val="20"/>
        </w:rPr>
        <w:t xml:space="preserve"> </w:t>
      </w:r>
      <w:r w:rsidRPr="00422738">
        <w:rPr>
          <w:rFonts w:ascii="Times New Roman" w:hAnsi="Times New Roman"/>
          <w:sz w:val="20"/>
          <w:szCs w:val="20"/>
        </w:rPr>
        <w:t>Analogies</w:t>
      </w:r>
      <w:r w:rsidRPr="00505D4E">
        <w:rPr>
          <w:rFonts w:ascii="Times New Roman" w:hAnsi="Times New Roman"/>
          <w:sz w:val="20"/>
          <w:szCs w:val="20"/>
        </w:rPr>
        <w:t xml:space="preserve"> T</w:t>
      </w:r>
      <w:r w:rsidRPr="00422738">
        <w:rPr>
          <w:rFonts w:ascii="Times New Roman" w:hAnsi="Times New Roman"/>
          <w:sz w:val="20"/>
          <w:szCs w:val="20"/>
        </w:rPr>
        <w:t>est</w:t>
      </w:r>
      <w:r w:rsidR="003756FF">
        <w:rPr>
          <w:rFonts w:ascii="Times New Roman" w:hAnsi="Times New Roman"/>
          <w:sz w:val="20"/>
          <w:szCs w:val="20"/>
        </w:rPr>
        <w:pict>
          <v:group id="_x0000_s1030" style="position:absolute;left:0;text-align:left;margin-left:263.55pt;margin-top:-78.95pt;width:31.2pt;height:31.05pt;z-index:-251566080;mso-position-horizontal-relative:page;mso-position-vertical-relative:text" coordorigin="5271,-1579" coordsize="624,621" o:allowincell="f">
            <v:rect id="_x0000_s1031" style="position:absolute;left:5276;top:-1574;width:613;height:610" o:allowincell="f" stroked="f">
              <v:path arrowok="t"/>
            </v:rect>
            <v:rect id="_x0000_s1032" style="position:absolute;left:5276;top:-1574;width:620;height:620;mso-position-horizontal-relative:page" o:allowincell="f" filled="f" stroked="f">
              <v:textbox style="mso-next-textbox:#_x0000_s1032" inset="0,0,0,0">
                <w:txbxContent>
                  <w:p w:rsidR="0051227A" w:rsidRDefault="0051227A" w:rsidP="00505D4E">
                    <w:pPr>
                      <w:spacing w:after="0" w:line="620" w:lineRule="atLeast"/>
                      <w:rPr>
                        <w:rFonts w:ascii="Times New Roman" w:hAnsi="Times New Roman"/>
                        <w:sz w:val="24"/>
                        <w:szCs w:val="24"/>
                      </w:rPr>
                    </w:pPr>
                    <w:r>
                      <w:rPr>
                        <w:rFonts w:ascii="Times New Roman" w:hAnsi="Times New Roman"/>
                        <w:noProof/>
                        <w:sz w:val="24"/>
                        <w:szCs w:val="24"/>
                        <w:lang w:eastAsia="en-US"/>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1227A" w:rsidRDefault="0051227A"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 xml:space="preserve"> </w:t>
      </w:r>
      <w:r w:rsidRPr="00422738">
        <w:rPr>
          <w:rFonts w:ascii="Times New Roman" w:hAnsi="Times New Roman"/>
          <w:sz w:val="20"/>
          <w:szCs w:val="20"/>
        </w:rPr>
        <w:t>(M</w:t>
      </w:r>
      <w:r w:rsidRPr="00505D4E">
        <w:rPr>
          <w:rFonts w:ascii="Times New Roman" w:hAnsi="Times New Roman"/>
          <w:sz w:val="20"/>
          <w:szCs w:val="20"/>
        </w:rPr>
        <w:t>A</w:t>
      </w:r>
      <w:r w:rsidRPr="00422738">
        <w:rPr>
          <w:rFonts w:ascii="Times New Roman" w:hAnsi="Times New Roman"/>
          <w:sz w:val="20"/>
          <w:szCs w:val="20"/>
        </w:rPr>
        <w:t xml:space="preserve">T) score of 44 </w:t>
      </w:r>
    </w:p>
    <w:p w:rsidR="00505D4E" w:rsidRPr="00422738"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pPr>
      <w:r w:rsidRPr="00422738">
        <w:rPr>
          <w:rFonts w:ascii="Times New Roman" w:hAnsi="Times New Roman"/>
          <w:sz w:val="20"/>
          <w:szCs w:val="20"/>
        </w:rPr>
        <w:t>or bette</w:t>
      </w:r>
      <w:r w:rsidRPr="00505D4E">
        <w:rPr>
          <w:rFonts w:ascii="Times New Roman" w:hAnsi="Times New Roman"/>
          <w:sz w:val="20"/>
          <w:szCs w:val="20"/>
        </w:rPr>
        <w:t>r</w:t>
      </w:r>
      <w:r w:rsidRPr="00422738">
        <w:rPr>
          <w:rFonts w:ascii="Times New Roman" w:hAnsi="Times New Roman"/>
          <w:sz w:val="20"/>
          <w:szCs w:val="20"/>
        </w:rPr>
        <w:t>.</w:t>
      </w:r>
    </w:p>
    <w:p w:rsidR="00505D4E"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pPr>
      <w:r w:rsidRPr="00505D4E">
        <w:rPr>
          <w:rFonts w:ascii="Times New Roman" w:hAnsi="Times New Roman"/>
          <w:sz w:val="20"/>
          <w:szCs w:val="20"/>
        </w:rPr>
        <w:t>T</w:t>
      </w:r>
      <w:r w:rsidRPr="00422738">
        <w:rPr>
          <w:rFonts w:ascii="Times New Roman" w:hAnsi="Times New Roman"/>
          <w:sz w:val="20"/>
          <w:szCs w:val="20"/>
        </w:rPr>
        <w:t>wo letters of reference regarding professional accomplishments and academic potential.</w:t>
      </w:r>
    </w:p>
    <w:p w:rsidR="00505D4E"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pPr>
      <w:r w:rsidRPr="00422738">
        <w:rPr>
          <w:rFonts w:ascii="Times New Roman" w:hAnsi="Times New Roman"/>
          <w:sz w:val="20"/>
          <w:szCs w:val="20"/>
        </w:rPr>
        <w:t>Completed prerequisite unde</w:t>
      </w:r>
      <w:r w:rsidRPr="00505D4E">
        <w:rPr>
          <w:rFonts w:ascii="Times New Roman" w:hAnsi="Times New Roman"/>
          <w:sz w:val="20"/>
          <w:szCs w:val="20"/>
        </w:rPr>
        <w:t>r</w:t>
      </w:r>
      <w:r w:rsidRPr="00422738">
        <w:rPr>
          <w:rFonts w:ascii="Times New Roman" w:hAnsi="Times New Roman"/>
          <w:sz w:val="20"/>
          <w:szCs w:val="20"/>
        </w:rPr>
        <w:t>graduate courses in statistics, pathophysiolog</w:t>
      </w:r>
      <w:r w:rsidRPr="00505D4E">
        <w:rPr>
          <w:rFonts w:ascii="Times New Roman" w:hAnsi="Times New Roman"/>
          <w:sz w:val="20"/>
          <w:szCs w:val="20"/>
        </w:rPr>
        <w:t>y</w:t>
      </w:r>
      <w:r w:rsidRPr="00422738">
        <w:rPr>
          <w:rFonts w:ascii="Times New Roman" w:hAnsi="Times New Roman"/>
          <w:sz w:val="20"/>
          <w:szCs w:val="20"/>
        </w:rPr>
        <w:t>, nursing research and health assessment.</w:t>
      </w:r>
    </w:p>
    <w:p w:rsidR="00505D4E" w:rsidRPr="00422738"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sz w:val="20"/>
          <w:szCs w:val="20"/>
        </w:rPr>
      </w:pPr>
      <w:r>
        <w:rPr>
          <w:rFonts w:ascii="Times New Roman" w:hAnsi="Times New Roman"/>
          <w:sz w:val="20"/>
          <w:szCs w:val="20"/>
        </w:rPr>
        <w:t>Admission to the Graduate Nursing Program does not ensure admission to the Family Nurse Practitioner program.</w:t>
      </w:r>
      <w:r>
        <w:rPr>
          <w:rFonts w:ascii="Times New Roman" w:hAnsi="Times New Roman"/>
          <w:spacing w:val="-4"/>
          <w:sz w:val="20"/>
          <w:szCs w:val="20"/>
        </w:rPr>
        <w:t xml:space="preserve"> </w:t>
      </w:r>
      <w:r>
        <w:rPr>
          <w:rFonts w:ascii="Times New Roman" w:hAnsi="Times New Roman"/>
          <w:sz w:val="20"/>
          <w:szCs w:val="20"/>
        </w:rPr>
        <w:t>The prospective FNP</w:t>
      </w:r>
      <w:r>
        <w:rPr>
          <w:rFonts w:ascii="Times New Roman" w:hAnsi="Times New Roman"/>
          <w:spacing w:val="-8"/>
          <w:sz w:val="20"/>
          <w:szCs w:val="20"/>
        </w:rPr>
        <w:t xml:space="preserve"> </w:t>
      </w:r>
      <w:r>
        <w:rPr>
          <w:rFonts w:ascii="Times New Roman" w:hAnsi="Times New Roman"/>
          <w:sz w:val="20"/>
          <w:szCs w:val="20"/>
        </w:rPr>
        <w:t>student should have at least one year of nursing experience and should send required items listed below to the Director of the FNP</w:t>
      </w:r>
      <w:r>
        <w:rPr>
          <w:rFonts w:ascii="Times New Roman" w:hAnsi="Times New Roman"/>
          <w:spacing w:val="-8"/>
          <w:sz w:val="20"/>
          <w:szCs w:val="20"/>
        </w:rPr>
        <w:t xml:space="preserve"> </w:t>
      </w:r>
      <w:r>
        <w:rPr>
          <w:rFonts w:ascii="Times New Roman" w:hAnsi="Times New Roman"/>
          <w:sz w:val="20"/>
          <w:szCs w:val="20"/>
        </w:rPr>
        <w:t>program well in advance of the planned entry date:</w:t>
      </w:r>
    </w:p>
    <w:p w:rsidR="00505D4E" w:rsidRPr="00422738"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Letter requesting admission to the FNP</w:t>
      </w:r>
      <w:r w:rsidRPr="00505D4E">
        <w:rPr>
          <w:rFonts w:ascii="Times New Roman" w:hAnsi="Times New Roman"/>
          <w:sz w:val="20"/>
          <w:szCs w:val="20"/>
        </w:rPr>
        <w:t xml:space="preserve"> </w:t>
      </w:r>
      <w:r w:rsidRPr="00422738">
        <w:rPr>
          <w:rFonts w:ascii="Times New Roman" w:hAnsi="Times New Roman"/>
          <w:sz w:val="20"/>
          <w:szCs w:val="20"/>
        </w:rPr>
        <w:t>program.</w:t>
      </w:r>
    </w:p>
    <w:p w:rsidR="00505D4E" w:rsidRPr="00422738"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A</w:t>
      </w:r>
      <w:r w:rsidRPr="00505D4E">
        <w:rPr>
          <w:rFonts w:ascii="Times New Roman" w:hAnsi="Times New Roman"/>
          <w:sz w:val="20"/>
          <w:szCs w:val="20"/>
        </w:rPr>
        <w:t xml:space="preserve"> </w:t>
      </w:r>
      <w:r w:rsidRPr="00422738">
        <w:rPr>
          <w:rFonts w:ascii="Times New Roman" w:hAnsi="Times New Roman"/>
          <w:sz w:val="20"/>
          <w:szCs w:val="20"/>
        </w:rPr>
        <w:t>personal statement of approximately 300 words describing the student</w:t>
      </w:r>
      <w:r w:rsidRPr="00505D4E">
        <w:rPr>
          <w:rFonts w:ascii="Times New Roman" w:hAnsi="Times New Roman"/>
          <w:sz w:val="20"/>
          <w:szCs w:val="20"/>
        </w:rPr>
        <w:t>’</w:t>
      </w:r>
      <w:r w:rsidRPr="00422738">
        <w:rPr>
          <w:rFonts w:ascii="Times New Roman" w:hAnsi="Times New Roman"/>
          <w:sz w:val="20"/>
          <w:szCs w:val="20"/>
        </w:rPr>
        <w:t>s professional goals.</w:t>
      </w:r>
    </w:p>
    <w:p w:rsidR="00505D4E" w:rsidRPr="00422738"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A</w:t>
      </w:r>
      <w:r w:rsidRPr="00505D4E">
        <w:rPr>
          <w:rFonts w:ascii="Times New Roman" w:hAnsi="Times New Roman"/>
          <w:sz w:val="20"/>
          <w:szCs w:val="20"/>
        </w:rPr>
        <w:t xml:space="preserve"> </w:t>
      </w:r>
      <w:r w:rsidRPr="00422738">
        <w:rPr>
          <w:rFonts w:ascii="Times New Roman" w:hAnsi="Times New Roman"/>
          <w:sz w:val="20"/>
          <w:szCs w:val="20"/>
        </w:rPr>
        <w:t>résumé.</w:t>
      </w:r>
    </w:p>
    <w:p w:rsidR="00505D4E"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rPr>
      </w:pPr>
    </w:p>
    <w:p w:rsidR="00505D4E" w:rsidRPr="00896FAA" w:rsidRDefault="00505D4E" w:rsidP="00505D4E">
      <w:pPr>
        <w:pStyle w:val="Heading2"/>
        <w:spacing w:before="0"/>
        <w:ind w:left="540" w:right="180" w:firstLine="0"/>
        <w:rPr>
          <w:rFonts w:ascii="Times New Roman" w:hAnsi="Times New Roman"/>
          <w:color w:val="808080" w:themeColor="background1" w:themeShade="80"/>
          <w:sz w:val="28"/>
          <w:szCs w:val="28"/>
        </w:rPr>
      </w:pPr>
      <w:bookmarkStart w:id="211" w:name="_Toc294969719"/>
      <w:bookmarkStart w:id="212" w:name="_Toc295896976"/>
      <w:r w:rsidRPr="00896FAA">
        <w:rPr>
          <w:rFonts w:ascii="Times New Roman" w:hAnsi="Times New Roman"/>
          <w:bCs w:val="0"/>
          <w:color w:val="808080" w:themeColor="background1" w:themeShade="80"/>
          <w:sz w:val="28"/>
          <w:szCs w:val="28"/>
        </w:rPr>
        <w:t>Regular</w:t>
      </w:r>
      <w:r w:rsidRPr="00896FAA">
        <w:rPr>
          <w:rFonts w:ascii="Times New Roman" w:hAnsi="Times New Roman"/>
          <w:bCs w:val="0"/>
          <w:color w:val="808080" w:themeColor="background1" w:themeShade="80"/>
          <w:spacing w:val="-20"/>
          <w:sz w:val="28"/>
          <w:szCs w:val="28"/>
        </w:rPr>
        <w:t xml:space="preserve"> </w:t>
      </w:r>
      <w:r w:rsidRPr="00896FAA">
        <w:rPr>
          <w:rFonts w:ascii="Times New Roman" w:hAnsi="Times New Roman"/>
          <w:bCs w:val="0"/>
          <w:color w:val="808080" w:themeColor="background1" w:themeShade="80"/>
          <w:sz w:val="28"/>
          <w:szCs w:val="28"/>
        </w:rPr>
        <w:t>Admission</w:t>
      </w:r>
      <w:bookmarkEnd w:id="211"/>
      <w:bookmarkEnd w:id="212"/>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sz w:val="20"/>
          <w:szCs w:val="20"/>
        </w:rPr>
      </w:pPr>
      <w:r>
        <w:rPr>
          <w:rFonts w:ascii="Times New Roman" w:hAnsi="Times New Roman"/>
          <w:sz w:val="20"/>
          <w:szCs w:val="20"/>
        </w:rPr>
        <w:t>For regular admission, the applicant must meet all admission requirements described above.</w:t>
      </w:r>
    </w:p>
    <w:p w:rsidR="00505D4E"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rPr>
      </w:pPr>
    </w:p>
    <w:p w:rsidR="00505D4E" w:rsidRPr="00896FAA" w:rsidRDefault="00505D4E" w:rsidP="00505D4E">
      <w:pPr>
        <w:pStyle w:val="Heading2"/>
        <w:spacing w:before="0"/>
        <w:ind w:left="540" w:right="180" w:firstLine="0"/>
        <w:rPr>
          <w:rFonts w:ascii="Times New Roman" w:hAnsi="Times New Roman"/>
          <w:color w:val="808080" w:themeColor="background1" w:themeShade="80"/>
          <w:sz w:val="28"/>
          <w:szCs w:val="28"/>
        </w:rPr>
      </w:pPr>
      <w:bookmarkStart w:id="213" w:name="_Toc294969720"/>
      <w:bookmarkStart w:id="214" w:name="_Toc295896977"/>
      <w:r w:rsidRPr="00896FAA">
        <w:rPr>
          <w:rFonts w:ascii="Times New Roman" w:hAnsi="Times New Roman"/>
          <w:bCs w:val="0"/>
          <w:color w:val="808080" w:themeColor="background1" w:themeShade="80"/>
          <w:sz w:val="28"/>
          <w:szCs w:val="28"/>
        </w:rPr>
        <w:t>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ovisional</w:t>
      </w:r>
      <w:r w:rsidRPr="00896FAA">
        <w:rPr>
          <w:rFonts w:ascii="Times New Roman" w:hAnsi="Times New Roman"/>
          <w:bCs w:val="0"/>
          <w:color w:val="808080" w:themeColor="background1" w:themeShade="80"/>
          <w:spacing w:val="-15"/>
          <w:sz w:val="28"/>
          <w:szCs w:val="28"/>
        </w:rPr>
        <w:t xml:space="preserve"> </w:t>
      </w:r>
      <w:r w:rsidRPr="00896FAA">
        <w:rPr>
          <w:rFonts w:ascii="Times New Roman" w:hAnsi="Times New Roman"/>
          <w:bCs w:val="0"/>
          <w:color w:val="808080" w:themeColor="background1" w:themeShade="80"/>
          <w:sz w:val="28"/>
          <w:szCs w:val="28"/>
        </w:rPr>
        <w:t>Admission</w:t>
      </w:r>
      <w:bookmarkEnd w:id="213"/>
      <w:bookmarkEnd w:id="214"/>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Graduate Nursing</w:t>
      </w:r>
      <w:r>
        <w:rPr>
          <w:rFonts w:ascii="Times New Roman" w:hAnsi="Times New Roman"/>
          <w:spacing w:val="-11"/>
          <w:sz w:val="20"/>
          <w:szCs w:val="20"/>
        </w:rPr>
        <w:t xml:space="preserve"> </w:t>
      </w:r>
      <w:r>
        <w:rPr>
          <w:rFonts w:ascii="Times New Roman" w:hAnsi="Times New Roman"/>
          <w:sz w:val="20"/>
          <w:szCs w:val="20"/>
        </w:rPr>
        <w:t>Admission Committee will evaluate each applicant on an individual basis. In some instances, the applicant may be required to fulfill prerequisites prior to consideration of this status.</w:t>
      </w:r>
      <w:r>
        <w:rPr>
          <w:rFonts w:ascii="Times New Roman" w:hAnsi="Times New Roman"/>
          <w:spacing w:val="-11"/>
          <w:sz w:val="20"/>
          <w:szCs w:val="20"/>
        </w:rPr>
        <w:t xml:space="preserve"> </w:t>
      </w:r>
      <w:r>
        <w:rPr>
          <w:rFonts w:ascii="Times New Roman" w:hAnsi="Times New Roman"/>
          <w:sz w:val="20"/>
          <w:szCs w:val="20"/>
        </w:rPr>
        <w:t>An applicant admitted under provisional status is limited to nine (9) semester hours and must make a “B” or better in each course attempted.</w:t>
      </w:r>
      <w:r>
        <w:rPr>
          <w:rFonts w:ascii="Times New Roman" w:hAnsi="Times New Roman"/>
          <w:spacing w:val="-11"/>
          <w:sz w:val="20"/>
          <w:szCs w:val="20"/>
        </w:rPr>
        <w:t xml:space="preserve"> </w:t>
      </w:r>
      <w:r>
        <w:rPr>
          <w:rFonts w:ascii="Times New Roman" w:hAnsi="Times New Roman"/>
          <w:sz w:val="20"/>
          <w:szCs w:val="20"/>
        </w:rPr>
        <w:t>An applicant who attains less than a 3.0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will be withdrawn from the program.</w:t>
      </w:r>
      <w:r>
        <w:rPr>
          <w:rFonts w:ascii="Times New Roman" w:hAnsi="Times New Roman"/>
          <w:spacing w:val="-4"/>
          <w:sz w:val="20"/>
          <w:szCs w:val="20"/>
        </w:rPr>
        <w:t xml:space="preserve"> </w:t>
      </w:r>
      <w:r>
        <w:rPr>
          <w:rFonts w:ascii="Times New Roman" w:hAnsi="Times New Roman"/>
          <w:sz w:val="20"/>
          <w:szCs w:val="20"/>
        </w:rPr>
        <w:t>The applicant will be admitted to regular graduate status if he/she achieves a “B” or higher in each course taken in provisional status.</w:t>
      </w:r>
    </w:p>
    <w:p w:rsidR="00505D4E"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sz w:val="20"/>
          <w:szCs w:val="20"/>
        </w:rPr>
      </w:pPr>
    </w:p>
    <w:p w:rsidR="00505D4E" w:rsidRPr="00896FAA" w:rsidRDefault="00505D4E" w:rsidP="00505D4E">
      <w:pPr>
        <w:pStyle w:val="Heading2"/>
        <w:spacing w:before="0"/>
        <w:ind w:left="540" w:right="180" w:firstLine="0"/>
        <w:rPr>
          <w:rFonts w:ascii="Times New Roman" w:hAnsi="Times New Roman"/>
          <w:color w:val="808080" w:themeColor="background1" w:themeShade="80"/>
          <w:sz w:val="28"/>
          <w:szCs w:val="28"/>
        </w:rPr>
      </w:pPr>
      <w:bookmarkStart w:id="215" w:name="_Toc294969721"/>
      <w:bookmarkStart w:id="216" w:name="_Toc295896978"/>
      <w:r w:rsidRPr="00896FAA">
        <w:rPr>
          <w:rFonts w:ascii="Times New Roman" w:hAnsi="Times New Roman"/>
          <w:bCs w:val="0"/>
          <w:color w:val="808080" w:themeColor="background1" w:themeShade="80"/>
          <w:sz w:val="28"/>
          <w:szCs w:val="28"/>
        </w:rPr>
        <w:t>Non-deg</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ee</w:t>
      </w:r>
      <w:r w:rsidRPr="00896FAA">
        <w:rPr>
          <w:rFonts w:ascii="Times New Roman" w:hAnsi="Times New Roman"/>
          <w:bCs w:val="0"/>
          <w:color w:val="808080" w:themeColor="background1" w:themeShade="80"/>
          <w:spacing w:val="-15"/>
          <w:sz w:val="28"/>
          <w:szCs w:val="28"/>
        </w:rPr>
        <w:t xml:space="preserve"> </w:t>
      </w:r>
      <w:r w:rsidRPr="00896FAA">
        <w:rPr>
          <w:rFonts w:ascii="Times New Roman" w:hAnsi="Times New Roman"/>
          <w:bCs w:val="0"/>
          <w:color w:val="808080" w:themeColor="background1" w:themeShade="80"/>
          <w:sz w:val="28"/>
          <w:szCs w:val="28"/>
        </w:rPr>
        <w:t>Admission</w:t>
      </w:r>
      <w:bookmarkEnd w:id="215"/>
      <w:bookmarkEnd w:id="216"/>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sz w:val="20"/>
          <w:szCs w:val="20"/>
        </w:rPr>
      </w:pPr>
      <w:r>
        <w:rPr>
          <w:rFonts w:ascii="Times New Roman" w:hAnsi="Times New Roman"/>
          <w:sz w:val="20"/>
          <w:szCs w:val="20"/>
        </w:rPr>
        <w:t>This category is provided to accommodate the applicant who has the potential for graduate stud</w:t>
      </w:r>
      <w:r>
        <w:rPr>
          <w:rFonts w:ascii="Times New Roman" w:hAnsi="Times New Roman"/>
          <w:spacing w:val="-13"/>
          <w:sz w:val="20"/>
          <w:szCs w:val="20"/>
        </w:rPr>
        <w:t>y</w:t>
      </w:r>
      <w:r>
        <w:rPr>
          <w:rFonts w:ascii="Times New Roman" w:hAnsi="Times New Roman"/>
          <w:sz w:val="20"/>
          <w:szCs w:val="20"/>
        </w:rPr>
        <w:t>, but at the time of the application does not intend to seek a graduate degree; or for the applicant who wishes to take a specific course for personal enrichment or job-related requirements.</w:t>
      </w:r>
      <w:r>
        <w:rPr>
          <w:rFonts w:ascii="Times New Roman" w:hAnsi="Times New Roman"/>
          <w:spacing w:val="-11"/>
          <w:sz w:val="20"/>
          <w:szCs w:val="20"/>
        </w:rPr>
        <w:t xml:space="preserve"> </w:t>
      </w:r>
      <w:r>
        <w:rPr>
          <w:rFonts w:ascii="Times New Roman" w:hAnsi="Times New Roman"/>
          <w:sz w:val="20"/>
          <w:szCs w:val="20"/>
        </w:rPr>
        <w:t>A student is admitted to this status at the option of the Department of Nursing on a space-available basis.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seeking regular graduate admission status is given preference when the number of applicants to be admitted is limited.</w:t>
      </w:r>
    </w:p>
    <w:p w:rsidR="00505D4E"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sz w:val="20"/>
          <w:szCs w:val="20"/>
        </w:rPr>
      </w:pPr>
      <w:r>
        <w:rPr>
          <w:rFonts w:ascii="Times New Roman" w:hAnsi="Times New Roman"/>
          <w:sz w:val="20"/>
          <w:szCs w:val="20"/>
        </w:rPr>
        <w:t>An</w:t>
      </w:r>
      <w:r>
        <w:rPr>
          <w:rFonts w:ascii="Times New Roman" w:hAnsi="Times New Roman"/>
          <w:spacing w:val="-11"/>
          <w:sz w:val="20"/>
          <w:szCs w:val="20"/>
        </w:rPr>
        <w:t xml:space="preserve"> </w:t>
      </w:r>
      <w:r>
        <w:rPr>
          <w:rFonts w:ascii="Times New Roman" w:hAnsi="Times New Roman"/>
          <w:sz w:val="20"/>
          <w:szCs w:val="20"/>
        </w:rPr>
        <w:t>Albany State University unde</w:t>
      </w:r>
      <w:r>
        <w:rPr>
          <w:rFonts w:ascii="Times New Roman" w:hAnsi="Times New Roman"/>
          <w:spacing w:val="-4"/>
          <w:sz w:val="20"/>
          <w:szCs w:val="20"/>
        </w:rPr>
        <w:t>r</w:t>
      </w:r>
      <w:r>
        <w:rPr>
          <w:rFonts w:ascii="Times New Roman" w:hAnsi="Times New Roman"/>
          <w:sz w:val="20"/>
          <w:szCs w:val="20"/>
        </w:rPr>
        <w:t>graduate Nursing student with senior standing may register for graduate courses if the following conditions are met:</w:t>
      </w:r>
    </w:p>
    <w:p w:rsidR="00505D4E"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The student has a cumulative 3.0 grade-point average.</w:t>
      </w:r>
    </w:p>
    <w:p w:rsidR="00505D4E" w:rsidRPr="00422738"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The</w:t>
      </w:r>
      <w:r w:rsidRPr="00422738">
        <w:rPr>
          <w:rFonts w:ascii="Times New Roman" w:hAnsi="Times New Roman"/>
          <w:spacing w:val="-4"/>
          <w:sz w:val="20"/>
          <w:szCs w:val="20"/>
        </w:rPr>
        <w:t xml:space="preserve"> </w:t>
      </w:r>
      <w:r w:rsidRPr="00422738">
        <w:rPr>
          <w:rFonts w:ascii="Times New Roman" w:hAnsi="Times New Roman"/>
          <w:spacing w:val="-12"/>
          <w:sz w:val="20"/>
          <w:szCs w:val="20"/>
        </w:rPr>
        <w:t>V</w:t>
      </w:r>
      <w:r w:rsidRPr="00422738">
        <w:rPr>
          <w:rFonts w:ascii="Times New Roman" w:hAnsi="Times New Roman"/>
          <w:sz w:val="20"/>
          <w:szCs w:val="20"/>
        </w:rPr>
        <w:t>ice President for</w:t>
      </w:r>
      <w:r w:rsidRPr="00422738">
        <w:rPr>
          <w:rFonts w:ascii="Times New Roman" w:hAnsi="Times New Roman"/>
          <w:spacing w:val="-11"/>
          <w:sz w:val="20"/>
          <w:szCs w:val="20"/>
        </w:rPr>
        <w:t xml:space="preserve"> </w:t>
      </w:r>
      <w:r w:rsidRPr="00422738">
        <w:rPr>
          <w:rFonts w:ascii="Times New Roman" w:hAnsi="Times New Roman"/>
          <w:sz w:val="20"/>
          <w:szCs w:val="20"/>
        </w:rPr>
        <w:t>Academic</w:t>
      </w:r>
      <w:r w:rsidRPr="00422738">
        <w:rPr>
          <w:rFonts w:ascii="Times New Roman" w:hAnsi="Times New Roman"/>
          <w:spacing w:val="-11"/>
          <w:sz w:val="20"/>
          <w:szCs w:val="20"/>
        </w:rPr>
        <w:t xml:space="preserve"> </w:t>
      </w:r>
      <w:r w:rsidRPr="00422738">
        <w:rPr>
          <w:rFonts w:ascii="Times New Roman" w:hAnsi="Times New Roman"/>
          <w:sz w:val="20"/>
          <w:szCs w:val="20"/>
        </w:rPr>
        <w:t>A</w:t>
      </w:r>
      <w:r w:rsidRPr="00422738">
        <w:rPr>
          <w:rFonts w:ascii="Times New Roman" w:hAnsi="Times New Roman"/>
          <w:spacing w:val="-4"/>
          <w:sz w:val="20"/>
          <w:szCs w:val="20"/>
        </w:rPr>
        <w:t>f</w:t>
      </w:r>
      <w:r w:rsidRPr="00422738">
        <w:rPr>
          <w:rFonts w:ascii="Times New Roman" w:hAnsi="Times New Roman"/>
          <w:sz w:val="20"/>
          <w:szCs w:val="20"/>
        </w:rPr>
        <w:t>fairs approves the academic department</w:t>
      </w:r>
      <w:r w:rsidRPr="00422738">
        <w:rPr>
          <w:rFonts w:ascii="Times New Roman" w:hAnsi="Times New Roman"/>
          <w:spacing w:val="-11"/>
          <w:sz w:val="20"/>
          <w:szCs w:val="20"/>
        </w:rPr>
        <w:t>’</w:t>
      </w:r>
      <w:r w:rsidRPr="00422738">
        <w:rPr>
          <w:rFonts w:ascii="Times New Roman" w:hAnsi="Times New Roman"/>
          <w:sz w:val="20"/>
          <w:szCs w:val="20"/>
        </w:rPr>
        <w:t xml:space="preserve">s recommendation for the student to enroll in </w:t>
      </w:r>
      <w:r w:rsidRPr="00422738">
        <w:rPr>
          <w:rFonts w:ascii="Times New Roman" w:hAnsi="Times New Roman"/>
          <w:position w:val="2"/>
          <w:sz w:val="20"/>
          <w:szCs w:val="20"/>
        </w:rPr>
        <w:t>graduate courses.</w:t>
      </w:r>
    </w:p>
    <w:p w:rsidR="00505D4E" w:rsidRPr="00422738"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sz w:val="20"/>
          <w:szCs w:val="20"/>
        </w:rPr>
      </w:pPr>
      <w:r w:rsidRPr="00422738">
        <w:rPr>
          <w:rFonts w:ascii="Times New Roman" w:hAnsi="Times New Roman"/>
          <w:sz w:val="20"/>
          <w:szCs w:val="20"/>
        </w:rPr>
        <w:t>The student limits his/her graduate enrollment to a total of 9 semester hours-of stud</w:t>
      </w:r>
      <w:r w:rsidRPr="00422738">
        <w:rPr>
          <w:rFonts w:ascii="Times New Roman" w:hAnsi="Times New Roman"/>
          <w:spacing w:val="-13"/>
          <w:sz w:val="20"/>
          <w:szCs w:val="20"/>
        </w:rPr>
        <w:t>y</w:t>
      </w:r>
      <w:r w:rsidRPr="00422738">
        <w:rPr>
          <w:rFonts w:ascii="Times New Roman" w:hAnsi="Times New Roman"/>
          <w:sz w:val="20"/>
          <w:szCs w:val="20"/>
        </w:rPr>
        <w:t>. No more</w:t>
      </w:r>
      <w:r>
        <w:rPr>
          <w:rFonts w:ascii="Times New Roman" w:hAnsi="Times New Roman"/>
          <w:sz w:val="20"/>
          <w:szCs w:val="20"/>
        </w:rPr>
        <w:t xml:space="preserve"> </w:t>
      </w:r>
      <w:r w:rsidRPr="00422738">
        <w:rPr>
          <w:rFonts w:ascii="Times New Roman" w:hAnsi="Times New Roman"/>
          <w:sz w:val="20"/>
          <w:szCs w:val="20"/>
        </w:rPr>
        <w:t xml:space="preserve">than </w:t>
      </w:r>
      <w:r w:rsidRPr="00422738">
        <w:rPr>
          <w:rFonts w:ascii="Times New Roman" w:hAnsi="Times New Roman"/>
          <w:position w:val="-2"/>
          <w:sz w:val="20"/>
          <w:szCs w:val="20"/>
        </w:rPr>
        <w:t xml:space="preserve">6 semester hours of </w:t>
      </w:r>
      <w:r w:rsidRPr="00422738">
        <w:rPr>
          <w:rFonts w:ascii="Times New Roman" w:hAnsi="Times New Roman"/>
          <w:sz w:val="20"/>
          <w:szCs w:val="20"/>
        </w:rPr>
        <w:t>graduate credits may be undertaken in a given semeste</w:t>
      </w:r>
      <w:r w:rsidRPr="00422738">
        <w:rPr>
          <w:rFonts w:ascii="Times New Roman" w:hAnsi="Times New Roman"/>
          <w:spacing w:val="-11"/>
          <w:sz w:val="20"/>
          <w:szCs w:val="20"/>
        </w:rPr>
        <w:t>r</w:t>
      </w:r>
      <w:r w:rsidRPr="00422738">
        <w:rPr>
          <w:rFonts w:ascii="Times New Roman" w:hAnsi="Times New Roman"/>
          <w:sz w:val="20"/>
          <w:szCs w:val="20"/>
        </w:rPr>
        <w:t>.</w:t>
      </w:r>
    </w:p>
    <w:p w:rsidR="00505D4E"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sz w:val="20"/>
          <w:szCs w:val="20"/>
        </w:rPr>
      </w:pPr>
      <w:r w:rsidRPr="00422738">
        <w:rPr>
          <w:rFonts w:ascii="Times New Roman" w:hAnsi="Times New Roman"/>
          <w:sz w:val="20"/>
          <w:szCs w:val="20"/>
        </w:rPr>
        <w:t>During the semester in which graduate enrollment is allowed, the student</w:t>
      </w:r>
      <w:r w:rsidRPr="00422738">
        <w:rPr>
          <w:rFonts w:ascii="Times New Roman" w:hAnsi="Times New Roman"/>
          <w:spacing w:val="-11"/>
          <w:sz w:val="20"/>
          <w:szCs w:val="20"/>
        </w:rPr>
        <w:t>’</w:t>
      </w:r>
      <w:r>
        <w:rPr>
          <w:rFonts w:ascii="Times New Roman" w:hAnsi="Times New Roman"/>
          <w:sz w:val="20"/>
          <w:szCs w:val="20"/>
        </w:rPr>
        <w:t>s registration is lim</w:t>
      </w:r>
      <w:r w:rsidRPr="00422738">
        <w:rPr>
          <w:rFonts w:ascii="Times New Roman" w:hAnsi="Times New Roman"/>
          <w:sz w:val="20"/>
          <w:szCs w:val="20"/>
        </w:rPr>
        <w:t>ited to a total of 9 semester hours (combined graduate and/or unde</w:t>
      </w:r>
      <w:r w:rsidRPr="00422738">
        <w:rPr>
          <w:rFonts w:ascii="Times New Roman" w:hAnsi="Times New Roman"/>
          <w:spacing w:val="-4"/>
          <w:sz w:val="20"/>
          <w:szCs w:val="20"/>
        </w:rPr>
        <w:t>r</w:t>
      </w:r>
      <w:r w:rsidRPr="00422738">
        <w:rPr>
          <w:rFonts w:ascii="Times New Roman" w:hAnsi="Times New Roman"/>
          <w:sz w:val="20"/>
          <w:szCs w:val="20"/>
        </w:rPr>
        <w:t>graduate hours).</w:t>
      </w:r>
    </w:p>
    <w:p w:rsidR="00505D4E" w:rsidRPr="00422738"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sz w:val="20"/>
          <w:szCs w:val="20"/>
        </w:rPr>
      </w:pP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sz w:val="20"/>
          <w:szCs w:val="20"/>
        </w:rPr>
      </w:pPr>
      <w:r>
        <w:rPr>
          <w:rFonts w:ascii="Times New Roman" w:hAnsi="Times New Roman"/>
          <w:spacing w:val="1"/>
          <w:sz w:val="20"/>
          <w:szCs w:val="20"/>
        </w:rPr>
        <w:t>A</w:t>
      </w:r>
      <w:r>
        <w:rPr>
          <w:rFonts w:ascii="Times New Roman" w:hAnsi="Times New Roman"/>
          <w:sz w:val="20"/>
          <w:szCs w:val="20"/>
        </w:rPr>
        <w:t xml:space="preserve">n </w:t>
      </w:r>
      <w:r w:rsidRPr="00505D4E">
        <w:rPr>
          <w:rFonts w:ascii="Times New Roman" w:hAnsi="Times New Roman"/>
          <w:sz w:val="20"/>
          <w:szCs w:val="20"/>
        </w:rPr>
        <w:t>undergraduate</w:t>
      </w:r>
      <w:r>
        <w:rPr>
          <w:rFonts w:ascii="Times New Roman" w:hAnsi="Times New Roman"/>
          <w:sz w:val="20"/>
          <w:szCs w:val="20"/>
        </w:rPr>
        <w:t xml:space="preserve"> </w:t>
      </w:r>
      <w:r>
        <w:rPr>
          <w:rFonts w:ascii="Times New Roman" w:hAnsi="Times New Roman"/>
          <w:spacing w:val="1"/>
          <w:sz w:val="20"/>
          <w:szCs w:val="20"/>
        </w:rPr>
        <w:t>studen</w:t>
      </w:r>
      <w:r>
        <w:rPr>
          <w:rFonts w:ascii="Times New Roman" w:hAnsi="Times New Roman"/>
          <w:sz w:val="20"/>
          <w:szCs w:val="20"/>
        </w:rPr>
        <w:t xml:space="preserve">t </w:t>
      </w:r>
      <w:r>
        <w:rPr>
          <w:rFonts w:ascii="Times New Roman" w:hAnsi="Times New Roman"/>
          <w:spacing w:val="1"/>
          <w:sz w:val="20"/>
          <w:szCs w:val="20"/>
        </w:rPr>
        <w:t>fro</w:t>
      </w:r>
      <w:r>
        <w:rPr>
          <w:rFonts w:ascii="Times New Roman" w:hAnsi="Times New Roman"/>
          <w:sz w:val="20"/>
          <w:szCs w:val="20"/>
        </w:rPr>
        <w:t xml:space="preserve">m </w:t>
      </w:r>
      <w:r>
        <w:rPr>
          <w:rFonts w:ascii="Times New Roman" w:hAnsi="Times New Roman"/>
          <w:spacing w:val="1"/>
          <w:sz w:val="20"/>
          <w:szCs w:val="20"/>
        </w:rPr>
        <w:t>anothe</w:t>
      </w:r>
      <w:r>
        <w:rPr>
          <w:rFonts w:ascii="Times New Roman" w:hAnsi="Times New Roman"/>
          <w:sz w:val="20"/>
          <w:szCs w:val="20"/>
        </w:rPr>
        <w:t xml:space="preserve">r </w:t>
      </w:r>
      <w:r>
        <w:rPr>
          <w:rFonts w:ascii="Times New Roman" w:hAnsi="Times New Roman"/>
          <w:spacing w:val="1"/>
          <w:sz w:val="20"/>
          <w:szCs w:val="20"/>
        </w:rPr>
        <w:t>institutio</w:t>
      </w:r>
      <w:r>
        <w:rPr>
          <w:rFonts w:ascii="Times New Roman" w:hAnsi="Times New Roman"/>
          <w:sz w:val="20"/>
          <w:szCs w:val="20"/>
        </w:rPr>
        <w:t xml:space="preserve">n </w:t>
      </w:r>
      <w:r>
        <w:rPr>
          <w:rFonts w:ascii="Times New Roman" w:hAnsi="Times New Roman"/>
          <w:spacing w:val="1"/>
          <w:sz w:val="20"/>
          <w:szCs w:val="20"/>
        </w:rPr>
        <w:t>ma</w:t>
      </w:r>
      <w:r>
        <w:rPr>
          <w:rFonts w:ascii="Times New Roman" w:hAnsi="Times New Roman"/>
          <w:sz w:val="20"/>
          <w:szCs w:val="20"/>
        </w:rPr>
        <w:t xml:space="preserve">y </w:t>
      </w:r>
      <w:r>
        <w:rPr>
          <w:rFonts w:ascii="Times New Roman" w:hAnsi="Times New Roman"/>
          <w:spacing w:val="1"/>
          <w:sz w:val="20"/>
          <w:szCs w:val="20"/>
        </w:rPr>
        <w:t>no</w:t>
      </w:r>
      <w:r>
        <w:rPr>
          <w:rFonts w:ascii="Times New Roman" w:hAnsi="Times New Roman"/>
          <w:sz w:val="20"/>
          <w:szCs w:val="20"/>
        </w:rPr>
        <w:t xml:space="preserve">t </w:t>
      </w:r>
      <w:r>
        <w:rPr>
          <w:rFonts w:ascii="Times New Roman" w:hAnsi="Times New Roman"/>
          <w:spacing w:val="1"/>
          <w:sz w:val="20"/>
          <w:szCs w:val="20"/>
        </w:rPr>
        <w:t>b</w:t>
      </w:r>
      <w:r>
        <w:rPr>
          <w:rFonts w:ascii="Times New Roman" w:hAnsi="Times New Roman"/>
          <w:sz w:val="20"/>
          <w:szCs w:val="20"/>
        </w:rPr>
        <w:t xml:space="preserve">e </w:t>
      </w:r>
      <w:r>
        <w:rPr>
          <w:rFonts w:ascii="Times New Roman" w:hAnsi="Times New Roman"/>
          <w:spacing w:val="1"/>
          <w:sz w:val="20"/>
          <w:szCs w:val="20"/>
        </w:rPr>
        <w:t>admitte</w:t>
      </w:r>
      <w:r>
        <w:rPr>
          <w:rFonts w:ascii="Times New Roman" w:hAnsi="Times New Roman"/>
          <w:sz w:val="20"/>
          <w:szCs w:val="20"/>
        </w:rPr>
        <w:t xml:space="preserve">d </w:t>
      </w:r>
      <w:r>
        <w:rPr>
          <w:rFonts w:ascii="Times New Roman" w:hAnsi="Times New Roman"/>
          <w:spacing w:val="1"/>
          <w:sz w:val="20"/>
          <w:szCs w:val="20"/>
        </w:rPr>
        <w:t>t</w:t>
      </w:r>
      <w:r>
        <w:rPr>
          <w:rFonts w:ascii="Times New Roman" w:hAnsi="Times New Roman"/>
          <w:sz w:val="20"/>
          <w:szCs w:val="20"/>
        </w:rPr>
        <w:t xml:space="preserve">o </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 xml:space="preserve">nursing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at</w:t>
      </w:r>
      <w:r>
        <w:rPr>
          <w:rFonts w:ascii="Times New Roman" w:hAnsi="Times New Roman"/>
          <w:spacing w:val="-7"/>
          <w:sz w:val="20"/>
          <w:szCs w:val="20"/>
        </w:rPr>
        <w:t xml:space="preserve"> </w:t>
      </w:r>
      <w:r>
        <w:rPr>
          <w:rFonts w:ascii="Times New Roman" w:hAnsi="Times New Roman"/>
          <w:sz w:val="20"/>
          <w:szCs w:val="20"/>
        </w:rPr>
        <w:t>Albany</w:t>
      </w:r>
      <w:r>
        <w:rPr>
          <w:rFonts w:ascii="Times New Roman" w:hAnsi="Times New Roman"/>
          <w:spacing w:val="4"/>
          <w:sz w:val="20"/>
          <w:szCs w:val="20"/>
        </w:rPr>
        <w:t xml:space="preserve"> </w:t>
      </w:r>
      <w:r>
        <w:rPr>
          <w:rFonts w:ascii="Times New Roman" w:hAnsi="Times New Roman"/>
          <w:sz w:val="20"/>
          <w:szCs w:val="20"/>
        </w:rPr>
        <w:t>State</w:t>
      </w:r>
      <w:r>
        <w:rPr>
          <w:rFonts w:ascii="Times New Roman" w:hAnsi="Times New Roman"/>
          <w:spacing w:val="4"/>
          <w:sz w:val="20"/>
          <w:szCs w:val="20"/>
        </w:rPr>
        <w:t xml:space="preserve"> </w:t>
      </w:r>
      <w:r>
        <w:rPr>
          <w:rFonts w:ascii="Times New Roman" w:hAnsi="Times New Roman"/>
          <w:sz w:val="20"/>
          <w:szCs w:val="20"/>
        </w:rPr>
        <w:t>Universit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7"/>
          <w:sz w:val="20"/>
          <w:szCs w:val="20"/>
        </w:rPr>
        <w:t xml:space="preserve"> </w:t>
      </w:r>
      <w:r>
        <w:rPr>
          <w:rFonts w:ascii="Times New Roman" w:hAnsi="Times New Roman"/>
          <w:sz w:val="20"/>
          <w:szCs w:val="20"/>
        </w:rPr>
        <w:t>Admission</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non-degree</w:t>
      </w:r>
      <w:r>
        <w:rPr>
          <w:rFonts w:ascii="Times New Roman" w:hAnsi="Times New Roman"/>
          <w:spacing w:val="4"/>
          <w:sz w:val="20"/>
          <w:szCs w:val="20"/>
        </w:rPr>
        <w:t xml:space="preserve"> </w:t>
      </w:r>
      <w:r>
        <w:rPr>
          <w:rFonts w:ascii="Times New Roman" w:hAnsi="Times New Roman"/>
          <w:sz w:val="20"/>
          <w:szCs w:val="20"/>
        </w:rPr>
        <w:t>status</w:t>
      </w:r>
      <w:r>
        <w:rPr>
          <w:rFonts w:ascii="Times New Roman" w:hAnsi="Times New Roman"/>
          <w:spacing w:val="4"/>
          <w:sz w:val="20"/>
          <w:szCs w:val="20"/>
        </w:rPr>
        <w:t xml:space="preserve"> </w:t>
      </w:r>
      <w:r>
        <w:rPr>
          <w:rFonts w:ascii="Times New Roman" w:hAnsi="Times New Roman"/>
          <w:sz w:val="20"/>
          <w:szCs w:val="20"/>
        </w:rPr>
        <w:t>does</w:t>
      </w:r>
      <w:r>
        <w:rPr>
          <w:rFonts w:ascii="Times New Roman" w:hAnsi="Times New Roman"/>
          <w:spacing w:val="4"/>
          <w:sz w:val="20"/>
          <w:szCs w:val="20"/>
        </w:rPr>
        <w:t xml:space="preserve"> </w:t>
      </w:r>
      <w:r>
        <w:rPr>
          <w:rFonts w:ascii="Times New Roman" w:hAnsi="Times New Roman"/>
          <w:sz w:val="20"/>
          <w:szCs w:val="20"/>
        </w:rPr>
        <w:t>not</w:t>
      </w:r>
      <w:r>
        <w:rPr>
          <w:rFonts w:ascii="Times New Roman" w:hAnsi="Times New Roman"/>
          <w:spacing w:val="4"/>
          <w:sz w:val="20"/>
          <w:szCs w:val="20"/>
        </w:rPr>
        <w:t xml:space="preserve"> </w:t>
      </w:r>
      <w:r>
        <w:rPr>
          <w:rFonts w:ascii="Times New Roman" w:hAnsi="Times New Roman"/>
          <w:sz w:val="20"/>
          <w:szCs w:val="20"/>
        </w:rPr>
        <w:t>warrant</w:t>
      </w:r>
      <w:r>
        <w:rPr>
          <w:rFonts w:ascii="Times New Roman" w:hAnsi="Times New Roman"/>
          <w:spacing w:val="4"/>
          <w:sz w:val="20"/>
          <w:szCs w:val="20"/>
        </w:rPr>
        <w:t xml:space="preserve"> </w:t>
      </w:r>
      <w:r>
        <w:rPr>
          <w:rFonts w:ascii="Times New Roman" w:hAnsi="Times New Roman"/>
          <w:sz w:val="20"/>
          <w:szCs w:val="20"/>
        </w:rPr>
        <w:t>or</w:t>
      </w:r>
      <w:r>
        <w:rPr>
          <w:rFonts w:ascii="Times New Roman" w:hAnsi="Times New Roman"/>
          <w:spacing w:val="4"/>
          <w:sz w:val="20"/>
          <w:szCs w:val="20"/>
        </w:rPr>
        <w:t xml:space="preserve"> </w:t>
      </w:r>
      <w:r>
        <w:rPr>
          <w:rFonts w:ascii="Times New Roman" w:hAnsi="Times New Roman"/>
          <w:sz w:val="20"/>
          <w:szCs w:val="20"/>
        </w:rPr>
        <w:t>secure</w:t>
      </w:r>
      <w:r>
        <w:rPr>
          <w:rFonts w:ascii="Times New Roman" w:hAnsi="Times New Roman"/>
          <w:spacing w:val="4"/>
          <w:sz w:val="20"/>
          <w:szCs w:val="20"/>
        </w:rPr>
        <w:t xml:space="preserve"> </w:t>
      </w:r>
      <w:r>
        <w:rPr>
          <w:rFonts w:ascii="Times New Roman" w:hAnsi="Times New Roman"/>
          <w:sz w:val="20"/>
          <w:szCs w:val="20"/>
        </w:rPr>
        <w:t>admission to the Graduate Nursing Program.</w:t>
      </w:r>
    </w:p>
    <w:p w:rsidR="00505D4E"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sz w:val="20"/>
          <w:szCs w:val="20"/>
        </w:rPr>
      </w:pPr>
    </w:p>
    <w:p w:rsidR="00505D4E" w:rsidRPr="00896FAA" w:rsidRDefault="00505D4E" w:rsidP="00505D4E">
      <w:pPr>
        <w:pStyle w:val="Heading2"/>
        <w:spacing w:before="0"/>
        <w:ind w:left="540" w:right="180" w:firstLine="0"/>
        <w:rPr>
          <w:rFonts w:ascii="Times New Roman" w:hAnsi="Times New Roman"/>
          <w:color w:val="808080" w:themeColor="background1" w:themeShade="80"/>
          <w:sz w:val="28"/>
          <w:szCs w:val="28"/>
        </w:rPr>
      </w:pPr>
      <w:bookmarkStart w:id="217" w:name="_Toc294969722"/>
      <w:bookmarkStart w:id="218" w:name="_Toc295896979"/>
      <w:r w:rsidRPr="00896FAA">
        <w:rPr>
          <w:rFonts w:ascii="Times New Roman" w:hAnsi="Times New Roman"/>
          <w:bCs w:val="0"/>
          <w:color w:val="808080" w:themeColor="background1" w:themeShade="80"/>
          <w:sz w:val="28"/>
          <w:szCs w:val="28"/>
        </w:rPr>
        <w:t>RN to MSN-FNP 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ogram of Study</w:t>
      </w:r>
      <w:bookmarkEnd w:id="217"/>
      <w:bookmarkEnd w:id="218"/>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r>
        <w:rPr>
          <w:rFonts w:ascii="Times New Roman" w:hAnsi="Times New Roman"/>
          <w:color w:val="191919"/>
          <w:sz w:val="20"/>
          <w:szCs w:val="20"/>
        </w:rPr>
        <w:t xml:space="preserve">The RN to MSN </w:t>
      </w:r>
      <w:r w:rsidRPr="00505D4E">
        <w:rPr>
          <w:rFonts w:ascii="Times New Roman" w:hAnsi="Times New Roman"/>
          <w:sz w:val="20"/>
          <w:szCs w:val="20"/>
        </w:rPr>
        <w:t>concentration</w:t>
      </w:r>
      <w:r>
        <w:rPr>
          <w:rFonts w:ascii="Times New Roman" w:hAnsi="Times New Roman"/>
          <w:color w:val="191919"/>
          <w:sz w:val="20"/>
          <w:szCs w:val="20"/>
        </w:rPr>
        <w:t xml:space="preserve"> provides registered nurses (RNs) an opportunity to complete a graduate degree with two bridge semesters in which the student takes unde</w:t>
      </w:r>
      <w:r>
        <w:rPr>
          <w:rFonts w:ascii="Times New Roman" w:hAnsi="Times New Roman"/>
          <w:color w:val="191919"/>
          <w:spacing w:val="-4"/>
          <w:sz w:val="20"/>
          <w:szCs w:val="20"/>
        </w:rPr>
        <w:t>r</w:t>
      </w:r>
      <w:r>
        <w:rPr>
          <w:rFonts w:ascii="Times New Roman" w:hAnsi="Times New Roman"/>
          <w:color w:val="191919"/>
          <w:sz w:val="20"/>
          <w:szCs w:val="20"/>
        </w:rPr>
        <w:t>graduate and graduate courses following by the remaining semesters of graduate coursework.</w:t>
      </w:r>
      <w:r>
        <w:rPr>
          <w:rFonts w:ascii="Times New Roman" w:hAnsi="Times New Roman"/>
          <w:color w:val="191919"/>
          <w:spacing w:val="46"/>
          <w:sz w:val="20"/>
          <w:szCs w:val="20"/>
        </w:rPr>
        <w:t xml:space="preserve"> </w:t>
      </w:r>
      <w:r>
        <w:rPr>
          <w:rFonts w:ascii="Times New Roman" w:hAnsi="Times New Roman"/>
          <w:color w:val="191919"/>
          <w:sz w:val="20"/>
          <w:szCs w:val="20"/>
        </w:rPr>
        <w:t>The two unde</w:t>
      </w:r>
      <w:r>
        <w:rPr>
          <w:rFonts w:ascii="Times New Roman" w:hAnsi="Times New Roman"/>
          <w:color w:val="191919"/>
          <w:spacing w:val="-4"/>
          <w:sz w:val="20"/>
          <w:szCs w:val="20"/>
        </w:rPr>
        <w:t>r</w:t>
      </w:r>
      <w:r>
        <w:rPr>
          <w:rFonts w:ascii="Times New Roman" w:hAnsi="Times New Roman"/>
          <w:color w:val="191919"/>
          <w:sz w:val="20"/>
          <w:szCs w:val="20"/>
        </w:rPr>
        <w:t>graduate courses specific to the RN-MSN concentration are NURS 4413 and NURS 4346.</w:t>
      </w: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p>
    <w:p w:rsidR="00505D4E" w:rsidRPr="00896FAA"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19" w:name="_Toc294969723"/>
      <w:bookmarkStart w:id="220" w:name="_Toc295896980"/>
      <w:r w:rsidRPr="00896FAA">
        <w:rPr>
          <w:rFonts w:ascii="Times New Roman" w:hAnsi="Times New Roman"/>
          <w:bCs w:val="0"/>
          <w:color w:val="808080" w:themeColor="background1" w:themeShade="80"/>
          <w:sz w:val="28"/>
          <w:szCs w:val="28"/>
        </w:rPr>
        <w:t>RN-MSN</w:t>
      </w:r>
      <w:r w:rsidRPr="00896FAA">
        <w:rPr>
          <w:rFonts w:ascii="Times New Roman" w:hAnsi="Times New Roman"/>
          <w:bCs w:val="0"/>
          <w:color w:val="808080" w:themeColor="background1" w:themeShade="80"/>
          <w:spacing w:val="-16"/>
          <w:sz w:val="28"/>
          <w:szCs w:val="28"/>
        </w:rPr>
        <w:t xml:space="preserve"> </w:t>
      </w:r>
      <w:r w:rsidRPr="00896FAA">
        <w:rPr>
          <w:rFonts w:ascii="Times New Roman" w:hAnsi="Times New Roman"/>
          <w:bCs w:val="0"/>
          <w:color w:val="808080" w:themeColor="background1" w:themeShade="80"/>
          <w:sz w:val="28"/>
          <w:szCs w:val="28"/>
        </w:rPr>
        <w:t>ADMISSION REQUIREMENTS</w:t>
      </w:r>
      <w:bookmarkEnd w:id="219"/>
      <w:bookmarkEnd w:id="220"/>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Graduates of associate degree programs who choose the RN-MSN concentration must complete required select core requirements of unde</w:t>
      </w:r>
      <w:r>
        <w:rPr>
          <w:rFonts w:ascii="Times New Roman" w:hAnsi="Times New Roman"/>
          <w:color w:val="191919"/>
          <w:spacing w:val="-4"/>
          <w:sz w:val="20"/>
          <w:szCs w:val="20"/>
        </w:rPr>
        <w:t>r</w:t>
      </w:r>
      <w:r>
        <w:rPr>
          <w:rFonts w:ascii="Times New Roman" w:hAnsi="Times New Roman"/>
          <w:color w:val="191919"/>
          <w:sz w:val="20"/>
          <w:szCs w:val="20"/>
        </w:rPr>
        <w:t>graduate course work prior to admission into the MSN program.</w:t>
      </w:r>
      <w:r>
        <w:rPr>
          <w:rFonts w:ascii="Times New Roman" w:hAnsi="Times New Roman"/>
          <w:color w:val="191919"/>
          <w:spacing w:val="-4"/>
          <w:sz w:val="20"/>
          <w:szCs w:val="20"/>
        </w:rPr>
        <w:t xml:space="preserve"> </w:t>
      </w:r>
      <w:r>
        <w:rPr>
          <w:rFonts w:ascii="Times New Roman" w:hAnsi="Times New Roman"/>
          <w:color w:val="191919"/>
          <w:sz w:val="20"/>
          <w:szCs w:val="20"/>
        </w:rPr>
        <w:t>The students must be eligible for Regular admission to the Graduate School.</w:t>
      </w:r>
      <w:r>
        <w:rPr>
          <w:rFonts w:ascii="Times New Roman" w:hAnsi="Times New Roman"/>
          <w:color w:val="191919"/>
          <w:spacing w:val="46"/>
          <w:sz w:val="20"/>
          <w:szCs w:val="20"/>
        </w:rPr>
        <w:t xml:space="preserve"> </w:t>
      </w:r>
      <w:r>
        <w:rPr>
          <w:rFonts w:ascii="Times New Roman" w:hAnsi="Times New Roman"/>
          <w:color w:val="191919"/>
          <w:sz w:val="20"/>
          <w:szCs w:val="20"/>
        </w:rPr>
        <w:t>The minimum unde</w:t>
      </w:r>
      <w:r>
        <w:rPr>
          <w:rFonts w:ascii="Times New Roman" w:hAnsi="Times New Roman"/>
          <w:color w:val="191919"/>
          <w:spacing w:val="-4"/>
          <w:sz w:val="20"/>
          <w:szCs w:val="20"/>
        </w:rPr>
        <w:t>r</w:t>
      </w:r>
      <w:r>
        <w:rPr>
          <w:rFonts w:ascii="Times New Roman" w:hAnsi="Times New Roman"/>
          <w:color w:val="191919"/>
          <w:sz w:val="20"/>
          <w:szCs w:val="20"/>
        </w:rPr>
        <w:t>graduate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of 3.0 is required.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score of 800 on the Graduate Record Examination (GRE) of 800, or a minimum score of 402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Analogy</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is required.</w:t>
      </w:r>
      <w:r>
        <w:rPr>
          <w:rFonts w:ascii="Times New Roman" w:hAnsi="Times New Roman"/>
          <w:color w:val="191919"/>
          <w:spacing w:val="46"/>
          <w:sz w:val="20"/>
          <w:szCs w:val="20"/>
        </w:rPr>
        <w:t xml:space="preserve"> </w:t>
      </w:r>
      <w:r>
        <w:rPr>
          <w:rFonts w:ascii="Times New Roman" w:hAnsi="Times New Roman"/>
          <w:color w:val="191919"/>
          <w:sz w:val="20"/>
          <w:szCs w:val="20"/>
        </w:rPr>
        <w:t>The graduate will receive the MSN degree but will not also receive a BSN degree.</w:t>
      </w:r>
    </w:p>
    <w:p w:rsidR="00505D4E"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Students who decide to not complete the MSN degree but want the BSN degree must then complete the courses/electives needed to obtain the BSN.</w:t>
      </w:r>
    </w:p>
    <w:p w:rsidR="00505D4E"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RN-MSN applicant submits an unde</w:t>
      </w:r>
      <w:r>
        <w:rPr>
          <w:rFonts w:ascii="Times New Roman" w:hAnsi="Times New Roman"/>
          <w:color w:val="191919"/>
          <w:spacing w:val="-4"/>
          <w:sz w:val="20"/>
          <w:szCs w:val="20"/>
        </w:rPr>
        <w:t>r</w:t>
      </w:r>
      <w:r>
        <w:rPr>
          <w:rFonts w:ascii="Times New Roman" w:hAnsi="Times New Roman"/>
          <w:color w:val="191919"/>
          <w:sz w:val="20"/>
          <w:szCs w:val="20"/>
        </w:rPr>
        <w:t>graduate application along with an onetime application fee ($20)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is to be sent to the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hyperlink r:id="rId44" w:history="1">
        <w:r>
          <w:rPr>
            <w:rFonts w:ascii="Times New Roman" w:hAnsi="Times New Roman"/>
            <w:color w:val="191919"/>
            <w:sz w:val="20"/>
            <w:szCs w:val="20"/>
          </w:rPr>
          <w:t xml:space="preserve"> The form is available online at ww</w:t>
        </w:r>
        <w:r>
          <w:rPr>
            <w:rFonts w:ascii="Times New Roman" w:hAnsi="Times New Roman"/>
            <w:color w:val="191919"/>
            <w:spacing w:val="-13"/>
            <w:sz w:val="20"/>
            <w:szCs w:val="20"/>
          </w:rPr>
          <w:t>w</w:t>
        </w:r>
        <w:r>
          <w:rPr>
            <w:rFonts w:ascii="Times New Roman" w:hAnsi="Times New Roman"/>
            <w:color w:val="191919"/>
            <w:sz w:val="20"/>
            <w:szCs w:val="20"/>
          </w:rPr>
          <w:t>.asurams.edu,</w:t>
        </w:r>
      </w:hyperlink>
      <w:r>
        <w:rPr>
          <w:rFonts w:ascii="Times New Roman" w:hAnsi="Times New Roman"/>
          <w:color w:val="191919"/>
          <w:sz w:val="20"/>
          <w:szCs w:val="20"/>
        </w:rPr>
        <w:t xml:space="preserve"> admissions, as well as at GA4</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pacing w:val="46"/>
          <w:sz w:val="20"/>
          <w:szCs w:val="20"/>
        </w:rPr>
        <w:t xml:space="preserve"> </w:t>
      </w:r>
      <w:r>
        <w:rPr>
          <w:rFonts w:ascii="Times New Roman" w:hAnsi="Times New Roman"/>
          <w:color w:val="191919"/>
          <w:sz w:val="20"/>
          <w:szCs w:val="20"/>
        </w:rPr>
        <w:t>The student must check either: RN-MSN Family Nurse Practitioner or RN-MSN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505D4E"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applicant is to request that original transcripts from each school the student has previously attended be submitted to the Unde</w:t>
      </w:r>
      <w:r>
        <w:rPr>
          <w:rFonts w:ascii="Times New Roman" w:hAnsi="Times New Roman"/>
          <w:color w:val="191919"/>
          <w:spacing w:val="-4"/>
          <w:sz w:val="20"/>
          <w:szCs w:val="20"/>
        </w:rPr>
        <w:t>r</w:t>
      </w:r>
      <w:r>
        <w:rPr>
          <w:rFonts w:ascii="Times New Roman" w:hAnsi="Times New Roman"/>
          <w:color w:val="191919"/>
          <w:sz w:val="20"/>
          <w:szCs w:val="20"/>
        </w:rPr>
        <w:t>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 at the time of applying for admission to</w:t>
      </w:r>
      <w:r>
        <w:rPr>
          <w:rFonts w:ascii="Times New Roman" w:hAnsi="Times New Roman"/>
          <w:color w:val="191919"/>
          <w:spacing w:val="-11"/>
          <w:sz w:val="20"/>
          <w:szCs w:val="20"/>
        </w:rPr>
        <w:t xml:space="preserve"> </w:t>
      </w:r>
      <w:r>
        <w:rPr>
          <w:rFonts w:ascii="Times New Roman" w:hAnsi="Times New Roman"/>
          <w:color w:val="191919"/>
          <w:sz w:val="20"/>
          <w:szCs w:val="20"/>
        </w:rPr>
        <w:t>ASU.</w:t>
      </w:r>
    </w:p>
    <w:p w:rsidR="00505D4E"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student will submit a) a graduate application (available online through the Graduate School), b) copy of current Geo</w:t>
      </w:r>
      <w:r>
        <w:rPr>
          <w:rFonts w:ascii="Times New Roman" w:hAnsi="Times New Roman"/>
          <w:color w:val="191919"/>
          <w:spacing w:val="-4"/>
          <w:sz w:val="20"/>
          <w:szCs w:val="20"/>
        </w:rPr>
        <w:t>r</w:t>
      </w:r>
      <w:r>
        <w:rPr>
          <w:rFonts w:ascii="Times New Roman" w:hAnsi="Times New Roman"/>
          <w:color w:val="191919"/>
          <w:sz w:val="20"/>
          <w:szCs w:val="20"/>
        </w:rPr>
        <w:t>gia nursing license; c) two professional letters of reference; and d) copy of current CPR card to the Department of Nursing.</w:t>
      </w:r>
      <w:r>
        <w:rPr>
          <w:rFonts w:ascii="Times New Roman" w:hAnsi="Times New Roman"/>
          <w:color w:val="191919"/>
          <w:spacing w:val="46"/>
          <w:sz w:val="20"/>
          <w:szCs w:val="20"/>
        </w:rPr>
        <w:t xml:space="preserve"> </w:t>
      </w:r>
      <w:r>
        <w:rPr>
          <w:rFonts w:ascii="Times New Roman" w:hAnsi="Times New Roman"/>
          <w:color w:val="191919"/>
          <w:sz w:val="20"/>
          <w:szCs w:val="20"/>
        </w:rPr>
        <w:t>These materials will be maintained in the student</w:t>
      </w:r>
      <w:r>
        <w:rPr>
          <w:rFonts w:ascii="Times New Roman" w:hAnsi="Times New Roman"/>
          <w:color w:val="191919"/>
          <w:spacing w:val="-11"/>
          <w:sz w:val="20"/>
          <w:szCs w:val="20"/>
        </w:rPr>
        <w:t>’</w:t>
      </w:r>
      <w:r>
        <w:rPr>
          <w:rFonts w:ascii="Times New Roman" w:hAnsi="Times New Roman"/>
          <w:color w:val="191919"/>
          <w:sz w:val="20"/>
          <w:szCs w:val="20"/>
        </w:rPr>
        <w:t>s folder in the Nursing Department until the student completes unde</w:t>
      </w:r>
      <w:r>
        <w:rPr>
          <w:rFonts w:ascii="Times New Roman" w:hAnsi="Times New Roman"/>
          <w:color w:val="191919"/>
          <w:spacing w:val="-4"/>
          <w:sz w:val="20"/>
          <w:szCs w:val="20"/>
        </w:rPr>
        <w:t>r</w:t>
      </w:r>
      <w:r>
        <w:rPr>
          <w:rFonts w:ascii="Times New Roman" w:hAnsi="Times New Roman"/>
          <w:color w:val="191919"/>
          <w:sz w:val="20"/>
          <w:szCs w:val="20"/>
        </w:rPr>
        <w:t>graduate courses. Upon receipt of these documents, the student will be contacted and a program of study will be prepared to ensure completion of required unde</w:t>
      </w:r>
      <w:r>
        <w:rPr>
          <w:rFonts w:ascii="Times New Roman" w:hAnsi="Times New Roman"/>
          <w:color w:val="191919"/>
          <w:spacing w:val="-4"/>
          <w:sz w:val="20"/>
          <w:szCs w:val="20"/>
        </w:rPr>
        <w:t>r</w:t>
      </w:r>
      <w:r>
        <w:rPr>
          <w:rFonts w:ascii="Times New Roman" w:hAnsi="Times New Roman"/>
          <w:color w:val="191919"/>
          <w:sz w:val="20"/>
          <w:szCs w:val="20"/>
        </w:rPr>
        <w:t>graduate courses.</w:t>
      </w:r>
    </w:p>
    <w:p w:rsidR="00505D4E"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191919"/>
          <w:sz w:val="20"/>
          <w:szCs w:val="20"/>
        </w:rPr>
        <w:t>No later than midterm during the last semester of unde</w:t>
      </w:r>
      <w:r>
        <w:rPr>
          <w:rFonts w:ascii="Times New Roman" w:hAnsi="Times New Roman"/>
          <w:color w:val="191919"/>
          <w:spacing w:val="-4"/>
          <w:sz w:val="20"/>
          <w:szCs w:val="20"/>
        </w:rPr>
        <w:t>r</w:t>
      </w:r>
      <w:r>
        <w:rPr>
          <w:rFonts w:ascii="Times New Roman" w:hAnsi="Times New Roman"/>
          <w:color w:val="191919"/>
          <w:sz w:val="20"/>
          <w:szCs w:val="20"/>
        </w:rPr>
        <w:t>graduate coursework, the RN-MSN student must take and pass either the GRE (required score of 800) or the M</w:t>
      </w:r>
      <w:r>
        <w:rPr>
          <w:rFonts w:ascii="Times New Roman" w:hAnsi="Times New Roman"/>
          <w:color w:val="191919"/>
          <w:spacing w:val="-22"/>
          <w:sz w:val="20"/>
          <w:szCs w:val="20"/>
        </w:rPr>
        <w:t>A</w:t>
      </w:r>
      <w:r>
        <w:rPr>
          <w:rFonts w:ascii="Times New Roman" w:hAnsi="Times New Roman"/>
          <w:color w:val="191919"/>
          <w:sz w:val="20"/>
          <w:szCs w:val="20"/>
        </w:rPr>
        <w:t>T</w:t>
      </w:r>
      <w:r>
        <w:rPr>
          <w:rFonts w:ascii="Times New Roman" w:hAnsi="Times New Roman"/>
          <w:color w:val="191919"/>
          <w:spacing w:val="-4"/>
          <w:sz w:val="20"/>
          <w:szCs w:val="20"/>
        </w:rPr>
        <w:t xml:space="preserve"> </w:t>
      </w:r>
      <w:r>
        <w:rPr>
          <w:rFonts w:ascii="Times New Roman" w:hAnsi="Times New Roman"/>
          <w:color w:val="191919"/>
          <w:sz w:val="20"/>
          <w:szCs w:val="20"/>
        </w:rPr>
        <w:t>(required score of at least 402).</w:t>
      </w:r>
    </w:p>
    <w:p w:rsidR="00505D4E"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sz w:val="10"/>
          <w:szCs w:val="10"/>
        </w:rPr>
      </w:pPr>
    </w:p>
    <w:p w:rsidR="00505D4E"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sz w:val="20"/>
          <w:szCs w:val="20"/>
        </w:rPr>
      </w:pPr>
    </w:p>
    <w:p w:rsidR="00505D4E" w:rsidRPr="00896FAA"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21" w:name="_Toc294969724"/>
      <w:bookmarkStart w:id="222" w:name="_Toc295896981"/>
      <w:r w:rsidRPr="00896FAA">
        <w:rPr>
          <w:rFonts w:ascii="Times New Roman" w:hAnsi="Times New Roman"/>
          <w:bCs w:val="0"/>
          <w:color w:val="808080" w:themeColor="background1" w:themeShade="80"/>
          <w:sz w:val="28"/>
          <w:szCs w:val="28"/>
        </w:rPr>
        <w:t>Planned 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ogram of Study</w:t>
      </w:r>
      <w:bookmarkEnd w:id="221"/>
      <w:bookmarkEnd w:id="222"/>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000000"/>
          <w:spacing w:val="-8"/>
          <w:sz w:val="20"/>
          <w:szCs w:val="20"/>
        </w:rPr>
        <w:t>W</w:t>
      </w:r>
      <w:r>
        <w:rPr>
          <w:rFonts w:ascii="Times New Roman" w:hAnsi="Times New Roman"/>
          <w:color w:val="000000"/>
          <w:sz w:val="20"/>
          <w:szCs w:val="20"/>
        </w:rPr>
        <w:t>ithin</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first</w:t>
      </w:r>
      <w:r>
        <w:rPr>
          <w:rFonts w:ascii="Times New Roman" w:hAnsi="Times New Roman"/>
          <w:color w:val="000000"/>
          <w:spacing w:val="1"/>
          <w:sz w:val="20"/>
          <w:szCs w:val="20"/>
        </w:rPr>
        <w:t xml:space="preserve"> </w:t>
      </w:r>
      <w:r>
        <w:rPr>
          <w:rFonts w:ascii="Times New Roman" w:hAnsi="Times New Roman"/>
          <w:color w:val="000000"/>
          <w:sz w:val="20"/>
          <w:szCs w:val="20"/>
        </w:rPr>
        <w:t>nine</w:t>
      </w:r>
      <w:r>
        <w:rPr>
          <w:rFonts w:ascii="Times New Roman" w:hAnsi="Times New Roman"/>
          <w:color w:val="000000"/>
          <w:spacing w:val="1"/>
          <w:sz w:val="20"/>
          <w:szCs w:val="20"/>
        </w:rPr>
        <w:t xml:space="preserve"> </w:t>
      </w:r>
      <w:r>
        <w:rPr>
          <w:rFonts w:ascii="Times New Roman" w:hAnsi="Times New Roman"/>
          <w:color w:val="000000"/>
          <w:sz w:val="20"/>
          <w:szCs w:val="20"/>
        </w:rPr>
        <w:t>semester</w:t>
      </w:r>
      <w:r>
        <w:rPr>
          <w:rFonts w:ascii="Times New Roman" w:hAnsi="Times New Roman"/>
          <w:color w:val="000000"/>
          <w:spacing w:val="1"/>
          <w:sz w:val="20"/>
          <w:szCs w:val="20"/>
        </w:rPr>
        <w:t xml:space="preserve"> </w:t>
      </w:r>
      <w:r>
        <w:rPr>
          <w:rFonts w:ascii="Times New Roman" w:hAnsi="Times New Roman"/>
          <w:color w:val="000000"/>
          <w:sz w:val="20"/>
          <w:szCs w:val="20"/>
        </w:rPr>
        <w:t>hours of</w:t>
      </w:r>
      <w:r>
        <w:rPr>
          <w:rFonts w:ascii="Times New Roman" w:hAnsi="Times New Roman"/>
          <w:color w:val="000000"/>
          <w:spacing w:val="1"/>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student</w:t>
      </w:r>
      <w:r>
        <w:rPr>
          <w:rFonts w:ascii="Times New Roman" w:hAnsi="Times New Roman"/>
          <w:color w:val="000000"/>
          <w:spacing w:val="1"/>
          <w:sz w:val="20"/>
          <w:szCs w:val="20"/>
        </w:rPr>
        <w:t xml:space="preserve"> </w:t>
      </w:r>
      <w:r>
        <w:rPr>
          <w:rFonts w:ascii="Times New Roman" w:hAnsi="Times New Roman"/>
          <w:color w:val="000000"/>
          <w:sz w:val="20"/>
          <w:szCs w:val="20"/>
        </w:rPr>
        <w:t>is</w:t>
      </w:r>
      <w:r>
        <w:rPr>
          <w:rFonts w:ascii="Times New Roman" w:hAnsi="Times New Roman"/>
          <w:color w:val="000000"/>
          <w:spacing w:val="1"/>
          <w:sz w:val="20"/>
          <w:szCs w:val="20"/>
        </w:rPr>
        <w:t xml:space="preserve"> </w:t>
      </w:r>
      <w:r>
        <w:rPr>
          <w:rFonts w:ascii="Times New Roman" w:hAnsi="Times New Roman"/>
          <w:color w:val="000000"/>
          <w:sz w:val="20"/>
          <w:szCs w:val="20"/>
        </w:rPr>
        <w:t>required</w:t>
      </w:r>
      <w:r>
        <w:rPr>
          <w:rFonts w:ascii="Times New Roman" w:hAnsi="Times New Roman"/>
          <w:color w:val="000000"/>
          <w:spacing w:val="1"/>
          <w:sz w:val="20"/>
          <w:szCs w:val="20"/>
        </w:rPr>
        <w:t xml:space="preserve"> </w:t>
      </w:r>
      <w:r>
        <w:rPr>
          <w:rFonts w:ascii="Times New Roman" w:hAnsi="Times New Roman"/>
          <w:color w:val="000000"/>
          <w:sz w:val="20"/>
          <w:szCs w:val="20"/>
        </w:rPr>
        <w:t>to</w:t>
      </w:r>
      <w:r>
        <w:rPr>
          <w:rFonts w:ascii="Times New Roman" w:hAnsi="Times New Roman"/>
          <w:color w:val="000000"/>
          <w:spacing w:val="1"/>
          <w:sz w:val="20"/>
          <w:szCs w:val="20"/>
        </w:rPr>
        <w:t xml:space="preserve"> </w:t>
      </w:r>
      <w:r>
        <w:rPr>
          <w:rFonts w:ascii="Times New Roman" w:hAnsi="Times New Roman"/>
          <w:color w:val="000000"/>
          <w:sz w:val="20"/>
          <w:szCs w:val="20"/>
        </w:rPr>
        <w:t>complete</w:t>
      </w:r>
      <w:r>
        <w:rPr>
          <w:rFonts w:ascii="Times New Roman" w:hAnsi="Times New Roman"/>
          <w:color w:val="000000"/>
          <w:spacing w:val="1"/>
          <w:sz w:val="20"/>
          <w:szCs w:val="20"/>
        </w:rPr>
        <w:t xml:space="preserve"> </w:t>
      </w:r>
      <w:r>
        <w:rPr>
          <w:rFonts w:ascii="Times New Roman" w:hAnsi="Times New Roman"/>
          <w:color w:val="000000"/>
          <w:sz w:val="20"/>
          <w:szCs w:val="20"/>
        </w:rPr>
        <w:t>a</w:t>
      </w:r>
      <w:r>
        <w:rPr>
          <w:rFonts w:ascii="Times New Roman" w:hAnsi="Times New Roman"/>
          <w:color w:val="000000"/>
          <w:spacing w:val="1"/>
          <w:sz w:val="20"/>
          <w:szCs w:val="20"/>
        </w:rPr>
        <w:t xml:space="preserve"> </w:t>
      </w:r>
      <w:r>
        <w:rPr>
          <w:rFonts w:ascii="Times New Roman" w:hAnsi="Times New Roman"/>
          <w:color w:val="000000"/>
          <w:sz w:val="20"/>
          <w:szCs w:val="20"/>
        </w:rPr>
        <w:t>planned</w:t>
      </w:r>
      <w:r>
        <w:rPr>
          <w:rFonts w:ascii="Times New Roman" w:hAnsi="Times New Roman"/>
          <w:color w:val="000000"/>
          <w:spacing w:val="1"/>
          <w:sz w:val="20"/>
          <w:szCs w:val="20"/>
        </w:rPr>
        <w:t xml:space="preserve"> </w:t>
      </w:r>
      <w:r>
        <w:rPr>
          <w:rFonts w:ascii="Times New Roman" w:hAnsi="Times New Roman"/>
          <w:color w:val="000000"/>
          <w:sz w:val="20"/>
          <w:szCs w:val="20"/>
        </w:rPr>
        <w:t>degree</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study</w:t>
      </w:r>
      <w:r>
        <w:rPr>
          <w:rFonts w:ascii="Times New Roman" w:hAnsi="Times New Roman"/>
          <w:color w:val="000000"/>
          <w:spacing w:val="-8"/>
          <w:sz w:val="20"/>
          <w:szCs w:val="20"/>
        </w:rPr>
        <w:t xml:space="preserve"> </w:t>
      </w:r>
      <w:r>
        <w:rPr>
          <w:rFonts w:ascii="Times New Roman" w:hAnsi="Times New Roman"/>
          <w:color w:val="000000"/>
          <w:sz w:val="20"/>
          <w:szCs w:val="20"/>
        </w:rPr>
        <w:t>with</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advice</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approval</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Coordinator</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Graduate</w:t>
      </w:r>
      <w:r>
        <w:rPr>
          <w:rFonts w:ascii="Times New Roman" w:hAnsi="Times New Roman"/>
          <w:color w:val="000000"/>
          <w:spacing w:val="-8"/>
          <w:sz w:val="20"/>
          <w:szCs w:val="20"/>
        </w:rPr>
        <w:t xml:space="preserve"> </w:t>
      </w:r>
      <w:r>
        <w:rPr>
          <w:rFonts w:ascii="Times New Roman" w:hAnsi="Times New Roman"/>
          <w:color w:val="000000"/>
          <w:sz w:val="20"/>
          <w:szCs w:val="20"/>
        </w:rPr>
        <w:t>Nursing</w:t>
      </w:r>
      <w:r>
        <w:rPr>
          <w:rFonts w:ascii="Times New Roman" w:hAnsi="Times New Roman"/>
          <w:color w:val="000000"/>
          <w:spacing w:val="-8"/>
          <w:sz w:val="20"/>
          <w:szCs w:val="20"/>
        </w:rPr>
        <w:t xml:space="preserve"> </w:t>
      </w:r>
      <w:r>
        <w:rPr>
          <w:rFonts w:ascii="Times New Roman" w:hAnsi="Times New Roman"/>
          <w:color w:val="000000"/>
          <w:sz w:val="20"/>
          <w:szCs w:val="20"/>
        </w:rPr>
        <w:t>Pro</w:t>
      </w:r>
      <w:r>
        <w:rPr>
          <w:rFonts w:ascii="Times New Roman" w:hAnsi="Times New Roman"/>
          <w:color w:val="000000"/>
          <w:spacing w:val="-1"/>
          <w:sz w:val="20"/>
          <w:szCs w:val="20"/>
        </w:rPr>
        <w:t>gram</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Copie</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thi</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planne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degre</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wil</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b</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file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wit</w:t>
      </w:r>
      <w:r>
        <w:rPr>
          <w:rFonts w:ascii="Times New Roman" w:hAnsi="Times New Roman"/>
          <w:color w:val="000000"/>
          <w:sz w:val="20"/>
          <w:szCs w:val="20"/>
        </w:rPr>
        <w:t>h</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School</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 xml:space="preserve">Department </w:t>
      </w:r>
      <w:r>
        <w:rPr>
          <w:rFonts w:ascii="Times New Roman" w:hAnsi="Times New Roman"/>
          <w:color w:val="000000"/>
          <w:sz w:val="20"/>
          <w:szCs w:val="20"/>
        </w:rPr>
        <w:t>of Nursing and the Registra</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o</w:t>
      </w:r>
      <w:r>
        <w:rPr>
          <w:rFonts w:ascii="Times New Roman" w:hAnsi="Times New Roman"/>
          <w:color w:val="000000"/>
          <w:spacing w:val="-4"/>
          <w:sz w:val="20"/>
          <w:szCs w:val="20"/>
        </w:rPr>
        <w:t>f</w:t>
      </w:r>
      <w:r>
        <w:rPr>
          <w:rFonts w:ascii="Times New Roman" w:hAnsi="Times New Roman"/>
          <w:color w:val="000000"/>
          <w:sz w:val="20"/>
          <w:szCs w:val="20"/>
        </w:rPr>
        <w:t>fice.</w:t>
      </w:r>
    </w:p>
    <w:p w:rsidR="00505D4E"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sz w:val="20"/>
          <w:szCs w:val="20"/>
        </w:rPr>
      </w:pPr>
    </w:p>
    <w:p w:rsidR="00505D4E" w:rsidRPr="00896FAA" w:rsidRDefault="00505D4E" w:rsidP="00505D4E">
      <w:pPr>
        <w:pStyle w:val="Heading2"/>
        <w:ind w:left="360" w:right="180" w:firstLine="0"/>
        <w:rPr>
          <w:rFonts w:ascii="Times New Roman" w:hAnsi="Times New Roman"/>
          <w:color w:val="808080" w:themeColor="background1" w:themeShade="80"/>
          <w:sz w:val="28"/>
          <w:szCs w:val="28"/>
        </w:rPr>
      </w:pPr>
      <w:bookmarkStart w:id="223" w:name="_Toc294969725"/>
      <w:bookmarkStart w:id="224" w:name="_Toc295896982"/>
      <w:r w:rsidRPr="00896FAA">
        <w:rPr>
          <w:rFonts w:ascii="Times New Roman" w:hAnsi="Times New Roman"/>
          <w:bCs w:val="0"/>
          <w:color w:val="808080" w:themeColor="background1" w:themeShade="80"/>
          <w:sz w:val="28"/>
          <w:szCs w:val="28"/>
        </w:rPr>
        <w:t>Curriculum</w:t>
      </w:r>
      <w:bookmarkEnd w:id="223"/>
      <w:bookmarkEnd w:id="224"/>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The</w:t>
      </w:r>
      <w:r>
        <w:rPr>
          <w:rFonts w:ascii="Times New Roman" w:hAnsi="Times New Roman"/>
          <w:color w:val="000000"/>
          <w:spacing w:val="13"/>
          <w:sz w:val="20"/>
          <w:szCs w:val="20"/>
        </w:rPr>
        <w:t xml:space="preserve"> </w:t>
      </w:r>
      <w:r>
        <w:rPr>
          <w:rFonts w:ascii="Times New Roman" w:hAnsi="Times New Roman"/>
          <w:color w:val="000000"/>
          <w:sz w:val="20"/>
          <w:szCs w:val="20"/>
        </w:rPr>
        <w:t>Family</w:t>
      </w:r>
      <w:r>
        <w:rPr>
          <w:rFonts w:ascii="Times New Roman" w:hAnsi="Times New Roman"/>
          <w:color w:val="000000"/>
          <w:spacing w:val="13"/>
          <w:sz w:val="20"/>
          <w:szCs w:val="20"/>
        </w:rPr>
        <w:t xml:space="preserve"> </w:t>
      </w:r>
      <w:r>
        <w:rPr>
          <w:rFonts w:ascii="Times New Roman" w:hAnsi="Times New Roman"/>
          <w:color w:val="000000"/>
          <w:sz w:val="20"/>
          <w:szCs w:val="20"/>
        </w:rPr>
        <w:t>Nurse</w:t>
      </w:r>
      <w:r>
        <w:rPr>
          <w:rFonts w:ascii="Times New Roman" w:hAnsi="Times New Roman"/>
          <w:color w:val="000000"/>
          <w:spacing w:val="13"/>
          <w:sz w:val="20"/>
          <w:szCs w:val="20"/>
        </w:rPr>
        <w:t xml:space="preserve"> </w:t>
      </w:r>
      <w:r>
        <w:rPr>
          <w:rFonts w:ascii="Times New Roman" w:hAnsi="Times New Roman"/>
          <w:color w:val="000000"/>
          <w:sz w:val="20"/>
          <w:szCs w:val="20"/>
        </w:rPr>
        <w:t>Practitioner</w:t>
      </w:r>
      <w:r>
        <w:rPr>
          <w:rFonts w:ascii="Times New Roman" w:hAnsi="Times New Roman"/>
          <w:color w:val="000000"/>
          <w:spacing w:val="13"/>
          <w:sz w:val="20"/>
          <w:szCs w:val="20"/>
        </w:rPr>
        <w:t xml:space="preserve"> </w:t>
      </w:r>
      <w:r>
        <w:rPr>
          <w:rFonts w:ascii="Times New Roman" w:hAnsi="Times New Roman"/>
          <w:color w:val="000000"/>
          <w:sz w:val="20"/>
          <w:szCs w:val="20"/>
        </w:rPr>
        <w:t>curriculum</w:t>
      </w:r>
      <w:r>
        <w:rPr>
          <w:rFonts w:ascii="Times New Roman" w:hAnsi="Times New Roman"/>
          <w:color w:val="000000"/>
          <w:spacing w:val="13"/>
          <w:sz w:val="20"/>
          <w:szCs w:val="20"/>
        </w:rPr>
        <w:t xml:space="preserve"> </w:t>
      </w:r>
      <w:r>
        <w:rPr>
          <w:rFonts w:ascii="Times New Roman" w:hAnsi="Times New Roman"/>
          <w:color w:val="000000"/>
          <w:sz w:val="20"/>
          <w:szCs w:val="20"/>
        </w:rPr>
        <w:t>consists</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a</w:t>
      </w:r>
      <w:r>
        <w:rPr>
          <w:rFonts w:ascii="Times New Roman" w:hAnsi="Times New Roman"/>
          <w:color w:val="000000"/>
          <w:spacing w:val="13"/>
          <w:sz w:val="20"/>
          <w:szCs w:val="20"/>
        </w:rPr>
        <w:t xml:space="preserve"> </w:t>
      </w:r>
      <w:r>
        <w:rPr>
          <w:rFonts w:ascii="Times New Roman" w:hAnsi="Times New Roman"/>
          <w:color w:val="000000"/>
          <w:sz w:val="20"/>
          <w:szCs w:val="20"/>
        </w:rPr>
        <w:t>minimum</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44</w:t>
      </w:r>
      <w:r>
        <w:rPr>
          <w:rFonts w:ascii="Times New Roman" w:hAnsi="Times New Roman"/>
          <w:color w:val="000000"/>
          <w:spacing w:val="13"/>
          <w:sz w:val="20"/>
          <w:szCs w:val="20"/>
        </w:rPr>
        <w:t xml:space="preserve"> </w:t>
      </w:r>
      <w:r>
        <w:rPr>
          <w:rFonts w:ascii="Times New Roman" w:hAnsi="Times New Roman"/>
          <w:color w:val="000000"/>
          <w:sz w:val="20"/>
          <w:szCs w:val="20"/>
        </w:rPr>
        <w:t>semester</w:t>
      </w:r>
      <w:r>
        <w:rPr>
          <w:rFonts w:ascii="Times New Roman" w:hAnsi="Times New Roman"/>
          <w:color w:val="000000"/>
          <w:spacing w:val="13"/>
          <w:sz w:val="20"/>
          <w:szCs w:val="20"/>
        </w:rPr>
        <w:t xml:space="preserve"> </w:t>
      </w:r>
      <w:r>
        <w:rPr>
          <w:rFonts w:ascii="Times New Roman" w:hAnsi="Times New Roman"/>
          <w:color w:val="000000"/>
          <w:sz w:val="20"/>
          <w:szCs w:val="20"/>
        </w:rPr>
        <w:t>hours.</w:t>
      </w:r>
      <w:r>
        <w:rPr>
          <w:rFonts w:ascii="Times New Roman" w:hAnsi="Times New Roman"/>
          <w:color w:val="000000"/>
          <w:spacing w:val="9"/>
          <w:sz w:val="20"/>
          <w:szCs w:val="20"/>
        </w:rPr>
        <w:t xml:space="preserve"> </w:t>
      </w:r>
      <w:r>
        <w:rPr>
          <w:rFonts w:ascii="Times New Roman" w:hAnsi="Times New Roman"/>
          <w:color w:val="000000"/>
          <w:sz w:val="20"/>
          <w:szCs w:val="20"/>
        </w:rPr>
        <w:t>The curriculum for nurse educator concentration consists of a minimum of 36 semester hours.</w:t>
      </w:r>
    </w:p>
    <w:p w:rsidR="00505D4E"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sz w:val="24"/>
          <w:szCs w:val="24"/>
        </w:rPr>
      </w:pPr>
    </w:p>
    <w:p w:rsidR="00505D4E"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sz w:val="20"/>
          <w:szCs w:val="20"/>
        </w:rPr>
      </w:pPr>
      <w:r>
        <w:rPr>
          <w:rFonts w:ascii="Times New Roman" w:hAnsi="Times New Roman"/>
          <w:b/>
          <w:bCs/>
          <w:color w:val="000000"/>
          <w:sz w:val="20"/>
          <w:szCs w:val="20"/>
        </w:rPr>
        <w:t>1. Family Nurse Practitioner:</w:t>
      </w:r>
      <w:r>
        <w:rPr>
          <w:rFonts w:ascii="Times New Roman" w:hAnsi="Times New Roman"/>
          <w:b/>
          <w:bCs/>
          <w:color w:val="000000"/>
          <w:spacing w:val="-3"/>
          <w:sz w:val="20"/>
          <w:szCs w:val="20"/>
        </w:rPr>
        <w:t xml:space="preserve"> </w:t>
      </w:r>
      <w:r>
        <w:rPr>
          <w:rFonts w:ascii="Times New Roman" w:hAnsi="Times New Roman"/>
          <w:b/>
          <w:bCs/>
          <w:color w:val="000000"/>
          <w:spacing w:val="-18"/>
          <w:sz w:val="20"/>
          <w:szCs w:val="20"/>
        </w:rPr>
        <w:t>V</w:t>
      </w:r>
      <w:r>
        <w:rPr>
          <w:rFonts w:ascii="Times New Roman" w:hAnsi="Times New Roman"/>
          <w:b/>
          <w:bCs/>
          <w:color w:val="000000"/>
          <w:sz w:val="20"/>
          <w:szCs w:val="20"/>
        </w:rPr>
        <w:t>ulnerable Communities (minimum of 44 hours)</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5100</w:t>
      </w:r>
      <w:r>
        <w:rPr>
          <w:rFonts w:ascii="Times New Roman" w:hAnsi="Times New Roman"/>
          <w:color w:val="000000"/>
          <w:spacing w:val="-11"/>
          <w:sz w:val="20"/>
          <w:szCs w:val="20"/>
        </w:rPr>
        <w:t xml:space="preserve"> </w:t>
      </w:r>
      <w:r>
        <w:rPr>
          <w:rFonts w:ascii="Times New Roman" w:hAnsi="Times New Roman"/>
          <w:color w:val="000000"/>
          <w:sz w:val="20"/>
          <w:szCs w:val="20"/>
        </w:rPr>
        <w:t>Advanced Health</w:t>
      </w:r>
      <w:r>
        <w:rPr>
          <w:rFonts w:ascii="Times New Roman" w:hAnsi="Times New Roman"/>
          <w:color w:val="000000"/>
          <w:spacing w:val="-11"/>
          <w:sz w:val="20"/>
          <w:szCs w:val="20"/>
        </w:rPr>
        <w:t xml:space="preserve"> </w:t>
      </w:r>
      <w:r>
        <w:rPr>
          <w:rFonts w:ascii="Times New Roman" w:hAnsi="Times New Roman"/>
          <w:color w:val="000000"/>
          <w:sz w:val="20"/>
          <w:szCs w:val="20"/>
        </w:rPr>
        <w:t>Assessmen</w:t>
      </w:r>
      <w:r>
        <w:rPr>
          <w:rFonts w:ascii="Times New Roman" w:hAnsi="Times New Roman"/>
          <w:color w:val="000000"/>
          <w:spacing w:val="9"/>
          <w:sz w:val="20"/>
          <w:szCs w:val="20"/>
        </w:rPr>
        <w:t>t</w:t>
      </w:r>
      <w:r>
        <w:rPr>
          <w:rFonts w:ascii="Times New Roman" w:hAnsi="Times New Roman"/>
          <w:color w:val="000000"/>
          <w:sz w:val="20"/>
          <w:szCs w:val="20"/>
        </w:rPr>
        <w:t xml:space="preserve">......................................................................3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w:t>
      </w:r>
      <w:r>
        <w:rPr>
          <w:rFonts w:ascii="Times New Roman" w:hAnsi="Times New Roman"/>
          <w:color w:val="000000"/>
          <w:spacing w:val="-7"/>
          <w:sz w:val="20"/>
          <w:szCs w:val="20"/>
        </w:rPr>
        <w:t>11</w:t>
      </w:r>
      <w:r>
        <w:rPr>
          <w:rFonts w:ascii="Times New Roman" w:hAnsi="Times New Roman"/>
          <w:color w:val="000000"/>
          <w:sz w:val="20"/>
          <w:szCs w:val="20"/>
        </w:rPr>
        <w:t>1 Nursing</w:t>
      </w:r>
      <w:r>
        <w:rPr>
          <w:rFonts w:ascii="Times New Roman" w:hAnsi="Times New Roman"/>
          <w:color w:val="000000"/>
          <w:spacing w:val="-4"/>
          <w:sz w:val="20"/>
          <w:szCs w:val="20"/>
        </w:rPr>
        <w:t xml:space="preserve"> </w:t>
      </w:r>
      <w:r>
        <w:rPr>
          <w:rFonts w:ascii="Times New Roman" w:hAnsi="Times New Roman"/>
          <w:color w:val="000000"/>
          <w:sz w:val="20"/>
          <w:szCs w:val="20"/>
        </w:rPr>
        <w:t>Theory Development</w:t>
      </w:r>
      <w:r>
        <w:rPr>
          <w:rFonts w:ascii="Times New Roman" w:hAnsi="Times New Roman"/>
          <w:color w:val="000000"/>
          <w:spacing w:val="-5"/>
          <w:sz w:val="20"/>
          <w:szCs w:val="20"/>
        </w:rPr>
        <w:t xml:space="preserve"> </w:t>
      </w:r>
      <w:r>
        <w:rPr>
          <w:rFonts w:ascii="Times New Roman" w:hAnsi="Times New Roman"/>
          <w:color w:val="000000"/>
          <w:sz w:val="20"/>
          <w:szCs w:val="20"/>
        </w:rPr>
        <w:t xml:space="preserve">.....................................................................3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5120</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Research</w:t>
      </w:r>
      <w:r>
        <w:rPr>
          <w:rFonts w:ascii="Times New Roman" w:hAnsi="Times New Roman"/>
          <w:color w:val="000000"/>
          <w:spacing w:val="-2"/>
          <w:sz w:val="20"/>
          <w:szCs w:val="20"/>
        </w:rPr>
        <w:t xml:space="preserve"> </w:t>
      </w:r>
      <w:r>
        <w:rPr>
          <w:rFonts w:ascii="Times New Roman" w:hAnsi="Times New Roman"/>
          <w:color w:val="000000"/>
          <w:sz w:val="20"/>
          <w:szCs w:val="20"/>
        </w:rPr>
        <w:t xml:space="preserve">.......................................................................3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5210</w:t>
      </w:r>
      <w:r>
        <w:rPr>
          <w:rFonts w:ascii="Times New Roman" w:hAnsi="Times New Roman"/>
          <w:color w:val="000000"/>
          <w:spacing w:val="-11"/>
          <w:sz w:val="20"/>
          <w:szCs w:val="20"/>
        </w:rPr>
        <w:t xml:space="preserve"> </w:t>
      </w:r>
      <w:r>
        <w:rPr>
          <w:rFonts w:ascii="Times New Roman" w:hAnsi="Times New Roman"/>
          <w:color w:val="000000"/>
          <w:sz w:val="20"/>
          <w:szCs w:val="20"/>
        </w:rPr>
        <w:t>Advanced Pathophysiology</w:t>
      </w:r>
      <w:r>
        <w:rPr>
          <w:rFonts w:ascii="Times New Roman" w:hAnsi="Times New Roman"/>
          <w:color w:val="000000"/>
          <w:spacing w:val="-19"/>
          <w:sz w:val="20"/>
          <w:szCs w:val="20"/>
        </w:rPr>
        <w:t xml:space="preserve"> </w:t>
      </w:r>
      <w:r>
        <w:rPr>
          <w:rFonts w:ascii="Times New Roman" w:hAnsi="Times New Roman"/>
          <w:color w:val="000000"/>
          <w:sz w:val="20"/>
          <w:szCs w:val="20"/>
        </w:rPr>
        <w:t xml:space="preserve">.........................................................................3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 xml:space="preserve">NURS </w:t>
      </w:r>
      <w:r>
        <w:rPr>
          <w:rFonts w:ascii="Times New Roman" w:hAnsi="Times New Roman"/>
          <w:color w:val="000000"/>
          <w:position w:val="-2"/>
          <w:sz w:val="20"/>
          <w:szCs w:val="20"/>
        </w:rPr>
        <w:t xml:space="preserve">5220 </w:t>
      </w:r>
      <w:r>
        <w:rPr>
          <w:rFonts w:ascii="Times New Roman" w:hAnsi="Times New Roman"/>
          <w:color w:val="000000"/>
          <w:sz w:val="20"/>
          <w:szCs w:val="20"/>
        </w:rPr>
        <w:t>Family Diversity in</w:t>
      </w:r>
      <w:r>
        <w:rPr>
          <w:rFonts w:ascii="Times New Roman" w:hAnsi="Times New Roman"/>
          <w:color w:val="000000"/>
          <w:spacing w:val="-4"/>
          <w:sz w:val="20"/>
          <w:szCs w:val="20"/>
        </w:rPr>
        <w:t xml:space="preserve"> </w:t>
      </w:r>
      <w:r>
        <w:rPr>
          <w:rFonts w:ascii="Times New Roman" w:hAnsi="Times New Roman"/>
          <w:color w:val="000000"/>
          <w:spacing w:val="-12"/>
          <w:sz w:val="20"/>
          <w:szCs w:val="20"/>
        </w:rPr>
        <w:t>V</w:t>
      </w:r>
      <w:r>
        <w:rPr>
          <w:rFonts w:ascii="Times New Roman" w:hAnsi="Times New Roman"/>
          <w:color w:val="000000"/>
          <w:sz w:val="20"/>
          <w:szCs w:val="20"/>
        </w:rPr>
        <w:t>ulnerable Communitie</w:t>
      </w:r>
      <w:r>
        <w:rPr>
          <w:rFonts w:ascii="Times New Roman" w:hAnsi="Times New Roman"/>
          <w:color w:val="000000"/>
          <w:spacing w:val="8"/>
          <w:sz w:val="20"/>
          <w:szCs w:val="20"/>
        </w:rPr>
        <w:t>s</w:t>
      </w:r>
      <w:r>
        <w:rPr>
          <w:rFonts w:ascii="Times New Roman" w:hAnsi="Times New Roman"/>
          <w:color w:val="000000"/>
          <w:sz w:val="20"/>
          <w:szCs w:val="20"/>
        </w:rPr>
        <w:t xml:space="preserve">.............................................2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position w:val="-2"/>
          <w:sz w:val="20"/>
          <w:szCs w:val="20"/>
        </w:rPr>
        <w:t>NURS 5410 Introduction to Family Primary Care</w:t>
      </w:r>
      <w:r>
        <w:rPr>
          <w:rFonts w:ascii="Times New Roman" w:hAnsi="Times New Roman"/>
          <w:color w:val="000000"/>
          <w:spacing w:val="-8"/>
          <w:position w:val="-2"/>
          <w:sz w:val="20"/>
          <w:szCs w:val="20"/>
        </w:rPr>
        <w:t xml:space="preserve"> </w:t>
      </w:r>
      <w:r>
        <w:rPr>
          <w:rFonts w:ascii="Times New Roman" w:hAnsi="Times New Roman"/>
          <w:color w:val="000000"/>
          <w:sz w:val="20"/>
          <w:szCs w:val="20"/>
        </w:rPr>
        <w:t xml:space="preserve">..........................................................4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5421 Primary Care of Children</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............................................................................5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5910 Pharmacology in</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Practice</w:t>
      </w:r>
      <w:r>
        <w:rPr>
          <w:rFonts w:ascii="Times New Roman" w:hAnsi="Times New Roman"/>
          <w:color w:val="000000"/>
          <w:spacing w:val="-23"/>
          <w:sz w:val="20"/>
          <w:szCs w:val="20"/>
        </w:rPr>
        <w:t xml:space="preserve"> </w:t>
      </w:r>
      <w:r>
        <w:rPr>
          <w:rFonts w:ascii="Times New Roman" w:hAnsi="Times New Roman"/>
          <w:color w:val="000000"/>
          <w:sz w:val="20"/>
          <w:szCs w:val="20"/>
        </w:rPr>
        <w:t>.............................................3 hrs.</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6101 Primary Care of</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omen</w:t>
      </w:r>
      <w:r>
        <w:rPr>
          <w:rFonts w:ascii="Times New Roman" w:hAnsi="Times New Roman"/>
          <w:color w:val="000000"/>
          <w:spacing w:val="-27"/>
          <w:sz w:val="20"/>
          <w:szCs w:val="20"/>
        </w:rPr>
        <w:t xml:space="preserve"> </w:t>
      </w:r>
      <w:r>
        <w:rPr>
          <w:rFonts w:ascii="Times New Roman" w:hAnsi="Times New Roman"/>
          <w:color w:val="000000"/>
          <w:sz w:val="20"/>
          <w:szCs w:val="20"/>
        </w:rPr>
        <w:t>..............................................................................4 hrs.</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62</w:t>
      </w:r>
      <w:r>
        <w:rPr>
          <w:rFonts w:ascii="Times New Roman" w:hAnsi="Times New Roman"/>
          <w:color w:val="000000"/>
          <w:spacing w:val="-7"/>
          <w:sz w:val="20"/>
          <w:szCs w:val="20"/>
        </w:rPr>
        <w:t>1</w:t>
      </w:r>
      <w:r>
        <w:rPr>
          <w:rFonts w:ascii="Times New Roman" w:hAnsi="Times New Roman"/>
          <w:color w:val="000000"/>
          <w:sz w:val="20"/>
          <w:szCs w:val="20"/>
        </w:rPr>
        <w:t>1 Primary Care of</w:t>
      </w:r>
      <w:r>
        <w:rPr>
          <w:rFonts w:ascii="Times New Roman" w:hAnsi="Times New Roman"/>
          <w:color w:val="000000"/>
          <w:spacing w:val="-11"/>
          <w:sz w:val="20"/>
          <w:szCs w:val="20"/>
        </w:rPr>
        <w:t xml:space="preserve"> </w:t>
      </w:r>
      <w:r>
        <w:rPr>
          <w:rFonts w:ascii="Times New Roman" w:hAnsi="Times New Roman"/>
          <w:color w:val="000000"/>
          <w:sz w:val="20"/>
          <w:szCs w:val="20"/>
        </w:rPr>
        <w:t>Adults</w:t>
      </w:r>
      <w:r>
        <w:rPr>
          <w:rFonts w:ascii="Times New Roman" w:hAnsi="Times New Roman"/>
          <w:color w:val="000000"/>
          <w:spacing w:val="-28"/>
          <w:sz w:val="20"/>
          <w:szCs w:val="20"/>
        </w:rPr>
        <w:t xml:space="preserve"> </w:t>
      </w:r>
      <w:r>
        <w:rPr>
          <w:rFonts w:ascii="Times New Roman" w:hAnsi="Times New Roman"/>
          <w:color w:val="000000"/>
          <w:sz w:val="20"/>
          <w:szCs w:val="20"/>
        </w:rPr>
        <w:t xml:space="preserve">................................................................................5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6310 Primary Care Issues in Health Promotion of Communities.</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.......................2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6820 Family Nurse Practitioner Practicum</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..........................................................4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 xml:space="preserve">NURS </w:t>
      </w:r>
      <w:r>
        <w:rPr>
          <w:rFonts w:ascii="Times New Roman" w:hAnsi="Times New Roman"/>
          <w:color w:val="000000"/>
          <w:position w:val="-2"/>
          <w:sz w:val="20"/>
          <w:szCs w:val="20"/>
        </w:rPr>
        <w:t>6920</w:t>
      </w:r>
      <w:r>
        <w:rPr>
          <w:rFonts w:ascii="Times New Roman" w:hAnsi="Times New Roman"/>
          <w:color w:val="000000"/>
          <w:spacing w:val="-4"/>
          <w:position w:val="-2"/>
          <w:sz w:val="20"/>
          <w:szCs w:val="20"/>
        </w:rPr>
        <w:t xml:space="preserve"> </w:t>
      </w:r>
      <w:r>
        <w:rPr>
          <w:rFonts w:ascii="Times New Roman" w:hAnsi="Times New Roman"/>
          <w:color w:val="000000"/>
          <w:sz w:val="20"/>
          <w:szCs w:val="20"/>
        </w:rPr>
        <w:t>Thesis/Scholarly Project</w:t>
      </w:r>
      <w:r>
        <w:rPr>
          <w:rFonts w:ascii="Times New Roman" w:hAnsi="Times New Roman"/>
          <w:color w:val="000000"/>
          <w:spacing w:val="-32"/>
          <w:sz w:val="20"/>
          <w:szCs w:val="20"/>
        </w:rPr>
        <w:t xml:space="preserve"> </w:t>
      </w:r>
      <w:r>
        <w:rPr>
          <w:rFonts w:ascii="Times New Roman" w:hAnsi="Times New Roman"/>
          <w:color w:val="000000"/>
          <w:sz w:val="20"/>
          <w:szCs w:val="20"/>
        </w:rPr>
        <w:t>..............................................................................3 hrs.</w:t>
      </w:r>
    </w:p>
    <w:p w:rsidR="00505D4E" w:rsidRDefault="00505D4E" w:rsidP="00505D4E">
      <w:pPr>
        <w:widowControl w:val="0"/>
        <w:autoSpaceDE w:val="0"/>
        <w:autoSpaceDN w:val="0"/>
        <w:adjustRightInd w:val="0"/>
        <w:spacing w:before="37" w:after="0"/>
        <w:ind w:left="540" w:right="180" w:firstLine="180"/>
        <w:jc w:val="both"/>
      </w:pPr>
    </w:p>
    <w:p w:rsidR="00505D4E"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sz w:val="20"/>
          <w:szCs w:val="20"/>
        </w:rPr>
      </w:pPr>
      <w:r>
        <w:rPr>
          <w:rFonts w:ascii="Times New Roman" w:hAnsi="Times New Roman"/>
          <w:b/>
          <w:bCs/>
          <w:sz w:val="20"/>
          <w:szCs w:val="20"/>
        </w:rPr>
        <w:t>Elective Options:</w:t>
      </w:r>
    </w:p>
    <w:p w:rsidR="00505D4E"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sz w:val="20"/>
          <w:szCs w:val="20"/>
        </w:rPr>
      </w:pPr>
      <w:r>
        <w:rPr>
          <w:rFonts w:ascii="Times New Roman" w:hAnsi="Times New Roman"/>
          <w:sz w:val="20"/>
          <w:szCs w:val="20"/>
        </w:rPr>
        <w:t>NURS 5510 Family Primary Care Clinica</w:t>
      </w:r>
      <w:r>
        <w:rPr>
          <w:rFonts w:ascii="Times New Roman" w:hAnsi="Times New Roman"/>
          <w:spacing w:val="4"/>
          <w:sz w:val="20"/>
          <w:szCs w:val="20"/>
        </w:rPr>
        <w:t>l</w:t>
      </w:r>
      <w:r>
        <w:rPr>
          <w:rFonts w:ascii="Times New Roman" w:hAnsi="Times New Roman"/>
          <w:sz w:val="20"/>
          <w:szCs w:val="20"/>
        </w:rPr>
        <w:t xml:space="preserve">......................................................................2 hrs. </w:t>
      </w:r>
    </w:p>
    <w:p w:rsidR="00505D4E"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sz w:val="20"/>
          <w:szCs w:val="20"/>
        </w:rPr>
      </w:pPr>
      <w:r>
        <w:rPr>
          <w:rFonts w:ascii="Times New Roman" w:hAnsi="Times New Roman"/>
          <w:sz w:val="20"/>
          <w:szCs w:val="20"/>
        </w:rPr>
        <w:t>NURS 5422 Primary Care of Children Clinica</w:t>
      </w:r>
      <w:r>
        <w:rPr>
          <w:rFonts w:ascii="Times New Roman" w:hAnsi="Times New Roman"/>
          <w:spacing w:val="4"/>
          <w:sz w:val="20"/>
          <w:szCs w:val="20"/>
        </w:rPr>
        <w:t>l</w:t>
      </w:r>
      <w:r>
        <w:rPr>
          <w:rFonts w:ascii="Times New Roman" w:hAnsi="Times New Roman"/>
          <w:sz w:val="20"/>
          <w:szCs w:val="20"/>
        </w:rPr>
        <w:t xml:space="preserve">...............................................................2 hrs. </w:t>
      </w:r>
    </w:p>
    <w:p w:rsidR="00505D4E"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sz w:val="20"/>
          <w:szCs w:val="20"/>
        </w:rPr>
      </w:pPr>
      <w:r>
        <w:rPr>
          <w:rFonts w:ascii="Times New Roman" w:hAnsi="Times New Roman"/>
          <w:sz w:val="20"/>
          <w:szCs w:val="20"/>
        </w:rPr>
        <w:t>NURS 6102 Primary Care of</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omen Clinical</w:t>
      </w:r>
      <w:r>
        <w:rPr>
          <w:rFonts w:ascii="Times New Roman" w:hAnsi="Times New Roman"/>
          <w:spacing w:val="-10"/>
          <w:sz w:val="20"/>
          <w:szCs w:val="20"/>
        </w:rPr>
        <w:t xml:space="preserve"> </w:t>
      </w:r>
      <w:r>
        <w:rPr>
          <w:rFonts w:ascii="Times New Roman" w:hAnsi="Times New Roman"/>
          <w:sz w:val="20"/>
          <w:szCs w:val="20"/>
        </w:rPr>
        <w:t xml:space="preserve">................................................................2 hrs. </w:t>
      </w:r>
    </w:p>
    <w:p w:rsidR="00505D4E"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sz w:val="20"/>
          <w:szCs w:val="20"/>
        </w:rPr>
      </w:pPr>
      <w:r>
        <w:rPr>
          <w:rFonts w:ascii="Times New Roman" w:hAnsi="Times New Roman"/>
          <w:sz w:val="20"/>
          <w:szCs w:val="20"/>
        </w:rPr>
        <w:t>NURS 6212 Primary Care of</w:t>
      </w:r>
      <w:r>
        <w:rPr>
          <w:rFonts w:ascii="Times New Roman" w:hAnsi="Times New Roman"/>
          <w:spacing w:val="-11"/>
          <w:sz w:val="20"/>
          <w:szCs w:val="20"/>
        </w:rPr>
        <w:t xml:space="preserve"> </w:t>
      </w:r>
      <w:r>
        <w:rPr>
          <w:rFonts w:ascii="Times New Roman" w:hAnsi="Times New Roman"/>
          <w:sz w:val="20"/>
          <w:szCs w:val="20"/>
        </w:rPr>
        <w:t>Adults Clinical</w:t>
      </w:r>
      <w:r>
        <w:rPr>
          <w:rFonts w:ascii="Times New Roman" w:hAnsi="Times New Roman"/>
          <w:spacing w:val="-18"/>
          <w:sz w:val="20"/>
          <w:szCs w:val="20"/>
        </w:rPr>
        <w:t xml:space="preserve"> </w:t>
      </w:r>
      <w:r>
        <w:rPr>
          <w:rFonts w:ascii="Times New Roman" w:hAnsi="Times New Roman"/>
          <w:sz w:val="20"/>
          <w:szCs w:val="20"/>
        </w:rPr>
        <w:t>..................................................................2 hrs.</w:t>
      </w:r>
    </w:p>
    <w:p w:rsidR="00505D4E"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sz w:val="20"/>
          <w:szCs w:val="20"/>
        </w:rPr>
      </w:pPr>
      <w:r>
        <w:rPr>
          <w:rFonts w:ascii="Times New Roman" w:hAnsi="Times New Roman"/>
          <w:b/>
          <w:bCs/>
          <w:sz w:val="20"/>
          <w:szCs w:val="20"/>
        </w:rPr>
        <w:t>II. Nurse Educator</w:t>
      </w:r>
      <w:r>
        <w:rPr>
          <w:rFonts w:ascii="Times New Roman" w:hAnsi="Times New Roman"/>
          <w:b/>
          <w:bCs/>
          <w:spacing w:val="-4"/>
          <w:sz w:val="20"/>
          <w:szCs w:val="20"/>
        </w:rPr>
        <w:t xml:space="preserve"> </w:t>
      </w:r>
      <w:r>
        <w:rPr>
          <w:rFonts w:ascii="Times New Roman" w:hAnsi="Times New Roman"/>
          <w:b/>
          <w:bCs/>
          <w:sz w:val="20"/>
          <w:szCs w:val="20"/>
        </w:rPr>
        <w:t>(minimum of 36 hours)</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w:t>
      </w:r>
      <w:r>
        <w:rPr>
          <w:rFonts w:ascii="Times New Roman" w:hAnsi="Times New Roman"/>
          <w:spacing w:val="-7"/>
          <w:sz w:val="20"/>
          <w:szCs w:val="20"/>
        </w:rPr>
        <w:t>11</w:t>
      </w:r>
      <w:r>
        <w:rPr>
          <w:rFonts w:ascii="Times New Roman" w:hAnsi="Times New Roman"/>
          <w:sz w:val="20"/>
          <w:szCs w:val="20"/>
        </w:rPr>
        <w:t>1 Nursing</w:t>
      </w:r>
      <w:r>
        <w:rPr>
          <w:rFonts w:ascii="Times New Roman" w:hAnsi="Times New Roman"/>
          <w:spacing w:val="-4"/>
          <w:sz w:val="20"/>
          <w:szCs w:val="20"/>
        </w:rPr>
        <w:t xml:space="preserve"> </w:t>
      </w:r>
      <w:r>
        <w:rPr>
          <w:rFonts w:ascii="Times New Roman" w:hAnsi="Times New Roman"/>
          <w:sz w:val="20"/>
          <w:szCs w:val="20"/>
        </w:rPr>
        <w:t>Theory Development</w:t>
      </w:r>
      <w:r>
        <w:rPr>
          <w:rFonts w:ascii="Times New Roman" w:hAnsi="Times New Roman"/>
          <w:spacing w:val="-5"/>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5120</w:t>
      </w:r>
      <w:r>
        <w:rPr>
          <w:rFonts w:ascii="Times New Roman" w:hAnsi="Times New Roman"/>
          <w:spacing w:val="-11"/>
          <w:sz w:val="20"/>
          <w:szCs w:val="20"/>
        </w:rPr>
        <w:t xml:space="preserve"> </w:t>
      </w:r>
      <w:r>
        <w:rPr>
          <w:rFonts w:ascii="Times New Roman" w:hAnsi="Times New Roman"/>
          <w:sz w:val="20"/>
          <w:szCs w:val="20"/>
        </w:rPr>
        <w:t>Advanced Nursing Research</w:t>
      </w:r>
      <w:r>
        <w:rPr>
          <w:rFonts w:ascii="Times New Roman" w:hAnsi="Times New Roman"/>
          <w:spacing w:val="-2"/>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5210</w:t>
      </w:r>
      <w:r>
        <w:rPr>
          <w:rFonts w:ascii="Times New Roman" w:hAnsi="Times New Roman"/>
          <w:spacing w:val="-11"/>
          <w:sz w:val="20"/>
          <w:szCs w:val="20"/>
        </w:rPr>
        <w:t xml:space="preserve"> </w:t>
      </w:r>
      <w:r>
        <w:rPr>
          <w:rFonts w:ascii="Times New Roman" w:hAnsi="Times New Roman"/>
          <w:sz w:val="20"/>
          <w:szCs w:val="20"/>
        </w:rPr>
        <w:t>Advanced Pathophysiology</w:t>
      </w:r>
      <w:r>
        <w:rPr>
          <w:rFonts w:ascii="Times New Roman" w:hAnsi="Times New Roman"/>
          <w:spacing w:val="-19"/>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5220 Family Diversity in</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ulnerable Communitie</w:t>
      </w:r>
      <w:r>
        <w:rPr>
          <w:rFonts w:ascii="Times New Roman" w:hAnsi="Times New Roman"/>
          <w:spacing w:val="8"/>
          <w:sz w:val="20"/>
          <w:szCs w:val="20"/>
        </w:rPr>
        <w:t>s</w:t>
      </w:r>
      <w:r>
        <w:rPr>
          <w:rFonts w:ascii="Times New Roman" w:hAnsi="Times New Roman"/>
          <w:sz w:val="20"/>
          <w:szCs w:val="20"/>
        </w:rPr>
        <w:t xml:space="preserve">.............................................2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5621</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29"/>
          <w:sz w:val="20"/>
          <w:szCs w:val="20"/>
        </w:rPr>
        <w:t xml:space="preserve"> </w:t>
      </w:r>
      <w:r>
        <w:rPr>
          <w:rFonts w:ascii="Times New Roman" w:hAnsi="Times New Roman"/>
          <w:sz w:val="20"/>
          <w:szCs w:val="20"/>
        </w:rPr>
        <w:t xml:space="preserve">.......................................................................5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5910</w:t>
      </w:r>
      <w:r>
        <w:rPr>
          <w:rFonts w:ascii="Times New Roman" w:hAnsi="Times New Roman"/>
          <w:spacing w:val="-11"/>
          <w:sz w:val="20"/>
          <w:szCs w:val="20"/>
        </w:rPr>
        <w:t xml:space="preserve"> </w:t>
      </w:r>
      <w:r>
        <w:rPr>
          <w:rFonts w:ascii="Times New Roman" w:hAnsi="Times New Roman"/>
          <w:sz w:val="20"/>
          <w:szCs w:val="20"/>
        </w:rPr>
        <w:t>Advanced Pharmacology</w:t>
      </w:r>
      <w:r>
        <w:rPr>
          <w:rFonts w:ascii="Times New Roman" w:hAnsi="Times New Roman"/>
          <w:spacing w:val="-29"/>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5950 Curriculum Development in Nursing</w:t>
      </w:r>
      <w:r>
        <w:rPr>
          <w:rFonts w:ascii="Times New Roman" w:hAnsi="Times New Roman"/>
          <w:spacing w:val="-24"/>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6001 Instructional Strategies and Evaluation</w:t>
      </w:r>
      <w:r>
        <w:rPr>
          <w:rFonts w:ascii="Times New Roman" w:hAnsi="Times New Roman"/>
          <w:spacing w:val="-29"/>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6620</w:t>
      </w:r>
      <w:r>
        <w:rPr>
          <w:rFonts w:ascii="Times New Roman" w:hAnsi="Times New Roman"/>
          <w:spacing w:val="-11"/>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Practicum</w:t>
      </w:r>
      <w:r>
        <w:rPr>
          <w:rFonts w:ascii="Times New Roman" w:hAnsi="Times New Roman"/>
          <w:spacing w:val="-11"/>
          <w:sz w:val="20"/>
          <w:szCs w:val="20"/>
        </w:rPr>
        <w:t xml:space="preserve"> </w:t>
      </w:r>
      <w:r>
        <w:rPr>
          <w:rFonts w:ascii="Times New Roman" w:hAnsi="Times New Roman"/>
          <w:sz w:val="20"/>
          <w:szCs w:val="20"/>
        </w:rPr>
        <w:t xml:space="preserve">....................................................................5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6622</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4"/>
          <w:sz w:val="20"/>
          <w:szCs w:val="20"/>
        </w:rPr>
        <w:t>I</w:t>
      </w:r>
      <w:r>
        <w:rPr>
          <w:rFonts w:ascii="Times New Roman" w:hAnsi="Times New Roman"/>
          <w:sz w:val="20"/>
          <w:szCs w:val="20"/>
        </w:rPr>
        <w:t xml:space="preserve">......................................................................5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6920</w:t>
      </w:r>
      <w:r>
        <w:rPr>
          <w:rFonts w:ascii="Times New Roman" w:hAnsi="Times New Roman"/>
          <w:spacing w:val="-4"/>
          <w:sz w:val="20"/>
          <w:szCs w:val="20"/>
        </w:rPr>
        <w:t xml:space="preserve"> </w:t>
      </w:r>
      <w:r>
        <w:rPr>
          <w:rFonts w:ascii="Times New Roman" w:hAnsi="Times New Roman"/>
          <w:sz w:val="20"/>
          <w:szCs w:val="20"/>
        </w:rPr>
        <w:t>Thesis/Scholarly Project</w:t>
      </w:r>
      <w:r>
        <w:rPr>
          <w:rFonts w:ascii="Times New Roman" w:hAnsi="Times New Roman"/>
          <w:spacing w:val="-32"/>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b/>
          <w:bCs/>
          <w:sz w:val="20"/>
          <w:szCs w:val="20"/>
        </w:rPr>
        <w:t>Elective Options</w:t>
      </w:r>
    </w:p>
    <w:p w:rsidR="00505D4E"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sz w:val="20"/>
          <w:szCs w:val="20"/>
        </w:rPr>
      </w:pPr>
      <w:r>
        <w:rPr>
          <w:rFonts w:ascii="Times New Roman" w:hAnsi="Times New Roman"/>
          <w:sz w:val="20"/>
          <w:szCs w:val="20"/>
        </w:rPr>
        <w:t>NURS 5100</w:t>
      </w:r>
      <w:r>
        <w:rPr>
          <w:rFonts w:ascii="Times New Roman" w:hAnsi="Times New Roman"/>
          <w:spacing w:val="-11"/>
          <w:sz w:val="20"/>
          <w:szCs w:val="20"/>
        </w:rPr>
        <w:t xml:space="preserve"> </w:t>
      </w:r>
      <w:r>
        <w:rPr>
          <w:rFonts w:ascii="Times New Roman" w:hAnsi="Times New Roman"/>
          <w:sz w:val="20"/>
          <w:szCs w:val="20"/>
        </w:rPr>
        <w:t>Advanced Health</w:t>
      </w:r>
      <w:r>
        <w:rPr>
          <w:rFonts w:ascii="Times New Roman" w:hAnsi="Times New Roman"/>
          <w:spacing w:val="-11"/>
          <w:sz w:val="20"/>
          <w:szCs w:val="20"/>
        </w:rPr>
        <w:t xml:space="preserve"> </w:t>
      </w:r>
      <w:r>
        <w:rPr>
          <w:rFonts w:ascii="Times New Roman" w:hAnsi="Times New Roman"/>
          <w:sz w:val="20"/>
          <w:szCs w:val="20"/>
        </w:rPr>
        <w:t>Assessmen</w:t>
      </w:r>
      <w:r>
        <w:rPr>
          <w:rFonts w:ascii="Times New Roman" w:hAnsi="Times New Roman"/>
          <w:spacing w:val="9"/>
          <w:sz w:val="20"/>
          <w:szCs w:val="20"/>
        </w:rPr>
        <w:t>t</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sz w:val="20"/>
          <w:szCs w:val="20"/>
        </w:rPr>
      </w:pPr>
      <w:r>
        <w:rPr>
          <w:rFonts w:ascii="Times New Roman" w:hAnsi="Times New Roman"/>
          <w:sz w:val="20"/>
          <w:szCs w:val="20"/>
        </w:rPr>
        <w:t>NURS 5320 Health Care Polic</w:t>
      </w:r>
      <w:r>
        <w:rPr>
          <w:rFonts w:ascii="Times New Roman" w:hAnsi="Times New Roman"/>
          <w:spacing w:val="4"/>
          <w:sz w:val="20"/>
          <w:szCs w:val="20"/>
        </w:rPr>
        <w:t>y</w:t>
      </w:r>
      <w:r>
        <w:rPr>
          <w:rFonts w:ascii="Times New Roman" w:hAnsi="Times New Roman"/>
          <w:sz w:val="20"/>
          <w:szCs w:val="20"/>
        </w:rPr>
        <w:t>.......................................................................................3 hrs.</w:t>
      </w:r>
    </w:p>
    <w:p w:rsidR="00505D4E"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sz w:val="20"/>
          <w:szCs w:val="20"/>
        </w:rPr>
      </w:pPr>
      <w:r>
        <w:rPr>
          <w:rFonts w:ascii="Times New Roman" w:hAnsi="Times New Roman"/>
          <w:i/>
          <w:iCs/>
          <w:sz w:val="20"/>
          <w:szCs w:val="20"/>
        </w:rPr>
        <w:t>**An accelerated track is available for students who a</w:t>
      </w:r>
      <w:r>
        <w:rPr>
          <w:rFonts w:ascii="Times New Roman" w:hAnsi="Times New Roman"/>
          <w:i/>
          <w:iCs/>
          <w:spacing w:val="-7"/>
          <w:sz w:val="20"/>
          <w:szCs w:val="20"/>
        </w:rPr>
        <w:t>r</w:t>
      </w:r>
      <w:r>
        <w:rPr>
          <w:rFonts w:ascii="Times New Roman" w:hAnsi="Times New Roman"/>
          <w:i/>
          <w:iCs/>
          <w:sz w:val="20"/>
          <w:szCs w:val="20"/>
        </w:rPr>
        <w:t>e inte</w:t>
      </w:r>
      <w:r>
        <w:rPr>
          <w:rFonts w:ascii="Times New Roman" w:hAnsi="Times New Roman"/>
          <w:i/>
          <w:iCs/>
          <w:spacing w:val="-7"/>
          <w:sz w:val="20"/>
          <w:szCs w:val="20"/>
        </w:rPr>
        <w:t>r</w:t>
      </w:r>
      <w:r>
        <w:rPr>
          <w:rFonts w:ascii="Times New Roman" w:hAnsi="Times New Roman"/>
          <w:i/>
          <w:iCs/>
          <w:sz w:val="20"/>
          <w:szCs w:val="20"/>
        </w:rPr>
        <w:t>ested in completing the p</w:t>
      </w:r>
      <w:r>
        <w:rPr>
          <w:rFonts w:ascii="Times New Roman" w:hAnsi="Times New Roman"/>
          <w:i/>
          <w:iCs/>
          <w:spacing w:val="-7"/>
          <w:sz w:val="20"/>
          <w:szCs w:val="20"/>
        </w:rPr>
        <w:t>r</w:t>
      </w:r>
      <w:r>
        <w:rPr>
          <w:rFonts w:ascii="Times New Roman" w:hAnsi="Times New Roman"/>
          <w:i/>
          <w:iCs/>
          <w:sz w:val="20"/>
          <w:szCs w:val="20"/>
        </w:rPr>
        <w:t>ogram earl</w:t>
      </w:r>
      <w:r>
        <w:rPr>
          <w:rFonts w:ascii="Times New Roman" w:hAnsi="Times New Roman"/>
          <w:i/>
          <w:iCs/>
          <w:spacing w:val="-11"/>
          <w:sz w:val="20"/>
          <w:szCs w:val="20"/>
        </w:rPr>
        <w:t>y</w:t>
      </w:r>
      <w:r>
        <w:rPr>
          <w:rFonts w:ascii="Times New Roman" w:hAnsi="Times New Roman"/>
          <w:i/>
          <w:iCs/>
          <w:sz w:val="20"/>
          <w:szCs w:val="20"/>
        </w:rPr>
        <w:t>, studying in two semesters and two summers.</w:t>
      </w:r>
    </w:p>
    <w:p w:rsidR="00505D4E"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sz w:val="20"/>
          <w:szCs w:val="20"/>
        </w:rPr>
      </w:pPr>
    </w:p>
    <w:p w:rsidR="00505D4E" w:rsidRPr="00896FAA" w:rsidRDefault="00505D4E" w:rsidP="00505D4E">
      <w:pPr>
        <w:pStyle w:val="Heading2"/>
        <w:ind w:left="540" w:right="180" w:firstLine="1890"/>
        <w:rPr>
          <w:rFonts w:ascii="Times New Roman" w:hAnsi="Times New Roman"/>
          <w:color w:val="808080" w:themeColor="background1" w:themeShade="80"/>
          <w:sz w:val="28"/>
          <w:szCs w:val="28"/>
        </w:rPr>
      </w:pPr>
      <w:bookmarkStart w:id="225" w:name="_Toc294969726"/>
      <w:bookmarkStart w:id="226" w:name="_Toc295896983"/>
      <w:r w:rsidRPr="00896FAA">
        <w:rPr>
          <w:rFonts w:ascii="Times New Roman" w:hAnsi="Times New Roman"/>
          <w:bCs w:val="0"/>
          <w:color w:val="808080" w:themeColor="background1" w:themeShade="80"/>
          <w:sz w:val="28"/>
          <w:szCs w:val="28"/>
        </w:rPr>
        <w:t>Comp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ehensive Examination Policy</w:t>
      </w:r>
      <w:bookmarkEnd w:id="225"/>
      <w:bookmarkEnd w:id="226"/>
    </w:p>
    <w:p w:rsidR="00505D4E"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sz w:val="20"/>
          <w:szCs w:val="20"/>
        </w:rPr>
      </w:pPr>
      <w:r>
        <w:rPr>
          <w:rFonts w:ascii="Times New Roman" w:hAnsi="Times New Roman"/>
          <w:sz w:val="20"/>
          <w:szCs w:val="20"/>
        </w:rPr>
        <w:t>Comprehensive examinations are required of the student who has completed all core course work and has maintained a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3.0 or greate</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examinations are designed to test the ability of the student to articulate ideas in a scholarly manner in the core, research and major areas of concentration.</w:t>
      </w:r>
    </w:p>
    <w:p w:rsidR="00505D4E"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sz w:val="20"/>
          <w:szCs w:val="20"/>
        </w:rPr>
      </w:pPr>
      <w:r>
        <w:rPr>
          <w:rFonts w:ascii="Times New Roman" w:hAnsi="Times New Roman"/>
          <w:sz w:val="20"/>
          <w:szCs w:val="20"/>
        </w:rPr>
        <w:t xml:space="preserve"> Each area of concentration in the graduate program will administer a content-specific comprehensive examination after the student has completed the specialty courses.</w:t>
      </w:r>
    </w:p>
    <w:p w:rsidR="00505D4E"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sz w:val="20"/>
          <w:szCs w:val="20"/>
        </w:rPr>
      </w:pPr>
      <w:r>
        <w:rPr>
          <w:rFonts w:ascii="Times New Roman" w:hAnsi="Times New Roman"/>
          <w:sz w:val="20"/>
          <w:szCs w:val="20"/>
        </w:rPr>
        <w:t>The Preliminary and Final Comprehensive examinations will be administered only once in any given semester during the week of final exams.</w:t>
      </w:r>
      <w:r>
        <w:rPr>
          <w:rFonts w:ascii="Times New Roman" w:hAnsi="Times New Roman"/>
          <w:spacing w:val="-4"/>
          <w:sz w:val="20"/>
          <w:szCs w:val="20"/>
        </w:rPr>
        <w:t xml:space="preserve"> </w:t>
      </w:r>
      <w:r>
        <w:rPr>
          <w:rFonts w:ascii="Times New Roman" w:hAnsi="Times New Roman"/>
          <w:sz w:val="20"/>
          <w:szCs w:val="20"/>
        </w:rPr>
        <w:t>The student should apply in writing to the Coordinator of the Graduate Nursing Program to take the preliminary comprehensive exam at least one month prior to the first day of final exams.</w:t>
      </w:r>
    </w:p>
    <w:p w:rsidR="00505D4E"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sz w:val="11"/>
          <w:szCs w:val="11"/>
        </w:rPr>
      </w:pPr>
    </w:p>
    <w:p w:rsidR="00505D4E"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505D4E" w:rsidRDefault="00505D4E" w:rsidP="00505D4E">
      <w:pPr>
        <w:widowControl w:val="0"/>
        <w:autoSpaceDE w:val="0"/>
        <w:autoSpaceDN w:val="0"/>
        <w:adjustRightInd w:val="0"/>
        <w:spacing w:before="37" w:after="0"/>
        <w:ind w:left="540" w:right="180" w:firstLine="180"/>
        <w:jc w:val="both"/>
      </w:pPr>
    </w:p>
    <w:p w:rsidR="00505D4E" w:rsidRPr="00896FAA" w:rsidRDefault="00505D4E" w:rsidP="00505D4E">
      <w:pPr>
        <w:pStyle w:val="Heading2"/>
        <w:ind w:left="360" w:right="180" w:firstLine="0"/>
        <w:rPr>
          <w:rFonts w:ascii="Times New Roman" w:hAnsi="Times New Roman"/>
          <w:color w:val="808080" w:themeColor="background1" w:themeShade="80"/>
          <w:sz w:val="28"/>
          <w:szCs w:val="28"/>
        </w:rPr>
      </w:pPr>
      <w:bookmarkStart w:id="227" w:name="_Toc294969727"/>
      <w:bookmarkStart w:id="228" w:name="_Toc295896984"/>
      <w:r w:rsidRPr="00896FAA">
        <w:rPr>
          <w:rFonts w:ascii="Times New Roman" w:hAnsi="Times New Roman"/>
          <w:bCs w:val="0"/>
          <w:color w:val="808080" w:themeColor="background1" w:themeShade="80"/>
          <w:sz w:val="28"/>
          <w:szCs w:val="28"/>
        </w:rPr>
        <w:t>Deg</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ee Requi</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ements</w:t>
      </w:r>
      <w:bookmarkEnd w:id="227"/>
      <w:bookmarkEnd w:id="228"/>
    </w:p>
    <w:p w:rsidR="00505D4E"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sz w:val="18"/>
          <w:szCs w:val="18"/>
        </w:rPr>
      </w:pPr>
      <w:r>
        <w:rPr>
          <w:rFonts w:ascii="Times New Roman" w:hAnsi="Times New Roman"/>
          <w:spacing w:val="-14"/>
          <w:sz w:val="20"/>
          <w:szCs w:val="20"/>
        </w:rPr>
        <w:t>T</w:t>
      </w:r>
      <w:r>
        <w:rPr>
          <w:rFonts w:ascii="Times New Roman" w:hAnsi="Times New Roman"/>
          <w:sz w:val="20"/>
          <w:szCs w:val="20"/>
        </w:rPr>
        <w:t>o earn the Master of Science in Nursing degr</w:t>
      </w:r>
      <w:r>
        <w:rPr>
          <w:rFonts w:ascii="Times New Roman" w:hAnsi="Times New Roman"/>
          <w:sz w:val="18"/>
          <w:szCs w:val="18"/>
        </w:rPr>
        <w:t>ee, a student must meet the criteria identified below:</w:t>
      </w:r>
    </w:p>
    <w:p w:rsidR="00505D4E" w:rsidRPr="00122DC4"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sz w:val="20"/>
          <w:szCs w:val="20"/>
        </w:rPr>
      </w:pPr>
      <w:r w:rsidRPr="00122DC4">
        <w:rPr>
          <w:rFonts w:ascii="Times New Roman" w:hAnsi="Times New Roman"/>
          <w:sz w:val="20"/>
          <w:szCs w:val="20"/>
        </w:rPr>
        <w:t xml:space="preserve">Earn a grade of “B” or better on all graduate work attempted, including transfer credits approved in advance of </w:t>
      </w:r>
      <w:r w:rsidRPr="00122DC4">
        <w:rPr>
          <w:rFonts w:ascii="Times New Roman" w:hAnsi="Times New Roman"/>
          <w:position w:val="2"/>
          <w:sz w:val="20"/>
          <w:szCs w:val="20"/>
        </w:rPr>
        <w:t>enrollment.</w:t>
      </w:r>
    </w:p>
    <w:p w:rsidR="00505D4E" w:rsidRPr="00122DC4"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sz w:val="20"/>
          <w:szCs w:val="20"/>
        </w:rPr>
      </w:pPr>
      <w:r w:rsidRPr="00122DC4">
        <w:rPr>
          <w:rFonts w:ascii="Times New Roman" w:hAnsi="Times New Roman"/>
          <w:sz w:val="20"/>
          <w:szCs w:val="20"/>
        </w:rPr>
        <w:t xml:space="preserve">Earn 27 of the 36 hours required for degree for Nurse Educator or 35 of the </w:t>
      </w:r>
      <w:r w:rsidRPr="00122DC4">
        <w:rPr>
          <w:rFonts w:ascii="Times New Roman" w:hAnsi="Times New Roman"/>
          <w:position w:val="2"/>
          <w:sz w:val="20"/>
          <w:szCs w:val="20"/>
        </w:rPr>
        <w:t xml:space="preserve">44 hours required </w:t>
      </w:r>
      <w:r w:rsidRPr="00122DC4">
        <w:rPr>
          <w:rFonts w:ascii="Times New Roman" w:hAnsi="Times New Roman"/>
          <w:sz w:val="20"/>
          <w:szCs w:val="20"/>
        </w:rPr>
        <w:t>for degree for the Family Nurse Practitioner in residence at</w:t>
      </w:r>
      <w:r w:rsidRPr="00122DC4">
        <w:rPr>
          <w:rFonts w:ascii="Times New Roman" w:hAnsi="Times New Roman"/>
          <w:spacing w:val="-11"/>
          <w:sz w:val="20"/>
          <w:szCs w:val="20"/>
        </w:rPr>
        <w:t xml:space="preserve"> </w:t>
      </w:r>
      <w:r w:rsidRPr="00122DC4">
        <w:rPr>
          <w:rFonts w:ascii="Times New Roman" w:hAnsi="Times New Roman"/>
          <w:sz w:val="20"/>
          <w:szCs w:val="20"/>
        </w:rPr>
        <w:t>Albany State Universit</w:t>
      </w:r>
      <w:r w:rsidRPr="00122DC4">
        <w:rPr>
          <w:rFonts w:ascii="Times New Roman" w:hAnsi="Times New Roman"/>
          <w:spacing w:val="-13"/>
          <w:sz w:val="20"/>
          <w:szCs w:val="20"/>
        </w:rPr>
        <w:t>y</w:t>
      </w:r>
      <w:r w:rsidRPr="00122DC4">
        <w:rPr>
          <w:rFonts w:ascii="Times New Roman" w:hAnsi="Times New Roman"/>
          <w:sz w:val="20"/>
          <w:szCs w:val="20"/>
        </w:rPr>
        <w:t>.</w:t>
      </w:r>
    </w:p>
    <w:p w:rsidR="00505D4E" w:rsidRPr="00122DC4"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sz w:val="20"/>
          <w:szCs w:val="20"/>
        </w:rPr>
      </w:pPr>
      <w:r w:rsidRPr="00122DC4">
        <w:rPr>
          <w:rFonts w:ascii="Times New Roman" w:hAnsi="Times New Roman"/>
          <w:sz w:val="20"/>
          <w:szCs w:val="20"/>
        </w:rPr>
        <w:t>Pass a written comprehensive examination in area of concentration.</w:t>
      </w:r>
    </w:p>
    <w:p w:rsidR="00505D4E" w:rsidRPr="00122DC4"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sz w:val="20"/>
          <w:szCs w:val="20"/>
        </w:rPr>
      </w:pPr>
      <w:r w:rsidRPr="00122DC4">
        <w:rPr>
          <w:rFonts w:ascii="Times New Roman" w:hAnsi="Times New Roman"/>
          <w:sz w:val="20"/>
          <w:szCs w:val="20"/>
        </w:rPr>
        <w:t>Complete a thesis or major research project.</w:t>
      </w:r>
    </w:p>
    <w:p w:rsidR="00505D4E" w:rsidRPr="00122DC4"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sz w:val="20"/>
          <w:szCs w:val="20"/>
        </w:rPr>
      </w:pPr>
      <w:r w:rsidRPr="00122DC4">
        <w:rPr>
          <w:rFonts w:ascii="Times New Roman" w:hAnsi="Times New Roman"/>
          <w:sz w:val="20"/>
          <w:szCs w:val="20"/>
        </w:rPr>
        <w:t>Complete all requirements for the degree within six years of time of first enrollment in the</w:t>
      </w:r>
      <w:r>
        <w:rPr>
          <w:rFonts w:ascii="Times New Roman" w:hAnsi="Times New Roman"/>
          <w:sz w:val="20"/>
          <w:szCs w:val="20"/>
        </w:rPr>
        <w:t xml:space="preserve"> </w:t>
      </w:r>
      <w:r w:rsidRPr="00122DC4">
        <w:rPr>
          <w:rFonts w:ascii="Times New Roman" w:hAnsi="Times New Roman"/>
          <w:sz w:val="20"/>
          <w:szCs w:val="20"/>
        </w:rPr>
        <w:t>Graduate Nursing Program.</w:t>
      </w:r>
    </w:p>
    <w:p w:rsidR="00505D4E"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sz w:val="14"/>
          <w:szCs w:val="14"/>
        </w:rPr>
      </w:pPr>
    </w:p>
    <w:p w:rsidR="00505D4E"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sz w:val="20"/>
          <w:szCs w:val="20"/>
        </w:rPr>
      </w:pPr>
    </w:p>
    <w:p w:rsidR="00505D4E" w:rsidRPr="00BB4865" w:rsidRDefault="00505D4E" w:rsidP="00505D4E">
      <w:pPr>
        <w:pStyle w:val="Heading2"/>
        <w:ind w:left="360" w:right="180" w:firstLine="0"/>
        <w:rPr>
          <w:rFonts w:ascii="Times New Roman" w:hAnsi="Times New Roman" w:cs="Times New Roman"/>
          <w:color w:val="808080" w:themeColor="background1" w:themeShade="80"/>
          <w:sz w:val="28"/>
          <w:szCs w:val="28"/>
        </w:rPr>
      </w:pPr>
      <w:bookmarkStart w:id="229" w:name="_Toc294969728"/>
      <w:bookmarkStart w:id="230" w:name="_Toc295896985"/>
      <w:r w:rsidRPr="00BB4865">
        <w:rPr>
          <w:rFonts w:ascii="Times New Roman" w:hAnsi="Times New Roman" w:cs="Times New Roman"/>
          <w:color w:val="808080" w:themeColor="background1" w:themeShade="80"/>
          <w:sz w:val="28"/>
          <w:szCs w:val="28"/>
        </w:rPr>
        <w:t>GRADU</w:t>
      </w:r>
      <w:r w:rsidRPr="00BB4865">
        <w:rPr>
          <w:rFonts w:ascii="Times New Roman" w:hAnsi="Times New Roman" w:cs="Times New Roman"/>
          <w:color w:val="808080" w:themeColor="background1" w:themeShade="80"/>
          <w:spacing w:val="-17"/>
          <w:sz w:val="28"/>
          <w:szCs w:val="28"/>
        </w:rPr>
        <w:t>A</w:t>
      </w:r>
      <w:r w:rsidRPr="00BB4865">
        <w:rPr>
          <w:rFonts w:ascii="Times New Roman" w:hAnsi="Times New Roman" w:cs="Times New Roman"/>
          <w:color w:val="808080" w:themeColor="background1" w:themeShade="80"/>
          <w:sz w:val="28"/>
          <w:szCs w:val="28"/>
        </w:rPr>
        <w:t xml:space="preserve">TE </w:t>
      </w:r>
      <w:r w:rsidRPr="00BB4865">
        <w:rPr>
          <w:rFonts w:ascii="Times New Roman" w:hAnsi="Times New Roman" w:cs="Times New Roman"/>
          <w:color w:val="808080" w:themeColor="background1" w:themeShade="80"/>
          <w:spacing w:val="-6"/>
          <w:sz w:val="28"/>
          <w:szCs w:val="28"/>
        </w:rPr>
        <w:t>F</w:t>
      </w:r>
      <w:r w:rsidRPr="00BB4865">
        <w:rPr>
          <w:rFonts w:ascii="Times New Roman" w:hAnsi="Times New Roman" w:cs="Times New Roman"/>
          <w:color w:val="808080" w:themeColor="background1" w:themeShade="80"/>
          <w:sz w:val="28"/>
          <w:szCs w:val="28"/>
        </w:rPr>
        <w:t>ACU</w:t>
      </w:r>
      <w:r w:rsidRPr="00BB4865">
        <w:rPr>
          <w:rFonts w:ascii="Times New Roman" w:hAnsi="Times New Roman" w:cs="Times New Roman"/>
          <w:color w:val="808080" w:themeColor="background1" w:themeShade="80"/>
          <w:spacing w:val="-23"/>
          <w:sz w:val="28"/>
          <w:szCs w:val="28"/>
        </w:rPr>
        <w:t>L</w:t>
      </w:r>
      <w:r w:rsidRPr="00BB4865">
        <w:rPr>
          <w:rFonts w:ascii="Times New Roman" w:hAnsi="Times New Roman" w:cs="Times New Roman"/>
          <w:color w:val="808080" w:themeColor="background1" w:themeShade="80"/>
          <w:spacing w:val="8"/>
          <w:sz w:val="28"/>
          <w:szCs w:val="28"/>
        </w:rPr>
        <w:t>T</w:t>
      </w:r>
      <w:r w:rsidRPr="00BB4865">
        <w:rPr>
          <w:rFonts w:ascii="Times New Roman" w:hAnsi="Times New Roman" w:cs="Times New Roman"/>
          <w:color w:val="808080" w:themeColor="background1" w:themeShade="80"/>
          <w:sz w:val="28"/>
          <w:szCs w:val="28"/>
        </w:rPr>
        <w:t>Y</w:t>
      </w:r>
      <w:bookmarkEnd w:id="229"/>
      <w:bookmarkEnd w:id="230"/>
    </w:p>
    <w:p w:rsidR="00505D4E"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sz w:val="20"/>
          <w:szCs w:val="20"/>
        </w:rPr>
      </w:pPr>
      <w:r>
        <w:rPr>
          <w:rFonts w:ascii="Times New Roman" w:hAnsi="Times New Roman"/>
          <w:b/>
          <w:bCs/>
          <w:color w:val="000000"/>
          <w:sz w:val="20"/>
          <w:szCs w:val="20"/>
        </w:rPr>
        <w:t>Alford, Linda, D.N.</w:t>
      </w:r>
      <w:r>
        <w:rPr>
          <w:rFonts w:ascii="Times New Roman" w:hAnsi="Times New Roman"/>
          <w:b/>
          <w:bCs/>
          <w:color w:val="000000"/>
          <w:spacing w:val="-18"/>
          <w:sz w:val="20"/>
          <w:szCs w:val="20"/>
        </w:rPr>
        <w:t>P</w:t>
      </w:r>
      <w:r>
        <w:rPr>
          <w:rFonts w:ascii="Times New Roman" w:hAnsi="Times New Roman"/>
          <w:b/>
          <w:bCs/>
          <w:color w:val="000000"/>
          <w:sz w:val="20"/>
          <w:szCs w:val="20"/>
        </w:rPr>
        <w:t>.</w:t>
      </w:r>
      <w:r>
        <w:rPr>
          <w:rFonts w:ascii="Times New Roman" w:hAnsi="Times New Roman"/>
          <w:color w:val="000000"/>
          <w:sz w:val="20"/>
          <w:szCs w:val="20"/>
        </w:rPr>
        <w:t>, Medical College of Geo</w:t>
      </w:r>
      <w:r>
        <w:rPr>
          <w:rFonts w:ascii="Times New Roman" w:hAnsi="Times New Roman"/>
          <w:color w:val="000000"/>
          <w:spacing w:val="-4"/>
          <w:sz w:val="20"/>
          <w:szCs w:val="20"/>
        </w:rPr>
        <w:t>r</w:t>
      </w:r>
      <w:r>
        <w:rPr>
          <w:rFonts w:ascii="Times New Roman" w:hAnsi="Times New Roman"/>
          <w:color w:val="000000"/>
          <w:sz w:val="20"/>
          <w:szCs w:val="20"/>
        </w:rPr>
        <w:t xml:space="preserve">gia. </w:t>
      </w:r>
      <w:r>
        <w:rPr>
          <w:rFonts w:ascii="Times New Roman" w:hAnsi="Times New Roman"/>
          <w:i/>
          <w:iCs/>
          <w:color w:val="000000"/>
          <w:sz w:val="20"/>
          <w:szCs w:val="20"/>
        </w:rPr>
        <w:t xml:space="preserve">Specialty: Family Nurse Practitioner </w:t>
      </w:r>
    </w:p>
    <w:p w:rsidR="00505D4E"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Grimsle</w:t>
      </w:r>
      <w:r>
        <w:rPr>
          <w:rFonts w:ascii="Times New Roman" w:hAnsi="Times New Roman"/>
          <w:b/>
          <w:bCs/>
          <w:color w:val="000000"/>
          <w:spacing w:val="-11"/>
          <w:sz w:val="20"/>
          <w:szCs w:val="20"/>
        </w:rPr>
        <w:t>y</w:t>
      </w:r>
      <w:r>
        <w:rPr>
          <w:rFonts w:ascii="Times New Roman" w:hAnsi="Times New Roman"/>
          <w:b/>
          <w:bCs/>
          <w:color w:val="000000"/>
          <w:sz w:val="20"/>
          <w:szCs w:val="20"/>
        </w:rPr>
        <w:t>, Linda, D.S.N.</w:t>
      </w:r>
      <w:r>
        <w:rPr>
          <w:rFonts w:ascii="Times New Roman" w:hAnsi="Times New Roman"/>
          <w:color w:val="000000"/>
          <w:sz w:val="20"/>
          <w:szCs w:val="20"/>
        </w:rPr>
        <w:t>, University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Alabama at Birmingham. </w:t>
      </w:r>
      <w:r>
        <w:rPr>
          <w:rFonts w:ascii="Times New Roman" w:hAnsi="Times New Roman"/>
          <w:i/>
          <w:iCs/>
          <w:color w:val="000000"/>
          <w:sz w:val="20"/>
          <w:szCs w:val="20"/>
        </w:rPr>
        <w:t>Specialty: Community Mental Health Nursing</w:t>
      </w:r>
    </w:p>
    <w:p w:rsidR="00505D4E"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505D4E"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Johnson, Joyce, Ph.D.</w:t>
      </w:r>
      <w:r>
        <w:rPr>
          <w:rFonts w:ascii="Times New Roman" w:hAnsi="Times New Roman"/>
          <w:color w:val="000000"/>
          <w:sz w:val="20"/>
          <w:szCs w:val="20"/>
        </w:rPr>
        <w:t xml:space="preserve">, University of Mississippi. </w:t>
      </w:r>
      <w:r>
        <w:rPr>
          <w:rFonts w:ascii="Times New Roman" w:hAnsi="Times New Roman"/>
          <w:i/>
          <w:iCs/>
          <w:color w:val="000000"/>
          <w:sz w:val="20"/>
          <w:szCs w:val="20"/>
        </w:rPr>
        <w:t>Specialty: Ca</w:t>
      </w:r>
      <w:r>
        <w:rPr>
          <w:rFonts w:ascii="Times New Roman" w:hAnsi="Times New Roman"/>
          <w:i/>
          <w:iCs/>
          <w:color w:val="000000"/>
          <w:spacing w:val="-7"/>
          <w:sz w:val="20"/>
          <w:szCs w:val="20"/>
        </w:rPr>
        <w:t>r</w:t>
      </w:r>
      <w:r>
        <w:rPr>
          <w:rFonts w:ascii="Times New Roman" w:hAnsi="Times New Roman"/>
          <w:i/>
          <w:iCs/>
          <w:color w:val="000000"/>
          <w:sz w:val="20"/>
          <w:szCs w:val="20"/>
        </w:rPr>
        <w:t>diovascular and Critical Ca</w:t>
      </w:r>
      <w:r>
        <w:rPr>
          <w:rFonts w:ascii="Times New Roman" w:hAnsi="Times New Roman"/>
          <w:i/>
          <w:iCs/>
          <w:color w:val="000000"/>
          <w:spacing w:val="-7"/>
          <w:sz w:val="20"/>
          <w:szCs w:val="20"/>
        </w:rPr>
        <w:t>r</w:t>
      </w:r>
      <w:r>
        <w:rPr>
          <w:rFonts w:ascii="Times New Roman" w:hAnsi="Times New Roman"/>
          <w:i/>
          <w:iCs/>
          <w:color w:val="000000"/>
          <w:sz w:val="20"/>
          <w:szCs w:val="20"/>
        </w:rPr>
        <w:t>e</w:t>
      </w:r>
    </w:p>
    <w:p w:rsidR="00505D4E"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505D4E"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sz w:val="20"/>
          <w:szCs w:val="20"/>
        </w:rPr>
      </w:pPr>
      <w:r w:rsidRPr="00D8572C">
        <w:rPr>
          <w:rFonts w:ascii="Times New Roman" w:hAnsi="Times New Roman"/>
          <w:b/>
          <w:bCs/>
          <w:color w:val="000000"/>
          <w:sz w:val="20"/>
          <w:szCs w:val="20"/>
        </w:rPr>
        <w:t>Miller, Dorothy</w:t>
      </w:r>
      <w:r>
        <w:rPr>
          <w:rFonts w:ascii="Times New Roman" w:hAnsi="Times New Roman"/>
          <w:b/>
          <w:bCs/>
          <w:color w:val="000000"/>
          <w:sz w:val="20"/>
          <w:szCs w:val="20"/>
        </w:rPr>
        <w:t xml:space="preserve">, MSN, Regis University.  </w:t>
      </w:r>
      <w:r w:rsidR="002B2BA7" w:rsidRPr="002B2BA7">
        <w:rPr>
          <w:rFonts w:ascii="Times New Roman" w:hAnsi="Times New Roman"/>
          <w:b/>
          <w:bCs/>
          <w:i/>
          <w:color w:val="000000"/>
          <w:sz w:val="20"/>
          <w:szCs w:val="20"/>
        </w:rPr>
        <w:t>Specialty:  Nursing Education</w:t>
      </w:r>
      <w:r>
        <w:rPr>
          <w:rFonts w:ascii="Times New Roman" w:hAnsi="Times New Roman"/>
          <w:b/>
          <w:bCs/>
          <w:color w:val="000000"/>
          <w:sz w:val="20"/>
          <w:szCs w:val="20"/>
        </w:rPr>
        <w:t xml:space="preserve"> </w:t>
      </w:r>
    </w:p>
    <w:p w:rsidR="00505D4E"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sz w:val="20"/>
          <w:szCs w:val="20"/>
        </w:rPr>
      </w:pPr>
    </w:p>
    <w:p w:rsidR="00505D4E"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Mitchell,</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e</w:t>
      </w:r>
      <w:r>
        <w:rPr>
          <w:rFonts w:ascii="Times New Roman" w:hAnsi="Times New Roman"/>
          <w:b/>
          <w:bCs/>
          <w:color w:val="000000"/>
          <w:spacing w:val="-4"/>
          <w:sz w:val="20"/>
          <w:szCs w:val="20"/>
        </w:rPr>
        <w:t>r</w:t>
      </w:r>
      <w:r>
        <w:rPr>
          <w:rFonts w:ascii="Times New Roman" w:hAnsi="Times New Roman"/>
          <w:b/>
          <w:bCs/>
          <w:color w:val="000000"/>
          <w:sz w:val="20"/>
          <w:szCs w:val="20"/>
        </w:rPr>
        <w:t>esa, Pharm.D.</w:t>
      </w:r>
      <w:r>
        <w:rPr>
          <w:rFonts w:ascii="Times New Roman" w:hAnsi="Times New Roman"/>
          <w:color w:val="000000"/>
          <w:sz w:val="20"/>
          <w:szCs w:val="20"/>
        </w:rPr>
        <w:t>, Florida</w:t>
      </w:r>
      <w:r>
        <w:rPr>
          <w:rFonts w:ascii="Times New Roman" w:hAnsi="Times New Roman"/>
          <w:color w:val="000000"/>
          <w:spacing w:val="-11"/>
          <w:sz w:val="20"/>
          <w:szCs w:val="20"/>
        </w:rPr>
        <w:t xml:space="preserve"> </w:t>
      </w:r>
      <w:r>
        <w:rPr>
          <w:rFonts w:ascii="Times New Roman" w:hAnsi="Times New Roman"/>
          <w:color w:val="000000"/>
          <w:sz w:val="20"/>
          <w:szCs w:val="20"/>
        </w:rPr>
        <w:t>A&amp;M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Pharmacy</w:t>
      </w:r>
    </w:p>
    <w:p w:rsidR="00505D4E"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505D4E"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i/>
          <w:iCs/>
          <w:color w:val="000000"/>
          <w:sz w:val="20"/>
          <w:szCs w:val="20"/>
        </w:rPr>
      </w:pPr>
      <w:r>
        <w:rPr>
          <w:rFonts w:ascii="Times New Roman" w:hAnsi="Times New Roman"/>
          <w:b/>
          <w:bCs/>
          <w:color w:val="000000"/>
          <w:sz w:val="20"/>
          <w:szCs w:val="20"/>
        </w:rPr>
        <w:t>Peters, Zelda, M.S.N.</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Albany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Family Nurse Practitioner</w:t>
      </w:r>
    </w:p>
    <w:p w:rsidR="00505D4E"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sz w:val="20"/>
          <w:szCs w:val="20"/>
        </w:rPr>
      </w:pPr>
    </w:p>
    <w:p w:rsidR="00505D4E"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color w:val="000000"/>
          <w:sz w:val="20"/>
          <w:szCs w:val="20"/>
        </w:rPr>
      </w:pPr>
      <w:r w:rsidRPr="002B2BA7">
        <w:rPr>
          <w:rFonts w:ascii="Times New Roman" w:hAnsi="Times New Roman"/>
          <w:b/>
          <w:color w:val="000000"/>
          <w:sz w:val="20"/>
          <w:szCs w:val="20"/>
        </w:rPr>
        <w:t>Rodd, Jan</w:t>
      </w:r>
      <w:r w:rsidR="00505D4E">
        <w:rPr>
          <w:rFonts w:ascii="Times New Roman" w:hAnsi="Times New Roman"/>
          <w:color w:val="000000"/>
          <w:sz w:val="20"/>
          <w:szCs w:val="20"/>
        </w:rPr>
        <w:t xml:space="preserve">. MN, Emory University.  </w:t>
      </w:r>
      <w:r w:rsidRPr="002B2BA7">
        <w:rPr>
          <w:rFonts w:ascii="Times New Roman" w:hAnsi="Times New Roman"/>
          <w:i/>
          <w:color w:val="000000"/>
          <w:sz w:val="20"/>
          <w:szCs w:val="20"/>
        </w:rPr>
        <w:t>Specialty;  Nursing Education</w:t>
      </w:r>
    </w:p>
    <w:p w:rsidR="00505D4E"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505D4E"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spacing w:val="-9"/>
          <w:sz w:val="20"/>
          <w:szCs w:val="20"/>
        </w:rPr>
      </w:pPr>
      <w:r w:rsidRPr="002B2BA7">
        <w:rPr>
          <w:rFonts w:ascii="Times New Roman" w:hAnsi="Times New Roman"/>
          <w:b/>
          <w:color w:val="000000"/>
          <w:sz w:val="20"/>
          <w:szCs w:val="20"/>
        </w:rPr>
        <w:t>Williams, Cathy</w:t>
      </w:r>
      <w:r w:rsidR="00505D4E" w:rsidRPr="00122DC4">
        <w:rPr>
          <w:rFonts w:ascii="Times New Roman" w:hAnsi="Times New Roman"/>
          <w:b/>
          <w:color w:val="000000"/>
          <w:sz w:val="20"/>
          <w:szCs w:val="20"/>
        </w:rPr>
        <w:t xml:space="preserve">, </w:t>
      </w:r>
      <w:r w:rsidR="00505D4E">
        <w:rPr>
          <w:rFonts w:ascii="Times New Roman" w:hAnsi="Times New Roman"/>
          <w:b/>
          <w:bCs/>
          <w:color w:val="000000"/>
          <w:spacing w:val="-9"/>
          <w:sz w:val="20"/>
          <w:szCs w:val="20"/>
        </w:rPr>
        <w:t xml:space="preserve">DNP, Medical College of Georgia.  </w:t>
      </w:r>
      <w:r w:rsidRPr="002B2BA7">
        <w:rPr>
          <w:rFonts w:ascii="Times New Roman" w:hAnsi="Times New Roman"/>
          <w:b/>
          <w:bCs/>
          <w:i/>
          <w:color w:val="000000"/>
          <w:spacing w:val="-9"/>
          <w:sz w:val="20"/>
          <w:szCs w:val="20"/>
        </w:rPr>
        <w:t>Specialty:  Community Health, Education, Leadership</w:t>
      </w:r>
    </w:p>
    <w:p w:rsidR="00505D4E"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spacing w:val="-9"/>
          <w:sz w:val="20"/>
          <w:szCs w:val="20"/>
        </w:rPr>
      </w:pPr>
    </w:p>
    <w:p w:rsidR="00505D4E"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sz w:val="20"/>
          <w:szCs w:val="20"/>
        </w:rPr>
      </w:pPr>
    </w:p>
    <w:p w:rsidR="00505D4E" w:rsidRPr="00BB4865" w:rsidRDefault="00505D4E" w:rsidP="00505D4E">
      <w:pPr>
        <w:pStyle w:val="Heading2"/>
        <w:ind w:left="360" w:right="180" w:firstLine="0"/>
        <w:rPr>
          <w:rFonts w:ascii="Times New Roman" w:hAnsi="Times New Roman" w:cs="Times New Roman"/>
          <w:color w:val="808080" w:themeColor="background1" w:themeShade="80"/>
          <w:sz w:val="28"/>
          <w:szCs w:val="28"/>
        </w:rPr>
      </w:pPr>
      <w:bookmarkStart w:id="231" w:name="_Toc294969729"/>
      <w:bookmarkStart w:id="232" w:name="_Toc295896986"/>
      <w:r w:rsidRPr="00BB4865">
        <w:rPr>
          <w:rFonts w:ascii="Times New Roman" w:hAnsi="Times New Roman" w:cs="Times New Roman"/>
          <w:color w:val="808080" w:themeColor="background1" w:themeShade="80"/>
          <w:sz w:val="28"/>
          <w:szCs w:val="28"/>
        </w:rPr>
        <w:t>COURSE DESCRIPTIONS</w:t>
      </w:r>
      <w:bookmarkEnd w:id="231"/>
      <w:bookmarkEnd w:id="232"/>
    </w:p>
    <w:p w:rsidR="00505D4E"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sz w:val="26"/>
          <w:szCs w:val="26"/>
        </w:rPr>
      </w:pP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NURS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4413</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2"/>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ransitions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.................................................................................6</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191919"/>
          <w:sz w:val="20"/>
          <w:szCs w:val="20"/>
        </w:rPr>
      </w:pPr>
      <w:r>
        <w:rPr>
          <w:rFonts w:ascii="Times New Roman" w:hAnsi="Times New Roman"/>
          <w:color w:val="191919"/>
          <w:sz w:val="20"/>
          <w:szCs w:val="20"/>
        </w:rPr>
        <w:t>This online course examines nursing histor</w:t>
      </w:r>
      <w:r>
        <w:rPr>
          <w:rFonts w:ascii="Times New Roman" w:hAnsi="Times New Roman"/>
          <w:color w:val="191919"/>
          <w:spacing w:val="-13"/>
          <w:sz w:val="20"/>
          <w:szCs w:val="20"/>
        </w:rPr>
        <w:t>y</w:t>
      </w:r>
      <w:r>
        <w:rPr>
          <w:rFonts w:ascii="Times New Roman" w:hAnsi="Times New Roman"/>
          <w:color w:val="191919"/>
          <w:sz w:val="20"/>
          <w:szCs w:val="20"/>
        </w:rPr>
        <w:t>, trends, and conceptual framework, including</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w:t>
      </w:r>
      <w:r>
        <w:rPr>
          <w:rFonts w:ascii="Times New Roman" w:hAnsi="Times New Roman"/>
          <w:color w:val="191919"/>
          <w:spacing w:val="-11"/>
          <w:sz w:val="20"/>
          <w:szCs w:val="20"/>
        </w:rPr>
        <w:t>’</w:t>
      </w:r>
      <w:r>
        <w:rPr>
          <w:rFonts w:ascii="Times New Roman" w:hAnsi="Times New Roman"/>
          <w:color w:val="191919"/>
          <w:sz w:val="20"/>
          <w:szCs w:val="20"/>
        </w:rPr>
        <w:t>s nursing framework. Students examine teaching and learning concepts. The evolving role of the advanced practice nurse is analyzed and evaluated.</w:t>
      </w:r>
      <w:r>
        <w:rPr>
          <w:rFonts w:ascii="Times New Roman" w:hAnsi="Times New Roman"/>
          <w:color w:val="191919"/>
          <w:spacing w:val="-3"/>
          <w:sz w:val="20"/>
          <w:szCs w:val="20"/>
        </w:rPr>
        <w:t xml:space="preserve"> </w:t>
      </w:r>
      <w:r>
        <w:rPr>
          <w:rFonts w:ascii="Times New Roman" w:hAnsi="Times New Roman"/>
          <w:color w:val="191919"/>
          <w:sz w:val="20"/>
          <w:szCs w:val="20"/>
        </w:rPr>
        <w:t>The course examines the leadership, management, and o</w:t>
      </w:r>
      <w:r>
        <w:rPr>
          <w:rFonts w:ascii="Times New Roman" w:hAnsi="Times New Roman"/>
          <w:color w:val="191919"/>
          <w:spacing w:val="-4"/>
          <w:sz w:val="20"/>
          <w:szCs w:val="20"/>
        </w:rPr>
        <w:t>r</w:t>
      </w:r>
      <w:r>
        <w:rPr>
          <w:rFonts w:ascii="Times New Roman" w:hAnsi="Times New Roman"/>
          <w:color w:val="191919"/>
          <w:sz w:val="20"/>
          <w:szCs w:val="20"/>
        </w:rPr>
        <w:t>ganizational theories, including nursing theories that utilize leadership and management concepts. Students plan assignments and leadership/management actions through simulated clinical learning activities.</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NURS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4346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Semina</w:t>
      </w:r>
      <w:r>
        <w:rPr>
          <w:rFonts w:ascii="Times New Roman" w:hAnsi="Times New Roman"/>
          <w:b/>
          <w:bCs/>
          <w:color w:val="191919"/>
          <w:spacing w:val="-18"/>
          <w:sz w:val="20"/>
          <w:szCs w:val="20"/>
        </w:rPr>
        <w:t>r</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191919"/>
          <w:sz w:val="20"/>
          <w:szCs w:val="20"/>
        </w:rPr>
      </w:pPr>
      <w:r>
        <w:rPr>
          <w:rFonts w:ascii="Times New Roman" w:hAnsi="Times New Roman"/>
          <w:color w:val="191919"/>
          <w:sz w:val="20"/>
          <w:szCs w:val="20"/>
        </w:rPr>
        <w:t>This course is designed to strengthen the student</w:t>
      </w:r>
      <w:r>
        <w:rPr>
          <w:rFonts w:ascii="Times New Roman" w:hAnsi="Times New Roman"/>
          <w:color w:val="191919"/>
          <w:spacing w:val="-11"/>
          <w:sz w:val="20"/>
          <w:szCs w:val="20"/>
        </w:rPr>
        <w:t>’</w:t>
      </w:r>
      <w:r>
        <w:rPr>
          <w:rFonts w:ascii="Times New Roman" w:hAnsi="Times New Roman"/>
          <w:color w:val="191919"/>
          <w:sz w:val="20"/>
          <w:szCs w:val="20"/>
        </w:rPr>
        <w:t>s ability to successfully meet requirements including the Departmental Exit Examination prior to graduation by providing an indepth critique and assessment of basic nursing content and ensuring an appropriate laboratory support environment for the student</w:t>
      </w:r>
      <w:r>
        <w:rPr>
          <w:rFonts w:ascii="Times New Roman" w:hAnsi="Times New Roman"/>
          <w:color w:val="191919"/>
          <w:spacing w:val="-11"/>
          <w:sz w:val="20"/>
          <w:szCs w:val="20"/>
        </w:rPr>
        <w:t>’</w:t>
      </w:r>
      <w:r>
        <w:rPr>
          <w:rFonts w:ascii="Times New Roman" w:hAnsi="Times New Roman"/>
          <w:color w:val="191919"/>
          <w:sz w:val="20"/>
          <w:szCs w:val="20"/>
        </w:rPr>
        <w:t>s practice and role acquisition.</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NURS</w:t>
      </w:r>
      <w:r>
        <w:rPr>
          <w:rFonts w:ascii="Times New Roman" w:hAnsi="Times New Roman"/>
          <w:b/>
          <w:bCs/>
          <w:color w:val="000000"/>
          <w:spacing w:val="9"/>
          <w:sz w:val="20"/>
          <w:szCs w:val="20"/>
        </w:rPr>
        <w:t xml:space="preserve"> </w:t>
      </w:r>
      <w:r>
        <w:rPr>
          <w:rFonts w:ascii="Times New Roman" w:hAnsi="Times New Roman"/>
          <w:b/>
          <w:bCs/>
          <w:color w:val="000000"/>
          <w:sz w:val="20"/>
          <w:szCs w:val="20"/>
        </w:rPr>
        <w:t>5100</w:t>
      </w:r>
      <w:r>
        <w:rPr>
          <w:rFonts w:ascii="Times New Roman" w:hAnsi="Times New Roman"/>
          <w:b/>
          <w:bCs/>
          <w:color w:val="000000"/>
          <w:spacing w:val="9"/>
          <w:sz w:val="20"/>
          <w:szCs w:val="20"/>
        </w:rPr>
        <w:t xml:space="preserve"> </w:t>
      </w:r>
      <w:r>
        <w:rPr>
          <w:rFonts w:ascii="Times New Roman" w:hAnsi="Times New Roman"/>
          <w:b/>
          <w:bCs/>
          <w:color w:val="000000"/>
          <w:sz w:val="20"/>
          <w:szCs w:val="20"/>
        </w:rPr>
        <w:t>-</w:t>
      </w:r>
      <w:r>
        <w:rPr>
          <w:rFonts w:ascii="Times New Roman" w:hAnsi="Times New Roman"/>
          <w:b/>
          <w:bCs/>
          <w:color w:val="000000"/>
          <w:spacing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9"/>
          <w:sz w:val="20"/>
          <w:szCs w:val="20"/>
        </w:rPr>
        <w:t xml:space="preserve"> </w:t>
      </w:r>
      <w:r>
        <w:rPr>
          <w:rFonts w:ascii="Times New Roman" w:hAnsi="Times New Roman"/>
          <w:b/>
          <w:bCs/>
          <w:color w:val="000000"/>
          <w:sz w:val="20"/>
          <w:szCs w:val="20"/>
        </w:rPr>
        <w:t>Health</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Assessment..........................................................................3(2-4)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sz w:val="20"/>
          <w:szCs w:val="20"/>
        </w:rPr>
      </w:pPr>
      <w:r>
        <w:rPr>
          <w:rFonts w:ascii="Times New Roman" w:hAnsi="Times New Roman"/>
          <w:color w:val="000000"/>
          <w:sz w:val="20"/>
          <w:szCs w:val="20"/>
        </w:rPr>
        <w:t>This</w:t>
      </w:r>
      <w:r>
        <w:rPr>
          <w:rFonts w:ascii="Times New Roman" w:hAnsi="Times New Roman"/>
          <w:color w:val="000000"/>
          <w:spacing w:val="-2"/>
          <w:sz w:val="20"/>
          <w:szCs w:val="20"/>
        </w:rPr>
        <w:t xml:space="preserve"> </w:t>
      </w:r>
      <w:r>
        <w:rPr>
          <w:rFonts w:ascii="Times New Roman" w:hAnsi="Times New Roman"/>
          <w:color w:val="000000"/>
          <w:sz w:val="20"/>
          <w:szCs w:val="20"/>
        </w:rPr>
        <w:t>course</w:t>
      </w:r>
      <w:r>
        <w:rPr>
          <w:rFonts w:ascii="Times New Roman" w:hAnsi="Times New Roman"/>
          <w:color w:val="000000"/>
          <w:spacing w:val="-2"/>
          <w:sz w:val="20"/>
          <w:szCs w:val="20"/>
        </w:rPr>
        <w:t xml:space="preserve"> </w:t>
      </w:r>
      <w:r>
        <w:rPr>
          <w:rFonts w:ascii="Times New Roman" w:hAnsi="Times New Roman"/>
          <w:color w:val="000000"/>
          <w:sz w:val="20"/>
          <w:szCs w:val="20"/>
        </w:rPr>
        <w:t>includes</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processes,</w:t>
      </w:r>
      <w:r>
        <w:rPr>
          <w:rFonts w:ascii="Times New Roman" w:hAnsi="Times New Roman"/>
          <w:color w:val="000000"/>
          <w:spacing w:val="-2"/>
          <w:sz w:val="20"/>
          <w:szCs w:val="20"/>
        </w:rPr>
        <w:t xml:space="preserve"> </w:t>
      </w:r>
      <w:r>
        <w:rPr>
          <w:rFonts w:ascii="Times New Roman" w:hAnsi="Times New Roman"/>
          <w:color w:val="000000"/>
          <w:sz w:val="20"/>
          <w:szCs w:val="20"/>
        </w:rPr>
        <w:t>techniques</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skills</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advanced</w:t>
      </w:r>
      <w:r>
        <w:rPr>
          <w:rFonts w:ascii="Times New Roman" w:hAnsi="Times New Roman"/>
          <w:color w:val="000000"/>
          <w:spacing w:val="-2"/>
          <w:sz w:val="20"/>
          <w:szCs w:val="20"/>
        </w:rPr>
        <w:t xml:space="preserve"> </w:t>
      </w:r>
      <w:r>
        <w:rPr>
          <w:rFonts w:ascii="Times New Roman" w:hAnsi="Times New Roman"/>
          <w:color w:val="000000"/>
          <w:sz w:val="20"/>
          <w:szCs w:val="20"/>
        </w:rPr>
        <w:t>health</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color w:val="000000"/>
          <w:sz w:val="20"/>
          <w:szCs w:val="20"/>
        </w:rPr>
        <w:t>which builds</w:t>
      </w:r>
      <w:r>
        <w:rPr>
          <w:rFonts w:ascii="Times New Roman" w:hAnsi="Times New Roman"/>
          <w:color w:val="000000"/>
          <w:spacing w:val="-2"/>
          <w:sz w:val="20"/>
          <w:szCs w:val="20"/>
        </w:rPr>
        <w:t xml:space="preserve"> </w:t>
      </w:r>
      <w:r>
        <w:rPr>
          <w:rFonts w:ascii="Times New Roman" w:hAnsi="Times New Roman"/>
          <w:color w:val="000000"/>
          <w:sz w:val="20"/>
          <w:szCs w:val="20"/>
        </w:rPr>
        <w:t>on</w:t>
      </w:r>
      <w:r>
        <w:rPr>
          <w:rFonts w:ascii="Times New Roman" w:hAnsi="Times New Roman"/>
          <w:color w:val="000000"/>
          <w:spacing w:val="-2"/>
          <w:sz w:val="20"/>
          <w:szCs w:val="20"/>
        </w:rPr>
        <w:t xml:space="preserve"> </w:t>
      </w:r>
      <w:r>
        <w:rPr>
          <w:rFonts w:ascii="Times New Roman" w:hAnsi="Times New Roman"/>
          <w:color w:val="000000"/>
          <w:sz w:val="20"/>
          <w:szCs w:val="20"/>
        </w:rPr>
        <w:t>basic</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experiential</w:t>
      </w:r>
      <w:r>
        <w:rPr>
          <w:rFonts w:ascii="Times New Roman" w:hAnsi="Times New Roman"/>
          <w:color w:val="000000"/>
          <w:spacing w:val="-2"/>
          <w:sz w:val="20"/>
          <w:szCs w:val="20"/>
        </w:rPr>
        <w:t xml:space="preserve"> </w:t>
      </w:r>
      <w:r>
        <w:rPr>
          <w:rFonts w:ascii="Times New Roman" w:hAnsi="Times New Roman"/>
          <w:color w:val="000000"/>
          <w:sz w:val="20"/>
          <w:szCs w:val="20"/>
        </w:rPr>
        <w:t>knowledge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equisites:</w:t>
      </w:r>
      <w:r>
        <w:rPr>
          <w:rFonts w:ascii="Times New Roman" w:hAnsi="Times New Roman"/>
          <w:i/>
          <w:iCs/>
          <w:color w:val="000000"/>
          <w:spacing w:val="-6"/>
          <w:sz w:val="20"/>
          <w:szCs w:val="20"/>
        </w:rPr>
        <w:t xml:space="preserve"> </w:t>
      </w:r>
      <w:r>
        <w:rPr>
          <w:rFonts w:ascii="Times New Roman" w:hAnsi="Times New Roman"/>
          <w:i/>
          <w:iCs/>
          <w:color w:val="000000"/>
          <w:sz w:val="20"/>
          <w:szCs w:val="20"/>
        </w:rPr>
        <w:t>Admission</w:t>
      </w:r>
      <w:r>
        <w:rPr>
          <w:rFonts w:ascii="Times New Roman" w:hAnsi="Times New Roman"/>
          <w:i/>
          <w:iCs/>
          <w:color w:val="000000"/>
          <w:spacing w:val="-2"/>
          <w:sz w:val="20"/>
          <w:szCs w:val="20"/>
        </w:rPr>
        <w:t xml:space="preserve"> </w:t>
      </w:r>
      <w:r>
        <w:rPr>
          <w:rFonts w:ascii="Times New Roman" w:hAnsi="Times New Roman"/>
          <w:i/>
          <w:iCs/>
          <w:color w:val="000000"/>
          <w:sz w:val="20"/>
          <w:szCs w:val="20"/>
        </w:rPr>
        <w:t>to</w:t>
      </w:r>
      <w:r>
        <w:rPr>
          <w:rFonts w:ascii="Times New Roman" w:hAnsi="Times New Roman"/>
          <w:i/>
          <w:iCs/>
          <w:color w:val="000000"/>
          <w:spacing w:val="-2"/>
          <w:sz w:val="20"/>
          <w:szCs w:val="20"/>
        </w:rPr>
        <w:t xml:space="preserve"> </w:t>
      </w:r>
      <w:r>
        <w:rPr>
          <w:rFonts w:ascii="Times New Roman" w:hAnsi="Times New Roman"/>
          <w:i/>
          <w:iCs/>
          <w:color w:val="000000"/>
          <w:sz w:val="20"/>
          <w:szCs w:val="20"/>
        </w:rPr>
        <w:t>Graduate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 or app</w:t>
      </w:r>
      <w:r>
        <w:rPr>
          <w:rFonts w:ascii="Times New Roman" w:hAnsi="Times New Roman"/>
          <w:i/>
          <w:iCs/>
          <w:color w:val="000000"/>
          <w:spacing w:val="-7"/>
          <w:sz w:val="20"/>
          <w:szCs w:val="20"/>
        </w:rPr>
        <w:t>r</w:t>
      </w:r>
      <w:r>
        <w:rPr>
          <w:rFonts w:ascii="Times New Roman" w:hAnsi="Times New Roman"/>
          <w:i/>
          <w:iCs/>
          <w:color w:val="000000"/>
          <w:sz w:val="20"/>
          <w:szCs w:val="20"/>
        </w:rPr>
        <w:t>oval of Coo</w:t>
      </w:r>
      <w:r>
        <w:rPr>
          <w:rFonts w:ascii="Times New Roman" w:hAnsi="Times New Roman"/>
          <w:i/>
          <w:iCs/>
          <w:color w:val="000000"/>
          <w:spacing w:val="-7"/>
          <w:sz w:val="20"/>
          <w:szCs w:val="20"/>
        </w:rPr>
        <w:t>r</w:t>
      </w:r>
      <w:r>
        <w:rPr>
          <w:rFonts w:ascii="Times New Roman" w:hAnsi="Times New Roman"/>
          <w:i/>
          <w:iCs/>
          <w:color w:val="000000"/>
          <w:sz w:val="20"/>
          <w:szCs w:val="20"/>
        </w:rPr>
        <w:t>dinator of Graduate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NURS</w:t>
      </w:r>
      <w:r>
        <w:rPr>
          <w:rFonts w:ascii="Times New Roman" w:hAnsi="Times New Roman"/>
          <w:b/>
          <w:bCs/>
          <w:color w:val="000000"/>
          <w:spacing w:val="-5"/>
          <w:sz w:val="20"/>
          <w:szCs w:val="20"/>
        </w:rPr>
        <w:t xml:space="preserve"> </w:t>
      </w:r>
      <w:r>
        <w:rPr>
          <w:rFonts w:ascii="Times New Roman" w:hAnsi="Times New Roman"/>
          <w:b/>
          <w:bCs/>
          <w:color w:val="000000"/>
          <w:sz w:val="20"/>
          <w:szCs w:val="20"/>
        </w:rPr>
        <w:t>5</w:t>
      </w:r>
      <w:r>
        <w:rPr>
          <w:rFonts w:ascii="Times New Roman" w:hAnsi="Times New Roman"/>
          <w:b/>
          <w:bCs/>
          <w:color w:val="000000"/>
          <w:spacing w:val="-11"/>
          <w:sz w:val="20"/>
          <w:szCs w:val="20"/>
        </w:rPr>
        <w:t>11</w:t>
      </w:r>
      <w:r>
        <w:rPr>
          <w:rFonts w:ascii="Times New Roman" w:hAnsi="Times New Roman"/>
          <w:b/>
          <w:bCs/>
          <w:color w:val="000000"/>
          <w:sz w:val="20"/>
          <w:szCs w:val="20"/>
        </w:rPr>
        <w:t>1</w:t>
      </w:r>
      <w:r>
        <w:rPr>
          <w:rFonts w:ascii="Times New Roman" w:hAnsi="Times New Roman"/>
          <w:b/>
          <w:bCs/>
          <w:color w:val="000000"/>
          <w:spacing w:val="-5"/>
          <w:sz w:val="20"/>
          <w:szCs w:val="20"/>
        </w:rPr>
        <w:t xml:space="preserve"> </w:t>
      </w:r>
      <w:r>
        <w:rPr>
          <w:rFonts w:ascii="Times New Roman" w:hAnsi="Times New Roman"/>
          <w:b/>
          <w:bCs/>
          <w:color w:val="000000"/>
          <w:sz w:val="20"/>
          <w:szCs w:val="20"/>
        </w:rPr>
        <w:t>-</w:t>
      </w:r>
      <w:r>
        <w:rPr>
          <w:rFonts w:ascii="Times New Roman" w:hAnsi="Times New Roman"/>
          <w:b/>
          <w:bCs/>
          <w:color w:val="000000"/>
          <w:spacing w:val="-5"/>
          <w:sz w:val="20"/>
          <w:szCs w:val="20"/>
        </w:rPr>
        <w:t xml:space="preserve"> </w:t>
      </w:r>
      <w:r>
        <w:rPr>
          <w:rFonts w:ascii="Times New Roman" w:hAnsi="Times New Roman"/>
          <w:b/>
          <w:bCs/>
          <w:color w:val="000000"/>
          <w:sz w:val="20"/>
          <w:szCs w:val="20"/>
        </w:rPr>
        <w:t>Nursing</w:t>
      </w:r>
      <w:r>
        <w:rPr>
          <w:rFonts w:ascii="Times New Roman" w:hAnsi="Times New Roman"/>
          <w:b/>
          <w:bCs/>
          <w:color w:val="000000"/>
          <w:spacing w:val="-8"/>
          <w:sz w:val="20"/>
          <w:szCs w:val="20"/>
        </w:rPr>
        <w:t xml:space="preserve"> </w:t>
      </w:r>
      <w:r>
        <w:rPr>
          <w:rFonts w:ascii="Times New Roman" w:hAnsi="Times New Roman"/>
          <w:b/>
          <w:bCs/>
          <w:color w:val="000000"/>
          <w:sz w:val="20"/>
          <w:szCs w:val="20"/>
        </w:rPr>
        <w:t>Theory</w:t>
      </w:r>
      <w:r>
        <w:rPr>
          <w:rFonts w:ascii="Times New Roman" w:hAnsi="Times New Roman"/>
          <w:b/>
          <w:bCs/>
          <w:color w:val="000000"/>
          <w:spacing w:val="-5"/>
          <w:sz w:val="20"/>
          <w:szCs w:val="20"/>
        </w:rPr>
        <w:t xml:space="preserve"> </w:t>
      </w:r>
      <w:r>
        <w:rPr>
          <w:rFonts w:ascii="Times New Roman" w:hAnsi="Times New Roman"/>
          <w:b/>
          <w:bCs/>
          <w:color w:val="000000"/>
          <w:sz w:val="20"/>
          <w:szCs w:val="20"/>
        </w:rPr>
        <w:t xml:space="preserve">Development...........................................................................3(3-0)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This</w:t>
      </w:r>
      <w:r>
        <w:rPr>
          <w:rFonts w:ascii="Times New Roman" w:hAnsi="Times New Roman"/>
          <w:color w:val="000000"/>
          <w:spacing w:val="-7"/>
          <w:sz w:val="20"/>
          <w:szCs w:val="20"/>
        </w:rPr>
        <w:t xml:space="preserve"> </w:t>
      </w:r>
      <w:r>
        <w:rPr>
          <w:rFonts w:ascii="Times New Roman" w:hAnsi="Times New Roman"/>
          <w:color w:val="000000"/>
          <w:sz w:val="20"/>
          <w:szCs w:val="20"/>
        </w:rPr>
        <w:t>course</w:t>
      </w:r>
      <w:r>
        <w:rPr>
          <w:rFonts w:ascii="Times New Roman" w:hAnsi="Times New Roman"/>
          <w:color w:val="000000"/>
          <w:spacing w:val="-7"/>
          <w:sz w:val="20"/>
          <w:szCs w:val="20"/>
        </w:rPr>
        <w:t xml:space="preserve"> </w:t>
      </w:r>
      <w:r>
        <w:rPr>
          <w:rFonts w:ascii="Times New Roman" w:hAnsi="Times New Roman"/>
          <w:color w:val="000000"/>
          <w:sz w:val="20"/>
          <w:szCs w:val="20"/>
        </w:rPr>
        <w:t>explores</w:t>
      </w:r>
      <w:r>
        <w:rPr>
          <w:rFonts w:ascii="Times New Roman" w:hAnsi="Times New Roman"/>
          <w:color w:val="000000"/>
          <w:spacing w:val="-7"/>
          <w:sz w:val="20"/>
          <w:szCs w:val="20"/>
        </w:rPr>
        <w:t xml:space="preserve"> </w:t>
      </w:r>
      <w:r>
        <w:rPr>
          <w:rFonts w:ascii="Times New Roman" w:hAnsi="Times New Roman"/>
          <w:color w:val="000000"/>
          <w:sz w:val="20"/>
          <w:szCs w:val="20"/>
        </w:rPr>
        <w:t>conceptual</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theoretical</w:t>
      </w:r>
      <w:r>
        <w:rPr>
          <w:rFonts w:ascii="Times New Roman" w:hAnsi="Times New Roman"/>
          <w:color w:val="000000"/>
          <w:spacing w:val="-7"/>
          <w:sz w:val="20"/>
          <w:szCs w:val="20"/>
        </w:rPr>
        <w:t xml:space="preserve"> </w:t>
      </w:r>
      <w:r>
        <w:rPr>
          <w:rFonts w:ascii="Times New Roman" w:hAnsi="Times New Roman"/>
          <w:color w:val="000000"/>
          <w:sz w:val="20"/>
          <w:szCs w:val="20"/>
        </w:rPr>
        <w:t>models</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areas</w:t>
      </w:r>
      <w:r>
        <w:rPr>
          <w:rFonts w:ascii="Times New Roman" w:hAnsi="Times New Roman"/>
          <w:color w:val="000000"/>
          <w:spacing w:val="-7"/>
          <w:sz w:val="20"/>
          <w:szCs w:val="20"/>
        </w:rPr>
        <w:t xml:space="preserve"> </w:t>
      </w:r>
      <w:r>
        <w:rPr>
          <w:rFonts w:ascii="Times New Roman" w:hAnsi="Times New Roman"/>
          <w:color w:val="000000"/>
          <w:sz w:val="20"/>
          <w:szCs w:val="20"/>
        </w:rPr>
        <w:t>of</w:t>
      </w:r>
      <w:r>
        <w:rPr>
          <w:rFonts w:ascii="Times New Roman" w:hAnsi="Times New Roman"/>
          <w:color w:val="000000"/>
          <w:spacing w:val="-7"/>
          <w:sz w:val="20"/>
          <w:szCs w:val="20"/>
        </w:rPr>
        <w:t xml:space="preserve"> </w:t>
      </w:r>
      <w:r>
        <w:rPr>
          <w:rFonts w:ascii="Times New Roman" w:hAnsi="Times New Roman"/>
          <w:color w:val="000000"/>
          <w:sz w:val="20"/>
          <w:szCs w:val="20"/>
        </w:rPr>
        <w:t>advanced</w:t>
      </w:r>
      <w:r>
        <w:rPr>
          <w:rFonts w:ascii="Times New Roman" w:hAnsi="Times New Roman"/>
          <w:color w:val="000000"/>
          <w:spacing w:val="-7"/>
          <w:sz w:val="20"/>
          <w:szCs w:val="20"/>
        </w:rPr>
        <w:t xml:space="preserve"> </w:t>
      </w:r>
      <w:r>
        <w:rPr>
          <w:rFonts w:ascii="Times New Roman" w:hAnsi="Times New Roman"/>
          <w:color w:val="000000"/>
          <w:sz w:val="20"/>
          <w:szCs w:val="20"/>
        </w:rPr>
        <w:t>specialization</w:t>
      </w:r>
      <w:r>
        <w:rPr>
          <w:rFonts w:ascii="Times New Roman" w:hAnsi="Times New Roman"/>
          <w:color w:val="000000"/>
          <w:spacing w:val="-7"/>
          <w:sz w:val="20"/>
          <w:szCs w:val="20"/>
        </w:rPr>
        <w:t xml:space="preserve"> </w:t>
      </w:r>
      <w:r>
        <w:rPr>
          <w:rFonts w:ascii="Times New Roman" w:hAnsi="Times New Roman"/>
          <w:color w:val="000000"/>
          <w:sz w:val="20"/>
          <w:szCs w:val="20"/>
        </w:rPr>
        <w:t>as a</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basi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fo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rol</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developmen</w:t>
      </w:r>
      <w:r>
        <w:rPr>
          <w:rFonts w:ascii="Times New Roman" w:hAnsi="Times New Roman"/>
          <w:color w:val="000000"/>
          <w:sz w:val="20"/>
          <w:szCs w:val="20"/>
        </w:rPr>
        <w:t>t</w:t>
      </w:r>
      <w:r>
        <w:rPr>
          <w:rFonts w:ascii="Times New Roman" w:hAnsi="Times New Roman"/>
          <w:color w:val="000000"/>
          <w:spacing w:val="-8"/>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practice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Theoretica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assumption</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conceptua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mod</w:t>
      </w:r>
      <w:r>
        <w:rPr>
          <w:rFonts w:ascii="Times New Roman" w:hAnsi="Times New Roman"/>
          <w:color w:val="000000"/>
          <w:sz w:val="20"/>
          <w:szCs w:val="20"/>
        </w:rPr>
        <w:t>els</w:t>
      </w:r>
      <w:r>
        <w:rPr>
          <w:rFonts w:ascii="Times New Roman" w:hAnsi="Times New Roman"/>
          <w:color w:val="000000"/>
          <w:spacing w:val="3"/>
          <w:sz w:val="20"/>
          <w:szCs w:val="20"/>
        </w:rPr>
        <w:t xml:space="preserve"> </w:t>
      </w:r>
      <w:r>
        <w:rPr>
          <w:rFonts w:ascii="Times New Roman" w:hAnsi="Times New Roman"/>
          <w:color w:val="000000"/>
          <w:sz w:val="20"/>
          <w:szCs w:val="20"/>
        </w:rPr>
        <w:t>are</w:t>
      </w:r>
      <w:r>
        <w:rPr>
          <w:rFonts w:ascii="Times New Roman" w:hAnsi="Times New Roman"/>
          <w:color w:val="000000"/>
          <w:spacing w:val="3"/>
          <w:sz w:val="20"/>
          <w:szCs w:val="20"/>
        </w:rPr>
        <w:t xml:space="preserve"> </w:t>
      </w:r>
      <w:r>
        <w:rPr>
          <w:rFonts w:ascii="Times New Roman" w:hAnsi="Times New Roman"/>
          <w:color w:val="000000"/>
          <w:sz w:val="20"/>
          <w:szCs w:val="20"/>
        </w:rPr>
        <w:t>related</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practice,</w:t>
      </w:r>
      <w:r>
        <w:rPr>
          <w:rFonts w:ascii="Times New Roman" w:hAnsi="Times New Roman"/>
          <w:color w:val="000000"/>
          <w:spacing w:val="4"/>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research</w:t>
      </w:r>
      <w:r>
        <w:rPr>
          <w:rFonts w:ascii="Times New Roman" w:hAnsi="Times New Roman"/>
          <w:color w:val="000000"/>
          <w:spacing w:val="3"/>
          <w:sz w:val="20"/>
          <w:szCs w:val="20"/>
        </w:rPr>
        <w:t xml:space="preserve"> </w:t>
      </w:r>
      <w:r>
        <w:rPr>
          <w:rFonts w:ascii="Times New Roman" w:hAnsi="Times New Roman"/>
          <w:color w:val="000000"/>
          <w:sz w:val="20"/>
          <w:szCs w:val="20"/>
        </w:rPr>
        <w:t>and</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education.</w:t>
      </w:r>
      <w:r>
        <w:rPr>
          <w:rFonts w:ascii="Times New Roman" w:hAnsi="Times New Roman"/>
          <w:color w:val="000000"/>
          <w:spacing w:val="3"/>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equisites: Ad</w:t>
      </w:r>
      <w:r>
        <w:rPr>
          <w:rFonts w:ascii="Times New Roman" w:hAnsi="Times New Roman"/>
          <w:i/>
          <w:iCs/>
          <w:color w:val="000000"/>
          <w:spacing w:val="2"/>
          <w:sz w:val="20"/>
          <w:szCs w:val="20"/>
        </w:rPr>
        <w:t>missio</w:t>
      </w:r>
      <w:r>
        <w:rPr>
          <w:rFonts w:ascii="Times New Roman" w:hAnsi="Times New Roman"/>
          <w:i/>
          <w:iCs/>
          <w:color w:val="000000"/>
          <w:sz w:val="20"/>
          <w:szCs w:val="20"/>
        </w:rPr>
        <w:t xml:space="preserve">n </w:t>
      </w:r>
      <w:r>
        <w:rPr>
          <w:rFonts w:ascii="Times New Roman" w:hAnsi="Times New Roman"/>
          <w:i/>
          <w:iCs/>
          <w:color w:val="000000"/>
          <w:spacing w:val="2"/>
          <w:sz w:val="20"/>
          <w:szCs w:val="20"/>
        </w:rPr>
        <w:t>t</w:t>
      </w:r>
      <w:r>
        <w:rPr>
          <w:rFonts w:ascii="Times New Roman" w:hAnsi="Times New Roman"/>
          <w:i/>
          <w:iCs/>
          <w:color w:val="000000"/>
          <w:sz w:val="20"/>
          <w:szCs w:val="20"/>
        </w:rPr>
        <w:t xml:space="preserve">o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Nursin</w:t>
      </w:r>
      <w:r>
        <w:rPr>
          <w:rFonts w:ascii="Times New Roman" w:hAnsi="Times New Roman"/>
          <w:i/>
          <w:iCs/>
          <w:color w:val="000000"/>
          <w:sz w:val="20"/>
          <w:szCs w:val="20"/>
        </w:rPr>
        <w:t xml:space="preserve">g </w:t>
      </w:r>
      <w:r>
        <w:rPr>
          <w:rFonts w:ascii="Times New Roman" w:hAnsi="Times New Roman"/>
          <w:i/>
          <w:iCs/>
          <w:color w:val="000000"/>
          <w:spacing w:val="2"/>
          <w:sz w:val="20"/>
          <w:szCs w:val="20"/>
        </w:rPr>
        <w:t>P</w:t>
      </w:r>
      <w:r>
        <w:rPr>
          <w:rFonts w:ascii="Times New Roman" w:hAnsi="Times New Roman"/>
          <w:i/>
          <w:iCs/>
          <w:color w:val="000000"/>
          <w:spacing w:val="-5"/>
          <w:sz w:val="20"/>
          <w:szCs w:val="20"/>
        </w:rPr>
        <w:t>r</w:t>
      </w:r>
      <w:r>
        <w:rPr>
          <w:rFonts w:ascii="Times New Roman" w:hAnsi="Times New Roman"/>
          <w:i/>
          <w:iCs/>
          <w:color w:val="000000"/>
          <w:spacing w:val="2"/>
          <w:sz w:val="20"/>
          <w:szCs w:val="20"/>
        </w:rPr>
        <w:t>ogra</w:t>
      </w:r>
      <w:r>
        <w:rPr>
          <w:rFonts w:ascii="Times New Roman" w:hAnsi="Times New Roman"/>
          <w:i/>
          <w:iCs/>
          <w:color w:val="000000"/>
          <w:sz w:val="20"/>
          <w:szCs w:val="20"/>
        </w:rPr>
        <w:t xml:space="preserve">m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app</w:t>
      </w:r>
      <w:r>
        <w:rPr>
          <w:rFonts w:ascii="Times New Roman" w:hAnsi="Times New Roman"/>
          <w:i/>
          <w:iCs/>
          <w:color w:val="000000"/>
          <w:spacing w:val="-5"/>
          <w:sz w:val="20"/>
          <w:szCs w:val="20"/>
        </w:rPr>
        <w:t>r</w:t>
      </w:r>
      <w:r>
        <w:rPr>
          <w:rFonts w:ascii="Times New Roman" w:hAnsi="Times New Roman"/>
          <w:i/>
          <w:iCs/>
          <w:color w:val="000000"/>
          <w:spacing w:val="2"/>
          <w:sz w:val="20"/>
          <w:szCs w:val="20"/>
        </w:rPr>
        <w:t>ova</w:t>
      </w:r>
      <w:r>
        <w:rPr>
          <w:rFonts w:ascii="Times New Roman" w:hAnsi="Times New Roman"/>
          <w:i/>
          <w:iCs/>
          <w:color w:val="000000"/>
          <w:sz w:val="20"/>
          <w:szCs w:val="20"/>
        </w:rPr>
        <w:t xml:space="preserve">l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Coo</w:t>
      </w:r>
      <w:r>
        <w:rPr>
          <w:rFonts w:ascii="Times New Roman" w:hAnsi="Times New Roman"/>
          <w:i/>
          <w:iCs/>
          <w:color w:val="000000"/>
          <w:spacing w:val="-5"/>
          <w:sz w:val="20"/>
          <w:szCs w:val="20"/>
        </w:rPr>
        <w:t>r</w:t>
      </w:r>
      <w:r>
        <w:rPr>
          <w:rFonts w:ascii="Times New Roman" w:hAnsi="Times New Roman"/>
          <w:i/>
          <w:iCs/>
          <w:color w:val="000000"/>
          <w:spacing w:val="2"/>
          <w:sz w:val="20"/>
          <w:szCs w:val="20"/>
        </w:rPr>
        <w:t>dinato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 xml:space="preserve">Nursing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505D4E"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5120</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18"/>
          <w:sz w:val="20"/>
          <w:szCs w:val="20"/>
        </w:rPr>
        <w:t xml:space="preserve"> </w:t>
      </w:r>
      <w:r>
        <w:rPr>
          <w:rFonts w:ascii="Times New Roman" w:hAnsi="Times New Roman"/>
          <w:b/>
          <w:bCs/>
          <w:sz w:val="20"/>
          <w:szCs w:val="20"/>
        </w:rPr>
        <w:t>Advanced</w:t>
      </w:r>
      <w:r>
        <w:rPr>
          <w:rFonts w:ascii="Times New Roman" w:hAnsi="Times New Roman"/>
          <w:b/>
          <w:bCs/>
          <w:spacing w:val="-7"/>
          <w:sz w:val="20"/>
          <w:szCs w:val="20"/>
        </w:rPr>
        <w:t xml:space="preserve"> </w:t>
      </w:r>
      <w:r>
        <w:rPr>
          <w:rFonts w:ascii="Times New Roman" w:hAnsi="Times New Roman"/>
          <w:b/>
          <w:bCs/>
          <w:sz w:val="20"/>
          <w:szCs w:val="20"/>
        </w:rPr>
        <w:t>Nursing</w:t>
      </w:r>
      <w:r>
        <w:rPr>
          <w:rFonts w:ascii="Times New Roman" w:hAnsi="Times New Roman"/>
          <w:b/>
          <w:bCs/>
          <w:spacing w:val="-7"/>
          <w:sz w:val="20"/>
          <w:szCs w:val="20"/>
        </w:rPr>
        <w:t xml:space="preserve"> </w:t>
      </w:r>
      <w:r>
        <w:rPr>
          <w:rFonts w:ascii="Times New Roman" w:hAnsi="Times New Roman"/>
          <w:b/>
          <w:bCs/>
          <w:sz w:val="20"/>
          <w:szCs w:val="20"/>
        </w:rPr>
        <w:t>Resea</w:t>
      </w:r>
      <w:r>
        <w:rPr>
          <w:rFonts w:ascii="Times New Roman" w:hAnsi="Times New Roman"/>
          <w:b/>
          <w:bCs/>
          <w:spacing w:val="-4"/>
          <w:sz w:val="20"/>
          <w:szCs w:val="20"/>
        </w:rPr>
        <w:t>r</w:t>
      </w:r>
      <w:r>
        <w:rPr>
          <w:rFonts w:ascii="Times New Roman" w:hAnsi="Times New Roman"/>
          <w:b/>
          <w:bCs/>
          <w:sz w:val="20"/>
          <w:szCs w:val="20"/>
        </w:rPr>
        <w:t xml:space="preserve">ch.............................................................................3(3-0) </w:t>
      </w:r>
    </w:p>
    <w:p w:rsidR="00505D4E"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This course emphasizes quantitative and qualitative research methodologies and the application of technology</w:t>
      </w:r>
      <w:r>
        <w:rPr>
          <w:rFonts w:ascii="Times New Roman" w:hAnsi="Times New Roman"/>
          <w:spacing w:val="1"/>
          <w:sz w:val="20"/>
          <w:szCs w:val="20"/>
        </w:rPr>
        <w:t xml:space="preserve"> </w:t>
      </w:r>
      <w:r>
        <w:rPr>
          <w:rFonts w:ascii="Times New Roman" w:hAnsi="Times New Roman"/>
          <w:sz w:val="20"/>
          <w:szCs w:val="20"/>
        </w:rPr>
        <w:t>in data analysis. Students formulate</w:t>
      </w:r>
      <w:r>
        <w:rPr>
          <w:rFonts w:ascii="Times New Roman" w:hAnsi="Times New Roman"/>
          <w:spacing w:val="1"/>
          <w:sz w:val="20"/>
          <w:szCs w:val="20"/>
        </w:rPr>
        <w:t xml:space="preserve"> </w:t>
      </w:r>
      <w:r>
        <w:rPr>
          <w:rFonts w:ascii="Times New Roman" w:hAnsi="Times New Roman"/>
          <w:sz w:val="20"/>
          <w:szCs w:val="20"/>
        </w:rPr>
        <w:t>a beginning approach to proposal de</w:t>
      </w:r>
      <w:r>
        <w:rPr>
          <w:rFonts w:ascii="Times New Roman" w:hAnsi="Times New Roman"/>
          <w:spacing w:val="-1"/>
          <w:sz w:val="20"/>
          <w:szCs w:val="20"/>
        </w:rPr>
        <w:t>velopment</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12"/>
          <w:sz w:val="20"/>
          <w:szCs w:val="20"/>
        </w:rPr>
        <w:t xml:space="preserve"> </w:t>
      </w:r>
      <w:r>
        <w:rPr>
          <w:rFonts w:ascii="Times New Roman" w:hAnsi="Times New Roman"/>
          <w:i/>
          <w:iCs/>
          <w:spacing w:val="-1"/>
          <w:sz w:val="20"/>
          <w:szCs w:val="20"/>
        </w:rPr>
        <w:t>Admissio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t</w:t>
      </w:r>
      <w:r>
        <w:rPr>
          <w:rFonts w:ascii="Times New Roman" w:hAnsi="Times New Roman"/>
          <w:i/>
          <w:iCs/>
          <w:sz w:val="20"/>
          <w:szCs w:val="20"/>
        </w:rPr>
        <w:t>o</w:t>
      </w:r>
      <w:r>
        <w:rPr>
          <w:rFonts w:ascii="Times New Roman" w:hAnsi="Times New Roman"/>
          <w:i/>
          <w:iCs/>
          <w:spacing w:val="-8"/>
          <w:sz w:val="20"/>
          <w:szCs w:val="20"/>
        </w:rPr>
        <w:t xml:space="preserve"> </w:t>
      </w:r>
      <w:r>
        <w:rPr>
          <w:rFonts w:ascii="Times New Roman" w:hAnsi="Times New Roman"/>
          <w:i/>
          <w:iCs/>
          <w:spacing w:val="-1"/>
          <w:sz w:val="20"/>
          <w:szCs w:val="20"/>
        </w:rPr>
        <w:t>Graduat</w:t>
      </w:r>
      <w:r>
        <w:rPr>
          <w:rFonts w:ascii="Times New Roman" w:hAnsi="Times New Roman"/>
          <w:i/>
          <w:iCs/>
          <w:sz w:val="20"/>
          <w:szCs w:val="20"/>
        </w:rPr>
        <w:t>e</w:t>
      </w:r>
      <w:r>
        <w:rPr>
          <w:rFonts w:ascii="Times New Roman" w:hAnsi="Times New Roman"/>
          <w:i/>
          <w:iCs/>
          <w:spacing w:val="-8"/>
          <w:sz w:val="20"/>
          <w:szCs w:val="20"/>
        </w:rPr>
        <w:t xml:space="preserve"> </w:t>
      </w:r>
      <w:r>
        <w:rPr>
          <w:rFonts w:ascii="Times New Roman" w:hAnsi="Times New Roman"/>
          <w:i/>
          <w:iCs/>
          <w:spacing w:val="-1"/>
          <w:sz w:val="20"/>
          <w:szCs w:val="20"/>
        </w:rPr>
        <w:t>Nursin</w:t>
      </w:r>
      <w:r>
        <w:rPr>
          <w:rFonts w:ascii="Times New Roman" w:hAnsi="Times New Roman"/>
          <w:i/>
          <w:iCs/>
          <w:sz w:val="20"/>
          <w:szCs w:val="20"/>
        </w:rPr>
        <w:t>g</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ogra</w:t>
      </w:r>
      <w:r>
        <w:rPr>
          <w:rFonts w:ascii="Times New Roman" w:hAnsi="Times New Roman"/>
          <w:i/>
          <w:iCs/>
          <w:sz w:val="20"/>
          <w:szCs w:val="20"/>
        </w:rPr>
        <w:t>m</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r</w:t>
      </w:r>
      <w:r>
        <w:rPr>
          <w:rFonts w:ascii="Times New Roman" w:hAnsi="Times New Roman"/>
          <w:i/>
          <w:iCs/>
          <w:spacing w:val="-8"/>
          <w:sz w:val="20"/>
          <w:szCs w:val="20"/>
        </w:rPr>
        <w:t xml:space="preserve"> </w:t>
      </w:r>
      <w:r>
        <w:rPr>
          <w:rFonts w:ascii="Times New Roman" w:hAnsi="Times New Roman"/>
          <w:i/>
          <w:iCs/>
          <w:spacing w:val="-1"/>
          <w:sz w:val="20"/>
          <w:szCs w:val="20"/>
        </w:rPr>
        <w:t>app</w:t>
      </w:r>
      <w:r>
        <w:rPr>
          <w:rFonts w:ascii="Times New Roman" w:hAnsi="Times New Roman"/>
          <w:i/>
          <w:iCs/>
          <w:spacing w:val="-8"/>
          <w:sz w:val="20"/>
          <w:szCs w:val="20"/>
        </w:rPr>
        <w:t>r</w:t>
      </w:r>
      <w:r>
        <w:rPr>
          <w:rFonts w:ascii="Times New Roman" w:hAnsi="Times New Roman"/>
          <w:i/>
          <w:iCs/>
          <w:spacing w:val="-1"/>
          <w:sz w:val="20"/>
          <w:szCs w:val="20"/>
        </w:rPr>
        <w:t>ova</w:t>
      </w:r>
      <w:r>
        <w:rPr>
          <w:rFonts w:ascii="Times New Roman" w:hAnsi="Times New Roman"/>
          <w:i/>
          <w:iCs/>
          <w:sz w:val="20"/>
          <w:szCs w:val="20"/>
        </w:rPr>
        <w:t>l</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Coo</w:t>
      </w:r>
      <w:r>
        <w:rPr>
          <w:rFonts w:ascii="Times New Roman" w:hAnsi="Times New Roman"/>
          <w:i/>
          <w:iCs/>
          <w:spacing w:val="-8"/>
          <w:sz w:val="20"/>
          <w:szCs w:val="20"/>
        </w:rPr>
        <w:t>r</w:t>
      </w:r>
      <w:r>
        <w:rPr>
          <w:rFonts w:ascii="Times New Roman" w:hAnsi="Times New Roman"/>
          <w:i/>
          <w:iCs/>
          <w:spacing w:val="-1"/>
          <w:sz w:val="20"/>
          <w:szCs w:val="20"/>
        </w:rPr>
        <w:t xml:space="preserve">dinator </w:t>
      </w:r>
      <w:r>
        <w:rPr>
          <w:rFonts w:ascii="Times New Roman" w:hAnsi="Times New Roman"/>
          <w:i/>
          <w:iCs/>
          <w:sz w:val="20"/>
          <w:szCs w:val="20"/>
        </w:rPr>
        <w:t>of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8"/>
          <w:sz w:val="20"/>
          <w:szCs w:val="20"/>
        </w:rPr>
        <w:t xml:space="preserve"> </w:t>
      </w:r>
      <w:r>
        <w:rPr>
          <w:rFonts w:ascii="Times New Roman" w:hAnsi="Times New Roman"/>
          <w:b/>
          <w:bCs/>
          <w:sz w:val="20"/>
          <w:szCs w:val="20"/>
        </w:rPr>
        <w:t>5210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19"/>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Pathophysiolog</w:t>
      </w:r>
      <w:r>
        <w:rPr>
          <w:rFonts w:ascii="Times New Roman" w:hAnsi="Times New Roman"/>
          <w:b/>
          <w:bCs/>
          <w:spacing w:val="-11"/>
          <w:sz w:val="20"/>
          <w:szCs w:val="20"/>
        </w:rPr>
        <w:t>y</w:t>
      </w:r>
      <w:r>
        <w:rPr>
          <w:rFonts w:ascii="Times New Roman" w:hAnsi="Times New Roman"/>
          <w:b/>
          <w:bCs/>
          <w:sz w:val="20"/>
          <w:szCs w:val="20"/>
        </w:rPr>
        <w:t xml:space="preserve">................................................................................3(3-0) </w:t>
      </w:r>
    </w:p>
    <w:p w:rsidR="00505D4E"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This course emphasizes the complexity of normal physiological and psychological functions and</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disruption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homeostasis</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4"/>
          <w:sz w:val="20"/>
          <w:szCs w:val="20"/>
        </w:rPr>
        <w:t xml:space="preserve"> </w:t>
      </w:r>
      <w:r>
        <w:rPr>
          <w:rFonts w:ascii="Times New Roman" w:hAnsi="Times New Roman"/>
          <w:sz w:val="20"/>
          <w:szCs w:val="20"/>
        </w:rPr>
        <w:t>understanding</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disease</w:t>
      </w:r>
      <w:r>
        <w:rPr>
          <w:rFonts w:ascii="Times New Roman" w:hAnsi="Times New Roman"/>
          <w:spacing w:val="4"/>
          <w:sz w:val="20"/>
          <w:szCs w:val="20"/>
        </w:rPr>
        <w:t xml:space="preserve"> </w:t>
      </w:r>
      <w:r>
        <w:rPr>
          <w:rFonts w:ascii="Times New Roman" w:hAnsi="Times New Roman"/>
          <w:sz w:val="20"/>
          <w:szCs w:val="20"/>
        </w:rPr>
        <w:t>process</w:t>
      </w:r>
      <w:r>
        <w:rPr>
          <w:rFonts w:ascii="Times New Roman" w:hAnsi="Times New Roman"/>
          <w:spacing w:val="4"/>
          <w:sz w:val="20"/>
          <w:szCs w:val="20"/>
        </w:rPr>
        <w:t xml:space="preserve"> </w:t>
      </w:r>
      <w:r>
        <w:rPr>
          <w:rFonts w:ascii="Times New Roman" w:hAnsi="Times New Roman"/>
          <w:sz w:val="20"/>
          <w:szCs w:val="20"/>
        </w:rPr>
        <w:t>and/or</w:t>
      </w:r>
      <w:r>
        <w:rPr>
          <w:rFonts w:ascii="Times New Roman" w:hAnsi="Times New Roman"/>
          <w:spacing w:val="4"/>
          <w:sz w:val="20"/>
          <w:szCs w:val="20"/>
        </w:rPr>
        <w:t xml:space="preserve"> </w:t>
      </w:r>
      <w:r>
        <w:rPr>
          <w:rFonts w:ascii="Times New Roman" w:hAnsi="Times New Roman"/>
          <w:sz w:val="20"/>
          <w:szCs w:val="20"/>
        </w:rPr>
        <w:t>illness. The</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2"/>
          <w:sz w:val="20"/>
          <w:szCs w:val="20"/>
        </w:rPr>
        <w:t>volvemen</w:t>
      </w:r>
      <w:r>
        <w:rPr>
          <w:rFonts w:ascii="Times New Roman" w:hAnsi="Times New Roman"/>
          <w:sz w:val="20"/>
          <w:szCs w:val="20"/>
        </w:rPr>
        <w:t>t</w:t>
      </w:r>
      <w:r>
        <w:rPr>
          <w:rFonts w:ascii="Times New Roman" w:hAnsi="Times New Roman"/>
          <w:spacing w:val="-9"/>
          <w:sz w:val="20"/>
          <w:szCs w:val="20"/>
        </w:rPr>
        <w:t xml:space="preserve"> </w:t>
      </w:r>
      <w:r>
        <w:rPr>
          <w:rFonts w:ascii="Times New Roman" w:hAnsi="Times New Roman"/>
          <w:spacing w:val="-2"/>
          <w:sz w:val="20"/>
          <w:szCs w:val="20"/>
        </w:rPr>
        <w:t>o</w:t>
      </w:r>
      <w:r>
        <w:rPr>
          <w:rFonts w:ascii="Times New Roman" w:hAnsi="Times New Roman"/>
          <w:sz w:val="20"/>
          <w:szCs w:val="20"/>
        </w:rPr>
        <w:t>f</w:t>
      </w:r>
      <w:r>
        <w:rPr>
          <w:rFonts w:ascii="Times New Roman" w:hAnsi="Times New Roman"/>
          <w:spacing w:val="-9"/>
          <w:sz w:val="20"/>
          <w:szCs w:val="20"/>
        </w:rPr>
        <w:t xml:space="preserve"> </w:t>
      </w:r>
      <w:r>
        <w:rPr>
          <w:rFonts w:ascii="Times New Roman" w:hAnsi="Times New Roman"/>
          <w:spacing w:val="-2"/>
          <w:sz w:val="20"/>
          <w:szCs w:val="20"/>
        </w:rPr>
        <w:t>multisystem</w:t>
      </w:r>
      <w:r>
        <w:rPr>
          <w:rFonts w:ascii="Times New Roman" w:hAnsi="Times New Roman"/>
          <w:sz w:val="20"/>
          <w:szCs w:val="20"/>
        </w:rPr>
        <w:t>s</w:t>
      </w:r>
      <w:r>
        <w:rPr>
          <w:rFonts w:ascii="Times New Roman" w:hAnsi="Times New Roman"/>
          <w:spacing w:val="-9"/>
          <w:sz w:val="20"/>
          <w:szCs w:val="20"/>
        </w:rPr>
        <w:t xml:space="preserve"> </w:t>
      </w:r>
      <w:r>
        <w:rPr>
          <w:rFonts w:ascii="Times New Roman" w:hAnsi="Times New Roman"/>
          <w:spacing w:val="-2"/>
          <w:sz w:val="20"/>
          <w:szCs w:val="20"/>
        </w:rPr>
        <w:t>i</w:t>
      </w:r>
      <w:r>
        <w:rPr>
          <w:rFonts w:ascii="Times New Roman" w:hAnsi="Times New Roman"/>
          <w:sz w:val="20"/>
          <w:szCs w:val="20"/>
        </w:rPr>
        <w:t>n</w:t>
      </w:r>
      <w:r>
        <w:rPr>
          <w:rFonts w:ascii="Times New Roman" w:hAnsi="Times New Roman"/>
          <w:spacing w:val="-9"/>
          <w:sz w:val="20"/>
          <w:szCs w:val="20"/>
        </w:rPr>
        <w:t xml:space="preserve"> </w:t>
      </w:r>
      <w:r>
        <w:rPr>
          <w:rFonts w:ascii="Times New Roman" w:hAnsi="Times New Roman"/>
          <w:spacing w:val="-2"/>
          <w:sz w:val="20"/>
          <w:szCs w:val="20"/>
        </w:rPr>
        <w:t>th</w:t>
      </w:r>
      <w:r>
        <w:rPr>
          <w:rFonts w:ascii="Times New Roman" w:hAnsi="Times New Roman"/>
          <w:sz w:val="20"/>
          <w:szCs w:val="20"/>
        </w:rPr>
        <w:t>e</w:t>
      </w:r>
      <w:r>
        <w:rPr>
          <w:rFonts w:ascii="Times New Roman" w:hAnsi="Times New Roman"/>
          <w:spacing w:val="-9"/>
          <w:sz w:val="20"/>
          <w:szCs w:val="20"/>
        </w:rPr>
        <w:t xml:space="preserve"> </w:t>
      </w:r>
      <w:r>
        <w:rPr>
          <w:rFonts w:ascii="Times New Roman" w:hAnsi="Times New Roman"/>
          <w:spacing w:val="-2"/>
          <w:sz w:val="20"/>
          <w:szCs w:val="20"/>
        </w:rPr>
        <w:t>clinica</w:t>
      </w:r>
      <w:r>
        <w:rPr>
          <w:rFonts w:ascii="Times New Roman" w:hAnsi="Times New Roman"/>
          <w:sz w:val="20"/>
          <w:szCs w:val="20"/>
        </w:rPr>
        <w:t>l</w:t>
      </w:r>
      <w:r>
        <w:rPr>
          <w:rFonts w:ascii="Times New Roman" w:hAnsi="Times New Roman"/>
          <w:spacing w:val="-9"/>
          <w:sz w:val="20"/>
          <w:szCs w:val="20"/>
        </w:rPr>
        <w:t xml:space="preserve"> </w:t>
      </w:r>
      <w:r>
        <w:rPr>
          <w:rFonts w:ascii="Times New Roman" w:hAnsi="Times New Roman"/>
          <w:spacing w:val="-2"/>
          <w:sz w:val="20"/>
          <w:szCs w:val="20"/>
        </w:rPr>
        <w:t>manifestatio</w:t>
      </w:r>
      <w:r>
        <w:rPr>
          <w:rFonts w:ascii="Times New Roman" w:hAnsi="Times New Roman"/>
          <w:sz w:val="20"/>
          <w:szCs w:val="20"/>
        </w:rPr>
        <w:t>n</w:t>
      </w:r>
      <w:r>
        <w:rPr>
          <w:rFonts w:ascii="Times New Roman" w:hAnsi="Times New Roman"/>
          <w:spacing w:val="-9"/>
          <w:sz w:val="20"/>
          <w:szCs w:val="20"/>
        </w:rPr>
        <w:t xml:space="preserve"> </w:t>
      </w:r>
      <w:r>
        <w:rPr>
          <w:rFonts w:ascii="Times New Roman" w:hAnsi="Times New Roman"/>
          <w:spacing w:val="-2"/>
          <w:sz w:val="20"/>
          <w:szCs w:val="20"/>
        </w:rPr>
        <w:t>o</w:t>
      </w:r>
      <w:r>
        <w:rPr>
          <w:rFonts w:ascii="Times New Roman" w:hAnsi="Times New Roman"/>
          <w:sz w:val="20"/>
          <w:szCs w:val="20"/>
        </w:rPr>
        <w:t>f</w:t>
      </w:r>
      <w:r>
        <w:rPr>
          <w:rFonts w:ascii="Times New Roman" w:hAnsi="Times New Roman"/>
          <w:spacing w:val="-9"/>
          <w:sz w:val="20"/>
          <w:szCs w:val="20"/>
        </w:rPr>
        <w:t xml:space="preserve"> </w:t>
      </w:r>
      <w:r>
        <w:rPr>
          <w:rFonts w:ascii="Times New Roman" w:hAnsi="Times New Roman"/>
          <w:spacing w:val="-2"/>
          <w:sz w:val="20"/>
          <w:szCs w:val="20"/>
        </w:rPr>
        <w:t>th</w:t>
      </w:r>
      <w:r>
        <w:rPr>
          <w:rFonts w:ascii="Times New Roman" w:hAnsi="Times New Roman"/>
          <w:sz w:val="20"/>
          <w:szCs w:val="20"/>
        </w:rPr>
        <w:t>e</w:t>
      </w:r>
      <w:r>
        <w:rPr>
          <w:rFonts w:ascii="Times New Roman" w:hAnsi="Times New Roman"/>
          <w:spacing w:val="-9"/>
          <w:sz w:val="20"/>
          <w:szCs w:val="20"/>
        </w:rPr>
        <w:t xml:space="preserve"> </w:t>
      </w:r>
      <w:r>
        <w:rPr>
          <w:rFonts w:ascii="Times New Roman" w:hAnsi="Times New Roman"/>
          <w:spacing w:val="-2"/>
          <w:sz w:val="20"/>
          <w:szCs w:val="20"/>
        </w:rPr>
        <w:t>diseas</w:t>
      </w:r>
      <w:r>
        <w:rPr>
          <w:rFonts w:ascii="Times New Roman" w:hAnsi="Times New Roman"/>
          <w:sz w:val="20"/>
          <w:szCs w:val="20"/>
        </w:rPr>
        <w:t>e</w:t>
      </w:r>
      <w:r>
        <w:rPr>
          <w:rFonts w:ascii="Times New Roman" w:hAnsi="Times New Roman"/>
          <w:spacing w:val="-9"/>
          <w:sz w:val="20"/>
          <w:szCs w:val="20"/>
        </w:rPr>
        <w:t xml:space="preserve"> </w:t>
      </w:r>
      <w:r>
        <w:rPr>
          <w:rFonts w:ascii="Times New Roman" w:hAnsi="Times New Roman"/>
          <w:spacing w:val="-2"/>
          <w:sz w:val="20"/>
          <w:szCs w:val="20"/>
        </w:rPr>
        <w:t>proces</w:t>
      </w:r>
      <w:r>
        <w:rPr>
          <w:rFonts w:ascii="Times New Roman" w:hAnsi="Times New Roman"/>
          <w:sz w:val="20"/>
          <w:szCs w:val="20"/>
        </w:rPr>
        <w:t>s</w:t>
      </w:r>
      <w:r>
        <w:rPr>
          <w:rFonts w:ascii="Times New Roman" w:hAnsi="Times New Roman"/>
          <w:spacing w:val="-9"/>
          <w:sz w:val="20"/>
          <w:szCs w:val="20"/>
        </w:rPr>
        <w:t xml:space="preserve"> </w:t>
      </w:r>
      <w:r>
        <w:rPr>
          <w:rFonts w:ascii="Times New Roman" w:hAnsi="Times New Roman"/>
          <w:spacing w:val="-2"/>
          <w:sz w:val="20"/>
          <w:szCs w:val="20"/>
        </w:rPr>
        <w:t>an</w:t>
      </w:r>
      <w:r>
        <w:rPr>
          <w:rFonts w:ascii="Times New Roman" w:hAnsi="Times New Roman"/>
          <w:sz w:val="20"/>
          <w:szCs w:val="20"/>
        </w:rPr>
        <w:t>d</w:t>
      </w:r>
      <w:r>
        <w:rPr>
          <w:rFonts w:ascii="Times New Roman" w:hAnsi="Times New Roman"/>
          <w:spacing w:val="-9"/>
          <w:sz w:val="20"/>
          <w:szCs w:val="20"/>
        </w:rPr>
        <w:t xml:space="preserve"> </w:t>
      </w:r>
      <w:r>
        <w:rPr>
          <w:rFonts w:ascii="Times New Roman" w:hAnsi="Times New Roman"/>
          <w:spacing w:val="-2"/>
          <w:sz w:val="20"/>
          <w:szCs w:val="20"/>
        </w:rPr>
        <w:t>diagnose</w:t>
      </w:r>
      <w:r>
        <w:rPr>
          <w:rFonts w:ascii="Times New Roman" w:hAnsi="Times New Roman"/>
          <w:sz w:val="20"/>
          <w:szCs w:val="20"/>
        </w:rPr>
        <w:t>s</w:t>
      </w:r>
      <w:r>
        <w:rPr>
          <w:rFonts w:ascii="Times New Roman" w:hAnsi="Times New Roman"/>
          <w:spacing w:val="-9"/>
          <w:sz w:val="20"/>
          <w:szCs w:val="20"/>
        </w:rPr>
        <w:t xml:space="preserve"> </w:t>
      </w:r>
      <w:r>
        <w:rPr>
          <w:rFonts w:ascii="Times New Roman" w:hAnsi="Times New Roman"/>
          <w:spacing w:val="-2"/>
          <w:sz w:val="20"/>
          <w:szCs w:val="20"/>
        </w:rPr>
        <w:t xml:space="preserve">will </w:t>
      </w:r>
      <w:r>
        <w:rPr>
          <w:rFonts w:ascii="Times New Roman" w:hAnsi="Times New Roman"/>
          <w:sz w:val="20"/>
          <w:szCs w:val="20"/>
        </w:rPr>
        <w:t xml:space="preserve">be delineated.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5220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Diversity</w:t>
      </w:r>
      <w:r>
        <w:rPr>
          <w:rFonts w:ascii="Times New Roman" w:hAnsi="Times New Roman"/>
          <w:b/>
          <w:bCs/>
          <w:spacing w:val="-5"/>
          <w:sz w:val="20"/>
          <w:szCs w:val="20"/>
        </w:rPr>
        <w:t xml:space="preserve"> </w:t>
      </w:r>
      <w:r>
        <w:rPr>
          <w:rFonts w:ascii="Times New Roman" w:hAnsi="Times New Roman"/>
          <w:b/>
          <w:bCs/>
          <w:sz w:val="20"/>
          <w:szCs w:val="20"/>
        </w:rPr>
        <w:t>in</w:t>
      </w:r>
      <w:r>
        <w:rPr>
          <w:rFonts w:ascii="Times New Roman" w:hAnsi="Times New Roman"/>
          <w:b/>
          <w:bCs/>
          <w:spacing w:val="-9"/>
          <w:sz w:val="20"/>
          <w:szCs w:val="20"/>
        </w:rPr>
        <w:t xml:space="preserve"> </w:t>
      </w:r>
      <w:r>
        <w:rPr>
          <w:rFonts w:ascii="Times New Roman" w:hAnsi="Times New Roman"/>
          <w:b/>
          <w:bCs/>
          <w:spacing w:val="-18"/>
          <w:sz w:val="20"/>
          <w:szCs w:val="20"/>
        </w:rPr>
        <w:t>V</w:t>
      </w:r>
      <w:r>
        <w:rPr>
          <w:rFonts w:ascii="Times New Roman" w:hAnsi="Times New Roman"/>
          <w:b/>
          <w:bCs/>
          <w:sz w:val="20"/>
          <w:szCs w:val="20"/>
        </w:rPr>
        <w:t>ulnerable</w:t>
      </w:r>
      <w:r>
        <w:rPr>
          <w:rFonts w:ascii="Times New Roman" w:hAnsi="Times New Roman"/>
          <w:b/>
          <w:bCs/>
          <w:spacing w:val="-5"/>
          <w:sz w:val="20"/>
          <w:szCs w:val="20"/>
        </w:rPr>
        <w:t xml:space="preserve"> </w:t>
      </w:r>
      <w:r>
        <w:rPr>
          <w:rFonts w:ascii="Times New Roman" w:hAnsi="Times New Roman"/>
          <w:b/>
          <w:bCs/>
          <w:sz w:val="20"/>
          <w:szCs w:val="20"/>
        </w:rPr>
        <w:t xml:space="preserve">Communities.................................................2(2-0)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The</w:t>
      </w:r>
      <w:r>
        <w:rPr>
          <w:rFonts w:ascii="Times New Roman" w:hAnsi="Times New Roman"/>
          <w:spacing w:val="-6"/>
          <w:sz w:val="20"/>
          <w:szCs w:val="20"/>
        </w:rPr>
        <w:t xml:space="preserve"> </w:t>
      </w:r>
      <w:r>
        <w:rPr>
          <w:rFonts w:ascii="Times New Roman" w:hAnsi="Times New Roman"/>
          <w:sz w:val="20"/>
          <w:szCs w:val="20"/>
        </w:rPr>
        <w:t>students</w:t>
      </w:r>
      <w:r>
        <w:rPr>
          <w:rFonts w:ascii="Times New Roman" w:hAnsi="Times New Roman"/>
          <w:spacing w:val="-7"/>
          <w:sz w:val="20"/>
          <w:szCs w:val="20"/>
        </w:rPr>
        <w:t xml:space="preserve"> </w:t>
      </w:r>
      <w:r>
        <w:rPr>
          <w:rFonts w:ascii="Times New Roman" w:hAnsi="Times New Roman"/>
          <w:sz w:val="20"/>
          <w:szCs w:val="20"/>
        </w:rPr>
        <w:t>apply</w:t>
      </w:r>
      <w:r>
        <w:rPr>
          <w:rFonts w:ascii="Times New Roman" w:hAnsi="Times New Roman"/>
          <w:spacing w:val="-6"/>
          <w:sz w:val="20"/>
          <w:szCs w:val="20"/>
        </w:rPr>
        <w:t xml:space="preserve"> </w:t>
      </w:r>
      <w:r>
        <w:rPr>
          <w:rFonts w:ascii="Times New Roman" w:hAnsi="Times New Roman"/>
          <w:sz w:val="20"/>
          <w:szCs w:val="20"/>
        </w:rPr>
        <w:t>concepts,</w:t>
      </w:r>
      <w:r>
        <w:rPr>
          <w:rFonts w:ascii="Times New Roman" w:hAnsi="Times New Roman"/>
          <w:spacing w:val="-6"/>
          <w:sz w:val="20"/>
          <w:szCs w:val="20"/>
        </w:rPr>
        <w:t xml:space="preserve"> </w:t>
      </w:r>
      <w:r>
        <w:rPr>
          <w:rFonts w:ascii="Times New Roman" w:hAnsi="Times New Roman"/>
          <w:sz w:val="20"/>
          <w:szCs w:val="20"/>
        </w:rPr>
        <w:t>theories</w:t>
      </w:r>
      <w:r>
        <w:rPr>
          <w:rFonts w:ascii="Times New Roman" w:hAnsi="Times New Roman"/>
          <w:spacing w:val="-6"/>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methodology</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transcultural</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clients</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 xml:space="preserve">diverse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5310</w:t>
      </w:r>
      <w:r>
        <w:rPr>
          <w:rFonts w:ascii="Times New Roman" w:hAnsi="Times New Roman"/>
          <w:b/>
          <w:bCs/>
          <w:spacing w:val="-6"/>
          <w:sz w:val="20"/>
          <w:szCs w:val="20"/>
        </w:rPr>
        <w:t xml:space="preserve"> </w:t>
      </w:r>
      <w:r>
        <w:rPr>
          <w:rFonts w:ascii="Times New Roman" w:hAnsi="Times New Roman"/>
          <w:b/>
          <w:bCs/>
          <w:sz w:val="20"/>
          <w:szCs w:val="20"/>
        </w:rPr>
        <w:t>-</w:t>
      </w:r>
      <w:r>
        <w:rPr>
          <w:rFonts w:ascii="Times New Roman" w:hAnsi="Times New Roman"/>
          <w:b/>
          <w:bCs/>
          <w:spacing w:val="-6"/>
          <w:sz w:val="20"/>
          <w:szCs w:val="20"/>
        </w:rPr>
        <w:t xml:space="preserve"> </w:t>
      </w:r>
      <w:r>
        <w:rPr>
          <w:rFonts w:ascii="Times New Roman" w:hAnsi="Times New Roman"/>
          <w:b/>
          <w:bCs/>
          <w:sz w:val="20"/>
          <w:szCs w:val="20"/>
        </w:rPr>
        <w:t>Family</w:t>
      </w:r>
      <w:r>
        <w:rPr>
          <w:rFonts w:ascii="Times New Roman" w:hAnsi="Times New Roman"/>
          <w:b/>
          <w:bCs/>
          <w:spacing w:val="-6"/>
          <w:sz w:val="20"/>
          <w:szCs w:val="20"/>
        </w:rPr>
        <w:t xml:space="preserve"> </w:t>
      </w:r>
      <w:r>
        <w:rPr>
          <w:rFonts w:ascii="Times New Roman" w:hAnsi="Times New Roman"/>
          <w:b/>
          <w:bCs/>
          <w:sz w:val="20"/>
          <w:szCs w:val="20"/>
        </w:rPr>
        <w:t>and</w:t>
      </w:r>
      <w:r>
        <w:rPr>
          <w:rFonts w:ascii="Times New Roman" w:hAnsi="Times New Roman"/>
          <w:b/>
          <w:bCs/>
          <w:spacing w:val="-6"/>
          <w:sz w:val="20"/>
          <w:szCs w:val="20"/>
        </w:rPr>
        <w:t xml:space="preserve"> </w:t>
      </w:r>
      <w:r>
        <w:rPr>
          <w:rFonts w:ascii="Times New Roman" w:hAnsi="Times New Roman"/>
          <w:b/>
          <w:bCs/>
          <w:sz w:val="20"/>
          <w:szCs w:val="20"/>
        </w:rPr>
        <w:t>Community</w:t>
      </w:r>
      <w:r>
        <w:rPr>
          <w:rFonts w:ascii="Times New Roman" w:hAnsi="Times New Roman"/>
          <w:b/>
          <w:bCs/>
          <w:spacing w:val="-6"/>
          <w:sz w:val="20"/>
          <w:szCs w:val="20"/>
        </w:rPr>
        <w:t xml:space="preserve"> </w:t>
      </w:r>
      <w:r>
        <w:rPr>
          <w:rFonts w:ascii="Times New Roman" w:hAnsi="Times New Roman"/>
          <w:b/>
          <w:bCs/>
          <w:sz w:val="20"/>
          <w:szCs w:val="20"/>
        </w:rPr>
        <w:t>Health........................................................................3(3-0)</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o</w:t>
      </w:r>
      <w:r>
        <w:rPr>
          <w:rFonts w:ascii="Times New Roman" w:hAnsi="Times New Roman"/>
          <w:sz w:val="20"/>
          <w:szCs w:val="20"/>
        </w:rPr>
        <w:t>f</w:t>
      </w:r>
      <w:r>
        <w:rPr>
          <w:rFonts w:ascii="Times New Roman" w:hAnsi="Times New Roman"/>
          <w:spacing w:val="4"/>
          <w:sz w:val="20"/>
          <w:szCs w:val="20"/>
        </w:rPr>
        <w:t xml:space="preserve"> </w:t>
      </w:r>
      <w:r>
        <w:rPr>
          <w:rFonts w:ascii="Times New Roman" w:hAnsi="Times New Roman"/>
          <w:spacing w:val="1"/>
          <w:sz w:val="20"/>
          <w:szCs w:val="20"/>
        </w:rPr>
        <w:t>famil</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communit</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 xml:space="preserve">The </w:t>
      </w:r>
      <w:r>
        <w:rPr>
          <w:rFonts w:ascii="Times New Roman" w:hAnsi="Times New Roman"/>
          <w:sz w:val="20"/>
          <w:szCs w:val="20"/>
        </w:rPr>
        <w:t>focus</w:t>
      </w:r>
      <w:r>
        <w:rPr>
          <w:rFonts w:ascii="Times New Roman" w:hAnsi="Times New Roman"/>
          <w:spacing w:val="3"/>
          <w:sz w:val="20"/>
          <w:szCs w:val="20"/>
        </w:rPr>
        <w:t xml:space="preserve"> </w:t>
      </w:r>
      <w:r>
        <w:rPr>
          <w:rFonts w:ascii="Times New Roman" w:hAnsi="Times New Roman"/>
          <w:sz w:val="20"/>
          <w:szCs w:val="20"/>
        </w:rPr>
        <w:t>is</w:t>
      </w:r>
      <w:r>
        <w:rPr>
          <w:rFonts w:ascii="Times New Roman" w:hAnsi="Times New Roman"/>
          <w:spacing w:val="3"/>
          <w:sz w:val="20"/>
          <w:szCs w:val="20"/>
        </w:rPr>
        <w:t xml:space="preserve"> </w:t>
      </w:r>
      <w:r>
        <w:rPr>
          <w:rFonts w:ascii="Times New Roman" w:hAnsi="Times New Roman"/>
          <w:sz w:val="20"/>
          <w:szCs w:val="20"/>
        </w:rPr>
        <w:t>on</w:t>
      </w:r>
      <w:r>
        <w:rPr>
          <w:rFonts w:ascii="Times New Roman" w:hAnsi="Times New Roman"/>
          <w:spacing w:val="3"/>
          <w:sz w:val="20"/>
          <w:szCs w:val="20"/>
        </w:rPr>
        <w:t xml:space="preserve"> </w:t>
      </w:r>
      <w:r>
        <w:rPr>
          <w:rFonts w:ascii="Times New Roman" w:hAnsi="Times New Roman"/>
          <w:sz w:val="20"/>
          <w:szCs w:val="20"/>
        </w:rPr>
        <w:t>primary</w:t>
      </w:r>
      <w:r>
        <w:rPr>
          <w:rFonts w:ascii="Times New Roman" w:hAnsi="Times New Roman"/>
          <w:spacing w:val="3"/>
          <w:sz w:val="20"/>
          <w:szCs w:val="20"/>
        </w:rPr>
        <w:t xml:space="preserve"> </w:t>
      </w:r>
      <w:r>
        <w:rPr>
          <w:rFonts w:ascii="Times New Roman" w:hAnsi="Times New Roman"/>
          <w:sz w:val="20"/>
          <w:szCs w:val="20"/>
        </w:rPr>
        <w:t>prevention,</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risk</w:t>
      </w:r>
      <w:r>
        <w:rPr>
          <w:rFonts w:ascii="Times New Roman" w:hAnsi="Times New Roman"/>
          <w:spacing w:val="3"/>
          <w:sz w:val="20"/>
          <w:szCs w:val="20"/>
        </w:rPr>
        <w:t xml:space="preserve"> </w:t>
      </w:r>
      <w:r>
        <w:rPr>
          <w:rFonts w:ascii="Times New Roman" w:hAnsi="Times New Roman"/>
          <w:sz w:val="20"/>
          <w:szCs w:val="20"/>
        </w:rPr>
        <w:t>reduction.</w:t>
      </w:r>
      <w:r>
        <w:rPr>
          <w:rFonts w:ascii="Times New Roman" w:hAnsi="Times New Roman"/>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pacing w:val="-1"/>
          <w:sz w:val="20"/>
          <w:szCs w:val="20"/>
        </w:rPr>
      </w:pPr>
      <w:r>
        <w:rPr>
          <w:rFonts w:ascii="Times New Roman" w:hAnsi="Times New Roman"/>
          <w:b/>
          <w:bCs/>
          <w:spacing w:val="-1"/>
          <w:sz w:val="20"/>
          <w:szCs w:val="20"/>
        </w:rPr>
        <w:t>NUR</w:t>
      </w:r>
      <w:r>
        <w:rPr>
          <w:rFonts w:ascii="Times New Roman" w:hAnsi="Times New Roman"/>
          <w:b/>
          <w:bCs/>
          <w:sz w:val="20"/>
          <w:szCs w:val="20"/>
        </w:rPr>
        <w:t>S</w:t>
      </w:r>
      <w:r>
        <w:rPr>
          <w:rFonts w:ascii="Times New Roman" w:hAnsi="Times New Roman"/>
          <w:b/>
          <w:bCs/>
          <w:spacing w:val="-8"/>
          <w:sz w:val="20"/>
          <w:szCs w:val="20"/>
        </w:rPr>
        <w:t xml:space="preserve"> </w:t>
      </w:r>
      <w:r>
        <w:rPr>
          <w:rFonts w:ascii="Times New Roman" w:hAnsi="Times New Roman"/>
          <w:b/>
          <w:bCs/>
          <w:spacing w:val="-1"/>
          <w:sz w:val="20"/>
          <w:szCs w:val="20"/>
        </w:rPr>
        <w:t>541</w:t>
      </w:r>
      <w:r>
        <w:rPr>
          <w:rFonts w:ascii="Times New Roman" w:hAnsi="Times New Roman"/>
          <w:b/>
          <w:bCs/>
          <w:sz w:val="20"/>
          <w:szCs w:val="20"/>
        </w:rPr>
        <w:t>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pacing w:val="-1"/>
          <w:sz w:val="20"/>
          <w:szCs w:val="20"/>
        </w:rPr>
        <w:t>Int</w:t>
      </w:r>
      <w:r>
        <w:rPr>
          <w:rFonts w:ascii="Times New Roman" w:hAnsi="Times New Roman"/>
          <w:b/>
          <w:bCs/>
          <w:spacing w:val="-4"/>
          <w:sz w:val="20"/>
          <w:szCs w:val="20"/>
        </w:rPr>
        <w:t>r</w:t>
      </w:r>
      <w:r>
        <w:rPr>
          <w:rFonts w:ascii="Times New Roman" w:hAnsi="Times New Roman"/>
          <w:b/>
          <w:bCs/>
          <w:spacing w:val="-1"/>
          <w:sz w:val="20"/>
          <w:szCs w:val="20"/>
        </w:rPr>
        <w:t>oductio</w:t>
      </w:r>
      <w:r>
        <w:rPr>
          <w:rFonts w:ascii="Times New Roman" w:hAnsi="Times New Roman"/>
          <w:b/>
          <w:bCs/>
          <w:sz w:val="20"/>
          <w:szCs w:val="20"/>
        </w:rPr>
        <w:t>n</w:t>
      </w:r>
      <w:r>
        <w:rPr>
          <w:rFonts w:ascii="Times New Roman" w:hAnsi="Times New Roman"/>
          <w:b/>
          <w:bCs/>
          <w:spacing w:val="-8"/>
          <w:sz w:val="20"/>
          <w:szCs w:val="20"/>
        </w:rPr>
        <w:t xml:space="preserve"> </w:t>
      </w:r>
      <w:r>
        <w:rPr>
          <w:rFonts w:ascii="Times New Roman" w:hAnsi="Times New Roman"/>
          <w:b/>
          <w:bCs/>
          <w:spacing w:val="-1"/>
          <w:sz w:val="20"/>
          <w:szCs w:val="20"/>
        </w:rPr>
        <w:t>t</w:t>
      </w:r>
      <w:r>
        <w:rPr>
          <w:rFonts w:ascii="Times New Roman" w:hAnsi="Times New Roman"/>
          <w:b/>
          <w:bCs/>
          <w:sz w:val="20"/>
          <w:szCs w:val="20"/>
        </w:rPr>
        <w:t>o</w:t>
      </w:r>
      <w:r>
        <w:rPr>
          <w:rFonts w:ascii="Times New Roman" w:hAnsi="Times New Roman"/>
          <w:b/>
          <w:bCs/>
          <w:spacing w:val="-8"/>
          <w:sz w:val="20"/>
          <w:szCs w:val="20"/>
        </w:rPr>
        <w:t xml:space="preserve"> </w:t>
      </w:r>
      <w:r>
        <w:rPr>
          <w:rFonts w:ascii="Times New Roman" w:hAnsi="Times New Roman"/>
          <w:b/>
          <w:bCs/>
          <w:spacing w:val="-1"/>
          <w:sz w:val="20"/>
          <w:szCs w:val="20"/>
        </w:rPr>
        <w:t>Famil</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Primar</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Ca</w:t>
      </w:r>
      <w:r>
        <w:rPr>
          <w:rFonts w:ascii="Times New Roman" w:hAnsi="Times New Roman"/>
          <w:b/>
          <w:bCs/>
          <w:spacing w:val="-4"/>
          <w:sz w:val="20"/>
          <w:szCs w:val="20"/>
        </w:rPr>
        <w:t>r</w:t>
      </w:r>
      <w:r>
        <w:rPr>
          <w:rFonts w:ascii="Times New Roman" w:hAnsi="Times New Roman"/>
          <w:b/>
          <w:bCs/>
          <w:spacing w:val="-1"/>
          <w:sz w:val="20"/>
          <w:szCs w:val="20"/>
        </w:rPr>
        <w:t xml:space="preserve">e...............................................................4(2-8)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introduces the concept of primary health care of children, adults and families.</w:t>
      </w:r>
      <w:r>
        <w:rPr>
          <w:rFonts w:ascii="Times New Roman" w:hAnsi="Times New Roman"/>
          <w:spacing w:val="-4"/>
          <w:sz w:val="20"/>
          <w:szCs w:val="20"/>
        </w:rPr>
        <w:t xml:space="preserve"> </w:t>
      </w:r>
      <w:r>
        <w:rPr>
          <w:rFonts w:ascii="Times New Roman" w:hAnsi="Times New Roman"/>
          <w:sz w:val="20"/>
          <w:szCs w:val="20"/>
        </w:rPr>
        <w:t>The focus is on health</w:t>
      </w:r>
      <w:r>
        <w:rPr>
          <w:rFonts w:ascii="Times New Roman" w:hAnsi="Times New Roman"/>
          <w:spacing w:val="1"/>
          <w:sz w:val="20"/>
          <w:szCs w:val="20"/>
        </w:rPr>
        <w:t xml:space="preserve"> </w:t>
      </w:r>
      <w:r>
        <w:rPr>
          <w:rFonts w:ascii="Times New Roman" w:hAnsi="Times New Roman"/>
          <w:sz w:val="20"/>
          <w:szCs w:val="20"/>
        </w:rPr>
        <w:t>promotion and disease prevention</w:t>
      </w:r>
      <w:r>
        <w:rPr>
          <w:rFonts w:ascii="Times New Roman" w:hAnsi="Times New Roman"/>
          <w:spacing w:val="1"/>
          <w:sz w:val="20"/>
          <w:szCs w:val="20"/>
        </w:rPr>
        <w:t xml:space="preserve"> </w:t>
      </w:r>
      <w:r>
        <w:rPr>
          <w:rFonts w:ascii="Times New Roman" w:hAnsi="Times New Roman"/>
          <w:sz w:val="20"/>
          <w:szCs w:val="20"/>
        </w:rPr>
        <w:t>with medically</w:t>
      </w:r>
      <w:r>
        <w:rPr>
          <w:rFonts w:ascii="Times New Roman" w:hAnsi="Times New Roman"/>
          <w:spacing w:val="1"/>
          <w:sz w:val="20"/>
          <w:szCs w:val="20"/>
        </w:rPr>
        <w:t xml:space="preserve"> </w:t>
      </w:r>
      <w:r>
        <w:rPr>
          <w:rFonts w:ascii="Times New Roman" w:hAnsi="Times New Roman"/>
          <w:sz w:val="20"/>
          <w:szCs w:val="20"/>
        </w:rPr>
        <w:t xml:space="preserve">underserved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5100 and 5</w:t>
      </w:r>
      <w:r>
        <w:rPr>
          <w:rFonts w:ascii="Times New Roman" w:hAnsi="Times New Roman"/>
          <w:i/>
          <w:iCs/>
          <w:spacing w:val="-15"/>
          <w:sz w:val="20"/>
          <w:szCs w:val="20"/>
        </w:rPr>
        <w:t>1</w:t>
      </w:r>
      <w:r>
        <w:rPr>
          <w:rFonts w:ascii="Times New Roman" w:hAnsi="Times New Roman"/>
          <w:i/>
          <w:iCs/>
          <w:sz w:val="20"/>
          <w:szCs w:val="20"/>
        </w:rPr>
        <w:t>10 and admission to Family Nurse Practitioner track.</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5421-</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 xml:space="preserve">en..................................................................................5(3-8)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presents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theoretical</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clinical</w:t>
      </w:r>
      <w:r>
        <w:rPr>
          <w:rFonts w:ascii="Times New Roman" w:hAnsi="Times New Roman"/>
          <w:spacing w:val="-3"/>
          <w:sz w:val="20"/>
          <w:szCs w:val="20"/>
        </w:rPr>
        <w:t xml:space="preserve"> </w:t>
      </w:r>
      <w:r>
        <w:rPr>
          <w:rFonts w:ascii="Times New Roman" w:hAnsi="Times New Roman"/>
          <w:sz w:val="20"/>
          <w:szCs w:val="20"/>
        </w:rPr>
        <w:t>basis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disease</w:t>
      </w:r>
      <w:r>
        <w:rPr>
          <w:rFonts w:ascii="Times New Roman" w:hAnsi="Times New Roman"/>
          <w:spacing w:val="-3"/>
          <w:sz w:val="20"/>
          <w:szCs w:val="20"/>
        </w:rPr>
        <w:t xml:space="preserve"> </w:t>
      </w:r>
      <w:r>
        <w:rPr>
          <w:rFonts w:ascii="Times New Roman" w:hAnsi="Times New Roman"/>
          <w:sz w:val="20"/>
          <w:szCs w:val="20"/>
        </w:rPr>
        <w:t xml:space="preserve">prevention for children, adolescents and their families. Content includes health maintenance, health </w:t>
      </w:r>
      <w:r>
        <w:rPr>
          <w:rFonts w:ascii="Times New Roman" w:hAnsi="Times New Roman"/>
          <w:spacing w:val="1"/>
          <w:sz w:val="20"/>
          <w:szCs w:val="20"/>
        </w:rPr>
        <w:t>teachin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behavioral/developmenta</w:t>
      </w:r>
      <w:r>
        <w:rPr>
          <w:rFonts w:ascii="Times New Roman" w:hAnsi="Times New Roman"/>
          <w:sz w:val="20"/>
          <w:szCs w:val="20"/>
        </w:rPr>
        <w:t xml:space="preserve">l </w:t>
      </w:r>
      <w:r>
        <w:rPr>
          <w:rFonts w:ascii="Times New Roman" w:hAnsi="Times New Roman"/>
          <w:spacing w:val="1"/>
          <w:sz w:val="20"/>
          <w:szCs w:val="20"/>
        </w:rPr>
        <w:t>issues</w:t>
      </w:r>
      <w:r>
        <w:rPr>
          <w:rFonts w:ascii="Times New Roman" w:hAnsi="Times New Roman"/>
          <w:sz w:val="20"/>
          <w:szCs w:val="20"/>
        </w:rPr>
        <w:t xml:space="preserve">, </w:t>
      </w:r>
      <w:r>
        <w:rPr>
          <w:rFonts w:ascii="Times New Roman" w:hAnsi="Times New Roman"/>
          <w:spacing w:val="1"/>
          <w:sz w:val="20"/>
          <w:szCs w:val="20"/>
        </w:rPr>
        <w:t>counselin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managemen</w:t>
      </w:r>
      <w:r>
        <w:rPr>
          <w:rFonts w:ascii="Times New Roman" w:hAnsi="Times New Roman"/>
          <w:sz w:val="20"/>
          <w:szCs w:val="20"/>
        </w:rPr>
        <w:t xml:space="preserve">t </w:t>
      </w:r>
      <w:r>
        <w:rPr>
          <w:rFonts w:ascii="Times New Roman" w:hAnsi="Times New Roman"/>
          <w:spacing w:val="1"/>
          <w:sz w:val="20"/>
          <w:szCs w:val="20"/>
        </w:rPr>
        <w:t>o</w:t>
      </w:r>
      <w:r>
        <w:rPr>
          <w:rFonts w:ascii="Times New Roman" w:hAnsi="Times New Roman"/>
          <w:sz w:val="20"/>
          <w:szCs w:val="20"/>
        </w:rPr>
        <w:t xml:space="preserve">f </w:t>
      </w:r>
      <w:r>
        <w:rPr>
          <w:rFonts w:ascii="Times New Roman" w:hAnsi="Times New Roman"/>
          <w:spacing w:val="1"/>
          <w:sz w:val="20"/>
          <w:szCs w:val="20"/>
        </w:rPr>
        <w:t xml:space="preserve">well </w:t>
      </w:r>
      <w:r>
        <w:rPr>
          <w:rFonts w:ascii="Times New Roman" w:hAnsi="Times New Roman"/>
          <w:spacing w:val="2"/>
          <w:sz w:val="20"/>
          <w:szCs w:val="20"/>
        </w:rPr>
        <w:t>chil</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healt</w:t>
      </w:r>
      <w:r>
        <w:rPr>
          <w:rFonts w:ascii="Times New Roman" w:hAnsi="Times New Roman"/>
          <w:sz w:val="20"/>
          <w:szCs w:val="20"/>
        </w:rPr>
        <w:t>h</w:t>
      </w:r>
      <w:r>
        <w:rPr>
          <w:rFonts w:ascii="Times New Roman" w:hAnsi="Times New Roman"/>
          <w:spacing w:val="1"/>
          <w:sz w:val="20"/>
          <w:szCs w:val="20"/>
        </w:rPr>
        <w:t xml:space="preserve"> </w:t>
      </w:r>
      <w:r>
        <w:rPr>
          <w:rFonts w:ascii="Times New Roman" w:hAnsi="Times New Roman"/>
          <w:spacing w:val="2"/>
          <w:sz w:val="20"/>
          <w:szCs w:val="20"/>
        </w:rPr>
        <w:t>an</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selecte</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illnesse</w:t>
      </w:r>
      <w:r>
        <w:rPr>
          <w:rFonts w:ascii="Times New Roman" w:hAnsi="Times New Roman"/>
          <w:sz w:val="20"/>
          <w:szCs w:val="20"/>
        </w:rPr>
        <w:t>s</w:t>
      </w:r>
      <w:r>
        <w:rPr>
          <w:rFonts w:ascii="Times New Roman" w:hAnsi="Times New Roman"/>
          <w:spacing w:val="1"/>
          <w:sz w:val="20"/>
          <w:szCs w:val="20"/>
        </w:rPr>
        <w:t xml:space="preserve"> </w:t>
      </w:r>
      <w:r>
        <w:rPr>
          <w:rFonts w:ascii="Times New Roman" w:hAnsi="Times New Roman"/>
          <w:spacing w:val="2"/>
          <w:sz w:val="20"/>
          <w:szCs w:val="20"/>
        </w:rPr>
        <w:t>commo</w:t>
      </w:r>
      <w:r>
        <w:rPr>
          <w:rFonts w:ascii="Times New Roman" w:hAnsi="Times New Roman"/>
          <w:sz w:val="20"/>
          <w:szCs w:val="20"/>
        </w:rPr>
        <w:t>n</w:t>
      </w:r>
      <w:r>
        <w:rPr>
          <w:rFonts w:ascii="Times New Roman" w:hAnsi="Times New Roman"/>
          <w:spacing w:val="1"/>
          <w:sz w:val="20"/>
          <w:szCs w:val="20"/>
        </w:rPr>
        <w:t xml:space="preserve"> </w:t>
      </w:r>
      <w:r>
        <w:rPr>
          <w:rFonts w:ascii="Times New Roman" w:hAnsi="Times New Roman"/>
          <w:spacing w:val="2"/>
          <w:sz w:val="20"/>
          <w:szCs w:val="20"/>
        </w:rPr>
        <w:t>t</w:t>
      </w:r>
      <w:r>
        <w:rPr>
          <w:rFonts w:ascii="Times New Roman" w:hAnsi="Times New Roman"/>
          <w:sz w:val="20"/>
          <w:szCs w:val="20"/>
        </w:rPr>
        <w:t>o</w:t>
      </w:r>
      <w:r>
        <w:rPr>
          <w:rFonts w:ascii="Times New Roman" w:hAnsi="Times New Roman"/>
          <w:spacing w:val="1"/>
          <w:sz w:val="20"/>
          <w:szCs w:val="20"/>
        </w:rPr>
        <w:t xml:space="preserve"> </w:t>
      </w:r>
      <w:r>
        <w:rPr>
          <w:rFonts w:ascii="Times New Roman" w:hAnsi="Times New Roman"/>
          <w:spacing w:val="2"/>
          <w:sz w:val="20"/>
          <w:szCs w:val="20"/>
        </w:rPr>
        <w:t>childhood</w:t>
      </w:r>
      <w:r>
        <w:rPr>
          <w:rFonts w:ascii="Times New Roman" w:hAnsi="Times New Roman"/>
          <w:sz w:val="20"/>
          <w:szCs w:val="20"/>
        </w:rPr>
        <w:t xml:space="preserve">. </w:t>
      </w:r>
      <w:r>
        <w:rPr>
          <w:rFonts w:ascii="Times New Roman" w:hAnsi="Times New Roman"/>
          <w:i/>
          <w:iCs/>
          <w:spacing w:val="2"/>
          <w:sz w:val="20"/>
          <w:szCs w:val="20"/>
        </w:rPr>
        <w:t>P</w:t>
      </w:r>
      <w:r>
        <w:rPr>
          <w:rFonts w:ascii="Times New Roman" w:hAnsi="Times New Roman"/>
          <w:i/>
          <w:iCs/>
          <w:spacing w:val="-5"/>
          <w:sz w:val="20"/>
          <w:szCs w:val="20"/>
        </w:rPr>
        <w:t>r</w:t>
      </w:r>
      <w:r>
        <w:rPr>
          <w:rFonts w:ascii="Times New Roman" w:hAnsi="Times New Roman"/>
          <w:i/>
          <w:iCs/>
          <w:spacing w:val="2"/>
          <w:sz w:val="20"/>
          <w:szCs w:val="20"/>
        </w:rPr>
        <w:t>e</w:t>
      </w:r>
      <w:r>
        <w:rPr>
          <w:rFonts w:ascii="Times New Roman" w:hAnsi="Times New Roman"/>
          <w:i/>
          <w:iCs/>
          <w:spacing w:val="-5"/>
          <w:sz w:val="20"/>
          <w:szCs w:val="20"/>
        </w:rPr>
        <w:t>r</w:t>
      </w:r>
      <w:r>
        <w:rPr>
          <w:rFonts w:ascii="Times New Roman" w:hAnsi="Times New Roman"/>
          <w:i/>
          <w:iCs/>
          <w:spacing w:val="2"/>
          <w:sz w:val="20"/>
          <w:szCs w:val="20"/>
        </w:rPr>
        <w:t>equisites</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NURS5210</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 xml:space="preserve">5410, </w:t>
      </w:r>
      <w:r>
        <w:rPr>
          <w:rFonts w:ascii="Times New Roman" w:hAnsi="Times New Roman"/>
          <w:i/>
          <w:iCs/>
          <w:sz w:val="20"/>
          <w:szCs w:val="20"/>
        </w:rPr>
        <w:t>and5910.</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5422</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en</w:t>
      </w:r>
      <w:r>
        <w:rPr>
          <w:rFonts w:ascii="Times New Roman" w:hAnsi="Times New Roman"/>
          <w:b/>
          <w:bCs/>
          <w:spacing w:val="7"/>
          <w:sz w:val="20"/>
          <w:szCs w:val="20"/>
        </w:rPr>
        <w:t xml:space="preserve"> </w:t>
      </w:r>
      <w:r>
        <w:rPr>
          <w:rFonts w:ascii="Times New Roman" w:hAnsi="Times New Roman"/>
          <w:b/>
          <w:bCs/>
          <w:sz w:val="20"/>
          <w:szCs w:val="20"/>
        </w:rPr>
        <w:t xml:space="preserve">Clinical.................................................................2(0-8)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5410; Co</w:t>
      </w:r>
      <w:r>
        <w:rPr>
          <w:rFonts w:ascii="Times New Roman" w:hAnsi="Times New Roman"/>
          <w:i/>
          <w:iCs/>
          <w:spacing w:val="-7"/>
          <w:sz w:val="20"/>
          <w:szCs w:val="20"/>
        </w:rPr>
        <w:t>r</w:t>
      </w:r>
      <w:r>
        <w:rPr>
          <w:rFonts w:ascii="Times New Roman" w:hAnsi="Times New Roman"/>
          <w:i/>
          <w:iCs/>
          <w:sz w:val="20"/>
          <w:szCs w:val="20"/>
        </w:rPr>
        <w:t>equisite: NURS 5421.</w:t>
      </w:r>
    </w:p>
    <w:p w:rsidR="00505D4E"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4"/>
          <w:sz w:val="20"/>
          <w:szCs w:val="20"/>
        </w:rPr>
        <w:t xml:space="preserve"> </w:t>
      </w:r>
      <w:r>
        <w:rPr>
          <w:rFonts w:ascii="Times New Roman" w:hAnsi="Times New Roman"/>
          <w:b/>
          <w:bCs/>
          <w:sz w:val="20"/>
          <w:szCs w:val="20"/>
        </w:rPr>
        <w:t>5510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Primary</w:t>
      </w:r>
      <w:r>
        <w:rPr>
          <w:rFonts w:ascii="Times New Roman" w:hAnsi="Times New Roman"/>
          <w:b/>
          <w:bCs/>
          <w:spacing w:val="5"/>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5"/>
          <w:sz w:val="20"/>
          <w:szCs w:val="20"/>
        </w:rPr>
        <w:t xml:space="preserve"> </w:t>
      </w:r>
      <w:r>
        <w:rPr>
          <w:rFonts w:ascii="Times New Roman" w:hAnsi="Times New Roman"/>
          <w:b/>
          <w:bCs/>
          <w:sz w:val="20"/>
          <w:szCs w:val="20"/>
        </w:rPr>
        <w:t xml:space="preserve">Clinical.........................................................................2(0-8) </w:t>
      </w:r>
    </w:p>
    <w:p w:rsidR="00505D4E"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clinical elective in family primary care designed to enhance advanced nursing practice by providing additional opportunities for analysis, synthesis and application of family health care theory with families.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5410.</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5621</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0"/>
          <w:sz w:val="20"/>
          <w:szCs w:val="20"/>
        </w:rPr>
        <w:t xml:space="preserve"> </w:t>
      </w:r>
      <w:r>
        <w:rPr>
          <w:rFonts w:ascii="Times New Roman" w:hAnsi="Times New Roman"/>
          <w:b/>
          <w:bCs/>
          <w:sz w:val="20"/>
          <w:szCs w:val="20"/>
        </w:rPr>
        <w:t>Advanced-Practice</w:t>
      </w:r>
      <w:r>
        <w:rPr>
          <w:rFonts w:ascii="Times New Roman" w:hAnsi="Times New Roman"/>
          <w:b/>
          <w:bCs/>
          <w:spacing w:val="2"/>
          <w:sz w:val="20"/>
          <w:szCs w:val="20"/>
        </w:rPr>
        <w:t xml:space="preserve"> </w:t>
      </w:r>
      <w:r>
        <w:rPr>
          <w:rFonts w:ascii="Times New Roman" w:hAnsi="Times New Roman"/>
          <w:b/>
          <w:bCs/>
          <w:sz w:val="20"/>
          <w:szCs w:val="20"/>
        </w:rPr>
        <w:t>Nursing</w:t>
      </w:r>
      <w:r>
        <w:rPr>
          <w:rFonts w:ascii="Times New Roman" w:hAnsi="Times New Roman"/>
          <w:b/>
          <w:bCs/>
          <w:spacing w:val="1"/>
          <w:sz w:val="20"/>
          <w:szCs w:val="20"/>
        </w:rPr>
        <w:t xml:space="preserve"> </w:t>
      </w:r>
      <w:r>
        <w:rPr>
          <w:rFonts w:ascii="Times New Roman" w:hAnsi="Times New Roman"/>
          <w:b/>
          <w:bCs/>
          <w:sz w:val="20"/>
          <w:szCs w:val="20"/>
        </w:rPr>
        <w:t xml:space="preserve">I...........................................................................5(3-8)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first</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two-clinical-course</w:t>
      </w:r>
      <w:r>
        <w:rPr>
          <w:rFonts w:ascii="Times New Roman" w:hAnsi="Times New Roman"/>
          <w:spacing w:val="-7"/>
          <w:sz w:val="20"/>
          <w:szCs w:val="20"/>
        </w:rPr>
        <w:t xml:space="preserve"> </w:t>
      </w:r>
      <w:r>
        <w:rPr>
          <w:rFonts w:ascii="Times New Roman" w:hAnsi="Times New Roman"/>
          <w:sz w:val="20"/>
          <w:szCs w:val="20"/>
        </w:rPr>
        <w:t>sequence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application</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7"/>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concepts</w:t>
      </w:r>
      <w:r>
        <w:rPr>
          <w:rFonts w:ascii="Times New Roman" w:hAnsi="Times New Roman"/>
          <w:spacing w:val="-7"/>
          <w:sz w:val="20"/>
          <w:szCs w:val="20"/>
        </w:rPr>
        <w:t xml:space="preserve"> </w:t>
      </w:r>
      <w:r>
        <w:rPr>
          <w:rFonts w:ascii="Times New Roman" w:hAnsi="Times New Roman"/>
          <w:sz w:val="20"/>
          <w:szCs w:val="20"/>
        </w:rPr>
        <w:t>related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 xml:space="preserve">the </w:t>
      </w:r>
      <w:r>
        <w:rPr>
          <w:rFonts w:ascii="Times New Roman" w:hAnsi="Times New Roman"/>
          <w:spacing w:val="1"/>
          <w:sz w:val="20"/>
          <w:szCs w:val="20"/>
        </w:rPr>
        <w:t>clinica</w:t>
      </w:r>
      <w:r>
        <w:rPr>
          <w:rFonts w:ascii="Times New Roman" w:hAnsi="Times New Roman"/>
          <w:sz w:val="20"/>
          <w:szCs w:val="20"/>
        </w:rPr>
        <w:t xml:space="preserve">l </w:t>
      </w:r>
      <w:r>
        <w:rPr>
          <w:rFonts w:ascii="Times New Roman" w:hAnsi="Times New Roman"/>
          <w:spacing w:val="1"/>
          <w:sz w:val="20"/>
          <w:szCs w:val="20"/>
        </w:rPr>
        <w:t>nurs</w:t>
      </w:r>
      <w:r>
        <w:rPr>
          <w:rFonts w:ascii="Times New Roman" w:hAnsi="Times New Roman"/>
          <w:sz w:val="20"/>
          <w:szCs w:val="20"/>
        </w:rPr>
        <w:t xml:space="preserve">e </w:t>
      </w:r>
      <w:r>
        <w:rPr>
          <w:rFonts w:ascii="Times New Roman" w:hAnsi="Times New Roman"/>
          <w:spacing w:val="1"/>
          <w:sz w:val="20"/>
          <w:szCs w:val="20"/>
        </w:rPr>
        <w:t>specialist</w:t>
      </w:r>
      <w:r>
        <w:rPr>
          <w:rFonts w:ascii="Times New Roman" w:hAnsi="Times New Roman"/>
          <w:spacing w:val="-10"/>
          <w:sz w:val="20"/>
          <w:szCs w:val="20"/>
        </w:rPr>
        <w:t>’</w:t>
      </w:r>
      <w:r>
        <w:rPr>
          <w:rFonts w:ascii="Times New Roman" w:hAnsi="Times New Roman"/>
          <w:sz w:val="20"/>
          <w:szCs w:val="20"/>
        </w:rPr>
        <w:t xml:space="preserve">s </w:t>
      </w:r>
      <w:r>
        <w:rPr>
          <w:rFonts w:ascii="Times New Roman" w:hAnsi="Times New Roman"/>
          <w:spacing w:val="1"/>
          <w:sz w:val="20"/>
          <w:szCs w:val="20"/>
        </w:rPr>
        <w:t>rol</w:t>
      </w:r>
      <w:r>
        <w:rPr>
          <w:rFonts w:ascii="Times New Roman" w:hAnsi="Times New Roman"/>
          <w:sz w:val="20"/>
          <w:szCs w:val="20"/>
        </w:rPr>
        <w:t xml:space="preserve">e </w:t>
      </w:r>
      <w:r>
        <w:rPr>
          <w:rFonts w:ascii="Times New Roman" w:hAnsi="Times New Roman"/>
          <w:spacing w:val="1"/>
          <w:sz w:val="20"/>
          <w:szCs w:val="20"/>
        </w:rPr>
        <w:t>i</w:t>
      </w:r>
      <w:r>
        <w:rPr>
          <w:rFonts w:ascii="Times New Roman" w:hAnsi="Times New Roman"/>
          <w:sz w:val="20"/>
          <w:szCs w:val="20"/>
        </w:rPr>
        <w:t xml:space="preserve">n </w:t>
      </w:r>
      <w:r>
        <w:rPr>
          <w:rFonts w:ascii="Times New Roman" w:hAnsi="Times New Roman"/>
          <w:spacing w:val="1"/>
          <w:sz w:val="20"/>
          <w:szCs w:val="20"/>
        </w:rPr>
        <w:t>Communit</w:t>
      </w:r>
      <w:r>
        <w:rPr>
          <w:rFonts w:ascii="Times New Roman" w:hAnsi="Times New Roman"/>
          <w:sz w:val="20"/>
          <w:szCs w:val="20"/>
        </w:rPr>
        <w:t xml:space="preserve">y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Parent-Chil</w:t>
      </w:r>
      <w:r>
        <w:rPr>
          <w:rFonts w:ascii="Times New Roman" w:hAnsi="Times New Roman"/>
          <w:sz w:val="20"/>
          <w:szCs w:val="20"/>
        </w:rPr>
        <w:t xml:space="preserve">d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 xml:space="preserve">Psych-Mental </w:t>
      </w:r>
      <w:r>
        <w:rPr>
          <w:rFonts w:ascii="Times New Roman" w:hAnsi="Times New Roman"/>
          <w:sz w:val="20"/>
          <w:szCs w:val="20"/>
        </w:rPr>
        <w:t xml:space="preserve">Health.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5210, 5310.</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5910 - Pharmacology in</w:t>
      </w:r>
      <w:r>
        <w:rPr>
          <w:rFonts w:ascii="Times New Roman" w:hAnsi="Times New Roman"/>
          <w:b/>
          <w:bCs/>
          <w:spacing w:val="-11"/>
          <w:sz w:val="20"/>
          <w:szCs w:val="20"/>
        </w:rPr>
        <w:t xml:space="preserve"> </w:t>
      </w:r>
      <w:r>
        <w:rPr>
          <w:rFonts w:ascii="Times New Roman" w:hAnsi="Times New Roman"/>
          <w:b/>
          <w:bCs/>
          <w:sz w:val="20"/>
          <w:szCs w:val="20"/>
        </w:rPr>
        <w:t xml:space="preserve">Advanced Nursing Practice................................................3(3-0)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provides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advanced-practice</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care</w:t>
      </w:r>
      <w:r>
        <w:rPr>
          <w:rFonts w:ascii="Times New Roman" w:hAnsi="Times New Roman"/>
          <w:spacing w:val="-3"/>
          <w:sz w:val="20"/>
          <w:szCs w:val="20"/>
        </w:rPr>
        <w:t xml:space="preserve"> </w:t>
      </w:r>
      <w:r>
        <w:rPr>
          <w:rFonts w:ascii="Times New Roman" w:hAnsi="Times New Roman"/>
          <w:sz w:val="20"/>
          <w:szCs w:val="20"/>
        </w:rPr>
        <w:t>provider</w:t>
      </w:r>
      <w:r>
        <w:rPr>
          <w:rFonts w:ascii="Times New Roman" w:hAnsi="Times New Roman"/>
          <w:spacing w:val="-3"/>
          <w:sz w:val="20"/>
          <w:szCs w:val="20"/>
        </w:rPr>
        <w:t xml:space="preserve"> </w:t>
      </w:r>
      <w:r>
        <w:rPr>
          <w:rFonts w:ascii="Times New Roman" w:hAnsi="Times New Roman"/>
          <w:sz w:val="20"/>
          <w:szCs w:val="20"/>
        </w:rPr>
        <w:t>with</w:t>
      </w:r>
      <w:r>
        <w:rPr>
          <w:rFonts w:ascii="Times New Roman" w:hAnsi="Times New Roman"/>
          <w:spacing w:val="-3"/>
          <w:sz w:val="20"/>
          <w:szCs w:val="20"/>
        </w:rPr>
        <w:t xml:space="preserve"> </w:t>
      </w:r>
      <w:r>
        <w:rPr>
          <w:rFonts w:ascii="Times New Roman" w:hAnsi="Times New Roman"/>
          <w:sz w:val="20"/>
          <w:szCs w:val="20"/>
        </w:rPr>
        <w:t>knowledge</w:t>
      </w:r>
      <w:r>
        <w:rPr>
          <w:rFonts w:ascii="Times New Roman" w:hAnsi="Times New Roman"/>
          <w:spacing w:val="-3"/>
          <w:sz w:val="20"/>
          <w:szCs w:val="20"/>
        </w:rPr>
        <w:t xml:space="preserve"> </w:t>
      </w:r>
      <w:r>
        <w:rPr>
          <w:rFonts w:ascii="Times New Roman" w:hAnsi="Times New Roman"/>
          <w:sz w:val="20"/>
          <w:szCs w:val="20"/>
        </w:rPr>
        <w:t>of</w:t>
      </w:r>
      <w:r>
        <w:rPr>
          <w:rFonts w:ascii="Times New Roman" w:hAnsi="Times New Roman"/>
          <w:spacing w:val="-3"/>
          <w:sz w:val="20"/>
          <w:szCs w:val="20"/>
        </w:rPr>
        <w:t xml:space="preserve"> </w:t>
      </w:r>
      <w:r>
        <w:rPr>
          <w:rFonts w:ascii="Times New Roman" w:hAnsi="Times New Roman"/>
          <w:sz w:val="20"/>
          <w:szCs w:val="20"/>
        </w:rPr>
        <w:t>pharmac</w:t>
      </w:r>
      <w:r>
        <w:rPr>
          <w:rFonts w:ascii="Times New Roman" w:hAnsi="Times New Roman"/>
          <w:spacing w:val="-4"/>
          <w:sz w:val="20"/>
          <w:szCs w:val="20"/>
        </w:rPr>
        <w:t>o</w:t>
      </w:r>
      <w:r>
        <w:rPr>
          <w:rFonts w:ascii="Times New Roman" w:hAnsi="Times New Roman"/>
          <w:sz w:val="20"/>
          <w:szCs w:val="20"/>
        </w:rPr>
        <w:t>logical agents used in treatment of adults, adolescents and young children. Emphasis is on in</w:t>
      </w:r>
      <w:r>
        <w:rPr>
          <w:rFonts w:ascii="Times New Roman" w:hAnsi="Times New Roman"/>
          <w:spacing w:val="2"/>
          <w:sz w:val="20"/>
          <w:szCs w:val="20"/>
        </w:rPr>
        <w:t>dications</w:t>
      </w:r>
      <w:r>
        <w:rPr>
          <w:rFonts w:ascii="Times New Roman" w:hAnsi="Times New Roman"/>
          <w:sz w:val="20"/>
          <w:szCs w:val="20"/>
        </w:rPr>
        <w:t xml:space="preserve">, </w:t>
      </w:r>
      <w:r>
        <w:rPr>
          <w:rFonts w:ascii="Times New Roman" w:hAnsi="Times New Roman"/>
          <w:spacing w:val="2"/>
          <w:sz w:val="20"/>
          <w:szCs w:val="20"/>
        </w:rPr>
        <w:t>mechanism</w:t>
      </w:r>
      <w:r>
        <w:rPr>
          <w:rFonts w:ascii="Times New Roman" w:hAnsi="Times New Roman"/>
          <w:sz w:val="20"/>
          <w:szCs w:val="20"/>
        </w:rPr>
        <w:t xml:space="preserve">s </w:t>
      </w:r>
      <w:r>
        <w:rPr>
          <w:rFonts w:ascii="Times New Roman" w:hAnsi="Times New Roman"/>
          <w:spacing w:val="2"/>
          <w:sz w:val="20"/>
          <w:szCs w:val="20"/>
        </w:rPr>
        <w:t>o</w:t>
      </w:r>
      <w:r>
        <w:rPr>
          <w:rFonts w:ascii="Times New Roman" w:hAnsi="Times New Roman"/>
          <w:sz w:val="20"/>
          <w:szCs w:val="20"/>
        </w:rPr>
        <w:t xml:space="preserve">f </w:t>
      </w:r>
      <w:r>
        <w:rPr>
          <w:rFonts w:ascii="Times New Roman" w:hAnsi="Times New Roman"/>
          <w:spacing w:val="2"/>
          <w:sz w:val="20"/>
          <w:szCs w:val="20"/>
        </w:rPr>
        <w:t>action</w:t>
      </w:r>
      <w:r>
        <w:rPr>
          <w:rFonts w:ascii="Times New Roman" w:hAnsi="Times New Roman"/>
          <w:sz w:val="20"/>
          <w:szCs w:val="20"/>
        </w:rPr>
        <w:t xml:space="preserve">, </w:t>
      </w:r>
      <w:r>
        <w:rPr>
          <w:rFonts w:ascii="Times New Roman" w:hAnsi="Times New Roman"/>
          <w:spacing w:val="2"/>
          <w:sz w:val="20"/>
          <w:szCs w:val="20"/>
        </w:rPr>
        <w:t>prescriptiv</w:t>
      </w:r>
      <w:r>
        <w:rPr>
          <w:rFonts w:ascii="Times New Roman" w:hAnsi="Times New Roman"/>
          <w:sz w:val="20"/>
          <w:szCs w:val="20"/>
        </w:rPr>
        <w:t xml:space="preserve">e </w:t>
      </w:r>
      <w:r>
        <w:rPr>
          <w:rFonts w:ascii="Times New Roman" w:hAnsi="Times New Roman"/>
          <w:spacing w:val="2"/>
          <w:sz w:val="20"/>
          <w:szCs w:val="20"/>
        </w:rPr>
        <w:t>drugs</w:t>
      </w:r>
      <w:r>
        <w:rPr>
          <w:rFonts w:ascii="Times New Roman" w:hAnsi="Times New Roman"/>
          <w:sz w:val="20"/>
          <w:szCs w:val="20"/>
        </w:rPr>
        <w:t xml:space="preserve">, </w:t>
      </w:r>
      <w:r>
        <w:rPr>
          <w:rFonts w:ascii="Times New Roman" w:hAnsi="Times New Roman"/>
          <w:spacing w:val="2"/>
          <w:sz w:val="20"/>
          <w:szCs w:val="20"/>
        </w:rPr>
        <w:t>protocols</w:t>
      </w:r>
      <w:r>
        <w:rPr>
          <w:rFonts w:ascii="Times New Roman" w:hAnsi="Times New Roman"/>
          <w:sz w:val="20"/>
          <w:szCs w:val="20"/>
        </w:rPr>
        <w:t xml:space="preserve">, </w:t>
      </w:r>
      <w:r>
        <w:rPr>
          <w:rFonts w:ascii="Times New Roman" w:hAnsi="Times New Roman"/>
          <w:spacing w:val="2"/>
          <w:sz w:val="20"/>
          <w:szCs w:val="20"/>
        </w:rPr>
        <w:t>technique</w:t>
      </w:r>
      <w:r>
        <w:rPr>
          <w:rFonts w:ascii="Times New Roman" w:hAnsi="Times New Roman"/>
          <w:sz w:val="20"/>
          <w:szCs w:val="20"/>
        </w:rPr>
        <w:t xml:space="preserve">s </w:t>
      </w:r>
      <w:r>
        <w:rPr>
          <w:rFonts w:ascii="Times New Roman" w:hAnsi="Times New Roman"/>
          <w:spacing w:val="2"/>
          <w:sz w:val="20"/>
          <w:szCs w:val="20"/>
        </w:rPr>
        <w:t>an</w:t>
      </w:r>
      <w:r>
        <w:rPr>
          <w:rFonts w:ascii="Times New Roman" w:hAnsi="Times New Roman"/>
          <w:sz w:val="20"/>
          <w:szCs w:val="20"/>
        </w:rPr>
        <w:t xml:space="preserve">d </w:t>
      </w:r>
      <w:r>
        <w:rPr>
          <w:rFonts w:ascii="Times New Roman" w:hAnsi="Times New Roman"/>
          <w:spacing w:val="2"/>
          <w:sz w:val="20"/>
          <w:szCs w:val="20"/>
        </w:rPr>
        <w:t xml:space="preserve">dosages.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6"/>
          <w:sz w:val="20"/>
          <w:szCs w:val="20"/>
        </w:rPr>
        <w:t xml:space="preserve"> </w:t>
      </w:r>
      <w:r>
        <w:rPr>
          <w:rFonts w:ascii="Times New Roman" w:hAnsi="Times New Roman"/>
          <w:i/>
          <w:iCs/>
          <w:sz w:val="20"/>
          <w:szCs w:val="20"/>
        </w:rPr>
        <w:t>Admission</w:t>
      </w:r>
      <w:r>
        <w:rPr>
          <w:rFonts w:ascii="Times New Roman" w:hAnsi="Times New Roman"/>
          <w:i/>
          <w:iCs/>
          <w:spacing w:val="-3"/>
          <w:sz w:val="20"/>
          <w:szCs w:val="20"/>
        </w:rPr>
        <w:t xml:space="preserve"> </w:t>
      </w:r>
      <w:r>
        <w:rPr>
          <w:rFonts w:ascii="Times New Roman" w:hAnsi="Times New Roman"/>
          <w:i/>
          <w:iCs/>
          <w:sz w:val="20"/>
          <w:szCs w:val="20"/>
        </w:rPr>
        <w:t>to</w:t>
      </w:r>
      <w:r>
        <w:rPr>
          <w:rFonts w:ascii="Times New Roman" w:hAnsi="Times New Roman"/>
          <w:i/>
          <w:iCs/>
          <w:spacing w:val="-3"/>
          <w:sz w:val="20"/>
          <w:szCs w:val="20"/>
        </w:rPr>
        <w:t xml:space="preserve"> </w:t>
      </w:r>
      <w:r>
        <w:rPr>
          <w:rFonts w:ascii="Times New Roman" w:hAnsi="Times New Roman"/>
          <w:i/>
          <w:iCs/>
          <w:sz w:val="20"/>
          <w:szCs w:val="20"/>
        </w:rPr>
        <w:t>Graduate</w:t>
      </w:r>
      <w:r>
        <w:rPr>
          <w:rFonts w:ascii="Times New Roman" w:hAnsi="Times New Roman"/>
          <w:i/>
          <w:iCs/>
          <w:spacing w:val="-3"/>
          <w:sz w:val="20"/>
          <w:szCs w:val="20"/>
        </w:rPr>
        <w:t xml:space="preserve"> </w:t>
      </w:r>
      <w:r>
        <w:rPr>
          <w:rFonts w:ascii="Times New Roman" w:hAnsi="Times New Roman"/>
          <w:i/>
          <w:iCs/>
          <w:sz w:val="20"/>
          <w:szCs w:val="20"/>
        </w:rPr>
        <w:t>Nursing</w:t>
      </w:r>
      <w:r>
        <w:rPr>
          <w:rFonts w:ascii="Times New Roman" w:hAnsi="Times New Roman"/>
          <w:i/>
          <w:iCs/>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ogram</w:t>
      </w:r>
      <w:r>
        <w:rPr>
          <w:rFonts w:ascii="Times New Roman" w:hAnsi="Times New Roman"/>
          <w:i/>
          <w:iCs/>
          <w:spacing w:val="-3"/>
          <w:sz w:val="20"/>
          <w:szCs w:val="20"/>
        </w:rPr>
        <w:t xml:space="preserve"> </w:t>
      </w:r>
      <w:r>
        <w:rPr>
          <w:rFonts w:ascii="Times New Roman" w:hAnsi="Times New Roman"/>
          <w:i/>
          <w:iCs/>
          <w:sz w:val="20"/>
          <w:szCs w:val="20"/>
        </w:rPr>
        <w:t>or</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w:t>
      </w:r>
      <w:r>
        <w:rPr>
          <w:rFonts w:ascii="Times New Roman" w:hAnsi="Times New Roman"/>
          <w:i/>
          <w:iCs/>
          <w:spacing w:val="-3"/>
          <w:sz w:val="20"/>
          <w:szCs w:val="20"/>
        </w:rPr>
        <w:t xml:space="preserve"> </w:t>
      </w:r>
      <w:r>
        <w:rPr>
          <w:rFonts w:ascii="Times New Roman" w:hAnsi="Times New Roman"/>
          <w:i/>
          <w:iCs/>
          <w:sz w:val="20"/>
          <w:szCs w:val="20"/>
        </w:rPr>
        <w:t>of</w:t>
      </w:r>
      <w:r>
        <w:rPr>
          <w:rFonts w:ascii="Times New Roman" w:hAnsi="Times New Roman"/>
          <w:i/>
          <w:iCs/>
          <w:spacing w:val="-3"/>
          <w:sz w:val="20"/>
          <w:szCs w:val="20"/>
        </w:rPr>
        <w:t xml:space="preserve"> </w:t>
      </w:r>
      <w:r>
        <w:rPr>
          <w:rFonts w:ascii="Times New Roman" w:hAnsi="Times New Roman"/>
          <w:i/>
          <w:iCs/>
          <w:sz w:val="20"/>
          <w:szCs w:val="20"/>
        </w:rPr>
        <w:t>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w:t>
      </w:r>
      <w:r>
        <w:rPr>
          <w:rFonts w:ascii="Times New Roman" w:hAnsi="Times New Roman"/>
          <w:i/>
          <w:iCs/>
          <w:spacing w:val="-3"/>
          <w:sz w:val="20"/>
          <w:szCs w:val="20"/>
        </w:rPr>
        <w:t xml:space="preserve"> </w:t>
      </w:r>
      <w:r>
        <w:rPr>
          <w:rFonts w:ascii="Times New Roman" w:hAnsi="Times New Roman"/>
          <w:i/>
          <w:iCs/>
          <w:sz w:val="20"/>
          <w:szCs w:val="20"/>
        </w:rPr>
        <w:t>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6"/>
          <w:position w:val="1"/>
          <w:sz w:val="20"/>
          <w:szCs w:val="20"/>
        </w:rPr>
        <w:t xml:space="preserve"> </w:t>
      </w:r>
      <w:r>
        <w:rPr>
          <w:rFonts w:ascii="Times New Roman" w:hAnsi="Times New Roman"/>
          <w:b/>
          <w:bCs/>
          <w:position w:val="1"/>
          <w:sz w:val="20"/>
          <w:szCs w:val="20"/>
        </w:rPr>
        <w:t>5950</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spacing w:val="6"/>
          <w:position w:val="1"/>
          <w:sz w:val="20"/>
          <w:szCs w:val="20"/>
        </w:rPr>
        <w:t xml:space="preserve"> </w:t>
      </w:r>
      <w:r>
        <w:rPr>
          <w:rFonts w:ascii="Times New Roman" w:hAnsi="Times New Roman"/>
          <w:b/>
          <w:bCs/>
          <w:position w:val="1"/>
          <w:sz w:val="20"/>
          <w:szCs w:val="20"/>
        </w:rPr>
        <w:t>Curriculum</w:t>
      </w:r>
      <w:r>
        <w:rPr>
          <w:rFonts w:ascii="Times New Roman" w:hAnsi="Times New Roman"/>
          <w:b/>
          <w:bCs/>
          <w:spacing w:val="6"/>
          <w:position w:val="1"/>
          <w:sz w:val="20"/>
          <w:szCs w:val="20"/>
        </w:rPr>
        <w:t xml:space="preserve"> </w:t>
      </w:r>
      <w:r>
        <w:rPr>
          <w:rFonts w:ascii="Times New Roman" w:hAnsi="Times New Roman"/>
          <w:b/>
          <w:bCs/>
          <w:position w:val="1"/>
          <w:sz w:val="20"/>
          <w:szCs w:val="20"/>
        </w:rPr>
        <w:t>Development</w:t>
      </w:r>
      <w:r>
        <w:rPr>
          <w:rFonts w:ascii="Times New Roman" w:hAnsi="Times New Roman"/>
          <w:b/>
          <w:bCs/>
          <w:spacing w:val="6"/>
          <w:position w:val="1"/>
          <w:sz w:val="20"/>
          <w:szCs w:val="20"/>
        </w:rPr>
        <w:t xml:space="preserve"> </w:t>
      </w:r>
      <w:r>
        <w:rPr>
          <w:rFonts w:ascii="Times New Roman" w:hAnsi="Times New Roman"/>
          <w:b/>
          <w:bCs/>
          <w:position w:val="1"/>
          <w:sz w:val="20"/>
          <w:szCs w:val="20"/>
        </w:rPr>
        <w:t>in</w:t>
      </w:r>
      <w:r>
        <w:rPr>
          <w:rFonts w:ascii="Times New Roman" w:hAnsi="Times New Roman"/>
          <w:b/>
          <w:bCs/>
          <w:spacing w:val="6"/>
          <w:position w:val="1"/>
          <w:sz w:val="20"/>
          <w:szCs w:val="20"/>
        </w:rPr>
        <w:t xml:space="preserve"> </w:t>
      </w:r>
      <w:r>
        <w:rPr>
          <w:rFonts w:ascii="Times New Roman" w:hAnsi="Times New Roman"/>
          <w:b/>
          <w:bCs/>
          <w:position w:val="1"/>
          <w:sz w:val="20"/>
          <w:szCs w:val="20"/>
        </w:rPr>
        <w:t>Nursing.............................................................</w:t>
      </w:r>
      <w:r>
        <w:rPr>
          <w:rFonts w:ascii="Times New Roman" w:hAnsi="Times New Roman"/>
          <w:b/>
          <w:bCs/>
          <w:position w:val="-1"/>
          <w:sz w:val="20"/>
          <w:szCs w:val="20"/>
        </w:rPr>
        <w:t>3(3-0)</w:t>
      </w:r>
    </w:p>
    <w:p w:rsidR="00505D4E" w:rsidRDefault="00505D4E" w:rsidP="00505D4E">
      <w:pPr>
        <w:widowControl w:val="0"/>
        <w:autoSpaceDE w:val="0"/>
        <w:autoSpaceDN w:val="0"/>
        <w:adjustRightInd w:val="0"/>
        <w:spacing w:before="37" w:after="0"/>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7"/>
          <w:sz w:val="20"/>
          <w:szCs w:val="20"/>
        </w:rPr>
        <w:t xml:space="preserve"> </w:t>
      </w:r>
      <w:r>
        <w:rPr>
          <w:rFonts w:ascii="Times New Roman" w:hAnsi="Times New Roman"/>
          <w:sz w:val="20"/>
          <w:szCs w:val="20"/>
        </w:rPr>
        <w:t>course</w:t>
      </w:r>
      <w:r>
        <w:rPr>
          <w:rFonts w:ascii="Times New Roman" w:hAnsi="Times New Roman"/>
          <w:spacing w:val="-7"/>
          <w:sz w:val="20"/>
          <w:szCs w:val="20"/>
        </w:rPr>
        <w:t xml:space="preserve"> </w:t>
      </w:r>
      <w:r>
        <w:rPr>
          <w:rFonts w:ascii="Times New Roman" w:hAnsi="Times New Roman"/>
          <w:sz w:val="20"/>
          <w:szCs w:val="20"/>
        </w:rPr>
        <w:t>is</w:t>
      </w:r>
      <w:r>
        <w:rPr>
          <w:rFonts w:ascii="Times New Roman" w:hAnsi="Times New Roman"/>
          <w:spacing w:val="-7"/>
          <w:sz w:val="20"/>
          <w:szCs w:val="20"/>
        </w:rPr>
        <w:t xml:space="preserve"> </w:t>
      </w:r>
      <w:r>
        <w:rPr>
          <w:rFonts w:ascii="Times New Roman" w:hAnsi="Times New Roman"/>
          <w:sz w:val="20"/>
          <w:szCs w:val="20"/>
        </w:rPr>
        <w:t>designed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prepare</w:t>
      </w:r>
      <w:r>
        <w:rPr>
          <w:rFonts w:ascii="Times New Roman" w:hAnsi="Times New Roman"/>
          <w:spacing w:val="-7"/>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nurse</w:t>
      </w:r>
      <w:r>
        <w:rPr>
          <w:rFonts w:ascii="Times New Roman" w:hAnsi="Times New Roman"/>
          <w:spacing w:val="-7"/>
          <w:sz w:val="20"/>
          <w:szCs w:val="20"/>
        </w:rPr>
        <w:t xml:space="preserve"> </w:t>
      </w:r>
      <w:r>
        <w:rPr>
          <w:rFonts w:ascii="Times New Roman" w:hAnsi="Times New Roman"/>
          <w:sz w:val="20"/>
          <w:szCs w:val="20"/>
        </w:rPr>
        <w:t>educator</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role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curriculum</w:t>
      </w:r>
      <w:r>
        <w:rPr>
          <w:rFonts w:ascii="Times New Roman" w:hAnsi="Times New Roman"/>
          <w:spacing w:val="-7"/>
          <w:sz w:val="20"/>
          <w:szCs w:val="20"/>
        </w:rPr>
        <w:t xml:space="preserve"> </w:t>
      </w:r>
      <w:r>
        <w:rPr>
          <w:rFonts w:ascii="Times New Roman" w:hAnsi="Times New Roman"/>
          <w:sz w:val="20"/>
          <w:szCs w:val="20"/>
        </w:rPr>
        <w:t>development</w:t>
      </w:r>
      <w:r>
        <w:rPr>
          <w:rFonts w:ascii="Times New Roman" w:hAnsi="Times New Roman"/>
          <w:spacing w:val="-7"/>
          <w:sz w:val="20"/>
          <w:szCs w:val="20"/>
        </w:rPr>
        <w:t xml:space="preserve"> </w:t>
      </w:r>
      <w:r>
        <w:rPr>
          <w:rFonts w:ascii="Times New Roman" w:hAnsi="Times New Roman"/>
          <w:sz w:val="20"/>
          <w:szCs w:val="20"/>
        </w:rPr>
        <w:t>with emphasis</w:t>
      </w:r>
      <w:r>
        <w:rPr>
          <w:rFonts w:ascii="Times New Roman" w:hAnsi="Times New Roman"/>
          <w:spacing w:val="-2"/>
          <w:sz w:val="20"/>
          <w:szCs w:val="20"/>
        </w:rPr>
        <w:t xml:space="preserve"> </w:t>
      </w:r>
      <w:r>
        <w:rPr>
          <w:rFonts w:ascii="Times New Roman" w:hAnsi="Times New Roman"/>
          <w:sz w:val="20"/>
          <w:szCs w:val="20"/>
        </w:rPr>
        <w:t>on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general</w:t>
      </w:r>
      <w:r>
        <w:rPr>
          <w:rFonts w:ascii="Times New Roman" w:hAnsi="Times New Roman"/>
          <w:spacing w:val="-2"/>
          <w:sz w:val="20"/>
          <w:szCs w:val="20"/>
        </w:rPr>
        <w:t xml:space="preserve"> </w:t>
      </w:r>
      <w:r>
        <w:rPr>
          <w:rFonts w:ascii="Times New Roman" w:hAnsi="Times New Roman"/>
          <w:sz w:val="20"/>
          <w:szCs w:val="20"/>
        </w:rPr>
        <w:t>nursing</w:t>
      </w:r>
      <w:r>
        <w:rPr>
          <w:rFonts w:ascii="Times New Roman" w:hAnsi="Times New Roman"/>
          <w:spacing w:val="-2"/>
          <w:sz w:val="20"/>
          <w:szCs w:val="20"/>
        </w:rPr>
        <w:t xml:space="preserve"> </w:t>
      </w:r>
      <w:r>
        <w:rPr>
          <w:rFonts w:ascii="Times New Roman" w:hAnsi="Times New Roman"/>
          <w:sz w:val="20"/>
          <w:szCs w:val="20"/>
        </w:rPr>
        <w:t>curriculum</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those</w:t>
      </w:r>
      <w:r>
        <w:rPr>
          <w:rFonts w:ascii="Times New Roman" w:hAnsi="Times New Roman"/>
          <w:spacing w:val="-2"/>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its</w:t>
      </w:r>
      <w:r>
        <w:rPr>
          <w:rFonts w:ascii="Times New Roman" w:hAnsi="Times New Roman"/>
          <w:spacing w:val="-2"/>
          <w:sz w:val="20"/>
          <w:szCs w:val="20"/>
        </w:rPr>
        <w:t xml:space="preserve"> </w:t>
      </w:r>
      <w:r>
        <w:rPr>
          <w:rFonts w:ascii="Times New Roman" w:hAnsi="Times New Roman"/>
          <w:sz w:val="20"/>
          <w:szCs w:val="20"/>
        </w:rPr>
        <w:t>specialities.</w:t>
      </w:r>
      <w:r>
        <w:rPr>
          <w:rFonts w:ascii="Times New Roman" w:hAnsi="Times New Roman"/>
          <w:spacing w:val="-2"/>
          <w:sz w:val="20"/>
          <w:szCs w:val="20"/>
        </w:rPr>
        <w:t xml:space="preserve"> </w:t>
      </w:r>
      <w:r>
        <w:rPr>
          <w:rFonts w:ascii="Times New Roman" w:hAnsi="Times New Roman"/>
          <w:sz w:val="20"/>
          <w:szCs w:val="20"/>
        </w:rPr>
        <w:t>It</w:t>
      </w:r>
      <w:r>
        <w:rPr>
          <w:rFonts w:ascii="Times New Roman" w:hAnsi="Times New Roman"/>
          <w:spacing w:val="-2"/>
          <w:sz w:val="20"/>
          <w:szCs w:val="20"/>
        </w:rPr>
        <w:t xml:space="preserve"> </w:t>
      </w:r>
      <w:r>
        <w:rPr>
          <w:rFonts w:ascii="Times New Roman" w:hAnsi="Times New Roman"/>
          <w:sz w:val="20"/>
          <w:szCs w:val="20"/>
        </w:rPr>
        <w:t>explores</w:t>
      </w:r>
      <w:r>
        <w:rPr>
          <w:rFonts w:ascii="Times New Roman" w:hAnsi="Times New Roman"/>
          <w:spacing w:val="-2"/>
          <w:sz w:val="20"/>
          <w:szCs w:val="20"/>
        </w:rPr>
        <w:t xml:space="preserve"> </w:t>
      </w:r>
      <w:r>
        <w:rPr>
          <w:rFonts w:ascii="Times New Roman" w:hAnsi="Times New Roman"/>
          <w:sz w:val="20"/>
          <w:szCs w:val="20"/>
        </w:rPr>
        <w:t>all</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factors</w:t>
      </w:r>
      <w:r>
        <w:rPr>
          <w:rFonts w:ascii="Times New Roman" w:hAnsi="Times New Roman"/>
          <w:spacing w:val="-6"/>
          <w:sz w:val="20"/>
          <w:szCs w:val="20"/>
        </w:rPr>
        <w:t xml:space="preserve"> </w:t>
      </w:r>
      <w:r>
        <w:rPr>
          <w:rFonts w:ascii="Times New Roman" w:hAnsi="Times New Roman"/>
          <w:sz w:val="20"/>
          <w:szCs w:val="20"/>
        </w:rPr>
        <w:t>for</w:t>
      </w:r>
      <w:r>
        <w:rPr>
          <w:rFonts w:ascii="Times New Roman" w:hAnsi="Times New Roman"/>
          <w:spacing w:val="-6"/>
          <w:sz w:val="20"/>
          <w:szCs w:val="20"/>
        </w:rPr>
        <w:t xml:space="preserve"> </w:t>
      </w:r>
      <w:r>
        <w:rPr>
          <w:rFonts w:ascii="Times New Roman" w:hAnsi="Times New Roman"/>
          <w:sz w:val="20"/>
          <w:szCs w:val="20"/>
        </w:rPr>
        <w:t>consideration</w:t>
      </w:r>
      <w:r>
        <w:rPr>
          <w:rFonts w:ascii="Times New Roman" w:hAnsi="Times New Roman"/>
          <w:spacing w:val="-6"/>
          <w:sz w:val="20"/>
          <w:szCs w:val="20"/>
        </w:rPr>
        <w:t xml:space="preserve"> </w:t>
      </w:r>
      <w:r>
        <w:rPr>
          <w:rFonts w:ascii="Times New Roman" w:hAnsi="Times New Roman"/>
          <w:sz w:val="20"/>
          <w:szCs w:val="20"/>
        </w:rPr>
        <w:t>in</w:t>
      </w:r>
      <w:r>
        <w:rPr>
          <w:rFonts w:ascii="Times New Roman" w:hAnsi="Times New Roman"/>
          <w:spacing w:val="-6"/>
          <w:sz w:val="20"/>
          <w:szCs w:val="20"/>
        </w:rPr>
        <w:t xml:space="preserve"> </w:t>
      </w:r>
      <w:r>
        <w:rPr>
          <w:rFonts w:ascii="Times New Roman" w:hAnsi="Times New Roman"/>
          <w:sz w:val="20"/>
          <w:szCs w:val="20"/>
        </w:rPr>
        <w:t>putting</w:t>
      </w:r>
      <w:r>
        <w:rPr>
          <w:rFonts w:ascii="Times New Roman" w:hAnsi="Times New Roman"/>
          <w:spacing w:val="-6"/>
          <w:sz w:val="20"/>
          <w:szCs w:val="20"/>
        </w:rPr>
        <w:t xml:space="preserve"> </w:t>
      </w:r>
      <w:r>
        <w:rPr>
          <w:rFonts w:ascii="Times New Roman" w:hAnsi="Times New Roman"/>
          <w:sz w:val="20"/>
          <w:szCs w:val="20"/>
        </w:rPr>
        <w:t>together</w:t>
      </w:r>
      <w:r>
        <w:rPr>
          <w:rFonts w:ascii="Times New Roman" w:hAnsi="Times New Roman"/>
          <w:spacing w:val="-6"/>
          <w:sz w:val="20"/>
          <w:szCs w:val="20"/>
        </w:rPr>
        <w:t xml:space="preserve"> </w:t>
      </w:r>
      <w:r>
        <w:rPr>
          <w:rFonts w:ascii="Times New Roman" w:hAnsi="Times New Roman"/>
          <w:sz w:val="20"/>
          <w:szCs w:val="20"/>
        </w:rPr>
        <w:t>a</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6"/>
          <w:sz w:val="20"/>
          <w:szCs w:val="20"/>
        </w:rPr>
        <w:t xml:space="preserve"> </w:t>
      </w:r>
      <w:r>
        <w:rPr>
          <w:rFonts w:ascii="Times New Roman" w:hAnsi="Times New Roman"/>
          <w:sz w:val="20"/>
          <w:szCs w:val="20"/>
        </w:rPr>
        <w:t>educational</w:t>
      </w:r>
      <w:r>
        <w:rPr>
          <w:rFonts w:ascii="Times New Roman" w:hAnsi="Times New Roman"/>
          <w:spacing w:val="-6"/>
          <w:sz w:val="20"/>
          <w:szCs w:val="20"/>
        </w:rPr>
        <w:t xml:space="preserve"> </w:t>
      </w:r>
      <w:r>
        <w:rPr>
          <w:rFonts w:ascii="Times New Roman" w:hAnsi="Times New Roman"/>
          <w:sz w:val="20"/>
          <w:szCs w:val="20"/>
        </w:rPr>
        <w:t>curriculum</w:t>
      </w:r>
      <w:r>
        <w:rPr>
          <w:rFonts w:ascii="Times New Roman" w:hAnsi="Times New Roman"/>
          <w:spacing w:val="-6"/>
          <w:sz w:val="20"/>
          <w:szCs w:val="20"/>
        </w:rPr>
        <w:t xml:space="preserve"> </w:t>
      </w:r>
      <w:r>
        <w:rPr>
          <w:rFonts w:ascii="Times New Roman" w:hAnsi="Times New Roman"/>
          <w:sz w:val="20"/>
          <w:szCs w:val="20"/>
        </w:rPr>
        <w:t>from</w:t>
      </w:r>
      <w:r>
        <w:rPr>
          <w:rFonts w:ascii="Times New Roman" w:hAnsi="Times New Roman"/>
          <w:spacing w:val="-6"/>
          <w:sz w:val="20"/>
          <w:szCs w:val="20"/>
        </w:rPr>
        <w:t xml:space="preserve"> </w:t>
      </w:r>
      <w:r>
        <w:rPr>
          <w:rFonts w:ascii="Times New Roman" w:hAnsi="Times New Roman"/>
          <w:sz w:val="20"/>
          <w:szCs w:val="20"/>
        </w:rPr>
        <w:t>planning</w:t>
      </w:r>
      <w:r>
        <w:rPr>
          <w:rFonts w:ascii="Times New Roman" w:hAnsi="Times New Roman"/>
          <w:spacing w:val="-6"/>
          <w:sz w:val="20"/>
          <w:szCs w:val="20"/>
        </w:rPr>
        <w:t xml:space="preserve"> </w:t>
      </w:r>
      <w:r>
        <w:rPr>
          <w:rFonts w:ascii="Times New Roman" w:hAnsi="Times New Roman"/>
          <w:sz w:val="20"/>
          <w:szCs w:val="20"/>
        </w:rPr>
        <w:t>to</w:t>
      </w:r>
      <w:r>
        <w:rPr>
          <w:rFonts w:ascii="Times New Roman" w:hAnsi="Times New Roman"/>
          <w:spacing w:val="-6"/>
          <w:sz w:val="20"/>
          <w:szCs w:val="20"/>
        </w:rPr>
        <w:t xml:space="preserve"> </w:t>
      </w:r>
      <w:r>
        <w:rPr>
          <w:rFonts w:ascii="Times New Roman" w:hAnsi="Times New Roman"/>
          <w:sz w:val="20"/>
          <w:szCs w:val="20"/>
        </w:rPr>
        <w:t>the stage</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evaluation.</w:t>
      </w:r>
      <w:r>
        <w:rPr>
          <w:rFonts w:ascii="Times New Roman" w:hAnsi="Times New Roman"/>
          <w:spacing w:val="-8"/>
          <w:sz w:val="20"/>
          <w:szCs w:val="20"/>
        </w:rPr>
        <w:t xml:space="preserve"> </w:t>
      </w:r>
      <w:r>
        <w:rPr>
          <w:rFonts w:ascii="Times New Roman" w:hAnsi="Times New Roman"/>
          <w:sz w:val="20"/>
          <w:szCs w:val="20"/>
        </w:rPr>
        <w:t>Special</w:t>
      </w:r>
      <w:r>
        <w:rPr>
          <w:rFonts w:ascii="Times New Roman" w:hAnsi="Times New Roman"/>
          <w:spacing w:val="-8"/>
          <w:sz w:val="20"/>
          <w:szCs w:val="20"/>
        </w:rPr>
        <w:t xml:space="preserve"> </w:t>
      </w:r>
      <w:r>
        <w:rPr>
          <w:rFonts w:ascii="Times New Roman" w:hAnsi="Times New Roman"/>
          <w:sz w:val="20"/>
          <w:szCs w:val="20"/>
        </w:rPr>
        <w:t>consideration</w:t>
      </w:r>
      <w:r>
        <w:rPr>
          <w:rFonts w:ascii="Times New Roman" w:hAnsi="Times New Roman"/>
          <w:spacing w:val="-8"/>
          <w:sz w:val="20"/>
          <w:szCs w:val="20"/>
        </w:rPr>
        <w:t xml:space="preserve"> </w:t>
      </w:r>
      <w:r>
        <w:rPr>
          <w:rFonts w:ascii="Times New Roman" w:hAnsi="Times New Roman"/>
          <w:sz w:val="20"/>
          <w:szCs w:val="20"/>
        </w:rPr>
        <w:t>will</w:t>
      </w:r>
      <w:r>
        <w:rPr>
          <w:rFonts w:ascii="Times New Roman" w:hAnsi="Times New Roman"/>
          <w:spacing w:val="-8"/>
          <w:sz w:val="20"/>
          <w:szCs w:val="20"/>
        </w:rPr>
        <w:t xml:space="preserve"> </w:t>
      </w:r>
      <w:r>
        <w:rPr>
          <w:rFonts w:ascii="Times New Roman" w:hAnsi="Times New Roman"/>
          <w:sz w:val="20"/>
          <w:szCs w:val="20"/>
        </w:rPr>
        <w:t>be</w:t>
      </w:r>
      <w:r>
        <w:rPr>
          <w:rFonts w:ascii="Times New Roman" w:hAnsi="Times New Roman"/>
          <w:spacing w:val="-8"/>
          <w:sz w:val="20"/>
          <w:szCs w:val="20"/>
        </w:rPr>
        <w:t xml:space="preserve"> </w:t>
      </w:r>
      <w:r>
        <w:rPr>
          <w:rFonts w:ascii="Times New Roman" w:hAnsi="Times New Roman"/>
          <w:sz w:val="20"/>
          <w:szCs w:val="20"/>
        </w:rPr>
        <w:t>given</w:t>
      </w:r>
      <w:r>
        <w:rPr>
          <w:rFonts w:ascii="Times New Roman" w:hAnsi="Times New Roman"/>
          <w:spacing w:val="-8"/>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philosophies,</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8"/>
          <w:sz w:val="20"/>
          <w:szCs w:val="20"/>
        </w:rPr>
        <w:t xml:space="preserve"> </w:t>
      </w:r>
      <w:r>
        <w:rPr>
          <w:rFonts w:ascii="Times New Roman" w:hAnsi="Times New Roman"/>
          <w:sz w:val="20"/>
          <w:szCs w:val="20"/>
        </w:rPr>
        <w:t>health needs and problems; needed human and material resources; legal and administrative conside</w:t>
      </w:r>
      <w:r>
        <w:rPr>
          <w:rFonts w:ascii="Times New Roman" w:hAnsi="Times New Roman"/>
          <w:spacing w:val="-4"/>
          <w:sz w:val="20"/>
          <w:szCs w:val="20"/>
        </w:rPr>
        <w:t>r</w:t>
      </w:r>
      <w:r>
        <w:rPr>
          <w:rFonts w:ascii="Times New Roman" w:hAnsi="Times New Roman"/>
          <w:sz w:val="20"/>
          <w:szCs w:val="20"/>
        </w:rPr>
        <w:t>ations; student a</w:t>
      </w:r>
      <w:r>
        <w:rPr>
          <w:rFonts w:ascii="Times New Roman" w:hAnsi="Times New Roman"/>
          <w:spacing w:val="-4"/>
          <w:sz w:val="20"/>
          <w:szCs w:val="20"/>
        </w:rPr>
        <w:t>f</w:t>
      </w:r>
      <w:r>
        <w:rPr>
          <w:rFonts w:ascii="Times New Roman" w:hAnsi="Times New Roman"/>
          <w:sz w:val="20"/>
          <w:szCs w:val="20"/>
        </w:rPr>
        <w:t>fairs and services; curriculum implementation and curriculum evaluation.</w:t>
      </w:r>
    </w:p>
    <w:p w:rsidR="00505D4E" w:rsidRDefault="00505D4E" w:rsidP="00505D4E">
      <w:pPr>
        <w:widowControl w:val="0"/>
        <w:autoSpaceDE w:val="0"/>
        <w:autoSpaceDN w:val="0"/>
        <w:adjustRightInd w:val="0"/>
        <w:spacing w:before="37" w:after="0"/>
        <w:ind w:left="360" w:right="180" w:firstLine="18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3"/>
          <w:sz w:val="20"/>
          <w:szCs w:val="20"/>
        </w:rPr>
        <w:t xml:space="preserve"> </w:t>
      </w:r>
      <w:r>
        <w:rPr>
          <w:rFonts w:ascii="Times New Roman" w:hAnsi="Times New Roman"/>
          <w:b/>
          <w:bCs/>
          <w:sz w:val="20"/>
          <w:szCs w:val="20"/>
        </w:rPr>
        <w:t>6000</w:t>
      </w:r>
      <w:r>
        <w:rPr>
          <w:rFonts w:ascii="Times New Roman" w:hAnsi="Times New Roman"/>
          <w:b/>
          <w:bCs/>
          <w:spacing w:val="-3"/>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z w:val="20"/>
          <w:szCs w:val="20"/>
        </w:rPr>
        <w:t>Di</w:t>
      </w:r>
      <w:r>
        <w:rPr>
          <w:rFonts w:ascii="Times New Roman" w:hAnsi="Times New Roman"/>
          <w:b/>
          <w:bCs/>
          <w:spacing w:val="-4"/>
          <w:sz w:val="20"/>
          <w:szCs w:val="20"/>
        </w:rPr>
        <w:t>r</w:t>
      </w:r>
      <w:r>
        <w:rPr>
          <w:rFonts w:ascii="Times New Roman" w:hAnsi="Times New Roman"/>
          <w:b/>
          <w:bCs/>
          <w:sz w:val="20"/>
          <w:szCs w:val="20"/>
        </w:rPr>
        <w:t>ected</w:t>
      </w:r>
      <w:r>
        <w:rPr>
          <w:rFonts w:ascii="Times New Roman" w:hAnsi="Times New Roman"/>
          <w:b/>
          <w:bCs/>
          <w:spacing w:val="-3"/>
          <w:sz w:val="20"/>
          <w:szCs w:val="20"/>
        </w:rPr>
        <w:t xml:space="preserve"> </w:t>
      </w:r>
      <w:r>
        <w:rPr>
          <w:rFonts w:ascii="Times New Roman" w:hAnsi="Times New Roman"/>
          <w:b/>
          <w:bCs/>
          <w:sz w:val="20"/>
          <w:szCs w:val="20"/>
        </w:rPr>
        <w:t>Stud</w:t>
      </w:r>
      <w:r>
        <w:rPr>
          <w:rFonts w:ascii="Times New Roman" w:hAnsi="Times New Roman"/>
          <w:b/>
          <w:bCs/>
          <w:spacing w:val="-11"/>
          <w:sz w:val="20"/>
          <w:szCs w:val="20"/>
        </w:rPr>
        <w:t>y</w:t>
      </w:r>
      <w:r>
        <w:rPr>
          <w:rFonts w:ascii="Times New Roman" w:hAnsi="Times New Roman"/>
          <w:b/>
          <w:bCs/>
          <w:sz w:val="20"/>
          <w:szCs w:val="20"/>
        </w:rPr>
        <w:t>...............................................................................................</w:t>
      </w:r>
      <w:r>
        <w:rPr>
          <w:rFonts w:ascii="Times New Roman" w:hAnsi="Times New Roman"/>
          <w:b/>
          <w:bCs/>
          <w:spacing w:val="-18"/>
          <w:sz w:val="20"/>
          <w:szCs w:val="20"/>
        </w:rPr>
        <w:t>V</w:t>
      </w:r>
      <w:r>
        <w:rPr>
          <w:rFonts w:ascii="Times New Roman" w:hAnsi="Times New Roman"/>
          <w:b/>
          <w:bCs/>
          <w:sz w:val="20"/>
          <w:szCs w:val="20"/>
        </w:rPr>
        <w:t xml:space="preserve">ariable </w:t>
      </w:r>
    </w:p>
    <w:p w:rsidR="00505D4E"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sz w:val="20"/>
          <w:szCs w:val="20"/>
        </w:rPr>
      </w:pPr>
      <w:r>
        <w:rPr>
          <w:rFonts w:ascii="Times New Roman" w:hAnsi="Times New Roman"/>
          <w:spacing w:val="1"/>
          <w:sz w:val="20"/>
          <w:szCs w:val="20"/>
        </w:rPr>
        <w:t>Independen</w:t>
      </w:r>
      <w:r>
        <w:rPr>
          <w:rFonts w:ascii="Times New Roman" w:hAnsi="Times New Roman"/>
          <w:sz w:val="20"/>
          <w:szCs w:val="20"/>
        </w:rPr>
        <w:t xml:space="preserve">t </w:t>
      </w:r>
      <w:r>
        <w:rPr>
          <w:rFonts w:ascii="Times New Roman" w:hAnsi="Times New Roman"/>
          <w:spacing w:val="1"/>
          <w:sz w:val="20"/>
          <w:szCs w:val="20"/>
        </w:rPr>
        <w:t>exploratio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f a </w:t>
      </w:r>
      <w:r>
        <w:rPr>
          <w:rFonts w:ascii="Times New Roman" w:hAnsi="Times New Roman"/>
          <w:spacing w:val="1"/>
          <w:sz w:val="20"/>
          <w:szCs w:val="20"/>
        </w:rPr>
        <w:t>topi</w:t>
      </w:r>
      <w:r>
        <w:rPr>
          <w:rFonts w:ascii="Times New Roman" w:hAnsi="Times New Roman"/>
          <w:sz w:val="20"/>
          <w:szCs w:val="20"/>
        </w:rPr>
        <w:t xml:space="preserve">c </w:t>
      </w:r>
      <w:r>
        <w:rPr>
          <w:rFonts w:ascii="Times New Roman" w:hAnsi="Times New Roman"/>
          <w:spacing w:val="1"/>
          <w:sz w:val="20"/>
          <w:szCs w:val="20"/>
        </w:rPr>
        <w:t>fro</w:t>
      </w:r>
      <w:r>
        <w:rPr>
          <w:rFonts w:ascii="Times New Roman" w:hAnsi="Times New Roman"/>
          <w:sz w:val="20"/>
          <w:szCs w:val="20"/>
        </w:rPr>
        <w:t xml:space="preserve">m a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practice</w:t>
      </w:r>
      <w:r>
        <w:rPr>
          <w:rFonts w:ascii="Times New Roman" w:hAnsi="Times New Roman"/>
          <w:sz w:val="20"/>
          <w:szCs w:val="20"/>
        </w:rPr>
        <w:t xml:space="preserve">, </w:t>
      </w:r>
      <w:r>
        <w:rPr>
          <w:rFonts w:ascii="Times New Roman" w:hAnsi="Times New Roman"/>
          <w:spacing w:val="1"/>
          <w:sz w:val="20"/>
          <w:szCs w:val="20"/>
        </w:rPr>
        <w:t>educatio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r </w:t>
      </w:r>
      <w:r>
        <w:rPr>
          <w:rFonts w:ascii="Times New Roman" w:hAnsi="Times New Roman"/>
          <w:spacing w:val="1"/>
          <w:sz w:val="20"/>
          <w:szCs w:val="20"/>
        </w:rPr>
        <w:t>administratio</w:t>
      </w:r>
      <w:r>
        <w:rPr>
          <w:rFonts w:ascii="Times New Roman" w:hAnsi="Times New Roman"/>
          <w:sz w:val="20"/>
          <w:szCs w:val="20"/>
        </w:rPr>
        <w:t xml:space="preserve">n </w:t>
      </w:r>
      <w:r>
        <w:rPr>
          <w:rFonts w:ascii="Times New Roman" w:hAnsi="Times New Roman"/>
          <w:spacing w:val="1"/>
          <w:sz w:val="20"/>
          <w:szCs w:val="20"/>
        </w:rPr>
        <w:t>pe</w:t>
      </w:r>
      <w:r>
        <w:rPr>
          <w:rFonts w:ascii="Times New Roman" w:hAnsi="Times New Roman"/>
          <w:spacing w:val="-3"/>
          <w:sz w:val="20"/>
          <w:szCs w:val="20"/>
        </w:rPr>
        <w:t>r</w:t>
      </w:r>
      <w:r>
        <w:rPr>
          <w:rFonts w:ascii="Times New Roman" w:hAnsi="Times New Roman"/>
          <w:sz w:val="20"/>
          <w:szCs w:val="20"/>
        </w:rPr>
        <w:t xml:space="preserve">spective.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 of 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6001 - Instructional Strategies and Evaluation.........................................................3(3-0)</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2"/>
          <w:sz w:val="20"/>
          <w:szCs w:val="20"/>
        </w:rPr>
        <w:t xml:space="preserve"> </w:t>
      </w:r>
      <w:r>
        <w:rPr>
          <w:rFonts w:ascii="Times New Roman" w:hAnsi="Times New Roman"/>
          <w:sz w:val="20"/>
          <w:szCs w:val="20"/>
        </w:rPr>
        <w:t>course</w:t>
      </w:r>
      <w:r>
        <w:rPr>
          <w:rFonts w:ascii="Times New Roman" w:hAnsi="Times New Roman"/>
          <w:spacing w:val="-2"/>
          <w:sz w:val="20"/>
          <w:szCs w:val="20"/>
        </w:rPr>
        <w:t xml:space="preserve"> </w:t>
      </w:r>
      <w:r>
        <w:rPr>
          <w:rFonts w:ascii="Times New Roman" w:hAnsi="Times New Roman"/>
          <w:sz w:val="20"/>
          <w:szCs w:val="20"/>
        </w:rPr>
        <w:t>focuses</w:t>
      </w:r>
      <w:r>
        <w:rPr>
          <w:rFonts w:ascii="Times New Roman" w:hAnsi="Times New Roman"/>
          <w:spacing w:val="-2"/>
          <w:sz w:val="20"/>
          <w:szCs w:val="20"/>
        </w:rPr>
        <w:t xml:space="preserve"> </w:t>
      </w:r>
      <w:r>
        <w:rPr>
          <w:rFonts w:ascii="Times New Roman" w:hAnsi="Times New Roman"/>
          <w:sz w:val="20"/>
          <w:szCs w:val="20"/>
        </w:rPr>
        <w:t>on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implementation</w:t>
      </w:r>
      <w:r>
        <w:rPr>
          <w:rFonts w:ascii="Times New Roman" w:hAnsi="Times New Roman"/>
          <w:spacing w:val="-2"/>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various</w:t>
      </w:r>
      <w:r>
        <w:rPr>
          <w:rFonts w:ascii="Times New Roman" w:hAnsi="Times New Roman"/>
          <w:spacing w:val="-2"/>
          <w:sz w:val="20"/>
          <w:szCs w:val="20"/>
        </w:rPr>
        <w:t xml:space="preserve"> </w:t>
      </w:r>
      <w:r>
        <w:rPr>
          <w:rFonts w:ascii="Times New Roman" w:hAnsi="Times New Roman"/>
          <w:sz w:val="20"/>
          <w:szCs w:val="20"/>
        </w:rPr>
        <w:t>teaching</w:t>
      </w:r>
      <w:r>
        <w:rPr>
          <w:rFonts w:ascii="Times New Roman" w:hAnsi="Times New Roman"/>
          <w:spacing w:val="-2"/>
          <w:sz w:val="20"/>
          <w:szCs w:val="20"/>
        </w:rPr>
        <w:t xml:space="preserve"> </w:t>
      </w:r>
      <w:r>
        <w:rPr>
          <w:rFonts w:ascii="Times New Roman" w:hAnsi="Times New Roman"/>
          <w:sz w:val="20"/>
          <w:szCs w:val="20"/>
        </w:rPr>
        <w:t>strategies</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measurement of</w:t>
      </w:r>
      <w:r>
        <w:rPr>
          <w:rFonts w:ascii="Times New Roman" w:hAnsi="Times New Roman"/>
          <w:spacing w:val="3"/>
          <w:sz w:val="20"/>
          <w:szCs w:val="20"/>
        </w:rPr>
        <w:t xml:space="preserve"> </w:t>
      </w:r>
      <w:r>
        <w:rPr>
          <w:rFonts w:ascii="Times New Roman" w:hAnsi="Times New Roman"/>
          <w:sz w:val="20"/>
          <w:szCs w:val="20"/>
        </w:rPr>
        <w:t>learning</w:t>
      </w:r>
      <w:r>
        <w:rPr>
          <w:rFonts w:ascii="Times New Roman" w:hAnsi="Times New Roman"/>
          <w:spacing w:val="3"/>
          <w:sz w:val="20"/>
          <w:szCs w:val="20"/>
        </w:rPr>
        <w:t xml:space="preserve"> </w:t>
      </w:r>
      <w:r>
        <w:rPr>
          <w:rFonts w:ascii="Times New Roman" w:hAnsi="Times New Roman"/>
          <w:sz w:val="20"/>
          <w:szCs w:val="20"/>
        </w:rPr>
        <w:t>outcomes.</w:t>
      </w:r>
      <w:r>
        <w:rPr>
          <w:rFonts w:ascii="Times New Roman" w:hAnsi="Times New Roman"/>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Admission</w:t>
      </w:r>
      <w:r>
        <w:rPr>
          <w:rFonts w:ascii="Times New Roman" w:hAnsi="Times New Roman"/>
          <w:i/>
          <w:iCs/>
          <w:spacing w:val="3"/>
          <w:sz w:val="20"/>
          <w:szCs w:val="20"/>
        </w:rPr>
        <w:t xml:space="preserve"> </w:t>
      </w:r>
      <w:r>
        <w:rPr>
          <w:rFonts w:ascii="Times New Roman" w:hAnsi="Times New Roman"/>
          <w:i/>
          <w:iCs/>
          <w:sz w:val="20"/>
          <w:szCs w:val="20"/>
        </w:rPr>
        <w:t>to</w:t>
      </w:r>
      <w:r>
        <w:rPr>
          <w:rFonts w:ascii="Times New Roman" w:hAnsi="Times New Roman"/>
          <w:i/>
          <w:iCs/>
          <w:spacing w:val="3"/>
          <w:sz w:val="20"/>
          <w:szCs w:val="20"/>
        </w:rPr>
        <w:t xml:space="preserve"> </w:t>
      </w:r>
      <w:r>
        <w:rPr>
          <w:rFonts w:ascii="Times New Roman" w:hAnsi="Times New Roman"/>
          <w:i/>
          <w:iCs/>
          <w:sz w:val="20"/>
          <w:szCs w:val="20"/>
        </w:rPr>
        <w:t>Graduate</w:t>
      </w:r>
      <w:r>
        <w:rPr>
          <w:rFonts w:ascii="Times New Roman" w:hAnsi="Times New Roman"/>
          <w:i/>
          <w:iCs/>
          <w:spacing w:val="3"/>
          <w:sz w:val="20"/>
          <w:szCs w:val="20"/>
        </w:rPr>
        <w:t xml:space="preserve"> </w:t>
      </w:r>
      <w:r>
        <w:rPr>
          <w:rFonts w:ascii="Times New Roman" w:hAnsi="Times New Roman"/>
          <w:i/>
          <w:iCs/>
          <w:sz w:val="20"/>
          <w:szCs w:val="20"/>
        </w:rPr>
        <w:t>Nursing</w:t>
      </w:r>
      <w:r>
        <w:rPr>
          <w:rFonts w:ascii="Times New Roman" w:hAnsi="Times New Roman"/>
          <w:i/>
          <w:iCs/>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ogram</w:t>
      </w:r>
      <w:r>
        <w:rPr>
          <w:rFonts w:ascii="Times New Roman" w:hAnsi="Times New Roman"/>
          <w:i/>
          <w:iCs/>
          <w:spacing w:val="3"/>
          <w:sz w:val="20"/>
          <w:szCs w:val="20"/>
        </w:rPr>
        <w:t xml:space="preserve"> </w:t>
      </w:r>
      <w:r>
        <w:rPr>
          <w:rFonts w:ascii="Times New Roman" w:hAnsi="Times New Roman"/>
          <w:i/>
          <w:iCs/>
          <w:sz w:val="20"/>
          <w:szCs w:val="20"/>
        </w:rPr>
        <w:t>or</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w:t>
      </w:r>
      <w:r>
        <w:rPr>
          <w:rFonts w:ascii="Times New Roman" w:hAnsi="Times New Roman"/>
          <w:i/>
          <w:iCs/>
          <w:spacing w:val="3"/>
          <w:sz w:val="20"/>
          <w:szCs w:val="20"/>
        </w:rPr>
        <w:t xml:space="preserve"> </w:t>
      </w:r>
      <w:r>
        <w:rPr>
          <w:rFonts w:ascii="Times New Roman" w:hAnsi="Times New Roman"/>
          <w:i/>
          <w:iCs/>
          <w:sz w:val="20"/>
          <w:szCs w:val="20"/>
        </w:rPr>
        <w:t>of Graduate Nursing 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w:t>
      </w:r>
    </w:p>
    <w:p w:rsidR="00505D4E"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5"/>
          <w:position w:val="1"/>
          <w:sz w:val="20"/>
          <w:szCs w:val="20"/>
        </w:rPr>
        <w:t xml:space="preserve"> </w:t>
      </w:r>
      <w:r>
        <w:rPr>
          <w:rFonts w:ascii="Times New Roman" w:hAnsi="Times New Roman"/>
          <w:b/>
          <w:bCs/>
          <w:position w:val="1"/>
          <w:sz w:val="20"/>
          <w:szCs w:val="20"/>
        </w:rPr>
        <w:t>6101-</w:t>
      </w:r>
      <w:r>
        <w:rPr>
          <w:rFonts w:ascii="Times New Roman" w:hAnsi="Times New Roman"/>
          <w:b/>
          <w:bCs/>
          <w:spacing w:val="5"/>
          <w:position w:val="1"/>
          <w:sz w:val="20"/>
          <w:szCs w:val="20"/>
        </w:rPr>
        <w:t xml:space="preserve"> </w:t>
      </w:r>
      <w:r>
        <w:rPr>
          <w:rFonts w:ascii="Times New Roman" w:hAnsi="Times New Roman"/>
          <w:b/>
          <w:bCs/>
          <w:position w:val="1"/>
          <w:sz w:val="20"/>
          <w:szCs w:val="20"/>
        </w:rPr>
        <w:t>Primary</w:t>
      </w:r>
      <w:r>
        <w:rPr>
          <w:rFonts w:ascii="Times New Roman" w:hAnsi="Times New Roman"/>
          <w:b/>
          <w:bCs/>
          <w:spacing w:val="5"/>
          <w:position w:val="1"/>
          <w:sz w:val="20"/>
          <w:szCs w:val="20"/>
        </w:rPr>
        <w:t xml:space="preserve"> </w:t>
      </w:r>
      <w:r>
        <w:rPr>
          <w:rFonts w:ascii="Times New Roman" w:hAnsi="Times New Roman"/>
          <w:b/>
          <w:bCs/>
          <w:position w:val="1"/>
          <w:sz w:val="20"/>
          <w:szCs w:val="20"/>
        </w:rPr>
        <w:t>Ca</w:t>
      </w:r>
      <w:r>
        <w:rPr>
          <w:rFonts w:ascii="Times New Roman" w:hAnsi="Times New Roman"/>
          <w:b/>
          <w:bCs/>
          <w:spacing w:val="-4"/>
          <w:position w:val="1"/>
          <w:sz w:val="20"/>
          <w:szCs w:val="20"/>
        </w:rPr>
        <w:t>r</w:t>
      </w:r>
      <w:r>
        <w:rPr>
          <w:rFonts w:ascii="Times New Roman" w:hAnsi="Times New Roman"/>
          <w:b/>
          <w:bCs/>
          <w:position w:val="1"/>
          <w:sz w:val="20"/>
          <w:szCs w:val="20"/>
        </w:rPr>
        <w:t>e</w:t>
      </w:r>
      <w:r>
        <w:rPr>
          <w:rFonts w:ascii="Times New Roman" w:hAnsi="Times New Roman"/>
          <w:b/>
          <w:bCs/>
          <w:spacing w:val="5"/>
          <w:position w:val="1"/>
          <w:sz w:val="20"/>
          <w:szCs w:val="20"/>
        </w:rPr>
        <w:t xml:space="preserve"> </w:t>
      </w:r>
      <w:r>
        <w:rPr>
          <w:rFonts w:ascii="Times New Roman" w:hAnsi="Times New Roman"/>
          <w:b/>
          <w:bCs/>
          <w:position w:val="1"/>
          <w:sz w:val="20"/>
          <w:szCs w:val="20"/>
        </w:rPr>
        <w:t>of</w:t>
      </w:r>
      <w:r>
        <w:rPr>
          <w:rFonts w:ascii="Times New Roman" w:hAnsi="Times New Roman"/>
          <w:b/>
          <w:bCs/>
          <w:spacing w:val="2"/>
          <w:position w:val="1"/>
          <w:sz w:val="20"/>
          <w:szCs w:val="20"/>
        </w:rPr>
        <w:t xml:space="preserve"> </w:t>
      </w:r>
      <w:r>
        <w:rPr>
          <w:rFonts w:ascii="Times New Roman" w:hAnsi="Times New Roman"/>
          <w:b/>
          <w:bCs/>
          <w:spacing w:val="-11"/>
          <w:position w:val="1"/>
          <w:sz w:val="20"/>
          <w:szCs w:val="20"/>
        </w:rPr>
        <w:t>W</w:t>
      </w:r>
      <w:r>
        <w:rPr>
          <w:rFonts w:ascii="Times New Roman" w:hAnsi="Times New Roman"/>
          <w:b/>
          <w:bCs/>
          <w:position w:val="1"/>
          <w:sz w:val="20"/>
          <w:szCs w:val="20"/>
        </w:rPr>
        <w:t>omen...................................................................................</w:t>
      </w:r>
      <w:r>
        <w:rPr>
          <w:rFonts w:ascii="Times New Roman" w:hAnsi="Times New Roman"/>
          <w:b/>
          <w:bCs/>
          <w:position w:val="-1"/>
          <w:sz w:val="20"/>
          <w:szCs w:val="20"/>
        </w:rPr>
        <w:t>4(2-8)</w:t>
      </w:r>
    </w:p>
    <w:p w:rsidR="00505D4E"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fo</w:t>
      </w:r>
      <w:r>
        <w:rPr>
          <w:rFonts w:ascii="Times New Roman" w:hAnsi="Times New Roman"/>
          <w:sz w:val="20"/>
          <w:szCs w:val="20"/>
        </w:rPr>
        <w:t>r</w:t>
      </w:r>
      <w:r>
        <w:rPr>
          <w:rFonts w:ascii="Times New Roman" w:hAnsi="Times New Roman"/>
          <w:spacing w:val="14"/>
          <w:sz w:val="20"/>
          <w:szCs w:val="20"/>
        </w:rPr>
        <w:t xml:space="preserve"> </w:t>
      </w:r>
      <w:r>
        <w:rPr>
          <w:rFonts w:ascii="Times New Roman" w:hAnsi="Times New Roman"/>
          <w:spacing w:val="1"/>
          <w:sz w:val="20"/>
          <w:szCs w:val="20"/>
        </w:rPr>
        <w:t>advance</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nursin</w:t>
      </w:r>
      <w:r>
        <w:rPr>
          <w:rFonts w:ascii="Times New Roman" w:hAnsi="Times New Roman"/>
          <w:sz w:val="20"/>
          <w:szCs w:val="20"/>
        </w:rPr>
        <w:t>g</w:t>
      </w:r>
      <w:r>
        <w:rPr>
          <w:rFonts w:ascii="Times New Roman" w:hAnsi="Times New Roman"/>
          <w:spacing w:val="14"/>
          <w:sz w:val="20"/>
          <w:szCs w:val="20"/>
        </w:rPr>
        <w:t xml:space="preserve"> </w:t>
      </w:r>
      <w:r>
        <w:rPr>
          <w:rFonts w:ascii="Times New Roman" w:hAnsi="Times New Roman"/>
          <w:spacing w:val="1"/>
          <w:sz w:val="20"/>
          <w:szCs w:val="20"/>
        </w:rPr>
        <w:t>managemen</w:t>
      </w:r>
      <w:r>
        <w:rPr>
          <w:rFonts w:ascii="Times New Roman" w:hAnsi="Times New Roman"/>
          <w:sz w:val="20"/>
          <w:szCs w:val="20"/>
        </w:rPr>
        <w:t>t</w:t>
      </w:r>
      <w:r>
        <w:rPr>
          <w:rFonts w:ascii="Times New Roman" w:hAnsi="Times New Roman"/>
          <w:spacing w:val="14"/>
          <w:sz w:val="20"/>
          <w:szCs w:val="20"/>
        </w:rPr>
        <w:t xml:space="preserve"> </w:t>
      </w:r>
      <w:r>
        <w:rPr>
          <w:rFonts w:ascii="Times New Roman" w:hAnsi="Times New Roman"/>
          <w:spacing w:val="1"/>
          <w:sz w:val="20"/>
          <w:szCs w:val="20"/>
        </w:rPr>
        <w:t>of women</w:t>
      </w:r>
      <w:r>
        <w:rPr>
          <w:rFonts w:ascii="Times New Roman" w:hAnsi="Times New Roman"/>
          <w:sz w:val="20"/>
          <w:szCs w:val="20"/>
        </w:rPr>
        <w:t xml:space="preserve">. </w:t>
      </w:r>
      <w:r>
        <w:rPr>
          <w:rFonts w:ascii="Times New Roman" w:hAnsi="Times New Roman"/>
          <w:spacing w:val="1"/>
          <w:sz w:val="20"/>
          <w:szCs w:val="20"/>
        </w:rPr>
        <w:t>Conten</w:t>
      </w:r>
      <w:r>
        <w:rPr>
          <w:rFonts w:ascii="Times New Roman" w:hAnsi="Times New Roman"/>
          <w:sz w:val="20"/>
          <w:szCs w:val="20"/>
        </w:rPr>
        <w:t xml:space="preserve">t </w:t>
      </w:r>
      <w:r>
        <w:rPr>
          <w:rFonts w:ascii="Times New Roman" w:hAnsi="Times New Roman"/>
          <w:spacing w:val="1"/>
          <w:sz w:val="20"/>
          <w:szCs w:val="20"/>
        </w:rPr>
        <w:t>include</w:t>
      </w:r>
      <w:r>
        <w:rPr>
          <w:rFonts w:ascii="Times New Roman" w:hAnsi="Times New Roman"/>
          <w:sz w:val="20"/>
          <w:szCs w:val="20"/>
        </w:rPr>
        <w:t xml:space="preserve">s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maintenance</w:t>
      </w:r>
      <w:r>
        <w:rPr>
          <w:rFonts w:ascii="Times New Roman" w:hAnsi="Times New Roman"/>
          <w:sz w:val="20"/>
          <w:szCs w:val="20"/>
        </w:rPr>
        <w:t xml:space="preserve">,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teaching</w:t>
      </w:r>
      <w:r>
        <w:rPr>
          <w:rFonts w:ascii="Times New Roman" w:hAnsi="Times New Roman"/>
          <w:sz w:val="20"/>
          <w:szCs w:val="20"/>
        </w:rPr>
        <w:t xml:space="preserve">, </w:t>
      </w:r>
      <w:r>
        <w:rPr>
          <w:rFonts w:ascii="Times New Roman" w:hAnsi="Times New Roman"/>
          <w:spacing w:val="1"/>
          <w:sz w:val="20"/>
          <w:szCs w:val="20"/>
        </w:rPr>
        <w:t>behavioral/developmenta</w:t>
      </w:r>
      <w:r>
        <w:rPr>
          <w:rFonts w:ascii="Times New Roman" w:hAnsi="Times New Roman"/>
          <w:sz w:val="20"/>
          <w:szCs w:val="20"/>
        </w:rPr>
        <w:t>l</w:t>
      </w:r>
      <w:r>
        <w:rPr>
          <w:rFonts w:ascii="Times New Roman" w:hAnsi="Times New Roman"/>
          <w:spacing w:val="1"/>
          <w:sz w:val="20"/>
          <w:szCs w:val="20"/>
        </w:rPr>
        <w:t xml:space="preserve"> is</w:t>
      </w:r>
      <w:r>
        <w:rPr>
          <w:rFonts w:ascii="Times New Roman" w:hAnsi="Times New Roman"/>
          <w:sz w:val="20"/>
          <w:szCs w:val="20"/>
        </w:rPr>
        <w:t>sues, counseling</w:t>
      </w:r>
      <w:r>
        <w:rPr>
          <w:rFonts w:ascii="Times New Roman" w:hAnsi="Times New Roman"/>
          <w:spacing w:val="1"/>
          <w:sz w:val="20"/>
          <w:szCs w:val="20"/>
        </w:rPr>
        <w:t xml:space="preserve"> </w:t>
      </w:r>
      <w:r>
        <w:rPr>
          <w:rFonts w:ascii="Times New Roman" w:hAnsi="Times New Roman"/>
          <w:sz w:val="20"/>
          <w:szCs w:val="20"/>
        </w:rPr>
        <w:t>and nursing management</w:t>
      </w:r>
      <w:r>
        <w:rPr>
          <w:rFonts w:ascii="Times New Roman" w:hAnsi="Times New Roman"/>
          <w:spacing w:val="1"/>
          <w:sz w:val="20"/>
          <w:szCs w:val="20"/>
        </w:rPr>
        <w:t xml:space="preserve"> </w:t>
      </w:r>
      <w:r>
        <w:rPr>
          <w:rFonts w:ascii="Times New Roman" w:hAnsi="Times New Roman"/>
          <w:sz w:val="20"/>
          <w:szCs w:val="20"/>
        </w:rPr>
        <w:t>of pregnancy</w:t>
      </w:r>
      <w:r>
        <w:rPr>
          <w:rFonts w:ascii="Times New Roman" w:hAnsi="Times New Roman"/>
          <w:spacing w:val="1"/>
          <w:sz w:val="20"/>
          <w:szCs w:val="20"/>
        </w:rPr>
        <w:t xml:space="preserve"> </w:t>
      </w:r>
      <w:r>
        <w:rPr>
          <w:rFonts w:ascii="Times New Roman" w:hAnsi="Times New Roman"/>
          <w:sz w:val="20"/>
          <w:szCs w:val="20"/>
        </w:rPr>
        <w:t>and health</w:t>
      </w:r>
      <w:r>
        <w:rPr>
          <w:rFonts w:ascii="Times New Roman" w:hAnsi="Times New Roman"/>
          <w:spacing w:val="1"/>
          <w:sz w:val="20"/>
          <w:szCs w:val="20"/>
        </w:rPr>
        <w:t xml:space="preserve"> </w:t>
      </w:r>
      <w:r>
        <w:rPr>
          <w:rFonts w:ascii="Times New Roman" w:hAnsi="Times New Roman"/>
          <w:sz w:val="20"/>
          <w:szCs w:val="20"/>
        </w:rPr>
        <w:t>problems</w:t>
      </w:r>
      <w:r>
        <w:rPr>
          <w:rFonts w:ascii="Times New Roman" w:hAnsi="Times New Roman"/>
          <w:spacing w:val="1"/>
          <w:sz w:val="20"/>
          <w:szCs w:val="20"/>
        </w:rPr>
        <w:t xml:space="preserve"> </w:t>
      </w:r>
      <w:r>
        <w:rPr>
          <w:rFonts w:ascii="Times New Roman" w:hAnsi="Times New Roman"/>
          <w:sz w:val="20"/>
          <w:szCs w:val="20"/>
        </w:rPr>
        <w:t xml:space="preserve">of women.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 xml:space="preserve">e- </w:t>
      </w:r>
      <w:r>
        <w:rPr>
          <w:rFonts w:ascii="Times New Roman" w:hAnsi="Times New Roman"/>
          <w:i/>
          <w:iCs/>
          <w:spacing w:val="-7"/>
          <w:sz w:val="20"/>
          <w:szCs w:val="20"/>
        </w:rPr>
        <w:t>r</w:t>
      </w:r>
      <w:r>
        <w:rPr>
          <w:rFonts w:ascii="Times New Roman" w:hAnsi="Times New Roman"/>
          <w:i/>
          <w:iCs/>
          <w:sz w:val="20"/>
          <w:szCs w:val="20"/>
        </w:rPr>
        <w:t>equisite: NURS 5421.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6102 -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4"/>
          <w:sz w:val="20"/>
          <w:szCs w:val="20"/>
        </w:rPr>
        <w:t xml:space="preserve"> </w:t>
      </w:r>
      <w:r>
        <w:rPr>
          <w:rFonts w:ascii="Times New Roman" w:hAnsi="Times New Roman"/>
          <w:b/>
          <w:bCs/>
          <w:spacing w:val="-11"/>
          <w:sz w:val="20"/>
          <w:szCs w:val="20"/>
        </w:rPr>
        <w:t>W</w:t>
      </w:r>
      <w:r>
        <w:rPr>
          <w:rFonts w:ascii="Times New Roman" w:hAnsi="Times New Roman"/>
          <w:b/>
          <w:bCs/>
          <w:sz w:val="20"/>
          <w:szCs w:val="20"/>
        </w:rPr>
        <w:t xml:space="preserve">omen Clinical....................................................................2(0-8)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clinical</w:t>
      </w:r>
      <w:r>
        <w:rPr>
          <w:rFonts w:ascii="Times New Roman" w:hAnsi="Times New Roman"/>
          <w:spacing w:val="4"/>
          <w:sz w:val="20"/>
          <w:szCs w:val="20"/>
        </w:rPr>
        <w:t xml:space="preserve"> </w:t>
      </w:r>
      <w:r>
        <w:rPr>
          <w:rFonts w:ascii="Times New Roman" w:hAnsi="Times New Roman"/>
          <w:sz w:val="20"/>
          <w:szCs w:val="20"/>
        </w:rPr>
        <w:t>elective</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4"/>
          <w:sz w:val="20"/>
          <w:szCs w:val="20"/>
        </w:rPr>
        <w:t xml:space="preserve"> </w:t>
      </w:r>
      <w:r>
        <w:rPr>
          <w:rFonts w:ascii="Times New Roman" w:hAnsi="Times New Roman"/>
          <w:sz w:val="20"/>
          <w:szCs w:val="20"/>
        </w:rPr>
        <w:t>women</w:t>
      </w:r>
      <w:r>
        <w:rPr>
          <w:rFonts w:ascii="Times New Roman" w:hAnsi="Times New Roman"/>
          <w:spacing w:val="-11"/>
          <w:sz w:val="20"/>
          <w:szCs w:val="20"/>
        </w:rPr>
        <w:t>’</w:t>
      </w:r>
      <w:r>
        <w:rPr>
          <w:rFonts w:ascii="Times New Roman" w:hAnsi="Times New Roman"/>
          <w:sz w:val="20"/>
          <w:szCs w:val="20"/>
        </w:rPr>
        <w:t>s.health</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w:t>
      </w:r>
      <w:r>
        <w:rPr>
          <w:rFonts w:ascii="Times New Roman" w:hAnsi="Times New Roman"/>
          <w:spacing w:val="4"/>
          <w:sz w:val="20"/>
          <w:szCs w:val="20"/>
        </w:rPr>
        <w:t xml:space="preserve"> </w:t>
      </w:r>
      <w:r>
        <w:rPr>
          <w:rFonts w:ascii="Times New Roman" w:hAnsi="Times New Roman"/>
          <w:sz w:val="20"/>
          <w:szCs w:val="20"/>
        </w:rPr>
        <w:t>additional</w:t>
      </w:r>
      <w:r>
        <w:rPr>
          <w:rFonts w:ascii="Times New Roman" w:hAnsi="Times New Roman"/>
          <w:spacing w:val="4"/>
          <w:sz w:val="20"/>
          <w:szCs w:val="20"/>
        </w:rPr>
        <w:t xml:space="preserve"> </w:t>
      </w:r>
      <w:r>
        <w:rPr>
          <w:rFonts w:ascii="Times New Roman" w:hAnsi="Times New Roman"/>
          <w:sz w:val="20"/>
          <w:szCs w:val="20"/>
        </w:rPr>
        <w:t>opportunities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analysis</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 xml:space="preserve">synthesis of theory of care with underserved and rural women.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6101.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62</w:t>
      </w:r>
      <w:r>
        <w:rPr>
          <w:rFonts w:ascii="Times New Roman" w:hAnsi="Times New Roman"/>
          <w:b/>
          <w:bCs/>
          <w:spacing w:val="-11"/>
          <w:sz w:val="20"/>
          <w:szCs w:val="20"/>
        </w:rPr>
        <w:t>1</w:t>
      </w:r>
      <w:r>
        <w:rPr>
          <w:rFonts w:ascii="Times New Roman" w:hAnsi="Times New Roman"/>
          <w:b/>
          <w:bCs/>
          <w:sz w:val="20"/>
          <w:szCs w:val="20"/>
        </w:rPr>
        <w:t>1 -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11"/>
          <w:sz w:val="20"/>
          <w:szCs w:val="20"/>
        </w:rPr>
        <w:t xml:space="preserve"> </w:t>
      </w:r>
      <w:r>
        <w:rPr>
          <w:rFonts w:ascii="Times New Roman" w:hAnsi="Times New Roman"/>
          <w:b/>
          <w:bCs/>
          <w:sz w:val="20"/>
          <w:szCs w:val="20"/>
        </w:rPr>
        <w:t xml:space="preserve">Adults....................................................................................5(3-8)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Pr>
          <w:rFonts w:ascii="Times New Roman" w:hAnsi="Times New Roman"/>
          <w:spacing w:val="-8"/>
          <w:sz w:val="20"/>
          <w:szCs w:val="20"/>
        </w:rPr>
        <w:t>r</w:t>
      </w:r>
      <w:r>
        <w:rPr>
          <w:rFonts w:ascii="Times New Roman" w:hAnsi="Times New Roman"/>
          <w:sz w:val="20"/>
          <w:szCs w:val="20"/>
        </w:rPr>
        <w:t>, acute and chronic health problems found in adults.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6212</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Primary</w:t>
      </w:r>
      <w:r>
        <w:rPr>
          <w:rFonts w:ascii="Times New Roman" w:hAnsi="Times New Roman"/>
          <w:b/>
          <w:bCs/>
          <w:spacing w:val="1"/>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1"/>
          <w:sz w:val="20"/>
          <w:szCs w:val="20"/>
        </w:rPr>
        <w:t xml:space="preserve"> </w:t>
      </w:r>
      <w:r>
        <w:rPr>
          <w:rFonts w:ascii="Times New Roman" w:hAnsi="Times New Roman"/>
          <w:b/>
          <w:bCs/>
          <w:sz w:val="20"/>
          <w:szCs w:val="20"/>
        </w:rPr>
        <w:t>of</w:t>
      </w:r>
      <w:r>
        <w:rPr>
          <w:rFonts w:ascii="Times New Roman" w:hAnsi="Times New Roman"/>
          <w:b/>
          <w:bCs/>
          <w:spacing w:val="-10"/>
          <w:sz w:val="20"/>
          <w:szCs w:val="20"/>
        </w:rPr>
        <w:t xml:space="preserve"> </w:t>
      </w:r>
      <w:r>
        <w:rPr>
          <w:rFonts w:ascii="Times New Roman" w:hAnsi="Times New Roman"/>
          <w:b/>
          <w:bCs/>
          <w:sz w:val="20"/>
          <w:szCs w:val="20"/>
        </w:rPr>
        <w:t>Adults</w:t>
      </w:r>
      <w:r>
        <w:rPr>
          <w:rFonts w:ascii="Times New Roman" w:hAnsi="Times New Roman"/>
          <w:b/>
          <w:bCs/>
          <w:spacing w:val="1"/>
          <w:sz w:val="20"/>
          <w:szCs w:val="20"/>
        </w:rPr>
        <w:t xml:space="preserve"> </w:t>
      </w:r>
      <w:r>
        <w:rPr>
          <w:rFonts w:ascii="Times New Roman" w:hAnsi="Times New Roman"/>
          <w:b/>
          <w:bCs/>
          <w:sz w:val="20"/>
          <w:szCs w:val="20"/>
        </w:rPr>
        <w:t xml:space="preserve">Clinical......................................................................2(0-8)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Clinical elective in adult health care to enhance advanced-nursing practice.</w:t>
      </w:r>
      <w:r>
        <w:rPr>
          <w:rFonts w:ascii="Times New Roman" w:hAnsi="Times New Roman"/>
          <w:spacing w:val="-1"/>
          <w:sz w:val="20"/>
          <w:szCs w:val="20"/>
        </w:rPr>
        <w:t xml:space="preserve">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NURS62</w:t>
      </w:r>
      <w:r>
        <w:rPr>
          <w:rFonts w:ascii="Times New Roman" w:hAnsi="Times New Roman"/>
          <w:i/>
          <w:iCs/>
          <w:spacing w:val="-15"/>
          <w:sz w:val="20"/>
          <w:szCs w:val="20"/>
        </w:rPr>
        <w:t>1</w:t>
      </w:r>
      <w:r>
        <w:rPr>
          <w:rFonts w:ascii="Times New Roman" w:hAnsi="Times New Roman"/>
          <w:i/>
          <w:iCs/>
          <w:sz w:val="20"/>
          <w:szCs w:val="20"/>
        </w:rPr>
        <w:t>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6310 - Primary Ca</w:t>
      </w:r>
      <w:r>
        <w:rPr>
          <w:rFonts w:ascii="Times New Roman" w:hAnsi="Times New Roman"/>
          <w:b/>
          <w:bCs/>
          <w:spacing w:val="-4"/>
          <w:sz w:val="20"/>
          <w:szCs w:val="20"/>
        </w:rPr>
        <w:t>r</w:t>
      </w:r>
      <w:r>
        <w:rPr>
          <w:rFonts w:ascii="Times New Roman" w:hAnsi="Times New Roman"/>
          <w:b/>
          <w:bCs/>
          <w:sz w:val="20"/>
          <w:szCs w:val="20"/>
        </w:rPr>
        <w:t>e Issues In Health P</w:t>
      </w:r>
      <w:r>
        <w:rPr>
          <w:rFonts w:ascii="Times New Roman" w:hAnsi="Times New Roman"/>
          <w:b/>
          <w:bCs/>
          <w:spacing w:val="-4"/>
          <w:sz w:val="20"/>
          <w:szCs w:val="20"/>
        </w:rPr>
        <w:t>r</w:t>
      </w:r>
      <w:r>
        <w:rPr>
          <w:rFonts w:ascii="Times New Roman" w:hAnsi="Times New Roman"/>
          <w:b/>
          <w:bCs/>
          <w:sz w:val="20"/>
          <w:szCs w:val="20"/>
        </w:rPr>
        <w:t xml:space="preserve">omotion of Communities........................2(2-0)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5"/>
          <w:sz w:val="20"/>
          <w:szCs w:val="20"/>
        </w:rPr>
        <w:t xml:space="preserve"> </w:t>
      </w:r>
      <w:r>
        <w:rPr>
          <w:rFonts w:ascii="Times New Roman" w:hAnsi="Times New Roman"/>
          <w:sz w:val="20"/>
          <w:szCs w:val="20"/>
        </w:rPr>
        <w:t>seminar</w:t>
      </w:r>
      <w:r>
        <w:rPr>
          <w:rFonts w:ascii="Times New Roman" w:hAnsi="Times New Roman"/>
          <w:spacing w:val="-5"/>
          <w:sz w:val="20"/>
          <w:szCs w:val="20"/>
        </w:rPr>
        <w:t xml:space="preserve"> </w:t>
      </w:r>
      <w:r>
        <w:rPr>
          <w:rFonts w:ascii="Times New Roman" w:hAnsi="Times New Roman"/>
          <w:sz w:val="20"/>
          <w:szCs w:val="20"/>
        </w:rPr>
        <w:t>focuses</w:t>
      </w:r>
      <w:r>
        <w:rPr>
          <w:rFonts w:ascii="Times New Roman" w:hAnsi="Times New Roman"/>
          <w:spacing w:val="-5"/>
          <w:sz w:val="20"/>
          <w:szCs w:val="20"/>
        </w:rPr>
        <w:t xml:space="preserve"> </w:t>
      </w:r>
      <w:r>
        <w:rPr>
          <w:rFonts w:ascii="Times New Roman" w:hAnsi="Times New Roman"/>
          <w:sz w:val="20"/>
          <w:szCs w:val="20"/>
        </w:rPr>
        <w:t>on</w:t>
      </w:r>
      <w:r>
        <w:rPr>
          <w:rFonts w:ascii="Times New Roman" w:hAnsi="Times New Roman"/>
          <w:spacing w:val="-5"/>
          <w:sz w:val="20"/>
          <w:szCs w:val="20"/>
        </w:rPr>
        <w:t xml:space="preserve"> </w:t>
      </w:r>
      <w:r>
        <w:rPr>
          <w:rFonts w:ascii="Times New Roman" w:hAnsi="Times New Roman"/>
          <w:sz w:val="20"/>
          <w:szCs w:val="20"/>
        </w:rPr>
        <w:t>care</w:t>
      </w:r>
      <w:r>
        <w:rPr>
          <w:rFonts w:ascii="Times New Roman" w:hAnsi="Times New Roman"/>
          <w:spacing w:val="-5"/>
          <w:sz w:val="20"/>
          <w:szCs w:val="20"/>
        </w:rPr>
        <w:t xml:space="preserve"> </w:t>
      </w:r>
      <w:r>
        <w:rPr>
          <w:rFonts w:ascii="Times New Roman" w:hAnsi="Times New Roman"/>
          <w:sz w:val="20"/>
          <w:szCs w:val="20"/>
        </w:rPr>
        <w:t>needed</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meet</w:t>
      </w:r>
      <w:r>
        <w:rPr>
          <w:rFonts w:ascii="Times New Roman" w:hAnsi="Times New Roman"/>
          <w:spacing w:val="-5"/>
          <w:sz w:val="20"/>
          <w:szCs w:val="20"/>
        </w:rPr>
        <w:t xml:space="preserve"> </w:t>
      </w:r>
      <w:r>
        <w:rPr>
          <w:rFonts w:ascii="Times New Roman" w:hAnsi="Times New Roman"/>
          <w:sz w:val="20"/>
          <w:szCs w:val="20"/>
        </w:rPr>
        <w:t>the</w:t>
      </w:r>
      <w:r>
        <w:rPr>
          <w:rFonts w:ascii="Times New Roman" w:hAnsi="Times New Roman"/>
          <w:spacing w:val="-5"/>
          <w:sz w:val="20"/>
          <w:szCs w:val="20"/>
        </w:rPr>
        <w:t xml:space="preserve"> </w:t>
      </w:r>
      <w:r>
        <w:rPr>
          <w:rFonts w:ascii="Times New Roman" w:hAnsi="Times New Roman"/>
          <w:sz w:val="20"/>
          <w:szCs w:val="20"/>
        </w:rPr>
        <w:t>needs</w:t>
      </w:r>
      <w:r>
        <w:rPr>
          <w:rFonts w:ascii="Times New Roman" w:hAnsi="Times New Roman"/>
          <w:spacing w:val="-5"/>
          <w:sz w:val="20"/>
          <w:szCs w:val="20"/>
        </w:rPr>
        <w:t xml:space="preserve"> </w:t>
      </w:r>
      <w:r>
        <w:rPr>
          <w:rFonts w:ascii="Times New Roman" w:hAnsi="Times New Roman"/>
          <w:sz w:val="20"/>
          <w:szCs w:val="20"/>
        </w:rPr>
        <w:t>of</w:t>
      </w:r>
      <w:r>
        <w:rPr>
          <w:rFonts w:ascii="Times New Roman" w:hAnsi="Times New Roman"/>
          <w:spacing w:val="-5"/>
          <w:sz w:val="20"/>
          <w:szCs w:val="20"/>
        </w:rPr>
        <w:t xml:space="preserve"> </w:t>
      </w:r>
      <w:r>
        <w:rPr>
          <w:rFonts w:ascii="Times New Roman" w:hAnsi="Times New Roman"/>
          <w:sz w:val="20"/>
          <w:szCs w:val="20"/>
        </w:rPr>
        <w:t>clients</w:t>
      </w:r>
      <w:r>
        <w:rPr>
          <w:rFonts w:ascii="Times New Roman" w:hAnsi="Times New Roman"/>
          <w:spacing w:val="-5"/>
          <w:sz w:val="20"/>
          <w:szCs w:val="20"/>
        </w:rPr>
        <w:t xml:space="preserve"> </w:t>
      </w:r>
      <w:r>
        <w:rPr>
          <w:rFonts w:ascii="Times New Roman" w:hAnsi="Times New Roman"/>
          <w:sz w:val="20"/>
          <w:szCs w:val="20"/>
        </w:rPr>
        <w:t>with</w:t>
      </w:r>
      <w:r>
        <w:rPr>
          <w:rFonts w:ascii="Times New Roman" w:hAnsi="Times New Roman"/>
          <w:spacing w:val="-5"/>
          <w:sz w:val="20"/>
          <w:szCs w:val="20"/>
        </w:rPr>
        <w:t xml:space="preserve"> </w:t>
      </w:r>
      <w:r>
        <w:rPr>
          <w:rFonts w:ascii="Times New Roman" w:hAnsi="Times New Roman"/>
          <w:sz w:val="20"/>
          <w:szCs w:val="20"/>
        </w:rPr>
        <w:t>sensitivity</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community and cultural di</w:t>
      </w:r>
      <w:r>
        <w:rPr>
          <w:rFonts w:ascii="Times New Roman" w:hAnsi="Times New Roman"/>
          <w:spacing w:val="-4"/>
          <w:sz w:val="20"/>
          <w:szCs w:val="20"/>
        </w:rPr>
        <w:t>f</w:t>
      </w:r>
      <w:r>
        <w:rPr>
          <w:rFonts w:ascii="Times New Roman" w:hAnsi="Times New Roman"/>
          <w:sz w:val="20"/>
          <w:szCs w:val="20"/>
        </w:rPr>
        <w:t xml:space="preserve">ferences.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6620</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eaching</w:t>
      </w:r>
      <w:r>
        <w:rPr>
          <w:rFonts w:ascii="Times New Roman" w:hAnsi="Times New Roman"/>
          <w:b/>
          <w:bCs/>
          <w:spacing w:val="7"/>
          <w:sz w:val="20"/>
          <w:szCs w:val="20"/>
        </w:rPr>
        <w:t xml:space="preserve"> </w:t>
      </w:r>
      <w:r>
        <w:rPr>
          <w:rFonts w:ascii="Times New Roman" w:hAnsi="Times New Roman"/>
          <w:b/>
          <w:bCs/>
          <w:sz w:val="20"/>
          <w:szCs w:val="20"/>
        </w:rPr>
        <w:t xml:space="preserve">Practicum........................................................................3(2-6)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4"/>
          <w:sz w:val="20"/>
          <w:szCs w:val="20"/>
        </w:rPr>
        <w:t xml:space="preserve"> </w:t>
      </w:r>
      <w:r>
        <w:rPr>
          <w:rFonts w:ascii="Times New Roman" w:hAnsi="Times New Roman"/>
          <w:sz w:val="20"/>
          <w:szCs w:val="20"/>
        </w:rPr>
        <w:t>practicum</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foster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student</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development</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competency</w:t>
      </w:r>
      <w:r>
        <w:rPr>
          <w:rFonts w:ascii="Times New Roman" w:hAnsi="Times New Roman"/>
          <w:spacing w:val="-4"/>
          <w:sz w:val="20"/>
          <w:szCs w:val="20"/>
        </w:rPr>
        <w:t xml:space="preserve"> </w:t>
      </w:r>
      <w:r>
        <w:rPr>
          <w:rFonts w:ascii="Times New Roman" w:hAnsi="Times New Roman"/>
          <w:sz w:val="20"/>
          <w:szCs w:val="20"/>
        </w:rPr>
        <w:t>as</w:t>
      </w:r>
      <w:r>
        <w:rPr>
          <w:rFonts w:ascii="Times New Roman" w:hAnsi="Times New Roman"/>
          <w:spacing w:val="-4"/>
          <w:sz w:val="20"/>
          <w:szCs w:val="20"/>
        </w:rPr>
        <w:t xml:space="preserve"> </w:t>
      </w:r>
      <w:r>
        <w:rPr>
          <w:rFonts w:ascii="Times New Roman" w:hAnsi="Times New Roman"/>
          <w:sz w:val="20"/>
          <w:szCs w:val="20"/>
        </w:rPr>
        <w:t>an</w:t>
      </w:r>
      <w:r>
        <w:rPr>
          <w:rFonts w:ascii="Times New Roman" w:hAnsi="Times New Roman"/>
          <w:spacing w:val="-4"/>
          <w:sz w:val="20"/>
          <w:szCs w:val="20"/>
        </w:rPr>
        <w:t xml:space="preserve"> </w:t>
      </w:r>
      <w:r>
        <w:rPr>
          <w:rFonts w:ascii="Times New Roman" w:hAnsi="Times New Roman"/>
          <w:sz w:val="20"/>
          <w:szCs w:val="20"/>
        </w:rPr>
        <w:t>educato</w:t>
      </w:r>
      <w:r>
        <w:rPr>
          <w:rFonts w:ascii="Times New Roman" w:hAnsi="Times New Roman"/>
          <w:spacing w:val="-11"/>
          <w:sz w:val="20"/>
          <w:szCs w:val="20"/>
        </w:rPr>
        <w:t>r</w:t>
      </w:r>
      <w:r>
        <w:rPr>
          <w:rFonts w:ascii="Times New Roman" w:hAnsi="Times New Roman"/>
          <w:sz w:val="20"/>
          <w:szCs w:val="20"/>
        </w:rPr>
        <w:t>. The</w:t>
      </w:r>
      <w:r>
        <w:rPr>
          <w:rFonts w:ascii="Times New Roman" w:hAnsi="Times New Roman"/>
          <w:spacing w:val="-4"/>
          <w:sz w:val="20"/>
          <w:szCs w:val="20"/>
        </w:rPr>
        <w:t xml:space="preserve"> </w:t>
      </w:r>
      <w:r>
        <w:rPr>
          <w:rFonts w:ascii="Times New Roman" w:hAnsi="Times New Roman"/>
          <w:sz w:val="20"/>
          <w:szCs w:val="20"/>
        </w:rPr>
        <w:t>focus</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application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curricula</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learning</w:t>
      </w:r>
      <w:r>
        <w:rPr>
          <w:rFonts w:ascii="Times New Roman" w:hAnsi="Times New Roman"/>
          <w:spacing w:val="-4"/>
          <w:sz w:val="20"/>
          <w:szCs w:val="20"/>
        </w:rPr>
        <w:t xml:space="preserve"> </w:t>
      </w:r>
      <w:r>
        <w:rPr>
          <w:rFonts w:ascii="Times New Roman" w:hAnsi="Times New Roman"/>
          <w:sz w:val="20"/>
          <w:szCs w:val="20"/>
        </w:rPr>
        <w:t>theories</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instructional design</w:t>
      </w:r>
      <w:r>
        <w:rPr>
          <w:rFonts w:ascii="Times New Roman" w:hAnsi="Times New Roman"/>
          <w:spacing w:val="-8"/>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education.</w:t>
      </w:r>
      <w:r>
        <w:rPr>
          <w:rFonts w:ascii="Times New Roman" w:hAnsi="Times New Roman"/>
          <w:spacing w:val="-11"/>
          <w:sz w:val="20"/>
          <w:szCs w:val="20"/>
        </w:rPr>
        <w:t xml:space="preserve"> </w:t>
      </w:r>
      <w:r>
        <w:rPr>
          <w:rFonts w:ascii="Times New Roman" w:hAnsi="Times New Roman"/>
          <w:sz w:val="20"/>
          <w:szCs w:val="20"/>
        </w:rPr>
        <w:t>The</w:t>
      </w:r>
      <w:r>
        <w:rPr>
          <w:rFonts w:ascii="Times New Roman" w:hAnsi="Times New Roman"/>
          <w:spacing w:val="-8"/>
          <w:sz w:val="20"/>
          <w:szCs w:val="20"/>
        </w:rPr>
        <w:t xml:space="preserve"> </w:t>
      </w:r>
      <w:r>
        <w:rPr>
          <w:rFonts w:ascii="Times New Roman" w:hAnsi="Times New Roman"/>
          <w:sz w:val="20"/>
          <w:szCs w:val="20"/>
        </w:rPr>
        <w:t>practicum</w:t>
      </w:r>
      <w:r>
        <w:rPr>
          <w:rFonts w:ascii="Times New Roman" w:hAnsi="Times New Roman"/>
          <w:spacing w:val="-8"/>
          <w:sz w:val="20"/>
          <w:szCs w:val="20"/>
        </w:rPr>
        <w:t xml:space="preserve"> </w:t>
      </w:r>
      <w:r>
        <w:rPr>
          <w:rFonts w:ascii="Times New Roman" w:hAnsi="Times New Roman"/>
          <w:sz w:val="20"/>
          <w:szCs w:val="20"/>
        </w:rPr>
        <w:t>consists</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experiences</w:t>
      </w:r>
      <w:r>
        <w:rPr>
          <w:rFonts w:ascii="Times New Roman" w:hAnsi="Times New Roman"/>
          <w:spacing w:val="-8"/>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both</w:t>
      </w:r>
      <w:r>
        <w:rPr>
          <w:rFonts w:ascii="Times New Roman" w:hAnsi="Times New Roman"/>
          <w:spacing w:val="-8"/>
          <w:sz w:val="20"/>
          <w:szCs w:val="20"/>
        </w:rPr>
        <w:t xml:space="preserve"> </w:t>
      </w:r>
      <w:r>
        <w:rPr>
          <w:rFonts w:ascii="Times New Roman" w:hAnsi="Times New Roman"/>
          <w:sz w:val="20"/>
          <w:szCs w:val="20"/>
        </w:rPr>
        <w:t>classroom</w:t>
      </w:r>
      <w:r>
        <w:rPr>
          <w:rFonts w:ascii="Times New Roman" w:hAnsi="Times New Roman"/>
          <w:spacing w:val="-8"/>
          <w:sz w:val="20"/>
          <w:szCs w:val="20"/>
        </w:rPr>
        <w:t xml:space="preserve"> </w:t>
      </w:r>
      <w:r>
        <w:rPr>
          <w:rFonts w:ascii="Times New Roman" w:hAnsi="Times New Roman"/>
          <w:sz w:val="20"/>
          <w:szCs w:val="20"/>
        </w:rPr>
        <w:t>and</w:t>
      </w:r>
      <w:r>
        <w:rPr>
          <w:rFonts w:ascii="Times New Roman" w:hAnsi="Times New Roman"/>
          <w:spacing w:val="-8"/>
          <w:sz w:val="20"/>
          <w:szCs w:val="20"/>
        </w:rPr>
        <w:t xml:space="preserve"> </w:t>
      </w:r>
      <w:r>
        <w:rPr>
          <w:rFonts w:ascii="Times New Roman" w:hAnsi="Times New Roman"/>
          <w:sz w:val="20"/>
          <w:szCs w:val="20"/>
        </w:rPr>
        <w:t>clinical</w:t>
      </w:r>
      <w:r>
        <w:rPr>
          <w:rFonts w:ascii="Times New Roman" w:hAnsi="Times New Roman"/>
          <w:spacing w:val="-4"/>
          <w:sz w:val="20"/>
          <w:szCs w:val="20"/>
        </w:rPr>
        <w:t xml:space="preserve"> </w:t>
      </w:r>
      <w:r>
        <w:rPr>
          <w:rFonts w:ascii="Times New Roman" w:hAnsi="Times New Roman"/>
          <w:sz w:val="20"/>
          <w:szCs w:val="20"/>
        </w:rPr>
        <w:t>teaching</w:t>
      </w:r>
      <w:r>
        <w:rPr>
          <w:rFonts w:ascii="Times New Roman" w:hAnsi="Times New Roman"/>
          <w:spacing w:val="-4"/>
          <w:sz w:val="20"/>
          <w:szCs w:val="20"/>
        </w:rPr>
        <w:t xml:space="preserve"> </w:t>
      </w:r>
      <w:r>
        <w:rPr>
          <w:rFonts w:ascii="Times New Roman" w:hAnsi="Times New Roman"/>
          <w:sz w:val="20"/>
          <w:szCs w:val="20"/>
        </w:rPr>
        <w:t>under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supervision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a</w:t>
      </w:r>
      <w:r>
        <w:rPr>
          <w:rFonts w:ascii="Times New Roman" w:hAnsi="Times New Roman"/>
          <w:spacing w:val="-4"/>
          <w:sz w:val="20"/>
          <w:szCs w:val="20"/>
        </w:rPr>
        <w:t xml:space="preserve"> </w:t>
      </w:r>
      <w:r>
        <w:rPr>
          <w:rFonts w:ascii="Times New Roman" w:hAnsi="Times New Roman"/>
          <w:sz w:val="20"/>
          <w:szCs w:val="20"/>
        </w:rPr>
        <w:t>senior</w:t>
      </w:r>
      <w:r>
        <w:rPr>
          <w:rFonts w:ascii="Times New Roman" w:hAnsi="Times New Roman"/>
          <w:spacing w:val="-4"/>
          <w:sz w:val="20"/>
          <w:szCs w:val="20"/>
        </w:rPr>
        <w:t xml:space="preserve"> </w:t>
      </w:r>
      <w:r>
        <w:rPr>
          <w:rFonts w:ascii="Times New Roman" w:hAnsi="Times New Roman"/>
          <w:sz w:val="20"/>
          <w:szCs w:val="20"/>
        </w:rPr>
        <w:t>facult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experiences</w:t>
      </w:r>
      <w:r>
        <w:rPr>
          <w:rFonts w:ascii="Times New Roman" w:hAnsi="Times New Roman"/>
          <w:spacing w:val="-4"/>
          <w:sz w:val="20"/>
          <w:szCs w:val="20"/>
        </w:rPr>
        <w:t xml:space="preserve"> </w:t>
      </w:r>
      <w:r>
        <w:rPr>
          <w:rFonts w:ascii="Times New Roman" w:hAnsi="Times New Roman"/>
          <w:sz w:val="20"/>
          <w:szCs w:val="20"/>
        </w:rPr>
        <w:t>are</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 an</w:t>
      </w:r>
      <w:r>
        <w:rPr>
          <w:rFonts w:ascii="Times New Roman" w:hAnsi="Times New Roman"/>
          <w:spacing w:val="-8"/>
          <w:sz w:val="20"/>
          <w:szCs w:val="20"/>
        </w:rPr>
        <w:t xml:space="preserve"> </w:t>
      </w:r>
      <w:r>
        <w:rPr>
          <w:rFonts w:ascii="Times New Roman" w:hAnsi="Times New Roman"/>
          <w:sz w:val="20"/>
          <w:szCs w:val="20"/>
        </w:rPr>
        <w:t>opportunity</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student</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experience</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career</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academic</w:t>
      </w:r>
      <w:r>
        <w:rPr>
          <w:rFonts w:ascii="Times New Roman" w:hAnsi="Times New Roman"/>
          <w:spacing w:val="-7"/>
          <w:sz w:val="20"/>
          <w:szCs w:val="20"/>
        </w:rPr>
        <w:t xml:space="preserve"> </w:t>
      </w:r>
      <w:r>
        <w:rPr>
          <w:rFonts w:ascii="Times New Roman" w:hAnsi="Times New Roman"/>
          <w:sz w:val="20"/>
          <w:szCs w:val="20"/>
        </w:rPr>
        <w:t>world</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higher</w:t>
      </w:r>
      <w:r>
        <w:rPr>
          <w:rFonts w:ascii="Times New Roman" w:hAnsi="Times New Roman"/>
          <w:spacing w:val="-7"/>
          <w:sz w:val="20"/>
          <w:szCs w:val="20"/>
        </w:rPr>
        <w:t xml:space="preserve"> </w:t>
      </w:r>
      <w:r>
        <w:rPr>
          <w:rFonts w:ascii="Times New Roman" w:hAnsi="Times New Roman"/>
          <w:sz w:val="20"/>
          <w:szCs w:val="20"/>
        </w:rPr>
        <w:t>education.</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6622</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Practice</w:t>
      </w:r>
      <w:r>
        <w:rPr>
          <w:rFonts w:ascii="Times New Roman" w:hAnsi="Times New Roman"/>
          <w:b/>
          <w:bCs/>
          <w:spacing w:val="8"/>
          <w:sz w:val="20"/>
          <w:szCs w:val="20"/>
        </w:rPr>
        <w:t xml:space="preserve"> </w:t>
      </w:r>
      <w:r>
        <w:rPr>
          <w:rFonts w:ascii="Times New Roman" w:hAnsi="Times New Roman"/>
          <w:b/>
          <w:bCs/>
          <w:sz w:val="20"/>
          <w:szCs w:val="20"/>
        </w:rPr>
        <w:t>Nursing</w:t>
      </w:r>
      <w:r>
        <w:rPr>
          <w:rFonts w:ascii="Times New Roman" w:hAnsi="Times New Roman"/>
          <w:b/>
          <w:bCs/>
          <w:spacing w:val="8"/>
          <w:sz w:val="20"/>
          <w:szCs w:val="20"/>
        </w:rPr>
        <w:t xml:space="preserve"> </w:t>
      </w:r>
      <w:r>
        <w:rPr>
          <w:rFonts w:ascii="Times New Roman" w:hAnsi="Times New Roman"/>
          <w:b/>
          <w:bCs/>
          <w:sz w:val="20"/>
          <w:szCs w:val="20"/>
        </w:rPr>
        <w:t xml:space="preserve">II.........................................................................5(3-8) </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This is the second of the two-clinical-course sequence in application of theories and concepts </w:t>
      </w:r>
      <w:r>
        <w:rPr>
          <w:rFonts w:ascii="Times New Roman" w:hAnsi="Times New Roman"/>
          <w:spacing w:val="1"/>
          <w:sz w:val="20"/>
          <w:szCs w:val="20"/>
        </w:rPr>
        <w:t>relate</w:t>
      </w:r>
      <w:r>
        <w:rPr>
          <w:rFonts w:ascii="Times New Roman" w:hAnsi="Times New Roman"/>
          <w:sz w:val="20"/>
          <w:szCs w:val="20"/>
        </w:rPr>
        <w:t>d</w:t>
      </w:r>
      <w:r>
        <w:rPr>
          <w:rFonts w:ascii="Times New Roman" w:hAnsi="Times New Roman"/>
          <w:spacing w:val="1"/>
          <w:sz w:val="20"/>
          <w:szCs w:val="20"/>
        </w:rPr>
        <w:t xml:space="preserve"> t</w:t>
      </w:r>
      <w:r>
        <w:rPr>
          <w:rFonts w:ascii="Times New Roman" w:hAnsi="Times New Roman"/>
          <w:sz w:val="20"/>
          <w:szCs w:val="20"/>
        </w:rPr>
        <w:t>o</w:t>
      </w:r>
      <w:r>
        <w:rPr>
          <w:rFonts w:ascii="Times New Roman" w:hAnsi="Times New Roman"/>
          <w:spacing w:val="1"/>
          <w:sz w:val="20"/>
          <w:szCs w:val="20"/>
        </w:rPr>
        <w:t xml:space="preserve"> th</w:t>
      </w:r>
      <w:r>
        <w:rPr>
          <w:rFonts w:ascii="Times New Roman" w:hAnsi="Times New Roman"/>
          <w:sz w:val="20"/>
          <w:szCs w:val="20"/>
        </w:rPr>
        <w:t>e</w:t>
      </w:r>
      <w:r>
        <w:rPr>
          <w:rFonts w:ascii="Times New Roman" w:hAnsi="Times New Roman"/>
          <w:spacing w:val="1"/>
          <w:sz w:val="20"/>
          <w:szCs w:val="20"/>
        </w:rPr>
        <w:t xml:space="preserve"> clinica</w:t>
      </w:r>
      <w:r>
        <w:rPr>
          <w:rFonts w:ascii="Times New Roman" w:hAnsi="Times New Roman"/>
          <w:sz w:val="20"/>
          <w:szCs w:val="20"/>
        </w:rPr>
        <w:t>l</w:t>
      </w:r>
      <w:r>
        <w:rPr>
          <w:rFonts w:ascii="Times New Roman" w:hAnsi="Times New Roman"/>
          <w:spacing w:val="1"/>
          <w:sz w:val="20"/>
          <w:szCs w:val="20"/>
        </w:rPr>
        <w:t xml:space="preserve"> nurs</w:t>
      </w:r>
      <w:r>
        <w:rPr>
          <w:rFonts w:ascii="Times New Roman" w:hAnsi="Times New Roman"/>
          <w:sz w:val="20"/>
          <w:szCs w:val="20"/>
        </w:rPr>
        <w:t xml:space="preserve">e </w:t>
      </w:r>
      <w:r>
        <w:rPr>
          <w:rFonts w:ascii="Times New Roman" w:hAnsi="Times New Roman"/>
          <w:spacing w:val="1"/>
          <w:sz w:val="20"/>
          <w:szCs w:val="20"/>
        </w:rPr>
        <w:t>specialis</w:t>
      </w:r>
      <w:r>
        <w:rPr>
          <w:rFonts w:ascii="Times New Roman" w:hAnsi="Times New Roman"/>
          <w:sz w:val="20"/>
          <w:szCs w:val="20"/>
        </w:rPr>
        <w:t>t</w:t>
      </w:r>
      <w:r>
        <w:rPr>
          <w:rFonts w:ascii="Times New Roman" w:hAnsi="Times New Roman"/>
          <w:spacing w:val="1"/>
          <w:sz w:val="20"/>
          <w:szCs w:val="20"/>
        </w:rPr>
        <w:t xml:space="preserve"> rol</w:t>
      </w:r>
      <w:r>
        <w:rPr>
          <w:rFonts w:ascii="Times New Roman" w:hAnsi="Times New Roman"/>
          <w:sz w:val="20"/>
          <w:szCs w:val="20"/>
        </w:rPr>
        <w:t>e</w:t>
      </w:r>
      <w:r>
        <w:rPr>
          <w:rFonts w:ascii="Times New Roman" w:hAnsi="Times New Roman"/>
          <w:spacing w:val="1"/>
          <w:sz w:val="20"/>
          <w:szCs w:val="20"/>
        </w:rPr>
        <w:t xml:space="preserve"> developmen</w:t>
      </w:r>
      <w:r>
        <w:rPr>
          <w:rFonts w:ascii="Times New Roman" w:hAnsi="Times New Roman"/>
          <w:sz w:val="20"/>
          <w:szCs w:val="20"/>
        </w:rPr>
        <w:t>t</w:t>
      </w:r>
      <w:r>
        <w:rPr>
          <w:rFonts w:ascii="Times New Roman" w:hAnsi="Times New Roman"/>
          <w:spacing w:val="1"/>
          <w:sz w:val="20"/>
          <w:szCs w:val="20"/>
        </w:rPr>
        <w:t xml:space="preserve"> i</w:t>
      </w:r>
      <w:r>
        <w:rPr>
          <w:rFonts w:ascii="Times New Roman" w:hAnsi="Times New Roman"/>
          <w:sz w:val="20"/>
          <w:szCs w:val="20"/>
        </w:rPr>
        <w:t>n</w:t>
      </w:r>
      <w:r>
        <w:rPr>
          <w:rFonts w:ascii="Times New Roman" w:hAnsi="Times New Roman"/>
          <w:spacing w:val="1"/>
          <w:sz w:val="20"/>
          <w:szCs w:val="20"/>
        </w:rPr>
        <w:t xml:space="preserve"> Communit</w:t>
      </w:r>
      <w:r>
        <w:rPr>
          <w:rFonts w:ascii="Times New Roman" w:hAnsi="Times New Roman"/>
          <w:sz w:val="20"/>
          <w:szCs w:val="20"/>
        </w:rPr>
        <w:t>y</w:t>
      </w:r>
      <w:r>
        <w:rPr>
          <w:rFonts w:ascii="Times New Roman" w:hAnsi="Times New Roman"/>
          <w:spacing w:val="1"/>
          <w:sz w:val="20"/>
          <w:szCs w:val="20"/>
        </w:rPr>
        <w:t xml:space="preserve"> Health</w:t>
      </w:r>
      <w:r>
        <w:rPr>
          <w:rFonts w:ascii="Times New Roman" w:hAnsi="Times New Roman"/>
          <w:sz w:val="20"/>
          <w:szCs w:val="20"/>
        </w:rPr>
        <w:t>,</w:t>
      </w:r>
      <w:r>
        <w:rPr>
          <w:rFonts w:ascii="Times New Roman" w:hAnsi="Times New Roman"/>
          <w:spacing w:val="1"/>
          <w:sz w:val="20"/>
          <w:szCs w:val="20"/>
        </w:rPr>
        <w:t xml:space="preserve"> Parent-Child </w:t>
      </w:r>
      <w:r>
        <w:rPr>
          <w:rFonts w:ascii="Times New Roman" w:hAnsi="Times New Roman"/>
          <w:spacing w:val="-1"/>
          <w:sz w:val="20"/>
          <w:szCs w:val="20"/>
        </w:rPr>
        <w:t>Healt</w:t>
      </w:r>
      <w:r>
        <w:rPr>
          <w:rFonts w:ascii="Times New Roman" w:hAnsi="Times New Roman"/>
          <w:sz w:val="20"/>
          <w:szCs w:val="20"/>
        </w:rPr>
        <w:t>h</w:t>
      </w:r>
      <w:r>
        <w:rPr>
          <w:rFonts w:ascii="Times New Roman" w:hAnsi="Times New Roman"/>
          <w:spacing w:val="-8"/>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8"/>
          <w:sz w:val="20"/>
          <w:szCs w:val="20"/>
        </w:rPr>
        <w:t xml:space="preserve"> </w:t>
      </w:r>
      <w:r>
        <w:rPr>
          <w:rFonts w:ascii="Times New Roman" w:hAnsi="Times New Roman"/>
          <w:spacing w:val="-1"/>
          <w:sz w:val="20"/>
          <w:szCs w:val="20"/>
        </w:rPr>
        <w:t>Psych-Menta</w:t>
      </w:r>
      <w:r>
        <w:rPr>
          <w:rFonts w:ascii="Times New Roman" w:hAnsi="Times New Roman"/>
          <w:sz w:val="20"/>
          <w:szCs w:val="20"/>
        </w:rPr>
        <w:t>l</w:t>
      </w:r>
      <w:r>
        <w:rPr>
          <w:rFonts w:ascii="Times New Roman" w:hAnsi="Times New Roman"/>
          <w:spacing w:val="-8"/>
          <w:sz w:val="20"/>
          <w:szCs w:val="20"/>
        </w:rPr>
        <w:t xml:space="preserve"> </w:t>
      </w:r>
      <w:r>
        <w:rPr>
          <w:rFonts w:ascii="Times New Roman" w:hAnsi="Times New Roman"/>
          <w:spacing w:val="-1"/>
          <w:sz w:val="20"/>
          <w:szCs w:val="20"/>
        </w:rPr>
        <w:t>Health</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8"/>
          <w:sz w:val="20"/>
          <w:szCs w:val="20"/>
        </w:rPr>
        <w:t xml:space="preserve"> </w:t>
      </w:r>
      <w:r>
        <w:rPr>
          <w:rFonts w:ascii="Times New Roman" w:hAnsi="Times New Roman"/>
          <w:i/>
          <w:iCs/>
          <w:spacing w:val="-1"/>
          <w:sz w:val="20"/>
          <w:szCs w:val="20"/>
        </w:rPr>
        <w:t>NURS562</w:t>
      </w:r>
      <w:r>
        <w:rPr>
          <w:rFonts w:ascii="Times New Roman" w:hAnsi="Times New Roman"/>
          <w:i/>
          <w:iCs/>
          <w:sz w:val="20"/>
          <w:szCs w:val="20"/>
        </w:rPr>
        <w:t>1</w:t>
      </w:r>
      <w:r>
        <w:rPr>
          <w:rFonts w:ascii="Times New Roman" w:hAnsi="Times New Roman"/>
          <w:i/>
          <w:iCs/>
          <w:spacing w:val="-8"/>
          <w:sz w:val="20"/>
          <w:szCs w:val="20"/>
        </w:rPr>
        <w:t xml:space="preserve"> </w:t>
      </w:r>
      <w:r>
        <w:rPr>
          <w:rFonts w:ascii="Times New Roman" w:hAnsi="Times New Roman"/>
          <w:i/>
          <w:iCs/>
          <w:spacing w:val="-1"/>
          <w:sz w:val="20"/>
          <w:szCs w:val="20"/>
        </w:rPr>
        <w:t>an</w:t>
      </w:r>
      <w:r>
        <w:rPr>
          <w:rFonts w:ascii="Times New Roman" w:hAnsi="Times New Roman"/>
          <w:i/>
          <w:iCs/>
          <w:sz w:val="20"/>
          <w:szCs w:val="20"/>
        </w:rPr>
        <w:t>d</w:t>
      </w:r>
      <w:r>
        <w:rPr>
          <w:rFonts w:ascii="Times New Roman" w:hAnsi="Times New Roman"/>
          <w:i/>
          <w:iCs/>
          <w:spacing w:val="-8"/>
          <w:sz w:val="20"/>
          <w:szCs w:val="20"/>
        </w:rPr>
        <w:t xml:space="preserve"> </w:t>
      </w:r>
      <w:r>
        <w:rPr>
          <w:rFonts w:ascii="Times New Roman" w:hAnsi="Times New Roman"/>
          <w:i/>
          <w:iCs/>
          <w:spacing w:val="-1"/>
          <w:sz w:val="20"/>
          <w:szCs w:val="20"/>
        </w:rPr>
        <w:t>satisfactor</w:t>
      </w:r>
      <w:r>
        <w:rPr>
          <w:rFonts w:ascii="Times New Roman" w:hAnsi="Times New Roman"/>
          <w:i/>
          <w:iCs/>
          <w:sz w:val="20"/>
          <w:szCs w:val="20"/>
        </w:rPr>
        <w:t>y</w:t>
      </w:r>
      <w:r>
        <w:rPr>
          <w:rFonts w:ascii="Times New Roman" w:hAnsi="Times New Roman"/>
          <w:i/>
          <w:iCs/>
          <w:spacing w:val="-8"/>
          <w:sz w:val="20"/>
          <w:szCs w:val="20"/>
        </w:rPr>
        <w:t xml:space="preserve"> </w:t>
      </w:r>
      <w:r>
        <w:rPr>
          <w:rFonts w:ascii="Times New Roman" w:hAnsi="Times New Roman"/>
          <w:i/>
          <w:iCs/>
          <w:spacing w:val="-1"/>
          <w:sz w:val="20"/>
          <w:szCs w:val="20"/>
        </w:rPr>
        <w:t>completio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 xml:space="preserve">e- </w:t>
      </w:r>
      <w:r>
        <w:rPr>
          <w:rFonts w:ascii="Times New Roman" w:hAnsi="Times New Roman"/>
          <w:i/>
          <w:iCs/>
          <w:sz w:val="20"/>
          <w:szCs w:val="20"/>
        </w:rPr>
        <w:t>liminary Comp</w:t>
      </w:r>
      <w:r>
        <w:rPr>
          <w:rFonts w:ascii="Times New Roman" w:hAnsi="Times New Roman"/>
          <w:i/>
          <w:iCs/>
          <w:spacing w:val="-7"/>
          <w:sz w:val="20"/>
          <w:szCs w:val="20"/>
        </w:rPr>
        <w:t>r</w:t>
      </w:r>
      <w:r>
        <w:rPr>
          <w:rFonts w:ascii="Times New Roman" w:hAnsi="Times New Roman"/>
          <w:i/>
          <w:iCs/>
          <w:sz w:val="20"/>
          <w:szCs w:val="20"/>
        </w:rPr>
        <w:t>ehensive exam.</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6820</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Family</w:t>
      </w:r>
      <w:r>
        <w:rPr>
          <w:rFonts w:ascii="Times New Roman" w:hAnsi="Times New Roman"/>
          <w:b/>
          <w:bCs/>
          <w:spacing w:val="1"/>
          <w:sz w:val="20"/>
          <w:szCs w:val="20"/>
        </w:rPr>
        <w:t xml:space="preserve"> </w:t>
      </w:r>
      <w:r>
        <w:rPr>
          <w:rFonts w:ascii="Times New Roman" w:hAnsi="Times New Roman"/>
          <w:b/>
          <w:bCs/>
          <w:sz w:val="20"/>
          <w:szCs w:val="20"/>
        </w:rPr>
        <w:t>Nurse</w:t>
      </w:r>
      <w:r>
        <w:rPr>
          <w:rFonts w:ascii="Times New Roman" w:hAnsi="Times New Roman"/>
          <w:b/>
          <w:bCs/>
          <w:spacing w:val="1"/>
          <w:sz w:val="20"/>
          <w:szCs w:val="20"/>
        </w:rPr>
        <w:t xml:space="preserve"> </w:t>
      </w:r>
      <w:r>
        <w:rPr>
          <w:rFonts w:ascii="Times New Roman" w:hAnsi="Times New Roman"/>
          <w:b/>
          <w:bCs/>
          <w:sz w:val="20"/>
          <w:szCs w:val="20"/>
        </w:rPr>
        <w:t>Practitioner</w:t>
      </w:r>
      <w:r>
        <w:rPr>
          <w:rFonts w:ascii="Times New Roman" w:hAnsi="Times New Roman"/>
          <w:b/>
          <w:bCs/>
          <w:spacing w:val="-2"/>
          <w:sz w:val="20"/>
          <w:szCs w:val="20"/>
        </w:rPr>
        <w:t xml:space="preserve"> </w:t>
      </w:r>
      <w:r>
        <w:rPr>
          <w:rFonts w:ascii="Times New Roman" w:hAnsi="Times New Roman"/>
          <w:b/>
          <w:bCs/>
          <w:sz w:val="20"/>
          <w:szCs w:val="20"/>
        </w:rPr>
        <w:t xml:space="preserve">Practicum...........................................................4(1-12) </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An integrated clinical practicum focused on development and implementation of the advanced-practitioner role. Students are involved in a preceptorship in rural/urban family practice settings under the supervision of a clinical preceptor and graduate facult</w:t>
      </w:r>
      <w:r>
        <w:rPr>
          <w:rFonts w:ascii="Times New Roman" w:hAnsi="Times New Roman"/>
          <w:spacing w:val="-13"/>
          <w:sz w:val="20"/>
          <w:szCs w:val="20"/>
        </w:rPr>
        <w:t>y</w:t>
      </w:r>
      <w:r>
        <w:rPr>
          <w:rFonts w:ascii="Times New Roman" w:hAnsi="Times New Roman"/>
          <w:sz w:val="20"/>
          <w:szCs w:val="20"/>
        </w:rPr>
        <w:t>.</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Completion of all course work and satisfactory completion of p</w:t>
      </w:r>
      <w:r>
        <w:rPr>
          <w:rFonts w:ascii="Times New Roman" w:hAnsi="Times New Roman"/>
          <w:i/>
          <w:iCs/>
          <w:spacing w:val="-7"/>
          <w:sz w:val="20"/>
          <w:szCs w:val="20"/>
        </w:rPr>
        <w:t>r</w:t>
      </w:r>
      <w:r>
        <w:rPr>
          <w:rFonts w:ascii="Times New Roman" w:hAnsi="Times New Roman"/>
          <w:i/>
          <w:iCs/>
          <w:sz w:val="20"/>
          <w:szCs w:val="20"/>
        </w:rPr>
        <w:t>eliminary comp</w:t>
      </w:r>
      <w:r>
        <w:rPr>
          <w:rFonts w:ascii="Times New Roman" w:hAnsi="Times New Roman"/>
          <w:i/>
          <w:iCs/>
          <w:spacing w:val="-7"/>
          <w:sz w:val="20"/>
          <w:szCs w:val="20"/>
        </w:rPr>
        <w:t>r</w:t>
      </w:r>
      <w:r>
        <w:rPr>
          <w:rFonts w:ascii="Times New Roman" w:hAnsi="Times New Roman"/>
          <w:i/>
          <w:iCs/>
          <w:sz w:val="20"/>
          <w:szCs w:val="20"/>
        </w:rPr>
        <w:t>ehensive examination.</w:t>
      </w: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NURS 6920 -</w:t>
      </w:r>
      <w:r>
        <w:rPr>
          <w:rFonts w:ascii="Times New Roman" w:hAnsi="Times New Roman"/>
          <w:b/>
          <w:bCs/>
          <w:spacing w:val="-4"/>
          <w:sz w:val="20"/>
          <w:szCs w:val="20"/>
        </w:rPr>
        <w:t xml:space="preserve"> </w:t>
      </w:r>
      <w:r>
        <w:rPr>
          <w:rFonts w:ascii="Times New Roman" w:hAnsi="Times New Roman"/>
          <w:b/>
          <w:bCs/>
          <w:sz w:val="20"/>
          <w:szCs w:val="20"/>
        </w:rPr>
        <w:t>Thesis/Resea</w:t>
      </w:r>
      <w:r>
        <w:rPr>
          <w:rFonts w:ascii="Times New Roman" w:hAnsi="Times New Roman"/>
          <w:b/>
          <w:bCs/>
          <w:spacing w:val="-4"/>
          <w:sz w:val="20"/>
          <w:szCs w:val="20"/>
        </w:rPr>
        <w:t>r</w:t>
      </w:r>
      <w:r>
        <w:rPr>
          <w:rFonts w:ascii="Times New Roman" w:hAnsi="Times New Roman"/>
          <w:b/>
          <w:bCs/>
          <w:sz w:val="20"/>
          <w:szCs w:val="20"/>
        </w:rPr>
        <w:t>ch P</w:t>
      </w:r>
      <w:r>
        <w:rPr>
          <w:rFonts w:ascii="Times New Roman" w:hAnsi="Times New Roman"/>
          <w:b/>
          <w:bCs/>
          <w:spacing w:val="-4"/>
          <w:sz w:val="20"/>
          <w:szCs w:val="20"/>
        </w:rPr>
        <w:t>r</w:t>
      </w:r>
      <w:r>
        <w:rPr>
          <w:rFonts w:ascii="Times New Roman" w:hAnsi="Times New Roman"/>
          <w:b/>
          <w:bCs/>
          <w:sz w:val="20"/>
          <w:szCs w:val="20"/>
        </w:rPr>
        <w:t>oject...................................................................................3(3-0)</w:t>
      </w: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sz w:val="20"/>
          <w:szCs w:val="20"/>
        </w:rPr>
      </w:pPr>
      <w:r>
        <w:rPr>
          <w:rFonts w:ascii="Times New Roman" w:hAnsi="Times New Roman"/>
          <w:sz w:val="20"/>
          <w:szCs w:val="20"/>
        </w:rPr>
        <w:t>Research methodologies are used to investigate a nursing problem.</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5120</w:t>
      </w: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sz w:val="20"/>
          <w:szCs w:val="20"/>
        </w:rPr>
      </w:pP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sz w:val="20"/>
          <w:szCs w:val="20"/>
        </w:rPr>
      </w:pPr>
    </w:p>
    <w:p w:rsidR="00C21518" w:rsidRDefault="00BB4865" w:rsidP="00BB4865">
      <w:pPr>
        <w:pStyle w:val="Heading2"/>
        <w:ind w:left="360" w:firstLine="0"/>
        <w:rPr>
          <w:rFonts w:ascii="Impact" w:hAnsi="Impact" w:cs="Impact"/>
          <w:color w:val="808080" w:themeColor="background1" w:themeShade="80"/>
          <w:sz w:val="72"/>
          <w:szCs w:val="72"/>
        </w:rPr>
        <w:sectPr w:rsidR="00C21518" w:rsidSect="00FB5121">
          <w:headerReference w:type="default" r:id="rId45"/>
          <w:pgSz w:w="12240" w:h="15840" w:code="1"/>
          <w:pgMar w:top="720" w:right="720" w:bottom="288" w:left="1440" w:header="720" w:footer="288" w:gutter="0"/>
          <w:cols w:space="720"/>
          <w:docGrid w:linePitch="360"/>
        </w:sectPr>
      </w:pPr>
      <w:bookmarkStart w:id="233" w:name="_Toc294969730"/>
      <w:r>
        <w:rPr>
          <w:rFonts w:ascii="Impact" w:hAnsi="Impact" w:cs="Impact"/>
          <w:color w:val="808080" w:themeColor="background1" w:themeShade="80"/>
          <w:sz w:val="72"/>
          <w:szCs w:val="72"/>
        </w:rPr>
        <w:br w:type="page"/>
      </w:r>
    </w:p>
    <w:p w:rsidR="00BB4865" w:rsidRPr="00BB4865" w:rsidRDefault="00BB4865" w:rsidP="00BB4865">
      <w:pPr>
        <w:pStyle w:val="Heading2"/>
        <w:ind w:left="360" w:firstLine="0"/>
        <w:rPr>
          <w:rFonts w:ascii="Impact" w:hAnsi="Impact"/>
          <w:b w:val="0"/>
          <w:color w:val="595959" w:themeColor="text1" w:themeTint="A6"/>
          <w:sz w:val="48"/>
          <w:szCs w:val="48"/>
        </w:rPr>
      </w:pPr>
      <w:bookmarkStart w:id="234" w:name="_Toc295896987"/>
      <w:r w:rsidRPr="00BB4865">
        <w:rPr>
          <w:rFonts w:ascii="Impact" w:hAnsi="Impact"/>
          <w:color w:val="595959" w:themeColor="text1" w:themeTint="A6"/>
          <w:sz w:val="48"/>
          <w:szCs w:val="48"/>
        </w:rPr>
        <w:t>MASTER OF SOCIAL WORK PROGRAM</w:t>
      </w:r>
      <w:bookmarkEnd w:id="234"/>
    </w:p>
    <w:p w:rsidR="00BB4865" w:rsidRPr="00BB4865" w:rsidRDefault="00BB4865" w:rsidP="00BB4865">
      <w:pPr>
        <w:pStyle w:val="Heading2"/>
        <w:ind w:left="360" w:firstLine="0"/>
        <w:rPr>
          <w:rFonts w:ascii="Times New Roman" w:hAnsi="Times New Roman" w:cs="Times New Roman"/>
          <w:b w:val="0"/>
          <w:color w:val="595959" w:themeColor="text1" w:themeTint="A6"/>
          <w:sz w:val="28"/>
          <w:szCs w:val="28"/>
        </w:rPr>
      </w:pPr>
      <w:bookmarkStart w:id="235" w:name="_Toc295896988"/>
      <w:r w:rsidRPr="00BB4865">
        <w:rPr>
          <w:rFonts w:ascii="Times New Roman" w:hAnsi="Times New Roman" w:cs="Times New Roman"/>
          <w:color w:val="595959" w:themeColor="text1" w:themeTint="A6"/>
          <w:sz w:val="28"/>
          <w:szCs w:val="28"/>
        </w:rPr>
        <w:t>Introduction</w:t>
      </w:r>
      <w:bookmarkEnd w:id="235"/>
    </w:p>
    <w:p w:rsidR="00BB4865" w:rsidRPr="00BB4865" w:rsidRDefault="00BB4865" w:rsidP="00BB4865">
      <w:pPr>
        <w:ind w:left="360" w:right="180" w:firstLine="360"/>
        <w:jc w:val="both"/>
        <w:rPr>
          <w:rFonts w:ascii="Times New Roman" w:hAnsi="Times New Roman" w:cs="Times New Roman"/>
          <w:sz w:val="20"/>
          <w:szCs w:val="20"/>
        </w:rPr>
      </w:pPr>
      <w:r w:rsidRPr="00BB4865">
        <w:rPr>
          <w:rFonts w:ascii="Times New Roman" w:hAnsi="Times New Roman" w:cs="Times New Roman"/>
          <w:sz w:val="20"/>
          <w:szCs w:val="20"/>
        </w:rPr>
        <w:t>The mission of the Master of Social Work program is to advance social and economic justice by preparing students for competent, empowering clinical practice with vulnerable children, adults and families of diverse backgrounds</w:t>
      </w:r>
      <w:r w:rsidRPr="00BB4865">
        <w:rPr>
          <w:rFonts w:ascii="Times New Roman" w:hAnsi="Times New Roman" w:cs="Times New Roman"/>
          <w:b/>
          <w:i/>
          <w:sz w:val="20"/>
          <w:szCs w:val="20"/>
        </w:rPr>
        <w:t>.</w:t>
      </w:r>
      <w:r w:rsidRPr="00BB4865">
        <w:rPr>
          <w:rFonts w:ascii="Times New Roman" w:hAnsi="Times New Roman" w:cs="Times New Roman"/>
          <w:sz w:val="20"/>
          <w:szCs w:val="20"/>
        </w:rPr>
        <w:t xml:space="preserve"> In its efforts to enhance the dignity and rights of all people, particularly of historically oppressed populations, the MSW Program seeks to partner with diverse individuals, groups and organizations at university, local, state, national and international levels.</w:t>
      </w:r>
    </w:p>
    <w:p w:rsidR="00BB4865" w:rsidRPr="00BB4865" w:rsidRDefault="00BB4865" w:rsidP="00BB4865">
      <w:pPr>
        <w:ind w:left="360" w:right="180" w:firstLine="360"/>
        <w:jc w:val="both"/>
        <w:rPr>
          <w:rFonts w:ascii="Times New Roman" w:hAnsi="Times New Roman" w:cs="Times New Roman"/>
          <w:sz w:val="20"/>
          <w:szCs w:val="20"/>
        </w:rPr>
      </w:pPr>
      <w:r w:rsidRPr="00BB4865">
        <w:rPr>
          <w:rFonts w:ascii="Times New Roman" w:hAnsi="Times New Roman" w:cs="Times New Roman"/>
          <w:sz w:val="20"/>
          <w:szCs w:val="20"/>
        </w:rPr>
        <w:t>The MSW program is designed to prepare students for responsible, professional social work practice with children and families across the lifespan. Coursework prepares students to assume practice and leadership roles and responsibilities in clinical social work practice, public child and family welfare programs, the protection of abused and neglected children, home-based services, foster care, adoption, school-based services, group and residential care settings, child guidance, parent education, family courts, family violence programs, military social work, adult protective services, child and family advocacy, as well as  in major social service systems that include mental health, physical health, and corrections.</w:t>
      </w:r>
    </w:p>
    <w:p w:rsidR="00BB4865" w:rsidRPr="00BB4865" w:rsidRDefault="00BB4865" w:rsidP="00BB4865">
      <w:pPr>
        <w:ind w:left="360" w:right="180" w:firstLine="0"/>
        <w:jc w:val="both"/>
        <w:rPr>
          <w:rFonts w:ascii="Times New Roman" w:hAnsi="Times New Roman" w:cs="Times New Roman"/>
          <w:sz w:val="20"/>
          <w:szCs w:val="20"/>
        </w:rPr>
      </w:pPr>
      <w:r w:rsidRPr="00BB4865">
        <w:rPr>
          <w:rFonts w:ascii="Times New Roman" w:hAnsi="Times New Roman" w:cs="Times New Roman"/>
          <w:sz w:val="20"/>
          <w:szCs w:val="20"/>
        </w:rPr>
        <w:t>Upon graduation, the MSW student will be able to demonstrate the following competencies: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Readily identify as a social work professional, particularly in multi-disciplinary treatment settings.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Maintain professional roles and boundaries in practice with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Demonstrate professional leadership in advocating for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Demonstrate increasing levels of autonomy and proficiency in advanced social work practice.</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Apply ethical decision-making skills to issues specific to advanced practice with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Employ strategies of ethical reasoning in practice with vulnerable children, families, and adults and its impact on client rights.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Critically evaluate the relevance of commonly-utilized assessment tools and practices in terms of their usefulness and appropriateness with vulnerable children, families, and adults from diverse backgrounds.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Research and utilize culturally sensitive and effective services with vulnerable, children, families and adults at all levels of practice.</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Work effectively with vulnerable children, families, and adults from diverse populations.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Use knowledge of the effects of oppression, discrimination, and historical trauma on clients and client systems to guide service planning and provision.</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Identify agency and legislative policies and procedures that positively and negatively affect the wellbeing of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Understand the roles and responsibilities of ethical professional leadership to enhance diversity and alleviate racial and ethnic disproportionality in services to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Use evidence-based practice assessments and interventions with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Participate in the generation of new knowledge and service provision to vulnerable children, families, and adults through research and practice.</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Demonstrate the ability to use information, technology, and evidence-based research to evaluate and improve policy, practice, and program effectiveness to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Synthesize and differentially apply theories of human behavior and the social environment to guide practice with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Use bio-psycho-social-spiritual theories and multi-axial diagnostic classification systems in the formulation of comprehensive assessments.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Articulate and apply theories related to trauma resulting from family conflict, family dissolution, and family or community violence in practice and program development.</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Inform and advocate with administrators and legislators to influence policies that affect vulnerable children, families, and adults and the services provided to them.</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Communicate to stakeholders the implications of policies and policy change in the lives of vulnerable children, families, and adults.</w:t>
      </w:r>
    </w:p>
    <w:p w:rsidR="00C21518" w:rsidRDefault="00C21518" w:rsidP="00BB4865">
      <w:pPr>
        <w:pStyle w:val="ListParagraph"/>
        <w:numPr>
          <w:ilvl w:val="0"/>
          <w:numId w:val="51"/>
        </w:numPr>
        <w:ind w:right="180"/>
        <w:jc w:val="both"/>
        <w:rPr>
          <w:rFonts w:ascii="Times New Roman" w:hAnsi="Times New Roman" w:cs="Times New Roman"/>
          <w:sz w:val="20"/>
          <w:szCs w:val="20"/>
        </w:rPr>
        <w:sectPr w:rsidR="00C21518" w:rsidSect="00C21518">
          <w:headerReference w:type="even" r:id="rId46"/>
          <w:pgSz w:w="12240" w:h="15840" w:code="1"/>
          <w:pgMar w:top="720" w:right="720" w:bottom="288" w:left="1440" w:header="720" w:footer="288" w:gutter="0"/>
          <w:cols w:space="720"/>
          <w:docGrid w:linePitch="360"/>
        </w:sectPr>
      </w:pP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Use evidence-based practice and practice-based evidence in advocacy for policies that advance social and economic well-being for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Assess the quality of clients’ interactions within their social contexts.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Demonstrate leadership in the ability to collaborate with individuals, groups, community-based organizations, and government agencies to advocate for equitable access to culturally sensitive resources and services to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Develop a culturally responsive professional relationship with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Demonstrate skills in interviewing vulnerable children, families, and adults for assessment, service planning, intervention, evaluation and/or forensic purposes.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Use multidimensional assessment tools effectively.</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Select and modify appropriate intervention strategies based on continuous practice assessment.</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Critically evaluate, select, and apply best practices and evidence-based interventions.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Demonstrate the use of appropriate intervention methods for a range of presenting concerns identified in the assessment.</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Collaborate with other professionals to coordinate appropriate service interventions with vulnerable children, families, and adults.</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Contribute to the theoretical knowledge base of the social work profession through practice-based research.</w:t>
      </w:r>
    </w:p>
    <w:p w:rsidR="00BB4865" w:rsidRPr="00BB4865" w:rsidRDefault="00BB4865" w:rsidP="00BB4865">
      <w:pPr>
        <w:pStyle w:val="ListParagraph"/>
        <w:numPr>
          <w:ilvl w:val="0"/>
          <w:numId w:val="51"/>
        </w:numPr>
        <w:ind w:right="180"/>
        <w:jc w:val="both"/>
        <w:rPr>
          <w:rFonts w:ascii="Times New Roman" w:hAnsi="Times New Roman" w:cs="Times New Roman"/>
          <w:sz w:val="20"/>
          <w:szCs w:val="20"/>
        </w:rPr>
      </w:pPr>
      <w:r w:rsidRPr="00BB4865">
        <w:rPr>
          <w:rFonts w:ascii="Times New Roman" w:hAnsi="Times New Roman" w:cs="Times New Roman"/>
          <w:sz w:val="20"/>
          <w:szCs w:val="20"/>
        </w:rPr>
        <w:t>Use practice evaluation of the process and/or outcomes to develop best practice interventions for a range of bio-psycho-social-spiritual conditions impacting vulnerable children, families, and adults.</w:t>
      </w:r>
    </w:p>
    <w:p w:rsidR="00BB4865" w:rsidRPr="000E2B66" w:rsidRDefault="00BB4865" w:rsidP="00BB4865">
      <w:pPr>
        <w:pStyle w:val="Heading2"/>
        <w:ind w:left="360" w:firstLine="0"/>
        <w:rPr>
          <w:rFonts w:ascii="Times New Roman" w:hAnsi="Times New Roman" w:cs="Times New Roman"/>
          <w:b w:val="0"/>
          <w:color w:val="808080" w:themeColor="background1" w:themeShade="80"/>
          <w:sz w:val="28"/>
          <w:szCs w:val="28"/>
        </w:rPr>
      </w:pPr>
      <w:bookmarkStart w:id="236" w:name="_Toc295896989"/>
      <w:r w:rsidRPr="000E2B66">
        <w:rPr>
          <w:rFonts w:ascii="Times New Roman" w:hAnsi="Times New Roman" w:cs="Times New Roman"/>
          <w:color w:val="808080" w:themeColor="background1" w:themeShade="80"/>
          <w:sz w:val="28"/>
          <w:szCs w:val="28"/>
        </w:rPr>
        <w:t>Admissions Requirements</w:t>
      </w:r>
      <w:bookmarkEnd w:id="236"/>
    </w:p>
    <w:p w:rsidR="00BB4865" w:rsidRPr="00BB4865" w:rsidRDefault="00BB4865" w:rsidP="00BB4865">
      <w:pPr>
        <w:pStyle w:val="BodyText3"/>
        <w:ind w:left="360" w:right="180" w:firstLine="360"/>
        <w:jc w:val="both"/>
        <w:rPr>
          <w:sz w:val="20"/>
        </w:rPr>
      </w:pPr>
      <w:r w:rsidRPr="00BB4865">
        <w:rPr>
          <w:sz w:val="20"/>
        </w:rPr>
        <w:t>The MSW Application Packet contains several forms that must be completed before the file may be evaluated by the MSW Admissions Committee including:</w:t>
      </w:r>
    </w:p>
    <w:p w:rsidR="00BB4865" w:rsidRPr="00BB4865" w:rsidRDefault="00BB4865" w:rsidP="00BB4865">
      <w:pPr>
        <w:pStyle w:val="BodyText3"/>
        <w:ind w:left="360" w:right="180"/>
        <w:jc w:val="both"/>
        <w:rPr>
          <w:sz w:val="20"/>
        </w:rPr>
      </w:pPr>
    </w:p>
    <w:p w:rsidR="00BB4865" w:rsidRPr="00BB4865" w:rsidRDefault="00BB4865" w:rsidP="00BB4865">
      <w:pPr>
        <w:pStyle w:val="BodyText3"/>
        <w:numPr>
          <w:ilvl w:val="0"/>
          <w:numId w:val="52"/>
        </w:numPr>
        <w:ind w:right="180"/>
        <w:jc w:val="both"/>
        <w:rPr>
          <w:sz w:val="20"/>
        </w:rPr>
      </w:pPr>
      <w:r w:rsidRPr="00BB4865">
        <w:rPr>
          <w:b/>
          <w:sz w:val="20"/>
        </w:rPr>
        <w:t xml:space="preserve">An official transcript from each regionally-accredited college or university attended.  </w:t>
      </w:r>
      <w:r w:rsidRPr="00BB4865">
        <w:rPr>
          <w:sz w:val="20"/>
        </w:rPr>
        <w:t>The applicant’s undergraduate education must reflect a sound liberal arts foundation, including at least 21 credits in the humanities, the social sciences, the behavioral sciences, and the biological sciences.  The transcript must show a cumulative grade point average of 3.0 or better (on a 4.0 scale).</w:t>
      </w:r>
    </w:p>
    <w:p w:rsidR="00BB4865" w:rsidRPr="00BB4865" w:rsidRDefault="00BB4865" w:rsidP="00BB4865">
      <w:pPr>
        <w:pStyle w:val="BodyText3"/>
        <w:numPr>
          <w:ilvl w:val="0"/>
          <w:numId w:val="52"/>
        </w:numPr>
        <w:ind w:right="180"/>
        <w:jc w:val="both"/>
        <w:rPr>
          <w:sz w:val="20"/>
        </w:rPr>
      </w:pPr>
      <w:r w:rsidRPr="00BB4865">
        <w:rPr>
          <w:b/>
          <w:sz w:val="20"/>
        </w:rPr>
        <w:t>Three professional letters of recommendation</w:t>
      </w:r>
      <w:r w:rsidRPr="00BB4865">
        <w:rPr>
          <w:sz w:val="20"/>
        </w:rPr>
        <w:t xml:space="preserve"> from persons who can address the applicant’s ability and potential for successful graduate education and professional social work practice (e.g., former professors, employer, etc.), using the forms provided in the MSW Admissions Packet.</w:t>
      </w:r>
    </w:p>
    <w:p w:rsidR="00BB4865" w:rsidRPr="00BB4865" w:rsidRDefault="00BB4865" w:rsidP="00BB4865">
      <w:pPr>
        <w:pStyle w:val="BodyText3"/>
        <w:numPr>
          <w:ilvl w:val="0"/>
          <w:numId w:val="52"/>
        </w:numPr>
        <w:ind w:right="180"/>
        <w:jc w:val="both"/>
        <w:rPr>
          <w:sz w:val="20"/>
        </w:rPr>
      </w:pPr>
      <w:r w:rsidRPr="00BB4865">
        <w:rPr>
          <w:b/>
          <w:sz w:val="20"/>
        </w:rPr>
        <w:t>Completion of the Personal Narrative Statement</w:t>
      </w:r>
      <w:r w:rsidRPr="00BB4865">
        <w:rPr>
          <w:sz w:val="20"/>
        </w:rPr>
        <w:t>, following the Personal Narrative Statement Outline form included in the MSW Admissions Packet.</w:t>
      </w:r>
    </w:p>
    <w:p w:rsidR="00BB4865" w:rsidRPr="00BB4865" w:rsidRDefault="00BB4865" w:rsidP="00BB4865">
      <w:pPr>
        <w:pStyle w:val="BodyText3"/>
        <w:numPr>
          <w:ilvl w:val="0"/>
          <w:numId w:val="52"/>
        </w:numPr>
        <w:ind w:right="180"/>
        <w:jc w:val="both"/>
        <w:rPr>
          <w:sz w:val="20"/>
        </w:rPr>
      </w:pPr>
      <w:r w:rsidRPr="00BB4865">
        <w:rPr>
          <w:b/>
          <w:sz w:val="20"/>
        </w:rPr>
        <w:t>A professional resume.</w:t>
      </w:r>
      <w:r w:rsidRPr="00BB4865">
        <w:rPr>
          <w:sz w:val="20"/>
        </w:rPr>
        <w:t xml:space="preserve">  The applicant will submit a current resume that includes her/his complete work history.  The applicant is asked to include a notation to explain any gaps in the work history.</w:t>
      </w:r>
    </w:p>
    <w:p w:rsidR="00BB4865" w:rsidRPr="00BB4865" w:rsidRDefault="00BB4865" w:rsidP="00BB4865">
      <w:pPr>
        <w:pStyle w:val="BodyText3"/>
        <w:numPr>
          <w:ilvl w:val="0"/>
          <w:numId w:val="52"/>
        </w:numPr>
        <w:ind w:right="180"/>
        <w:jc w:val="both"/>
        <w:rPr>
          <w:sz w:val="20"/>
        </w:rPr>
      </w:pPr>
      <w:r w:rsidRPr="00BB4865">
        <w:rPr>
          <w:b/>
          <w:sz w:val="20"/>
        </w:rPr>
        <w:t xml:space="preserve">Personal Interview.  </w:t>
      </w:r>
      <w:r w:rsidRPr="00BB4865">
        <w:rPr>
          <w:sz w:val="20"/>
        </w:rPr>
        <w:t>In some cases, a personal interview with the MSW Admissions Committee may be required in order to better evaluate the applicant’s potential for successful advanced social work practice.</w:t>
      </w:r>
    </w:p>
    <w:p w:rsidR="00BB4865" w:rsidRDefault="00BB4865" w:rsidP="00BB4865">
      <w:pPr>
        <w:pStyle w:val="BodyText3"/>
        <w:ind w:left="360" w:right="180"/>
        <w:jc w:val="both"/>
        <w:rPr>
          <w:b/>
        </w:rPr>
      </w:pPr>
    </w:p>
    <w:p w:rsidR="00BB4865" w:rsidRPr="00BB4865" w:rsidRDefault="00BB4865" w:rsidP="00BB4865">
      <w:pPr>
        <w:pStyle w:val="BodyText3"/>
        <w:ind w:left="360" w:right="180"/>
        <w:jc w:val="both"/>
        <w:outlineLvl w:val="1"/>
        <w:rPr>
          <w:b/>
          <w:color w:val="595959" w:themeColor="text1" w:themeTint="A6"/>
          <w:sz w:val="28"/>
          <w:szCs w:val="28"/>
        </w:rPr>
      </w:pPr>
      <w:bookmarkStart w:id="237" w:name="_Toc295896990"/>
      <w:r w:rsidRPr="00BB4865">
        <w:rPr>
          <w:b/>
          <w:color w:val="595959" w:themeColor="text1" w:themeTint="A6"/>
          <w:sz w:val="28"/>
          <w:szCs w:val="28"/>
        </w:rPr>
        <w:t>Regular Admission</w:t>
      </w:r>
      <w:bookmarkEnd w:id="237"/>
    </w:p>
    <w:p w:rsidR="00BB4865" w:rsidRPr="009073C0" w:rsidRDefault="00BB4865" w:rsidP="00BB4865">
      <w:pPr>
        <w:pStyle w:val="BodyText3"/>
        <w:ind w:left="360" w:right="180"/>
        <w:jc w:val="both"/>
        <w:rPr>
          <w:b/>
          <w:color w:val="808080" w:themeColor="background1" w:themeShade="80"/>
          <w:sz w:val="28"/>
          <w:szCs w:val="28"/>
        </w:rPr>
      </w:pPr>
    </w:p>
    <w:p w:rsidR="00BB4865" w:rsidRPr="00BB4865" w:rsidRDefault="00BB4865" w:rsidP="00BB4865">
      <w:pPr>
        <w:pStyle w:val="BodyText3"/>
        <w:ind w:left="360" w:right="180" w:firstLine="360"/>
        <w:jc w:val="both"/>
        <w:rPr>
          <w:sz w:val="20"/>
        </w:rPr>
      </w:pPr>
      <w:r w:rsidRPr="00BB4865">
        <w:rPr>
          <w:sz w:val="20"/>
        </w:rPr>
        <w:t xml:space="preserve">For regular admission, the applicant must meet all the admission requirements of the Graduate School </w:t>
      </w:r>
      <w:r w:rsidRPr="00BB4865">
        <w:rPr>
          <w:i/>
          <w:sz w:val="20"/>
        </w:rPr>
        <w:t>and</w:t>
      </w:r>
      <w:r w:rsidRPr="00BB4865">
        <w:rPr>
          <w:sz w:val="20"/>
        </w:rPr>
        <w:t xml:space="preserve"> the MSW program.</w:t>
      </w:r>
    </w:p>
    <w:p w:rsidR="00BB4865" w:rsidRDefault="00BB4865" w:rsidP="00BB4865">
      <w:pPr>
        <w:pStyle w:val="BodyText3"/>
        <w:ind w:left="360" w:right="180"/>
        <w:jc w:val="both"/>
        <w:rPr>
          <w:szCs w:val="24"/>
        </w:rPr>
      </w:pPr>
    </w:p>
    <w:p w:rsidR="00BB4865" w:rsidRPr="00BB4865" w:rsidRDefault="00BB4865" w:rsidP="00BB4865">
      <w:pPr>
        <w:pStyle w:val="BodyText3"/>
        <w:ind w:left="360" w:right="180"/>
        <w:jc w:val="both"/>
        <w:outlineLvl w:val="1"/>
        <w:rPr>
          <w:b/>
          <w:color w:val="595959" w:themeColor="text1" w:themeTint="A6"/>
          <w:sz w:val="28"/>
          <w:szCs w:val="28"/>
        </w:rPr>
      </w:pPr>
      <w:bookmarkStart w:id="238" w:name="_Toc295896991"/>
      <w:r w:rsidRPr="00BB4865">
        <w:rPr>
          <w:b/>
          <w:color w:val="595959" w:themeColor="text1" w:themeTint="A6"/>
          <w:sz w:val="28"/>
          <w:szCs w:val="28"/>
        </w:rPr>
        <w:t>Provisional Admission</w:t>
      </w:r>
      <w:bookmarkEnd w:id="238"/>
    </w:p>
    <w:p w:rsidR="00BB4865" w:rsidRPr="009073C0" w:rsidRDefault="00BB4865" w:rsidP="00BB4865">
      <w:pPr>
        <w:pStyle w:val="BodyText3"/>
        <w:ind w:left="360" w:right="180"/>
        <w:jc w:val="both"/>
        <w:rPr>
          <w:b/>
          <w:color w:val="808080" w:themeColor="background1" w:themeShade="80"/>
          <w:sz w:val="28"/>
          <w:szCs w:val="28"/>
        </w:rPr>
      </w:pPr>
    </w:p>
    <w:p w:rsidR="00BB4865" w:rsidRPr="00BB4865" w:rsidRDefault="00BB4865" w:rsidP="00BB4865">
      <w:pPr>
        <w:pStyle w:val="BodyText3"/>
        <w:ind w:left="360" w:right="180" w:firstLine="360"/>
        <w:jc w:val="both"/>
        <w:rPr>
          <w:sz w:val="20"/>
        </w:rPr>
      </w:pPr>
      <w:r w:rsidRPr="00BB4865">
        <w:rPr>
          <w:sz w:val="20"/>
        </w:rPr>
        <w:t xml:space="preserve">Applicants who do not fully meet the requirements for Regular Admission may be considered for Provisional Admission.  The MSW Admissions </w:t>
      </w:r>
      <w:r w:rsidRPr="00BB4865">
        <w:rPr>
          <w:color w:val="595959" w:themeColor="text1" w:themeTint="A6"/>
          <w:sz w:val="20"/>
        </w:rPr>
        <w:t>Committee</w:t>
      </w:r>
      <w:r w:rsidRPr="00BB4865">
        <w:rPr>
          <w:sz w:val="20"/>
        </w:rPr>
        <w:t xml:space="preserve"> will evaluate each applicant on an individual basis.  In some instances, the applicant may be required to fulfill prerequisites prior to provisional admission.  An applicant under Provisional Admission is limited to nine semester hours and must achieve a grade of “B” or better in each course attempted.  An applicant who attains less than a 3.0 cumulative GPA will be withdrawn from the MSW Program.  Provisional Admission status will be converted to Regular Admission status when the applicant achieves a “B” or better in each course taken under Provisional Admission status.</w:t>
      </w:r>
    </w:p>
    <w:p w:rsidR="00BB4865" w:rsidRDefault="00BB4865" w:rsidP="00BB4865">
      <w:pPr>
        <w:pStyle w:val="BodyText3"/>
        <w:ind w:left="360" w:right="180"/>
        <w:jc w:val="both"/>
      </w:pPr>
    </w:p>
    <w:p w:rsidR="00BB4865" w:rsidRPr="00BB4865" w:rsidRDefault="00BB4865" w:rsidP="00BB4865">
      <w:pPr>
        <w:pStyle w:val="BodyText3"/>
        <w:ind w:left="360" w:right="180"/>
        <w:jc w:val="both"/>
        <w:outlineLvl w:val="1"/>
        <w:rPr>
          <w:b/>
          <w:color w:val="595959" w:themeColor="text1" w:themeTint="A6"/>
          <w:sz w:val="28"/>
          <w:szCs w:val="28"/>
        </w:rPr>
      </w:pPr>
      <w:bookmarkStart w:id="239" w:name="_Toc295896992"/>
      <w:r w:rsidRPr="00BB4865">
        <w:rPr>
          <w:b/>
          <w:color w:val="595959" w:themeColor="text1" w:themeTint="A6"/>
          <w:sz w:val="28"/>
          <w:szCs w:val="28"/>
        </w:rPr>
        <w:t>Program of Study</w:t>
      </w:r>
      <w:bookmarkEnd w:id="239"/>
    </w:p>
    <w:p w:rsidR="00BB4865" w:rsidRDefault="00BB4865" w:rsidP="00BB4865">
      <w:pPr>
        <w:pStyle w:val="BodyText3"/>
        <w:ind w:left="360" w:right="180"/>
        <w:jc w:val="both"/>
        <w:rPr>
          <w:b/>
          <w:color w:val="808080" w:themeColor="background1" w:themeShade="80"/>
          <w:sz w:val="28"/>
          <w:szCs w:val="28"/>
        </w:rPr>
      </w:pPr>
    </w:p>
    <w:p w:rsidR="00BB4865" w:rsidRPr="00BB4865" w:rsidRDefault="00BB4865" w:rsidP="00BB4865">
      <w:pPr>
        <w:pStyle w:val="BodyText3"/>
        <w:ind w:left="360" w:right="180" w:firstLine="360"/>
        <w:jc w:val="both"/>
        <w:rPr>
          <w:color w:val="000000" w:themeColor="text1"/>
          <w:sz w:val="20"/>
        </w:rPr>
      </w:pPr>
      <w:r w:rsidRPr="00BB4865">
        <w:rPr>
          <w:color w:val="000000" w:themeColor="text1"/>
          <w:sz w:val="20"/>
        </w:rPr>
        <w:t>The MSW program is designed for non-traditional graduate students, with classroom instruction beginning after 5:15pm in the evening.  The MSW curriculum is guided by the Educational Policy and Accreditation Standards (EPAS) of our accrediting body, the Council of Social Work Education. Students must successfully complete 64 credit hours in order to receive the MSW degree. The curriculum consists of 32 credit hours in the Foundation Year courses followed by 32 credit hours in the Advanced Practice Year.  Since the MSW program is very structured, all prerequisites must be met and courses must be completed in their correct sequence.  Students who enroll in courses for which they have not met the prerequisites will be dropped from those courses.  Any deviation from the official MSW Degree Plan will result in substantial delays of a year or more, due to the structured sequential nature of the MSW Program.  Students are reminded that all requirements for the MSW degree must be completed within four years of their admission.</w:t>
      </w:r>
    </w:p>
    <w:p w:rsidR="00BB4865" w:rsidRPr="00BB4865" w:rsidRDefault="00BB4865" w:rsidP="00BB4865">
      <w:pPr>
        <w:pStyle w:val="BodyText3"/>
        <w:ind w:left="360" w:right="180" w:firstLine="360"/>
        <w:jc w:val="both"/>
        <w:rPr>
          <w:color w:val="000000" w:themeColor="text1"/>
          <w:sz w:val="18"/>
          <w:szCs w:val="18"/>
        </w:rPr>
      </w:pPr>
    </w:p>
    <w:p w:rsidR="00BB4865" w:rsidRPr="00BB4865" w:rsidRDefault="00BB4865" w:rsidP="00BB4865">
      <w:pPr>
        <w:pStyle w:val="BodyText3"/>
        <w:ind w:left="360" w:right="180"/>
        <w:jc w:val="both"/>
        <w:outlineLvl w:val="1"/>
        <w:rPr>
          <w:b/>
          <w:color w:val="595959" w:themeColor="text1" w:themeTint="A6"/>
          <w:sz w:val="28"/>
          <w:szCs w:val="28"/>
        </w:rPr>
      </w:pPr>
      <w:bookmarkStart w:id="240" w:name="_Toc295896993"/>
      <w:r w:rsidRPr="00BB4865">
        <w:rPr>
          <w:b/>
          <w:color w:val="595959" w:themeColor="text1" w:themeTint="A6"/>
          <w:sz w:val="28"/>
          <w:szCs w:val="28"/>
        </w:rPr>
        <w:t>Curriculum</w:t>
      </w:r>
      <w:bookmarkEnd w:id="240"/>
    </w:p>
    <w:p w:rsidR="00BB4865" w:rsidRDefault="00BB4865" w:rsidP="00BB4865">
      <w:pPr>
        <w:pStyle w:val="BodyText3"/>
        <w:ind w:left="360" w:right="180"/>
        <w:jc w:val="both"/>
        <w:rPr>
          <w:b/>
          <w:color w:val="808080" w:themeColor="background1" w:themeShade="80"/>
          <w:sz w:val="28"/>
          <w:szCs w:val="28"/>
        </w:rPr>
      </w:pPr>
    </w:p>
    <w:p w:rsidR="00BB4865" w:rsidRPr="00BB4865" w:rsidRDefault="00BB4865" w:rsidP="00BB4865">
      <w:pPr>
        <w:pStyle w:val="BodyText3"/>
        <w:ind w:left="360" w:right="180" w:firstLine="360"/>
        <w:jc w:val="both"/>
        <w:rPr>
          <w:color w:val="000000" w:themeColor="text1"/>
          <w:sz w:val="20"/>
        </w:rPr>
      </w:pPr>
      <w:r w:rsidRPr="00BB4865">
        <w:rPr>
          <w:color w:val="000000" w:themeColor="text1"/>
          <w:sz w:val="20"/>
        </w:rPr>
        <w:t>The MSW Program consists of 64 credit hours taken in the following order:</w:t>
      </w:r>
    </w:p>
    <w:p w:rsidR="00BB4865" w:rsidRDefault="00BB4865" w:rsidP="00BB4865">
      <w:pPr>
        <w:pStyle w:val="BodyText3"/>
        <w:ind w:left="360" w:right="180"/>
        <w:jc w:val="both"/>
        <w:rPr>
          <w:b/>
          <w:color w:val="808080" w:themeColor="background1" w:themeShade="80"/>
          <w:sz w:val="28"/>
          <w:szCs w:val="28"/>
        </w:rPr>
      </w:pPr>
    </w:p>
    <w:p w:rsidR="00BB4865" w:rsidRPr="00BB4865" w:rsidRDefault="00BB4865" w:rsidP="00BB4865">
      <w:pPr>
        <w:pStyle w:val="BodyText3"/>
        <w:ind w:left="360" w:right="180"/>
        <w:jc w:val="both"/>
        <w:rPr>
          <w:b/>
          <w:color w:val="000000" w:themeColor="text1"/>
          <w:sz w:val="20"/>
          <w:u w:val="single"/>
        </w:rPr>
      </w:pPr>
      <w:r w:rsidRPr="00BB4865">
        <w:rPr>
          <w:b/>
          <w:color w:val="000000" w:themeColor="text1"/>
          <w:sz w:val="20"/>
          <w:u w:val="single"/>
        </w:rPr>
        <w:t>Foundation Year</w:t>
      </w:r>
    </w:p>
    <w:p w:rsidR="00BB4865" w:rsidRPr="00BB4865" w:rsidRDefault="00BB4865" w:rsidP="00BB4865">
      <w:pPr>
        <w:pStyle w:val="BodyText3"/>
        <w:ind w:left="360" w:right="180"/>
        <w:jc w:val="both"/>
        <w:rPr>
          <w:b/>
          <w:i/>
          <w:sz w:val="20"/>
        </w:rPr>
      </w:pPr>
      <w:r w:rsidRPr="00BB4865">
        <w:rPr>
          <w:b/>
          <w:i/>
          <w:sz w:val="20"/>
        </w:rPr>
        <w:t>Fall Semester (16 Credits)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6020:  Achieving Justice in a Diverse World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6021:  Human Behavior and the Social Environment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6031:  Direct Practice Methods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6011:  Social Welfare Policies and Program </w:t>
      </w:r>
      <w:r>
        <w:rPr>
          <w:sz w:val="20"/>
        </w:rPr>
        <w:tab/>
      </w:r>
      <w:r w:rsidRPr="00BB4865">
        <w:rPr>
          <w:sz w:val="20"/>
        </w:rPr>
        <w:t xml:space="preserve"> 3 hours</w:t>
      </w:r>
    </w:p>
    <w:p w:rsidR="00BB4865" w:rsidRPr="00BB4865" w:rsidRDefault="00BB4865" w:rsidP="00BB4865">
      <w:pPr>
        <w:pStyle w:val="BodyText3"/>
        <w:tabs>
          <w:tab w:val="right" w:leader="dot" w:pos="9720"/>
        </w:tabs>
        <w:ind w:left="360" w:right="180"/>
        <w:jc w:val="both"/>
        <w:rPr>
          <w:sz w:val="20"/>
        </w:rPr>
      </w:pPr>
      <w:r w:rsidRPr="00BB4865">
        <w:rPr>
          <w:sz w:val="20"/>
        </w:rPr>
        <w:t>SOWK 6055:  Foundation Field Experience I</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6051:  Foundation Field Seminar </w:t>
      </w:r>
      <w:r>
        <w:rPr>
          <w:sz w:val="20"/>
        </w:rPr>
        <w:tab/>
      </w:r>
      <w:r w:rsidRPr="00BB4865">
        <w:rPr>
          <w:sz w:val="20"/>
        </w:rPr>
        <w:t>1 hour</w:t>
      </w:r>
    </w:p>
    <w:p w:rsidR="00BB4865" w:rsidRPr="00BB4865" w:rsidRDefault="00BB4865" w:rsidP="00BB4865">
      <w:pPr>
        <w:pStyle w:val="BodyText3"/>
        <w:tabs>
          <w:tab w:val="right" w:leader="dot" w:pos="9720"/>
        </w:tabs>
        <w:ind w:left="360" w:right="180"/>
        <w:jc w:val="both"/>
        <w:rPr>
          <w:sz w:val="20"/>
        </w:rPr>
      </w:pPr>
      <w:r w:rsidRPr="00BB4865">
        <w:rPr>
          <w:sz w:val="20"/>
        </w:rPr>
        <w:t>Spring Semester (16 Credits)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6032:  Theory &amp; Practice with Families &amp; Groups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SOWK 6033:  Theory &amp; Practice with Communities &amp; Organizations</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6041:  Research in Social Work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6056:  Foundation Field Experience II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6052:  Foundation Field Seminar II </w:t>
      </w:r>
      <w:r>
        <w:rPr>
          <w:sz w:val="20"/>
        </w:rPr>
        <w:tab/>
      </w:r>
      <w:r w:rsidRPr="00BB4865">
        <w:rPr>
          <w:sz w:val="20"/>
        </w:rPr>
        <w:t>1 hour</w:t>
      </w:r>
    </w:p>
    <w:p w:rsidR="00BB4865" w:rsidRPr="00BB4865" w:rsidRDefault="00BB4865" w:rsidP="00BB4865">
      <w:pPr>
        <w:pStyle w:val="BodyText3"/>
        <w:tabs>
          <w:tab w:val="right" w:leader="dot" w:pos="9720"/>
        </w:tabs>
        <w:ind w:left="360" w:right="180"/>
        <w:jc w:val="both"/>
        <w:rPr>
          <w:sz w:val="20"/>
        </w:rPr>
      </w:pPr>
      <w:r w:rsidRPr="00BB4865">
        <w:rPr>
          <w:sz w:val="20"/>
        </w:rPr>
        <w:t>SOWK 6__:    Social Work Elective</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p>
    <w:p w:rsidR="00BB4865" w:rsidRPr="00BB4865" w:rsidRDefault="00BB4865" w:rsidP="00BB4865">
      <w:pPr>
        <w:pStyle w:val="BodyText3"/>
        <w:tabs>
          <w:tab w:val="right" w:leader="dot" w:pos="9720"/>
        </w:tabs>
        <w:ind w:left="360" w:right="180"/>
        <w:jc w:val="both"/>
        <w:rPr>
          <w:sz w:val="20"/>
        </w:rPr>
      </w:pPr>
      <w:r w:rsidRPr="00BB4865">
        <w:rPr>
          <w:sz w:val="20"/>
        </w:rPr>
        <w:t>Advanced Year</w:t>
      </w:r>
    </w:p>
    <w:p w:rsidR="00BB4865" w:rsidRPr="00BB4865" w:rsidRDefault="00BB4865" w:rsidP="00BB4865">
      <w:pPr>
        <w:pStyle w:val="BodyText3"/>
        <w:tabs>
          <w:tab w:val="right" w:leader="dot" w:pos="9720"/>
        </w:tabs>
        <w:ind w:left="360" w:right="180"/>
        <w:jc w:val="both"/>
        <w:rPr>
          <w:sz w:val="20"/>
        </w:rPr>
      </w:pPr>
      <w:r w:rsidRPr="00BB4865">
        <w:rPr>
          <w:sz w:val="20"/>
        </w:rPr>
        <w:t>Fall Semester (16 Credits)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7021:  Family Dynamics Through the Life Cycle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7041:  Evaluation of Practice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7031:  Assessment &amp; Practice with Children and Adolescents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7055:  Advanced Field Experience I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7051:  Advanced Field Seminar I </w:t>
      </w:r>
      <w:r>
        <w:rPr>
          <w:sz w:val="20"/>
        </w:rPr>
        <w:tab/>
      </w:r>
      <w:r w:rsidRPr="00BB4865">
        <w:rPr>
          <w:sz w:val="20"/>
        </w:rPr>
        <w:t>1 hour</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7__:    Social Work Elective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Spring Semester (16 Credits)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7032:  Assessment &amp; Practice with Families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7033:  Assessment &amp; Practice with Vulnerable Adults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7011:  Legal &amp; Ethical Issues in Child and Family Policy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7056:  Advanced Field Experience II </w:t>
      </w:r>
      <w:r>
        <w:rPr>
          <w:sz w:val="20"/>
        </w:rPr>
        <w:tab/>
      </w:r>
      <w:r w:rsidRPr="00BB4865">
        <w:rPr>
          <w:sz w:val="20"/>
        </w:rPr>
        <w:t>3 hours</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7052:  Advanced Field Seminar II </w:t>
      </w:r>
      <w:r>
        <w:rPr>
          <w:sz w:val="20"/>
        </w:rPr>
        <w:tab/>
      </w:r>
      <w:r w:rsidRPr="00BB4865">
        <w:rPr>
          <w:sz w:val="20"/>
        </w:rPr>
        <w:t>1 hour</w:t>
      </w:r>
    </w:p>
    <w:p w:rsidR="00BB4865" w:rsidRPr="00BB4865" w:rsidRDefault="00BB4865" w:rsidP="00BB4865">
      <w:pPr>
        <w:pStyle w:val="BodyText3"/>
        <w:tabs>
          <w:tab w:val="right" w:leader="dot" w:pos="9720"/>
        </w:tabs>
        <w:ind w:left="360" w:right="180"/>
        <w:jc w:val="both"/>
        <w:rPr>
          <w:sz w:val="20"/>
        </w:rPr>
      </w:pPr>
      <w:r w:rsidRPr="00BB4865">
        <w:rPr>
          <w:sz w:val="20"/>
        </w:rPr>
        <w:t xml:space="preserve">SOWK 7__:    Social Work Elective </w:t>
      </w:r>
      <w:r>
        <w:rPr>
          <w:sz w:val="20"/>
        </w:rPr>
        <w:tab/>
      </w:r>
      <w:r w:rsidRPr="00BB4865">
        <w:rPr>
          <w:sz w:val="20"/>
        </w:rPr>
        <w:t>3 hours</w:t>
      </w:r>
    </w:p>
    <w:p w:rsidR="00BB4865" w:rsidRDefault="00BB4865" w:rsidP="00BB4865">
      <w:pPr>
        <w:pStyle w:val="BodyText3"/>
        <w:ind w:left="360" w:right="180"/>
        <w:jc w:val="both"/>
      </w:pPr>
    </w:p>
    <w:p w:rsidR="00BB4865" w:rsidRPr="00BB4865" w:rsidRDefault="00BB4865" w:rsidP="00BB4865">
      <w:pPr>
        <w:pStyle w:val="BodyText3"/>
        <w:ind w:left="360" w:right="180"/>
        <w:jc w:val="both"/>
        <w:outlineLvl w:val="1"/>
        <w:rPr>
          <w:b/>
          <w:color w:val="595959" w:themeColor="text1" w:themeTint="A6"/>
          <w:sz w:val="28"/>
          <w:szCs w:val="28"/>
        </w:rPr>
      </w:pPr>
      <w:bookmarkStart w:id="241" w:name="_Toc295896994"/>
      <w:r w:rsidRPr="00BB4865">
        <w:rPr>
          <w:b/>
          <w:color w:val="595959" w:themeColor="text1" w:themeTint="A6"/>
          <w:sz w:val="28"/>
          <w:szCs w:val="28"/>
        </w:rPr>
        <w:t>Comprehensive Examination Policy</w:t>
      </w:r>
      <w:bookmarkEnd w:id="241"/>
    </w:p>
    <w:p w:rsidR="00BB4865" w:rsidRDefault="00BB4865" w:rsidP="00BB4865">
      <w:pPr>
        <w:pStyle w:val="BodyText3"/>
        <w:ind w:left="360" w:right="180"/>
        <w:jc w:val="both"/>
        <w:rPr>
          <w:b/>
          <w:color w:val="808080" w:themeColor="background1" w:themeShade="80"/>
          <w:sz w:val="28"/>
          <w:szCs w:val="28"/>
        </w:rPr>
      </w:pPr>
    </w:p>
    <w:p w:rsidR="00BB4865" w:rsidRPr="00BB4865" w:rsidRDefault="00BB4865" w:rsidP="00BB4865">
      <w:pPr>
        <w:pStyle w:val="BodyText3"/>
        <w:ind w:left="360" w:right="180" w:firstLine="360"/>
        <w:jc w:val="both"/>
        <w:rPr>
          <w:color w:val="000000" w:themeColor="text1"/>
          <w:sz w:val="20"/>
        </w:rPr>
      </w:pPr>
      <w:r w:rsidRPr="00BB4865">
        <w:rPr>
          <w:color w:val="000000" w:themeColor="text1"/>
          <w:sz w:val="20"/>
        </w:rPr>
        <w:t>A comprehensive examination is required of all MSW students.  The examination is designed to test the ability of the student to demonstrate competencies in social work theory, practice, policy, and research.  The examination is given in the Spring semester of the Advanced Practice year.</w:t>
      </w:r>
    </w:p>
    <w:p w:rsidR="00BB4865" w:rsidRDefault="00BB4865" w:rsidP="00BB4865">
      <w:pPr>
        <w:pStyle w:val="BodyText3"/>
        <w:ind w:left="360" w:right="180"/>
        <w:jc w:val="both"/>
        <w:rPr>
          <w:color w:val="000000" w:themeColor="text1"/>
          <w:szCs w:val="24"/>
        </w:rPr>
      </w:pPr>
    </w:p>
    <w:p w:rsidR="00BB4865" w:rsidRPr="00BB4865" w:rsidRDefault="00BB4865" w:rsidP="00BB4865">
      <w:pPr>
        <w:pStyle w:val="BodyText3"/>
        <w:ind w:left="360" w:right="180"/>
        <w:jc w:val="both"/>
        <w:outlineLvl w:val="1"/>
        <w:rPr>
          <w:b/>
          <w:color w:val="595959" w:themeColor="text1" w:themeTint="A6"/>
          <w:sz w:val="28"/>
          <w:szCs w:val="28"/>
        </w:rPr>
      </w:pPr>
      <w:bookmarkStart w:id="242" w:name="_Toc295896995"/>
      <w:r w:rsidRPr="00BB4865">
        <w:rPr>
          <w:b/>
          <w:color w:val="595959" w:themeColor="text1" w:themeTint="A6"/>
          <w:sz w:val="28"/>
          <w:szCs w:val="28"/>
        </w:rPr>
        <w:t>Degree Requirements</w:t>
      </w:r>
      <w:bookmarkEnd w:id="242"/>
    </w:p>
    <w:p w:rsidR="00BB4865" w:rsidRDefault="00BB4865" w:rsidP="00BB4865">
      <w:pPr>
        <w:pStyle w:val="BodyText3"/>
        <w:ind w:left="360" w:right="180"/>
        <w:jc w:val="both"/>
        <w:rPr>
          <w:b/>
          <w:color w:val="808080" w:themeColor="background1" w:themeShade="80"/>
          <w:sz w:val="28"/>
          <w:szCs w:val="28"/>
        </w:rPr>
      </w:pPr>
    </w:p>
    <w:p w:rsidR="00BB4865" w:rsidRPr="00BB4865" w:rsidRDefault="00BB4865" w:rsidP="00BB4865">
      <w:pPr>
        <w:pStyle w:val="BodyText3"/>
        <w:ind w:left="360" w:right="180"/>
        <w:jc w:val="both"/>
        <w:rPr>
          <w:color w:val="000000" w:themeColor="text1"/>
          <w:sz w:val="20"/>
        </w:rPr>
      </w:pPr>
      <w:r w:rsidRPr="00BB4865">
        <w:rPr>
          <w:color w:val="000000" w:themeColor="text1"/>
          <w:sz w:val="20"/>
        </w:rPr>
        <w:t>In order to graduate from the MSW Program,, the graduate student must:</w:t>
      </w:r>
    </w:p>
    <w:p w:rsidR="00BB4865" w:rsidRPr="00BB4865" w:rsidRDefault="00BB4865" w:rsidP="00BB4865">
      <w:pPr>
        <w:pStyle w:val="BodyText3"/>
        <w:numPr>
          <w:ilvl w:val="0"/>
          <w:numId w:val="50"/>
        </w:numPr>
        <w:tabs>
          <w:tab w:val="left" w:pos="1080"/>
        </w:tabs>
        <w:ind w:right="180" w:firstLine="0"/>
        <w:jc w:val="both"/>
        <w:rPr>
          <w:color w:val="000000" w:themeColor="text1"/>
          <w:sz w:val="20"/>
        </w:rPr>
      </w:pPr>
      <w:r w:rsidRPr="00BB4865">
        <w:rPr>
          <w:color w:val="000000" w:themeColor="text1"/>
          <w:sz w:val="20"/>
        </w:rPr>
        <w:t>Earn a grade of “B” or better on all graduate work attempted, including transfer credits approved in advance of enrollment.</w:t>
      </w:r>
    </w:p>
    <w:p w:rsidR="00BB4865" w:rsidRPr="00BB4865" w:rsidRDefault="00BB4865" w:rsidP="00BB4865">
      <w:pPr>
        <w:pStyle w:val="BodyText3"/>
        <w:numPr>
          <w:ilvl w:val="0"/>
          <w:numId w:val="50"/>
        </w:numPr>
        <w:tabs>
          <w:tab w:val="left" w:pos="1080"/>
        </w:tabs>
        <w:ind w:right="180" w:firstLine="0"/>
        <w:jc w:val="both"/>
        <w:rPr>
          <w:color w:val="000000" w:themeColor="text1"/>
          <w:sz w:val="20"/>
        </w:rPr>
      </w:pPr>
      <w:r w:rsidRPr="00BB4865">
        <w:rPr>
          <w:color w:val="000000" w:themeColor="text1"/>
          <w:sz w:val="20"/>
        </w:rPr>
        <w:t>Have no incomplete grades.</w:t>
      </w:r>
    </w:p>
    <w:p w:rsidR="00BB4865" w:rsidRPr="00BB4865" w:rsidRDefault="00BB4865" w:rsidP="00BB4865">
      <w:pPr>
        <w:pStyle w:val="BodyText3"/>
        <w:numPr>
          <w:ilvl w:val="0"/>
          <w:numId w:val="50"/>
        </w:numPr>
        <w:tabs>
          <w:tab w:val="left" w:pos="1080"/>
        </w:tabs>
        <w:ind w:right="180" w:firstLine="0"/>
        <w:jc w:val="both"/>
        <w:rPr>
          <w:color w:val="000000" w:themeColor="text1"/>
          <w:sz w:val="20"/>
        </w:rPr>
      </w:pPr>
      <w:r w:rsidRPr="00BB4865">
        <w:rPr>
          <w:color w:val="000000" w:themeColor="text1"/>
          <w:sz w:val="20"/>
        </w:rPr>
        <w:t>Successfully passed the written MSW Comprehensive Examination.</w:t>
      </w:r>
    </w:p>
    <w:p w:rsidR="00BB4865" w:rsidRPr="00BB4865" w:rsidRDefault="00BB4865" w:rsidP="00BB4865">
      <w:pPr>
        <w:pStyle w:val="BodyText3"/>
        <w:numPr>
          <w:ilvl w:val="0"/>
          <w:numId w:val="50"/>
        </w:numPr>
        <w:tabs>
          <w:tab w:val="left" w:pos="1080"/>
        </w:tabs>
        <w:ind w:right="180" w:firstLine="0"/>
        <w:jc w:val="both"/>
        <w:rPr>
          <w:color w:val="000000" w:themeColor="text1"/>
          <w:sz w:val="20"/>
        </w:rPr>
      </w:pPr>
      <w:r w:rsidRPr="00BB4865">
        <w:rPr>
          <w:color w:val="000000" w:themeColor="text1"/>
          <w:sz w:val="20"/>
        </w:rPr>
        <w:t>Complete all requirements for the MSW degree within four years from the date of first enrollment.</w:t>
      </w:r>
    </w:p>
    <w:p w:rsidR="00BB4865" w:rsidRDefault="00BB4865" w:rsidP="00BB4865">
      <w:pPr>
        <w:pStyle w:val="BodyText3"/>
        <w:ind w:left="360" w:right="180"/>
        <w:jc w:val="both"/>
        <w:rPr>
          <w:b/>
          <w:color w:val="808080" w:themeColor="background1" w:themeShade="80"/>
          <w:sz w:val="28"/>
          <w:szCs w:val="28"/>
        </w:rPr>
      </w:pPr>
    </w:p>
    <w:p w:rsidR="00BB4865" w:rsidRPr="00BB4865" w:rsidRDefault="00BB4865" w:rsidP="00BB4865">
      <w:pPr>
        <w:pStyle w:val="BodyText3"/>
        <w:ind w:left="360" w:right="180"/>
        <w:jc w:val="both"/>
        <w:outlineLvl w:val="1"/>
        <w:rPr>
          <w:b/>
          <w:color w:val="595959" w:themeColor="text1" w:themeTint="A6"/>
          <w:sz w:val="28"/>
          <w:szCs w:val="28"/>
        </w:rPr>
      </w:pPr>
      <w:bookmarkStart w:id="243" w:name="_Toc295896996"/>
      <w:r w:rsidRPr="00BB4865">
        <w:rPr>
          <w:b/>
          <w:color w:val="595959" w:themeColor="text1" w:themeTint="A6"/>
          <w:sz w:val="28"/>
          <w:szCs w:val="28"/>
        </w:rPr>
        <w:t>Graduate Faculty</w:t>
      </w:r>
      <w:bookmarkEnd w:id="243"/>
      <w:r w:rsidRPr="00BB4865">
        <w:rPr>
          <w:b/>
          <w:color w:val="595959" w:themeColor="text1" w:themeTint="A6"/>
          <w:sz w:val="28"/>
          <w:szCs w:val="28"/>
        </w:rPr>
        <w:t xml:space="preserve"> </w:t>
      </w:r>
    </w:p>
    <w:p w:rsidR="00BB4865" w:rsidRDefault="00BB4865" w:rsidP="00BB4865">
      <w:pPr>
        <w:pStyle w:val="BodyText3"/>
        <w:ind w:left="360" w:right="180"/>
        <w:jc w:val="both"/>
        <w:rPr>
          <w:b/>
          <w:color w:val="808080" w:themeColor="background1" w:themeShade="80"/>
          <w:sz w:val="28"/>
          <w:szCs w:val="28"/>
        </w:rPr>
      </w:pPr>
    </w:p>
    <w:p w:rsidR="00BB4865" w:rsidRPr="00BB4865" w:rsidRDefault="00BB4865" w:rsidP="00BB4865">
      <w:pPr>
        <w:pStyle w:val="BodyText3"/>
        <w:ind w:left="360" w:right="180"/>
        <w:jc w:val="both"/>
        <w:rPr>
          <w:color w:val="000000" w:themeColor="text1"/>
          <w:sz w:val="20"/>
        </w:rPr>
      </w:pPr>
      <w:r w:rsidRPr="00BB4865">
        <w:rPr>
          <w:color w:val="000000" w:themeColor="text1"/>
          <w:sz w:val="20"/>
        </w:rPr>
        <w:t xml:space="preserve">Mock, Nancy, LCSW, Valdosta State University.  Clinical Professor and MSW Field Coordinator.  </w:t>
      </w:r>
      <w:r w:rsidRPr="00BB4865">
        <w:rPr>
          <w:i/>
          <w:color w:val="000000" w:themeColor="text1"/>
          <w:sz w:val="20"/>
        </w:rPr>
        <w:t>Practice areas:</w:t>
      </w:r>
      <w:r w:rsidRPr="00BB4865">
        <w:rPr>
          <w:color w:val="000000" w:themeColor="text1"/>
          <w:sz w:val="20"/>
        </w:rPr>
        <w:t xml:space="preserve">  Practice with children and families, Child Protective Services.</w:t>
      </w:r>
    </w:p>
    <w:p w:rsidR="00BB4865" w:rsidRPr="00BB4865" w:rsidRDefault="00BB4865" w:rsidP="00BB4865">
      <w:pPr>
        <w:pStyle w:val="BodyText3"/>
        <w:ind w:left="360" w:right="180"/>
        <w:jc w:val="both"/>
        <w:rPr>
          <w:color w:val="000000" w:themeColor="text1"/>
          <w:sz w:val="20"/>
        </w:rPr>
      </w:pPr>
    </w:p>
    <w:p w:rsidR="00BB4865" w:rsidRPr="00BB4865" w:rsidRDefault="00BB4865" w:rsidP="00BB4865">
      <w:pPr>
        <w:pStyle w:val="BodyText3"/>
        <w:ind w:left="360" w:right="180"/>
        <w:jc w:val="both"/>
        <w:rPr>
          <w:color w:val="000000" w:themeColor="text1"/>
          <w:sz w:val="20"/>
        </w:rPr>
      </w:pPr>
      <w:r w:rsidRPr="00BB4865">
        <w:rPr>
          <w:color w:val="000000" w:themeColor="text1"/>
          <w:sz w:val="20"/>
        </w:rPr>
        <w:t xml:space="preserve">Nowak, Barbara, J., Ph.D., LCSW, University of Wisconsin-Milwaukee.  Associate Professor and MSW Program Director.  </w:t>
      </w:r>
      <w:r w:rsidRPr="00BB4865">
        <w:rPr>
          <w:i/>
          <w:color w:val="000000" w:themeColor="text1"/>
          <w:sz w:val="20"/>
        </w:rPr>
        <w:t>Research areas:</w:t>
      </w:r>
      <w:r w:rsidRPr="00BB4865">
        <w:rPr>
          <w:color w:val="000000" w:themeColor="text1"/>
          <w:sz w:val="20"/>
        </w:rPr>
        <w:t xml:space="preserve">  International social work, chemical dependency, mental health, spirituality in social work practice.</w:t>
      </w:r>
    </w:p>
    <w:p w:rsidR="00BB4865" w:rsidRPr="00BB4865" w:rsidRDefault="00BB4865" w:rsidP="00BB4865">
      <w:pPr>
        <w:pStyle w:val="BodyText3"/>
        <w:ind w:left="360" w:right="180"/>
        <w:jc w:val="both"/>
        <w:rPr>
          <w:color w:val="000000" w:themeColor="text1"/>
          <w:sz w:val="20"/>
        </w:rPr>
      </w:pPr>
    </w:p>
    <w:p w:rsidR="00BB4865" w:rsidRPr="00BB4865" w:rsidRDefault="00BB4865" w:rsidP="00BB4865">
      <w:pPr>
        <w:pStyle w:val="BodyText3"/>
        <w:ind w:left="360" w:right="180"/>
        <w:jc w:val="both"/>
        <w:rPr>
          <w:color w:val="000000" w:themeColor="text1"/>
          <w:sz w:val="20"/>
        </w:rPr>
      </w:pPr>
      <w:r w:rsidRPr="00BB4865">
        <w:rPr>
          <w:color w:val="000000" w:themeColor="text1"/>
          <w:sz w:val="20"/>
        </w:rPr>
        <w:t xml:space="preserve">Page, Ivan, Ph.D.  Clark Atlanta University.  Associate Professor.  </w:t>
      </w:r>
      <w:r w:rsidRPr="00BB4865">
        <w:rPr>
          <w:i/>
          <w:color w:val="000000" w:themeColor="text1"/>
          <w:sz w:val="20"/>
        </w:rPr>
        <w:t xml:space="preserve">Research area:  </w:t>
      </w:r>
      <w:r w:rsidRPr="00BB4865">
        <w:rPr>
          <w:color w:val="000000" w:themeColor="text1"/>
          <w:sz w:val="20"/>
        </w:rPr>
        <w:t>Practice with young minority males, indirect social work practice.</w:t>
      </w:r>
    </w:p>
    <w:p w:rsidR="00BB4865" w:rsidRPr="00BB4865" w:rsidRDefault="00BB4865" w:rsidP="00BB4865">
      <w:pPr>
        <w:pStyle w:val="BodyText3"/>
        <w:ind w:left="360" w:right="180"/>
        <w:jc w:val="both"/>
        <w:rPr>
          <w:color w:val="000000" w:themeColor="text1"/>
          <w:sz w:val="20"/>
        </w:rPr>
      </w:pPr>
    </w:p>
    <w:p w:rsidR="00BB4865" w:rsidRPr="00BB4865" w:rsidRDefault="00BB4865" w:rsidP="00BB4865">
      <w:pPr>
        <w:pStyle w:val="BodyText3"/>
        <w:ind w:left="360" w:right="180"/>
        <w:jc w:val="both"/>
        <w:rPr>
          <w:color w:val="000000" w:themeColor="text1"/>
          <w:sz w:val="20"/>
        </w:rPr>
      </w:pPr>
      <w:r w:rsidRPr="00BB4865">
        <w:rPr>
          <w:color w:val="000000" w:themeColor="text1"/>
          <w:sz w:val="20"/>
        </w:rPr>
        <w:t xml:space="preserve">Spearman, Marilyn, Ph.D., Ohio State University.  Professor and Chair, Department of Social Work.  </w:t>
      </w:r>
      <w:r w:rsidRPr="00BB4865">
        <w:rPr>
          <w:i/>
          <w:color w:val="000000" w:themeColor="text1"/>
          <w:sz w:val="20"/>
        </w:rPr>
        <w:t>Research areas:</w:t>
      </w:r>
      <w:r w:rsidRPr="00BB4865">
        <w:rPr>
          <w:color w:val="000000" w:themeColor="text1"/>
          <w:sz w:val="20"/>
        </w:rPr>
        <w:t xml:space="preserve"> </w:t>
      </w:r>
      <w:r w:rsidR="00C21518" w:rsidRPr="00C21518">
        <w:rPr>
          <w:sz w:val="20"/>
        </w:rPr>
        <w:t>Gerontology, social work administration</w:t>
      </w:r>
      <w:r w:rsidR="00C21518" w:rsidRPr="00C21518">
        <w:rPr>
          <w:color w:val="000000" w:themeColor="text1"/>
          <w:sz w:val="20"/>
        </w:rPr>
        <w:t>.</w:t>
      </w:r>
      <w:r w:rsidRPr="00BB4865">
        <w:rPr>
          <w:color w:val="000000" w:themeColor="text1"/>
          <w:sz w:val="20"/>
        </w:rPr>
        <w:t xml:space="preserve"> </w:t>
      </w:r>
    </w:p>
    <w:p w:rsidR="00BB4865" w:rsidRDefault="00BB4865" w:rsidP="00BB4865">
      <w:pPr>
        <w:pStyle w:val="BodyText3"/>
        <w:ind w:left="360" w:right="180"/>
        <w:jc w:val="both"/>
        <w:rPr>
          <w:color w:val="000000" w:themeColor="text1"/>
          <w:szCs w:val="24"/>
        </w:rPr>
      </w:pPr>
    </w:p>
    <w:p w:rsidR="00BB4865" w:rsidRPr="00BB4865" w:rsidRDefault="00BB4865" w:rsidP="00BB4865">
      <w:pPr>
        <w:pStyle w:val="BodyText3"/>
        <w:ind w:left="360" w:right="180"/>
        <w:jc w:val="both"/>
        <w:outlineLvl w:val="1"/>
        <w:rPr>
          <w:b/>
          <w:color w:val="808080" w:themeColor="background1" w:themeShade="80"/>
          <w:sz w:val="32"/>
          <w:szCs w:val="32"/>
        </w:rPr>
      </w:pPr>
      <w:bookmarkStart w:id="244" w:name="_Toc295896997"/>
      <w:r w:rsidRPr="00BB4865">
        <w:rPr>
          <w:b/>
          <w:color w:val="808080" w:themeColor="background1" w:themeShade="80"/>
          <w:sz w:val="32"/>
          <w:szCs w:val="32"/>
        </w:rPr>
        <w:t>COURSE DESCRIPTIONS</w:t>
      </w:r>
      <w:bookmarkEnd w:id="244"/>
    </w:p>
    <w:p w:rsidR="00BB4865" w:rsidRDefault="00BB4865" w:rsidP="00BB4865">
      <w:pPr>
        <w:pStyle w:val="BodyText3"/>
        <w:ind w:left="360" w:right="180"/>
        <w:jc w:val="both"/>
        <w:outlineLvl w:val="1"/>
        <w:rPr>
          <w:b/>
          <w:color w:val="808080" w:themeColor="background1" w:themeShade="80"/>
          <w:sz w:val="28"/>
          <w:szCs w:val="28"/>
        </w:rPr>
      </w:pPr>
    </w:p>
    <w:p w:rsidR="00BB4865" w:rsidRPr="00BB4865" w:rsidRDefault="00BB4865" w:rsidP="00BB4865">
      <w:pPr>
        <w:pStyle w:val="BodyText3"/>
        <w:ind w:left="360" w:right="180"/>
        <w:jc w:val="both"/>
        <w:rPr>
          <w:b/>
          <w:i/>
          <w:color w:val="000000" w:themeColor="text1"/>
          <w:sz w:val="20"/>
          <w:u w:val="single"/>
        </w:rPr>
      </w:pPr>
      <w:r w:rsidRPr="00BB4865">
        <w:rPr>
          <w:b/>
          <w:i/>
          <w:color w:val="000000" w:themeColor="text1"/>
          <w:sz w:val="20"/>
          <w:u w:val="single"/>
        </w:rPr>
        <w:t>MSW Foundation Year</w:t>
      </w:r>
    </w:p>
    <w:p w:rsidR="00BB4865" w:rsidRPr="00BB4865" w:rsidRDefault="00BB4865" w:rsidP="00BB4865">
      <w:pPr>
        <w:pStyle w:val="BodyText3"/>
        <w:ind w:left="360" w:right="180"/>
        <w:jc w:val="both"/>
        <w:rPr>
          <w:b/>
          <w:i/>
          <w:color w:val="000000" w:themeColor="text1"/>
          <w:sz w:val="20"/>
          <w:u w:val="single"/>
        </w:rPr>
      </w:pP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6011:  Social Welfare Policies and Programs . . . . . . . . . . . . . . . .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Examines the history and current structures of social policies and services, the role of policy in service delivery, and the role of practice in policy development.  </w:t>
      </w:r>
      <w:r w:rsidRPr="00BB4865">
        <w:rPr>
          <w:i/>
          <w:color w:val="000000" w:themeColor="text1"/>
          <w:sz w:val="20"/>
        </w:rPr>
        <w:t>Prerequisites:  Admission to the Graduate School; admission to the MSW Program or the permission of the Instructor.</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6020:  Achieving Justice in a Diverse World . . . . . . . . . . . . . . . .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Historical, political, and socio-economic forces that maintain oppressive values, attitudes, and behaviors in society are examined.  </w:t>
      </w:r>
      <w:r w:rsidRPr="00BB4865">
        <w:rPr>
          <w:i/>
          <w:color w:val="000000" w:themeColor="text1"/>
          <w:sz w:val="20"/>
        </w:rPr>
        <w:t>Prerequisites:  Admission to the Graduate School; admission to the MSW Program or permission of the Instructor.</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6021:  Human Behavior and the Social Environment . . . . . . . . .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Lays the theoretical groundwork for social work practice with individuals over the lifespan.  </w:t>
      </w:r>
      <w:r w:rsidRPr="00BB4865">
        <w:rPr>
          <w:i/>
          <w:color w:val="000000" w:themeColor="text1"/>
          <w:sz w:val="20"/>
        </w:rPr>
        <w:t>Prerequisites:  Admission to the Graduate School or the permission of the instructor.</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6031:  Direct Practice Methods . . . . . . . . . . . . . . . . . . . . . . . . . . . . . . . .  3 credits</w:t>
      </w:r>
    </w:p>
    <w:p w:rsidR="00BB4865" w:rsidRPr="00BB4865" w:rsidRDefault="00BB4865" w:rsidP="00BB4865">
      <w:pPr>
        <w:pStyle w:val="BodyText3"/>
        <w:ind w:left="360" w:right="180"/>
        <w:jc w:val="both"/>
        <w:rPr>
          <w:color w:val="000000" w:themeColor="text1"/>
          <w:sz w:val="20"/>
        </w:rPr>
      </w:pPr>
      <w:r w:rsidRPr="00BB4865">
        <w:rPr>
          <w:color w:val="000000" w:themeColor="text1"/>
          <w:sz w:val="20"/>
        </w:rPr>
        <w:t xml:space="preserve">Provides students with the knowledge, values and skills to engage, assess, intervene and evaluate individuals.  </w:t>
      </w:r>
      <w:r w:rsidRPr="00BB4865">
        <w:rPr>
          <w:i/>
          <w:color w:val="000000" w:themeColor="text1"/>
          <w:sz w:val="20"/>
        </w:rPr>
        <w:t>Prerequisites:  Admission to the MSW Program and completion of, or concurrent enrollment in, SOWK 6021:  Human Behavior and the Social Environment.</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6032:  Theory and Practice with Families and Groups . . . . . . . . . . . . . 3 credits</w:t>
      </w:r>
    </w:p>
    <w:p w:rsidR="00BB4865" w:rsidRPr="00BB4865" w:rsidRDefault="00BB4865" w:rsidP="00BB4865">
      <w:pPr>
        <w:pStyle w:val="BodyText3"/>
        <w:ind w:left="360" w:right="180"/>
        <w:jc w:val="both"/>
        <w:rPr>
          <w:color w:val="000000" w:themeColor="text1"/>
          <w:sz w:val="20"/>
        </w:rPr>
      </w:pPr>
      <w:r w:rsidRPr="00BB4865">
        <w:rPr>
          <w:color w:val="000000" w:themeColor="text1"/>
          <w:sz w:val="20"/>
        </w:rPr>
        <w:t xml:space="preserve">Provides students with the knowledge, values, and skills to engage, assess, intervene, and evaluate families and groups.  </w:t>
      </w:r>
      <w:r w:rsidRPr="00BB4865">
        <w:rPr>
          <w:i/>
          <w:color w:val="000000" w:themeColor="text1"/>
          <w:sz w:val="20"/>
        </w:rPr>
        <w:t>Prerequisites:  Admission to the MSW Program and completion of, or concurrent enrollment in, SOWK 6021:  Human Behavior and the Social Environment.</w:t>
      </w:r>
    </w:p>
    <w:p w:rsidR="00BB4865" w:rsidRPr="00BB4865" w:rsidRDefault="00BB4865" w:rsidP="00BB4865">
      <w:pPr>
        <w:pStyle w:val="BodyText3"/>
        <w:ind w:left="360" w:right="180"/>
        <w:jc w:val="both"/>
        <w:rPr>
          <w:color w:val="000000" w:themeColor="text1"/>
          <w:sz w:val="20"/>
        </w:rPr>
      </w:pPr>
      <w:r w:rsidRPr="00BB4865">
        <w:rPr>
          <w:b/>
          <w:color w:val="000000" w:themeColor="text1"/>
          <w:sz w:val="20"/>
        </w:rPr>
        <w:t>SOWK 6033:  Theory and Practice with Communities and Organizations . . . .  3 credits</w:t>
      </w:r>
    </w:p>
    <w:p w:rsidR="00BB4865" w:rsidRPr="00BB4865" w:rsidRDefault="00BB4865" w:rsidP="00BB4865">
      <w:pPr>
        <w:pStyle w:val="BodyText3"/>
        <w:ind w:left="360" w:right="180"/>
        <w:jc w:val="both"/>
        <w:rPr>
          <w:color w:val="000000" w:themeColor="text1"/>
          <w:sz w:val="20"/>
        </w:rPr>
      </w:pPr>
      <w:r w:rsidRPr="00BB4865">
        <w:rPr>
          <w:color w:val="000000" w:themeColor="text1"/>
          <w:sz w:val="20"/>
        </w:rPr>
        <w:t xml:space="preserve">Provides students with the knowledge, values and skills to engage, assess, intervene, and evaluate communities and organizations.  </w:t>
      </w:r>
      <w:r w:rsidRPr="00BB4865">
        <w:rPr>
          <w:i/>
          <w:color w:val="000000" w:themeColor="text1"/>
          <w:sz w:val="20"/>
        </w:rPr>
        <w:t>Prerequisites:  Admission to the MSW Program and completion of, or concurrent enrollment in, SOWK 6021:  Human Behavior and the Social Environment.</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 xml:space="preserve">SOWK 6041:  Research in Social Work . . . . . . . . . . . . . . . . . . . . . . . . . . . . . . . . . 3 credits                                     </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Provides students with critical thinking skills to become competent consumers of social research and evidence based practice methods.  </w:t>
      </w:r>
      <w:r w:rsidRPr="00BB4865">
        <w:rPr>
          <w:i/>
          <w:color w:val="000000" w:themeColor="text1"/>
          <w:sz w:val="20"/>
        </w:rPr>
        <w:t>Prerequisites:  Admission to the Graduate School; admission to the MSW program or the consent of the Instructor.</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6051:  Foundation Field Seminar I . . . . . . . . . . . . . . . . . . . . . . . . . . . . . . . 1 credit</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Connects the knowledge, values and skills addressed in the classroom with the practical world of the field practice setting.  </w:t>
      </w:r>
      <w:r w:rsidRPr="00BB4865">
        <w:rPr>
          <w:i/>
          <w:color w:val="000000" w:themeColor="text1"/>
          <w:sz w:val="20"/>
        </w:rPr>
        <w:t>Prerequisites:  Concurrent enrollment in SOWK 6055:  Foundation Field Experience I.</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6052:  Foundation Field Seminar II . . . . . . . . . . . . . . . . . . . . . . . . . . . . . . . 1 credit</w:t>
      </w:r>
    </w:p>
    <w:p w:rsidR="00BB4865" w:rsidRPr="00BB4865" w:rsidRDefault="00BB4865" w:rsidP="00BB4865">
      <w:pPr>
        <w:pStyle w:val="BodyText3"/>
        <w:ind w:left="360" w:right="180"/>
        <w:jc w:val="both"/>
        <w:rPr>
          <w:color w:val="000000" w:themeColor="text1"/>
          <w:sz w:val="20"/>
        </w:rPr>
      </w:pPr>
      <w:r w:rsidRPr="00BB4865">
        <w:rPr>
          <w:color w:val="000000" w:themeColor="text1"/>
          <w:sz w:val="20"/>
        </w:rPr>
        <w:t xml:space="preserve">Connects the knowledge, values and skills addressed in the classroom with the practical world of the field practice setting.  </w:t>
      </w:r>
      <w:r w:rsidRPr="00BB4865">
        <w:rPr>
          <w:i/>
          <w:color w:val="000000" w:themeColor="text1"/>
          <w:sz w:val="20"/>
        </w:rPr>
        <w:t>Prerequisites:  Concurrent enrollment in SOWK 6056:  Foundation Field Experience II.</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6055:  Foundation Field Experience I . . . . . . . . . . . . . . . . . . . . . . . . . . . .  3 credits</w:t>
      </w:r>
    </w:p>
    <w:p w:rsidR="00BB4865" w:rsidRPr="00BB4865" w:rsidRDefault="00BB4865" w:rsidP="00BB4865">
      <w:pPr>
        <w:pStyle w:val="BodyText3"/>
        <w:ind w:left="360" w:right="180"/>
        <w:jc w:val="both"/>
        <w:rPr>
          <w:b/>
          <w:color w:val="000000" w:themeColor="text1"/>
          <w:sz w:val="20"/>
        </w:rPr>
      </w:pPr>
      <w:r w:rsidRPr="00BB4865">
        <w:rPr>
          <w:color w:val="000000" w:themeColor="text1"/>
          <w:sz w:val="20"/>
        </w:rPr>
        <w:t xml:space="preserve">MSW-supervised field experience of 225 clock (or 16 hours per week).  </w:t>
      </w:r>
      <w:r w:rsidRPr="00BB4865">
        <w:rPr>
          <w:i/>
          <w:color w:val="000000" w:themeColor="text1"/>
          <w:sz w:val="20"/>
        </w:rPr>
        <w:t>Prerequisites:  Admission to the MSW Program, successful completion of, or concurrent enrollment in, SOWK 6051:  Foundation Field Seminar I, and written consent of the MSW Field Coordinator.</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6056:  Foundation Field Experience II . . . . . . . . . . . . . . . . . . . . . .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MSW-supervised field experience of 225 clock (or 16 hours per week).  </w:t>
      </w:r>
      <w:r w:rsidRPr="00BB4865">
        <w:rPr>
          <w:i/>
          <w:color w:val="000000" w:themeColor="text1"/>
          <w:sz w:val="20"/>
        </w:rPr>
        <w:t>Prerequisites:  Admission to the MSW Program, successful completion of, or concurrent enrollment in, SOWK 6052:  Foundation Field Seminar II, and written consent of the MSW Field Coordinator.</w:t>
      </w:r>
    </w:p>
    <w:p w:rsidR="00BB4865" w:rsidRPr="00BB4865" w:rsidRDefault="00BB4865" w:rsidP="00BB4865">
      <w:pPr>
        <w:pStyle w:val="BodyText3"/>
        <w:ind w:left="360" w:right="180"/>
        <w:jc w:val="both"/>
        <w:rPr>
          <w:b/>
          <w:color w:val="000000" w:themeColor="text1"/>
          <w:sz w:val="20"/>
        </w:rPr>
      </w:pPr>
    </w:p>
    <w:p w:rsidR="00BB4865" w:rsidRPr="00BB4865" w:rsidRDefault="00BB4865" w:rsidP="00BB4865">
      <w:pPr>
        <w:pStyle w:val="BodyText3"/>
        <w:ind w:left="360" w:right="180"/>
        <w:jc w:val="both"/>
        <w:rPr>
          <w:b/>
          <w:i/>
          <w:color w:val="000000" w:themeColor="text1"/>
          <w:sz w:val="20"/>
          <w:u w:val="single"/>
        </w:rPr>
      </w:pPr>
      <w:r w:rsidRPr="00BB4865">
        <w:rPr>
          <w:b/>
          <w:i/>
          <w:color w:val="000000" w:themeColor="text1"/>
          <w:sz w:val="20"/>
          <w:u w:val="single"/>
        </w:rPr>
        <w:t>MSW Advanced Practice Year</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7011:  Legal and Ethical Issues in Children and Family Policies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Critical examination of current and proposed policies impacting children, vulnerable adults and families.  </w:t>
      </w:r>
      <w:r w:rsidRPr="00BB4865">
        <w:rPr>
          <w:i/>
          <w:color w:val="000000" w:themeColor="text1"/>
          <w:sz w:val="20"/>
        </w:rPr>
        <w:t>Prerequisites:  Successful completion of all Foundation Year coursework or consent of the Instructor.</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7021:  Family Dynamics Through the Life Cycle . . . . . . . . . . . .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Provides the advanced theoretical bases for understanding complex family processes over the life span.  </w:t>
      </w:r>
      <w:r w:rsidRPr="00BB4865">
        <w:rPr>
          <w:i/>
          <w:color w:val="000000" w:themeColor="text1"/>
          <w:sz w:val="20"/>
        </w:rPr>
        <w:t xml:space="preserve">Prerequisites:  Successful completion of all Foundation Year coursework or consent of the Instructor. </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7031:  Assessment and Practice with Children and Adolescents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Incorporation of theories of childhood and adolescent development into the processes of engagement, assessment, intervention, and evaluation.  </w:t>
      </w:r>
      <w:r w:rsidRPr="00BB4865">
        <w:rPr>
          <w:i/>
          <w:color w:val="000000" w:themeColor="text1"/>
          <w:sz w:val="20"/>
        </w:rPr>
        <w:t>Prerequisites:  Successful completion of all Foundation Year coursework and completion of, or concurrent enrollment in, SOWK 7021:  Family Dynamics Through the Life Cycle.</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7032:  Assessment and Practice with Families . . . . . . . . . . . . . . .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Incorporation of theories of family development into the processes of engagement, assessment, intervention, and evaluation.  </w:t>
      </w:r>
      <w:r w:rsidRPr="00BB4865">
        <w:rPr>
          <w:i/>
          <w:color w:val="000000" w:themeColor="text1"/>
          <w:sz w:val="20"/>
        </w:rPr>
        <w:t>Prerequisites:  Successful completion of all Foundation Year coursework and completion of, or concurrent enrollment in, SOWK 7021:  Family Dynamics Through the Life Cycle.</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7033:  Assessment and Practice with Vulnerable Adults . . . . . . .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Incorporation of theories of adult development into the processes of engagement, assessment, intervention, and evaluation.  </w:t>
      </w:r>
      <w:r w:rsidRPr="00BB4865">
        <w:rPr>
          <w:i/>
          <w:color w:val="000000" w:themeColor="text1"/>
          <w:sz w:val="20"/>
        </w:rPr>
        <w:t>Prerequisites:  Successful completion of all Foundation Year coursework and completion of, or concurrent enrollment in, SOWK 7021:  Family Dynamics Through the Life Cycle.</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7041:  Evaluation of Practice with Children and Families . . . . . . . . . . .  3 credits</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Application of knowledge and skills in evaluating practice with vulnerable children, families and adults.  </w:t>
      </w:r>
      <w:r w:rsidRPr="00BB4865">
        <w:rPr>
          <w:i/>
          <w:color w:val="000000" w:themeColor="text1"/>
          <w:sz w:val="20"/>
        </w:rPr>
        <w:t>Prerequisites:  Successful completion of all Foundation Year coursework or consent of the Instructor.</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7051:  Advanced Field Seminar I . . . . . . . . . . . . . . . . . . . . . . . . . . . . . . . . 1 credit</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Connects the knowledge, values and skills addressed in the classroom with the practical world of the field practice setting.  </w:t>
      </w:r>
      <w:r w:rsidRPr="00BB4865">
        <w:rPr>
          <w:i/>
          <w:color w:val="000000" w:themeColor="text1"/>
          <w:sz w:val="20"/>
        </w:rPr>
        <w:t>Prerequisites:  Concurrent enrollment in SOWK 7055: Advanced Field Experience I.</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7052:  Advanced Field Seminar II . . . . . . . . . . . . . . . . . . . . . . . . . . . . . . . . 1 credit</w:t>
      </w:r>
    </w:p>
    <w:p w:rsidR="00BB4865" w:rsidRPr="00BB4865" w:rsidRDefault="00BB4865" w:rsidP="00BB4865">
      <w:pPr>
        <w:pStyle w:val="BodyText3"/>
        <w:ind w:left="360" w:right="180"/>
        <w:jc w:val="both"/>
        <w:rPr>
          <w:i/>
          <w:color w:val="000000" w:themeColor="text1"/>
          <w:sz w:val="20"/>
        </w:rPr>
      </w:pPr>
      <w:r w:rsidRPr="00BB4865">
        <w:rPr>
          <w:color w:val="000000" w:themeColor="text1"/>
          <w:sz w:val="20"/>
        </w:rPr>
        <w:t xml:space="preserve">Connects the knowledge, values and skills addressed in the classroom with the practical world of the field practice setting.  </w:t>
      </w:r>
      <w:r w:rsidRPr="00BB4865">
        <w:rPr>
          <w:i/>
          <w:color w:val="000000" w:themeColor="text1"/>
          <w:sz w:val="20"/>
        </w:rPr>
        <w:t>Prerequisites:  Concurrent enrollment in SOWK 7056:  Advanced Field Experience II.</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7055:  Advanced Field Experience I . . . . . . . . . . . . . . . . . . . . . . . . . . . . . . 3 credits</w:t>
      </w:r>
    </w:p>
    <w:p w:rsidR="00BB4865" w:rsidRPr="00BB4865" w:rsidRDefault="00BB4865" w:rsidP="00BB4865">
      <w:pPr>
        <w:pStyle w:val="BodyText3"/>
        <w:ind w:left="360" w:right="180"/>
        <w:jc w:val="both"/>
        <w:rPr>
          <w:i/>
          <w:iCs/>
          <w:sz w:val="20"/>
        </w:rPr>
      </w:pPr>
      <w:r w:rsidRPr="00BB4865">
        <w:rPr>
          <w:color w:val="000000" w:themeColor="text1"/>
          <w:sz w:val="20"/>
        </w:rPr>
        <w:t xml:space="preserve">MSW-supervised placement of 225 clock hours (or 16 hours per week).  </w:t>
      </w:r>
      <w:r w:rsidRPr="00BB4865">
        <w:rPr>
          <w:i/>
          <w:iCs/>
          <w:sz w:val="20"/>
        </w:rPr>
        <w:t>Prerequisites:  Completion of all foundation year course requirements, concurrent enrollment in SOWK 7021, SOWK 7031, SOWK 7041, SOWK 7051,, and written consent of the MSW Field Coordinator.</w:t>
      </w:r>
    </w:p>
    <w:p w:rsidR="00BB4865" w:rsidRPr="00BB4865" w:rsidRDefault="00BB4865" w:rsidP="00BB4865">
      <w:pPr>
        <w:pStyle w:val="BodyText3"/>
        <w:ind w:left="360" w:right="180"/>
        <w:jc w:val="both"/>
        <w:rPr>
          <w:b/>
          <w:color w:val="000000" w:themeColor="text1"/>
          <w:sz w:val="20"/>
        </w:rPr>
      </w:pPr>
      <w:r w:rsidRPr="00BB4865">
        <w:rPr>
          <w:b/>
          <w:color w:val="000000" w:themeColor="text1"/>
          <w:sz w:val="20"/>
        </w:rPr>
        <w:t>SOWK 7056:  Advanced Field Experience II . . . . . . . . . . . . . . . . . . . . . . . . . . . .  3 credits</w:t>
      </w:r>
    </w:p>
    <w:p w:rsidR="00BB4865" w:rsidRPr="00BB4865" w:rsidRDefault="00BB4865" w:rsidP="00BB4865">
      <w:pPr>
        <w:pStyle w:val="BodyText3"/>
        <w:ind w:left="360" w:right="180"/>
        <w:jc w:val="both"/>
        <w:rPr>
          <w:i/>
          <w:iCs/>
          <w:sz w:val="20"/>
        </w:rPr>
      </w:pPr>
      <w:r w:rsidRPr="00BB4865">
        <w:rPr>
          <w:color w:val="000000" w:themeColor="text1"/>
          <w:sz w:val="20"/>
        </w:rPr>
        <w:t xml:space="preserve">MSW-supervised placement of 225 clock hours (or 16 hours per week).  </w:t>
      </w:r>
      <w:r w:rsidRPr="00BB4865">
        <w:rPr>
          <w:i/>
          <w:iCs/>
          <w:sz w:val="20"/>
        </w:rPr>
        <w:t xml:space="preserve">Prerequisites:  Completion of all first semester advanced coursework, SOWK 7031, SOWK 7033, SOWK 7011, concurrent enrollment in SOWK 7052, and written consent of the MSW Field Coordinator.  </w:t>
      </w:r>
    </w:p>
    <w:p w:rsidR="00BB4865" w:rsidRPr="00BB4865" w:rsidRDefault="00BB4865" w:rsidP="00BB4865">
      <w:pPr>
        <w:pStyle w:val="BodyText3"/>
        <w:ind w:left="360" w:right="180"/>
        <w:jc w:val="both"/>
        <w:rPr>
          <w:i/>
          <w:iCs/>
          <w:sz w:val="20"/>
        </w:rPr>
      </w:pPr>
    </w:p>
    <w:p w:rsidR="00BB4865" w:rsidRPr="00BB4865" w:rsidRDefault="00BB4865" w:rsidP="00BB4865">
      <w:pPr>
        <w:pStyle w:val="BodyText3"/>
        <w:ind w:left="360" w:right="180"/>
        <w:jc w:val="both"/>
        <w:rPr>
          <w:b/>
          <w:iCs/>
          <w:sz w:val="20"/>
        </w:rPr>
      </w:pPr>
      <w:r w:rsidRPr="00BB4865">
        <w:rPr>
          <w:b/>
          <w:i/>
          <w:iCs/>
          <w:sz w:val="20"/>
          <w:u w:val="single"/>
        </w:rPr>
        <w:t>MSW Program Electives</w:t>
      </w:r>
    </w:p>
    <w:p w:rsidR="00BB4865" w:rsidRPr="00BB4865" w:rsidRDefault="00BB4865" w:rsidP="00BB4865">
      <w:pPr>
        <w:pStyle w:val="BodyText3"/>
        <w:ind w:left="360" w:right="180"/>
        <w:jc w:val="both"/>
        <w:rPr>
          <w:b/>
          <w:iCs/>
          <w:sz w:val="20"/>
        </w:rPr>
      </w:pPr>
      <w:r w:rsidRPr="00BB4865">
        <w:rPr>
          <w:b/>
          <w:iCs/>
          <w:sz w:val="20"/>
        </w:rPr>
        <w:t>SOWK 6130:  School Social Work . . . . . . . . . . . . . . . . . . . . . . . . . . . . . . . . . . . . . 3 credits</w:t>
      </w:r>
    </w:p>
    <w:p w:rsidR="00BB4865" w:rsidRPr="00BB4865" w:rsidRDefault="00BB4865" w:rsidP="00BB4865">
      <w:pPr>
        <w:pStyle w:val="BodyText3"/>
        <w:ind w:left="360" w:right="180"/>
        <w:jc w:val="both"/>
        <w:rPr>
          <w:sz w:val="20"/>
        </w:rPr>
      </w:pPr>
      <w:r w:rsidRPr="00BB4865">
        <w:rPr>
          <w:iCs/>
          <w:sz w:val="20"/>
        </w:rPr>
        <w:t xml:space="preserve">Overview of the various social work related theoretical perspectives, models, and programs for intervention with children and their families in school settings.  </w:t>
      </w:r>
      <w:r w:rsidRPr="00BB4865">
        <w:rPr>
          <w:i/>
          <w:iCs/>
          <w:sz w:val="20"/>
        </w:rPr>
        <w:t>Prerequisites:  Graduate admission; admission to the MSW program or consent of the Instructor.</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6131:  Family Violence Across the Lifespan . . . . . . . . . . . . . . . . . . . . . . . 3 credits</w:t>
      </w:r>
    </w:p>
    <w:p w:rsidR="00BB4865" w:rsidRPr="00BB4865" w:rsidRDefault="00BB4865" w:rsidP="00BB4865">
      <w:pPr>
        <w:pStyle w:val="BodyText3"/>
        <w:ind w:left="360" w:right="180"/>
        <w:jc w:val="both"/>
        <w:rPr>
          <w:sz w:val="20"/>
        </w:rPr>
      </w:pPr>
      <w:r w:rsidRPr="00BB4865">
        <w:rPr>
          <w:sz w:val="20"/>
        </w:rPr>
        <w:t xml:space="preserve">Examines the various forms of violence in families, including intimate partner abuse, child abuse, and elder abuse.  </w:t>
      </w:r>
      <w:r w:rsidRPr="00BB4865">
        <w:rPr>
          <w:i/>
          <w:iCs/>
          <w:sz w:val="20"/>
        </w:rPr>
        <w:t>Prerequisites: Graduate admission; admission to the MSW program or consent of the Instructor.</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6132:  Grief and Loss in Social Work Practice . . . . . . . . . . . . . . . . . . . . . 3 credits</w:t>
      </w:r>
    </w:p>
    <w:p w:rsidR="00BB4865" w:rsidRPr="00BB4865" w:rsidRDefault="00BB4865" w:rsidP="00BB4865">
      <w:pPr>
        <w:pStyle w:val="BodyText3"/>
        <w:ind w:left="360" w:right="180"/>
        <w:jc w:val="both"/>
        <w:rPr>
          <w:sz w:val="20"/>
        </w:rPr>
      </w:pPr>
      <w:r w:rsidRPr="00BB4865">
        <w:rPr>
          <w:sz w:val="20"/>
        </w:rPr>
        <w:t xml:space="preserve">An examination of theories and interventions relating to grief and loss.  </w:t>
      </w:r>
      <w:r w:rsidRPr="00BB4865">
        <w:rPr>
          <w:i/>
          <w:iCs/>
          <w:sz w:val="20"/>
        </w:rPr>
        <w:t>Prerequisites:  Graduate admission; admission to the MSW program or consent of the instructor.</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6133:  Social Work Practice with Older Adults . . . . . . . . . . . . . . . . . . . . 3 credits</w:t>
      </w:r>
    </w:p>
    <w:p w:rsidR="00BB4865" w:rsidRPr="00BB4865" w:rsidRDefault="00BB4865" w:rsidP="00BB4865">
      <w:pPr>
        <w:pStyle w:val="BodyText3"/>
        <w:ind w:left="360" w:right="180"/>
        <w:jc w:val="both"/>
        <w:rPr>
          <w:sz w:val="20"/>
        </w:rPr>
      </w:pPr>
      <w:r w:rsidRPr="00BB4865">
        <w:rPr>
          <w:iCs/>
          <w:sz w:val="20"/>
        </w:rPr>
        <w:t xml:space="preserve">Examination of the developmental stages of later adulthood, the aging process, and best practices in meeting the bio-psycho-social-spiritual needs of older adults from diverse populations.   </w:t>
      </w:r>
      <w:r w:rsidRPr="00BB4865">
        <w:rPr>
          <w:i/>
          <w:iCs/>
          <w:sz w:val="20"/>
        </w:rPr>
        <w:t>Prerequisites:  Graduate admission; admission to the MSW program or consent of the Instructor.</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6134:   Special Topics in Social Work . . . . . . . . . . . . . . . . . . . . . . . . . . . . 3 credits</w:t>
      </w:r>
    </w:p>
    <w:p w:rsidR="00BB4865" w:rsidRPr="00BB4865" w:rsidRDefault="00BB4865" w:rsidP="00BB4865">
      <w:pPr>
        <w:pStyle w:val="BodyText3"/>
        <w:ind w:left="360" w:right="180"/>
        <w:jc w:val="both"/>
        <w:rPr>
          <w:sz w:val="20"/>
        </w:rPr>
      </w:pPr>
      <w:r w:rsidRPr="00BB4865">
        <w:rPr>
          <w:sz w:val="20"/>
        </w:rPr>
        <w:t xml:space="preserve">Topics vary from semester to semester depending on the needs and interest of the students and the southwest Georgia service area. </w:t>
      </w:r>
      <w:r w:rsidRPr="00BB4865">
        <w:rPr>
          <w:i/>
          <w:iCs/>
          <w:sz w:val="20"/>
        </w:rPr>
        <w:t>Prerequisites:  Graduate admission; admission to the MSW program or consent of the Instructor.</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7130:  Social Work Practice with Abusing and Neglecting Families . . . 3 credits</w:t>
      </w:r>
    </w:p>
    <w:p w:rsidR="00BB4865" w:rsidRPr="00BB4865" w:rsidRDefault="00BB4865" w:rsidP="00BB4865">
      <w:pPr>
        <w:pStyle w:val="BodyText3"/>
        <w:ind w:left="360" w:right="180"/>
        <w:jc w:val="both"/>
        <w:rPr>
          <w:b/>
          <w:iCs/>
          <w:sz w:val="20"/>
        </w:rPr>
      </w:pPr>
      <w:r w:rsidRPr="00BB4865">
        <w:rPr>
          <w:sz w:val="20"/>
        </w:rPr>
        <w:t xml:space="preserve">Examines the theories and best practices with abusing and neglecting families. </w:t>
      </w:r>
      <w:r w:rsidRPr="00BB4865">
        <w:rPr>
          <w:i/>
          <w:iCs/>
          <w:sz w:val="20"/>
        </w:rPr>
        <w:t xml:space="preserve">Prerequisites:  Successful completion of all MSW foundation year course work.   </w:t>
      </w:r>
      <w:r w:rsidRPr="00BB4865">
        <w:rPr>
          <w:sz w:val="20"/>
        </w:rPr>
        <w:t xml:space="preserve">  </w:t>
      </w:r>
    </w:p>
    <w:p w:rsidR="00BB4865" w:rsidRPr="00BB4865" w:rsidRDefault="00BB4865" w:rsidP="00BB4865">
      <w:pPr>
        <w:pStyle w:val="BodyText3"/>
        <w:ind w:left="360" w:right="180"/>
        <w:jc w:val="both"/>
        <w:rPr>
          <w:b/>
          <w:iCs/>
          <w:sz w:val="20"/>
        </w:rPr>
      </w:pPr>
      <w:r w:rsidRPr="00BB4865">
        <w:rPr>
          <w:b/>
          <w:iCs/>
          <w:sz w:val="20"/>
        </w:rPr>
        <w:t>SOWK 7131:  Psychopathology and Psychopharmacology . . . . . . . . . . . . . . . . . 3 credits</w:t>
      </w:r>
    </w:p>
    <w:p w:rsidR="00BB4865" w:rsidRPr="00BB4865" w:rsidRDefault="00BB4865" w:rsidP="00BB4865">
      <w:pPr>
        <w:pStyle w:val="BodyText3"/>
        <w:ind w:left="360" w:right="180"/>
        <w:jc w:val="both"/>
        <w:rPr>
          <w:i/>
          <w:iCs/>
          <w:sz w:val="20"/>
        </w:rPr>
      </w:pPr>
      <w:r w:rsidRPr="00BB4865">
        <w:rPr>
          <w:sz w:val="20"/>
        </w:rPr>
        <w:t xml:space="preserve">Prepares social workers to understand the medical model of mental health practice (e.g., DSM IV, multiaxial diagnoses, clinical treatment, psychotropic medications, etc.). </w:t>
      </w:r>
      <w:r w:rsidRPr="00BB4865">
        <w:rPr>
          <w:i/>
          <w:iCs/>
          <w:sz w:val="20"/>
        </w:rPr>
        <w:t xml:space="preserve">Prerequisites:  Admission to the MSW program or consent of the Instructor.  </w:t>
      </w:r>
    </w:p>
    <w:p w:rsidR="00BB4865" w:rsidRPr="00BB4865" w:rsidRDefault="00BB4865" w:rsidP="00BB4865">
      <w:pPr>
        <w:pStyle w:val="BodyText3"/>
        <w:ind w:left="360" w:right="180"/>
        <w:jc w:val="both"/>
        <w:rPr>
          <w:b/>
          <w:iCs/>
          <w:sz w:val="20"/>
        </w:rPr>
      </w:pPr>
      <w:r w:rsidRPr="00BB4865">
        <w:rPr>
          <w:b/>
          <w:iCs/>
          <w:sz w:val="20"/>
        </w:rPr>
        <w:t>SOWK 7132:  Social Work with Groups . . . . . . . . . . . . . . . . . . . . . . . . . . . . . . . . 3 credits</w:t>
      </w:r>
    </w:p>
    <w:p w:rsidR="00BB4865" w:rsidRPr="00BB4865" w:rsidRDefault="00BB4865" w:rsidP="00BB4865">
      <w:pPr>
        <w:pStyle w:val="BodyText3"/>
        <w:ind w:left="360" w:right="180"/>
        <w:jc w:val="both"/>
        <w:rPr>
          <w:sz w:val="20"/>
        </w:rPr>
      </w:pPr>
      <w:r w:rsidRPr="00BB4865">
        <w:rPr>
          <w:iCs/>
          <w:sz w:val="20"/>
        </w:rPr>
        <w:t xml:space="preserve">Knowledge, values and empirically-supported practice skills for competent group work with diverse children, adolescents, families and vulnerable adults.  </w:t>
      </w:r>
      <w:r w:rsidRPr="00BB4865">
        <w:rPr>
          <w:i/>
          <w:iCs/>
          <w:sz w:val="20"/>
        </w:rPr>
        <w:t>Prerequisites: Successful completion of all MSW foundation year course work.</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7133:  Behavioral Methods in Social Work Practice . . . . . . . . . . . . . . .  3 credits</w:t>
      </w:r>
    </w:p>
    <w:p w:rsidR="00BB4865" w:rsidRPr="00BB4865" w:rsidRDefault="00BB4865" w:rsidP="00BB4865">
      <w:pPr>
        <w:pStyle w:val="BodyText3"/>
        <w:ind w:left="360" w:right="180"/>
        <w:jc w:val="both"/>
        <w:rPr>
          <w:i/>
          <w:iCs/>
          <w:sz w:val="20"/>
        </w:rPr>
      </w:pPr>
      <w:r w:rsidRPr="00BB4865">
        <w:rPr>
          <w:sz w:val="20"/>
        </w:rPr>
        <w:t xml:space="preserve">Prepares social workers with the knowledge, values and empirically-supported behavioral intervention skills applicable in a variety of settings. </w:t>
      </w:r>
      <w:r w:rsidRPr="00BB4865">
        <w:rPr>
          <w:i/>
          <w:iCs/>
          <w:sz w:val="20"/>
        </w:rPr>
        <w:t xml:space="preserve">Prerequisites:  Successful completion of all MSW foundation year course work.   </w:t>
      </w:r>
    </w:p>
    <w:p w:rsidR="00BB4865" w:rsidRPr="00BB4865" w:rsidRDefault="00BB4865" w:rsidP="00BB4865">
      <w:pPr>
        <w:pStyle w:val="BodyText3"/>
        <w:ind w:left="360" w:right="180"/>
        <w:jc w:val="both"/>
        <w:rPr>
          <w:b/>
          <w:iCs/>
          <w:sz w:val="20"/>
        </w:rPr>
      </w:pPr>
      <w:r w:rsidRPr="00BB4865">
        <w:rPr>
          <w:b/>
          <w:iCs/>
          <w:sz w:val="20"/>
        </w:rPr>
        <w:t>SOWK 7134:  Social Work Practice with Substance Abusing Families . . . . . . . 3 credits</w:t>
      </w:r>
    </w:p>
    <w:p w:rsidR="00BB4865" w:rsidRPr="00BB4865" w:rsidRDefault="00BB4865" w:rsidP="00BB4865">
      <w:pPr>
        <w:pStyle w:val="BodyText3"/>
        <w:ind w:left="360" w:right="180"/>
        <w:jc w:val="both"/>
        <w:rPr>
          <w:b/>
          <w:sz w:val="20"/>
        </w:rPr>
      </w:pPr>
      <w:r w:rsidRPr="00BB4865">
        <w:rPr>
          <w:sz w:val="20"/>
        </w:rPr>
        <w:t xml:space="preserve">Provides theories and methods in the assessment, prevention, intervention and rehabilitation of substance abusers and their family members. </w:t>
      </w:r>
      <w:r w:rsidRPr="00BB4865">
        <w:rPr>
          <w:i/>
          <w:iCs/>
          <w:sz w:val="20"/>
        </w:rPr>
        <w:t>Prerequisites:  Successful completion of all MSW foundation year course work</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7135:  Social Work Practice with Military Families . . . . . . . . . . . . . . . . 3 credits</w:t>
      </w:r>
    </w:p>
    <w:p w:rsidR="00BB4865" w:rsidRPr="00BB4865" w:rsidRDefault="00BB4865" w:rsidP="00BB4865">
      <w:pPr>
        <w:pStyle w:val="BodyText3"/>
        <w:ind w:left="360" w:right="180"/>
        <w:jc w:val="both"/>
        <w:rPr>
          <w:sz w:val="20"/>
        </w:rPr>
      </w:pPr>
      <w:r w:rsidRPr="00BB4865">
        <w:rPr>
          <w:sz w:val="20"/>
        </w:rPr>
        <w:t xml:space="preserve">Evidence-based theories and methods in the assessment, prevention, intervention and rehabilitation with military veterans and their families.  </w:t>
      </w:r>
      <w:r w:rsidRPr="00BB4865">
        <w:rPr>
          <w:i/>
          <w:iCs/>
          <w:sz w:val="20"/>
        </w:rPr>
        <w:t>Prerequisites:  Successful completion of all MSW foundation year course work</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7136:  Case Management . . . . . . . . . . . . . . . . . . . . . . . . . . . . . . . . . . . . . .  3 credits</w:t>
      </w:r>
    </w:p>
    <w:p w:rsidR="00BB4865" w:rsidRPr="00BB4865" w:rsidRDefault="00BB4865" w:rsidP="00BB4865">
      <w:pPr>
        <w:pStyle w:val="BodyText3"/>
        <w:ind w:left="360" w:right="180"/>
        <w:jc w:val="both"/>
        <w:rPr>
          <w:i/>
          <w:iCs/>
          <w:sz w:val="20"/>
        </w:rPr>
      </w:pPr>
      <w:r w:rsidRPr="00BB4865">
        <w:rPr>
          <w:sz w:val="20"/>
        </w:rPr>
        <w:t xml:space="preserve">Provides knowledge, values and skills regarding the historical development, processes and models for case management in the social services. </w:t>
      </w:r>
      <w:r w:rsidRPr="00BB4865">
        <w:rPr>
          <w:i/>
          <w:iCs/>
          <w:sz w:val="20"/>
        </w:rPr>
        <w:t xml:space="preserve">Prerequisites:  Successful completion of all MSW foundation year coursework.  </w:t>
      </w:r>
    </w:p>
    <w:p w:rsidR="00BB4865" w:rsidRPr="00BB4865" w:rsidRDefault="00BB4865" w:rsidP="00BB4865">
      <w:pPr>
        <w:pStyle w:val="BodyText3"/>
        <w:ind w:left="360" w:right="180"/>
        <w:jc w:val="both"/>
        <w:rPr>
          <w:b/>
          <w:iCs/>
          <w:sz w:val="20"/>
        </w:rPr>
      </w:pPr>
      <w:r w:rsidRPr="00BB4865">
        <w:rPr>
          <w:b/>
          <w:iCs/>
          <w:sz w:val="20"/>
        </w:rPr>
        <w:t>SOWK 7137:  Crisis Intervention . . . . . . . . . . . . . . . . . . . . . . . . . . . . . . . . . . . . . 3 credits</w:t>
      </w:r>
    </w:p>
    <w:p w:rsidR="00BB4865" w:rsidRPr="00BB4865" w:rsidRDefault="00BB4865" w:rsidP="00BB4865">
      <w:pPr>
        <w:pStyle w:val="BodyText3"/>
        <w:ind w:left="360" w:right="180"/>
        <w:jc w:val="both"/>
        <w:rPr>
          <w:sz w:val="20"/>
        </w:rPr>
      </w:pPr>
      <w:r w:rsidRPr="00BB4865">
        <w:rPr>
          <w:sz w:val="20"/>
        </w:rPr>
        <w:t xml:space="preserve">The development of knowledge, values and skills that address the impact of specific crises on individuals and families, such as life-threatening illness, trauma, physical and mental disability, and death.  </w:t>
      </w:r>
      <w:r w:rsidRPr="00BB4865">
        <w:rPr>
          <w:i/>
          <w:iCs/>
          <w:sz w:val="20"/>
        </w:rPr>
        <w:t>Prerequisites:  Successful completion of all MSW foundation year course work.</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7138:  Supervision in the Social Services . . . . . . . . . . . . . . . . . . . . . . . . . 3 credits</w:t>
      </w:r>
    </w:p>
    <w:p w:rsidR="00BB4865" w:rsidRPr="00BB4865" w:rsidRDefault="00BB4865" w:rsidP="00BB4865">
      <w:pPr>
        <w:pStyle w:val="BodyText3"/>
        <w:ind w:left="360" w:right="180"/>
        <w:jc w:val="both"/>
        <w:rPr>
          <w:i/>
          <w:sz w:val="20"/>
        </w:rPr>
      </w:pPr>
      <w:r w:rsidRPr="00BB4865">
        <w:rPr>
          <w:sz w:val="20"/>
        </w:rPr>
        <w:t xml:space="preserve">The development of the knowledge, values and skills necessary to provide competent supervision in direct social services.  </w:t>
      </w:r>
      <w:r w:rsidRPr="00BB4865">
        <w:rPr>
          <w:i/>
          <w:sz w:val="20"/>
        </w:rPr>
        <w:t>Prerequisites:  Successful completion of all MSW foundation year course work.</w:t>
      </w:r>
    </w:p>
    <w:p w:rsidR="00BB4865" w:rsidRPr="00BB4865" w:rsidRDefault="00BB4865" w:rsidP="00BB4865">
      <w:pPr>
        <w:pStyle w:val="BodyText3"/>
        <w:ind w:left="360" w:right="180"/>
        <w:jc w:val="both"/>
        <w:rPr>
          <w:b/>
          <w:sz w:val="20"/>
        </w:rPr>
      </w:pPr>
      <w:r w:rsidRPr="00BB4865">
        <w:rPr>
          <w:b/>
          <w:sz w:val="20"/>
        </w:rPr>
        <w:t>SOWK 7139:  Special Topics in Social Work . . . . . . . . . . . . . . . . . . . . . . . . .  3 – 6 credits</w:t>
      </w:r>
    </w:p>
    <w:p w:rsidR="00BB4865" w:rsidRPr="00BB4865" w:rsidRDefault="00BB4865" w:rsidP="00BB4865">
      <w:pPr>
        <w:pStyle w:val="BodyText3"/>
        <w:ind w:left="360" w:right="180"/>
        <w:jc w:val="both"/>
        <w:rPr>
          <w:i/>
          <w:iCs/>
          <w:sz w:val="20"/>
        </w:rPr>
      </w:pPr>
      <w:r w:rsidRPr="00BB4865">
        <w:rPr>
          <w:sz w:val="20"/>
        </w:rPr>
        <w:t>A variable content elective graduate course focusing on selected topics in social work and social welfare. Pre</w:t>
      </w:r>
      <w:r w:rsidRPr="00BB4865">
        <w:rPr>
          <w:i/>
          <w:iCs/>
          <w:sz w:val="20"/>
        </w:rPr>
        <w:t xml:space="preserve">requisites: Admission to the MSW program and consent of the instructor.  </w:t>
      </w:r>
    </w:p>
    <w:p w:rsidR="00BB4865" w:rsidRPr="00BB4865" w:rsidRDefault="00BB4865" w:rsidP="00BB4865">
      <w:pPr>
        <w:pStyle w:val="BodyText3"/>
        <w:ind w:left="360" w:right="180"/>
        <w:jc w:val="both"/>
        <w:rPr>
          <w:b/>
          <w:iCs/>
          <w:sz w:val="20"/>
        </w:rPr>
      </w:pPr>
      <w:r w:rsidRPr="00BB4865">
        <w:rPr>
          <w:b/>
          <w:iCs/>
          <w:sz w:val="20"/>
        </w:rPr>
        <w:t>SOWK 7141:  Directed Independent Study . . . . . . . . . . . . . . . . . . . . . . . . . . . 3 – 6 credits</w:t>
      </w:r>
    </w:p>
    <w:p w:rsidR="00BB4865" w:rsidRPr="00BB4865" w:rsidRDefault="00BB4865" w:rsidP="00BB4865">
      <w:pPr>
        <w:pStyle w:val="BodyText3"/>
        <w:ind w:left="360" w:right="180"/>
        <w:jc w:val="both"/>
        <w:rPr>
          <w:i/>
          <w:iCs/>
          <w:sz w:val="20"/>
        </w:rPr>
      </w:pPr>
      <w:r w:rsidRPr="00BB4865">
        <w:rPr>
          <w:sz w:val="20"/>
        </w:rPr>
        <w:t xml:space="preserve">An individualized research study of a social work issue conducted under the direction and supervision of an MSW faculty member. </w:t>
      </w:r>
      <w:r w:rsidRPr="00BB4865">
        <w:rPr>
          <w:i/>
          <w:iCs/>
          <w:sz w:val="20"/>
        </w:rPr>
        <w:t xml:space="preserve">Prerequisites:  Admission to the MSW program, written consent of the sponsoring MSW faculty member, and written consent of the MSW Program Director.  </w:t>
      </w:r>
    </w:p>
    <w:p w:rsidR="00BB4865" w:rsidRPr="00BB4865" w:rsidRDefault="00BB4865" w:rsidP="00BB4865">
      <w:pPr>
        <w:pStyle w:val="BodyText3"/>
        <w:ind w:left="360" w:right="180"/>
        <w:jc w:val="both"/>
        <w:rPr>
          <w:b/>
          <w:iCs/>
          <w:sz w:val="20"/>
        </w:rPr>
      </w:pPr>
      <w:r w:rsidRPr="00BB4865">
        <w:rPr>
          <w:b/>
          <w:iCs/>
          <w:sz w:val="20"/>
        </w:rPr>
        <w:t>SOWK 7155:  Field Experience Elective I . . . . . . . . . . . . . . . . . . . . . . . . . . . . . . . 1 credit</w:t>
      </w:r>
    </w:p>
    <w:p w:rsidR="00BB4865" w:rsidRPr="00BB4865" w:rsidRDefault="00BB4865" w:rsidP="00BB4865">
      <w:pPr>
        <w:pStyle w:val="BodyText3"/>
        <w:ind w:left="360" w:right="180"/>
        <w:jc w:val="both"/>
        <w:rPr>
          <w:i/>
          <w:iCs/>
          <w:sz w:val="20"/>
        </w:rPr>
      </w:pPr>
      <w:r w:rsidRPr="00BB4865">
        <w:rPr>
          <w:sz w:val="20"/>
        </w:rPr>
        <w:t xml:space="preserve">Requires 75 clock hours of elective field work in an approved MSW-supervised social work setting. </w:t>
      </w:r>
      <w:r w:rsidRPr="00BB4865">
        <w:rPr>
          <w:i/>
          <w:iCs/>
          <w:sz w:val="20"/>
        </w:rPr>
        <w:t>Prerequisites:  Admission to the MSW program and written consent of the MSW Field Coordinator.</w:t>
      </w:r>
    </w:p>
    <w:p w:rsidR="00BB4865" w:rsidRPr="00BB4865" w:rsidRDefault="00BB4865" w:rsidP="00BB4865">
      <w:pPr>
        <w:pStyle w:val="BodyText3"/>
        <w:ind w:left="360" w:right="180"/>
        <w:jc w:val="both"/>
        <w:rPr>
          <w:b/>
          <w:iCs/>
          <w:sz w:val="20"/>
        </w:rPr>
      </w:pPr>
      <w:r w:rsidRPr="00BB4865">
        <w:rPr>
          <w:b/>
          <w:iCs/>
          <w:sz w:val="20"/>
        </w:rPr>
        <w:t>SOWK 7156:  Field Experience Elective II . . . . . . . . . . . . . . . . . . . . . . . . . . . . . .  2 credits</w:t>
      </w:r>
    </w:p>
    <w:p w:rsidR="00BB4865" w:rsidRPr="00BB4865" w:rsidRDefault="00BB4865" w:rsidP="00BB4865">
      <w:pPr>
        <w:pStyle w:val="BodyText3"/>
        <w:ind w:left="360" w:right="180"/>
        <w:jc w:val="both"/>
        <w:rPr>
          <w:sz w:val="20"/>
        </w:rPr>
      </w:pPr>
      <w:r w:rsidRPr="00BB4865">
        <w:rPr>
          <w:sz w:val="20"/>
        </w:rPr>
        <w:t xml:space="preserve">Requires 150 clock hours of elective field work in an approved MSW-supervised social work setting. </w:t>
      </w:r>
      <w:r w:rsidRPr="00BB4865">
        <w:rPr>
          <w:i/>
          <w:iCs/>
          <w:sz w:val="20"/>
        </w:rPr>
        <w:t>Prerequisites:  Admission to the MSW program and written consent of the MSW Field Coordinator.</w:t>
      </w:r>
      <w:r w:rsidRPr="00BB4865">
        <w:rPr>
          <w:sz w:val="20"/>
        </w:rPr>
        <w:t xml:space="preserve">  </w:t>
      </w:r>
    </w:p>
    <w:p w:rsidR="00BB4865" w:rsidRPr="00BB4865" w:rsidRDefault="00BB4865" w:rsidP="00BB4865">
      <w:pPr>
        <w:pStyle w:val="BodyText3"/>
        <w:ind w:left="360" w:right="180"/>
        <w:jc w:val="both"/>
        <w:rPr>
          <w:b/>
          <w:sz w:val="20"/>
        </w:rPr>
      </w:pPr>
      <w:r w:rsidRPr="00BB4865">
        <w:rPr>
          <w:b/>
          <w:sz w:val="20"/>
        </w:rPr>
        <w:t>SOWK 7157:  Field Experience Elective III  . . . . . . . . . . . . . . . . . . . . . . . . . . . . . 3 credits</w:t>
      </w:r>
    </w:p>
    <w:p w:rsidR="00BB4865" w:rsidRPr="00BB4865" w:rsidRDefault="00BB4865" w:rsidP="00BB4865">
      <w:pPr>
        <w:pStyle w:val="BodyText3"/>
        <w:ind w:left="360" w:right="180"/>
        <w:jc w:val="both"/>
        <w:rPr>
          <w:i/>
          <w:iCs/>
          <w:sz w:val="20"/>
        </w:rPr>
      </w:pPr>
      <w:r w:rsidRPr="00BB4865">
        <w:rPr>
          <w:sz w:val="20"/>
        </w:rPr>
        <w:t xml:space="preserve">Requires 225 clock hours of elective field work in an approved MSW-supervised social work setting. .  </w:t>
      </w:r>
      <w:r w:rsidRPr="00BB4865">
        <w:rPr>
          <w:i/>
          <w:iCs/>
          <w:sz w:val="20"/>
        </w:rPr>
        <w:t>Prerequisites:  Admission to the MSW program and written consent of the MSW Field Coordinator.</w:t>
      </w:r>
    </w:p>
    <w:p w:rsidR="00BB4865" w:rsidRPr="009D5111" w:rsidRDefault="00BB4865" w:rsidP="00BB4865">
      <w:pPr>
        <w:pStyle w:val="BodyText3"/>
        <w:jc w:val="both"/>
        <w:rPr>
          <w:szCs w:val="24"/>
        </w:rPr>
      </w:pPr>
      <w:bookmarkStart w:id="245" w:name="_GoBack"/>
      <w:bookmarkEnd w:id="245"/>
      <w:r w:rsidRPr="009D5111">
        <w:rPr>
          <w:szCs w:val="24"/>
        </w:rPr>
        <w:t xml:space="preserve"> </w:t>
      </w:r>
    </w:p>
    <w:p w:rsidR="00BB4865" w:rsidRPr="006C326D" w:rsidRDefault="00BB4865" w:rsidP="00BB4865">
      <w:pPr>
        <w:pStyle w:val="BodyText3"/>
        <w:ind w:left="360"/>
        <w:jc w:val="both"/>
        <w:rPr>
          <w:color w:val="000000" w:themeColor="text1"/>
          <w:szCs w:val="24"/>
        </w:rPr>
      </w:pPr>
    </w:p>
    <w:p w:rsidR="00BB4865" w:rsidRDefault="00BB4865" w:rsidP="00BB4865">
      <w:pPr>
        <w:pStyle w:val="BodyText3"/>
        <w:ind w:left="360"/>
        <w:jc w:val="both"/>
      </w:pPr>
    </w:p>
    <w:p w:rsidR="00BB4865" w:rsidRDefault="00BB4865" w:rsidP="00BB4865">
      <w:pPr>
        <w:pStyle w:val="BodyText3"/>
        <w:ind w:left="360"/>
        <w:jc w:val="both"/>
      </w:pPr>
    </w:p>
    <w:p w:rsidR="00BB4865" w:rsidRDefault="00BB4865" w:rsidP="00BB4865">
      <w:pPr>
        <w:pStyle w:val="BodyText3"/>
        <w:ind w:left="360"/>
        <w:jc w:val="both"/>
      </w:pPr>
    </w:p>
    <w:p w:rsidR="00BB4865" w:rsidRDefault="00BB4865" w:rsidP="00BB4865">
      <w:pPr>
        <w:pStyle w:val="BodyText3"/>
        <w:ind w:left="360"/>
        <w:jc w:val="both"/>
      </w:pPr>
    </w:p>
    <w:p w:rsidR="00BB4865" w:rsidRDefault="00BB4865" w:rsidP="00BB4865">
      <w:pPr>
        <w:pStyle w:val="BodyText3"/>
        <w:jc w:val="both"/>
      </w:pPr>
    </w:p>
    <w:p w:rsidR="00BB4865" w:rsidRDefault="00BB4865" w:rsidP="00BB4865">
      <w:pPr>
        <w:pStyle w:val="BodyText3"/>
        <w:jc w:val="both"/>
      </w:pPr>
    </w:p>
    <w:p w:rsidR="00BB4865" w:rsidRDefault="00BB4865" w:rsidP="00BB4865">
      <w:pPr>
        <w:pStyle w:val="BodyText3"/>
      </w:pPr>
    </w:p>
    <w:p w:rsidR="00BB4865" w:rsidRDefault="00BB4865" w:rsidP="00BB4865">
      <w:pPr>
        <w:pStyle w:val="BodyText3"/>
        <w:jc w:val="both"/>
        <w:rPr>
          <w:b/>
        </w:rPr>
      </w:pPr>
    </w:p>
    <w:p w:rsidR="00872727" w:rsidRDefault="00872727" w:rsidP="00505D4E">
      <w:pPr>
        <w:pStyle w:val="Heading1"/>
        <w:spacing w:before="0"/>
        <w:ind w:left="360" w:right="180" w:firstLine="0"/>
        <w:rPr>
          <w:rFonts w:ascii="Impact" w:hAnsi="Impact" w:cs="Impact"/>
          <w:color w:val="808080" w:themeColor="background1" w:themeShade="80"/>
          <w:sz w:val="72"/>
          <w:szCs w:val="72"/>
        </w:rPr>
        <w:sectPr w:rsidR="00872727" w:rsidSect="00C21518">
          <w:headerReference w:type="default" r:id="rId47"/>
          <w:pgSz w:w="12240" w:h="15840" w:code="1"/>
          <w:pgMar w:top="720" w:right="720" w:bottom="288" w:left="1440" w:header="720" w:footer="288" w:gutter="0"/>
          <w:cols w:space="720"/>
          <w:docGrid w:linePitch="360"/>
        </w:sectPr>
      </w:pPr>
    </w:p>
    <w:p w:rsidR="00505D4E" w:rsidRPr="004D76C4" w:rsidRDefault="00505D4E" w:rsidP="00505D4E">
      <w:pPr>
        <w:pStyle w:val="Heading1"/>
        <w:spacing w:before="0"/>
        <w:ind w:left="360" w:right="180" w:firstLine="0"/>
        <w:rPr>
          <w:rFonts w:ascii="Impact" w:hAnsi="Impact" w:cs="Impact"/>
          <w:color w:val="808080" w:themeColor="background1" w:themeShade="80"/>
          <w:sz w:val="72"/>
          <w:szCs w:val="72"/>
        </w:rPr>
      </w:pPr>
      <w:bookmarkStart w:id="246" w:name="_Toc295896998"/>
      <w:r w:rsidRPr="004D76C4">
        <w:rPr>
          <w:rFonts w:ascii="Impact" w:hAnsi="Impact" w:cs="Impact"/>
          <w:color w:val="808080" w:themeColor="background1" w:themeShade="80"/>
          <w:sz w:val="72"/>
          <w:szCs w:val="72"/>
        </w:rPr>
        <w:t>COLLEGE OF EDUC</w:t>
      </w:r>
      <w:r w:rsidRPr="004D76C4">
        <w:rPr>
          <w:rFonts w:ascii="Impact" w:hAnsi="Impact" w:cs="Impact"/>
          <w:color w:val="808080" w:themeColor="background1" w:themeShade="80"/>
          <w:spacing w:val="-40"/>
          <w:sz w:val="72"/>
          <w:szCs w:val="72"/>
        </w:rPr>
        <w:t>A</w:t>
      </w:r>
      <w:r w:rsidRPr="004D76C4">
        <w:rPr>
          <w:rFonts w:ascii="Impact" w:hAnsi="Impact" w:cs="Impact"/>
          <w:color w:val="808080" w:themeColor="background1" w:themeShade="80"/>
          <w:sz w:val="72"/>
          <w:szCs w:val="72"/>
        </w:rPr>
        <w:t>TION</w:t>
      </w:r>
      <w:bookmarkEnd w:id="233"/>
      <w:bookmarkEnd w:id="246"/>
    </w:p>
    <w:p w:rsidR="00505D4E" w:rsidRPr="004D76C4"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47" w:name="_Toc294969731"/>
      <w:bookmarkStart w:id="248" w:name="_Toc295896999"/>
      <w:r w:rsidRPr="004D76C4">
        <w:rPr>
          <w:rFonts w:ascii="Times New Roman" w:hAnsi="Times New Roman"/>
          <w:bCs w:val="0"/>
          <w:color w:val="808080" w:themeColor="background1" w:themeShade="80"/>
          <w:sz w:val="28"/>
          <w:szCs w:val="28"/>
        </w:rPr>
        <w:t>Mission and Objectives</w:t>
      </w:r>
      <w:bookmarkEnd w:id="247"/>
      <w:bookmarkEnd w:id="248"/>
    </w:p>
    <w:p w:rsidR="00B31C16" w:rsidRDefault="00B31C16" w:rsidP="00B31C16">
      <w:pPr>
        <w:widowControl w:val="0"/>
        <w:autoSpaceDE w:val="0"/>
        <w:autoSpaceDN w:val="0"/>
        <w:adjustRightInd w:val="0"/>
        <w:spacing w:before="37"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The College of Education o</w:t>
      </w:r>
      <w:r>
        <w:rPr>
          <w:rFonts w:ascii="Times New Roman" w:hAnsi="Times New Roman"/>
          <w:color w:val="000000"/>
          <w:spacing w:val="-4"/>
          <w:sz w:val="20"/>
          <w:szCs w:val="20"/>
        </w:rPr>
        <w:t>f</w:t>
      </w:r>
      <w:r>
        <w:rPr>
          <w:rFonts w:ascii="Times New Roman" w:hAnsi="Times New Roman"/>
          <w:color w:val="000000"/>
          <w:sz w:val="20"/>
          <w:szCs w:val="20"/>
        </w:rPr>
        <w:t>fers the Master of Education (M.Ed.) degree in the various certification areas shown and the Education Specialist (Ed.S.) degree in educational leadership.</w:t>
      </w:r>
      <w:r>
        <w:rPr>
          <w:rFonts w:ascii="Times New Roman" w:hAnsi="Times New Roman"/>
          <w:color w:val="000000"/>
          <w:spacing w:val="-3"/>
          <w:sz w:val="20"/>
          <w:szCs w:val="20"/>
        </w:rPr>
        <w:t xml:space="preserve"> </w:t>
      </w:r>
      <w:r>
        <w:rPr>
          <w:rFonts w:ascii="Times New Roman" w:hAnsi="Times New Roman"/>
          <w:color w:val="000000"/>
          <w:sz w:val="20"/>
          <w:szCs w:val="20"/>
        </w:rPr>
        <w:t>The purpose of the M.Ed. degree program is to develop responsibility and leadership in classroom teaching, subject matter specialization, and /or supervision and administration in educational systems.</w:t>
      </w:r>
      <w:r>
        <w:rPr>
          <w:rFonts w:ascii="Times New Roman" w:hAnsi="Times New Roman"/>
          <w:color w:val="000000"/>
          <w:spacing w:val="-4"/>
          <w:sz w:val="20"/>
          <w:szCs w:val="20"/>
        </w:rPr>
        <w:t xml:space="preserve"> </w:t>
      </w:r>
      <w:r>
        <w:rPr>
          <w:rFonts w:ascii="Times New Roman" w:hAnsi="Times New Roman"/>
          <w:color w:val="000000"/>
          <w:sz w:val="20"/>
          <w:szCs w:val="20"/>
        </w:rPr>
        <w:t>The program promotes critical thinking and creative reasoning skills in solving educational problems, a continual quest for knowledge and the ability to communicate e</w:t>
      </w:r>
      <w:r>
        <w:rPr>
          <w:rFonts w:ascii="Times New Roman" w:hAnsi="Times New Roman"/>
          <w:color w:val="000000"/>
          <w:spacing w:val="-4"/>
          <w:sz w:val="20"/>
          <w:szCs w:val="20"/>
        </w:rPr>
        <w:t>f</w:t>
      </w:r>
      <w:r>
        <w:rPr>
          <w:rFonts w:ascii="Times New Roman" w:hAnsi="Times New Roman"/>
          <w:color w:val="000000"/>
          <w:sz w:val="20"/>
          <w:szCs w:val="20"/>
        </w:rPr>
        <w:t>fectively with students, parents, citizens and the community of educators.</w:t>
      </w:r>
      <w:r>
        <w:rPr>
          <w:rFonts w:ascii="Times New Roman" w:hAnsi="Times New Roman"/>
          <w:color w:val="000000"/>
          <w:spacing w:val="-4"/>
          <w:sz w:val="20"/>
          <w:szCs w:val="20"/>
        </w:rPr>
        <w:t xml:space="preserve"> </w:t>
      </w:r>
      <w:r>
        <w:rPr>
          <w:rFonts w:ascii="Times New Roman" w:hAnsi="Times New Roman"/>
          <w:color w:val="000000"/>
          <w:sz w:val="20"/>
          <w:szCs w:val="20"/>
        </w:rPr>
        <w:t>The program has the following objectives:</w:t>
      </w:r>
    </w:p>
    <w:p w:rsidR="00B31C16" w:rsidRPr="00B31C16" w:rsidRDefault="00B31C16" w:rsidP="00BB4865">
      <w:pPr>
        <w:pStyle w:val="ListParagraph"/>
        <w:widowControl w:val="0"/>
        <w:numPr>
          <w:ilvl w:val="0"/>
          <w:numId w:val="49"/>
        </w:numPr>
        <w:autoSpaceDE w:val="0"/>
        <w:autoSpaceDN w:val="0"/>
        <w:adjustRightInd w:val="0"/>
        <w:spacing w:before="2" w:after="0" w:line="249" w:lineRule="auto"/>
        <w:ind w:left="990" w:right="180"/>
        <w:jc w:val="both"/>
        <w:rPr>
          <w:rFonts w:ascii="Times New Roman" w:hAnsi="Times New Roman"/>
          <w:color w:val="000000"/>
          <w:sz w:val="20"/>
          <w:szCs w:val="20"/>
        </w:rPr>
      </w:pPr>
      <w:r w:rsidRPr="00B31C16">
        <w:rPr>
          <w:rFonts w:ascii="Times New Roman" w:hAnsi="Times New Roman"/>
          <w:color w:val="000000"/>
          <w:spacing w:val="-14"/>
          <w:sz w:val="20"/>
          <w:szCs w:val="20"/>
        </w:rPr>
        <w:t>T</w:t>
      </w:r>
      <w:r w:rsidRPr="00B31C16">
        <w:rPr>
          <w:rFonts w:ascii="Times New Roman" w:hAnsi="Times New Roman"/>
          <w:color w:val="000000"/>
          <w:sz w:val="20"/>
          <w:szCs w:val="20"/>
        </w:rPr>
        <w:t>o prepare teachers and other school professionals to implement basic and applied research in education.</w:t>
      </w:r>
    </w:p>
    <w:p w:rsidR="00B31C16" w:rsidRPr="00B31C16" w:rsidRDefault="00B31C16" w:rsidP="00BB4865">
      <w:pPr>
        <w:pStyle w:val="ListParagraph"/>
        <w:widowControl w:val="0"/>
        <w:numPr>
          <w:ilvl w:val="0"/>
          <w:numId w:val="48"/>
        </w:numPr>
        <w:autoSpaceDE w:val="0"/>
        <w:autoSpaceDN w:val="0"/>
        <w:adjustRightInd w:val="0"/>
        <w:spacing w:before="10" w:after="0" w:line="231" w:lineRule="exact"/>
        <w:ind w:left="990" w:right="180"/>
        <w:jc w:val="both"/>
        <w:rPr>
          <w:rFonts w:ascii="Times New Roman" w:hAnsi="Times New Roman"/>
          <w:color w:val="000000"/>
          <w:sz w:val="20"/>
          <w:szCs w:val="20"/>
        </w:rPr>
      </w:pPr>
      <w:r w:rsidRPr="00B31C16">
        <w:rPr>
          <w:rFonts w:ascii="Times New Roman" w:hAnsi="Times New Roman"/>
          <w:color w:val="000000"/>
          <w:spacing w:val="-14"/>
          <w:sz w:val="20"/>
          <w:szCs w:val="20"/>
        </w:rPr>
        <w:t>T</w:t>
      </w:r>
      <w:r w:rsidRPr="00B31C16">
        <w:rPr>
          <w:rFonts w:ascii="Times New Roman" w:hAnsi="Times New Roman"/>
          <w:color w:val="000000"/>
          <w:sz w:val="20"/>
          <w:szCs w:val="20"/>
        </w:rPr>
        <w:t>o promote the development of the essential observable competencies deemed significant for</w:t>
      </w:r>
      <w:r>
        <w:rPr>
          <w:rFonts w:ascii="Times New Roman" w:hAnsi="Times New Roman"/>
          <w:color w:val="000000"/>
          <w:sz w:val="20"/>
          <w:szCs w:val="20"/>
        </w:rPr>
        <w:t xml:space="preserve"> </w:t>
      </w:r>
      <w:r w:rsidRPr="00B31C16">
        <w:rPr>
          <w:rFonts w:ascii="Times New Roman" w:hAnsi="Times New Roman"/>
          <w:color w:val="000000"/>
          <w:sz w:val="20"/>
          <w:szCs w:val="20"/>
        </w:rPr>
        <w:t>teachers and other school professionals.</w:t>
      </w:r>
      <w:r w:rsidRPr="00B31C16">
        <w:rPr>
          <w:rFonts w:ascii="Times New Roman" w:hAnsi="Times New Roman"/>
          <w:color w:val="000000"/>
          <w:sz w:val="20"/>
          <w:szCs w:val="20"/>
        </w:rPr>
        <w:tab/>
      </w:r>
    </w:p>
    <w:p w:rsidR="00B31C16" w:rsidRPr="00B31C16" w:rsidRDefault="00B31C16" w:rsidP="00BB4865">
      <w:pPr>
        <w:pStyle w:val="ListParagraph"/>
        <w:widowControl w:val="0"/>
        <w:numPr>
          <w:ilvl w:val="0"/>
          <w:numId w:val="48"/>
        </w:numPr>
        <w:autoSpaceDE w:val="0"/>
        <w:autoSpaceDN w:val="0"/>
        <w:adjustRightInd w:val="0"/>
        <w:spacing w:after="0" w:line="238" w:lineRule="exact"/>
        <w:ind w:left="990" w:right="180"/>
        <w:jc w:val="both"/>
        <w:rPr>
          <w:rFonts w:ascii="Times New Roman" w:hAnsi="Times New Roman"/>
          <w:color w:val="000000"/>
          <w:sz w:val="20"/>
          <w:szCs w:val="20"/>
        </w:rPr>
      </w:pPr>
      <w:r w:rsidRPr="00B31C16">
        <w:rPr>
          <w:rFonts w:ascii="Times New Roman" w:hAnsi="Times New Roman"/>
          <w:color w:val="000000"/>
          <w:spacing w:val="-14"/>
          <w:sz w:val="20"/>
          <w:szCs w:val="20"/>
        </w:rPr>
        <w:t>T</w:t>
      </w:r>
      <w:r w:rsidRPr="00B31C16">
        <w:rPr>
          <w:rFonts w:ascii="Times New Roman" w:hAnsi="Times New Roman"/>
          <w:color w:val="000000"/>
          <w:sz w:val="20"/>
          <w:szCs w:val="20"/>
        </w:rPr>
        <w:t>o assure the acquisition of knowledge in a field of concentration at an advanced level.</w:t>
      </w:r>
    </w:p>
    <w:p w:rsidR="00B31C16" w:rsidRPr="00B31C16" w:rsidRDefault="00B31C16" w:rsidP="00BB4865">
      <w:pPr>
        <w:pStyle w:val="ListParagraph"/>
        <w:widowControl w:val="0"/>
        <w:numPr>
          <w:ilvl w:val="0"/>
          <w:numId w:val="48"/>
        </w:numPr>
        <w:autoSpaceDE w:val="0"/>
        <w:autoSpaceDN w:val="0"/>
        <w:adjustRightInd w:val="0"/>
        <w:spacing w:before="10" w:after="0" w:line="220" w:lineRule="exact"/>
        <w:ind w:left="990" w:right="180"/>
        <w:jc w:val="both"/>
        <w:rPr>
          <w:rFonts w:ascii="Times New Roman" w:hAnsi="Times New Roman"/>
          <w:color w:val="000000"/>
          <w:sz w:val="20"/>
          <w:szCs w:val="20"/>
        </w:rPr>
      </w:pPr>
      <w:r w:rsidRPr="00B31C16">
        <w:rPr>
          <w:rFonts w:ascii="Times New Roman" w:hAnsi="Times New Roman"/>
          <w:color w:val="000000"/>
          <w:spacing w:val="-14"/>
          <w:sz w:val="20"/>
          <w:szCs w:val="20"/>
        </w:rPr>
        <w:t>T</w:t>
      </w:r>
      <w:r w:rsidRPr="00B31C16">
        <w:rPr>
          <w:rFonts w:ascii="Times New Roman" w:hAnsi="Times New Roman"/>
          <w:color w:val="000000"/>
          <w:sz w:val="20"/>
          <w:szCs w:val="20"/>
        </w:rPr>
        <w:t>o provide a variety of experiences to enhance professional advancement opportunities for teachers and other school professionals.</w:t>
      </w:r>
    </w:p>
    <w:p w:rsidR="00B31C16" w:rsidRPr="00B31C16" w:rsidRDefault="00B31C16" w:rsidP="00BB4865">
      <w:pPr>
        <w:pStyle w:val="ListParagraph"/>
        <w:widowControl w:val="0"/>
        <w:numPr>
          <w:ilvl w:val="0"/>
          <w:numId w:val="48"/>
        </w:numPr>
        <w:autoSpaceDE w:val="0"/>
        <w:autoSpaceDN w:val="0"/>
        <w:adjustRightInd w:val="0"/>
        <w:spacing w:before="10" w:after="0"/>
        <w:ind w:left="990" w:right="180"/>
        <w:jc w:val="both"/>
        <w:rPr>
          <w:rFonts w:ascii="Times New Roman" w:hAnsi="Times New Roman"/>
          <w:color w:val="000000"/>
          <w:sz w:val="20"/>
          <w:szCs w:val="20"/>
        </w:rPr>
      </w:pPr>
      <w:r w:rsidRPr="00B31C16">
        <w:rPr>
          <w:rFonts w:ascii="Times New Roman" w:hAnsi="Times New Roman"/>
          <w:color w:val="000000"/>
          <w:spacing w:val="-14"/>
          <w:sz w:val="20"/>
          <w:szCs w:val="20"/>
        </w:rPr>
        <w:t>T</w:t>
      </w:r>
      <w:r w:rsidRPr="00B31C16">
        <w:rPr>
          <w:rFonts w:ascii="Times New Roman" w:hAnsi="Times New Roman"/>
          <w:color w:val="000000"/>
          <w:sz w:val="20"/>
          <w:szCs w:val="20"/>
        </w:rPr>
        <w:t>o prepare students for further graduate study in the field of education.</w:t>
      </w:r>
    </w:p>
    <w:p w:rsidR="00505D4E"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sz w:val="19"/>
          <w:szCs w:val="19"/>
        </w:rPr>
      </w:pPr>
    </w:p>
    <w:p w:rsidR="00505D4E" w:rsidRPr="004D76C4" w:rsidRDefault="00505D4E" w:rsidP="00505D4E">
      <w:pPr>
        <w:pStyle w:val="Heading2"/>
        <w:spacing w:before="0"/>
        <w:ind w:left="360" w:right="180" w:firstLine="0"/>
        <w:rPr>
          <w:rFonts w:ascii="Impact" w:hAnsi="Impact" w:cs="Impact"/>
          <w:color w:val="808080" w:themeColor="background1" w:themeShade="80"/>
          <w:sz w:val="48"/>
          <w:szCs w:val="48"/>
        </w:rPr>
      </w:pPr>
      <w:bookmarkStart w:id="249" w:name="_Toc294969732"/>
      <w:bookmarkStart w:id="250" w:name="_Toc295897000"/>
      <w:r w:rsidRPr="004D76C4">
        <w:rPr>
          <w:rFonts w:ascii="Impact" w:hAnsi="Impact" w:cs="Impact"/>
          <w:color w:val="808080" w:themeColor="background1" w:themeShade="80"/>
          <w:sz w:val="48"/>
          <w:szCs w:val="48"/>
        </w:rPr>
        <w:t>MASTER OF EDUC</w:t>
      </w:r>
      <w:r w:rsidRPr="004D76C4">
        <w:rPr>
          <w:rFonts w:ascii="Impact" w:hAnsi="Impact" w:cs="Impact"/>
          <w:color w:val="808080" w:themeColor="background1" w:themeShade="80"/>
          <w:spacing w:val="-26"/>
          <w:sz w:val="48"/>
          <w:szCs w:val="48"/>
        </w:rPr>
        <w:t>A</w:t>
      </w:r>
      <w:r w:rsidRPr="004D76C4">
        <w:rPr>
          <w:rFonts w:ascii="Impact" w:hAnsi="Impact" w:cs="Impact"/>
          <w:color w:val="808080" w:themeColor="background1" w:themeShade="80"/>
          <w:sz w:val="48"/>
          <w:szCs w:val="48"/>
        </w:rPr>
        <w:t>TION</w:t>
      </w:r>
      <w:bookmarkEnd w:id="249"/>
      <w:bookmarkEnd w:id="250"/>
    </w:p>
    <w:p w:rsidR="00B31C16" w:rsidRDefault="00B31C16" w:rsidP="00B31C16">
      <w:pPr>
        <w:widowControl w:val="0"/>
        <w:autoSpaceDE w:val="0"/>
        <w:autoSpaceDN w:val="0"/>
        <w:adjustRightInd w:val="0"/>
        <w:spacing w:before="47"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Graduate students may pursue 10 di</w:t>
      </w:r>
      <w:r>
        <w:rPr>
          <w:rFonts w:ascii="Times New Roman" w:hAnsi="Times New Roman"/>
          <w:color w:val="000000"/>
          <w:spacing w:val="-4"/>
          <w:sz w:val="20"/>
          <w:szCs w:val="20"/>
        </w:rPr>
        <w:t>f</w:t>
      </w:r>
      <w:r>
        <w:rPr>
          <w:rFonts w:ascii="Times New Roman" w:hAnsi="Times New Roman"/>
          <w:color w:val="000000"/>
          <w:sz w:val="20"/>
          <w:szCs w:val="20"/>
        </w:rPr>
        <w:t>ferent major programs for certification. Degree programs are designed for fifth-year level certification. Education courses are o</w:t>
      </w:r>
      <w:r>
        <w:rPr>
          <w:rFonts w:ascii="Times New Roman" w:hAnsi="Times New Roman"/>
          <w:color w:val="000000"/>
          <w:spacing w:val="-4"/>
          <w:sz w:val="20"/>
          <w:szCs w:val="20"/>
        </w:rPr>
        <w:t>f</w:t>
      </w:r>
      <w:r>
        <w:rPr>
          <w:rFonts w:ascii="Times New Roman" w:hAnsi="Times New Roman"/>
          <w:color w:val="000000"/>
          <w:sz w:val="20"/>
          <w:szCs w:val="20"/>
        </w:rPr>
        <w:t>fered in foundations, teaching fields, research and statistics.</w:t>
      </w:r>
      <w:r>
        <w:rPr>
          <w:rFonts w:ascii="Times New Roman" w:hAnsi="Times New Roman"/>
          <w:color w:val="000000"/>
          <w:spacing w:val="-3"/>
          <w:sz w:val="20"/>
          <w:szCs w:val="20"/>
        </w:rPr>
        <w:t xml:space="preserve"> </w:t>
      </w:r>
      <w:r>
        <w:rPr>
          <w:rFonts w:ascii="Times New Roman" w:hAnsi="Times New Roman"/>
          <w:color w:val="000000"/>
          <w:sz w:val="20"/>
          <w:szCs w:val="20"/>
        </w:rPr>
        <w:t>The following array depicts the 10 major programs of stud</w:t>
      </w:r>
      <w:r>
        <w:rPr>
          <w:rFonts w:ascii="Times New Roman" w:hAnsi="Times New Roman"/>
          <w:color w:val="000000"/>
          <w:spacing w:val="-13"/>
          <w:sz w:val="20"/>
          <w:szCs w:val="20"/>
        </w:rPr>
        <w:t>y</w:t>
      </w:r>
      <w:r>
        <w:rPr>
          <w:rFonts w:ascii="Times New Roman" w:hAnsi="Times New Roman"/>
          <w:color w:val="000000"/>
          <w:sz w:val="20"/>
          <w:szCs w:val="20"/>
        </w:rPr>
        <w:t>, identifies the college o</w:t>
      </w:r>
      <w:r>
        <w:rPr>
          <w:rFonts w:ascii="Times New Roman" w:hAnsi="Times New Roman"/>
          <w:color w:val="000000"/>
          <w:spacing w:val="-4"/>
          <w:sz w:val="20"/>
          <w:szCs w:val="20"/>
        </w:rPr>
        <w:t>f</w:t>
      </w:r>
      <w:r>
        <w:rPr>
          <w:rFonts w:ascii="Times New Roman" w:hAnsi="Times New Roman"/>
          <w:color w:val="000000"/>
          <w:sz w:val="20"/>
          <w:szCs w:val="20"/>
        </w:rPr>
        <w:t>fering each specific program and provides the telephone numbers for each.</w:t>
      </w:r>
    </w:p>
    <w:p w:rsidR="005C4DF0" w:rsidRDefault="005C4DF0" w:rsidP="005C4DF0">
      <w:pPr>
        <w:widowControl w:val="0"/>
        <w:autoSpaceDE w:val="0"/>
        <w:autoSpaceDN w:val="0"/>
        <w:adjustRightInd w:val="0"/>
        <w:spacing w:before="47" w:after="0" w:line="250" w:lineRule="auto"/>
        <w:ind w:left="360" w:right="180" w:firstLine="0"/>
        <w:jc w:val="both"/>
        <w:rPr>
          <w:rFonts w:ascii="Times New Roman" w:hAnsi="Times New Roman"/>
          <w:color w:val="000000"/>
          <w:sz w:val="20"/>
          <w:szCs w:val="20"/>
        </w:rPr>
      </w:pPr>
    </w:p>
    <w:p w:rsidR="00505D4E" w:rsidRDefault="00505D4E" w:rsidP="00505D4E">
      <w:pPr>
        <w:widowControl w:val="0"/>
        <w:autoSpaceDE w:val="0"/>
        <w:autoSpaceDN w:val="0"/>
        <w:adjustRightInd w:val="0"/>
        <w:spacing w:before="47" w:after="0" w:line="250" w:lineRule="auto"/>
        <w:ind w:left="360" w:right="180" w:firstLine="360"/>
        <w:jc w:val="both"/>
        <w:rPr>
          <w:rFonts w:ascii="Times New Roman" w:hAnsi="Times New Roman"/>
          <w:color w:val="000000"/>
          <w:sz w:val="20"/>
          <w:szCs w:val="20"/>
        </w:rPr>
      </w:pPr>
    </w:p>
    <w:p w:rsidR="00505D4E"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sz w:val="20"/>
          <w:szCs w:val="20"/>
        </w:rPr>
      </w:pPr>
    </w:p>
    <w:p w:rsidR="005C4DF0" w:rsidRDefault="005C4DF0" w:rsidP="005C4DF0">
      <w:pPr>
        <w:widowControl w:val="0"/>
        <w:tabs>
          <w:tab w:val="left" w:pos="3510"/>
          <w:tab w:val="left" w:pos="7680"/>
        </w:tabs>
        <w:autoSpaceDE w:val="0"/>
        <w:autoSpaceDN w:val="0"/>
        <w:adjustRightInd w:val="0"/>
        <w:spacing w:after="0"/>
        <w:ind w:left="360" w:firstLine="0"/>
        <w:rPr>
          <w:rFonts w:ascii="Times New Roman" w:hAnsi="Times New Roman"/>
          <w:color w:val="000000"/>
          <w:sz w:val="20"/>
          <w:szCs w:val="20"/>
        </w:rPr>
      </w:pPr>
      <w:r>
        <w:rPr>
          <w:rFonts w:ascii="Times New Roman" w:hAnsi="Times New Roman"/>
          <w:b/>
          <w:bCs/>
          <w:color w:val="000000"/>
          <w:sz w:val="20"/>
          <w:szCs w:val="20"/>
          <w:u w:val="single"/>
        </w:rPr>
        <w:t>M.Ed. P</w:t>
      </w:r>
      <w:r>
        <w:rPr>
          <w:rFonts w:ascii="Times New Roman" w:hAnsi="Times New Roman"/>
          <w:b/>
          <w:bCs/>
          <w:color w:val="000000"/>
          <w:spacing w:val="-4"/>
          <w:sz w:val="20"/>
          <w:szCs w:val="20"/>
          <w:u w:val="single"/>
        </w:rPr>
        <w:t>r</w:t>
      </w:r>
      <w:r>
        <w:rPr>
          <w:rFonts w:ascii="Times New Roman" w:hAnsi="Times New Roman"/>
          <w:b/>
          <w:bCs/>
          <w:color w:val="000000"/>
          <w:sz w:val="20"/>
          <w:szCs w:val="20"/>
          <w:u w:val="single"/>
        </w:rPr>
        <w:t xml:space="preserve">ogram </w:t>
      </w:r>
      <w:r>
        <w:rPr>
          <w:rFonts w:ascii="Times New Roman" w:hAnsi="Times New Roman"/>
          <w:b/>
          <w:bCs/>
          <w:color w:val="000000"/>
          <w:sz w:val="20"/>
          <w:szCs w:val="20"/>
          <w:u w:val="single"/>
        </w:rPr>
        <w:tab/>
        <w:t xml:space="preserve">College </w:t>
      </w:r>
      <w:r>
        <w:rPr>
          <w:rFonts w:ascii="Times New Roman" w:hAnsi="Times New Roman"/>
          <w:b/>
          <w:bCs/>
          <w:color w:val="000000"/>
          <w:sz w:val="20"/>
          <w:szCs w:val="20"/>
          <w:u w:val="single"/>
        </w:rPr>
        <w:tab/>
      </w:r>
      <w:r>
        <w:rPr>
          <w:rFonts w:ascii="Times New Roman" w:hAnsi="Times New Roman"/>
          <w:b/>
          <w:bCs/>
          <w:color w:val="000000"/>
          <w:spacing w:val="-18"/>
          <w:sz w:val="20"/>
          <w:szCs w:val="20"/>
          <w:u w:val="single"/>
        </w:rPr>
        <w:t>T</w:t>
      </w:r>
      <w:r>
        <w:rPr>
          <w:rFonts w:ascii="Times New Roman" w:hAnsi="Times New Roman"/>
          <w:b/>
          <w:bCs/>
          <w:color w:val="000000"/>
          <w:sz w:val="20"/>
          <w:szCs w:val="20"/>
          <w:u w:val="single"/>
        </w:rPr>
        <w:t>elephone</w:t>
      </w:r>
    </w:p>
    <w:p w:rsidR="005C4DF0"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000000"/>
          <w:sz w:val="20"/>
          <w:szCs w:val="20"/>
        </w:rPr>
        <w:t>Early Childhood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5C4DF0"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000000"/>
          <w:sz w:val="20"/>
          <w:szCs w:val="20"/>
        </w:rPr>
        <w:t>Educational Leadership</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5C4DF0"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000000"/>
          <w:sz w:val="20"/>
          <w:szCs w:val="20"/>
        </w:rPr>
        <w:t>English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ins w:id="251" w:author="rgeorge" w:date="2011-07-06T15:10:00Z">
        <w:r w:rsidR="00E213DC">
          <w:rPr>
            <w:rFonts w:ascii="Times New Roman" w:hAnsi="Times New Roman"/>
            <w:color w:val="000000"/>
            <w:spacing w:val="27"/>
            <w:sz w:val="20"/>
            <w:szCs w:val="20"/>
          </w:rPr>
          <w:tab/>
        </w:r>
        <w:r w:rsidR="00E213DC">
          <w:rPr>
            <w:rFonts w:ascii="Times New Roman" w:hAnsi="Times New Roman"/>
            <w:color w:val="000000"/>
            <w:spacing w:val="27"/>
            <w:sz w:val="20"/>
            <w:szCs w:val="20"/>
          </w:rPr>
          <w:tab/>
          <w:t xml:space="preserve">    </w:t>
        </w:r>
      </w:ins>
      <w:r>
        <w:rPr>
          <w:rFonts w:ascii="Times New Roman" w:hAnsi="Times New Roman"/>
          <w:color w:val="000000"/>
          <w:sz w:val="20"/>
          <w:szCs w:val="20"/>
        </w:rPr>
        <w:t>(229) 430-4833</w:t>
      </w:r>
    </w:p>
    <w:p w:rsidR="005C4DF0"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000000"/>
          <w:sz w:val="20"/>
          <w:szCs w:val="20"/>
        </w:rPr>
        <w:t>Health and Physical Education</w:t>
      </w:r>
      <w:r>
        <w:rPr>
          <w:rFonts w:ascii="Times New Roman" w:hAnsi="Times New Roman"/>
          <w:color w:val="000000"/>
          <w:sz w:val="20"/>
          <w:szCs w:val="20"/>
        </w:rPr>
        <w:tab/>
        <w:t>College of Education</w:t>
      </w:r>
      <w:r>
        <w:rPr>
          <w:rFonts w:ascii="Times New Roman" w:hAnsi="Times New Roman"/>
          <w:color w:val="000000"/>
          <w:sz w:val="20"/>
          <w:szCs w:val="20"/>
        </w:rPr>
        <w:tab/>
        <w:t>(229) 430-4762</w:t>
      </w:r>
    </w:p>
    <w:p w:rsidR="005C4DF0"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000000"/>
          <w:sz w:val="20"/>
          <w:szCs w:val="20"/>
        </w:rPr>
        <w:t>Mathematics Education</w:t>
      </w:r>
      <w:r>
        <w:rPr>
          <w:rFonts w:ascii="Times New Roman" w:hAnsi="Times New Roman"/>
          <w:color w:val="000000"/>
          <w:sz w:val="20"/>
          <w:szCs w:val="20"/>
        </w:rPr>
        <w:tab/>
        <w:t>College of Sciences and Health Professions</w:t>
      </w:r>
      <w:r>
        <w:rPr>
          <w:rFonts w:ascii="Times New Roman" w:hAnsi="Times New Roman"/>
          <w:color w:val="000000"/>
          <w:sz w:val="20"/>
          <w:szCs w:val="20"/>
        </w:rPr>
        <w:tab/>
        <w:t xml:space="preserve">      (229) 430-4886</w:t>
      </w:r>
    </w:p>
    <w:p w:rsidR="005C4DF0"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000000"/>
          <w:sz w:val="20"/>
          <w:szCs w:val="20"/>
        </w:rPr>
        <w:t>Middle Grades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5C4DF0"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000000"/>
          <w:sz w:val="20"/>
          <w:szCs w:val="20"/>
        </w:rPr>
        <w:t>Music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r>
        <w:rPr>
          <w:rFonts w:ascii="Times New Roman" w:hAnsi="Times New Roman"/>
          <w:color w:val="000000"/>
          <w:sz w:val="20"/>
          <w:szCs w:val="20"/>
        </w:rPr>
        <w:t>(229) 430-4849</w:t>
      </w:r>
    </w:p>
    <w:p w:rsidR="005C4DF0" w:rsidRDefault="005C4DF0" w:rsidP="005C4DF0">
      <w:pPr>
        <w:widowControl w:val="0"/>
        <w:tabs>
          <w:tab w:val="left" w:pos="3510"/>
          <w:tab w:val="left" w:pos="7480"/>
        </w:tabs>
        <w:autoSpaceDE w:val="0"/>
        <w:autoSpaceDN w:val="0"/>
        <w:adjustRightInd w:val="0"/>
        <w:spacing w:before="10" w:after="0" w:line="250" w:lineRule="auto"/>
        <w:ind w:left="360" w:right="1260" w:firstLine="0"/>
        <w:rPr>
          <w:rFonts w:ascii="Times New Roman" w:hAnsi="Times New Roman"/>
          <w:color w:val="000000"/>
          <w:sz w:val="20"/>
          <w:szCs w:val="20"/>
        </w:rPr>
      </w:pPr>
      <w:r>
        <w:rPr>
          <w:rFonts w:ascii="Times New Roman" w:hAnsi="Times New Roman"/>
          <w:color w:val="000000"/>
          <w:sz w:val="20"/>
          <w:szCs w:val="20"/>
        </w:rPr>
        <w:t>Science Education</w:t>
      </w:r>
      <w:r>
        <w:rPr>
          <w:rFonts w:ascii="Times New Roman" w:hAnsi="Times New Roman"/>
          <w:color w:val="000000"/>
          <w:sz w:val="20"/>
          <w:szCs w:val="20"/>
        </w:rPr>
        <w:tab/>
        <w:t>College of Sciences</w:t>
      </w:r>
      <w:r w:rsidRPr="005C4DF0">
        <w:rPr>
          <w:rFonts w:ascii="Times New Roman" w:hAnsi="Times New Roman"/>
          <w:color w:val="000000"/>
          <w:sz w:val="20"/>
          <w:szCs w:val="20"/>
        </w:rPr>
        <w:t xml:space="preserve"> </w:t>
      </w:r>
      <w:r>
        <w:rPr>
          <w:rFonts w:ascii="Times New Roman" w:hAnsi="Times New Roman"/>
          <w:color w:val="000000"/>
          <w:sz w:val="20"/>
          <w:szCs w:val="20"/>
        </w:rPr>
        <w:t>and Health Professions</w:t>
      </w:r>
      <w:r>
        <w:rPr>
          <w:rFonts w:ascii="Times New Roman" w:hAnsi="Times New Roman"/>
          <w:color w:val="000000"/>
          <w:sz w:val="20"/>
          <w:szCs w:val="20"/>
        </w:rPr>
        <w:tab/>
        <w:t>(229) 430-48</w:t>
      </w:r>
      <w:r>
        <w:rPr>
          <w:rFonts w:ascii="Times New Roman" w:hAnsi="Times New Roman"/>
          <w:color w:val="000000"/>
          <w:spacing w:val="-7"/>
          <w:sz w:val="20"/>
          <w:szCs w:val="20"/>
        </w:rPr>
        <w:t>1</w:t>
      </w:r>
      <w:r>
        <w:rPr>
          <w:rFonts w:ascii="Times New Roman" w:hAnsi="Times New Roman"/>
          <w:color w:val="000000"/>
          <w:sz w:val="20"/>
          <w:szCs w:val="20"/>
        </w:rPr>
        <w:t xml:space="preserve">1 </w:t>
      </w:r>
    </w:p>
    <w:p w:rsidR="005C4DF0" w:rsidRDefault="005C4DF0" w:rsidP="005C4DF0">
      <w:pPr>
        <w:widowControl w:val="0"/>
        <w:tabs>
          <w:tab w:val="left" w:pos="3510"/>
          <w:tab w:val="left" w:pos="7480"/>
        </w:tabs>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000000"/>
          <w:sz w:val="20"/>
          <w:szCs w:val="20"/>
        </w:rPr>
        <w:t>Special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505D4E" w:rsidRDefault="005C4DF0" w:rsidP="005C4DF0">
      <w:pPr>
        <w:widowControl w:val="0"/>
        <w:tabs>
          <w:tab w:val="left" w:pos="3510"/>
          <w:tab w:val="left" w:pos="5130"/>
          <w:tab w:val="right" w:pos="9900"/>
        </w:tabs>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000000"/>
          <w:sz w:val="20"/>
          <w:szCs w:val="20"/>
        </w:rPr>
        <w:t>School Counseling</w:t>
      </w:r>
      <w:r>
        <w:rPr>
          <w:rFonts w:ascii="Times New Roman" w:hAnsi="Times New Roman"/>
          <w:color w:val="000000"/>
          <w:sz w:val="20"/>
          <w:szCs w:val="20"/>
        </w:rPr>
        <w:tab/>
        <w:t xml:space="preserve">College of Education                                             </w:t>
      </w:r>
      <w:ins w:id="252" w:author="rgeorge" w:date="2011-07-06T15:10:00Z">
        <w:r w:rsidR="00E213DC">
          <w:rPr>
            <w:rFonts w:ascii="Times New Roman" w:hAnsi="Times New Roman"/>
            <w:color w:val="000000"/>
            <w:sz w:val="20"/>
            <w:szCs w:val="20"/>
          </w:rPr>
          <w:t xml:space="preserve"> </w:t>
        </w:r>
      </w:ins>
      <w:r>
        <w:rPr>
          <w:rFonts w:ascii="Times New Roman" w:hAnsi="Times New Roman"/>
          <w:color w:val="000000"/>
          <w:sz w:val="20"/>
          <w:szCs w:val="20"/>
        </w:rPr>
        <w:t>(229) 430-4715</w:t>
      </w:r>
    </w:p>
    <w:p w:rsidR="00505D4E" w:rsidRDefault="005C4DF0" w:rsidP="005C4DF0">
      <w:pPr>
        <w:widowControl w:val="0"/>
        <w:tabs>
          <w:tab w:val="left" w:pos="5130"/>
          <w:tab w:val="right" w:pos="9900"/>
        </w:tabs>
        <w:autoSpaceDE w:val="0"/>
        <w:autoSpaceDN w:val="0"/>
        <w:adjustRightInd w:val="0"/>
        <w:spacing w:before="10" w:after="0"/>
        <w:ind w:right="180" w:firstLine="0"/>
        <w:jc w:val="both"/>
        <w:rPr>
          <w:rFonts w:ascii="Times New Roman" w:hAnsi="Times New Roman"/>
          <w:color w:val="000000"/>
          <w:sz w:val="20"/>
          <w:szCs w:val="20"/>
        </w:rPr>
      </w:pPr>
      <w:r>
        <w:rPr>
          <w:rFonts w:ascii="Times New Roman" w:hAnsi="Times New Roman"/>
          <w:color w:val="000000"/>
          <w:sz w:val="20"/>
          <w:szCs w:val="20"/>
        </w:rPr>
        <w:t xml:space="preserve">      </w:t>
      </w:r>
      <w:r w:rsidR="00505D4E">
        <w:rPr>
          <w:rFonts w:ascii="Times New Roman" w:hAnsi="Times New Roman"/>
          <w:color w:val="000000"/>
          <w:sz w:val="20"/>
          <w:szCs w:val="20"/>
        </w:rPr>
        <w:t>* Not accepting applicants</w:t>
      </w:r>
    </w:p>
    <w:p w:rsidR="00505D4E"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sz w:val="12"/>
          <w:szCs w:val="12"/>
        </w:rPr>
      </w:pPr>
    </w:p>
    <w:p w:rsidR="00505D4E"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sz w:val="20"/>
          <w:szCs w:val="20"/>
        </w:rPr>
      </w:pPr>
    </w:p>
    <w:p w:rsidR="00505D4E" w:rsidRPr="004D76C4" w:rsidRDefault="00505D4E" w:rsidP="00505D4E">
      <w:pPr>
        <w:pStyle w:val="Heading2"/>
        <w:ind w:left="360" w:right="180" w:firstLine="0"/>
        <w:rPr>
          <w:rFonts w:ascii="Times New Roman" w:hAnsi="Times New Roman"/>
          <w:color w:val="808080" w:themeColor="background1" w:themeShade="80"/>
          <w:sz w:val="28"/>
          <w:szCs w:val="28"/>
        </w:rPr>
      </w:pPr>
      <w:bookmarkStart w:id="253" w:name="_Toc294969733"/>
      <w:bookmarkStart w:id="254" w:name="_Toc295897001"/>
      <w:r w:rsidRPr="004D76C4">
        <w:rPr>
          <w:rFonts w:ascii="Times New Roman" w:hAnsi="Times New Roman"/>
          <w:bCs w:val="0"/>
          <w:color w:val="808080" w:themeColor="background1" w:themeShade="80"/>
          <w:sz w:val="28"/>
          <w:szCs w:val="28"/>
        </w:rPr>
        <w:t>Categories of</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 xml:space="preserve">Admission </w:t>
      </w:r>
      <w:r w:rsidRPr="004D76C4">
        <w:rPr>
          <w:rFonts w:ascii="Times New Roman" w:hAnsi="Times New Roman"/>
          <w:b w:val="0"/>
          <w:bCs w:val="0"/>
          <w:color w:val="808080" w:themeColor="background1" w:themeShade="80"/>
          <w:sz w:val="28"/>
          <w:szCs w:val="28"/>
        </w:rPr>
        <w:t>for</w:t>
      </w:r>
      <w:r w:rsidRPr="004D76C4">
        <w:rPr>
          <w:rFonts w:ascii="Times New Roman" w:hAnsi="Times New Roman"/>
          <w:b w:val="0"/>
          <w:bCs w:val="0"/>
          <w:color w:val="808080" w:themeColor="background1" w:themeShade="80"/>
          <w:spacing w:val="-5"/>
          <w:sz w:val="28"/>
          <w:szCs w:val="28"/>
        </w:rPr>
        <w:t xml:space="preserve"> </w:t>
      </w:r>
      <w:r w:rsidRPr="004D76C4">
        <w:rPr>
          <w:rFonts w:ascii="Times New Roman" w:hAnsi="Times New Roman"/>
          <w:b w:val="0"/>
          <w:bCs w:val="0"/>
          <w:color w:val="808080" w:themeColor="background1" w:themeShade="80"/>
          <w:sz w:val="28"/>
          <w:szCs w:val="28"/>
        </w:rPr>
        <w:t>the Master</w:t>
      </w:r>
      <w:r w:rsidRPr="004D76C4">
        <w:rPr>
          <w:rFonts w:ascii="Times New Roman" w:hAnsi="Times New Roman"/>
          <w:b w:val="0"/>
          <w:bCs w:val="0"/>
          <w:color w:val="808080" w:themeColor="background1" w:themeShade="80"/>
          <w:spacing w:val="-5"/>
          <w:sz w:val="28"/>
          <w:szCs w:val="28"/>
        </w:rPr>
        <w:t xml:space="preserve"> </w:t>
      </w:r>
      <w:r w:rsidRPr="004D76C4">
        <w:rPr>
          <w:rFonts w:ascii="Times New Roman" w:hAnsi="Times New Roman"/>
          <w:b w:val="0"/>
          <w:bCs w:val="0"/>
          <w:color w:val="808080" w:themeColor="background1" w:themeShade="80"/>
          <w:sz w:val="28"/>
          <w:szCs w:val="28"/>
        </w:rPr>
        <w:t>of Education Deg</w:t>
      </w:r>
      <w:r w:rsidRPr="004D76C4">
        <w:rPr>
          <w:rFonts w:ascii="Times New Roman" w:hAnsi="Times New Roman"/>
          <w:b w:val="0"/>
          <w:bCs w:val="0"/>
          <w:color w:val="808080" w:themeColor="background1" w:themeShade="80"/>
          <w:spacing w:val="-5"/>
          <w:sz w:val="28"/>
          <w:szCs w:val="28"/>
        </w:rPr>
        <w:t>r</w:t>
      </w:r>
      <w:r w:rsidRPr="004D76C4">
        <w:rPr>
          <w:rFonts w:ascii="Times New Roman" w:hAnsi="Times New Roman"/>
          <w:b w:val="0"/>
          <w:bCs w:val="0"/>
          <w:color w:val="808080" w:themeColor="background1" w:themeShade="80"/>
          <w:sz w:val="28"/>
          <w:szCs w:val="28"/>
        </w:rPr>
        <w:t>ee</w:t>
      </w:r>
      <w:bookmarkEnd w:id="253"/>
      <w:bookmarkEnd w:id="254"/>
    </w:p>
    <w:p w:rsidR="00505D4E" w:rsidRDefault="00B31C16" w:rsidP="00B31C16">
      <w:pPr>
        <w:widowControl w:val="0"/>
        <w:autoSpaceDE w:val="0"/>
        <w:autoSpaceDN w:val="0"/>
        <w:adjustRightInd w:val="0"/>
        <w:spacing w:before="17" w:after="0" w:line="200" w:lineRule="exact"/>
        <w:ind w:left="360" w:right="180" w:firstLine="360"/>
        <w:jc w:val="both"/>
        <w:rPr>
          <w:rFonts w:ascii="Times New Roman" w:hAnsi="Times New Roman"/>
          <w:color w:val="000000"/>
          <w:sz w:val="20"/>
          <w:szCs w:val="20"/>
        </w:rPr>
      </w:pPr>
      <w:r>
        <w:rPr>
          <w:rFonts w:ascii="Times New Roman" w:hAnsi="Times New Roman"/>
          <w:color w:val="000000"/>
          <w:sz w:val="20"/>
          <w:szCs w:val="20"/>
        </w:rPr>
        <w:t>Students</w:t>
      </w:r>
      <w:r>
        <w:rPr>
          <w:rFonts w:ascii="Times New Roman" w:hAnsi="Times New Roman"/>
          <w:color w:val="000000"/>
          <w:spacing w:val="-2"/>
          <w:sz w:val="20"/>
          <w:szCs w:val="20"/>
        </w:rPr>
        <w:t xml:space="preserve"> </w:t>
      </w:r>
      <w:r>
        <w:rPr>
          <w:rFonts w:ascii="Times New Roman" w:hAnsi="Times New Roman"/>
          <w:color w:val="000000"/>
          <w:sz w:val="20"/>
          <w:szCs w:val="20"/>
        </w:rPr>
        <w:t>enrolling</w:t>
      </w:r>
      <w:r>
        <w:rPr>
          <w:rFonts w:ascii="Times New Roman" w:hAnsi="Times New Roman"/>
          <w:color w:val="000000"/>
          <w:spacing w:val="-2"/>
          <w:sz w:val="20"/>
          <w:szCs w:val="20"/>
        </w:rPr>
        <w:t xml:space="preserve"> </w:t>
      </w:r>
      <w:r>
        <w:rPr>
          <w:rFonts w:ascii="Times New Roman" w:hAnsi="Times New Roman"/>
          <w:color w:val="000000"/>
          <w:sz w:val="20"/>
          <w:szCs w:val="20"/>
        </w:rPr>
        <w:t>for</w:t>
      </w:r>
      <w:r>
        <w:rPr>
          <w:rFonts w:ascii="Times New Roman" w:hAnsi="Times New Roman"/>
          <w:color w:val="000000"/>
          <w:spacing w:val="-2"/>
          <w:sz w:val="20"/>
          <w:szCs w:val="20"/>
        </w:rPr>
        <w:t xml:space="preserve"> </w:t>
      </w:r>
      <w:r>
        <w:rPr>
          <w:rFonts w:ascii="Times New Roman" w:hAnsi="Times New Roman"/>
          <w:color w:val="000000"/>
          <w:sz w:val="20"/>
          <w:szCs w:val="20"/>
        </w:rPr>
        <w:t>graduate</w:t>
      </w:r>
      <w:r>
        <w:rPr>
          <w:rFonts w:ascii="Times New Roman" w:hAnsi="Times New Roman"/>
          <w:color w:val="000000"/>
          <w:spacing w:val="-2"/>
          <w:sz w:val="20"/>
          <w:szCs w:val="20"/>
        </w:rPr>
        <w:t xml:space="preserve"> </w:t>
      </w:r>
      <w:r>
        <w:rPr>
          <w:rFonts w:ascii="Times New Roman" w:hAnsi="Times New Roman"/>
          <w:color w:val="000000"/>
          <w:sz w:val="20"/>
          <w:szCs w:val="20"/>
        </w:rPr>
        <w:t>studies</w:t>
      </w:r>
      <w:r>
        <w:rPr>
          <w:rFonts w:ascii="Times New Roman" w:hAnsi="Times New Roman"/>
          <w:color w:val="000000"/>
          <w:spacing w:val="-2"/>
          <w:sz w:val="20"/>
          <w:szCs w:val="20"/>
        </w:rPr>
        <w:t xml:space="preserve"> </w:t>
      </w:r>
      <w:r>
        <w:rPr>
          <w:rFonts w:ascii="Times New Roman" w:hAnsi="Times New Roman"/>
          <w:color w:val="000000"/>
          <w:sz w:val="20"/>
          <w:szCs w:val="20"/>
        </w:rPr>
        <w:t>in</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College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Education</w:t>
      </w:r>
      <w:r>
        <w:rPr>
          <w:rFonts w:ascii="Times New Roman" w:hAnsi="Times New Roman"/>
          <w:color w:val="000000"/>
          <w:spacing w:val="-2"/>
          <w:sz w:val="20"/>
          <w:szCs w:val="20"/>
        </w:rPr>
        <w:t xml:space="preserve"> </w:t>
      </w:r>
      <w:r>
        <w:rPr>
          <w:rFonts w:ascii="Times New Roman" w:hAnsi="Times New Roman"/>
          <w:color w:val="000000"/>
          <w:sz w:val="20"/>
          <w:szCs w:val="20"/>
        </w:rPr>
        <w:t>will</w:t>
      </w:r>
      <w:r>
        <w:rPr>
          <w:rFonts w:ascii="Times New Roman" w:hAnsi="Times New Roman"/>
          <w:color w:val="000000"/>
          <w:spacing w:val="-2"/>
          <w:sz w:val="20"/>
          <w:szCs w:val="20"/>
        </w:rPr>
        <w:t xml:space="preserve"> </w:t>
      </w:r>
      <w:r>
        <w:rPr>
          <w:rFonts w:ascii="Times New Roman" w:hAnsi="Times New Roman"/>
          <w:color w:val="000000"/>
          <w:sz w:val="20"/>
          <w:szCs w:val="20"/>
        </w:rPr>
        <w:t>enter</w:t>
      </w:r>
      <w:r>
        <w:rPr>
          <w:rFonts w:ascii="Times New Roman" w:hAnsi="Times New Roman"/>
          <w:color w:val="000000"/>
          <w:spacing w:val="-2"/>
          <w:sz w:val="20"/>
          <w:szCs w:val="20"/>
        </w:rPr>
        <w:t xml:space="preserve"> </w:t>
      </w:r>
      <w:r>
        <w:rPr>
          <w:rFonts w:ascii="Times New Roman" w:hAnsi="Times New Roman"/>
          <w:color w:val="000000"/>
          <w:sz w:val="20"/>
          <w:szCs w:val="20"/>
        </w:rPr>
        <w:t>under</w:t>
      </w:r>
      <w:r>
        <w:rPr>
          <w:rFonts w:ascii="Times New Roman" w:hAnsi="Times New Roman"/>
          <w:color w:val="000000"/>
          <w:spacing w:val="-2"/>
          <w:sz w:val="20"/>
          <w:szCs w:val="20"/>
        </w:rPr>
        <w:t xml:space="preserve"> </w:t>
      </w:r>
      <w:r>
        <w:rPr>
          <w:rFonts w:ascii="Times New Roman" w:hAnsi="Times New Roman"/>
          <w:color w:val="000000"/>
          <w:sz w:val="20"/>
          <w:szCs w:val="20"/>
        </w:rPr>
        <w:t>one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five categories</w:t>
      </w:r>
      <w:r>
        <w:rPr>
          <w:rFonts w:ascii="Times New Roman" w:hAnsi="Times New Roman"/>
          <w:color w:val="000000"/>
          <w:spacing w:val="-2"/>
          <w:sz w:val="20"/>
          <w:szCs w:val="20"/>
        </w:rPr>
        <w:t xml:space="preserve"> </w:t>
      </w:r>
      <w:r>
        <w:rPr>
          <w:rFonts w:ascii="Times New Roman" w:hAnsi="Times New Roman"/>
          <w:color w:val="000000"/>
          <w:sz w:val="20"/>
          <w:szCs w:val="20"/>
        </w:rPr>
        <w:t>described</w:t>
      </w:r>
      <w:r>
        <w:rPr>
          <w:rFonts w:ascii="Times New Roman" w:hAnsi="Times New Roman"/>
          <w:color w:val="000000"/>
          <w:spacing w:val="-2"/>
          <w:sz w:val="20"/>
          <w:szCs w:val="20"/>
        </w:rPr>
        <w:t xml:space="preserve"> </w:t>
      </w:r>
      <w:r>
        <w:rPr>
          <w:rFonts w:ascii="Times New Roman" w:hAnsi="Times New Roman"/>
          <w:color w:val="000000"/>
          <w:sz w:val="20"/>
          <w:szCs w:val="20"/>
        </w:rPr>
        <w:t>belo</w:t>
      </w:r>
      <w:r>
        <w:rPr>
          <w:rFonts w:ascii="Times New Roman" w:hAnsi="Times New Roman"/>
          <w:color w:val="000000"/>
          <w:spacing w:val="-13"/>
          <w:sz w:val="20"/>
          <w:szCs w:val="20"/>
        </w:rPr>
        <w:t>w</w:t>
      </w:r>
      <w:r>
        <w:rPr>
          <w:rFonts w:ascii="Times New Roman" w:hAnsi="Times New Roman"/>
          <w:color w:val="000000"/>
          <w:sz w:val="20"/>
          <w:szCs w:val="20"/>
        </w:rPr>
        <w:t>.</w:t>
      </w:r>
      <w:r>
        <w:rPr>
          <w:rFonts w:ascii="Times New Roman" w:hAnsi="Times New Roman"/>
          <w:color w:val="000000"/>
          <w:spacing w:val="-13"/>
          <w:sz w:val="20"/>
          <w:szCs w:val="20"/>
        </w:rPr>
        <w:t xml:space="preserve"> </w:t>
      </w:r>
      <w:r>
        <w:rPr>
          <w:rFonts w:ascii="Times New Roman" w:hAnsi="Times New Roman"/>
          <w:color w:val="000000"/>
          <w:sz w:val="20"/>
          <w:szCs w:val="20"/>
        </w:rPr>
        <w:t>All</w:t>
      </w:r>
      <w:r>
        <w:rPr>
          <w:rFonts w:ascii="Times New Roman" w:hAnsi="Times New Roman"/>
          <w:color w:val="000000"/>
          <w:spacing w:val="-2"/>
          <w:sz w:val="20"/>
          <w:szCs w:val="20"/>
        </w:rPr>
        <w:t xml:space="preserve"> </w:t>
      </w:r>
      <w:r>
        <w:rPr>
          <w:rFonts w:ascii="Times New Roman" w:hAnsi="Times New Roman"/>
          <w:color w:val="000000"/>
          <w:sz w:val="20"/>
          <w:szCs w:val="20"/>
        </w:rPr>
        <w:t>categories</w:t>
      </w:r>
      <w:r>
        <w:rPr>
          <w:rFonts w:ascii="Times New Roman" w:hAnsi="Times New Roman"/>
          <w:color w:val="000000"/>
          <w:spacing w:val="-2"/>
          <w:sz w:val="20"/>
          <w:szCs w:val="20"/>
        </w:rPr>
        <w:t xml:space="preserve"> </w:t>
      </w:r>
      <w:r>
        <w:rPr>
          <w:rFonts w:ascii="Times New Roman" w:hAnsi="Times New Roman"/>
          <w:color w:val="000000"/>
          <w:sz w:val="20"/>
          <w:szCs w:val="20"/>
        </w:rPr>
        <w:t>require</w:t>
      </w:r>
      <w:r>
        <w:rPr>
          <w:rFonts w:ascii="Times New Roman" w:hAnsi="Times New Roman"/>
          <w:color w:val="000000"/>
          <w:spacing w:val="-2"/>
          <w:sz w:val="20"/>
          <w:szCs w:val="20"/>
        </w:rPr>
        <w:t xml:space="preserve"> </w:t>
      </w:r>
      <w:r>
        <w:rPr>
          <w:rFonts w:ascii="Times New Roman" w:hAnsi="Times New Roman"/>
          <w:color w:val="000000"/>
          <w:sz w:val="20"/>
          <w:szCs w:val="20"/>
        </w:rPr>
        <w:t>that</w:t>
      </w:r>
      <w:r>
        <w:rPr>
          <w:rFonts w:ascii="Times New Roman" w:hAnsi="Times New Roman"/>
          <w:color w:val="000000"/>
          <w:spacing w:val="-2"/>
          <w:sz w:val="20"/>
          <w:szCs w:val="20"/>
        </w:rPr>
        <w:t xml:space="preserve"> </w:t>
      </w:r>
      <w:r>
        <w:rPr>
          <w:rFonts w:ascii="Times New Roman" w:hAnsi="Times New Roman"/>
          <w:color w:val="000000"/>
          <w:sz w:val="20"/>
          <w:szCs w:val="20"/>
        </w:rPr>
        <w:t>applicants</w:t>
      </w:r>
      <w:r>
        <w:rPr>
          <w:rFonts w:ascii="Times New Roman" w:hAnsi="Times New Roman"/>
          <w:color w:val="000000"/>
          <w:spacing w:val="-2"/>
          <w:sz w:val="20"/>
          <w:szCs w:val="20"/>
        </w:rPr>
        <w:t xml:space="preserve"> </w:t>
      </w:r>
      <w:r>
        <w:rPr>
          <w:rFonts w:ascii="Times New Roman" w:hAnsi="Times New Roman"/>
          <w:color w:val="000000"/>
          <w:sz w:val="20"/>
          <w:szCs w:val="20"/>
        </w:rPr>
        <w:t>have</w:t>
      </w:r>
      <w:r>
        <w:rPr>
          <w:rFonts w:ascii="Times New Roman" w:hAnsi="Times New Roman"/>
          <w:color w:val="000000"/>
          <w:spacing w:val="-2"/>
          <w:sz w:val="20"/>
          <w:szCs w:val="20"/>
        </w:rPr>
        <w:t xml:space="preserve"> </w:t>
      </w:r>
      <w:r>
        <w:rPr>
          <w:rFonts w:ascii="Times New Roman" w:hAnsi="Times New Roman"/>
          <w:color w:val="000000"/>
          <w:sz w:val="20"/>
          <w:szCs w:val="20"/>
        </w:rPr>
        <w:t>received</w:t>
      </w:r>
      <w:r>
        <w:rPr>
          <w:rFonts w:ascii="Times New Roman" w:hAnsi="Times New Roman"/>
          <w:color w:val="000000"/>
          <w:spacing w:val="-2"/>
          <w:sz w:val="20"/>
          <w:szCs w:val="20"/>
        </w:rPr>
        <w:t xml:space="preserve"> </w:t>
      </w:r>
      <w:r>
        <w:rPr>
          <w:rFonts w:ascii="Times New Roman" w:hAnsi="Times New Roman"/>
          <w:color w:val="000000"/>
          <w:sz w:val="20"/>
          <w:szCs w:val="20"/>
        </w:rPr>
        <w:t>a</w:t>
      </w:r>
      <w:r>
        <w:rPr>
          <w:rFonts w:ascii="Times New Roman" w:hAnsi="Times New Roman"/>
          <w:color w:val="000000"/>
          <w:spacing w:val="-2"/>
          <w:sz w:val="20"/>
          <w:szCs w:val="20"/>
        </w:rPr>
        <w:t xml:space="preserve"> </w:t>
      </w:r>
      <w:r>
        <w:rPr>
          <w:rFonts w:ascii="Times New Roman" w:hAnsi="Times New Roman"/>
          <w:color w:val="000000"/>
          <w:sz w:val="20"/>
          <w:szCs w:val="20"/>
        </w:rPr>
        <w:t>baccalaureate</w:t>
      </w:r>
      <w:r>
        <w:rPr>
          <w:rFonts w:ascii="Times New Roman" w:hAnsi="Times New Roman"/>
          <w:color w:val="000000"/>
          <w:spacing w:val="-2"/>
          <w:sz w:val="20"/>
          <w:szCs w:val="20"/>
        </w:rPr>
        <w:t xml:space="preserve"> </w:t>
      </w:r>
      <w:r>
        <w:rPr>
          <w:rFonts w:ascii="Times New Roman" w:hAnsi="Times New Roman"/>
          <w:color w:val="000000"/>
          <w:sz w:val="20"/>
          <w:szCs w:val="20"/>
        </w:rPr>
        <w:t>degree from an accredited college or university with an unde</w:t>
      </w:r>
      <w:r>
        <w:rPr>
          <w:rFonts w:ascii="Times New Roman" w:hAnsi="Times New Roman"/>
          <w:color w:val="000000"/>
          <w:spacing w:val="-3"/>
          <w:sz w:val="20"/>
          <w:szCs w:val="20"/>
        </w:rPr>
        <w:t>r</w:t>
      </w:r>
      <w:r>
        <w:rPr>
          <w:rFonts w:ascii="Times New Roman" w:hAnsi="Times New Roman"/>
          <w:color w:val="000000"/>
          <w:sz w:val="20"/>
          <w:szCs w:val="20"/>
        </w:rPr>
        <w:t>graduate major in</w:t>
      </w:r>
      <w:r>
        <w:rPr>
          <w:rFonts w:ascii="Times New Roman" w:hAnsi="Times New Roman"/>
          <w:color w:val="000000"/>
          <w:spacing w:val="4"/>
          <w:sz w:val="20"/>
          <w:szCs w:val="20"/>
        </w:rPr>
        <w:t xml:space="preserve"> </w:t>
      </w:r>
      <w:r>
        <w:rPr>
          <w:rFonts w:ascii="Times New Roman" w:hAnsi="Times New Roman"/>
          <w:color w:val="000000"/>
          <w:sz w:val="20"/>
          <w:szCs w:val="20"/>
        </w:rPr>
        <w:t>the</w:t>
      </w:r>
      <w:r>
        <w:rPr>
          <w:rFonts w:ascii="Times New Roman" w:hAnsi="Times New Roman"/>
          <w:color w:val="000000"/>
          <w:spacing w:val="4"/>
          <w:sz w:val="20"/>
          <w:szCs w:val="20"/>
        </w:rPr>
        <w:t xml:space="preserve"> </w:t>
      </w:r>
      <w:r>
        <w:rPr>
          <w:rFonts w:ascii="Times New Roman" w:hAnsi="Times New Roman"/>
          <w:color w:val="000000"/>
          <w:sz w:val="20"/>
          <w:szCs w:val="20"/>
        </w:rPr>
        <w:t>planned</w:t>
      </w:r>
      <w:r>
        <w:rPr>
          <w:rFonts w:ascii="Times New Roman" w:hAnsi="Times New Roman"/>
          <w:color w:val="000000"/>
          <w:spacing w:val="4"/>
          <w:sz w:val="20"/>
          <w:szCs w:val="20"/>
        </w:rPr>
        <w:t xml:space="preserve"> </w:t>
      </w:r>
      <w:r>
        <w:rPr>
          <w:rFonts w:ascii="Times New Roman" w:hAnsi="Times New Roman"/>
          <w:color w:val="000000"/>
          <w:sz w:val="20"/>
          <w:szCs w:val="20"/>
        </w:rPr>
        <w:t>graduate</w:t>
      </w:r>
      <w:r>
        <w:rPr>
          <w:rFonts w:ascii="Times New Roman" w:hAnsi="Times New Roman"/>
          <w:color w:val="000000"/>
          <w:spacing w:val="4"/>
          <w:sz w:val="20"/>
          <w:szCs w:val="20"/>
        </w:rPr>
        <w:t xml:space="preserve"> </w:t>
      </w:r>
      <w:r>
        <w:rPr>
          <w:rFonts w:ascii="Times New Roman" w:hAnsi="Times New Roman"/>
          <w:color w:val="000000"/>
          <w:sz w:val="20"/>
          <w:szCs w:val="20"/>
        </w:rPr>
        <w:t>field</w:t>
      </w:r>
      <w:r>
        <w:rPr>
          <w:rFonts w:ascii="Times New Roman" w:hAnsi="Times New Roman"/>
          <w:color w:val="000000"/>
          <w:spacing w:val="4"/>
          <w:sz w:val="20"/>
          <w:szCs w:val="20"/>
        </w:rPr>
        <w:t xml:space="preserve"> </w:t>
      </w:r>
      <w:r>
        <w:rPr>
          <w:rFonts w:ascii="Times New Roman" w:hAnsi="Times New Roman"/>
          <w:color w:val="000000"/>
          <w:sz w:val="20"/>
          <w:szCs w:val="20"/>
        </w:rPr>
        <w:t>of</w:t>
      </w:r>
      <w:r>
        <w:rPr>
          <w:rFonts w:ascii="Times New Roman" w:hAnsi="Times New Roman"/>
          <w:color w:val="000000"/>
          <w:spacing w:val="4"/>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 xml:space="preserve"> or that the applicant meets prerequisite requirement</w:t>
      </w:r>
      <w:r>
        <w:rPr>
          <w:rFonts w:ascii="Times New Roman" w:hAnsi="Times New Roman"/>
          <w:color w:val="000000"/>
          <w:spacing w:val="4"/>
          <w:sz w:val="20"/>
          <w:szCs w:val="20"/>
        </w:rPr>
        <w:t xml:space="preserve"> to satisfy admission </w:t>
      </w:r>
      <w:r>
        <w:rPr>
          <w:rFonts w:ascii="Times New Roman" w:hAnsi="Times New Roman"/>
          <w:color w:val="000000"/>
          <w:sz w:val="20"/>
          <w:szCs w:val="20"/>
        </w:rPr>
        <w:t>in</w:t>
      </w:r>
      <w:r>
        <w:rPr>
          <w:rFonts w:ascii="Times New Roman" w:hAnsi="Times New Roman"/>
          <w:color w:val="000000"/>
          <w:spacing w:val="4"/>
          <w:sz w:val="20"/>
          <w:szCs w:val="20"/>
        </w:rPr>
        <w:t xml:space="preserve"> </w:t>
      </w:r>
      <w:r>
        <w:rPr>
          <w:rFonts w:ascii="Times New Roman" w:hAnsi="Times New Roman"/>
          <w:color w:val="000000"/>
          <w:sz w:val="20"/>
          <w:szCs w:val="20"/>
        </w:rPr>
        <w:t>the</w:t>
      </w:r>
      <w:r>
        <w:rPr>
          <w:rFonts w:ascii="Times New Roman" w:hAnsi="Times New Roman"/>
          <w:color w:val="000000"/>
          <w:spacing w:val="4"/>
          <w:sz w:val="20"/>
          <w:szCs w:val="20"/>
        </w:rPr>
        <w:t xml:space="preserve"> </w:t>
      </w:r>
      <w:r>
        <w:rPr>
          <w:rFonts w:ascii="Times New Roman" w:hAnsi="Times New Roman"/>
          <w:color w:val="000000"/>
          <w:sz w:val="20"/>
          <w:szCs w:val="20"/>
        </w:rPr>
        <w:t>planned</w:t>
      </w:r>
      <w:r>
        <w:rPr>
          <w:rFonts w:ascii="Times New Roman" w:hAnsi="Times New Roman"/>
          <w:color w:val="000000"/>
          <w:spacing w:val="4"/>
          <w:sz w:val="20"/>
          <w:szCs w:val="20"/>
        </w:rPr>
        <w:t xml:space="preserve"> </w:t>
      </w:r>
      <w:r>
        <w:rPr>
          <w:rFonts w:ascii="Times New Roman" w:hAnsi="Times New Roman"/>
          <w:color w:val="000000"/>
          <w:sz w:val="20"/>
          <w:szCs w:val="20"/>
        </w:rPr>
        <w:t>graduate</w:t>
      </w:r>
      <w:r>
        <w:rPr>
          <w:rFonts w:ascii="Times New Roman" w:hAnsi="Times New Roman"/>
          <w:color w:val="000000"/>
          <w:spacing w:val="4"/>
          <w:sz w:val="20"/>
          <w:szCs w:val="20"/>
        </w:rPr>
        <w:t xml:space="preserve"> </w:t>
      </w:r>
      <w:r>
        <w:rPr>
          <w:rFonts w:ascii="Times New Roman" w:hAnsi="Times New Roman"/>
          <w:color w:val="000000"/>
          <w:sz w:val="20"/>
          <w:szCs w:val="20"/>
        </w:rPr>
        <w:t>field</w:t>
      </w:r>
      <w:r>
        <w:rPr>
          <w:rFonts w:ascii="Times New Roman" w:hAnsi="Times New Roman"/>
          <w:color w:val="000000"/>
          <w:spacing w:val="4"/>
          <w:sz w:val="20"/>
          <w:szCs w:val="20"/>
        </w:rPr>
        <w:t xml:space="preserve"> </w:t>
      </w:r>
      <w:r>
        <w:rPr>
          <w:rFonts w:ascii="Times New Roman" w:hAnsi="Times New Roman"/>
          <w:color w:val="000000"/>
          <w:sz w:val="20"/>
          <w:szCs w:val="20"/>
        </w:rPr>
        <w:t>of</w:t>
      </w:r>
      <w:r>
        <w:rPr>
          <w:rFonts w:ascii="Times New Roman" w:hAnsi="Times New Roman"/>
          <w:color w:val="000000"/>
          <w:spacing w:val="4"/>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 xml:space="preserve"> These</w:t>
      </w:r>
      <w:r>
        <w:rPr>
          <w:rFonts w:ascii="Times New Roman" w:hAnsi="Times New Roman"/>
          <w:color w:val="000000"/>
          <w:spacing w:val="4"/>
          <w:sz w:val="20"/>
          <w:szCs w:val="20"/>
        </w:rPr>
        <w:t xml:space="preserve"> </w:t>
      </w:r>
      <w:r>
        <w:rPr>
          <w:rFonts w:ascii="Times New Roman" w:hAnsi="Times New Roman"/>
          <w:color w:val="000000"/>
          <w:sz w:val="20"/>
          <w:szCs w:val="20"/>
        </w:rPr>
        <w:t>categories</w:t>
      </w:r>
      <w:r>
        <w:rPr>
          <w:rFonts w:ascii="Times New Roman" w:hAnsi="Times New Roman"/>
          <w:color w:val="000000"/>
          <w:spacing w:val="4"/>
          <w:sz w:val="20"/>
          <w:szCs w:val="20"/>
        </w:rPr>
        <w:t xml:space="preserve"> </w:t>
      </w:r>
      <w:r>
        <w:rPr>
          <w:rFonts w:ascii="Times New Roman" w:hAnsi="Times New Roman"/>
          <w:color w:val="000000"/>
          <w:sz w:val="20"/>
          <w:szCs w:val="20"/>
        </w:rPr>
        <w:t>do</w:t>
      </w:r>
      <w:r>
        <w:rPr>
          <w:rFonts w:ascii="Times New Roman" w:hAnsi="Times New Roman"/>
          <w:color w:val="000000"/>
          <w:spacing w:val="4"/>
          <w:sz w:val="20"/>
          <w:szCs w:val="20"/>
        </w:rPr>
        <w:t xml:space="preserve"> </w:t>
      </w:r>
      <w:r>
        <w:rPr>
          <w:rFonts w:ascii="Times New Roman" w:hAnsi="Times New Roman"/>
          <w:color w:val="000000"/>
          <w:sz w:val="20"/>
          <w:szCs w:val="20"/>
        </w:rPr>
        <w:t>not</w:t>
      </w:r>
      <w:r>
        <w:rPr>
          <w:rFonts w:ascii="Times New Roman" w:hAnsi="Times New Roman"/>
          <w:color w:val="000000"/>
          <w:spacing w:val="4"/>
          <w:sz w:val="20"/>
          <w:szCs w:val="20"/>
        </w:rPr>
        <w:t xml:space="preserve"> </w:t>
      </w:r>
      <w:r>
        <w:rPr>
          <w:rFonts w:ascii="Times New Roman" w:hAnsi="Times New Roman"/>
          <w:color w:val="000000"/>
          <w:sz w:val="20"/>
          <w:szCs w:val="20"/>
        </w:rPr>
        <w:t>apply</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the requirements of the Ed.S. program.</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sz w:val="20"/>
          <w:szCs w:val="20"/>
        </w:rPr>
      </w:pP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808080" w:themeColor="background1" w:themeShade="80"/>
          <w:sz w:val="28"/>
          <w:szCs w:val="28"/>
        </w:rPr>
      </w:pPr>
      <w:bookmarkStart w:id="255" w:name="_Toc294969734"/>
      <w:r w:rsidRPr="004D76C4">
        <w:rPr>
          <w:rFonts w:ascii="Times New Roman" w:hAnsi="Times New Roman"/>
          <w:bCs/>
          <w:color w:val="808080" w:themeColor="background1" w:themeShade="80"/>
          <w:sz w:val="28"/>
          <w:szCs w:val="28"/>
        </w:rPr>
        <w:t>Regular</w:t>
      </w:r>
      <w:r w:rsidRPr="004D76C4">
        <w:rPr>
          <w:rFonts w:ascii="Times New Roman" w:hAnsi="Times New Roman"/>
          <w:bCs/>
          <w:color w:val="808080" w:themeColor="background1" w:themeShade="80"/>
          <w:spacing w:val="-20"/>
          <w:sz w:val="28"/>
          <w:szCs w:val="28"/>
        </w:rPr>
        <w:t xml:space="preserve"> </w:t>
      </w:r>
      <w:r w:rsidRPr="004D76C4">
        <w:rPr>
          <w:rFonts w:ascii="Times New Roman" w:hAnsi="Times New Roman"/>
          <w:bCs/>
          <w:color w:val="808080" w:themeColor="background1" w:themeShade="80"/>
          <w:sz w:val="28"/>
          <w:szCs w:val="28"/>
        </w:rPr>
        <w:t>Admission</w:t>
      </w:r>
      <w:bookmarkEnd w:id="255"/>
    </w:p>
    <w:p w:rsidR="005C4DF0" w:rsidRDefault="005C4DF0" w:rsidP="005C4DF0">
      <w:pPr>
        <w:widowControl w:val="0"/>
        <w:autoSpaceDE w:val="0"/>
        <w:autoSpaceDN w:val="0"/>
        <w:adjustRightInd w:val="0"/>
        <w:spacing w:after="0"/>
        <w:ind w:left="540" w:firstLine="0"/>
        <w:jc w:val="both"/>
        <w:rPr>
          <w:rFonts w:ascii="Times New Roman" w:hAnsi="Times New Roman"/>
          <w:sz w:val="20"/>
          <w:szCs w:val="20"/>
        </w:rPr>
      </w:pPr>
      <w:r>
        <w:rPr>
          <w:rFonts w:ascii="Times New Roman" w:hAnsi="Times New Roman"/>
          <w:sz w:val="20"/>
          <w:szCs w:val="20"/>
        </w:rPr>
        <w:t>1.</w:t>
      </w:r>
      <w:r>
        <w:rPr>
          <w:rFonts w:ascii="Times New Roman" w:hAnsi="Times New Roman"/>
          <w:spacing w:val="-11"/>
          <w:sz w:val="20"/>
          <w:szCs w:val="20"/>
        </w:rPr>
        <w:t xml:space="preserve"> </w:t>
      </w:r>
      <w:r>
        <w:rPr>
          <w:rFonts w:ascii="Times New Roman" w:hAnsi="Times New Roman"/>
          <w:sz w:val="20"/>
          <w:szCs w:val="20"/>
        </w:rPr>
        <w:t>An unde</w:t>
      </w:r>
      <w:r>
        <w:rPr>
          <w:rFonts w:ascii="Times New Roman" w:hAnsi="Times New Roman"/>
          <w:spacing w:val="-4"/>
          <w:sz w:val="20"/>
          <w:szCs w:val="20"/>
        </w:rPr>
        <w:t>r</w:t>
      </w:r>
      <w:r>
        <w:rPr>
          <w:rFonts w:ascii="Times New Roman" w:hAnsi="Times New Roman"/>
          <w:sz w:val="20"/>
          <w:szCs w:val="20"/>
        </w:rPr>
        <w:t>graduate degree from an accredited college or universit</w:t>
      </w:r>
      <w:r>
        <w:rPr>
          <w:rFonts w:ascii="Times New Roman" w:hAnsi="Times New Roman"/>
          <w:spacing w:val="-13"/>
          <w:sz w:val="20"/>
          <w:szCs w:val="20"/>
        </w:rPr>
        <w:t>y</w:t>
      </w:r>
      <w:r>
        <w:rPr>
          <w:rFonts w:ascii="Times New Roman" w:hAnsi="Times New Roman"/>
          <w:sz w:val="20"/>
          <w:szCs w:val="20"/>
        </w:rPr>
        <w:t>.</w:t>
      </w:r>
    </w:p>
    <w:p w:rsidR="005C4DF0" w:rsidRDefault="005C4DF0" w:rsidP="005C4DF0">
      <w:pPr>
        <w:widowControl w:val="0"/>
        <w:autoSpaceDE w:val="0"/>
        <w:autoSpaceDN w:val="0"/>
        <w:adjustRightInd w:val="0"/>
        <w:spacing w:before="10" w:after="0"/>
        <w:ind w:left="540" w:firstLine="0"/>
        <w:jc w:val="both"/>
        <w:rPr>
          <w:rFonts w:ascii="Times New Roman" w:hAnsi="Times New Roman"/>
          <w:sz w:val="20"/>
          <w:szCs w:val="20"/>
        </w:rPr>
      </w:pPr>
      <w:r>
        <w:rPr>
          <w:rFonts w:ascii="Times New Roman" w:hAnsi="Times New Roman"/>
          <w:sz w:val="20"/>
          <w:szCs w:val="20"/>
        </w:rPr>
        <w:t>2.</w:t>
      </w:r>
      <w:r>
        <w:rPr>
          <w:rFonts w:ascii="Times New Roman" w:hAnsi="Times New Roman"/>
          <w:spacing w:val="-11"/>
          <w:sz w:val="20"/>
          <w:szCs w:val="20"/>
        </w:rPr>
        <w:t xml:space="preserve"> </w:t>
      </w:r>
      <w:r>
        <w:rPr>
          <w:rFonts w:ascii="Times New Roman" w:hAnsi="Times New Roman"/>
          <w:sz w:val="20"/>
          <w:szCs w:val="20"/>
        </w:rPr>
        <w:t>An unde</w:t>
      </w:r>
      <w:r>
        <w:rPr>
          <w:rFonts w:ascii="Times New Roman" w:hAnsi="Times New Roman"/>
          <w:spacing w:val="-4"/>
          <w:sz w:val="20"/>
          <w:szCs w:val="20"/>
        </w:rPr>
        <w:t>r</w:t>
      </w:r>
      <w:r>
        <w:rPr>
          <w:rFonts w:ascii="Times New Roman" w:hAnsi="Times New Roman"/>
          <w:sz w:val="20"/>
          <w:szCs w:val="20"/>
        </w:rPr>
        <w:t>graduate grade-point average of at least 2.5.</w:t>
      </w:r>
    </w:p>
    <w:p w:rsidR="005C4DF0" w:rsidRDefault="005C4DF0" w:rsidP="005C4DF0">
      <w:pPr>
        <w:widowControl w:val="0"/>
        <w:autoSpaceDE w:val="0"/>
        <w:autoSpaceDN w:val="0"/>
        <w:adjustRightInd w:val="0"/>
        <w:spacing w:before="10" w:after="0" w:line="250" w:lineRule="auto"/>
        <w:ind w:left="540" w:firstLine="0"/>
        <w:jc w:val="both"/>
        <w:rPr>
          <w:rFonts w:ascii="Times New Roman" w:hAnsi="Times New Roman"/>
          <w:sz w:val="20"/>
          <w:szCs w:val="20"/>
        </w:rPr>
      </w:pPr>
      <w:r>
        <w:rPr>
          <w:rFonts w:ascii="Times New Roman" w:hAnsi="Times New Roman"/>
          <w:sz w:val="20"/>
          <w:szCs w:val="20"/>
        </w:rPr>
        <w:t>3.</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score on the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of no less than 44 or a score on the</w:t>
      </w:r>
      <w:r>
        <w:rPr>
          <w:rFonts w:ascii="Times New Roman" w:hAnsi="Times New Roman"/>
          <w:spacing w:val="-11"/>
          <w:sz w:val="20"/>
          <w:szCs w:val="20"/>
        </w:rPr>
        <w:t xml:space="preserve"> </w:t>
      </w:r>
      <w:r>
        <w:rPr>
          <w:rFonts w:ascii="Times New Roman" w:hAnsi="Times New Roman"/>
          <w:sz w:val="20"/>
          <w:szCs w:val="20"/>
        </w:rPr>
        <w:t>Aptitude</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 xml:space="preserve">est of the GRE of no less than 800. </w:t>
      </w: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808080" w:themeColor="background1" w:themeShade="80"/>
          <w:sz w:val="28"/>
          <w:szCs w:val="28"/>
        </w:rPr>
      </w:pPr>
    </w:p>
    <w:p w:rsidR="00505D4E"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Clear Renewable</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eaching Certificate, three work-related letters of recommendation, and a writing sample</w:t>
      </w:r>
    </w:p>
    <w:p w:rsidR="005C4DF0" w:rsidRDefault="00505D4E" w:rsidP="005C4DF0">
      <w:pPr>
        <w:widowControl w:val="0"/>
        <w:autoSpaceDE w:val="0"/>
        <w:autoSpaceDN w:val="0"/>
        <w:adjustRightInd w:val="0"/>
        <w:spacing w:after="0" w:line="250" w:lineRule="auto"/>
        <w:ind w:left="450" w:right="180" w:firstLine="0"/>
        <w:jc w:val="both"/>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Non-Certified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sidR="005C4DF0" w:rsidRPr="00416927">
        <w:rPr>
          <w:rFonts w:ascii="Times New Roman" w:hAnsi="Times New Roman"/>
          <w:bCs/>
          <w:sz w:val="20"/>
          <w:szCs w:val="20"/>
        </w:rPr>
        <w:t>Non-certified teachers</w:t>
      </w:r>
      <w:r w:rsidR="005C4DF0">
        <w:rPr>
          <w:rFonts w:ascii="Times New Roman" w:hAnsi="Times New Roman"/>
          <w:b/>
          <w:bCs/>
          <w:sz w:val="20"/>
          <w:szCs w:val="20"/>
        </w:rPr>
        <w:t xml:space="preserve"> </w:t>
      </w:r>
      <w:r w:rsidR="005C4DF0">
        <w:rPr>
          <w:rFonts w:ascii="Times New Roman" w:hAnsi="Times New Roman"/>
          <w:sz w:val="20"/>
          <w:szCs w:val="20"/>
        </w:rPr>
        <w:t>may only be admitted to the Departments of Counseling, Teacher Education (Early Childhood, Middle Grades, and Special Education), or Health and Physical Education after meeting the following criteria: GACE Basic (or exemption), three letters of recommendation, a writing sample, 2.5 G</w:t>
      </w:r>
      <w:r w:rsidR="005C4DF0">
        <w:rPr>
          <w:rFonts w:ascii="Times New Roman" w:hAnsi="Times New Roman"/>
          <w:spacing w:val="-18"/>
          <w:sz w:val="20"/>
          <w:szCs w:val="20"/>
        </w:rPr>
        <w:t>P</w:t>
      </w:r>
      <w:r w:rsidR="005C4DF0">
        <w:rPr>
          <w:rFonts w:ascii="Times New Roman" w:hAnsi="Times New Roman"/>
          <w:sz w:val="20"/>
          <w:szCs w:val="20"/>
        </w:rPr>
        <w:t>A, meet current M</w:t>
      </w:r>
      <w:r w:rsidR="005C4DF0">
        <w:rPr>
          <w:rFonts w:ascii="Times New Roman" w:hAnsi="Times New Roman"/>
          <w:spacing w:val="-22"/>
          <w:sz w:val="20"/>
          <w:szCs w:val="20"/>
        </w:rPr>
        <w:t>A</w:t>
      </w:r>
      <w:r w:rsidR="005C4DF0">
        <w:rPr>
          <w:rFonts w:ascii="Times New Roman" w:hAnsi="Times New Roman"/>
          <w:sz w:val="20"/>
          <w:szCs w:val="20"/>
        </w:rPr>
        <w:t>T or GRE admission to the Graduate School, meet current admission to Teacher Education requirements</w:t>
      </w:r>
    </w:p>
    <w:p w:rsidR="00505D4E" w:rsidRDefault="00505D4E" w:rsidP="00505D4E">
      <w:pPr>
        <w:widowControl w:val="0"/>
        <w:autoSpaceDE w:val="0"/>
        <w:autoSpaceDN w:val="0"/>
        <w:adjustRightInd w:val="0"/>
        <w:spacing w:after="0" w:line="250" w:lineRule="auto"/>
        <w:ind w:left="450" w:right="180" w:firstLine="0"/>
        <w:jc w:val="both"/>
        <w:rPr>
          <w:rFonts w:ascii="Times New Roman" w:hAnsi="Times New Roman"/>
          <w:sz w:val="20"/>
          <w:szCs w:val="20"/>
        </w:rPr>
      </w:pP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56" w:name="_Toc294969735"/>
      <w:bookmarkStart w:id="257" w:name="_Toc295897002"/>
      <w:r w:rsidRPr="004D76C4">
        <w:rPr>
          <w:rFonts w:ascii="Times New Roman" w:hAnsi="Times New Roman"/>
          <w:bCs w:val="0"/>
          <w:color w:val="808080" w:themeColor="background1" w:themeShade="80"/>
          <w:sz w:val="28"/>
          <w:szCs w:val="28"/>
        </w:rPr>
        <w:t>P</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ovisional</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256"/>
      <w:bookmarkEnd w:id="257"/>
    </w:p>
    <w:p w:rsidR="00505D4E"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following criteria must be met:</w:t>
      </w:r>
    </w:p>
    <w:p w:rsidR="005C4DF0" w:rsidRPr="005C4DF0" w:rsidRDefault="005C4DF0" w:rsidP="00BB4865">
      <w:pPr>
        <w:pStyle w:val="ListParagraph"/>
        <w:widowControl w:val="0"/>
        <w:numPr>
          <w:ilvl w:val="0"/>
          <w:numId w:val="26"/>
        </w:numPr>
        <w:autoSpaceDE w:val="0"/>
        <w:autoSpaceDN w:val="0"/>
        <w:adjustRightInd w:val="0"/>
        <w:spacing w:after="0"/>
        <w:jc w:val="both"/>
        <w:rPr>
          <w:rFonts w:ascii="Times New Roman" w:hAnsi="Times New Roman"/>
          <w:sz w:val="20"/>
          <w:szCs w:val="20"/>
        </w:rPr>
      </w:pPr>
      <w:r w:rsidRPr="005C4DF0">
        <w:rPr>
          <w:rFonts w:ascii="Times New Roman" w:hAnsi="Times New Roman"/>
          <w:sz w:val="20"/>
          <w:szCs w:val="20"/>
        </w:rPr>
        <w:t>An unde</w:t>
      </w:r>
      <w:r w:rsidRPr="005C4DF0">
        <w:rPr>
          <w:rFonts w:ascii="Times New Roman" w:hAnsi="Times New Roman"/>
          <w:spacing w:val="-4"/>
          <w:sz w:val="20"/>
          <w:szCs w:val="20"/>
        </w:rPr>
        <w:t>r</w:t>
      </w:r>
      <w:r w:rsidRPr="005C4DF0">
        <w:rPr>
          <w:rFonts w:ascii="Times New Roman" w:hAnsi="Times New Roman"/>
          <w:sz w:val="20"/>
          <w:szCs w:val="20"/>
        </w:rPr>
        <w:t>graduate degree from an accredited college or universit</w:t>
      </w:r>
      <w:r w:rsidRPr="005C4DF0">
        <w:rPr>
          <w:rFonts w:ascii="Times New Roman" w:hAnsi="Times New Roman"/>
          <w:spacing w:val="-13"/>
          <w:sz w:val="20"/>
          <w:szCs w:val="20"/>
        </w:rPr>
        <w:t>y</w:t>
      </w:r>
      <w:r w:rsidRPr="005C4DF0">
        <w:rPr>
          <w:rFonts w:ascii="Times New Roman" w:hAnsi="Times New Roman"/>
          <w:sz w:val="20"/>
          <w:szCs w:val="20"/>
        </w:rPr>
        <w:t>.</w:t>
      </w:r>
    </w:p>
    <w:p w:rsidR="005C4DF0" w:rsidRPr="005C4DF0" w:rsidRDefault="005C4DF0" w:rsidP="00BB4865">
      <w:pPr>
        <w:pStyle w:val="ListParagraph"/>
        <w:widowControl w:val="0"/>
        <w:numPr>
          <w:ilvl w:val="0"/>
          <w:numId w:val="26"/>
        </w:numPr>
        <w:autoSpaceDE w:val="0"/>
        <w:autoSpaceDN w:val="0"/>
        <w:adjustRightInd w:val="0"/>
        <w:spacing w:before="10" w:after="0"/>
        <w:jc w:val="both"/>
        <w:rPr>
          <w:rFonts w:ascii="Times New Roman" w:hAnsi="Times New Roman"/>
          <w:sz w:val="20"/>
          <w:szCs w:val="20"/>
        </w:rPr>
      </w:pPr>
      <w:r w:rsidRPr="005C4DF0">
        <w:rPr>
          <w:rFonts w:ascii="Times New Roman" w:hAnsi="Times New Roman"/>
          <w:sz w:val="20"/>
          <w:szCs w:val="20"/>
        </w:rPr>
        <w:t>An unde</w:t>
      </w:r>
      <w:r w:rsidRPr="005C4DF0">
        <w:rPr>
          <w:rFonts w:ascii="Times New Roman" w:hAnsi="Times New Roman"/>
          <w:spacing w:val="-4"/>
          <w:sz w:val="20"/>
          <w:szCs w:val="20"/>
        </w:rPr>
        <w:t>r</w:t>
      </w:r>
      <w:r w:rsidRPr="005C4DF0">
        <w:rPr>
          <w:rFonts w:ascii="Times New Roman" w:hAnsi="Times New Roman"/>
          <w:sz w:val="20"/>
          <w:szCs w:val="20"/>
        </w:rPr>
        <w:t>graduate grade-point average of at least 2.5.</w:t>
      </w:r>
    </w:p>
    <w:p w:rsidR="005C4DF0" w:rsidRDefault="005C4DF0" w:rsidP="00BB4865">
      <w:pPr>
        <w:pStyle w:val="ListParagraph"/>
        <w:widowControl w:val="0"/>
        <w:numPr>
          <w:ilvl w:val="0"/>
          <w:numId w:val="26"/>
        </w:numPr>
        <w:autoSpaceDE w:val="0"/>
        <w:autoSpaceDN w:val="0"/>
        <w:adjustRightInd w:val="0"/>
        <w:spacing w:before="10" w:after="0" w:line="250" w:lineRule="auto"/>
        <w:ind w:right="180"/>
        <w:jc w:val="both"/>
        <w:rPr>
          <w:rFonts w:ascii="Times New Roman" w:hAnsi="Times New Roman"/>
          <w:sz w:val="20"/>
          <w:szCs w:val="20"/>
        </w:rPr>
      </w:pPr>
      <w:r w:rsidRPr="005C4DF0">
        <w:rPr>
          <w:rFonts w:ascii="Times New Roman" w:hAnsi="Times New Roman"/>
          <w:sz w:val="20"/>
          <w:szCs w:val="20"/>
        </w:rPr>
        <w:t>A</w:t>
      </w:r>
      <w:r w:rsidRPr="005C4DF0">
        <w:rPr>
          <w:rFonts w:ascii="Times New Roman" w:hAnsi="Times New Roman"/>
          <w:spacing w:val="-11"/>
          <w:sz w:val="20"/>
          <w:szCs w:val="20"/>
        </w:rPr>
        <w:t xml:space="preserve"> </w:t>
      </w:r>
      <w:r w:rsidRPr="005C4DF0">
        <w:rPr>
          <w:rFonts w:ascii="Times New Roman" w:hAnsi="Times New Roman"/>
          <w:sz w:val="20"/>
          <w:szCs w:val="20"/>
        </w:rPr>
        <w:t>score on the M</w:t>
      </w:r>
      <w:r w:rsidRPr="005C4DF0">
        <w:rPr>
          <w:rFonts w:ascii="Times New Roman" w:hAnsi="Times New Roman"/>
          <w:spacing w:val="-22"/>
          <w:sz w:val="20"/>
          <w:szCs w:val="20"/>
        </w:rPr>
        <w:t>A</w:t>
      </w:r>
      <w:r w:rsidRPr="005C4DF0">
        <w:rPr>
          <w:rFonts w:ascii="Times New Roman" w:hAnsi="Times New Roman"/>
          <w:sz w:val="20"/>
          <w:szCs w:val="20"/>
        </w:rPr>
        <w:t>T</w:t>
      </w:r>
      <w:r w:rsidRPr="005C4DF0">
        <w:rPr>
          <w:rFonts w:ascii="Times New Roman" w:hAnsi="Times New Roman"/>
          <w:spacing w:val="-4"/>
          <w:sz w:val="20"/>
          <w:szCs w:val="20"/>
        </w:rPr>
        <w:t xml:space="preserve"> </w:t>
      </w:r>
      <w:r w:rsidRPr="005C4DF0">
        <w:rPr>
          <w:rFonts w:ascii="Times New Roman" w:hAnsi="Times New Roman"/>
          <w:sz w:val="20"/>
          <w:szCs w:val="20"/>
        </w:rPr>
        <w:t>of no less than 27 or a score on the</w:t>
      </w:r>
      <w:r w:rsidRPr="005C4DF0">
        <w:rPr>
          <w:rFonts w:ascii="Times New Roman" w:hAnsi="Times New Roman"/>
          <w:spacing w:val="-11"/>
          <w:sz w:val="20"/>
          <w:szCs w:val="20"/>
        </w:rPr>
        <w:t xml:space="preserve"> </w:t>
      </w:r>
      <w:r w:rsidRPr="005C4DF0">
        <w:rPr>
          <w:rFonts w:ascii="Times New Roman" w:hAnsi="Times New Roman"/>
          <w:sz w:val="20"/>
          <w:szCs w:val="20"/>
        </w:rPr>
        <w:t>Aptitude</w:t>
      </w:r>
      <w:r w:rsidRPr="005C4DF0">
        <w:rPr>
          <w:rFonts w:ascii="Times New Roman" w:hAnsi="Times New Roman"/>
          <w:spacing w:val="-4"/>
          <w:sz w:val="20"/>
          <w:szCs w:val="20"/>
        </w:rPr>
        <w:t xml:space="preserve"> </w:t>
      </w:r>
      <w:r w:rsidRPr="005C4DF0">
        <w:rPr>
          <w:rFonts w:ascii="Times New Roman" w:hAnsi="Times New Roman"/>
          <w:spacing w:val="-14"/>
          <w:sz w:val="20"/>
          <w:szCs w:val="20"/>
        </w:rPr>
        <w:t>T</w:t>
      </w:r>
      <w:r w:rsidRPr="005C4DF0">
        <w:rPr>
          <w:rFonts w:ascii="Times New Roman" w:hAnsi="Times New Roman"/>
          <w:sz w:val="20"/>
          <w:szCs w:val="20"/>
        </w:rPr>
        <w:t xml:space="preserve">est of the GRE of no less than 700. </w:t>
      </w:r>
    </w:p>
    <w:p w:rsidR="005C4DF0" w:rsidRPr="005C4DF0" w:rsidRDefault="005C4DF0" w:rsidP="005C4DF0">
      <w:pPr>
        <w:pStyle w:val="ListParagraph"/>
        <w:widowControl w:val="0"/>
        <w:autoSpaceDE w:val="0"/>
        <w:autoSpaceDN w:val="0"/>
        <w:adjustRightInd w:val="0"/>
        <w:spacing w:before="10" w:after="0" w:line="250" w:lineRule="auto"/>
        <w:ind w:left="900" w:right="180"/>
        <w:jc w:val="both"/>
        <w:rPr>
          <w:rFonts w:ascii="Times New Roman" w:hAnsi="Times New Roman"/>
          <w:sz w:val="20"/>
          <w:szCs w:val="20"/>
        </w:rPr>
      </w:pPr>
    </w:p>
    <w:p w:rsidR="00505D4E" w:rsidRPr="00AC3640" w:rsidRDefault="00505D4E" w:rsidP="005C4DF0">
      <w:pPr>
        <w:pStyle w:val="BalloonText"/>
        <w:widowControl w:val="0"/>
        <w:autoSpaceDE w:val="0"/>
        <w:autoSpaceDN w:val="0"/>
        <w:adjustRightInd w:val="0"/>
        <w:spacing w:before="10" w:line="250" w:lineRule="auto"/>
        <w:ind w:left="450" w:right="180" w:firstLine="360"/>
        <w:jc w:val="both"/>
        <w:rPr>
          <w:rFonts w:ascii="Times New Roman" w:hAnsi="Times New Roman"/>
          <w:sz w:val="20"/>
          <w:szCs w:val="20"/>
        </w:rPr>
      </w:pPr>
      <w:r w:rsidRPr="00AC3640">
        <w:rPr>
          <w:rFonts w:ascii="Times New Roman" w:hAnsi="Times New Roman"/>
          <w:b/>
          <w:bCs/>
          <w:i/>
          <w:iCs/>
          <w:sz w:val="20"/>
          <w:szCs w:val="20"/>
        </w:rPr>
        <w:t>A</w:t>
      </w:r>
      <w:r w:rsidRPr="00AC3640">
        <w:rPr>
          <w:rFonts w:ascii="Times New Roman" w:hAnsi="Times New Roman"/>
          <w:b/>
          <w:bCs/>
          <w:i/>
          <w:iCs/>
          <w:spacing w:val="-11"/>
          <w:sz w:val="20"/>
          <w:szCs w:val="20"/>
        </w:rPr>
        <w:t xml:space="preserve"> </w:t>
      </w:r>
      <w:r w:rsidRPr="00AC3640">
        <w:rPr>
          <w:rFonts w:ascii="Times New Roman" w:hAnsi="Times New Roman"/>
          <w:b/>
          <w:bCs/>
          <w:i/>
          <w:iCs/>
          <w:sz w:val="20"/>
          <w:szCs w:val="20"/>
        </w:rPr>
        <w:t>student satisfying 9 semester hours of course work with no grade of less than a “B” may be admitted to regular status. If the previous criteria are not met, the student will be withdrawn from the program.</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58" w:name="_Toc294969736"/>
      <w:bookmarkStart w:id="259" w:name="_Toc295897003"/>
      <w:r w:rsidRPr="004D76C4">
        <w:rPr>
          <w:rFonts w:ascii="Times New Roman" w:hAnsi="Times New Roman"/>
          <w:bCs w:val="0"/>
          <w:color w:val="808080" w:themeColor="background1" w:themeShade="80"/>
          <w:sz w:val="28"/>
          <w:szCs w:val="28"/>
        </w:rPr>
        <w:t>Non-Deg</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ee</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258"/>
      <w:bookmarkEnd w:id="259"/>
    </w:p>
    <w:p w:rsidR="005C4DF0"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Applicants interested in study for personal enrichment or for job-related requirements are admitted under the non-degree status.</w:t>
      </w:r>
      <w:r>
        <w:rPr>
          <w:rFonts w:ascii="Times New Roman" w:hAnsi="Times New Roman"/>
          <w:spacing w:val="-4"/>
          <w:sz w:val="20"/>
          <w:szCs w:val="20"/>
        </w:rPr>
        <w:t xml:space="preserve"> </w:t>
      </w:r>
      <w:r>
        <w:rPr>
          <w:rFonts w:ascii="Times New Roman" w:hAnsi="Times New Roman"/>
          <w:sz w:val="20"/>
          <w:szCs w:val="20"/>
        </w:rPr>
        <w:t>While students may enroll for an unlimited number of courses in the non-degree status, they must be fully aware that a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is not awarded at the completion of courses in this status. Only 9 semester hours of coursework completed in non-degree status may be considered toward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provided students meet the criteria of provisional or regular admission status.</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60" w:name="_Toc294969737"/>
      <w:bookmarkStart w:id="261" w:name="_Toc295897004"/>
      <w:r w:rsidRPr="004D76C4">
        <w:rPr>
          <w:rFonts w:ascii="Times New Roman" w:hAnsi="Times New Roman"/>
          <w:bCs w:val="0"/>
          <w:color w:val="808080" w:themeColor="background1" w:themeShade="80"/>
          <w:spacing w:val="-21"/>
          <w:sz w:val="28"/>
          <w:szCs w:val="28"/>
        </w:rPr>
        <w:t>T</w:t>
      </w:r>
      <w:r w:rsidRPr="004D76C4">
        <w:rPr>
          <w:rFonts w:ascii="Times New Roman" w:hAnsi="Times New Roman"/>
          <w:bCs w:val="0"/>
          <w:color w:val="808080" w:themeColor="background1" w:themeShade="80"/>
          <w:sz w:val="28"/>
          <w:szCs w:val="28"/>
        </w:rPr>
        <w:t>ransient</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260"/>
      <w:bookmarkEnd w:id="261"/>
    </w:p>
    <w:p w:rsidR="005C4DF0"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graduate student in good academic standing at another institution may enroll as a transient student.</w:t>
      </w:r>
      <w:r>
        <w:rPr>
          <w:rFonts w:ascii="Times New Roman" w:hAnsi="Times New Roman"/>
          <w:spacing w:val="-4"/>
          <w:sz w:val="20"/>
          <w:szCs w:val="20"/>
        </w:rPr>
        <w:t xml:space="preserve"> </w:t>
      </w:r>
      <w:r>
        <w:rPr>
          <w:rFonts w:ascii="Times New Roman" w:hAnsi="Times New Roman"/>
          <w:sz w:val="20"/>
          <w:szCs w:val="20"/>
        </w:rPr>
        <w:t>The residential institution must provide written authorization for students to enroll under this status. Copies of transcripts and standardized test scores are not required.</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62" w:name="_Toc294969738"/>
      <w:bookmarkStart w:id="263" w:name="_Toc295897005"/>
      <w:r w:rsidRPr="004D76C4">
        <w:rPr>
          <w:rFonts w:ascii="Times New Roman" w:hAnsi="Times New Roman"/>
          <w:bCs w:val="0"/>
          <w:color w:val="808080" w:themeColor="background1" w:themeShade="80"/>
          <w:sz w:val="28"/>
          <w:szCs w:val="28"/>
        </w:rPr>
        <w:t>Special</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262"/>
      <w:bookmarkEnd w:id="263"/>
    </w:p>
    <w:p w:rsidR="00505D4E"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Albany State University students with senior standing may register for graduate courses if each of the following conditions is met:</w:t>
      </w:r>
    </w:p>
    <w:p w:rsidR="00505D4E" w:rsidRPr="00AC3640" w:rsidRDefault="00505D4E" w:rsidP="00BB4865">
      <w:pPr>
        <w:pStyle w:val="BalloonText"/>
        <w:widowControl w:val="0"/>
        <w:numPr>
          <w:ilvl w:val="0"/>
          <w:numId w:val="27"/>
        </w:numPr>
        <w:autoSpaceDE w:val="0"/>
        <w:autoSpaceDN w:val="0"/>
        <w:adjustRightInd w:val="0"/>
        <w:ind w:right="180"/>
        <w:jc w:val="both"/>
        <w:rPr>
          <w:rFonts w:ascii="Times New Roman" w:hAnsi="Times New Roman"/>
          <w:sz w:val="20"/>
          <w:szCs w:val="20"/>
        </w:rPr>
      </w:pPr>
      <w:r w:rsidRPr="00AC3640">
        <w:rPr>
          <w:rFonts w:ascii="Times New Roman" w:hAnsi="Times New Roman"/>
          <w:sz w:val="20"/>
          <w:szCs w:val="20"/>
        </w:rPr>
        <w:t>The student has an overall G</w:t>
      </w:r>
      <w:r w:rsidRPr="00AC3640">
        <w:rPr>
          <w:rFonts w:ascii="Times New Roman" w:hAnsi="Times New Roman"/>
          <w:spacing w:val="-18"/>
          <w:sz w:val="20"/>
          <w:szCs w:val="20"/>
        </w:rPr>
        <w:t>P</w:t>
      </w:r>
      <w:r w:rsidRPr="00AC3640">
        <w:rPr>
          <w:rFonts w:ascii="Times New Roman" w:hAnsi="Times New Roman"/>
          <w:sz w:val="20"/>
          <w:szCs w:val="20"/>
        </w:rPr>
        <w:t>A</w:t>
      </w:r>
      <w:r w:rsidRPr="00AC3640">
        <w:rPr>
          <w:rFonts w:ascii="Times New Roman" w:hAnsi="Times New Roman"/>
          <w:spacing w:val="-11"/>
          <w:sz w:val="20"/>
          <w:szCs w:val="20"/>
        </w:rPr>
        <w:t xml:space="preserve"> </w:t>
      </w:r>
      <w:r w:rsidRPr="00AC3640">
        <w:rPr>
          <w:rFonts w:ascii="Times New Roman" w:hAnsi="Times New Roman"/>
          <w:sz w:val="20"/>
          <w:szCs w:val="20"/>
        </w:rPr>
        <w:t>of at least 3.0.</w:t>
      </w:r>
    </w:p>
    <w:p w:rsidR="00505D4E" w:rsidRPr="00AC3640" w:rsidRDefault="00505D4E" w:rsidP="00BB4865">
      <w:pPr>
        <w:pStyle w:val="BalloonText"/>
        <w:widowControl w:val="0"/>
        <w:numPr>
          <w:ilvl w:val="0"/>
          <w:numId w:val="27"/>
        </w:numPr>
        <w:autoSpaceDE w:val="0"/>
        <w:autoSpaceDN w:val="0"/>
        <w:adjustRightInd w:val="0"/>
        <w:spacing w:before="10" w:line="250" w:lineRule="auto"/>
        <w:ind w:right="180"/>
        <w:jc w:val="both"/>
        <w:rPr>
          <w:rFonts w:ascii="Times New Roman" w:hAnsi="Times New Roman"/>
          <w:sz w:val="20"/>
          <w:szCs w:val="20"/>
        </w:rPr>
      </w:pPr>
      <w:r w:rsidRPr="00AC3640">
        <w:rPr>
          <w:rFonts w:ascii="Times New Roman" w:hAnsi="Times New Roman"/>
          <w:sz w:val="20"/>
          <w:szCs w:val="20"/>
        </w:rPr>
        <w:t>The</w:t>
      </w:r>
      <w:r w:rsidRPr="00AC3640">
        <w:rPr>
          <w:rFonts w:ascii="Times New Roman" w:hAnsi="Times New Roman"/>
          <w:spacing w:val="-4"/>
          <w:sz w:val="20"/>
          <w:szCs w:val="20"/>
        </w:rPr>
        <w:t xml:space="preserve"> </w:t>
      </w:r>
      <w:r w:rsidRPr="00AC3640">
        <w:rPr>
          <w:rFonts w:ascii="Times New Roman" w:hAnsi="Times New Roman"/>
          <w:spacing w:val="-12"/>
          <w:sz w:val="20"/>
          <w:szCs w:val="20"/>
        </w:rPr>
        <w:t>V</w:t>
      </w:r>
      <w:r w:rsidRPr="00AC3640">
        <w:rPr>
          <w:rFonts w:ascii="Times New Roman" w:hAnsi="Times New Roman"/>
          <w:sz w:val="20"/>
          <w:szCs w:val="20"/>
        </w:rPr>
        <w:t>ice President for</w:t>
      </w:r>
      <w:r w:rsidRPr="00AC3640">
        <w:rPr>
          <w:rFonts w:ascii="Times New Roman" w:hAnsi="Times New Roman"/>
          <w:spacing w:val="-11"/>
          <w:sz w:val="20"/>
          <w:szCs w:val="20"/>
        </w:rPr>
        <w:t xml:space="preserve"> </w:t>
      </w:r>
      <w:r w:rsidRPr="00AC3640">
        <w:rPr>
          <w:rFonts w:ascii="Times New Roman" w:hAnsi="Times New Roman"/>
          <w:sz w:val="20"/>
          <w:szCs w:val="20"/>
        </w:rPr>
        <w:t>Academic</w:t>
      </w:r>
      <w:r w:rsidRPr="00AC3640">
        <w:rPr>
          <w:rFonts w:ascii="Times New Roman" w:hAnsi="Times New Roman"/>
          <w:spacing w:val="-11"/>
          <w:sz w:val="20"/>
          <w:szCs w:val="20"/>
        </w:rPr>
        <w:t xml:space="preserve"> </w:t>
      </w:r>
      <w:r w:rsidRPr="00AC3640">
        <w:rPr>
          <w:rFonts w:ascii="Times New Roman" w:hAnsi="Times New Roman"/>
          <w:sz w:val="20"/>
          <w:szCs w:val="20"/>
        </w:rPr>
        <w:t>A</w:t>
      </w:r>
      <w:r w:rsidRPr="00AC3640">
        <w:rPr>
          <w:rFonts w:ascii="Times New Roman" w:hAnsi="Times New Roman"/>
          <w:spacing w:val="-4"/>
          <w:sz w:val="20"/>
          <w:szCs w:val="20"/>
        </w:rPr>
        <w:t>f</w:t>
      </w:r>
      <w:r w:rsidRPr="00AC3640">
        <w:rPr>
          <w:rFonts w:ascii="Times New Roman" w:hAnsi="Times New Roman"/>
          <w:sz w:val="20"/>
          <w:szCs w:val="20"/>
        </w:rPr>
        <w:t>fairs approves the academic department</w:t>
      </w:r>
      <w:r w:rsidRPr="00AC3640">
        <w:rPr>
          <w:rFonts w:ascii="Times New Roman" w:hAnsi="Times New Roman"/>
          <w:spacing w:val="-11"/>
          <w:sz w:val="20"/>
          <w:szCs w:val="20"/>
        </w:rPr>
        <w:t>’</w:t>
      </w:r>
      <w:r>
        <w:rPr>
          <w:rFonts w:ascii="Times New Roman" w:hAnsi="Times New Roman"/>
          <w:sz w:val="20"/>
          <w:szCs w:val="20"/>
        </w:rPr>
        <w:t>s recommenda</w:t>
      </w:r>
      <w:r w:rsidRPr="00AC3640">
        <w:rPr>
          <w:rFonts w:ascii="Times New Roman" w:hAnsi="Times New Roman"/>
          <w:sz w:val="20"/>
          <w:szCs w:val="20"/>
        </w:rPr>
        <w:t>tions for the student to enroll in graduate courses. (Such approval is granted on a semeste</w:t>
      </w:r>
      <w:r w:rsidRPr="00AC3640">
        <w:rPr>
          <w:rFonts w:ascii="Times New Roman" w:hAnsi="Times New Roman"/>
          <w:spacing w:val="-4"/>
          <w:sz w:val="20"/>
          <w:szCs w:val="20"/>
        </w:rPr>
        <w:t>r</w:t>
      </w:r>
      <w:r w:rsidRPr="00AC3640">
        <w:rPr>
          <w:rFonts w:ascii="Times New Roman" w:hAnsi="Times New Roman"/>
          <w:sz w:val="20"/>
          <w:szCs w:val="20"/>
        </w:rPr>
        <w:t>-by- semester basis; continued enrollment is not provided.)</w:t>
      </w:r>
    </w:p>
    <w:p w:rsidR="00505D4E" w:rsidRPr="00AC3640"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sz w:val="20"/>
          <w:szCs w:val="20"/>
        </w:rPr>
      </w:pPr>
      <w:r w:rsidRPr="00AC3640">
        <w:rPr>
          <w:rFonts w:ascii="Times New Roman" w:hAnsi="Times New Roman"/>
          <w:sz w:val="20"/>
          <w:szCs w:val="20"/>
        </w:rPr>
        <w:t>The student limits one</w:t>
      </w:r>
      <w:r w:rsidRPr="00AC3640">
        <w:rPr>
          <w:rFonts w:ascii="Times New Roman" w:hAnsi="Times New Roman"/>
          <w:spacing w:val="-11"/>
          <w:sz w:val="20"/>
          <w:szCs w:val="20"/>
        </w:rPr>
        <w:t>’</w:t>
      </w:r>
      <w:r w:rsidRPr="00AC3640">
        <w:rPr>
          <w:rFonts w:ascii="Times New Roman" w:hAnsi="Times New Roman"/>
          <w:sz w:val="20"/>
          <w:szCs w:val="20"/>
        </w:rPr>
        <w:t>s graduate enrollment to a total of 9 semester hours of stud</w:t>
      </w:r>
      <w:r w:rsidRPr="00AC3640">
        <w:rPr>
          <w:rFonts w:ascii="Times New Roman" w:hAnsi="Times New Roman"/>
          <w:spacing w:val="-13"/>
          <w:sz w:val="20"/>
          <w:szCs w:val="20"/>
        </w:rPr>
        <w:t>y</w:t>
      </w:r>
      <w:r w:rsidRPr="00AC3640">
        <w:rPr>
          <w:rFonts w:ascii="Times New Roman" w:hAnsi="Times New Roman"/>
          <w:sz w:val="20"/>
          <w:szCs w:val="20"/>
        </w:rPr>
        <w:t>. No more than 6 semester hours of graduate study may be undertaken in a given semeste</w:t>
      </w:r>
      <w:r w:rsidRPr="00AC3640">
        <w:rPr>
          <w:rFonts w:ascii="Times New Roman" w:hAnsi="Times New Roman"/>
          <w:spacing w:val="-11"/>
          <w:sz w:val="20"/>
          <w:szCs w:val="20"/>
        </w:rPr>
        <w:t>r</w:t>
      </w:r>
      <w:r w:rsidRPr="00AC3640">
        <w:rPr>
          <w:rFonts w:ascii="Times New Roman" w:hAnsi="Times New Roman"/>
          <w:sz w:val="20"/>
          <w:szCs w:val="20"/>
        </w:rPr>
        <w:t>.</w:t>
      </w:r>
    </w:p>
    <w:p w:rsidR="00505D4E" w:rsidRPr="00AC3640"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sz w:val="20"/>
          <w:szCs w:val="20"/>
        </w:rPr>
      </w:pPr>
      <w:r w:rsidRPr="00AC3640">
        <w:rPr>
          <w:rFonts w:ascii="Times New Roman" w:hAnsi="Times New Roman"/>
          <w:sz w:val="20"/>
          <w:szCs w:val="20"/>
        </w:rPr>
        <w:t>During the semester in which graduate enrollment is allowed, the student</w:t>
      </w:r>
      <w:r w:rsidRPr="00AC3640">
        <w:rPr>
          <w:rFonts w:ascii="Times New Roman" w:hAnsi="Times New Roman"/>
          <w:spacing w:val="-11"/>
          <w:sz w:val="20"/>
          <w:szCs w:val="20"/>
        </w:rPr>
        <w:t>’</w:t>
      </w:r>
      <w:r>
        <w:rPr>
          <w:rFonts w:ascii="Times New Roman" w:hAnsi="Times New Roman"/>
          <w:sz w:val="20"/>
          <w:szCs w:val="20"/>
        </w:rPr>
        <w:t>s registration is lim</w:t>
      </w:r>
      <w:r w:rsidRPr="00AC3640">
        <w:rPr>
          <w:rFonts w:ascii="Times New Roman" w:hAnsi="Times New Roman"/>
          <w:sz w:val="20"/>
          <w:szCs w:val="20"/>
        </w:rPr>
        <w:t>ited to a total of 9 semester hours (combined graduate and/or unde</w:t>
      </w:r>
      <w:r w:rsidRPr="00AC3640">
        <w:rPr>
          <w:rFonts w:ascii="Times New Roman" w:hAnsi="Times New Roman"/>
          <w:spacing w:val="-4"/>
          <w:sz w:val="20"/>
          <w:szCs w:val="20"/>
        </w:rPr>
        <w:t>r</w:t>
      </w:r>
      <w:r w:rsidRPr="00AC3640">
        <w:rPr>
          <w:rFonts w:ascii="Times New Roman" w:hAnsi="Times New Roman"/>
          <w:sz w:val="20"/>
          <w:szCs w:val="20"/>
        </w:rPr>
        <w:t>graduate hours).</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64" w:name="_Toc294969739"/>
      <w:bookmarkStart w:id="265" w:name="_Toc295897006"/>
      <w:r w:rsidRPr="004D76C4">
        <w:rPr>
          <w:rFonts w:ascii="Times New Roman" w:hAnsi="Times New Roman"/>
          <w:bCs w:val="0"/>
          <w:color w:val="808080" w:themeColor="background1" w:themeShade="80"/>
          <w:sz w:val="28"/>
          <w:szCs w:val="28"/>
        </w:rPr>
        <w:t>Change of Status</w:t>
      </w:r>
      <w:bookmarkEnd w:id="264"/>
      <w:bookmarkEnd w:id="265"/>
    </w:p>
    <w:p w:rsidR="00505D4E"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until notified in writing by the Graduate School of the approval of a di</w:t>
      </w:r>
      <w:r>
        <w:rPr>
          <w:rFonts w:ascii="Times New Roman" w:hAnsi="Times New Roman"/>
          <w:spacing w:val="-4"/>
          <w:sz w:val="20"/>
          <w:szCs w:val="20"/>
        </w:rPr>
        <w:t>f</w:t>
      </w:r>
      <w:r>
        <w:rPr>
          <w:rFonts w:ascii="Times New Roman" w:hAnsi="Times New Roman"/>
          <w:sz w:val="20"/>
          <w:szCs w:val="20"/>
        </w:rPr>
        <w:t>ferent status.</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66" w:name="_Toc294969740"/>
      <w:bookmarkStart w:id="267" w:name="_Toc295897007"/>
      <w:r w:rsidRPr="004D76C4">
        <w:rPr>
          <w:rFonts w:ascii="Times New Roman" w:hAnsi="Times New Roman"/>
          <w:bCs w:val="0"/>
          <w:color w:val="808080" w:themeColor="background1" w:themeShade="80"/>
          <w:sz w:val="28"/>
          <w:szCs w:val="28"/>
        </w:rPr>
        <w:t>Appeals of</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 Status</w:t>
      </w:r>
      <w:bookmarkEnd w:id="266"/>
      <w:bookmarkEnd w:id="267"/>
    </w:p>
    <w:p w:rsidR="005C4DF0"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ab/>
      </w:r>
      <w:r w:rsidR="005C4DF0">
        <w:rPr>
          <w:rFonts w:ascii="Times New Roman" w:hAnsi="Times New Roman"/>
          <w:sz w:val="20"/>
          <w:szCs w:val="20"/>
        </w:rPr>
        <w:t>Decisions regarding the student</w:t>
      </w:r>
      <w:r w:rsidR="005C4DF0">
        <w:rPr>
          <w:rFonts w:ascii="Times New Roman" w:hAnsi="Times New Roman"/>
          <w:spacing w:val="-11"/>
          <w:sz w:val="20"/>
          <w:szCs w:val="20"/>
        </w:rPr>
        <w:t>’</w:t>
      </w:r>
      <w:r w:rsidR="005C4DF0">
        <w:rPr>
          <w:rFonts w:ascii="Times New Roman" w:hAnsi="Times New Roman"/>
          <w:sz w:val="20"/>
          <w:szCs w:val="20"/>
        </w:rPr>
        <w:t>s admission status may be appealed. Information regarding appeals may be secured from the Graduate Studies O</w:t>
      </w:r>
      <w:r w:rsidR="005C4DF0">
        <w:rPr>
          <w:rFonts w:ascii="Times New Roman" w:hAnsi="Times New Roman"/>
          <w:spacing w:val="-4"/>
          <w:sz w:val="20"/>
          <w:szCs w:val="20"/>
        </w:rPr>
        <w:t>f</w:t>
      </w:r>
      <w:r w:rsidR="005C4DF0">
        <w:rPr>
          <w:rFonts w:ascii="Times New Roman" w:hAnsi="Times New Roman"/>
          <w:sz w:val="20"/>
          <w:szCs w:val="20"/>
        </w:rPr>
        <w:t>fice or the program coordinator of the degree program in which the student is attempting to enroll. Such appeals and their associated documentation are referred to the graduate admission appeals committee of the Graduate School.</w:t>
      </w:r>
      <w:r w:rsidR="005C4DF0">
        <w:rPr>
          <w:rFonts w:ascii="Times New Roman" w:hAnsi="Times New Roman"/>
          <w:spacing w:val="-4"/>
          <w:sz w:val="20"/>
          <w:szCs w:val="20"/>
        </w:rPr>
        <w:t xml:space="preserve"> </w:t>
      </w:r>
      <w:r w:rsidR="005C4DF0">
        <w:rPr>
          <w:rFonts w:ascii="Times New Roman" w:hAnsi="Times New Roman"/>
          <w:sz w:val="20"/>
          <w:szCs w:val="20"/>
        </w:rPr>
        <w:t xml:space="preserve">The student has the right of further appeal sequentially to the </w:t>
      </w:r>
      <w:r w:rsidR="005C4DF0">
        <w:rPr>
          <w:rFonts w:ascii="Times New Roman" w:hAnsi="Times New Roman"/>
          <w:spacing w:val="-12"/>
          <w:sz w:val="20"/>
          <w:szCs w:val="20"/>
        </w:rPr>
        <w:t>V</w:t>
      </w:r>
      <w:r w:rsidR="005C4DF0">
        <w:rPr>
          <w:rFonts w:ascii="Times New Roman" w:hAnsi="Times New Roman"/>
          <w:sz w:val="20"/>
          <w:szCs w:val="20"/>
        </w:rPr>
        <w:t>ice President for</w:t>
      </w:r>
      <w:r w:rsidR="005C4DF0">
        <w:rPr>
          <w:rFonts w:ascii="Times New Roman" w:hAnsi="Times New Roman"/>
          <w:spacing w:val="-11"/>
          <w:sz w:val="20"/>
          <w:szCs w:val="20"/>
        </w:rPr>
        <w:t xml:space="preserve"> </w:t>
      </w:r>
      <w:r w:rsidR="005C4DF0">
        <w:rPr>
          <w:rFonts w:ascii="Times New Roman" w:hAnsi="Times New Roman"/>
          <w:sz w:val="20"/>
          <w:szCs w:val="20"/>
        </w:rPr>
        <w:t>Academic</w:t>
      </w:r>
      <w:r w:rsidR="005C4DF0">
        <w:rPr>
          <w:rFonts w:ascii="Times New Roman" w:hAnsi="Times New Roman"/>
          <w:spacing w:val="-11"/>
          <w:sz w:val="20"/>
          <w:szCs w:val="20"/>
        </w:rPr>
        <w:t xml:space="preserve"> </w:t>
      </w:r>
      <w:r w:rsidR="005C4DF0">
        <w:rPr>
          <w:rFonts w:ascii="Times New Roman" w:hAnsi="Times New Roman"/>
          <w:sz w:val="20"/>
          <w:szCs w:val="20"/>
        </w:rPr>
        <w:t>A</w:t>
      </w:r>
      <w:r w:rsidR="005C4DF0">
        <w:rPr>
          <w:rFonts w:ascii="Times New Roman" w:hAnsi="Times New Roman"/>
          <w:spacing w:val="-4"/>
          <w:sz w:val="20"/>
          <w:szCs w:val="20"/>
        </w:rPr>
        <w:t>f</w:t>
      </w:r>
      <w:r w:rsidR="005C4DF0">
        <w:rPr>
          <w:rFonts w:ascii="Times New Roman" w:hAnsi="Times New Roman"/>
          <w:sz w:val="20"/>
          <w:szCs w:val="20"/>
        </w:rPr>
        <w:t>fairs, and finall</w:t>
      </w:r>
      <w:r w:rsidR="005C4DF0">
        <w:rPr>
          <w:rFonts w:ascii="Times New Roman" w:hAnsi="Times New Roman"/>
          <w:spacing w:val="-13"/>
          <w:sz w:val="20"/>
          <w:szCs w:val="20"/>
        </w:rPr>
        <w:t>y</w:t>
      </w:r>
      <w:r w:rsidR="005C4DF0">
        <w:rPr>
          <w:rFonts w:ascii="Times New Roman" w:hAnsi="Times New Roman"/>
          <w:sz w:val="20"/>
          <w:szCs w:val="20"/>
        </w:rPr>
        <w:t>, the President of the Universit</w:t>
      </w:r>
      <w:r w:rsidR="005C4DF0">
        <w:rPr>
          <w:rFonts w:ascii="Times New Roman" w:hAnsi="Times New Roman"/>
          <w:spacing w:val="-13"/>
          <w:sz w:val="20"/>
          <w:szCs w:val="20"/>
        </w:rPr>
        <w:t>y</w:t>
      </w:r>
      <w:r w:rsidR="005C4DF0">
        <w:rPr>
          <w:rFonts w:ascii="Times New Roman" w:hAnsi="Times New Roman"/>
          <w:sz w:val="20"/>
          <w:szCs w:val="20"/>
        </w:rPr>
        <w:t>.</w:t>
      </w:r>
    </w:p>
    <w:p w:rsidR="00505D4E" w:rsidRDefault="00505D4E" w:rsidP="00505D4E">
      <w:pPr>
        <w:widowControl w:val="0"/>
        <w:autoSpaceDE w:val="0"/>
        <w:autoSpaceDN w:val="0"/>
        <w:adjustRightInd w:val="0"/>
        <w:spacing w:after="0"/>
        <w:ind w:left="450" w:right="180" w:firstLine="0"/>
        <w:jc w:val="both"/>
        <w:rPr>
          <w:rFonts w:ascii="Times New Roman" w:hAnsi="Times New Roman"/>
          <w:sz w:val="20"/>
          <w:szCs w:val="20"/>
        </w:rPr>
      </w:pPr>
    </w:p>
    <w:p w:rsidR="00505D4E" w:rsidRPr="004D76C4"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68" w:name="_Toc294969741"/>
      <w:bookmarkStart w:id="269" w:name="_Toc295897008"/>
      <w:r w:rsidRPr="004D76C4">
        <w:rPr>
          <w:rFonts w:ascii="Times New Roman" w:hAnsi="Times New Roman"/>
          <w:bCs w:val="0"/>
          <w:color w:val="808080" w:themeColor="background1" w:themeShade="80"/>
          <w:sz w:val="28"/>
          <w:szCs w:val="28"/>
        </w:rPr>
        <w:t>Change of Deg</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ee P</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ogram</w:t>
      </w:r>
      <w:bookmarkEnd w:id="268"/>
      <w:bookmarkEnd w:id="269"/>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Before a student can change a majo</w:t>
      </w:r>
      <w:r>
        <w:rPr>
          <w:rFonts w:ascii="Times New Roman" w:hAnsi="Times New Roman"/>
          <w:spacing w:val="-8"/>
          <w:sz w:val="20"/>
          <w:szCs w:val="20"/>
        </w:rPr>
        <w:t>r</w:t>
      </w:r>
      <w:r>
        <w:rPr>
          <w:rFonts w:ascii="Times New Roman" w:hAnsi="Times New Roman"/>
          <w:sz w:val="20"/>
          <w:szCs w:val="20"/>
        </w:rPr>
        <w:t>, he/she must be o</w:t>
      </w:r>
      <w:r>
        <w:rPr>
          <w:rFonts w:ascii="Times New Roman" w:hAnsi="Times New Roman"/>
          <w:spacing w:val="-4"/>
          <w:sz w:val="20"/>
          <w:szCs w:val="20"/>
        </w:rPr>
        <w:t>f</w:t>
      </w:r>
      <w:r>
        <w:rPr>
          <w:rFonts w:ascii="Times New Roman" w:hAnsi="Times New Roman"/>
          <w:sz w:val="20"/>
          <w:szCs w:val="20"/>
        </w:rPr>
        <w:t>ficially admitted into the majo</w:t>
      </w:r>
      <w:r>
        <w:rPr>
          <w:rFonts w:ascii="Times New Roman" w:hAnsi="Times New Roman"/>
          <w:spacing w:val="-11"/>
          <w:sz w:val="20"/>
          <w:szCs w:val="20"/>
        </w:rPr>
        <w:t>r</w:t>
      </w:r>
      <w:r>
        <w:rPr>
          <w:rFonts w:ascii="Times New Roman" w:hAnsi="Times New Roman"/>
          <w:sz w:val="20"/>
          <w:szCs w:val="20"/>
        </w:rPr>
        <w:t>. Before changing a majo</w:t>
      </w:r>
      <w:r>
        <w:rPr>
          <w:rFonts w:ascii="Times New Roman" w:hAnsi="Times New Roman"/>
          <w:spacing w:val="-8"/>
          <w:sz w:val="20"/>
          <w:szCs w:val="20"/>
        </w:rPr>
        <w:t>r</w:t>
      </w:r>
      <w:r>
        <w:rPr>
          <w:rFonts w:ascii="Times New Roman" w:hAnsi="Times New Roman"/>
          <w:sz w:val="20"/>
          <w:szCs w:val="20"/>
        </w:rPr>
        <w:t>, student must consult with an advisor in the new degree program.</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70" w:name="_Toc294969742"/>
      <w:bookmarkStart w:id="271" w:name="_Toc295897009"/>
      <w:r w:rsidRPr="004D76C4">
        <w:rPr>
          <w:rFonts w:ascii="Times New Roman" w:hAnsi="Times New Roman"/>
          <w:bCs w:val="0"/>
          <w:color w:val="808080" w:themeColor="background1" w:themeShade="80"/>
          <w:sz w:val="28"/>
          <w:szCs w:val="28"/>
        </w:rPr>
        <w:t>Application for</w:t>
      </w:r>
      <w:r w:rsidRPr="004D76C4">
        <w:rPr>
          <w:rFonts w:ascii="Times New Roman" w:hAnsi="Times New Roman"/>
          <w:bCs w:val="0"/>
          <w:color w:val="808080" w:themeColor="background1" w:themeShade="80"/>
          <w:spacing w:val="-5"/>
          <w:sz w:val="28"/>
          <w:szCs w:val="28"/>
        </w:rPr>
        <w:t xml:space="preserve"> </w:t>
      </w:r>
      <w:r w:rsidRPr="004D76C4">
        <w:rPr>
          <w:rFonts w:ascii="Times New Roman" w:hAnsi="Times New Roman"/>
          <w:bCs w:val="0"/>
          <w:color w:val="808080" w:themeColor="background1" w:themeShade="80"/>
          <w:sz w:val="28"/>
          <w:szCs w:val="28"/>
        </w:rPr>
        <w:t>Graduation</w:t>
      </w:r>
      <w:bookmarkEnd w:id="270"/>
      <w:bookmarkEnd w:id="271"/>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Students pursuing a program leading to the Master of Education degree must apply for graduation after gaining full admission to graduate studies and before completing 12 semester credit hours.</w:t>
      </w:r>
      <w:r>
        <w:rPr>
          <w:rFonts w:ascii="Times New Roman" w:hAnsi="Times New Roman"/>
          <w:spacing w:val="-4"/>
          <w:sz w:val="20"/>
          <w:szCs w:val="20"/>
        </w:rPr>
        <w:t xml:space="preserve"> </w:t>
      </w:r>
      <w:r>
        <w:rPr>
          <w:rFonts w:ascii="Times New Roman" w:hAnsi="Times New Roman"/>
          <w:sz w:val="20"/>
          <w:szCs w:val="20"/>
        </w:rPr>
        <w:t>The graduate student is responsible for applying for graduation with the Registra</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w:t>
      </w:r>
      <w:r>
        <w:rPr>
          <w:rFonts w:ascii="Times New Roman" w:hAnsi="Times New Roman"/>
          <w:spacing w:val="-4"/>
          <w:sz w:val="20"/>
          <w:szCs w:val="20"/>
        </w:rPr>
        <w:t>f</w:t>
      </w:r>
      <w:r>
        <w:rPr>
          <w:rFonts w:ascii="Times New Roman" w:hAnsi="Times New Roman"/>
          <w:sz w:val="20"/>
          <w:szCs w:val="20"/>
        </w:rPr>
        <w:t>fice. Approval of the application requires:</w:t>
      </w:r>
    </w:p>
    <w:p w:rsidR="00505D4E" w:rsidRPr="00AC3640"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sz w:val="20"/>
          <w:szCs w:val="20"/>
        </w:rPr>
      </w:pPr>
      <w:r w:rsidRPr="00AC3640">
        <w:rPr>
          <w:rFonts w:ascii="Times New Roman" w:hAnsi="Times New Roman"/>
          <w:sz w:val="20"/>
          <w:szCs w:val="20"/>
        </w:rPr>
        <w:t>The applicant to be fully admitted to graduate studies and recommended by the adviso</w:t>
      </w:r>
      <w:r w:rsidRPr="00AC3640">
        <w:rPr>
          <w:rFonts w:ascii="Times New Roman" w:hAnsi="Times New Roman"/>
          <w:spacing w:val="-11"/>
          <w:sz w:val="20"/>
          <w:szCs w:val="20"/>
        </w:rPr>
        <w:t>r</w:t>
      </w:r>
      <w:r w:rsidRPr="00AC3640">
        <w:rPr>
          <w:rFonts w:ascii="Times New Roman" w:hAnsi="Times New Roman"/>
          <w:sz w:val="20"/>
          <w:szCs w:val="20"/>
        </w:rPr>
        <w:t>.</w:t>
      </w:r>
    </w:p>
    <w:p w:rsidR="00505D4E" w:rsidRPr="00AC3640" w:rsidRDefault="00505D4E" w:rsidP="00BB4865">
      <w:pPr>
        <w:pStyle w:val="BalloonText"/>
        <w:widowControl w:val="0"/>
        <w:numPr>
          <w:ilvl w:val="0"/>
          <w:numId w:val="28"/>
        </w:numPr>
        <w:autoSpaceDE w:val="0"/>
        <w:autoSpaceDN w:val="0"/>
        <w:adjustRightInd w:val="0"/>
        <w:spacing w:before="10" w:line="250" w:lineRule="auto"/>
        <w:ind w:left="1080" w:right="180"/>
        <w:jc w:val="both"/>
        <w:rPr>
          <w:rFonts w:ascii="Times New Roman" w:hAnsi="Times New Roman"/>
          <w:sz w:val="20"/>
          <w:szCs w:val="20"/>
        </w:rPr>
      </w:pPr>
      <w:r w:rsidRPr="00AC3640">
        <w:rPr>
          <w:rFonts w:ascii="Times New Roman" w:hAnsi="Times New Roman"/>
          <w:sz w:val="20"/>
          <w:szCs w:val="20"/>
        </w:rPr>
        <w:t>The applicant to hold the appropriate level four teaching certific</w:t>
      </w:r>
      <w:r>
        <w:rPr>
          <w:rFonts w:ascii="Times New Roman" w:hAnsi="Times New Roman"/>
          <w:sz w:val="20"/>
          <w:szCs w:val="20"/>
        </w:rPr>
        <w:t>ate from the Professional Stan</w:t>
      </w:r>
      <w:r w:rsidRPr="00AC3640">
        <w:rPr>
          <w:rFonts w:ascii="Times New Roman" w:hAnsi="Times New Roman"/>
          <w:sz w:val="20"/>
          <w:szCs w:val="20"/>
        </w:rPr>
        <w:t>dards Commission or the equivalent.</w:t>
      </w:r>
    </w:p>
    <w:p w:rsidR="00505D4E" w:rsidRPr="00AC3640"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sz w:val="20"/>
          <w:szCs w:val="20"/>
        </w:rPr>
      </w:pPr>
      <w:r w:rsidRPr="00AC3640">
        <w:rPr>
          <w:rFonts w:ascii="Times New Roman" w:hAnsi="Times New Roman"/>
          <w:sz w:val="20"/>
          <w:szCs w:val="20"/>
        </w:rPr>
        <w:t>The applicant to have made satisfactory progress in the planned program of stud</w:t>
      </w:r>
      <w:r w:rsidRPr="00AC3640">
        <w:rPr>
          <w:rFonts w:ascii="Times New Roman" w:hAnsi="Times New Roman"/>
          <w:spacing w:val="-13"/>
          <w:sz w:val="20"/>
          <w:szCs w:val="20"/>
        </w:rPr>
        <w:t>y</w:t>
      </w:r>
      <w:r w:rsidRPr="00AC3640">
        <w:rPr>
          <w:rFonts w:ascii="Times New Roman" w:hAnsi="Times New Roman"/>
          <w:sz w:val="20"/>
          <w:szCs w:val="20"/>
        </w:rPr>
        <w:t>.</w:t>
      </w:r>
    </w:p>
    <w:p w:rsidR="00505D4E" w:rsidRPr="00AC3640" w:rsidRDefault="00505D4E" w:rsidP="00BB4865">
      <w:pPr>
        <w:pStyle w:val="BalloonText"/>
        <w:widowControl w:val="0"/>
        <w:numPr>
          <w:ilvl w:val="0"/>
          <w:numId w:val="28"/>
        </w:numPr>
        <w:autoSpaceDE w:val="0"/>
        <w:autoSpaceDN w:val="0"/>
        <w:adjustRightInd w:val="0"/>
        <w:spacing w:before="10"/>
        <w:ind w:left="1080" w:right="180"/>
        <w:jc w:val="both"/>
        <w:rPr>
          <w:rFonts w:ascii="Times New Roman" w:hAnsi="Times New Roman"/>
          <w:sz w:val="20"/>
          <w:szCs w:val="20"/>
        </w:rPr>
      </w:pPr>
      <w:r w:rsidRPr="00AC3640">
        <w:rPr>
          <w:rFonts w:ascii="Times New Roman" w:hAnsi="Times New Roman"/>
          <w:sz w:val="20"/>
          <w:szCs w:val="20"/>
        </w:rPr>
        <w:t>The applicant to be approved by the Chairperson and Dean of the College of Education.</w:t>
      </w:r>
    </w:p>
    <w:p w:rsidR="00505D4E"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sz w:val="20"/>
          <w:szCs w:val="20"/>
        </w:rPr>
      </w:pPr>
    </w:p>
    <w:p w:rsidR="00505D4E" w:rsidRPr="00BB4865"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72" w:name="_Toc294969743"/>
      <w:bookmarkStart w:id="273" w:name="_Toc295897010"/>
      <w:r w:rsidRPr="00BB4865">
        <w:rPr>
          <w:rFonts w:ascii="Times New Roman" w:hAnsi="Times New Roman"/>
          <w:bCs w:val="0"/>
          <w:color w:val="808080" w:themeColor="background1" w:themeShade="80"/>
          <w:sz w:val="28"/>
          <w:szCs w:val="28"/>
        </w:rPr>
        <w:t>Deg</w:t>
      </w:r>
      <w:r w:rsidRPr="00BB4865">
        <w:rPr>
          <w:rFonts w:ascii="Times New Roman" w:hAnsi="Times New Roman"/>
          <w:bCs w:val="0"/>
          <w:color w:val="808080" w:themeColor="background1" w:themeShade="80"/>
          <w:spacing w:val="-6"/>
          <w:sz w:val="28"/>
          <w:szCs w:val="28"/>
        </w:rPr>
        <w:t>r</w:t>
      </w:r>
      <w:r w:rsidRPr="00BB4865">
        <w:rPr>
          <w:rFonts w:ascii="Times New Roman" w:hAnsi="Times New Roman"/>
          <w:bCs w:val="0"/>
          <w:color w:val="808080" w:themeColor="background1" w:themeShade="80"/>
          <w:sz w:val="28"/>
          <w:szCs w:val="28"/>
        </w:rPr>
        <w:t>ee Requi</w:t>
      </w:r>
      <w:r w:rsidRPr="00BB4865">
        <w:rPr>
          <w:rFonts w:ascii="Times New Roman" w:hAnsi="Times New Roman"/>
          <w:bCs w:val="0"/>
          <w:color w:val="808080" w:themeColor="background1" w:themeShade="80"/>
          <w:spacing w:val="-7"/>
          <w:sz w:val="28"/>
          <w:szCs w:val="28"/>
        </w:rPr>
        <w:t>r</w:t>
      </w:r>
      <w:r w:rsidRPr="00BB4865">
        <w:rPr>
          <w:rFonts w:ascii="Times New Roman" w:hAnsi="Times New Roman"/>
          <w:bCs w:val="0"/>
          <w:color w:val="808080" w:themeColor="background1" w:themeShade="80"/>
          <w:sz w:val="28"/>
          <w:szCs w:val="28"/>
        </w:rPr>
        <w:t>ements</w:t>
      </w:r>
      <w:bookmarkEnd w:id="272"/>
      <w:bookmarkEnd w:id="273"/>
    </w:p>
    <w:p w:rsidR="00505D4E" w:rsidRPr="004D76C4"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74" w:name="_Toc294969744"/>
      <w:bookmarkStart w:id="275" w:name="_Toc295897011"/>
      <w:r w:rsidRPr="004D76C4">
        <w:rPr>
          <w:rFonts w:ascii="Times New Roman" w:hAnsi="Times New Roman"/>
          <w:bCs w:val="0"/>
          <w:color w:val="808080" w:themeColor="background1" w:themeShade="80"/>
          <w:sz w:val="28"/>
          <w:szCs w:val="28"/>
        </w:rPr>
        <w:t>Comp</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ehensive Examinations</w:t>
      </w:r>
      <w:bookmarkEnd w:id="274"/>
      <w:bookmarkEnd w:id="275"/>
    </w:p>
    <w:p w:rsidR="005C4DF0" w:rsidRDefault="005C4DF0" w:rsidP="005C4DF0">
      <w:pPr>
        <w:widowControl w:val="0"/>
        <w:autoSpaceDE w:val="0"/>
        <w:autoSpaceDN w:val="0"/>
        <w:adjustRightInd w:val="0"/>
        <w:spacing w:before="37" w:after="0" w:line="250" w:lineRule="auto"/>
        <w:ind w:left="450" w:right="180" w:firstLine="0"/>
        <w:jc w:val="both"/>
        <w:rPr>
          <w:rFonts w:ascii="Times New Roman" w:hAnsi="Times New Roman"/>
          <w:sz w:val="20"/>
          <w:szCs w:val="20"/>
        </w:rPr>
      </w:pPr>
      <w:r>
        <w:rPr>
          <w:rFonts w:ascii="Times New Roman" w:hAnsi="Times New Roman"/>
          <w:sz w:val="20"/>
          <w:szCs w:val="20"/>
        </w:rPr>
        <w:t>In partial fulfillment of the M.Ed. degree, students are required to satisfactorily pass a comprehensive examination.</w:t>
      </w:r>
      <w:r>
        <w:rPr>
          <w:rFonts w:ascii="Times New Roman" w:hAnsi="Times New Roman"/>
          <w:spacing w:val="-11"/>
          <w:sz w:val="20"/>
          <w:szCs w:val="20"/>
        </w:rPr>
        <w:t xml:space="preserve"> </w:t>
      </w:r>
      <w:r>
        <w:rPr>
          <w:rFonts w:ascii="Times New Roman" w:hAnsi="Times New Roman"/>
          <w:sz w:val="20"/>
          <w:szCs w:val="20"/>
        </w:rPr>
        <w:t>The comprehensive examination may be taken three times.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third failure on the comprehensive examination results in termination from the degree program.</w:t>
      </w:r>
    </w:p>
    <w:p w:rsidR="00505D4E"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sz w:val="20"/>
          <w:szCs w:val="20"/>
        </w:rPr>
      </w:pPr>
    </w:p>
    <w:p w:rsidR="00505D4E" w:rsidRPr="00BB4865" w:rsidRDefault="00505D4E" w:rsidP="005C4DF0">
      <w:pPr>
        <w:pStyle w:val="Heading2"/>
        <w:spacing w:before="0"/>
        <w:ind w:left="360" w:right="180" w:firstLine="0"/>
        <w:rPr>
          <w:rFonts w:ascii="Times New Roman" w:hAnsi="Times New Roman"/>
          <w:color w:val="808080" w:themeColor="background1" w:themeShade="80"/>
          <w:sz w:val="28"/>
          <w:szCs w:val="28"/>
        </w:rPr>
      </w:pPr>
      <w:bookmarkStart w:id="276" w:name="_Toc294969745"/>
      <w:bookmarkStart w:id="277" w:name="_Toc295897012"/>
      <w:r w:rsidRPr="00BB4865">
        <w:rPr>
          <w:rFonts w:ascii="Times New Roman" w:hAnsi="Times New Roman"/>
          <w:bCs w:val="0"/>
          <w:color w:val="808080" w:themeColor="background1" w:themeShade="80"/>
          <w:sz w:val="28"/>
          <w:szCs w:val="28"/>
        </w:rPr>
        <w:t>Comp</w:t>
      </w:r>
      <w:r w:rsidRPr="00BB4865">
        <w:rPr>
          <w:rFonts w:ascii="Times New Roman" w:hAnsi="Times New Roman"/>
          <w:bCs w:val="0"/>
          <w:color w:val="808080" w:themeColor="background1" w:themeShade="80"/>
          <w:spacing w:val="-7"/>
          <w:sz w:val="28"/>
          <w:szCs w:val="28"/>
        </w:rPr>
        <w:t>r</w:t>
      </w:r>
      <w:r w:rsidRPr="00BB4865">
        <w:rPr>
          <w:rFonts w:ascii="Times New Roman" w:hAnsi="Times New Roman"/>
          <w:bCs w:val="0"/>
          <w:color w:val="808080" w:themeColor="background1" w:themeShade="80"/>
          <w:sz w:val="28"/>
          <w:szCs w:val="28"/>
        </w:rPr>
        <w:t xml:space="preserve">ehensive Examination </w:t>
      </w:r>
      <w:bookmarkEnd w:id="276"/>
      <w:r w:rsidRPr="00BB4865">
        <w:rPr>
          <w:rFonts w:ascii="Times New Roman" w:hAnsi="Times New Roman"/>
          <w:color w:val="808080" w:themeColor="background1" w:themeShade="80"/>
          <w:sz w:val="28"/>
          <w:szCs w:val="28"/>
        </w:rPr>
        <w:t>Eligibility</w:t>
      </w:r>
      <w:bookmarkEnd w:id="277"/>
    </w:p>
    <w:p w:rsidR="005C4DF0" w:rsidRDefault="005C4DF0" w:rsidP="005C4DF0">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Graduate students are eligible to take the M.Ed. comprehensive examination in the last semester of their study or when they have completed all the courses in</w:t>
      </w:r>
      <w:r>
        <w:rPr>
          <w:rFonts w:ascii="Times New Roman" w:hAnsi="Times New Roman"/>
          <w:spacing w:val="-11"/>
          <w:sz w:val="20"/>
          <w:szCs w:val="20"/>
        </w:rPr>
        <w:t xml:space="preserve"> </w:t>
      </w:r>
      <w:r>
        <w:rPr>
          <w:rFonts w:ascii="Times New Roman" w:hAnsi="Times New Roman"/>
          <w:sz w:val="20"/>
          <w:szCs w:val="20"/>
        </w:rPr>
        <w:t>Area C of their degree pro- gram and the advisor has granted permission.</w:t>
      </w:r>
      <w:r w:rsidRPr="00A178B8">
        <w:rPr>
          <w:rFonts w:ascii="Times New Roman" w:hAnsi="Times New Roman"/>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(a) a passing score on the Praxis II/GACE Content has been filed with the student</w:t>
      </w:r>
      <w:r>
        <w:rPr>
          <w:rFonts w:ascii="Times New Roman" w:hAnsi="Times New Roman"/>
          <w:spacing w:val="-11"/>
          <w:sz w:val="20"/>
          <w:szCs w:val="20"/>
        </w:rPr>
        <w:t>’</w:t>
      </w:r>
      <w:r>
        <w:rPr>
          <w:rFonts w:ascii="Times New Roman" w:hAnsi="Times New Roman"/>
          <w:sz w:val="20"/>
          <w:szCs w:val="20"/>
        </w:rPr>
        <w:t>s adviso</w:t>
      </w:r>
      <w:r>
        <w:rPr>
          <w:rFonts w:ascii="Times New Roman" w:hAnsi="Times New Roman"/>
          <w:spacing w:val="-8"/>
          <w:sz w:val="20"/>
          <w:szCs w:val="20"/>
        </w:rPr>
        <w:t>r</w:t>
      </w:r>
      <w:r>
        <w:rPr>
          <w:rFonts w:ascii="Times New Roman" w:hAnsi="Times New Roman"/>
          <w:sz w:val="20"/>
          <w:szCs w:val="20"/>
        </w:rPr>
        <w:t>, and (b) courses for the major area (Area C or the Professional Courses) have been completed with grades no less than a “B.” Grades less than “B” in</w:t>
      </w:r>
      <w:r>
        <w:rPr>
          <w:rFonts w:ascii="Times New Roman" w:hAnsi="Times New Roman"/>
          <w:spacing w:val="-11"/>
          <w:sz w:val="20"/>
          <w:szCs w:val="20"/>
        </w:rPr>
        <w:t xml:space="preserve"> </w:t>
      </w:r>
      <w:r>
        <w:rPr>
          <w:rFonts w:ascii="Times New Roman" w:hAnsi="Times New Roman"/>
          <w:sz w:val="20"/>
          <w:szCs w:val="20"/>
        </w:rPr>
        <w:t>Area C of the Program of Study must be repeated.</w:t>
      </w:r>
      <w:r>
        <w:rPr>
          <w:rFonts w:ascii="Times New Roman" w:hAnsi="Times New Roman"/>
          <w:spacing w:val="-3"/>
          <w:sz w:val="20"/>
          <w:szCs w:val="20"/>
        </w:rPr>
        <w:t xml:space="preserve"> </w:t>
      </w:r>
      <w:r>
        <w:rPr>
          <w:rFonts w:ascii="Times New Roman" w:hAnsi="Times New Roman"/>
          <w:sz w:val="20"/>
          <w:szCs w:val="20"/>
        </w:rPr>
        <w:t>The overall grade-point average for all 36 semester credit hours for the Master of Education must be no less than 3.0 on a fou</w:t>
      </w:r>
      <w:r>
        <w:rPr>
          <w:rFonts w:ascii="Times New Roman" w:hAnsi="Times New Roman"/>
          <w:spacing w:val="-4"/>
          <w:sz w:val="20"/>
          <w:szCs w:val="20"/>
        </w:rPr>
        <w:t>r</w:t>
      </w:r>
      <w:r>
        <w:rPr>
          <w:rFonts w:ascii="Times New Roman" w:hAnsi="Times New Roman"/>
          <w:sz w:val="20"/>
          <w:szCs w:val="20"/>
        </w:rPr>
        <w:t>-point scale. No grade less than “C” will be accepted in any course.</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Schedule</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comprehensive examination shall be given on the first Saturday following mid-semester examinations or as otherwise announced by the Graduate Studies Committee for the College of Education.</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Natu</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 of the Examination</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examination shall be made of three or four general essay questions and/or problems covering current research, recent developments and general principles in the student</w:t>
      </w:r>
      <w:r>
        <w:rPr>
          <w:rFonts w:ascii="Times New Roman" w:hAnsi="Times New Roman"/>
          <w:spacing w:val="-11"/>
          <w:sz w:val="20"/>
          <w:szCs w:val="20"/>
        </w:rPr>
        <w:t>’</w:t>
      </w:r>
      <w:r>
        <w:rPr>
          <w:rFonts w:ascii="Times New Roman" w:hAnsi="Times New Roman"/>
          <w:sz w:val="20"/>
          <w:szCs w:val="20"/>
        </w:rPr>
        <w:t>s major area of stud</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Examination Committee</w:t>
      </w:r>
    </w:p>
    <w:p w:rsidR="00505D4E" w:rsidRDefault="00505D4E" w:rsidP="00505D4E">
      <w:pPr>
        <w:widowControl w:val="0"/>
        <w:autoSpaceDE w:val="0"/>
        <w:autoSpaceDN w:val="0"/>
        <w:adjustRightInd w:val="0"/>
        <w:spacing w:after="0"/>
        <w:ind w:left="360" w:right="180" w:firstLine="360"/>
        <w:jc w:val="both"/>
        <w:rPr>
          <w:rFonts w:ascii="Times New Roman" w:hAnsi="Times New Roman"/>
          <w:sz w:val="20"/>
          <w:szCs w:val="20"/>
        </w:rPr>
      </w:pPr>
      <w:r>
        <w:rPr>
          <w:rFonts w:ascii="Times New Roman" w:hAnsi="Times New Roman"/>
          <w:sz w:val="20"/>
          <w:szCs w:val="20"/>
        </w:rPr>
        <w:t>The program coordinator shall assemble and chair an examination committee of at least three instructors for each examinee.</w:t>
      </w:r>
      <w:r>
        <w:rPr>
          <w:rFonts w:ascii="Times New Roman" w:hAnsi="Times New Roman"/>
          <w:spacing w:val="-3"/>
          <w:sz w:val="20"/>
          <w:szCs w:val="20"/>
        </w:rPr>
        <w:t xml:space="preserve"> </w:t>
      </w:r>
      <w:r>
        <w:rPr>
          <w:rFonts w:ascii="Times New Roman" w:hAnsi="Times New Roman"/>
          <w:sz w:val="20"/>
          <w:szCs w:val="20"/>
        </w:rPr>
        <w:t>The examination committee shall construct and grade the examin</w:t>
      </w:r>
      <w:r w:rsidR="005C4DF0">
        <w:rPr>
          <w:rFonts w:ascii="Times New Roman" w:hAnsi="Times New Roman"/>
          <w:sz w:val="20"/>
          <w:szCs w:val="20"/>
        </w:rPr>
        <w:t>ation and report the results to</w:t>
      </w:r>
      <w:r>
        <w:rPr>
          <w:rFonts w:ascii="Times New Roman" w:hAnsi="Times New Roman"/>
          <w:sz w:val="20"/>
          <w:szCs w:val="20"/>
        </w:rPr>
        <w:t xml:space="preserve"> the chairperson.</w:t>
      </w:r>
    </w:p>
    <w:p w:rsidR="00505D4E" w:rsidRDefault="00505D4E" w:rsidP="00505D4E">
      <w:pPr>
        <w:widowControl w:val="0"/>
        <w:autoSpaceDE w:val="0"/>
        <w:autoSpaceDN w:val="0"/>
        <w:adjustRightInd w:val="0"/>
        <w:spacing w:after="0"/>
        <w:ind w:left="360" w:right="180" w:firstLine="360"/>
        <w:jc w:val="both"/>
        <w:rPr>
          <w:rFonts w:ascii="Times New Roman" w:hAnsi="Times New Roman"/>
          <w:sz w:val="20"/>
          <w:szCs w:val="20"/>
        </w:rPr>
      </w:pPr>
    </w:p>
    <w:p w:rsidR="00505D4E" w:rsidRPr="004D76C4" w:rsidRDefault="00505D4E" w:rsidP="00505D4E">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Administration</w:t>
      </w:r>
    </w:p>
    <w:p w:rsidR="00505D4E" w:rsidRDefault="00505D4E" w:rsidP="00505D4E">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The comprehensive examinations shall be arranged and supervised by the College of Education.</w:t>
      </w:r>
    </w:p>
    <w:p w:rsidR="00505D4E"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Grading</w:t>
      </w:r>
    </w:p>
    <w:p w:rsidR="00505D4E"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member of the examination committee must grade each item using an established rubric. Each test item will receive one of the following grades: “P” for passing or “F” for failing.</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Retest Sessions</w:t>
      </w:r>
    </w:p>
    <w:p w:rsidR="00505D4E"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If the examination committee determines that an examinee has failed the comprehensive examination, the student retakes the examination. A new test will be administered. Retest sessions must not be scheduled later than two weeks prior to the final examinations for potential graduates.</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Reporting</w:t>
      </w:r>
    </w:p>
    <w:p w:rsidR="005C4DF0"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program coordinator shall report all examination results and seminar paper grades to the chairperson within one week of the date of the regular examination.</w:t>
      </w:r>
      <w:r>
        <w:rPr>
          <w:rFonts w:ascii="Times New Roman" w:hAnsi="Times New Roman"/>
          <w:spacing w:val="-3"/>
          <w:sz w:val="20"/>
          <w:szCs w:val="20"/>
        </w:rPr>
        <w:t xml:space="preserve"> </w:t>
      </w:r>
      <w:r>
        <w:rPr>
          <w:rFonts w:ascii="Times New Roman" w:hAnsi="Times New Roman"/>
          <w:sz w:val="20"/>
          <w:szCs w:val="20"/>
        </w:rPr>
        <w:t>The Chair, using the Graduate School</w:t>
      </w:r>
      <w:r>
        <w:rPr>
          <w:rFonts w:ascii="Times New Roman" w:hAnsi="Times New Roman"/>
          <w:spacing w:val="-11"/>
          <w:sz w:val="20"/>
          <w:szCs w:val="20"/>
        </w:rPr>
        <w:t>’</w:t>
      </w:r>
      <w:r>
        <w:rPr>
          <w:rFonts w:ascii="Times New Roman" w:hAnsi="Times New Roman"/>
          <w:sz w:val="20"/>
          <w:szCs w:val="20"/>
        </w:rPr>
        <w:t>s Report of Non-Course</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ork Requirements form, shall report the results of each examination or seminar paper to the Graduate School.</w:t>
      </w:r>
      <w:r>
        <w:rPr>
          <w:rFonts w:ascii="Times New Roman" w:hAnsi="Times New Roman"/>
          <w:spacing w:val="-4"/>
          <w:sz w:val="20"/>
          <w:szCs w:val="20"/>
        </w:rPr>
        <w:t xml:space="preserve"> </w:t>
      </w:r>
      <w:r>
        <w:rPr>
          <w:rFonts w:ascii="Times New Roman" w:hAnsi="Times New Roman"/>
          <w:sz w:val="20"/>
          <w:szCs w:val="20"/>
        </w:rPr>
        <w:t>The Dean of the Graduate School o</w:t>
      </w:r>
      <w:r>
        <w:rPr>
          <w:rFonts w:ascii="Times New Roman" w:hAnsi="Times New Roman"/>
          <w:spacing w:val="-4"/>
          <w:sz w:val="20"/>
          <w:szCs w:val="20"/>
        </w:rPr>
        <w:t>f</w:t>
      </w:r>
      <w:r>
        <w:rPr>
          <w:rFonts w:ascii="Times New Roman" w:hAnsi="Times New Roman"/>
          <w:sz w:val="20"/>
          <w:szCs w:val="20"/>
        </w:rPr>
        <w:t>ficially informs the student of the results.</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Exceptions</w:t>
      </w:r>
    </w:p>
    <w:p w:rsidR="005C4DF0"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In the event of a condition or event that imposes extreme di</w:t>
      </w:r>
      <w:r>
        <w:rPr>
          <w:rFonts w:ascii="Times New Roman" w:hAnsi="Times New Roman"/>
          <w:spacing w:val="-4"/>
          <w:sz w:val="20"/>
          <w:szCs w:val="20"/>
        </w:rPr>
        <w:t>f</w:t>
      </w:r>
      <w:r>
        <w:rPr>
          <w:rFonts w:ascii="Times New Roman" w:hAnsi="Times New Roman"/>
          <w:sz w:val="20"/>
          <w:szCs w:val="20"/>
        </w:rPr>
        <w:t>ficulty in construction, administering or grading the examination for a student as expressly stated therein, the College of Education shall make exceptions to these policies and will be required to resolve the situation in such a manner that is consistent with overall University policies.</w:t>
      </w:r>
    </w:p>
    <w:p w:rsidR="00505D4E"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sz w:val="19"/>
          <w:szCs w:val="19"/>
        </w:rPr>
      </w:pPr>
    </w:p>
    <w:p w:rsidR="00505D4E" w:rsidRPr="004D76C4" w:rsidRDefault="00505D4E" w:rsidP="00505D4E">
      <w:pPr>
        <w:pStyle w:val="Heading2"/>
        <w:spacing w:before="0"/>
        <w:ind w:left="360" w:right="180" w:firstLine="0"/>
        <w:rPr>
          <w:rFonts w:ascii="Times New Roman" w:hAnsi="Times New Roman"/>
          <w:color w:val="808080" w:themeColor="background1" w:themeShade="80"/>
          <w:sz w:val="36"/>
          <w:szCs w:val="36"/>
        </w:rPr>
      </w:pPr>
      <w:bookmarkStart w:id="278" w:name="_Toc294969746"/>
      <w:bookmarkStart w:id="279" w:name="_Toc295897013"/>
      <w:r w:rsidRPr="004D76C4">
        <w:rPr>
          <w:rFonts w:ascii="Times New Roman" w:hAnsi="Times New Roman"/>
          <w:bCs w:val="0"/>
          <w:color w:val="808080" w:themeColor="background1" w:themeShade="80"/>
          <w:sz w:val="36"/>
          <w:szCs w:val="36"/>
        </w:rPr>
        <w:t>Other</w:t>
      </w:r>
      <w:r w:rsidRPr="004D76C4">
        <w:rPr>
          <w:rFonts w:ascii="Times New Roman" w:hAnsi="Times New Roman"/>
          <w:bCs w:val="0"/>
          <w:color w:val="808080" w:themeColor="background1" w:themeShade="80"/>
          <w:spacing w:val="-6"/>
          <w:sz w:val="36"/>
          <w:szCs w:val="36"/>
        </w:rPr>
        <w:t xml:space="preserve"> </w:t>
      </w:r>
      <w:r w:rsidRPr="004D76C4">
        <w:rPr>
          <w:rFonts w:ascii="Times New Roman" w:hAnsi="Times New Roman"/>
          <w:bCs w:val="0"/>
          <w:color w:val="808080" w:themeColor="background1" w:themeShade="80"/>
          <w:sz w:val="36"/>
          <w:szCs w:val="36"/>
        </w:rPr>
        <w:t>Policies</w:t>
      </w:r>
      <w:bookmarkEnd w:id="278"/>
      <w:bookmarkEnd w:id="279"/>
    </w:p>
    <w:p w:rsidR="00505D4E" w:rsidRPr="004D76C4" w:rsidRDefault="00505D4E" w:rsidP="00505D4E">
      <w:pPr>
        <w:widowControl w:val="0"/>
        <w:autoSpaceDE w:val="0"/>
        <w:autoSpaceDN w:val="0"/>
        <w:adjustRightInd w:val="0"/>
        <w:spacing w:before="38"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Cor</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espondence C</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edits</w:t>
      </w:r>
    </w:p>
    <w:p w:rsidR="00505D4E" w:rsidRDefault="00505D4E" w:rsidP="00505D4E">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No course work taken as correspondence credits is acceptable for degree credits.</w:t>
      </w:r>
    </w:p>
    <w:p w:rsidR="00505D4E"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Grade-Point</w:t>
      </w:r>
      <w:r w:rsidRPr="004D76C4">
        <w:rPr>
          <w:rFonts w:ascii="Times New Roman" w:hAnsi="Times New Roman"/>
          <w:b/>
          <w:bCs/>
          <w:color w:val="808080" w:themeColor="background1" w:themeShade="80"/>
          <w:spacing w:val="-15"/>
          <w:sz w:val="28"/>
          <w:szCs w:val="28"/>
        </w:rPr>
        <w:t xml:space="preserve"> </w:t>
      </w:r>
      <w:r w:rsidRPr="004D76C4">
        <w:rPr>
          <w:rFonts w:ascii="Times New Roman" w:hAnsi="Times New Roman"/>
          <w:b/>
          <w:bCs/>
          <w:color w:val="808080" w:themeColor="background1" w:themeShade="80"/>
          <w:spacing w:val="-21"/>
          <w:sz w:val="28"/>
          <w:szCs w:val="28"/>
        </w:rPr>
        <w:t>A</w:t>
      </w:r>
      <w:r w:rsidRPr="004D76C4">
        <w:rPr>
          <w:rFonts w:ascii="Times New Roman" w:hAnsi="Times New Roman"/>
          <w:b/>
          <w:bCs/>
          <w:color w:val="808080" w:themeColor="background1" w:themeShade="80"/>
          <w:sz w:val="28"/>
          <w:szCs w:val="28"/>
        </w:rPr>
        <w:t>verage</w:t>
      </w:r>
    </w:p>
    <w:p w:rsidR="00505D4E" w:rsidRDefault="00505D4E" w:rsidP="00505D4E">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minimum 3.0 grade-point average is required for completion of the degree program.</w:t>
      </w:r>
    </w:p>
    <w:p w:rsidR="00505D4E"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Non-Resident C</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edits</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All non-resident credits are to be approved in advance. It is recommended that students avoid enrolling in a course for transient credits during the anticipated semester of graduation.</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pacing w:val="-21"/>
          <w:sz w:val="28"/>
          <w:szCs w:val="28"/>
        </w:rPr>
        <w:t>T</w:t>
      </w:r>
      <w:r w:rsidRPr="004D76C4">
        <w:rPr>
          <w:rFonts w:ascii="Times New Roman" w:hAnsi="Times New Roman"/>
          <w:b/>
          <w:bCs/>
          <w:color w:val="808080" w:themeColor="background1" w:themeShade="80"/>
          <w:sz w:val="28"/>
          <w:szCs w:val="28"/>
        </w:rPr>
        <w:t>ransfer</w:t>
      </w:r>
      <w:r w:rsidRPr="004D76C4">
        <w:rPr>
          <w:rFonts w:ascii="Times New Roman" w:hAnsi="Times New Roman"/>
          <w:b/>
          <w:bCs/>
          <w:color w:val="808080" w:themeColor="background1" w:themeShade="80"/>
          <w:spacing w:val="-5"/>
          <w:sz w:val="28"/>
          <w:szCs w:val="28"/>
        </w:rPr>
        <w:t xml:space="preserve"> </w:t>
      </w:r>
      <w:r w:rsidRPr="004D76C4">
        <w:rPr>
          <w:rFonts w:ascii="Times New Roman" w:hAnsi="Times New Roman"/>
          <w:b/>
          <w:bCs/>
          <w:color w:val="808080" w:themeColor="background1" w:themeShade="80"/>
          <w:sz w:val="28"/>
          <w:szCs w:val="28"/>
        </w:rPr>
        <w:t>C</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edit</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Maximum of 9 semester credits of transfer credit may be applied toward the completion of the M.Ed. degree.</w:t>
      </w:r>
      <w:r>
        <w:rPr>
          <w:rFonts w:ascii="Times New Roman" w:hAnsi="Times New Roman"/>
          <w:spacing w:val="-4"/>
          <w:sz w:val="20"/>
          <w:szCs w:val="20"/>
        </w:rPr>
        <w:t xml:space="preserve"> </w:t>
      </w:r>
      <w:r>
        <w:rPr>
          <w:rFonts w:ascii="Times New Roman" w:hAnsi="Times New Roman"/>
          <w:sz w:val="20"/>
          <w:szCs w:val="20"/>
        </w:rPr>
        <w:t>The credit must be indicated on the student</w:t>
      </w:r>
      <w:r>
        <w:rPr>
          <w:rFonts w:ascii="Times New Roman" w:hAnsi="Times New Roman"/>
          <w:spacing w:val="-11"/>
          <w:sz w:val="20"/>
          <w:szCs w:val="20"/>
        </w:rPr>
        <w:t>’</w:t>
      </w:r>
      <w:r>
        <w:rPr>
          <w:rFonts w:ascii="Times New Roman" w:hAnsi="Times New Roman"/>
          <w:sz w:val="20"/>
          <w:szCs w:val="20"/>
        </w:rPr>
        <w:t>s Internal Review of Student</w:t>
      </w:r>
      <w:r>
        <w:rPr>
          <w:rFonts w:ascii="Times New Roman" w:hAnsi="Times New Roman"/>
          <w:spacing w:val="-11"/>
          <w:sz w:val="20"/>
          <w:szCs w:val="20"/>
        </w:rPr>
        <w:t>’</w:t>
      </w:r>
      <w:r>
        <w:rPr>
          <w:rFonts w:ascii="Times New Roman" w:hAnsi="Times New Roman"/>
          <w:sz w:val="20"/>
          <w:szCs w:val="20"/>
        </w:rPr>
        <w:t>s Record and program check sheet. Some program areas do not accept transfer credits in</w:t>
      </w:r>
      <w:r>
        <w:rPr>
          <w:rFonts w:ascii="Times New Roman" w:hAnsi="Times New Roman"/>
          <w:spacing w:val="-11"/>
          <w:sz w:val="20"/>
          <w:szCs w:val="20"/>
        </w:rPr>
        <w:t xml:space="preserve"> </w:t>
      </w:r>
      <w:r>
        <w:rPr>
          <w:rFonts w:ascii="Times New Roman" w:hAnsi="Times New Roman"/>
          <w:sz w:val="20"/>
          <w:szCs w:val="20"/>
        </w:rPr>
        <w:t>Area C of the degree-planned program.</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ransfer credits must have been earned within six years of the semester of graduation.</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Curricular</w:t>
      </w:r>
      <w:r w:rsidRPr="004D76C4">
        <w:rPr>
          <w:rFonts w:ascii="Times New Roman" w:hAnsi="Times New Roman"/>
          <w:b/>
          <w:bCs/>
          <w:color w:val="808080" w:themeColor="background1" w:themeShade="80"/>
          <w:spacing w:val="-5"/>
          <w:sz w:val="28"/>
          <w:szCs w:val="28"/>
        </w:rPr>
        <w:t xml:space="preserve"> </w:t>
      </w:r>
      <w:r w:rsidRPr="004D76C4">
        <w:rPr>
          <w:rFonts w:ascii="Times New Roman" w:hAnsi="Times New Roman"/>
          <w:b/>
          <w:bCs/>
          <w:color w:val="808080" w:themeColor="background1" w:themeShade="80"/>
          <w:sz w:val="28"/>
          <w:szCs w:val="28"/>
        </w:rPr>
        <w:t>Components of the Deg</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ee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ogram</w:t>
      </w:r>
    </w:p>
    <w:p w:rsidR="00200D5E"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Most M.Ed. programs require 36 semester credit hours (School Counseling requires 48 semester credit hours.) to be completed within six years of the semester of graduation. In those</w:t>
      </w:r>
      <w:r w:rsidR="005C4DF0">
        <w:rPr>
          <w:rFonts w:ascii="Times New Roman" w:hAnsi="Times New Roman"/>
          <w:sz w:val="20"/>
          <w:szCs w:val="20"/>
        </w:rPr>
        <w:t xml:space="preserve"> </w:t>
      </w:r>
      <w:r w:rsidR="00200D5E">
        <w:rPr>
          <w:rFonts w:ascii="Times New Roman" w:hAnsi="Times New Roman"/>
          <w:sz w:val="20"/>
          <w:szCs w:val="20"/>
        </w:rPr>
        <w:t>cases, credit hours are distributed according to the following general design:</w:t>
      </w:r>
    </w:p>
    <w:p w:rsidR="00200D5E" w:rsidRDefault="00200D5E" w:rsidP="00200D5E">
      <w:pPr>
        <w:widowControl w:val="0"/>
        <w:autoSpaceDE w:val="0"/>
        <w:autoSpaceDN w:val="0"/>
        <w:adjustRightInd w:val="0"/>
        <w:spacing w:before="26" w:after="0"/>
        <w:ind w:left="360" w:right="180" w:firstLine="0"/>
        <w:jc w:val="both"/>
        <w:rPr>
          <w:rFonts w:ascii="Times New Roman" w:hAnsi="Times New Roman"/>
          <w:sz w:val="20"/>
          <w:szCs w:val="20"/>
        </w:rPr>
      </w:pPr>
    </w:p>
    <w:p w:rsidR="00200D5E"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b/>
          <w:bCs/>
          <w:sz w:val="20"/>
          <w:szCs w:val="20"/>
          <w:u w:val="single"/>
        </w:rPr>
        <w:t xml:space="preserve">Component </w:t>
      </w:r>
      <w:r>
        <w:rPr>
          <w:rFonts w:ascii="Times New Roman" w:hAnsi="Times New Roman"/>
          <w:b/>
          <w:bCs/>
          <w:sz w:val="20"/>
          <w:szCs w:val="20"/>
          <w:u w:val="single"/>
        </w:rPr>
        <w:tab/>
        <w:t xml:space="preserve">Description </w:t>
      </w:r>
      <w:r>
        <w:rPr>
          <w:rFonts w:ascii="Times New Roman" w:hAnsi="Times New Roman"/>
          <w:b/>
          <w:bCs/>
          <w:sz w:val="20"/>
          <w:szCs w:val="20"/>
          <w:u w:val="single"/>
        </w:rPr>
        <w:tab/>
        <w:t>C</w:t>
      </w:r>
      <w:r>
        <w:rPr>
          <w:rFonts w:ascii="Times New Roman" w:hAnsi="Times New Roman"/>
          <w:b/>
          <w:bCs/>
          <w:spacing w:val="-4"/>
          <w:sz w:val="20"/>
          <w:szCs w:val="20"/>
          <w:u w:val="single"/>
        </w:rPr>
        <w:t>r</w:t>
      </w:r>
      <w:r>
        <w:rPr>
          <w:rFonts w:ascii="Times New Roman" w:hAnsi="Times New Roman"/>
          <w:b/>
          <w:bCs/>
          <w:sz w:val="20"/>
          <w:szCs w:val="20"/>
          <w:u w:val="single"/>
        </w:rPr>
        <w:t>edit Hours</w:t>
      </w:r>
    </w:p>
    <w:tbl>
      <w:tblPr>
        <w:tblW w:w="10431" w:type="dxa"/>
        <w:tblInd w:w="360" w:type="dxa"/>
        <w:tblLayout w:type="fixed"/>
        <w:tblCellMar>
          <w:left w:w="0" w:type="dxa"/>
          <w:right w:w="0" w:type="dxa"/>
        </w:tblCellMar>
        <w:tblLook w:val="0000"/>
      </w:tblPr>
      <w:tblGrid>
        <w:gridCol w:w="1890"/>
        <w:gridCol w:w="2794"/>
        <w:gridCol w:w="1346"/>
        <w:gridCol w:w="3055"/>
        <w:gridCol w:w="1346"/>
      </w:tblGrid>
      <w:tr w:rsidR="00200D5E" w:rsidRPr="00FA7AC7" w:rsidTr="005C4DF0">
        <w:trPr>
          <w:gridAfter w:val="1"/>
          <w:wAfter w:w="1346" w:type="dxa"/>
          <w:trHeight w:hRule="exact" w:val="261"/>
        </w:trPr>
        <w:tc>
          <w:tcPr>
            <w:tcW w:w="1890" w:type="dxa"/>
            <w:tcBorders>
              <w:top w:val="nil"/>
              <w:left w:val="nil"/>
              <w:bottom w:val="nil"/>
              <w:right w:val="nil"/>
            </w:tcBorders>
          </w:tcPr>
          <w:p w:rsidR="00200D5E" w:rsidRPr="00FA7AC7" w:rsidRDefault="00200D5E" w:rsidP="00200D5E">
            <w:pPr>
              <w:widowControl w:val="0"/>
              <w:autoSpaceDE w:val="0"/>
              <w:autoSpaceDN w:val="0"/>
              <w:adjustRightInd w:val="0"/>
              <w:spacing w:before="7" w:after="0"/>
              <w:ind w:left="360" w:right="180" w:firstLine="0"/>
              <w:jc w:val="both"/>
              <w:rPr>
                <w:rFonts w:ascii="Times New Roman" w:hAnsi="Times New Roman"/>
                <w:sz w:val="24"/>
                <w:szCs w:val="24"/>
              </w:rPr>
            </w:pPr>
            <w:r w:rsidRPr="00FA7AC7">
              <w:rPr>
                <w:rFonts w:ascii="Times New Roman" w:hAnsi="Times New Roman"/>
                <w:sz w:val="20"/>
                <w:szCs w:val="20"/>
              </w:rPr>
              <w:t>Area</w:t>
            </w:r>
            <w:r w:rsidRPr="00FA7AC7">
              <w:rPr>
                <w:rFonts w:ascii="Times New Roman" w:hAnsi="Times New Roman"/>
                <w:spacing w:val="-11"/>
                <w:sz w:val="20"/>
                <w:szCs w:val="20"/>
              </w:rPr>
              <w:t xml:space="preserve"> </w:t>
            </w:r>
            <w:r w:rsidRPr="00FA7AC7">
              <w:rPr>
                <w:rFonts w:ascii="Times New Roman" w:hAnsi="Times New Roman"/>
                <w:sz w:val="20"/>
                <w:szCs w:val="20"/>
              </w:rPr>
              <w:t>A</w:t>
            </w:r>
          </w:p>
        </w:tc>
        <w:tc>
          <w:tcPr>
            <w:tcW w:w="2794" w:type="dxa"/>
            <w:tcBorders>
              <w:top w:val="nil"/>
              <w:left w:val="nil"/>
              <w:bottom w:val="nil"/>
              <w:right w:val="nil"/>
            </w:tcBorders>
          </w:tcPr>
          <w:p w:rsidR="00200D5E" w:rsidRPr="00FA7AC7" w:rsidRDefault="00200D5E" w:rsidP="00200D5E">
            <w:pPr>
              <w:widowControl w:val="0"/>
              <w:autoSpaceDE w:val="0"/>
              <w:autoSpaceDN w:val="0"/>
              <w:adjustRightInd w:val="0"/>
              <w:spacing w:before="7" w:after="0"/>
              <w:ind w:left="360" w:right="180" w:firstLine="0"/>
              <w:jc w:val="both"/>
              <w:rPr>
                <w:rFonts w:ascii="Times New Roman" w:hAnsi="Times New Roman"/>
                <w:sz w:val="24"/>
                <w:szCs w:val="24"/>
              </w:rPr>
            </w:pPr>
            <w:r w:rsidRPr="00FA7AC7">
              <w:rPr>
                <w:rFonts w:ascii="Times New Roman" w:hAnsi="Times New Roman"/>
                <w:sz w:val="20"/>
                <w:szCs w:val="20"/>
              </w:rPr>
              <w:t>Nature of the Learner</w:t>
            </w:r>
          </w:p>
        </w:tc>
        <w:tc>
          <w:tcPr>
            <w:tcW w:w="4401" w:type="dxa"/>
            <w:gridSpan w:val="2"/>
            <w:tcBorders>
              <w:top w:val="nil"/>
              <w:left w:val="nil"/>
              <w:bottom w:val="nil"/>
              <w:right w:val="nil"/>
            </w:tcBorders>
          </w:tcPr>
          <w:p w:rsidR="00200D5E" w:rsidRPr="00FA7AC7" w:rsidRDefault="00200D5E" w:rsidP="005C4DF0">
            <w:pPr>
              <w:widowControl w:val="0"/>
              <w:autoSpaceDE w:val="0"/>
              <w:autoSpaceDN w:val="0"/>
              <w:adjustRightInd w:val="0"/>
              <w:spacing w:before="7" w:after="0"/>
              <w:ind w:left="1706" w:right="180" w:firstLine="0"/>
              <w:jc w:val="both"/>
              <w:rPr>
                <w:rFonts w:ascii="Times New Roman" w:hAnsi="Times New Roman"/>
                <w:sz w:val="24"/>
                <w:szCs w:val="24"/>
              </w:rPr>
            </w:pPr>
            <w:r w:rsidRPr="00FA7AC7">
              <w:rPr>
                <w:rFonts w:ascii="Times New Roman" w:hAnsi="Times New Roman"/>
                <w:sz w:val="20"/>
                <w:szCs w:val="20"/>
              </w:rPr>
              <w:t>3-6</w:t>
            </w:r>
          </w:p>
        </w:tc>
      </w:tr>
      <w:tr w:rsidR="00200D5E" w:rsidRPr="00FA7AC7" w:rsidTr="005C4DF0">
        <w:trPr>
          <w:trHeight w:hRule="exact" w:val="240"/>
        </w:trPr>
        <w:tc>
          <w:tcPr>
            <w:tcW w:w="1890" w:type="dxa"/>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Area B</w:t>
            </w:r>
          </w:p>
        </w:tc>
        <w:tc>
          <w:tcPr>
            <w:tcW w:w="4140" w:type="dxa"/>
            <w:gridSpan w:val="2"/>
            <w:tcBorders>
              <w:top w:val="nil"/>
              <w:left w:val="nil"/>
              <w:bottom w:val="nil"/>
              <w:right w:val="nil"/>
            </w:tcBorders>
          </w:tcPr>
          <w:p w:rsidR="00200D5E" w:rsidRPr="00FA7AC7" w:rsidRDefault="00200D5E" w:rsidP="005C4DF0">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Program and Problems of the</w:t>
            </w:r>
            <w:r w:rsidR="005C4DF0">
              <w:rPr>
                <w:rFonts w:ascii="Times New Roman" w:hAnsi="Times New Roman"/>
                <w:sz w:val="20"/>
                <w:szCs w:val="20"/>
              </w:rPr>
              <w:t xml:space="preserve"> School</w:t>
            </w:r>
          </w:p>
        </w:tc>
        <w:tc>
          <w:tcPr>
            <w:tcW w:w="4401" w:type="dxa"/>
            <w:gridSpan w:val="2"/>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3-6</w:t>
            </w:r>
          </w:p>
        </w:tc>
      </w:tr>
      <w:tr w:rsidR="00200D5E" w:rsidRPr="00FA7AC7" w:rsidTr="005C4DF0">
        <w:trPr>
          <w:trHeight w:hRule="exact" w:val="240"/>
        </w:trPr>
        <w:tc>
          <w:tcPr>
            <w:tcW w:w="1890" w:type="dxa"/>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Area C</w:t>
            </w:r>
          </w:p>
        </w:tc>
        <w:tc>
          <w:tcPr>
            <w:tcW w:w="4140" w:type="dxa"/>
            <w:gridSpan w:val="2"/>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Core courses of the major</w:t>
            </w:r>
          </w:p>
        </w:tc>
        <w:tc>
          <w:tcPr>
            <w:tcW w:w="4401" w:type="dxa"/>
            <w:gridSpan w:val="2"/>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15-24</w:t>
            </w:r>
          </w:p>
        </w:tc>
      </w:tr>
      <w:tr w:rsidR="00200D5E" w:rsidRPr="00FA7AC7" w:rsidTr="005C4DF0">
        <w:trPr>
          <w:trHeight w:hRule="exact" w:val="680"/>
        </w:trPr>
        <w:tc>
          <w:tcPr>
            <w:tcW w:w="1890" w:type="dxa"/>
            <w:tcBorders>
              <w:top w:val="nil"/>
              <w:left w:val="nil"/>
              <w:bottom w:val="single" w:sz="4" w:space="0" w:color="000000"/>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Area D</w:t>
            </w:r>
          </w:p>
          <w:p w:rsidR="00200D5E" w:rsidRPr="00FA7AC7" w:rsidRDefault="00200D5E" w:rsidP="00200D5E">
            <w:pPr>
              <w:widowControl w:val="0"/>
              <w:autoSpaceDE w:val="0"/>
              <w:autoSpaceDN w:val="0"/>
              <w:adjustRightInd w:val="0"/>
              <w:spacing w:before="10" w:after="0"/>
              <w:ind w:left="360" w:right="180" w:firstLine="0"/>
              <w:jc w:val="both"/>
              <w:rPr>
                <w:rFonts w:ascii="Times New Roman" w:hAnsi="Times New Roman"/>
                <w:sz w:val="24"/>
                <w:szCs w:val="24"/>
              </w:rPr>
            </w:pPr>
            <w:r w:rsidRPr="00FA7AC7">
              <w:rPr>
                <w:rFonts w:ascii="Times New Roman" w:hAnsi="Times New Roman"/>
                <w:sz w:val="20"/>
                <w:szCs w:val="20"/>
              </w:rPr>
              <w:t>Area E</w:t>
            </w:r>
          </w:p>
        </w:tc>
        <w:tc>
          <w:tcPr>
            <w:tcW w:w="4140" w:type="dxa"/>
            <w:gridSpan w:val="2"/>
            <w:tcBorders>
              <w:top w:val="nil"/>
              <w:left w:val="nil"/>
              <w:bottom w:val="single" w:sz="4" w:space="0" w:color="000000"/>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Research in Education</w:t>
            </w:r>
          </w:p>
          <w:p w:rsidR="00200D5E" w:rsidRPr="00FA7AC7" w:rsidRDefault="00200D5E" w:rsidP="00200D5E">
            <w:pPr>
              <w:widowControl w:val="0"/>
              <w:autoSpaceDE w:val="0"/>
              <w:autoSpaceDN w:val="0"/>
              <w:adjustRightInd w:val="0"/>
              <w:spacing w:before="10" w:after="0"/>
              <w:ind w:left="360" w:right="180" w:firstLine="0"/>
              <w:jc w:val="both"/>
              <w:rPr>
                <w:rFonts w:ascii="Times New Roman" w:hAnsi="Times New Roman"/>
                <w:sz w:val="24"/>
                <w:szCs w:val="24"/>
              </w:rPr>
            </w:pPr>
            <w:r w:rsidRPr="00FA7AC7">
              <w:rPr>
                <w:rFonts w:ascii="Times New Roman" w:hAnsi="Times New Roman"/>
                <w:sz w:val="20"/>
                <w:szCs w:val="20"/>
              </w:rPr>
              <w:t>Electives*</w:t>
            </w:r>
          </w:p>
        </w:tc>
        <w:tc>
          <w:tcPr>
            <w:tcW w:w="4401" w:type="dxa"/>
            <w:gridSpan w:val="2"/>
            <w:tcBorders>
              <w:top w:val="nil"/>
              <w:left w:val="nil"/>
              <w:bottom w:val="single" w:sz="4" w:space="0" w:color="000000"/>
              <w:right w:val="nil"/>
            </w:tcBorders>
          </w:tcPr>
          <w:p w:rsidR="00200D5E" w:rsidRPr="00FA7AC7" w:rsidRDefault="00200D5E" w:rsidP="00200D5E">
            <w:pPr>
              <w:widowControl w:val="0"/>
              <w:autoSpaceDE w:val="0"/>
              <w:autoSpaceDN w:val="0"/>
              <w:adjustRightInd w:val="0"/>
              <w:spacing w:before="6" w:after="0"/>
              <w:ind w:left="360" w:right="180" w:firstLine="0"/>
              <w:jc w:val="both"/>
              <w:rPr>
                <w:rFonts w:ascii="Times New Roman" w:hAnsi="Times New Roman"/>
                <w:sz w:val="20"/>
                <w:szCs w:val="20"/>
              </w:rPr>
            </w:pPr>
            <w:r w:rsidRPr="00FA7AC7">
              <w:rPr>
                <w:rFonts w:ascii="Times New Roman" w:hAnsi="Times New Roman"/>
                <w:sz w:val="20"/>
                <w:szCs w:val="20"/>
              </w:rPr>
              <w:t>3-6</w:t>
            </w:r>
          </w:p>
          <w:p w:rsidR="00200D5E" w:rsidRPr="00FA7AC7" w:rsidRDefault="00200D5E" w:rsidP="00200D5E">
            <w:pPr>
              <w:widowControl w:val="0"/>
              <w:autoSpaceDE w:val="0"/>
              <w:autoSpaceDN w:val="0"/>
              <w:adjustRightInd w:val="0"/>
              <w:spacing w:after="0" w:line="220" w:lineRule="exact"/>
              <w:ind w:left="360" w:right="180" w:firstLine="0"/>
              <w:jc w:val="both"/>
              <w:rPr>
                <w:rFonts w:ascii="Times New Roman" w:hAnsi="Times New Roman"/>
                <w:sz w:val="24"/>
                <w:szCs w:val="24"/>
              </w:rPr>
            </w:pPr>
            <w:r w:rsidRPr="00FA7AC7">
              <w:rPr>
                <w:rFonts w:ascii="Times New Roman" w:hAnsi="Times New Roman"/>
                <w:sz w:val="20"/>
                <w:szCs w:val="20"/>
              </w:rPr>
              <w:t>3-6</w:t>
            </w:r>
          </w:p>
        </w:tc>
      </w:tr>
    </w:tbl>
    <w:p w:rsidR="00200D5E"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Minimum Semester Hours Required</w:t>
      </w:r>
      <w:r>
        <w:rPr>
          <w:rFonts w:ascii="Times New Roman" w:hAnsi="Times New Roman"/>
          <w:sz w:val="20"/>
          <w:szCs w:val="20"/>
        </w:rPr>
        <w:tab/>
        <w:t>36-48</w:t>
      </w:r>
    </w:p>
    <w:p w:rsidR="00200D5E" w:rsidRDefault="00200D5E" w:rsidP="005C4DF0">
      <w:pPr>
        <w:widowControl w:val="0"/>
        <w:autoSpaceDE w:val="0"/>
        <w:autoSpaceDN w:val="0"/>
        <w:adjustRightInd w:val="0"/>
        <w:spacing w:before="10" w:after="0"/>
        <w:ind w:left="6750" w:right="180" w:firstLine="0"/>
        <w:jc w:val="both"/>
        <w:rPr>
          <w:rFonts w:ascii="Times New Roman" w:hAnsi="Times New Roman"/>
          <w:sz w:val="20"/>
          <w:szCs w:val="20"/>
        </w:rPr>
      </w:pPr>
      <w:r>
        <w:rPr>
          <w:rFonts w:ascii="Times New Roman" w:hAnsi="Times New Roman"/>
          <w:sz w:val="20"/>
          <w:szCs w:val="20"/>
        </w:rPr>
        <w:t>(48 for School Counseling only)</w:t>
      </w:r>
    </w:p>
    <w:p w:rsidR="00200D5E"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*An elective is any graduate level course with a grade of “B” or better that is no older than six years, that was taken after graduate admission and that wasn</w:t>
      </w:r>
      <w:r>
        <w:rPr>
          <w:rFonts w:ascii="Times New Roman" w:hAnsi="Times New Roman"/>
          <w:spacing w:val="-4"/>
          <w:sz w:val="20"/>
          <w:szCs w:val="20"/>
        </w:rPr>
        <w:t>’</w:t>
      </w:r>
      <w:r>
        <w:rPr>
          <w:rFonts w:ascii="Times New Roman" w:hAnsi="Times New Roman"/>
          <w:sz w:val="20"/>
          <w:szCs w:val="20"/>
        </w:rPr>
        <w:t>t taken for unde</w:t>
      </w:r>
      <w:r>
        <w:rPr>
          <w:rFonts w:ascii="Times New Roman" w:hAnsi="Times New Roman"/>
          <w:spacing w:val="-4"/>
          <w:sz w:val="20"/>
          <w:szCs w:val="20"/>
        </w:rPr>
        <w:t>r</w:t>
      </w:r>
      <w:r>
        <w:rPr>
          <w:rFonts w:ascii="Times New Roman" w:hAnsi="Times New Roman"/>
          <w:sz w:val="20"/>
          <w:szCs w:val="20"/>
        </w:rPr>
        <w:t>graduate credit.</w:t>
      </w:r>
      <w:r>
        <w:rPr>
          <w:rFonts w:ascii="Times New Roman" w:hAnsi="Times New Roman"/>
          <w:spacing w:val="-3"/>
          <w:sz w:val="20"/>
          <w:szCs w:val="20"/>
        </w:rPr>
        <w:t xml:space="preserve"> </w:t>
      </w:r>
      <w:r>
        <w:rPr>
          <w:rFonts w:ascii="Times New Roman" w:hAnsi="Times New Roman"/>
          <w:sz w:val="20"/>
          <w:szCs w:val="20"/>
        </w:rPr>
        <w:t>The graduate program advisor must approve electives.</w:t>
      </w:r>
    </w:p>
    <w:p w:rsidR="00200D5E"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sz w:val="20"/>
          <w:szCs w:val="20"/>
        </w:rPr>
      </w:pPr>
    </w:p>
    <w:p w:rsidR="00BB4865" w:rsidRDefault="00BB4865" w:rsidP="00200D5E">
      <w:pPr>
        <w:widowControl w:val="0"/>
        <w:autoSpaceDE w:val="0"/>
        <w:autoSpaceDN w:val="0"/>
        <w:adjustRightInd w:val="0"/>
        <w:spacing w:before="18" w:after="0" w:line="200" w:lineRule="exact"/>
        <w:ind w:left="360" w:right="180" w:firstLine="0"/>
        <w:jc w:val="both"/>
        <w:rPr>
          <w:rFonts w:ascii="Times New Roman" w:hAnsi="Times New Roman"/>
          <w:sz w:val="20"/>
          <w:szCs w:val="20"/>
        </w:rPr>
      </w:pPr>
    </w:p>
    <w:p w:rsidR="00200D5E" w:rsidRPr="00BB4865" w:rsidRDefault="00200D5E" w:rsidP="005C4DF0">
      <w:pPr>
        <w:pStyle w:val="Heading2"/>
        <w:spacing w:before="0"/>
        <w:ind w:left="360" w:right="180" w:firstLine="0"/>
        <w:rPr>
          <w:rFonts w:ascii="Times New Roman" w:hAnsi="Times New Roman" w:cs="Times New Roman"/>
          <w:color w:val="808080" w:themeColor="background1" w:themeShade="80"/>
          <w:sz w:val="28"/>
          <w:szCs w:val="28"/>
        </w:rPr>
      </w:pPr>
      <w:bookmarkStart w:id="280" w:name="_Toc294969747"/>
      <w:bookmarkStart w:id="281" w:name="_Toc295897014"/>
      <w:r w:rsidRPr="00BB4865">
        <w:rPr>
          <w:rFonts w:ascii="Times New Roman" w:hAnsi="Times New Roman" w:cs="Times New Roman"/>
          <w:color w:val="808080" w:themeColor="background1" w:themeShade="80"/>
          <w:sz w:val="28"/>
          <w:szCs w:val="28"/>
        </w:rPr>
        <w:t>COLLEGE OF EDUC</w:t>
      </w:r>
      <w:r w:rsidRPr="00BB4865">
        <w:rPr>
          <w:rFonts w:ascii="Times New Roman" w:hAnsi="Times New Roman" w:cs="Times New Roman"/>
          <w:color w:val="808080" w:themeColor="background1" w:themeShade="80"/>
          <w:spacing w:val="-17"/>
          <w:sz w:val="28"/>
          <w:szCs w:val="28"/>
        </w:rPr>
        <w:t>A</w:t>
      </w:r>
      <w:r w:rsidRPr="00BB4865">
        <w:rPr>
          <w:rFonts w:ascii="Times New Roman" w:hAnsi="Times New Roman" w:cs="Times New Roman"/>
          <w:color w:val="808080" w:themeColor="background1" w:themeShade="80"/>
          <w:sz w:val="28"/>
          <w:szCs w:val="28"/>
        </w:rPr>
        <w:t>TION GRADU</w:t>
      </w:r>
      <w:r w:rsidRPr="00BB4865">
        <w:rPr>
          <w:rFonts w:ascii="Times New Roman" w:hAnsi="Times New Roman" w:cs="Times New Roman"/>
          <w:color w:val="808080" w:themeColor="background1" w:themeShade="80"/>
          <w:spacing w:val="-17"/>
          <w:sz w:val="28"/>
          <w:szCs w:val="28"/>
        </w:rPr>
        <w:t>A</w:t>
      </w:r>
      <w:r w:rsidRPr="00BB4865">
        <w:rPr>
          <w:rFonts w:ascii="Times New Roman" w:hAnsi="Times New Roman" w:cs="Times New Roman"/>
          <w:color w:val="808080" w:themeColor="background1" w:themeShade="80"/>
          <w:sz w:val="28"/>
          <w:szCs w:val="28"/>
        </w:rPr>
        <w:t xml:space="preserve">TE </w:t>
      </w:r>
      <w:r w:rsidRPr="00BB4865">
        <w:rPr>
          <w:rFonts w:ascii="Times New Roman" w:hAnsi="Times New Roman" w:cs="Times New Roman"/>
          <w:color w:val="808080" w:themeColor="background1" w:themeShade="80"/>
          <w:spacing w:val="-6"/>
          <w:sz w:val="28"/>
          <w:szCs w:val="28"/>
        </w:rPr>
        <w:t>F</w:t>
      </w:r>
      <w:r w:rsidRPr="00BB4865">
        <w:rPr>
          <w:rFonts w:ascii="Times New Roman" w:hAnsi="Times New Roman" w:cs="Times New Roman"/>
          <w:color w:val="808080" w:themeColor="background1" w:themeShade="80"/>
          <w:sz w:val="28"/>
          <w:szCs w:val="28"/>
        </w:rPr>
        <w:t>ACU</w:t>
      </w:r>
      <w:r w:rsidRPr="00BB4865">
        <w:rPr>
          <w:rFonts w:ascii="Times New Roman" w:hAnsi="Times New Roman" w:cs="Times New Roman"/>
          <w:color w:val="808080" w:themeColor="background1" w:themeShade="80"/>
          <w:spacing w:val="-23"/>
          <w:sz w:val="28"/>
          <w:szCs w:val="28"/>
        </w:rPr>
        <w:t>L</w:t>
      </w:r>
      <w:r w:rsidRPr="00BB4865">
        <w:rPr>
          <w:rFonts w:ascii="Times New Roman" w:hAnsi="Times New Roman" w:cs="Times New Roman"/>
          <w:color w:val="808080" w:themeColor="background1" w:themeShade="80"/>
          <w:spacing w:val="8"/>
          <w:sz w:val="28"/>
          <w:szCs w:val="28"/>
        </w:rPr>
        <w:t>T</w:t>
      </w:r>
      <w:r w:rsidRPr="00BB4865">
        <w:rPr>
          <w:rFonts w:ascii="Times New Roman" w:hAnsi="Times New Roman" w:cs="Times New Roman"/>
          <w:color w:val="808080" w:themeColor="background1" w:themeShade="80"/>
          <w:sz w:val="28"/>
          <w:szCs w:val="28"/>
        </w:rPr>
        <w:t>Y</w:t>
      </w:r>
      <w:bookmarkEnd w:id="280"/>
      <w:bookmarkEnd w:id="281"/>
    </w:p>
    <w:p w:rsidR="005C4DF0" w:rsidRPr="005C4DF0" w:rsidRDefault="005C4DF0" w:rsidP="005C4DF0">
      <w:pPr>
        <w:widowControl w:val="0"/>
        <w:autoSpaceDE w:val="0"/>
        <w:autoSpaceDN w:val="0"/>
        <w:adjustRightInd w:val="0"/>
        <w:spacing w:before="23"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Abayomi, Babatunde, Ph.D.</w:t>
      </w:r>
      <w:r w:rsidRPr="005C4DF0">
        <w:rPr>
          <w:rFonts w:ascii="Times New Roman" w:hAnsi="Times New Roman"/>
          <w:color w:val="000000" w:themeColor="text1"/>
          <w:sz w:val="20"/>
          <w:szCs w:val="20"/>
        </w:rPr>
        <w:t>, Geo</w:t>
      </w:r>
      <w:r w:rsidRPr="005C4DF0">
        <w:rPr>
          <w:rFonts w:ascii="Times New Roman" w:hAnsi="Times New Roman"/>
          <w:color w:val="000000" w:themeColor="text1"/>
          <w:spacing w:val="-4"/>
          <w:sz w:val="20"/>
          <w:szCs w:val="20"/>
        </w:rPr>
        <w:t>r</w:t>
      </w:r>
      <w:r w:rsidRPr="005C4DF0">
        <w:rPr>
          <w:rFonts w:ascii="Times New Roman" w:hAnsi="Times New Roman"/>
          <w:color w:val="000000" w:themeColor="text1"/>
          <w:sz w:val="20"/>
          <w:szCs w:val="20"/>
        </w:rPr>
        <w:t>gia State Universit</w:t>
      </w:r>
      <w:r w:rsidRPr="005C4DF0">
        <w:rPr>
          <w:rFonts w:ascii="Times New Roman" w:hAnsi="Times New Roman"/>
          <w:color w:val="000000" w:themeColor="text1"/>
          <w:spacing w:val="-13"/>
          <w:sz w:val="20"/>
          <w:szCs w:val="20"/>
        </w:rPr>
        <w:t>y</w:t>
      </w:r>
      <w:r w:rsidRPr="005C4DF0">
        <w:rPr>
          <w:rFonts w:ascii="Times New Roman" w:hAnsi="Times New Roman"/>
          <w:color w:val="000000" w:themeColor="text1"/>
          <w:sz w:val="20"/>
          <w:szCs w:val="20"/>
        </w:rPr>
        <w:t xml:space="preserve">. </w:t>
      </w:r>
      <w:r w:rsidRPr="005C4DF0">
        <w:rPr>
          <w:rFonts w:ascii="Times New Roman" w:hAnsi="Times New Roman"/>
          <w:i/>
          <w:iCs/>
          <w:color w:val="000000" w:themeColor="text1"/>
          <w:sz w:val="20"/>
          <w:szCs w:val="20"/>
        </w:rPr>
        <w:t>Specialty: Science Education and Resea</w:t>
      </w:r>
      <w:r w:rsidRPr="005C4DF0">
        <w:rPr>
          <w:rFonts w:ascii="Times New Roman" w:hAnsi="Times New Roman"/>
          <w:i/>
          <w:iCs/>
          <w:color w:val="000000" w:themeColor="text1"/>
          <w:spacing w:val="-7"/>
          <w:sz w:val="20"/>
          <w:szCs w:val="20"/>
        </w:rPr>
        <w:t>r</w:t>
      </w:r>
      <w:r w:rsidRPr="005C4DF0">
        <w:rPr>
          <w:rFonts w:ascii="Times New Roman" w:hAnsi="Times New Roman"/>
          <w:i/>
          <w:iCs/>
          <w:color w:val="000000" w:themeColor="text1"/>
          <w:sz w:val="20"/>
          <w:szCs w:val="20"/>
        </w:rPr>
        <w:t>ch</w:t>
      </w:r>
      <w:r>
        <w:rPr>
          <w:rFonts w:ascii="Times New Roman" w:hAnsi="Times New Roman"/>
          <w:i/>
          <w:iCs/>
          <w:color w:val="000000" w:themeColor="text1"/>
          <w:sz w:val="20"/>
          <w:szCs w:val="20"/>
        </w:rPr>
        <w:t xml:space="preserve"> </w:t>
      </w:r>
      <w:r w:rsidRPr="005C4DF0">
        <w:rPr>
          <w:rFonts w:ascii="Times New Roman" w:hAnsi="Times New Roman"/>
          <w:i/>
          <w:iCs/>
          <w:color w:val="000000" w:themeColor="text1"/>
          <w:sz w:val="20"/>
          <w:szCs w:val="20"/>
        </w:rPr>
        <w:t>Methodology</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Ade</w:t>
      </w:r>
      <w:r w:rsidRPr="005C4DF0">
        <w:rPr>
          <w:rFonts w:ascii="Times New Roman" w:hAnsi="Times New Roman"/>
          <w:b/>
          <w:bCs/>
          <w:color w:val="000000" w:themeColor="text1"/>
          <w:spacing w:val="-4"/>
          <w:sz w:val="20"/>
          <w:szCs w:val="20"/>
        </w:rPr>
        <w:t>r</w:t>
      </w:r>
      <w:r w:rsidRPr="005C4DF0">
        <w:rPr>
          <w:rFonts w:ascii="Times New Roman" w:hAnsi="Times New Roman"/>
          <w:b/>
          <w:bCs/>
          <w:color w:val="000000" w:themeColor="text1"/>
          <w:sz w:val="20"/>
          <w:szCs w:val="20"/>
        </w:rPr>
        <w:t>o,</w:t>
      </w:r>
      <w:r w:rsidRPr="005C4DF0">
        <w:rPr>
          <w:rFonts w:ascii="Times New Roman" w:hAnsi="Times New Roman"/>
          <w:b/>
          <w:bCs/>
          <w:color w:val="000000" w:themeColor="text1"/>
          <w:spacing w:val="-11"/>
          <w:sz w:val="20"/>
          <w:szCs w:val="20"/>
        </w:rPr>
        <w:t xml:space="preserve"> </w:t>
      </w:r>
      <w:r w:rsidRPr="005C4DF0">
        <w:rPr>
          <w:rFonts w:ascii="Times New Roman" w:hAnsi="Times New Roman"/>
          <w:b/>
          <w:bCs/>
          <w:color w:val="000000" w:themeColor="text1"/>
          <w:sz w:val="20"/>
          <w:szCs w:val="20"/>
        </w:rPr>
        <w:t>Abraham, Ph.D.</w:t>
      </w:r>
      <w:r w:rsidRPr="005C4DF0">
        <w:rPr>
          <w:rFonts w:ascii="Times New Roman" w:hAnsi="Times New Roman"/>
          <w:color w:val="000000" w:themeColor="text1"/>
          <w:sz w:val="20"/>
          <w:szCs w:val="20"/>
        </w:rPr>
        <w:t xml:space="preserve">, University of Southern Mississippi. </w:t>
      </w:r>
      <w:r w:rsidRPr="005C4DF0">
        <w:rPr>
          <w:rFonts w:ascii="Times New Roman" w:hAnsi="Times New Roman"/>
          <w:i/>
          <w:iCs/>
          <w:color w:val="000000" w:themeColor="text1"/>
          <w:sz w:val="20"/>
          <w:szCs w:val="20"/>
        </w:rPr>
        <w:t>Specialty: Educational Leadership and Resea</w:t>
      </w:r>
      <w:r w:rsidRPr="005C4DF0">
        <w:rPr>
          <w:rFonts w:ascii="Times New Roman" w:hAnsi="Times New Roman"/>
          <w:i/>
          <w:iCs/>
          <w:color w:val="000000" w:themeColor="text1"/>
          <w:spacing w:val="-7"/>
          <w:sz w:val="20"/>
          <w:szCs w:val="20"/>
        </w:rPr>
        <w:t>r</w:t>
      </w:r>
      <w:r w:rsidRPr="005C4DF0">
        <w:rPr>
          <w:rFonts w:ascii="Times New Roman" w:hAnsi="Times New Roman"/>
          <w:i/>
          <w:iCs/>
          <w:color w:val="000000" w:themeColor="text1"/>
          <w:sz w:val="20"/>
          <w:szCs w:val="20"/>
        </w:rPr>
        <w:t>ch</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Beard,</w:t>
      </w:r>
      <w:r w:rsidRPr="005C4DF0">
        <w:rPr>
          <w:rFonts w:ascii="Times New Roman" w:hAnsi="Times New Roman"/>
          <w:b/>
          <w:bCs/>
          <w:color w:val="000000" w:themeColor="text1"/>
          <w:spacing w:val="-11"/>
          <w:sz w:val="20"/>
          <w:szCs w:val="20"/>
        </w:rPr>
        <w:t xml:space="preserve"> </w:t>
      </w:r>
      <w:r w:rsidRPr="005C4DF0">
        <w:rPr>
          <w:rFonts w:ascii="Times New Roman" w:hAnsi="Times New Roman"/>
          <w:b/>
          <w:bCs/>
          <w:color w:val="000000" w:themeColor="text1"/>
          <w:sz w:val="20"/>
          <w:szCs w:val="20"/>
        </w:rPr>
        <w:t>Aud</w:t>
      </w:r>
      <w:r w:rsidRPr="005C4DF0">
        <w:rPr>
          <w:rFonts w:ascii="Times New Roman" w:hAnsi="Times New Roman"/>
          <w:b/>
          <w:bCs/>
          <w:color w:val="000000" w:themeColor="text1"/>
          <w:spacing w:val="-4"/>
          <w:sz w:val="20"/>
          <w:szCs w:val="20"/>
        </w:rPr>
        <w:t>r</w:t>
      </w:r>
      <w:r w:rsidRPr="005C4DF0">
        <w:rPr>
          <w:rFonts w:ascii="Times New Roman" w:hAnsi="Times New Roman"/>
          <w:b/>
          <w:bCs/>
          <w:color w:val="000000" w:themeColor="text1"/>
          <w:sz w:val="20"/>
          <w:szCs w:val="20"/>
        </w:rPr>
        <w:t>ey</w:t>
      </w:r>
      <w:r w:rsidRPr="005C4DF0">
        <w:rPr>
          <w:rFonts w:ascii="Times New Roman" w:hAnsi="Times New Roman"/>
          <w:b/>
          <w:bCs/>
          <w:color w:val="000000" w:themeColor="text1"/>
          <w:spacing w:val="-4"/>
          <w:sz w:val="20"/>
          <w:szCs w:val="20"/>
        </w:rPr>
        <w:t xml:space="preserve"> </w:t>
      </w:r>
      <w:r w:rsidRPr="005C4DF0">
        <w:rPr>
          <w:rFonts w:ascii="Times New Roman" w:hAnsi="Times New Roman"/>
          <w:b/>
          <w:bCs/>
          <w:color w:val="000000" w:themeColor="text1"/>
          <w:spacing w:val="-18"/>
          <w:sz w:val="20"/>
          <w:szCs w:val="20"/>
        </w:rPr>
        <w:t>W</w:t>
      </w:r>
      <w:r w:rsidRPr="005C4DF0">
        <w:rPr>
          <w:rFonts w:ascii="Times New Roman" w:hAnsi="Times New Roman"/>
          <w:b/>
          <w:bCs/>
          <w:color w:val="000000" w:themeColor="text1"/>
          <w:sz w:val="20"/>
          <w:szCs w:val="20"/>
        </w:rPr>
        <w:t>., Ed.D.</w:t>
      </w:r>
      <w:r w:rsidRPr="005C4DF0">
        <w:rPr>
          <w:rFonts w:ascii="Times New Roman" w:hAnsi="Times New Roman"/>
          <w:color w:val="000000" w:themeColor="text1"/>
          <w:sz w:val="20"/>
          <w:szCs w:val="20"/>
        </w:rPr>
        <w:t>, Jackson State Universit</w:t>
      </w:r>
      <w:r w:rsidRPr="005C4DF0">
        <w:rPr>
          <w:rFonts w:ascii="Times New Roman" w:hAnsi="Times New Roman"/>
          <w:color w:val="000000" w:themeColor="text1"/>
          <w:spacing w:val="-13"/>
          <w:sz w:val="20"/>
          <w:szCs w:val="20"/>
        </w:rPr>
        <w:t>y</w:t>
      </w:r>
      <w:r w:rsidRPr="005C4DF0">
        <w:rPr>
          <w:rFonts w:ascii="Times New Roman" w:hAnsi="Times New Roman"/>
          <w:color w:val="000000" w:themeColor="text1"/>
          <w:sz w:val="20"/>
          <w:szCs w:val="20"/>
        </w:rPr>
        <w:t xml:space="preserve">. </w:t>
      </w:r>
      <w:r w:rsidRPr="005C4DF0">
        <w:rPr>
          <w:rFonts w:ascii="Times New Roman" w:hAnsi="Times New Roman"/>
          <w:i/>
          <w:iCs/>
          <w:color w:val="000000" w:themeColor="text1"/>
          <w:sz w:val="20"/>
          <w:szCs w:val="20"/>
        </w:rPr>
        <w:t xml:space="preserve">Specialty: Early Childhood Education. </w:t>
      </w:r>
    </w:p>
    <w:p w:rsidR="005C4DF0" w:rsidRPr="005C4DF0"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Bembr</w:t>
      </w:r>
      <w:r w:rsidRPr="005C4DF0">
        <w:rPr>
          <w:rFonts w:ascii="Times New Roman" w:hAnsi="Times New Roman"/>
          <w:b/>
          <w:bCs/>
          <w:color w:val="000000" w:themeColor="text1"/>
          <w:spacing w:val="-11"/>
          <w:sz w:val="20"/>
          <w:szCs w:val="20"/>
        </w:rPr>
        <w:t>y</w:t>
      </w:r>
      <w:r w:rsidRPr="005C4DF0">
        <w:rPr>
          <w:rFonts w:ascii="Times New Roman" w:hAnsi="Times New Roman"/>
          <w:b/>
          <w:bCs/>
          <w:color w:val="000000" w:themeColor="text1"/>
          <w:sz w:val="20"/>
          <w:szCs w:val="20"/>
        </w:rPr>
        <w:t>, Deborah, Ph.D.</w:t>
      </w:r>
      <w:r w:rsidRPr="005C4DF0">
        <w:rPr>
          <w:rFonts w:ascii="Times New Roman" w:hAnsi="Times New Roman"/>
          <w:color w:val="000000" w:themeColor="text1"/>
          <w:sz w:val="20"/>
          <w:szCs w:val="20"/>
        </w:rPr>
        <w:t xml:space="preserve">, University of Iowa. </w:t>
      </w:r>
      <w:r w:rsidRPr="005C4DF0">
        <w:rPr>
          <w:rFonts w:ascii="Times New Roman" w:hAnsi="Times New Roman"/>
          <w:i/>
          <w:iCs/>
          <w:color w:val="000000" w:themeColor="text1"/>
          <w:sz w:val="20"/>
          <w:szCs w:val="20"/>
        </w:rPr>
        <w:t>Specialty: Early Childhood Education, Foundations and</w:t>
      </w:r>
      <w:r>
        <w:rPr>
          <w:rFonts w:ascii="Times New Roman" w:hAnsi="Times New Roman"/>
          <w:i/>
          <w:iCs/>
          <w:color w:val="000000" w:themeColor="text1"/>
          <w:sz w:val="20"/>
          <w:szCs w:val="20"/>
        </w:rPr>
        <w:t xml:space="preserve"> </w:t>
      </w:r>
      <w:r w:rsidRPr="005C4DF0">
        <w:rPr>
          <w:rFonts w:ascii="Times New Roman" w:hAnsi="Times New Roman"/>
          <w:i/>
          <w:iCs/>
          <w:color w:val="000000" w:themeColor="text1"/>
          <w:sz w:val="20"/>
          <w:szCs w:val="20"/>
        </w:rPr>
        <w:t>Educational Leadership</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Biasiotto, Judson, Ed.D.</w:t>
      </w:r>
      <w:r w:rsidRPr="005C4DF0">
        <w:rPr>
          <w:rFonts w:ascii="Times New Roman" w:hAnsi="Times New Roman"/>
          <w:color w:val="000000" w:themeColor="text1"/>
          <w:sz w:val="20"/>
          <w:szCs w:val="20"/>
        </w:rPr>
        <w:t>, University of Geo</w:t>
      </w:r>
      <w:r w:rsidRPr="005C4DF0">
        <w:rPr>
          <w:rFonts w:ascii="Times New Roman" w:hAnsi="Times New Roman"/>
          <w:color w:val="000000" w:themeColor="text1"/>
          <w:spacing w:val="-4"/>
          <w:sz w:val="20"/>
          <w:szCs w:val="20"/>
        </w:rPr>
        <w:t>r</w:t>
      </w:r>
      <w:r w:rsidRPr="005C4DF0">
        <w:rPr>
          <w:rFonts w:ascii="Times New Roman" w:hAnsi="Times New Roman"/>
          <w:color w:val="000000" w:themeColor="text1"/>
          <w:sz w:val="20"/>
          <w:szCs w:val="20"/>
        </w:rPr>
        <w:t xml:space="preserve">gia. </w:t>
      </w:r>
      <w:r w:rsidRPr="005C4DF0">
        <w:rPr>
          <w:rFonts w:ascii="Times New Roman" w:hAnsi="Times New Roman"/>
          <w:i/>
          <w:iCs/>
          <w:color w:val="000000" w:themeColor="text1"/>
          <w:sz w:val="20"/>
          <w:szCs w:val="20"/>
        </w:rPr>
        <w:t xml:space="preserve">Specialty: Health, Drug Education and Physical </w:t>
      </w:r>
      <w:r w:rsidRPr="005C4DF0">
        <w:rPr>
          <w:rFonts w:ascii="Times New Roman" w:hAnsi="Times New Roman"/>
          <w:i/>
          <w:iCs/>
          <w:color w:val="000000" w:themeColor="text1"/>
          <w:spacing w:val="-11"/>
          <w:sz w:val="20"/>
          <w:szCs w:val="20"/>
        </w:rPr>
        <w:t>T</w:t>
      </w:r>
      <w:r w:rsidRPr="005C4DF0">
        <w:rPr>
          <w:rFonts w:ascii="Times New Roman" w:hAnsi="Times New Roman"/>
          <w:i/>
          <w:iCs/>
          <w:color w:val="000000" w:themeColor="text1"/>
          <w:sz w:val="20"/>
          <w:szCs w:val="20"/>
        </w:rPr>
        <w:t>raining</w:t>
      </w:r>
    </w:p>
    <w:p w:rsidR="005C4DF0" w:rsidRPr="005C4DF0" w:rsidRDefault="003756FF" w:rsidP="005C4DF0">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3756FF">
        <w:rPr>
          <w:rFonts w:ascii="Calibri" w:hAnsi="Calibri"/>
          <w:noProof/>
          <w:color w:val="000000" w:themeColor="text1"/>
          <w:lang w:eastAsia="en-US"/>
        </w:rPr>
        <w:pict>
          <v:shapetype id="_x0000_t202" coordsize="21600,21600" o:spt="202" path="m,l,21600r21600,l21600,xe">
            <v:stroke joinstyle="miter"/>
            <v:path gradientshapeok="t" o:connecttype="rect"/>
          </v:shapetype>
          <v:shape id="_x0000_s1043" type="#_x0000_t202" style="position:absolute;left:0;text-align:left;margin-left:17.85pt;margin-top:8.1pt;width:1in;height:184.35pt;z-index:-251370496;mso-position-horizontal-relative:page" o:allowincell="f" filled="f" stroked="f">
            <v:textbox style="layout-flow:vertical;mso-layout-flow-alt:bottom-to-top" inset="0,0,0,0">
              <w:txbxContent>
                <w:p w:rsidR="0051227A" w:rsidRDefault="0051227A" w:rsidP="005C4DF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5C4DF0" w:rsidRPr="005C4DF0">
        <w:rPr>
          <w:rFonts w:ascii="Times New Roman" w:hAnsi="Times New Roman"/>
          <w:b/>
          <w:bCs/>
          <w:color w:val="000000" w:themeColor="text1"/>
          <w:sz w:val="20"/>
          <w:szCs w:val="20"/>
        </w:rPr>
        <w:t xml:space="preserve">Bynum, Leroy. </w:t>
      </w:r>
      <w:r w:rsidR="005C4DF0" w:rsidRPr="005C4DF0">
        <w:rPr>
          <w:rFonts w:ascii="Times New Roman" w:hAnsi="Times New Roman"/>
          <w:bCs/>
          <w:color w:val="000000" w:themeColor="text1"/>
          <w:sz w:val="20"/>
          <w:szCs w:val="20"/>
        </w:rPr>
        <w:t>Dean of the College of Arts and Humanities</w:t>
      </w:r>
    </w:p>
    <w:p w:rsidR="005C4DF0" w:rsidRPr="005C4DF0"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Bryant, Rhonda, Ph.D.</w:t>
      </w:r>
      <w:r w:rsidRPr="005C4DF0">
        <w:rPr>
          <w:rFonts w:ascii="Times New Roman" w:hAnsi="Times New Roman"/>
          <w:color w:val="000000" w:themeColor="text1"/>
          <w:sz w:val="20"/>
          <w:szCs w:val="20"/>
        </w:rPr>
        <w:t>, University of</w:t>
      </w:r>
      <w:r w:rsidRPr="005C4DF0">
        <w:rPr>
          <w:rFonts w:ascii="Times New Roman" w:hAnsi="Times New Roman"/>
          <w:color w:val="000000" w:themeColor="text1"/>
          <w:spacing w:val="-4"/>
          <w:sz w:val="20"/>
          <w:szCs w:val="20"/>
        </w:rPr>
        <w:t xml:space="preserve"> </w:t>
      </w:r>
      <w:r w:rsidRPr="005C4DF0">
        <w:rPr>
          <w:rFonts w:ascii="Times New Roman" w:hAnsi="Times New Roman"/>
          <w:color w:val="000000" w:themeColor="text1"/>
          <w:spacing w:val="-12"/>
          <w:sz w:val="20"/>
          <w:szCs w:val="20"/>
        </w:rPr>
        <w:t>V</w:t>
      </w:r>
      <w:r w:rsidRPr="005C4DF0">
        <w:rPr>
          <w:rFonts w:ascii="Times New Roman" w:hAnsi="Times New Roman"/>
          <w:color w:val="000000" w:themeColor="text1"/>
          <w:sz w:val="20"/>
          <w:szCs w:val="20"/>
        </w:rPr>
        <w:t>i</w:t>
      </w:r>
      <w:r w:rsidRPr="005C4DF0">
        <w:rPr>
          <w:rFonts w:ascii="Times New Roman" w:hAnsi="Times New Roman"/>
          <w:color w:val="000000" w:themeColor="text1"/>
          <w:spacing w:val="-4"/>
          <w:sz w:val="20"/>
          <w:szCs w:val="20"/>
        </w:rPr>
        <w:t>r</w:t>
      </w:r>
      <w:r w:rsidRPr="005C4DF0">
        <w:rPr>
          <w:rFonts w:ascii="Times New Roman" w:hAnsi="Times New Roman"/>
          <w:color w:val="000000" w:themeColor="text1"/>
          <w:sz w:val="20"/>
          <w:szCs w:val="20"/>
        </w:rPr>
        <w:t xml:space="preserve">ginia. </w:t>
      </w:r>
      <w:r w:rsidRPr="005C4DF0">
        <w:rPr>
          <w:rFonts w:ascii="Times New Roman" w:hAnsi="Times New Roman"/>
          <w:i/>
          <w:iCs/>
          <w:color w:val="000000" w:themeColor="text1"/>
          <w:sz w:val="20"/>
          <w:szCs w:val="20"/>
        </w:rPr>
        <w:t>Specialty: School Counseling</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5C4DF0">
        <w:rPr>
          <w:rFonts w:ascii="Times New Roman" w:hAnsi="Times New Roman"/>
          <w:b/>
          <w:bCs/>
          <w:color w:val="000000" w:themeColor="text1"/>
          <w:sz w:val="20"/>
          <w:szCs w:val="20"/>
        </w:rPr>
        <w:t>Fields, Kimberly, Ed.D.</w:t>
      </w:r>
      <w:r w:rsidRPr="005C4DF0">
        <w:rPr>
          <w:rFonts w:ascii="Times New Roman" w:hAnsi="Times New Roman"/>
          <w:color w:val="000000" w:themeColor="text1"/>
          <w:sz w:val="20"/>
          <w:szCs w:val="20"/>
        </w:rPr>
        <w:t xml:space="preserve"> Georgia Southern University. </w:t>
      </w:r>
      <w:r w:rsidRPr="005C4DF0">
        <w:rPr>
          <w:rFonts w:ascii="Times New Roman" w:hAnsi="Times New Roman"/>
          <w:i/>
          <w:color w:val="000000" w:themeColor="text1"/>
          <w:sz w:val="20"/>
          <w:szCs w:val="20"/>
        </w:rPr>
        <w:t>Specialty: Special Education</w:t>
      </w:r>
      <w:r w:rsidRPr="005C4DF0">
        <w:rPr>
          <w:rFonts w:ascii="Times New Roman" w:hAnsi="Times New Roman"/>
          <w:color w:val="000000" w:themeColor="text1"/>
          <w:sz w:val="20"/>
          <w:szCs w:val="20"/>
        </w:rPr>
        <w:t>. Interim Chai</w:t>
      </w:r>
      <w:r w:rsidRPr="005C4DF0">
        <w:rPr>
          <w:rFonts w:ascii="Times New Roman" w:hAnsi="Times New Roman"/>
          <w:color w:val="000000" w:themeColor="text1"/>
          <w:spacing w:val="-8"/>
          <w:sz w:val="20"/>
          <w:szCs w:val="20"/>
        </w:rPr>
        <w:t>r</w:t>
      </w:r>
      <w:r w:rsidRPr="005C4DF0">
        <w:rPr>
          <w:rFonts w:ascii="Times New Roman" w:hAnsi="Times New Roman"/>
          <w:color w:val="000000" w:themeColor="text1"/>
          <w:sz w:val="20"/>
          <w:szCs w:val="20"/>
        </w:rPr>
        <w:t>, Department of Teacher Education.</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George, Rani, Ph.D.</w:t>
      </w:r>
      <w:r w:rsidRPr="005C4DF0">
        <w:rPr>
          <w:rFonts w:ascii="Times New Roman" w:hAnsi="Times New Roman"/>
          <w:color w:val="000000" w:themeColor="text1"/>
          <w:sz w:val="20"/>
          <w:szCs w:val="20"/>
        </w:rPr>
        <w:t xml:space="preserve">, University of Delaware. </w:t>
      </w:r>
      <w:r w:rsidRPr="005C4DF0">
        <w:rPr>
          <w:rFonts w:ascii="Times New Roman" w:hAnsi="Times New Roman"/>
          <w:i/>
          <w:iCs/>
          <w:color w:val="000000" w:themeColor="text1"/>
          <w:sz w:val="20"/>
          <w:szCs w:val="20"/>
        </w:rPr>
        <w:t>Specialty: Educational Resea</w:t>
      </w:r>
      <w:r w:rsidRPr="005C4DF0">
        <w:rPr>
          <w:rFonts w:ascii="Times New Roman" w:hAnsi="Times New Roman"/>
          <w:i/>
          <w:iCs/>
          <w:color w:val="000000" w:themeColor="text1"/>
          <w:spacing w:val="-7"/>
          <w:sz w:val="20"/>
          <w:szCs w:val="20"/>
        </w:rPr>
        <w:t>r</w:t>
      </w:r>
      <w:r w:rsidRPr="005C4DF0">
        <w:rPr>
          <w:rFonts w:ascii="Times New Roman" w:hAnsi="Times New Roman"/>
          <w:i/>
          <w:iCs/>
          <w:color w:val="000000" w:themeColor="text1"/>
          <w:sz w:val="20"/>
          <w:szCs w:val="20"/>
        </w:rPr>
        <w:t xml:space="preserve">ch and Statistics. </w:t>
      </w:r>
      <w:r w:rsidRPr="005C4DF0">
        <w:rPr>
          <w:rFonts w:ascii="Times New Roman" w:hAnsi="Times New Roman"/>
          <w:color w:val="000000" w:themeColor="text1"/>
          <w:sz w:val="20"/>
          <w:szCs w:val="20"/>
        </w:rPr>
        <w:t>Dean of the Graduate School.</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Goldsmith, SaDohl</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5C4DF0">
        <w:rPr>
          <w:rFonts w:ascii="Times New Roman" w:hAnsi="Times New Roman"/>
          <w:b/>
          <w:bCs/>
          <w:color w:val="000000" w:themeColor="text1"/>
          <w:sz w:val="20"/>
          <w:szCs w:val="20"/>
        </w:rPr>
        <w:t xml:space="preserve">Griffin, DaShonera. </w:t>
      </w:r>
      <w:r w:rsidRPr="005C4DF0">
        <w:rPr>
          <w:rFonts w:ascii="Times New Roman" w:hAnsi="Times New Roman"/>
          <w:bCs/>
          <w:i/>
          <w:color w:val="000000" w:themeColor="text1"/>
          <w:sz w:val="20"/>
          <w:szCs w:val="20"/>
        </w:rPr>
        <w:t>Specialty:</w:t>
      </w:r>
      <w:r w:rsidRPr="005C4DF0">
        <w:rPr>
          <w:rFonts w:ascii="Times New Roman" w:hAnsi="Times New Roman"/>
          <w:b/>
          <w:bCs/>
          <w:color w:val="000000" w:themeColor="text1"/>
          <w:sz w:val="20"/>
          <w:szCs w:val="20"/>
        </w:rPr>
        <w:t xml:space="preserve"> </w:t>
      </w:r>
      <w:r w:rsidRPr="005C4DF0">
        <w:rPr>
          <w:rFonts w:ascii="Times New Roman" w:hAnsi="Times New Roman"/>
          <w:bCs/>
          <w:i/>
          <w:color w:val="000000" w:themeColor="text1"/>
          <w:sz w:val="20"/>
          <w:szCs w:val="20"/>
        </w:rPr>
        <w:t>Special Education</w:t>
      </w:r>
      <w:r w:rsidRPr="005C4DF0">
        <w:rPr>
          <w:rFonts w:ascii="Times New Roman" w:hAnsi="Times New Roman"/>
          <w:b/>
          <w:bCs/>
          <w:color w:val="000000" w:themeColor="text1"/>
          <w:sz w:val="20"/>
          <w:szCs w:val="20"/>
        </w:rPr>
        <w:t xml:space="preserve"> </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Grimsle</w:t>
      </w:r>
      <w:r w:rsidRPr="005C4DF0">
        <w:rPr>
          <w:rFonts w:ascii="Times New Roman" w:hAnsi="Times New Roman"/>
          <w:b/>
          <w:bCs/>
          <w:color w:val="000000" w:themeColor="text1"/>
          <w:spacing w:val="-11"/>
          <w:sz w:val="20"/>
          <w:szCs w:val="20"/>
        </w:rPr>
        <w:t>y</w:t>
      </w:r>
      <w:r w:rsidRPr="005C4DF0">
        <w:rPr>
          <w:rFonts w:ascii="Times New Roman" w:hAnsi="Times New Roman"/>
          <w:b/>
          <w:bCs/>
          <w:color w:val="000000" w:themeColor="text1"/>
          <w:sz w:val="20"/>
          <w:szCs w:val="20"/>
        </w:rPr>
        <w:t>,</w:t>
      </w:r>
      <w:r w:rsidRPr="005C4DF0">
        <w:rPr>
          <w:rFonts w:ascii="Times New Roman" w:hAnsi="Times New Roman"/>
          <w:b/>
          <w:bCs/>
          <w:color w:val="000000" w:themeColor="text1"/>
          <w:spacing w:val="-11"/>
          <w:sz w:val="20"/>
          <w:szCs w:val="20"/>
        </w:rPr>
        <w:t xml:space="preserve"> </w:t>
      </w:r>
      <w:r w:rsidRPr="005C4DF0">
        <w:rPr>
          <w:rFonts w:ascii="Times New Roman" w:hAnsi="Times New Roman"/>
          <w:b/>
          <w:bCs/>
          <w:color w:val="000000" w:themeColor="text1"/>
          <w:sz w:val="20"/>
          <w:szCs w:val="20"/>
        </w:rPr>
        <w:t>Alan Paul, Ph.D.</w:t>
      </w:r>
      <w:r w:rsidRPr="005C4DF0">
        <w:rPr>
          <w:rFonts w:ascii="Times New Roman" w:hAnsi="Times New Roman"/>
          <w:color w:val="000000" w:themeColor="text1"/>
          <w:sz w:val="20"/>
          <w:szCs w:val="20"/>
        </w:rPr>
        <w:t>, Geo</w:t>
      </w:r>
      <w:r w:rsidRPr="005C4DF0">
        <w:rPr>
          <w:rFonts w:ascii="Times New Roman" w:hAnsi="Times New Roman"/>
          <w:color w:val="000000" w:themeColor="text1"/>
          <w:spacing w:val="-4"/>
          <w:sz w:val="20"/>
          <w:szCs w:val="20"/>
        </w:rPr>
        <w:t>r</w:t>
      </w:r>
      <w:r w:rsidRPr="005C4DF0">
        <w:rPr>
          <w:rFonts w:ascii="Times New Roman" w:hAnsi="Times New Roman"/>
          <w:color w:val="000000" w:themeColor="text1"/>
          <w:sz w:val="20"/>
          <w:szCs w:val="20"/>
        </w:rPr>
        <w:t>gia State Universit</w:t>
      </w:r>
      <w:r w:rsidRPr="005C4DF0">
        <w:rPr>
          <w:rFonts w:ascii="Times New Roman" w:hAnsi="Times New Roman"/>
          <w:color w:val="000000" w:themeColor="text1"/>
          <w:spacing w:val="-13"/>
          <w:sz w:val="20"/>
          <w:szCs w:val="20"/>
        </w:rPr>
        <w:t>y</w:t>
      </w:r>
      <w:r w:rsidRPr="005C4DF0">
        <w:rPr>
          <w:rFonts w:ascii="Times New Roman" w:hAnsi="Times New Roman"/>
          <w:color w:val="000000" w:themeColor="text1"/>
          <w:sz w:val="20"/>
          <w:szCs w:val="20"/>
        </w:rPr>
        <w:t xml:space="preserve">. </w:t>
      </w:r>
      <w:r w:rsidRPr="005C4DF0">
        <w:rPr>
          <w:rFonts w:ascii="Times New Roman" w:hAnsi="Times New Roman"/>
          <w:i/>
          <w:iCs/>
          <w:color w:val="000000" w:themeColor="text1"/>
          <w:sz w:val="20"/>
          <w:szCs w:val="20"/>
        </w:rPr>
        <w:t>Specialty: Educational Leadership</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5C4DF0">
        <w:rPr>
          <w:rFonts w:ascii="Times New Roman" w:hAnsi="Times New Roman"/>
          <w:b/>
          <w:bCs/>
          <w:color w:val="000000" w:themeColor="text1"/>
          <w:sz w:val="20"/>
          <w:szCs w:val="20"/>
        </w:rPr>
        <w:t xml:space="preserve">Hill, James. </w:t>
      </w:r>
      <w:r w:rsidRPr="005C4DF0">
        <w:rPr>
          <w:rFonts w:ascii="Times New Roman" w:hAnsi="Times New Roman"/>
          <w:bCs/>
          <w:color w:val="000000" w:themeColor="text1"/>
          <w:sz w:val="20"/>
          <w:szCs w:val="20"/>
        </w:rPr>
        <w:t>Chair, Department of English and Modern Languages.</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5C4DF0">
        <w:rPr>
          <w:rFonts w:ascii="Times New Roman" w:hAnsi="Times New Roman"/>
          <w:b/>
          <w:bCs/>
          <w:color w:val="000000" w:themeColor="text1"/>
          <w:sz w:val="20"/>
          <w:szCs w:val="20"/>
        </w:rPr>
        <w:t xml:space="preserve">Hood, Marcia. </w:t>
      </w:r>
      <w:r w:rsidRPr="005C4DF0">
        <w:rPr>
          <w:rFonts w:ascii="Times New Roman" w:hAnsi="Times New Roman"/>
          <w:bCs/>
          <w:color w:val="000000" w:themeColor="text1"/>
          <w:sz w:val="20"/>
          <w:szCs w:val="20"/>
        </w:rPr>
        <w:t>Chair, Department of Fine Arts</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5C4DF0">
        <w:rPr>
          <w:rFonts w:ascii="Times New Roman" w:hAnsi="Times New Roman"/>
          <w:b/>
          <w:bCs/>
          <w:color w:val="000000" w:themeColor="text1"/>
          <w:sz w:val="20"/>
          <w:szCs w:val="20"/>
        </w:rPr>
        <w:t>Jenkins, Patricia, Ed.D.</w:t>
      </w:r>
      <w:r w:rsidRPr="005C4DF0">
        <w:rPr>
          <w:rFonts w:ascii="Times New Roman" w:hAnsi="Times New Roman"/>
          <w:color w:val="000000" w:themeColor="text1"/>
          <w:sz w:val="20"/>
          <w:szCs w:val="20"/>
        </w:rPr>
        <w:t>,</w:t>
      </w:r>
      <w:r w:rsidRPr="005C4DF0">
        <w:rPr>
          <w:rFonts w:ascii="Times New Roman" w:hAnsi="Times New Roman"/>
          <w:color w:val="000000" w:themeColor="text1"/>
          <w:spacing w:val="-4"/>
          <w:sz w:val="20"/>
          <w:szCs w:val="20"/>
        </w:rPr>
        <w:t xml:space="preserve"> </w:t>
      </w:r>
      <w:r w:rsidRPr="005C4DF0">
        <w:rPr>
          <w:rFonts w:ascii="Times New Roman" w:hAnsi="Times New Roman"/>
          <w:color w:val="000000" w:themeColor="text1"/>
          <w:spacing w:val="-14"/>
          <w:sz w:val="20"/>
          <w:szCs w:val="20"/>
        </w:rPr>
        <w:t>T</w:t>
      </w:r>
      <w:r w:rsidRPr="005C4DF0">
        <w:rPr>
          <w:rFonts w:ascii="Times New Roman" w:hAnsi="Times New Roman"/>
          <w:color w:val="000000" w:themeColor="text1"/>
          <w:sz w:val="20"/>
          <w:szCs w:val="20"/>
        </w:rPr>
        <w:t>ennessee State Universit</w:t>
      </w:r>
      <w:r w:rsidRPr="005C4DF0">
        <w:rPr>
          <w:rFonts w:ascii="Times New Roman" w:hAnsi="Times New Roman"/>
          <w:color w:val="000000" w:themeColor="text1"/>
          <w:spacing w:val="-13"/>
          <w:sz w:val="20"/>
          <w:szCs w:val="20"/>
        </w:rPr>
        <w:t>y</w:t>
      </w:r>
      <w:r w:rsidRPr="005C4DF0">
        <w:rPr>
          <w:rFonts w:ascii="Times New Roman" w:hAnsi="Times New Roman"/>
          <w:color w:val="000000" w:themeColor="text1"/>
          <w:sz w:val="20"/>
          <w:szCs w:val="20"/>
        </w:rPr>
        <w:t xml:space="preserve">. </w:t>
      </w:r>
      <w:r w:rsidRPr="005C4DF0">
        <w:rPr>
          <w:rFonts w:ascii="Times New Roman" w:hAnsi="Times New Roman"/>
          <w:i/>
          <w:iCs/>
          <w:color w:val="000000" w:themeColor="text1"/>
          <w:sz w:val="20"/>
          <w:szCs w:val="20"/>
        </w:rPr>
        <w:t>Specialty: Reading Education</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5C4DF0">
        <w:rPr>
          <w:rFonts w:ascii="Times New Roman" w:hAnsi="Times New Roman"/>
          <w:b/>
          <w:bCs/>
          <w:color w:val="000000" w:themeColor="text1"/>
          <w:sz w:val="20"/>
          <w:szCs w:val="20"/>
        </w:rPr>
        <w:t xml:space="preserve">Johnson, Joyce. </w:t>
      </w:r>
      <w:r w:rsidRPr="005C4DF0">
        <w:rPr>
          <w:rFonts w:ascii="Times New Roman" w:hAnsi="Times New Roman"/>
          <w:bCs/>
          <w:color w:val="000000" w:themeColor="text1"/>
          <w:sz w:val="20"/>
          <w:szCs w:val="20"/>
        </w:rPr>
        <w:t>Dean of the College of Sciences and Health Professions</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Jones, LaTasha.</w:t>
      </w:r>
      <w:r w:rsidRPr="005C4DF0">
        <w:rPr>
          <w:rFonts w:ascii="Times New Roman" w:hAnsi="Times New Roman"/>
          <w:color w:val="000000" w:themeColor="text1"/>
          <w:sz w:val="20"/>
          <w:szCs w:val="20"/>
        </w:rPr>
        <w:t xml:space="preserve"> </w:t>
      </w:r>
      <w:r w:rsidRPr="005C4DF0">
        <w:rPr>
          <w:rFonts w:ascii="Times New Roman" w:hAnsi="Times New Roman"/>
          <w:i/>
          <w:color w:val="000000" w:themeColor="text1"/>
          <w:sz w:val="20"/>
          <w:szCs w:val="20"/>
        </w:rPr>
        <w:t>Specialty: Middle Grades Education</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King-Jupiter, Kimbrly, Ph.D.</w:t>
      </w:r>
      <w:r w:rsidRPr="005C4DF0">
        <w:rPr>
          <w:rFonts w:ascii="Times New Roman" w:hAnsi="Times New Roman"/>
          <w:color w:val="000000" w:themeColor="text1"/>
          <w:sz w:val="20"/>
          <w:szCs w:val="20"/>
        </w:rPr>
        <w:t xml:space="preserve"> Dean of the College of Education</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Lupinski, Kirsten, Ph.D.</w:t>
      </w:r>
      <w:r w:rsidRPr="005C4DF0">
        <w:rPr>
          <w:rFonts w:ascii="Times New Roman" w:hAnsi="Times New Roman"/>
          <w:color w:val="000000" w:themeColor="text1"/>
          <w:sz w:val="20"/>
          <w:szCs w:val="20"/>
        </w:rPr>
        <w:t xml:space="preserve">, University of Cincinnati. </w:t>
      </w:r>
      <w:r w:rsidRPr="005C4DF0">
        <w:rPr>
          <w:rFonts w:ascii="Times New Roman" w:hAnsi="Times New Roman"/>
          <w:i/>
          <w:iCs/>
          <w:color w:val="000000" w:themeColor="text1"/>
          <w:sz w:val="20"/>
          <w:szCs w:val="20"/>
        </w:rPr>
        <w:t>Specialty: Education Foundations and Health P</w:t>
      </w:r>
      <w:r w:rsidRPr="005C4DF0">
        <w:rPr>
          <w:rFonts w:ascii="Times New Roman" w:hAnsi="Times New Roman"/>
          <w:i/>
          <w:iCs/>
          <w:color w:val="000000" w:themeColor="text1"/>
          <w:spacing w:val="-7"/>
          <w:sz w:val="20"/>
          <w:szCs w:val="20"/>
        </w:rPr>
        <w:t>r</w:t>
      </w:r>
      <w:r w:rsidRPr="005C4DF0">
        <w:rPr>
          <w:rFonts w:ascii="Times New Roman" w:hAnsi="Times New Roman"/>
          <w:i/>
          <w:iCs/>
          <w:color w:val="000000" w:themeColor="text1"/>
          <w:sz w:val="20"/>
          <w:szCs w:val="20"/>
        </w:rPr>
        <w:t>omotion Education</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5C4DF0">
        <w:rPr>
          <w:rFonts w:ascii="Times New Roman" w:hAnsi="Times New Roman"/>
          <w:b/>
          <w:bCs/>
          <w:color w:val="000000" w:themeColor="text1"/>
          <w:sz w:val="20"/>
          <w:szCs w:val="20"/>
        </w:rPr>
        <w:t xml:space="preserve">Medlin, Dorene. </w:t>
      </w:r>
      <w:r w:rsidRPr="005C4DF0">
        <w:rPr>
          <w:rFonts w:ascii="Times New Roman" w:hAnsi="Times New Roman"/>
          <w:bCs/>
          <w:i/>
          <w:color w:val="000000" w:themeColor="text1"/>
          <w:sz w:val="20"/>
          <w:szCs w:val="20"/>
        </w:rPr>
        <w:t>Specialty: Science Education</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Oladunjoye, Ganiyu, Ph.D.</w:t>
      </w:r>
      <w:r w:rsidRPr="005C4DF0">
        <w:rPr>
          <w:rFonts w:ascii="Times New Roman" w:hAnsi="Times New Roman"/>
          <w:color w:val="000000" w:themeColor="text1"/>
          <w:sz w:val="20"/>
          <w:szCs w:val="20"/>
        </w:rPr>
        <w:t>, Bowling Green State Universit</w:t>
      </w:r>
      <w:r w:rsidRPr="005C4DF0">
        <w:rPr>
          <w:rFonts w:ascii="Times New Roman" w:hAnsi="Times New Roman"/>
          <w:color w:val="000000" w:themeColor="text1"/>
          <w:spacing w:val="-13"/>
          <w:sz w:val="20"/>
          <w:szCs w:val="20"/>
        </w:rPr>
        <w:t>y</w:t>
      </w:r>
      <w:r w:rsidRPr="005C4DF0">
        <w:rPr>
          <w:rFonts w:ascii="Times New Roman" w:hAnsi="Times New Roman"/>
          <w:color w:val="000000" w:themeColor="text1"/>
          <w:sz w:val="20"/>
          <w:szCs w:val="20"/>
        </w:rPr>
        <w:t xml:space="preserve">. </w:t>
      </w:r>
      <w:r w:rsidRPr="005C4DF0">
        <w:rPr>
          <w:rFonts w:ascii="Times New Roman" w:hAnsi="Times New Roman"/>
          <w:i/>
          <w:iCs/>
          <w:color w:val="000000" w:themeColor="text1"/>
          <w:sz w:val="20"/>
          <w:szCs w:val="20"/>
        </w:rPr>
        <w:t>Specialty: Educational Leadership</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5C4DF0">
        <w:rPr>
          <w:rFonts w:ascii="Times New Roman" w:hAnsi="Times New Roman"/>
          <w:b/>
          <w:bCs/>
          <w:color w:val="000000" w:themeColor="text1"/>
          <w:sz w:val="20"/>
          <w:szCs w:val="20"/>
        </w:rPr>
        <w:t xml:space="preserve">Porter, Rhonda. </w:t>
      </w:r>
      <w:r w:rsidRPr="005C4DF0">
        <w:rPr>
          <w:rFonts w:ascii="Times New Roman" w:hAnsi="Times New Roman"/>
          <w:bCs/>
          <w:i/>
          <w:color w:val="000000" w:themeColor="text1"/>
          <w:sz w:val="20"/>
          <w:szCs w:val="20"/>
        </w:rPr>
        <w:t>Specialty: Mathematics Education</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bCs/>
          <w:i/>
          <w:color w:val="000000" w:themeColor="text1"/>
          <w:sz w:val="20"/>
          <w:szCs w:val="20"/>
        </w:rPr>
      </w:pPr>
      <w:r w:rsidRPr="005C4DF0">
        <w:rPr>
          <w:rFonts w:ascii="Times New Roman" w:hAnsi="Times New Roman"/>
          <w:b/>
          <w:bCs/>
          <w:color w:val="000000" w:themeColor="text1"/>
          <w:sz w:val="20"/>
          <w:szCs w:val="20"/>
        </w:rPr>
        <w:t xml:space="preserve">Puller,  Shawn. </w:t>
      </w:r>
      <w:r w:rsidRPr="005C4DF0">
        <w:rPr>
          <w:rFonts w:ascii="Times New Roman" w:hAnsi="Times New Roman"/>
          <w:bCs/>
          <w:i/>
          <w:color w:val="000000" w:themeColor="text1"/>
          <w:sz w:val="20"/>
          <w:szCs w:val="20"/>
        </w:rPr>
        <w:t>Specialty: Music Education</w:t>
      </w:r>
    </w:p>
    <w:p w:rsidR="005C4DF0" w:rsidRPr="005C4DF0"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z w:val="20"/>
          <w:szCs w:val="20"/>
        </w:rPr>
        <w:t>Rollins, Ca</w:t>
      </w:r>
      <w:r w:rsidRPr="005C4DF0">
        <w:rPr>
          <w:rFonts w:ascii="Times New Roman" w:hAnsi="Times New Roman"/>
          <w:b/>
          <w:bCs/>
          <w:color w:val="000000" w:themeColor="text1"/>
          <w:spacing w:val="-4"/>
          <w:sz w:val="20"/>
          <w:szCs w:val="20"/>
        </w:rPr>
        <w:t>r</w:t>
      </w:r>
      <w:r w:rsidRPr="005C4DF0">
        <w:rPr>
          <w:rFonts w:ascii="Times New Roman" w:hAnsi="Times New Roman"/>
          <w:b/>
          <w:bCs/>
          <w:color w:val="000000" w:themeColor="text1"/>
          <w:sz w:val="20"/>
          <w:szCs w:val="20"/>
        </w:rPr>
        <w:t>olyn</w:t>
      </w:r>
      <w:r w:rsidRPr="005C4DF0">
        <w:rPr>
          <w:rFonts w:ascii="Times New Roman" w:hAnsi="Times New Roman"/>
          <w:b/>
          <w:bCs/>
          <w:color w:val="000000" w:themeColor="text1"/>
          <w:spacing w:val="-4"/>
          <w:sz w:val="20"/>
          <w:szCs w:val="20"/>
        </w:rPr>
        <w:t xml:space="preserve"> </w:t>
      </w:r>
      <w:r w:rsidRPr="005C4DF0">
        <w:rPr>
          <w:rFonts w:ascii="Times New Roman" w:hAnsi="Times New Roman"/>
          <w:b/>
          <w:bCs/>
          <w:color w:val="000000" w:themeColor="text1"/>
          <w:spacing w:val="-18"/>
          <w:sz w:val="20"/>
          <w:szCs w:val="20"/>
        </w:rPr>
        <w:t>W</w:t>
      </w:r>
      <w:r w:rsidRPr="005C4DF0">
        <w:rPr>
          <w:rFonts w:ascii="Times New Roman" w:hAnsi="Times New Roman"/>
          <w:b/>
          <w:bCs/>
          <w:color w:val="000000" w:themeColor="text1"/>
          <w:sz w:val="20"/>
          <w:szCs w:val="20"/>
        </w:rPr>
        <w:t>., Rh.D.</w:t>
      </w:r>
      <w:r w:rsidRPr="005C4DF0">
        <w:rPr>
          <w:rFonts w:ascii="Times New Roman" w:hAnsi="Times New Roman"/>
          <w:color w:val="000000" w:themeColor="text1"/>
          <w:sz w:val="20"/>
          <w:szCs w:val="20"/>
        </w:rPr>
        <w:t xml:space="preserve">, Southern Illinois University-Carbondale. </w:t>
      </w:r>
      <w:r w:rsidRPr="005C4DF0">
        <w:rPr>
          <w:rFonts w:ascii="Times New Roman" w:hAnsi="Times New Roman"/>
          <w:i/>
          <w:iCs/>
          <w:color w:val="000000" w:themeColor="text1"/>
          <w:sz w:val="20"/>
          <w:szCs w:val="20"/>
        </w:rPr>
        <w:t>Specialty: Counseling</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5C4DF0">
        <w:rPr>
          <w:rFonts w:ascii="Times New Roman" w:hAnsi="Times New Roman"/>
          <w:b/>
          <w:bCs/>
          <w:color w:val="000000" w:themeColor="text1"/>
          <w:spacing w:val="-4"/>
          <w:sz w:val="20"/>
          <w:szCs w:val="20"/>
        </w:rPr>
        <w:t xml:space="preserve">Roosta,  Seyed. </w:t>
      </w:r>
      <w:r w:rsidRPr="005C4DF0">
        <w:rPr>
          <w:rFonts w:ascii="Times New Roman" w:hAnsi="Times New Roman"/>
          <w:bCs/>
          <w:color w:val="000000" w:themeColor="text1"/>
          <w:sz w:val="20"/>
          <w:szCs w:val="20"/>
        </w:rPr>
        <w:t>Chair, Department of Mathematics and Computer Science</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5C4DF0">
        <w:rPr>
          <w:rFonts w:ascii="Times New Roman" w:hAnsi="Times New Roman"/>
          <w:b/>
          <w:bCs/>
          <w:color w:val="000000" w:themeColor="text1"/>
          <w:spacing w:val="-4"/>
          <w:sz w:val="20"/>
          <w:szCs w:val="20"/>
        </w:rPr>
        <w:t xml:space="preserve">Saleem, Daa’iyah. </w:t>
      </w:r>
      <w:r w:rsidRPr="005C4DF0">
        <w:rPr>
          <w:rFonts w:ascii="Times New Roman" w:hAnsi="Times New Roman"/>
          <w:bCs/>
          <w:i/>
          <w:color w:val="000000" w:themeColor="text1"/>
          <w:spacing w:val="-4"/>
          <w:sz w:val="20"/>
          <w:szCs w:val="20"/>
        </w:rPr>
        <w:t>Specialty: Early Childhood Education</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5C4DF0">
        <w:rPr>
          <w:rFonts w:ascii="Times New Roman" w:hAnsi="Times New Roman"/>
          <w:b/>
          <w:bCs/>
          <w:color w:val="000000" w:themeColor="text1"/>
          <w:spacing w:val="-4"/>
          <w:sz w:val="20"/>
          <w:szCs w:val="20"/>
        </w:rPr>
        <w:t xml:space="preserve">Scott, Kevin. </w:t>
      </w:r>
      <w:r w:rsidRPr="005C4DF0">
        <w:rPr>
          <w:rFonts w:ascii="Times New Roman" w:hAnsi="Times New Roman"/>
          <w:b/>
          <w:bCs/>
          <w:i/>
          <w:color w:val="000000" w:themeColor="text1"/>
          <w:spacing w:val="-4"/>
          <w:sz w:val="20"/>
          <w:szCs w:val="20"/>
        </w:rPr>
        <w:t>Specialty: English Education</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5C4DF0">
        <w:rPr>
          <w:rFonts w:ascii="Times New Roman" w:hAnsi="Times New Roman"/>
          <w:b/>
          <w:bCs/>
          <w:color w:val="000000" w:themeColor="text1"/>
          <w:spacing w:val="-4"/>
          <w:sz w:val="20"/>
          <w:szCs w:val="20"/>
        </w:rPr>
        <w:t>Trujillo, Juan</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5C4DF0">
        <w:rPr>
          <w:rFonts w:ascii="Times New Roman" w:hAnsi="Times New Roman"/>
          <w:b/>
          <w:bCs/>
          <w:color w:val="000000" w:themeColor="text1"/>
          <w:spacing w:val="-4"/>
          <w:sz w:val="20"/>
          <w:szCs w:val="20"/>
        </w:rPr>
        <w:t>Walker</w:t>
      </w:r>
    </w:p>
    <w:p w:rsidR="005C4DF0" w:rsidRPr="005C4DF0"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5C4DF0">
        <w:rPr>
          <w:rFonts w:ascii="Times New Roman" w:hAnsi="Times New Roman"/>
          <w:b/>
          <w:bCs/>
          <w:color w:val="000000" w:themeColor="text1"/>
          <w:spacing w:val="-4"/>
          <w:sz w:val="20"/>
          <w:szCs w:val="20"/>
        </w:rPr>
        <w:t>W</w:t>
      </w:r>
      <w:r w:rsidRPr="005C4DF0">
        <w:rPr>
          <w:rFonts w:ascii="Times New Roman" w:hAnsi="Times New Roman"/>
          <w:b/>
          <w:bCs/>
          <w:color w:val="000000" w:themeColor="text1"/>
          <w:sz w:val="20"/>
          <w:szCs w:val="20"/>
        </w:rPr>
        <w:t>illiams, Richard, Ed.D.</w:t>
      </w:r>
      <w:r w:rsidRPr="005C4DF0">
        <w:rPr>
          <w:rFonts w:ascii="Times New Roman" w:hAnsi="Times New Roman"/>
          <w:color w:val="000000" w:themeColor="text1"/>
          <w:sz w:val="20"/>
          <w:szCs w:val="20"/>
        </w:rPr>
        <w:t>, University of Geo</w:t>
      </w:r>
      <w:r w:rsidRPr="005C4DF0">
        <w:rPr>
          <w:rFonts w:ascii="Times New Roman" w:hAnsi="Times New Roman"/>
          <w:color w:val="000000" w:themeColor="text1"/>
          <w:spacing w:val="-4"/>
          <w:sz w:val="20"/>
          <w:szCs w:val="20"/>
        </w:rPr>
        <w:t>r</w:t>
      </w:r>
      <w:r w:rsidRPr="005C4DF0">
        <w:rPr>
          <w:rFonts w:ascii="Times New Roman" w:hAnsi="Times New Roman"/>
          <w:color w:val="000000" w:themeColor="text1"/>
          <w:sz w:val="20"/>
          <w:szCs w:val="20"/>
        </w:rPr>
        <w:t>gia. Chai</w:t>
      </w:r>
      <w:r w:rsidRPr="005C4DF0">
        <w:rPr>
          <w:rFonts w:ascii="Times New Roman" w:hAnsi="Times New Roman"/>
          <w:color w:val="000000" w:themeColor="text1"/>
          <w:spacing w:val="-8"/>
          <w:sz w:val="20"/>
          <w:szCs w:val="20"/>
        </w:rPr>
        <w:t>r</w:t>
      </w:r>
      <w:r w:rsidRPr="005C4DF0">
        <w:rPr>
          <w:rFonts w:ascii="Times New Roman" w:hAnsi="Times New Roman"/>
          <w:color w:val="000000" w:themeColor="text1"/>
          <w:sz w:val="20"/>
          <w:szCs w:val="20"/>
        </w:rPr>
        <w:t xml:space="preserve">, Health and Physical Education. </w:t>
      </w:r>
      <w:r w:rsidRPr="005C4DF0">
        <w:rPr>
          <w:rFonts w:ascii="Times New Roman" w:hAnsi="Times New Roman"/>
          <w:i/>
          <w:iCs/>
          <w:color w:val="000000" w:themeColor="text1"/>
          <w:sz w:val="20"/>
          <w:szCs w:val="20"/>
        </w:rPr>
        <w:t>Specialty: Exe</w:t>
      </w:r>
      <w:r w:rsidRPr="005C4DF0">
        <w:rPr>
          <w:rFonts w:ascii="Times New Roman" w:hAnsi="Times New Roman"/>
          <w:i/>
          <w:iCs/>
          <w:color w:val="000000" w:themeColor="text1"/>
          <w:spacing w:val="-4"/>
          <w:sz w:val="20"/>
          <w:szCs w:val="20"/>
        </w:rPr>
        <w:t>r</w:t>
      </w:r>
      <w:r w:rsidRPr="005C4DF0">
        <w:rPr>
          <w:rFonts w:ascii="Times New Roman" w:hAnsi="Times New Roman"/>
          <w:i/>
          <w:iCs/>
          <w:color w:val="000000" w:themeColor="text1"/>
          <w:sz w:val="20"/>
          <w:szCs w:val="20"/>
        </w:rPr>
        <w:t>cise and Sport Science.</w:t>
      </w:r>
    </w:p>
    <w:p w:rsidR="00200D5E" w:rsidRDefault="005C4DF0" w:rsidP="005C4DF0">
      <w:pPr>
        <w:widowControl w:val="0"/>
        <w:autoSpaceDE w:val="0"/>
        <w:autoSpaceDN w:val="0"/>
        <w:adjustRightInd w:val="0"/>
        <w:spacing w:after="0"/>
        <w:ind w:left="360" w:right="180" w:firstLine="0"/>
        <w:jc w:val="both"/>
        <w:rPr>
          <w:rFonts w:ascii="Times New Roman" w:hAnsi="Times New Roman"/>
          <w:i/>
          <w:iCs/>
          <w:color w:val="262626" w:themeColor="text1" w:themeTint="D9"/>
          <w:sz w:val="20"/>
          <w:szCs w:val="20"/>
        </w:rPr>
      </w:pPr>
      <w:r w:rsidRPr="005C4DF0">
        <w:rPr>
          <w:rFonts w:ascii="Times New Roman" w:hAnsi="Times New Roman"/>
          <w:b/>
          <w:bCs/>
          <w:color w:val="000000" w:themeColor="text1"/>
          <w:spacing w:val="-4"/>
          <w:sz w:val="20"/>
          <w:szCs w:val="20"/>
        </w:rPr>
        <w:t>Wr</w:t>
      </w:r>
      <w:r w:rsidRPr="005C4DF0">
        <w:rPr>
          <w:rFonts w:ascii="Times New Roman" w:hAnsi="Times New Roman"/>
          <w:b/>
          <w:bCs/>
          <w:color w:val="000000" w:themeColor="text1"/>
          <w:sz w:val="20"/>
          <w:szCs w:val="20"/>
        </w:rPr>
        <w:t>ensford, Louise, Ph.D.</w:t>
      </w:r>
      <w:r w:rsidRPr="005C4DF0">
        <w:rPr>
          <w:rFonts w:ascii="Times New Roman" w:hAnsi="Times New Roman"/>
          <w:color w:val="000000" w:themeColor="text1"/>
          <w:sz w:val="20"/>
          <w:szCs w:val="20"/>
        </w:rPr>
        <w:t>, Brown Universit</w:t>
      </w:r>
      <w:r w:rsidRPr="005C4DF0">
        <w:rPr>
          <w:rFonts w:ascii="Times New Roman" w:hAnsi="Times New Roman"/>
          <w:color w:val="000000" w:themeColor="text1"/>
          <w:spacing w:val="-13"/>
          <w:sz w:val="20"/>
          <w:szCs w:val="20"/>
        </w:rPr>
        <w:t>y</w:t>
      </w:r>
      <w:r w:rsidRPr="005C4DF0">
        <w:rPr>
          <w:rFonts w:ascii="Times New Roman" w:hAnsi="Times New Roman"/>
          <w:color w:val="000000" w:themeColor="text1"/>
          <w:sz w:val="20"/>
          <w:szCs w:val="20"/>
        </w:rPr>
        <w:t xml:space="preserve">. </w:t>
      </w:r>
      <w:r w:rsidRPr="005C4DF0">
        <w:rPr>
          <w:rFonts w:ascii="Times New Roman" w:hAnsi="Times New Roman"/>
          <w:i/>
          <w:iCs/>
          <w:color w:val="000000" w:themeColor="text1"/>
          <w:sz w:val="20"/>
          <w:szCs w:val="20"/>
        </w:rPr>
        <w:t xml:space="preserve">Specialty: Chemistry. </w:t>
      </w:r>
      <w:r w:rsidRPr="005C4DF0">
        <w:rPr>
          <w:rFonts w:ascii="Times New Roman" w:hAnsi="Times New Roman"/>
          <w:color w:val="000000" w:themeColor="text1"/>
          <w:sz w:val="20"/>
          <w:szCs w:val="20"/>
        </w:rPr>
        <w:t>Chai</w:t>
      </w:r>
      <w:r w:rsidRPr="005C4DF0">
        <w:rPr>
          <w:rFonts w:ascii="Times New Roman" w:hAnsi="Times New Roman"/>
          <w:color w:val="000000" w:themeColor="text1"/>
          <w:spacing w:val="-8"/>
          <w:sz w:val="20"/>
          <w:szCs w:val="20"/>
        </w:rPr>
        <w:t>r</w:t>
      </w:r>
      <w:r w:rsidRPr="005C4DF0">
        <w:rPr>
          <w:rFonts w:ascii="Times New Roman" w:hAnsi="Times New Roman"/>
          <w:color w:val="000000" w:themeColor="text1"/>
          <w:sz w:val="20"/>
          <w:szCs w:val="20"/>
        </w:rPr>
        <w:t>, Department of Natural Sciences</w:t>
      </w: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C43359" w:rsidP="00200D5E">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noProof/>
          <w:sz w:val="20"/>
          <w:szCs w:val="20"/>
          <w:lang w:eastAsia="en-US"/>
        </w:rPr>
        <w:drawing>
          <wp:inline distT="0" distB="0" distL="0" distR="0">
            <wp:extent cx="5905500" cy="3924300"/>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cstate="print"/>
                    <a:stretch>
                      <a:fillRect/>
                    </a:stretch>
                  </pic:blipFill>
                  <pic:spPr>
                    <a:xfrm>
                      <a:off x="0" y="0"/>
                      <a:ext cx="5905500" cy="3924300"/>
                    </a:xfrm>
                    <a:prstGeom prst="rect">
                      <a:avLst/>
                    </a:prstGeom>
                  </pic:spPr>
                </pic:pic>
              </a:graphicData>
            </a:graphic>
          </wp:inline>
        </w:drawing>
      </w: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C43359" w:rsidRDefault="00C43359">
      <w:pPr>
        <w:rPr>
          <w:rFonts w:ascii="Times New Roman" w:hAnsi="Times New Roman"/>
          <w:sz w:val="20"/>
          <w:szCs w:val="20"/>
        </w:rPr>
      </w:pPr>
      <w:r>
        <w:rPr>
          <w:rFonts w:ascii="Times New Roman" w:hAnsi="Times New Roman"/>
          <w:sz w:val="20"/>
          <w:szCs w:val="20"/>
        </w:rPr>
        <w:br w:type="page"/>
      </w:r>
    </w:p>
    <w:p w:rsidR="00872727" w:rsidRDefault="00872727" w:rsidP="00200D5E">
      <w:pPr>
        <w:widowControl w:val="0"/>
        <w:autoSpaceDE w:val="0"/>
        <w:autoSpaceDN w:val="0"/>
        <w:adjustRightInd w:val="0"/>
        <w:spacing w:after="0"/>
        <w:ind w:left="360" w:right="180" w:firstLine="0"/>
        <w:jc w:val="both"/>
        <w:rPr>
          <w:rFonts w:ascii="Times New Roman" w:hAnsi="Times New Roman"/>
          <w:sz w:val="20"/>
          <w:szCs w:val="20"/>
        </w:rPr>
        <w:sectPr w:rsidR="00872727" w:rsidSect="00C21518">
          <w:headerReference w:type="even" r:id="rId49"/>
          <w:headerReference w:type="default" r:id="rId50"/>
          <w:pgSz w:w="12240" w:h="15840" w:code="1"/>
          <w:pgMar w:top="720" w:right="720" w:bottom="288" w:left="1440" w:header="720" w:footer="288" w:gutter="0"/>
          <w:cols w:space="720"/>
          <w:docGrid w:linePitch="360"/>
        </w:sectPr>
      </w:pP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pStyle w:val="Heading1"/>
        <w:spacing w:before="0"/>
        <w:ind w:left="360" w:right="180" w:firstLine="0"/>
        <w:rPr>
          <w:rFonts w:ascii="Impact" w:hAnsi="Impact" w:cs="Impact"/>
          <w:color w:val="808080" w:themeColor="background1" w:themeShade="80"/>
          <w:position w:val="-1"/>
          <w:sz w:val="40"/>
          <w:szCs w:val="40"/>
        </w:rPr>
      </w:pPr>
      <w:bookmarkStart w:id="282" w:name="_Toc294969748"/>
      <w:bookmarkStart w:id="283" w:name="_Toc295897015"/>
      <w:r w:rsidRPr="004D76C4">
        <w:rPr>
          <w:rFonts w:ascii="Impact" w:hAnsi="Impact" w:cs="Impact"/>
          <w:color w:val="808080" w:themeColor="background1" w:themeShade="80"/>
          <w:position w:val="-1"/>
          <w:sz w:val="40"/>
          <w:szCs w:val="40"/>
        </w:rPr>
        <w:t>EAR</w:t>
      </w:r>
      <w:r w:rsidRPr="004D76C4">
        <w:rPr>
          <w:rFonts w:ascii="Impact" w:hAnsi="Impact" w:cs="Impact"/>
          <w:color w:val="808080" w:themeColor="background1" w:themeShade="80"/>
          <w:spacing w:val="-26"/>
          <w:position w:val="-1"/>
          <w:sz w:val="40"/>
          <w:szCs w:val="40"/>
        </w:rPr>
        <w:t>L</w:t>
      </w:r>
      <w:r w:rsidRPr="004D76C4">
        <w:rPr>
          <w:rFonts w:ascii="Impact" w:hAnsi="Impact" w:cs="Impact"/>
          <w:color w:val="808080" w:themeColor="background1" w:themeShade="80"/>
          <w:position w:val="-1"/>
          <w:sz w:val="40"/>
          <w:szCs w:val="40"/>
        </w:rPr>
        <w:t>Y CHILDHOOD EDUC</w:t>
      </w:r>
      <w:r w:rsidRPr="004D76C4">
        <w:rPr>
          <w:rFonts w:ascii="Impact" w:hAnsi="Impact" w:cs="Impact"/>
          <w:color w:val="808080" w:themeColor="background1" w:themeShade="80"/>
          <w:spacing w:val="-22"/>
          <w:position w:val="-1"/>
          <w:sz w:val="40"/>
          <w:szCs w:val="40"/>
        </w:rPr>
        <w:t>A</w:t>
      </w:r>
      <w:r w:rsidRPr="004D76C4">
        <w:rPr>
          <w:rFonts w:ascii="Impact" w:hAnsi="Impact" w:cs="Impact"/>
          <w:color w:val="808080" w:themeColor="background1" w:themeShade="80"/>
          <w:position w:val="-1"/>
          <w:sz w:val="40"/>
          <w:szCs w:val="40"/>
        </w:rPr>
        <w:t>TION</w:t>
      </w:r>
      <w:bookmarkEnd w:id="282"/>
      <w:bookmarkEnd w:id="283"/>
    </w:p>
    <w:p w:rsidR="005C4DF0" w:rsidRPr="002B31BF" w:rsidRDefault="005C4DF0" w:rsidP="005C4DF0">
      <w:pPr>
        <w:ind w:left="360" w:right="180" w:firstLine="360"/>
        <w:jc w:val="both"/>
        <w:rPr>
          <w:rFonts w:ascii="Times New Roman" w:hAnsi="Times New Roman"/>
          <w:sz w:val="20"/>
          <w:szCs w:val="20"/>
        </w:rPr>
      </w:pPr>
      <w:r>
        <w:rPr>
          <w:rFonts w:ascii="Times New Roman" w:hAnsi="Times New Roman"/>
          <w:color w:val="000000"/>
          <w:sz w:val="20"/>
          <w:szCs w:val="20"/>
        </w:rPr>
        <w:t>This</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leads</w:t>
      </w:r>
      <w:r>
        <w:rPr>
          <w:rFonts w:ascii="Times New Roman" w:hAnsi="Times New Roman"/>
          <w:color w:val="000000"/>
          <w:spacing w:val="-8"/>
          <w:sz w:val="20"/>
          <w:szCs w:val="20"/>
        </w:rPr>
        <w:t xml:space="preserve"> </w:t>
      </w:r>
      <w:r>
        <w:rPr>
          <w:rFonts w:ascii="Times New Roman" w:hAnsi="Times New Roman"/>
          <w:color w:val="000000"/>
          <w:sz w:val="20"/>
          <w:szCs w:val="20"/>
        </w:rPr>
        <w:t>to</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11"/>
          <w:sz w:val="20"/>
          <w:szCs w:val="20"/>
        </w:rPr>
        <w:t xml:space="preserve"> </w:t>
      </w:r>
      <w:r>
        <w:rPr>
          <w:rFonts w:ascii="Times New Roman" w:hAnsi="Times New Roman"/>
          <w:color w:val="000000"/>
          <w:spacing w:val="-19"/>
          <w:sz w:val="20"/>
          <w:szCs w:val="20"/>
        </w:rPr>
        <w:t>T</w:t>
      </w:r>
      <w:r>
        <w:rPr>
          <w:rFonts w:ascii="Times New Roman" w:hAnsi="Times New Roman"/>
          <w:color w:val="000000"/>
          <w:sz w:val="20"/>
          <w:szCs w:val="20"/>
        </w:rPr>
        <w:t>-5</w:t>
      </w:r>
      <w:r>
        <w:rPr>
          <w:rFonts w:ascii="Times New Roman" w:hAnsi="Times New Roman"/>
          <w:color w:val="000000"/>
          <w:spacing w:val="-8"/>
          <w:sz w:val="20"/>
          <w:szCs w:val="20"/>
        </w:rPr>
        <w:t xml:space="preserve"> </w:t>
      </w:r>
      <w:r>
        <w:rPr>
          <w:rFonts w:ascii="Times New Roman" w:hAnsi="Times New Roman"/>
          <w:color w:val="000000"/>
          <w:sz w:val="20"/>
          <w:szCs w:val="20"/>
        </w:rPr>
        <w:t>certification</w:t>
      </w:r>
      <w:r>
        <w:rPr>
          <w:rFonts w:ascii="Times New Roman" w:hAnsi="Times New Roman"/>
          <w:color w:val="000000"/>
          <w:spacing w:val="-8"/>
          <w:sz w:val="20"/>
          <w:szCs w:val="20"/>
        </w:rPr>
        <w:t xml:space="preserve"> </w:t>
      </w:r>
      <w:r>
        <w:rPr>
          <w:rFonts w:ascii="Times New Roman" w:hAnsi="Times New Roman"/>
          <w:color w:val="000000"/>
          <w:sz w:val="20"/>
          <w:szCs w:val="20"/>
        </w:rPr>
        <w:t>in</w:t>
      </w:r>
      <w:r>
        <w:rPr>
          <w:rFonts w:ascii="Times New Roman" w:hAnsi="Times New Roman"/>
          <w:color w:val="000000"/>
          <w:spacing w:val="-8"/>
          <w:sz w:val="20"/>
          <w:szCs w:val="20"/>
        </w:rPr>
        <w:t xml:space="preserve"> </w:t>
      </w:r>
      <w:r>
        <w:rPr>
          <w:rFonts w:ascii="Times New Roman" w:hAnsi="Times New Roman"/>
          <w:color w:val="000000"/>
          <w:sz w:val="20"/>
          <w:szCs w:val="20"/>
        </w:rPr>
        <w:t>Early</w:t>
      </w:r>
      <w:r>
        <w:rPr>
          <w:rFonts w:ascii="Times New Roman" w:hAnsi="Times New Roman"/>
          <w:color w:val="000000"/>
          <w:spacing w:val="-8"/>
          <w:sz w:val="20"/>
          <w:szCs w:val="20"/>
        </w:rPr>
        <w:t xml:space="preserve"> </w:t>
      </w:r>
      <w:r>
        <w:rPr>
          <w:rFonts w:ascii="Times New Roman" w:hAnsi="Times New Roman"/>
          <w:color w:val="000000"/>
          <w:sz w:val="20"/>
          <w:szCs w:val="20"/>
        </w:rPr>
        <w:t>Childhood</w:t>
      </w:r>
      <w:r>
        <w:rPr>
          <w:rFonts w:ascii="Times New Roman" w:hAnsi="Times New Roman"/>
          <w:color w:val="000000"/>
          <w:spacing w:val="-8"/>
          <w:sz w:val="20"/>
          <w:szCs w:val="20"/>
        </w:rPr>
        <w:t xml:space="preserve"> </w:t>
      </w:r>
      <w:r>
        <w:rPr>
          <w:rFonts w:ascii="Times New Roman" w:hAnsi="Times New Roman"/>
          <w:color w:val="000000"/>
          <w:sz w:val="20"/>
          <w:szCs w:val="20"/>
        </w:rPr>
        <w:t>Education</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is</w:t>
      </w:r>
      <w:r>
        <w:rPr>
          <w:rFonts w:ascii="Times New Roman" w:hAnsi="Times New Roman"/>
          <w:color w:val="000000"/>
          <w:spacing w:val="-8"/>
          <w:sz w:val="20"/>
          <w:szCs w:val="20"/>
        </w:rPr>
        <w:t xml:space="preserve"> </w:t>
      </w:r>
      <w:r>
        <w:rPr>
          <w:rFonts w:ascii="Times New Roman" w:hAnsi="Times New Roman"/>
          <w:color w:val="000000"/>
          <w:sz w:val="20"/>
          <w:szCs w:val="20"/>
        </w:rPr>
        <w:t>designed</w:t>
      </w:r>
      <w:r>
        <w:rPr>
          <w:rFonts w:ascii="Times New Roman" w:hAnsi="Times New Roman"/>
          <w:color w:val="000000"/>
          <w:spacing w:val="-8"/>
          <w:sz w:val="20"/>
          <w:szCs w:val="20"/>
        </w:rPr>
        <w:t xml:space="preserve"> </w:t>
      </w:r>
      <w:r>
        <w:rPr>
          <w:rFonts w:ascii="Times New Roman" w:hAnsi="Times New Roman"/>
          <w:color w:val="000000"/>
          <w:sz w:val="20"/>
          <w:szCs w:val="20"/>
        </w:rPr>
        <w:t>to</w:t>
      </w:r>
      <w:r>
        <w:rPr>
          <w:rFonts w:ascii="Times New Roman" w:hAnsi="Times New Roman"/>
          <w:color w:val="000000"/>
          <w:spacing w:val="-8"/>
          <w:sz w:val="20"/>
          <w:szCs w:val="20"/>
        </w:rPr>
        <w:t xml:space="preserve"> </w:t>
      </w:r>
      <w:r>
        <w:rPr>
          <w:rFonts w:ascii="Times New Roman" w:hAnsi="Times New Roman"/>
          <w:color w:val="000000"/>
          <w:sz w:val="20"/>
          <w:szCs w:val="20"/>
        </w:rPr>
        <w:t>prepare</w:t>
      </w:r>
      <w:r>
        <w:rPr>
          <w:rFonts w:ascii="Times New Roman" w:hAnsi="Times New Roman"/>
          <w:color w:val="000000"/>
          <w:spacing w:val="4"/>
          <w:sz w:val="20"/>
          <w:szCs w:val="20"/>
        </w:rPr>
        <w:t xml:space="preserve"> </w:t>
      </w:r>
      <w:r>
        <w:rPr>
          <w:rFonts w:ascii="Times New Roman" w:hAnsi="Times New Roman"/>
          <w:color w:val="000000"/>
          <w:sz w:val="20"/>
          <w:szCs w:val="20"/>
        </w:rPr>
        <w:t>master</w:t>
      </w:r>
      <w:r>
        <w:rPr>
          <w:rFonts w:ascii="Times New Roman" w:hAnsi="Times New Roman"/>
          <w:color w:val="000000"/>
          <w:spacing w:val="4"/>
          <w:sz w:val="20"/>
          <w:szCs w:val="20"/>
        </w:rPr>
        <w:t xml:space="preserve"> </w:t>
      </w:r>
      <w:r>
        <w:rPr>
          <w:rFonts w:ascii="Times New Roman" w:hAnsi="Times New Roman"/>
          <w:color w:val="000000"/>
          <w:sz w:val="20"/>
          <w:szCs w:val="20"/>
        </w:rPr>
        <w:t>teachers</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work</w:t>
      </w:r>
      <w:r>
        <w:rPr>
          <w:rFonts w:ascii="Times New Roman" w:hAnsi="Times New Roman"/>
          <w:color w:val="000000"/>
          <w:spacing w:val="4"/>
          <w:sz w:val="20"/>
          <w:szCs w:val="20"/>
        </w:rPr>
        <w:t xml:space="preserve"> </w:t>
      </w:r>
      <w:r>
        <w:rPr>
          <w:rFonts w:ascii="Times New Roman" w:hAnsi="Times New Roman"/>
          <w:color w:val="000000"/>
          <w:sz w:val="20"/>
          <w:szCs w:val="20"/>
        </w:rPr>
        <w:t>with</w:t>
      </w:r>
      <w:r>
        <w:rPr>
          <w:rFonts w:ascii="Times New Roman" w:hAnsi="Times New Roman"/>
          <w:color w:val="000000"/>
          <w:spacing w:val="4"/>
          <w:sz w:val="20"/>
          <w:szCs w:val="20"/>
        </w:rPr>
        <w:t xml:space="preserve"> </w:t>
      </w:r>
      <w:r>
        <w:rPr>
          <w:rFonts w:ascii="Times New Roman" w:hAnsi="Times New Roman"/>
          <w:color w:val="000000"/>
          <w:sz w:val="20"/>
          <w:szCs w:val="20"/>
        </w:rPr>
        <w:t>children</w:t>
      </w:r>
      <w:r>
        <w:rPr>
          <w:rFonts w:ascii="Times New Roman" w:hAnsi="Times New Roman"/>
          <w:color w:val="000000"/>
          <w:spacing w:val="4"/>
          <w:sz w:val="20"/>
          <w:szCs w:val="20"/>
        </w:rPr>
        <w:t xml:space="preserve"> </w:t>
      </w:r>
      <w:r>
        <w:rPr>
          <w:rFonts w:ascii="Times New Roman" w:hAnsi="Times New Roman"/>
          <w:color w:val="000000"/>
          <w:sz w:val="20"/>
          <w:szCs w:val="20"/>
        </w:rPr>
        <w:t>in</w:t>
      </w:r>
      <w:r>
        <w:rPr>
          <w:rFonts w:ascii="Times New Roman" w:hAnsi="Times New Roman"/>
          <w:color w:val="000000"/>
          <w:spacing w:val="4"/>
          <w:sz w:val="20"/>
          <w:szCs w:val="20"/>
        </w:rPr>
        <w:t xml:space="preserve"> </w:t>
      </w:r>
      <w:r>
        <w:rPr>
          <w:rFonts w:ascii="Times New Roman" w:hAnsi="Times New Roman"/>
          <w:color w:val="000000"/>
          <w:sz w:val="20"/>
          <w:szCs w:val="20"/>
        </w:rPr>
        <w:t>PreK-5. This</w:t>
      </w:r>
      <w:r>
        <w:rPr>
          <w:rFonts w:ascii="Times New Roman" w:hAnsi="Times New Roman"/>
          <w:color w:val="000000"/>
          <w:spacing w:val="4"/>
          <w:sz w:val="20"/>
          <w:szCs w:val="20"/>
        </w:rPr>
        <w:t xml:space="preserve"> </w:t>
      </w:r>
      <w:r>
        <w:rPr>
          <w:rFonts w:ascii="Times New Roman" w:hAnsi="Times New Roman"/>
          <w:color w:val="000000"/>
          <w:sz w:val="20"/>
          <w:szCs w:val="20"/>
        </w:rPr>
        <w:t>program</w:t>
      </w:r>
      <w:r>
        <w:rPr>
          <w:rFonts w:ascii="Times New Roman" w:hAnsi="Times New Roman"/>
          <w:color w:val="000000"/>
          <w:spacing w:val="4"/>
          <w:sz w:val="20"/>
          <w:szCs w:val="20"/>
        </w:rPr>
        <w:t xml:space="preserve"> </w:t>
      </w:r>
      <w:r>
        <w:rPr>
          <w:rFonts w:ascii="Times New Roman" w:hAnsi="Times New Roman"/>
          <w:color w:val="000000"/>
          <w:sz w:val="20"/>
          <w:szCs w:val="20"/>
        </w:rPr>
        <w:t>also</w:t>
      </w:r>
      <w:r>
        <w:rPr>
          <w:rFonts w:ascii="Times New Roman" w:hAnsi="Times New Roman"/>
          <w:color w:val="000000"/>
          <w:spacing w:val="4"/>
          <w:sz w:val="20"/>
          <w:szCs w:val="20"/>
        </w:rPr>
        <w:t xml:space="preserve"> </w:t>
      </w:r>
      <w:r>
        <w:rPr>
          <w:rFonts w:ascii="Times New Roman" w:hAnsi="Times New Roman"/>
          <w:color w:val="000000"/>
          <w:sz w:val="20"/>
          <w:szCs w:val="20"/>
        </w:rPr>
        <w:t>provides</w:t>
      </w:r>
      <w:r>
        <w:rPr>
          <w:rFonts w:ascii="Times New Roman" w:hAnsi="Times New Roman"/>
          <w:color w:val="000000"/>
          <w:spacing w:val="4"/>
          <w:sz w:val="20"/>
          <w:szCs w:val="20"/>
        </w:rPr>
        <w:t xml:space="preserve"> </w:t>
      </w:r>
      <w:r>
        <w:rPr>
          <w:rFonts w:ascii="Times New Roman" w:hAnsi="Times New Roman"/>
          <w:color w:val="000000"/>
          <w:sz w:val="20"/>
          <w:szCs w:val="20"/>
        </w:rPr>
        <w:t>knowledge</w:t>
      </w:r>
      <w:r>
        <w:rPr>
          <w:rFonts w:ascii="Times New Roman" w:hAnsi="Times New Roman"/>
          <w:color w:val="000000"/>
          <w:spacing w:val="4"/>
          <w:sz w:val="20"/>
          <w:szCs w:val="20"/>
        </w:rPr>
        <w:t xml:space="preserve"> </w:t>
      </w:r>
      <w:r>
        <w:rPr>
          <w:rFonts w:ascii="Times New Roman" w:hAnsi="Times New Roman"/>
          <w:color w:val="000000"/>
          <w:sz w:val="20"/>
          <w:szCs w:val="20"/>
        </w:rPr>
        <w:t xml:space="preserve">and skills for teachers to serve in leadership roles in curriculum development, supervision and research in the field of Early Childhood Education. </w:t>
      </w:r>
      <w:r w:rsidRPr="002B31BF">
        <w:rPr>
          <w:rFonts w:ascii="Times New Roman" w:hAnsi="Times New Roman"/>
          <w:sz w:val="20"/>
          <w:szCs w:val="20"/>
        </w:rPr>
        <w:t xml:space="preserve"> Graduates become master teachers who are poised for administrative positions in all fields of education. </w:t>
      </w:r>
    </w:p>
    <w:p w:rsidR="005C4DF0" w:rsidRPr="002B31BF" w:rsidRDefault="005C4DF0" w:rsidP="005C4DF0">
      <w:pPr>
        <w:ind w:left="360" w:right="180" w:firstLine="360"/>
        <w:jc w:val="both"/>
        <w:rPr>
          <w:rFonts w:ascii="Times New Roman" w:hAnsi="Times New Roman"/>
          <w:sz w:val="20"/>
          <w:szCs w:val="20"/>
        </w:rPr>
      </w:pPr>
      <w:r w:rsidRPr="002B31BF">
        <w:rPr>
          <w:rFonts w:ascii="Times New Roman" w:hAnsi="Times New Roman"/>
          <w:sz w:val="20"/>
          <w:szCs w:val="20"/>
        </w:rPr>
        <w:t xml:space="preserve">The purpose of the M.Ed. in Early Childhood Education is to sanction leadership for K-5 populations. Students complete 36 hours of courses designed to augment resourceful and imaginative problem-solving skills for K-5 populations. </w:t>
      </w:r>
      <w:r>
        <w:rPr>
          <w:rFonts w:ascii="Times New Roman" w:hAnsi="Times New Roman"/>
          <w:sz w:val="20"/>
          <w:szCs w:val="20"/>
        </w:rPr>
        <w:t xml:space="preserve"> </w:t>
      </w:r>
      <w:r w:rsidRPr="002B31BF">
        <w:rPr>
          <w:rFonts w:ascii="Times New Roman" w:hAnsi="Times New Roman"/>
          <w:sz w:val="20"/>
          <w:szCs w:val="20"/>
        </w:rPr>
        <w:t>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5C4DF0" w:rsidRDefault="005C4DF0" w:rsidP="005C4DF0">
      <w:pPr>
        <w:widowControl w:val="0"/>
        <w:autoSpaceDE w:val="0"/>
        <w:autoSpaceDN w:val="0"/>
        <w:adjustRightInd w:val="0"/>
        <w:spacing w:after="0"/>
        <w:ind w:left="360" w:firstLine="360"/>
        <w:rPr>
          <w:rFonts w:ascii="Times New Roman" w:hAnsi="Times New Roman"/>
          <w:sz w:val="28"/>
          <w:szCs w:val="28"/>
        </w:rPr>
      </w:pPr>
      <w:r>
        <w:rPr>
          <w:rFonts w:ascii="Times New Roman" w:hAnsi="Times New Roman"/>
          <w:b/>
          <w:bCs/>
          <w:sz w:val="28"/>
          <w:szCs w:val="28"/>
        </w:rPr>
        <w:t>Objectives of the P</w:t>
      </w:r>
      <w:r>
        <w:rPr>
          <w:rFonts w:ascii="Times New Roman" w:hAnsi="Times New Roman"/>
          <w:b/>
          <w:bCs/>
          <w:spacing w:val="-5"/>
          <w:sz w:val="28"/>
          <w:szCs w:val="28"/>
        </w:rPr>
        <w:t>r</w:t>
      </w:r>
      <w:r>
        <w:rPr>
          <w:rFonts w:ascii="Times New Roman" w:hAnsi="Times New Roman"/>
          <w:b/>
          <w:bCs/>
          <w:sz w:val="28"/>
          <w:szCs w:val="28"/>
        </w:rPr>
        <w:t>ogram</w:t>
      </w:r>
    </w:p>
    <w:p w:rsidR="005C4DF0" w:rsidRPr="00A34093" w:rsidRDefault="005C4DF0" w:rsidP="00BB4865">
      <w:pPr>
        <w:pStyle w:val="ListParagraph"/>
        <w:numPr>
          <w:ilvl w:val="0"/>
          <w:numId w:val="42"/>
        </w:numPr>
        <w:ind w:left="900" w:right="180"/>
        <w:jc w:val="both"/>
        <w:rPr>
          <w:rFonts w:ascii="Times New Roman" w:hAnsi="Times New Roman"/>
          <w:sz w:val="20"/>
          <w:szCs w:val="20"/>
        </w:rPr>
      </w:pPr>
      <w:r w:rsidRPr="00A34093">
        <w:rPr>
          <w:rFonts w:ascii="Times New Roman" w:hAnsi="Times New Roman"/>
          <w:sz w:val="20"/>
          <w:szCs w:val="20"/>
        </w:rPr>
        <w:t xml:space="preserve">The Early Childhood Education Program prepares K-5 school teachers to become accomplished educators who are empowered </w:t>
      </w:r>
      <w:r>
        <w:rPr>
          <w:rFonts w:ascii="Times New Roman" w:hAnsi="Times New Roman"/>
          <w:sz w:val="20"/>
          <w:szCs w:val="20"/>
        </w:rPr>
        <w:t xml:space="preserve">to </w:t>
      </w:r>
      <w:r w:rsidRPr="00A34093">
        <w:rPr>
          <w:rFonts w:ascii="Times New Roman" w:hAnsi="Times New Roman"/>
          <w:sz w:val="20"/>
          <w:szCs w:val="20"/>
        </w:rPr>
        <w:t>impact the communities they serve by raising the academic achievements of young children from diverse backgrounds.</w:t>
      </w:r>
    </w:p>
    <w:p w:rsidR="005C4DF0" w:rsidRPr="00A34093" w:rsidRDefault="005C4DF0" w:rsidP="00BB4865">
      <w:pPr>
        <w:pStyle w:val="ListParagraph"/>
        <w:numPr>
          <w:ilvl w:val="0"/>
          <w:numId w:val="42"/>
        </w:numPr>
        <w:ind w:left="900" w:right="180"/>
        <w:jc w:val="both"/>
        <w:rPr>
          <w:rFonts w:ascii="Times New Roman" w:hAnsi="Times New Roman"/>
          <w:sz w:val="20"/>
          <w:szCs w:val="20"/>
        </w:rPr>
      </w:pPr>
      <w:r w:rsidRPr="00A34093">
        <w:rPr>
          <w:rFonts w:ascii="Times New Roman" w:hAnsi="Times New Roman"/>
          <w:sz w:val="20"/>
          <w:szCs w:val="20"/>
        </w:rPr>
        <w:t xml:space="preserve">Students </w:t>
      </w:r>
      <w:r>
        <w:rPr>
          <w:rFonts w:ascii="Times New Roman" w:hAnsi="Times New Roman"/>
          <w:sz w:val="20"/>
          <w:szCs w:val="20"/>
        </w:rPr>
        <w:t xml:space="preserve">in the </w:t>
      </w:r>
      <w:r w:rsidRPr="00A34093">
        <w:rPr>
          <w:rFonts w:ascii="Times New Roman" w:hAnsi="Times New Roman"/>
          <w:sz w:val="20"/>
          <w:szCs w:val="20"/>
        </w:rPr>
        <w:t xml:space="preserve">Early Childhood Education Program will gain knowledge and skills for designing and implementing culturally responsive teaching strategies that are infused with technology and hone reflective practices that refines effective dispositions for teaching. </w:t>
      </w:r>
    </w:p>
    <w:p w:rsidR="005C4DF0" w:rsidRPr="00A34093" w:rsidRDefault="005C4DF0" w:rsidP="00BB4865">
      <w:pPr>
        <w:pStyle w:val="ListParagraph"/>
        <w:numPr>
          <w:ilvl w:val="0"/>
          <w:numId w:val="42"/>
        </w:numPr>
        <w:ind w:left="900" w:right="180"/>
        <w:jc w:val="both"/>
        <w:rPr>
          <w:rFonts w:ascii="Times New Roman" w:hAnsi="Times New Roman"/>
          <w:sz w:val="20"/>
          <w:szCs w:val="20"/>
        </w:rPr>
      </w:pPr>
      <w:r w:rsidRPr="00A34093">
        <w:rPr>
          <w:rFonts w:ascii="Times New Roman" w:hAnsi="Times New Roman"/>
          <w:sz w:val="20"/>
          <w:szCs w:val="20"/>
        </w:rPr>
        <w:t xml:space="preserve">Students’ progression through the Early Childhood Education Program will lead to an array of evidenced-based best practices in K-5 settings, creative and effective teaching performances, strengthened knowledge for making data-driven decisions, and methodologies for impacting student achievement through action research. </w:t>
      </w:r>
    </w:p>
    <w:p w:rsidR="005C4DF0" w:rsidRPr="00A34093" w:rsidRDefault="005C4DF0" w:rsidP="00BB4865">
      <w:pPr>
        <w:pStyle w:val="ListParagraph"/>
        <w:numPr>
          <w:ilvl w:val="0"/>
          <w:numId w:val="42"/>
        </w:numPr>
        <w:ind w:left="900" w:right="180"/>
        <w:jc w:val="both"/>
        <w:rPr>
          <w:rFonts w:ascii="Times New Roman" w:hAnsi="Times New Roman"/>
          <w:sz w:val="20"/>
          <w:szCs w:val="20"/>
        </w:rPr>
      </w:pPr>
      <w:r w:rsidRPr="00A34093">
        <w:rPr>
          <w:rFonts w:ascii="Times New Roman" w:hAnsi="Times New Roman"/>
          <w:sz w:val="20"/>
          <w:szCs w:val="20"/>
        </w:rPr>
        <w:t>Th</w:t>
      </w:r>
      <w:r>
        <w:rPr>
          <w:rFonts w:ascii="Times New Roman" w:hAnsi="Times New Roman"/>
          <w:sz w:val="20"/>
          <w:szCs w:val="20"/>
        </w:rPr>
        <w:t>e</w:t>
      </w:r>
      <w:r w:rsidRPr="00A34093">
        <w:rPr>
          <w:rFonts w:ascii="Times New Roman" w:hAnsi="Times New Roman"/>
          <w:sz w:val="20"/>
          <w:szCs w:val="20"/>
        </w:rPr>
        <w:t xml:space="preserve"> Early Childhood Education Program adds to the knowledge that current teachers already have about early childhood education. Students who are not certified may opt to add certification to their programs as well.</w:t>
      </w:r>
    </w:p>
    <w:p w:rsidR="005C4DF0" w:rsidRDefault="005C4DF0" w:rsidP="00BB4865">
      <w:pPr>
        <w:pStyle w:val="ListParagraph"/>
        <w:numPr>
          <w:ilvl w:val="0"/>
          <w:numId w:val="42"/>
        </w:numPr>
        <w:ind w:left="900" w:right="180"/>
        <w:jc w:val="both"/>
        <w:rPr>
          <w:rFonts w:ascii="Times New Roman" w:hAnsi="Times New Roman"/>
          <w:sz w:val="20"/>
          <w:szCs w:val="20"/>
        </w:rPr>
      </w:pPr>
      <w:r w:rsidRPr="00A34093">
        <w:rPr>
          <w:rFonts w:ascii="Times New Roman" w:hAnsi="Times New Roman"/>
          <w:sz w:val="20"/>
          <w:szCs w:val="20"/>
        </w:rPr>
        <w:t>The Early Childhood Education Program enhances understanding</w:t>
      </w:r>
      <w:r>
        <w:rPr>
          <w:rFonts w:ascii="Times New Roman" w:hAnsi="Times New Roman"/>
          <w:sz w:val="20"/>
          <w:szCs w:val="20"/>
        </w:rPr>
        <w:t xml:space="preserve"> the influence the </w:t>
      </w:r>
      <w:r w:rsidRPr="00A34093">
        <w:rPr>
          <w:rFonts w:ascii="Times New Roman" w:hAnsi="Times New Roman"/>
          <w:sz w:val="20"/>
          <w:szCs w:val="20"/>
        </w:rPr>
        <w:t xml:space="preserve">intellectual, emotional, and physical development of young children relates to teaching and learning. </w:t>
      </w:r>
    </w:p>
    <w:p w:rsidR="005C4DF0" w:rsidRPr="009908F6" w:rsidRDefault="005C4DF0" w:rsidP="009908F6">
      <w:pPr>
        <w:pStyle w:val="Heading2"/>
        <w:ind w:left="360" w:firstLine="0"/>
        <w:rPr>
          <w:rFonts w:ascii="Times New Roman" w:hAnsi="Times New Roman"/>
          <w:color w:val="0D0D0D" w:themeColor="text1" w:themeTint="F2"/>
          <w:sz w:val="28"/>
          <w:szCs w:val="28"/>
        </w:rPr>
      </w:pPr>
      <w:bookmarkStart w:id="284" w:name="_Toc295897016"/>
      <w:r w:rsidRPr="009908F6">
        <w:rPr>
          <w:rFonts w:ascii="Times New Roman" w:hAnsi="Times New Roman"/>
          <w:color w:val="0D0D0D" w:themeColor="text1" w:themeTint="F2"/>
          <w:sz w:val="28"/>
          <w:szCs w:val="28"/>
        </w:rPr>
        <w:t>Admission to the P</w:t>
      </w:r>
      <w:r w:rsidRPr="009908F6">
        <w:rPr>
          <w:rFonts w:ascii="Times New Roman" w:hAnsi="Times New Roman"/>
          <w:color w:val="0D0D0D" w:themeColor="text1" w:themeTint="F2"/>
          <w:spacing w:val="-5"/>
          <w:sz w:val="28"/>
          <w:szCs w:val="28"/>
        </w:rPr>
        <w:t>r</w:t>
      </w:r>
      <w:r w:rsidRPr="009908F6">
        <w:rPr>
          <w:rFonts w:ascii="Times New Roman" w:hAnsi="Times New Roman"/>
          <w:color w:val="0D0D0D" w:themeColor="text1" w:themeTint="F2"/>
          <w:sz w:val="28"/>
          <w:szCs w:val="28"/>
        </w:rPr>
        <w:t>ogram</w:t>
      </w:r>
      <w:bookmarkEnd w:id="284"/>
    </w:p>
    <w:p w:rsidR="005C4DF0" w:rsidRPr="00D03773"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sidRPr="00D03773">
        <w:rPr>
          <w:rFonts w:ascii="Times New Roman" w:hAnsi="Times New Roman"/>
          <w:sz w:val="20"/>
          <w:szCs w:val="20"/>
        </w:rPr>
        <w:t xml:space="preserve">Admission to the </w:t>
      </w:r>
      <w:r>
        <w:rPr>
          <w:rFonts w:ascii="Times New Roman" w:hAnsi="Times New Roman"/>
          <w:sz w:val="20"/>
          <w:szCs w:val="20"/>
        </w:rPr>
        <w:t>Early Childhood</w:t>
      </w:r>
      <w:r w:rsidRPr="00D03773">
        <w:rPr>
          <w:rFonts w:ascii="Times New Roman" w:hAnsi="Times New Roman"/>
          <w:sz w:val="20"/>
          <w:szCs w:val="20"/>
        </w:rPr>
        <w:t xml:space="preserve"> Education Program requires an unde</w:t>
      </w:r>
      <w:r w:rsidRPr="00D03773">
        <w:rPr>
          <w:rFonts w:ascii="Times New Roman" w:hAnsi="Times New Roman"/>
          <w:spacing w:val="-4"/>
          <w:sz w:val="20"/>
          <w:szCs w:val="20"/>
        </w:rPr>
        <w:t>r</w:t>
      </w:r>
      <w:r w:rsidRPr="00D03773">
        <w:rPr>
          <w:rFonts w:ascii="Times New Roman" w:hAnsi="Times New Roman"/>
          <w:sz w:val="20"/>
          <w:szCs w:val="20"/>
        </w:rPr>
        <w:t xml:space="preserve">graduate degree in </w:t>
      </w:r>
      <w:r>
        <w:rPr>
          <w:rFonts w:ascii="Times New Roman" w:hAnsi="Times New Roman"/>
          <w:sz w:val="20"/>
          <w:szCs w:val="20"/>
        </w:rPr>
        <w:t>Early Childhood Education</w:t>
      </w:r>
      <w:r w:rsidRPr="00D03773">
        <w:rPr>
          <w:rFonts w:ascii="Times New Roman" w:hAnsi="Times New Roman"/>
          <w:sz w:val="20"/>
          <w:szCs w:val="20"/>
        </w:rPr>
        <w:t>, or the equivalent, from an accredited college, and satisfactory scores on the Graduate Record Examination or Miller</w:t>
      </w:r>
      <w:r w:rsidRPr="00D03773">
        <w:rPr>
          <w:rFonts w:ascii="Times New Roman" w:hAnsi="Times New Roman"/>
          <w:spacing w:val="-11"/>
          <w:sz w:val="20"/>
          <w:szCs w:val="20"/>
        </w:rPr>
        <w:t xml:space="preserve"> </w:t>
      </w:r>
      <w:r w:rsidRPr="00D03773">
        <w:rPr>
          <w:rFonts w:ascii="Times New Roman" w:hAnsi="Times New Roman"/>
          <w:sz w:val="20"/>
          <w:szCs w:val="20"/>
        </w:rPr>
        <w:t>Analogies</w:t>
      </w:r>
      <w:r w:rsidRPr="00D03773">
        <w:rPr>
          <w:rFonts w:ascii="Times New Roman" w:hAnsi="Times New Roman"/>
          <w:spacing w:val="-4"/>
          <w:sz w:val="20"/>
          <w:szCs w:val="20"/>
        </w:rPr>
        <w:t xml:space="preserve"> </w:t>
      </w:r>
      <w:r w:rsidRPr="00D03773">
        <w:rPr>
          <w:rFonts w:ascii="Times New Roman" w:hAnsi="Times New Roman"/>
          <w:spacing w:val="-14"/>
          <w:sz w:val="20"/>
          <w:szCs w:val="20"/>
        </w:rPr>
        <w:t>T</w:t>
      </w:r>
      <w:r w:rsidRPr="00D03773">
        <w:rPr>
          <w:rFonts w:ascii="Times New Roman" w:hAnsi="Times New Roman"/>
          <w:sz w:val="20"/>
          <w:szCs w:val="20"/>
        </w:rPr>
        <w:t>est.</w:t>
      </w:r>
      <w:r w:rsidRPr="00D03773">
        <w:rPr>
          <w:rFonts w:ascii="Times New Roman" w:hAnsi="Times New Roman"/>
          <w:spacing w:val="-4"/>
          <w:sz w:val="20"/>
          <w:szCs w:val="20"/>
        </w:rPr>
        <w:t xml:space="preserve"> </w:t>
      </w:r>
      <w:r w:rsidRPr="00D03773">
        <w:rPr>
          <w:rFonts w:ascii="Times New Roman" w:hAnsi="Times New Roman"/>
          <w:sz w:val="20"/>
          <w:szCs w:val="20"/>
        </w:rPr>
        <w:t>When students lack a su</w:t>
      </w:r>
      <w:r w:rsidRPr="00D03773">
        <w:rPr>
          <w:rFonts w:ascii="Times New Roman" w:hAnsi="Times New Roman"/>
          <w:spacing w:val="-4"/>
          <w:sz w:val="20"/>
          <w:szCs w:val="20"/>
        </w:rPr>
        <w:t>f</w:t>
      </w:r>
      <w:r w:rsidRPr="00D03773">
        <w:rPr>
          <w:rFonts w:ascii="Times New Roman" w:hAnsi="Times New Roman"/>
          <w:sz w:val="20"/>
          <w:szCs w:val="20"/>
        </w:rPr>
        <w:t xml:space="preserve">ficient background in </w:t>
      </w:r>
      <w:r>
        <w:rPr>
          <w:rFonts w:ascii="Times New Roman" w:hAnsi="Times New Roman"/>
          <w:sz w:val="20"/>
          <w:szCs w:val="20"/>
        </w:rPr>
        <w:t>Early Childhood Education</w:t>
      </w:r>
      <w:r w:rsidRPr="00D03773">
        <w:rPr>
          <w:rFonts w:ascii="Times New Roman" w:hAnsi="Times New Roman"/>
          <w:sz w:val="20"/>
          <w:szCs w:val="20"/>
        </w:rPr>
        <w:t>, they may be required to take additional unde</w:t>
      </w:r>
      <w:r w:rsidRPr="00D03773">
        <w:rPr>
          <w:rFonts w:ascii="Times New Roman" w:hAnsi="Times New Roman"/>
          <w:spacing w:val="-4"/>
          <w:sz w:val="20"/>
          <w:szCs w:val="20"/>
        </w:rPr>
        <w:t>r</w:t>
      </w:r>
      <w:r w:rsidRPr="00D03773">
        <w:rPr>
          <w:rFonts w:ascii="Times New Roman" w:hAnsi="Times New Roman"/>
          <w:sz w:val="20"/>
          <w:szCs w:val="20"/>
        </w:rPr>
        <w:t xml:space="preserve">graduate courses before beginning the M.Ed. program in </w:t>
      </w:r>
      <w:r>
        <w:rPr>
          <w:rFonts w:ascii="Times New Roman" w:hAnsi="Times New Roman"/>
          <w:sz w:val="20"/>
          <w:szCs w:val="20"/>
        </w:rPr>
        <w:t xml:space="preserve">Early Childhood </w:t>
      </w:r>
      <w:r w:rsidRPr="00D03773">
        <w:rPr>
          <w:rFonts w:ascii="Times New Roman" w:hAnsi="Times New Roman"/>
          <w:sz w:val="20"/>
          <w:szCs w:val="20"/>
        </w:rPr>
        <w:t xml:space="preserve">Education. Students are also governed by the general admission procedures and requirements for the M.Ed. degree program, and they may matriculate in the </w:t>
      </w:r>
      <w:r>
        <w:rPr>
          <w:rFonts w:ascii="Times New Roman" w:hAnsi="Times New Roman"/>
          <w:sz w:val="20"/>
          <w:szCs w:val="20"/>
        </w:rPr>
        <w:t xml:space="preserve">Early Childhood </w:t>
      </w:r>
      <w:r w:rsidRPr="00D03773">
        <w:rPr>
          <w:rFonts w:ascii="Times New Roman" w:hAnsi="Times New Roman"/>
          <w:sz w:val="20"/>
          <w:szCs w:val="20"/>
        </w:rPr>
        <w:t>Education program under the same categories of admission.</w:t>
      </w:r>
    </w:p>
    <w:p w:rsidR="005C4DF0" w:rsidRPr="005C4DF0" w:rsidRDefault="005C4DF0" w:rsidP="005C4DF0"/>
    <w:p w:rsidR="005C4DF0" w:rsidRPr="009908F6" w:rsidRDefault="005C4DF0" w:rsidP="009908F6">
      <w:pPr>
        <w:pStyle w:val="Heading2"/>
        <w:ind w:left="360" w:firstLine="0"/>
        <w:rPr>
          <w:rFonts w:ascii="Times New Roman" w:hAnsi="Times New Roman"/>
          <w:color w:val="0D0D0D" w:themeColor="text1" w:themeTint="F2"/>
          <w:sz w:val="28"/>
          <w:szCs w:val="28"/>
        </w:rPr>
      </w:pPr>
      <w:bookmarkStart w:id="285" w:name="_Toc295897017"/>
      <w:r w:rsidRPr="009908F6">
        <w:rPr>
          <w:rFonts w:ascii="Times New Roman" w:hAnsi="Times New Roman"/>
          <w:color w:val="0D0D0D" w:themeColor="text1" w:themeTint="F2"/>
          <w:sz w:val="28"/>
          <w:szCs w:val="28"/>
        </w:rPr>
        <w:t>P</w:t>
      </w:r>
      <w:r w:rsidRPr="009908F6">
        <w:rPr>
          <w:rFonts w:ascii="Times New Roman" w:hAnsi="Times New Roman"/>
          <w:color w:val="0D0D0D" w:themeColor="text1" w:themeTint="F2"/>
          <w:spacing w:val="-6"/>
          <w:sz w:val="28"/>
          <w:szCs w:val="28"/>
        </w:rPr>
        <w:t>r</w:t>
      </w:r>
      <w:r w:rsidRPr="009908F6">
        <w:rPr>
          <w:rFonts w:ascii="Times New Roman" w:hAnsi="Times New Roman"/>
          <w:color w:val="0D0D0D" w:themeColor="text1" w:themeTint="F2"/>
          <w:sz w:val="28"/>
          <w:szCs w:val="28"/>
        </w:rPr>
        <w:t>ogram of Study</w:t>
      </w:r>
      <w:bookmarkEnd w:id="285"/>
    </w:p>
    <w:p w:rsidR="00114BDE" w:rsidRPr="004D76C4"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w:t>
      </w:r>
      <w:r w:rsidRPr="004D76C4">
        <w:rPr>
          <w:rFonts w:ascii="Times New Roman" w:hAnsi="Times New Roman"/>
          <w:b/>
          <w:bCs/>
          <w:color w:val="808080" w:themeColor="background1" w:themeShade="80"/>
          <w:spacing w:val="-15"/>
          <w:sz w:val="28"/>
          <w:szCs w:val="28"/>
        </w:rPr>
        <w:t xml:space="preserve"> </w:t>
      </w: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16"/>
          <w:sz w:val="28"/>
          <w:szCs w:val="28"/>
        </w:rPr>
        <w:t xml:space="preserve"> </w:t>
      </w:r>
      <w:r w:rsidRPr="004D76C4">
        <w:rPr>
          <w:rFonts w:ascii="Times New Roman" w:hAnsi="Times New Roman"/>
          <w:b/>
          <w:bCs/>
          <w:color w:val="808080" w:themeColor="background1" w:themeShade="80"/>
          <w:sz w:val="28"/>
          <w:szCs w:val="28"/>
        </w:rPr>
        <w:t>- Natu</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 of Learners and Learning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oblems</w:t>
      </w:r>
      <w:r w:rsidRPr="004D76C4">
        <w:rPr>
          <w:rFonts w:ascii="Times New Roman" w:hAnsi="Times New Roman"/>
          <w:b/>
          <w:bCs/>
          <w:color w:val="808080" w:themeColor="background1" w:themeShade="80"/>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FA7AC7" w:rsidTr="009263EC">
        <w:trPr>
          <w:trHeight w:hRule="exact" w:val="287"/>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ECEC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5500</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Early Childhood Development</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5554</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Psychology of</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5563</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Methods of Child Study</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5515</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5520</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Developmental Psychology</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5552</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114BDE" w:rsidRPr="00FA7AC7" w:rsidTr="009263EC">
        <w:trPr>
          <w:trHeight w:hRule="exact" w:val="32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5555</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Theories of Learning</w:t>
            </w:r>
          </w:p>
        </w:tc>
      </w:tr>
    </w:tbl>
    <w:p w:rsidR="00114BDE"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114BDE" w:rsidRPr="004D76C4"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B -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ograms and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oblems of the School</w:t>
      </w:r>
      <w:r w:rsidRPr="004D76C4">
        <w:rPr>
          <w:rFonts w:ascii="Times New Roman" w:hAnsi="Times New Roman"/>
          <w:b/>
          <w:bCs/>
          <w:color w:val="808080" w:themeColor="background1" w:themeShade="80"/>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FA7AC7" w:rsidTr="009263EC">
        <w:trPr>
          <w:trHeight w:hRule="exact" w:val="287"/>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5504</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114BDE" w:rsidRPr="00FA7AC7" w:rsidTr="009263EC">
        <w:trPr>
          <w:trHeight w:hRule="exact" w:val="24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5509</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114BDE" w:rsidRPr="00FA7AC7" w:rsidTr="009263EC">
        <w:trPr>
          <w:trHeight w:hRule="exact" w:val="24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5510</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Sociology of Education</w:t>
            </w:r>
          </w:p>
        </w:tc>
      </w:tr>
      <w:tr w:rsidR="00114BDE" w:rsidRPr="00FA7AC7" w:rsidTr="009263EC">
        <w:trPr>
          <w:trHeight w:hRule="exact" w:val="24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5555</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114BDE" w:rsidRPr="00FA7AC7" w:rsidTr="009263EC">
        <w:trPr>
          <w:trHeight w:hRule="exact" w:val="24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ECEC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5518</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Issues in Early Childhood Education</w:t>
            </w:r>
          </w:p>
        </w:tc>
      </w:tr>
      <w:tr w:rsidR="00114BDE" w:rsidRPr="00FA7AC7" w:rsidTr="009263EC">
        <w:trPr>
          <w:trHeight w:hRule="exact" w:val="32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EDAS</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6648</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Economics in Education</w:t>
            </w:r>
          </w:p>
        </w:tc>
      </w:tr>
    </w:tbl>
    <w:p w:rsidR="00114BDE"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114BDE" w:rsidRPr="004D76C4"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C -</w:t>
      </w:r>
      <w:r w:rsidRPr="004D76C4">
        <w:rPr>
          <w:rFonts w:ascii="Times New Roman" w:hAnsi="Times New Roman"/>
          <w:b/>
          <w:bCs/>
          <w:color w:val="808080" w:themeColor="background1" w:themeShade="80"/>
          <w:spacing w:val="-5"/>
          <w:sz w:val="28"/>
          <w:szCs w:val="28"/>
        </w:rPr>
        <w:t xml:space="preserve"> </w:t>
      </w:r>
      <w:r w:rsidRPr="004D76C4">
        <w:rPr>
          <w:rFonts w:ascii="Times New Roman" w:hAnsi="Times New Roman"/>
          <w:b/>
          <w:bCs/>
          <w:color w:val="808080" w:themeColor="background1" w:themeShade="80"/>
          <w:spacing w:val="-26"/>
          <w:sz w:val="28"/>
          <w:szCs w:val="28"/>
        </w:rPr>
        <w:t>T</w:t>
      </w:r>
      <w:r w:rsidRPr="004D76C4">
        <w:rPr>
          <w:rFonts w:ascii="Times New Roman" w:hAnsi="Times New Roman"/>
          <w:b/>
          <w:bCs/>
          <w:color w:val="808080" w:themeColor="background1" w:themeShade="80"/>
          <w:sz w:val="28"/>
          <w:szCs w:val="28"/>
        </w:rPr>
        <w:t>eaching Field</w:t>
      </w:r>
      <w:r w:rsidRPr="004D76C4">
        <w:rPr>
          <w:rFonts w:ascii="Times New Roman" w:hAnsi="Times New Roman"/>
          <w:b/>
          <w:bCs/>
          <w:color w:val="808080" w:themeColor="background1" w:themeShade="80"/>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FA7AC7" w:rsidTr="009263EC">
        <w:trPr>
          <w:trHeight w:hRule="exact" w:val="287"/>
        </w:trPr>
        <w:tc>
          <w:tcPr>
            <w:tcW w:w="1367" w:type="dxa"/>
            <w:gridSpan w:val="3"/>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5509</w:t>
            </w:r>
          </w:p>
        </w:tc>
        <w:tc>
          <w:tcPr>
            <w:tcW w:w="6714"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Theories, Design and Program Development in Early</w:t>
            </w:r>
          </w:p>
        </w:tc>
      </w:tr>
      <w:tr w:rsidR="00114BDE" w:rsidRPr="00FA7AC7" w:rsidTr="009263EC">
        <w:trPr>
          <w:trHeight w:hRule="exact" w:val="240"/>
        </w:trPr>
        <w:tc>
          <w:tcPr>
            <w:tcW w:w="1367" w:type="dxa"/>
            <w:gridSpan w:val="3"/>
            <w:tcBorders>
              <w:top w:val="nil"/>
              <w:left w:val="nil"/>
              <w:bottom w:val="nil"/>
              <w:right w:val="nil"/>
            </w:tcBorders>
          </w:tcPr>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p>
        </w:tc>
        <w:tc>
          <w:tcPr>
            <w:tcW w:w="671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5512</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Cultural Diversity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Language Development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Math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5527</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Science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5530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Communicative</w:t>
            </w:r>
            <w:r w:rsidRPr="00FA7AC7">
              <w:rPr>
                <w:rFonts w:ascii="Times New Roman" w:hAnsi="Times New Roman"/>
                <w:spacing w:val="-11"/>
                <w:sz w:val="20"/>
                <w:szCs w:val="20"/>
              </w:rPr>
              <w:t xml:space="preserve"> </w:t>
            </w:r>
            <w:r w:rsidRPr="00FA7AC7">
              <w:rPr>
                <w:rFonts w:ascii="Times New Roman" w:hAnsi="Times New Roman"/>
                <w:sz w:val="20"/>
                <w:szCs w:val="20"/>
              </w:rPr>
              <w:t>Arts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5535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Reading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5545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Infant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5550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Social Studies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5555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Creative Physical Experiences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5560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Counseling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5565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Diagnosis and Remediation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5570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Theories of Play</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5575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Parent Involvement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5580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ests and Measurements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5581</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Evaluation of Research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EDUC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5000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Professional Development for</w:t>
            </w:r>
            <w:r w:rsidRPr="00FA7AC7">
              <w:rPr>
                <w:rFonts w:ascii="Times New Roman" w:hAnsi="Times New Roman"/>
                <w:spacing w:val="-11"/>
                <w:sz w:val="20"/>
                <w:szCs w:val="20"/>
              </w:rPr>
              <w:t xml:space="preserve"> </w:t>
            </w:r>
            <w:r w:rsidRPr="00FA7AC7">
              <w:rPr>
                <w:rFonts w:ascii="Times New Roman" w:hAnsi="Times New Roman"/>
                <w:sz w:val="20"/>
                <w:szCs w:val="20"/>
              </w:rPr>
              <w:t>Accomplished Educators</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5202</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5501</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Exceptional Children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5512</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Characteristics of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 with Mild Learning,</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Intellectual, and or Behavioral Problems</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5522</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the Preschool Exceptional Child</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5524</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Instructional Strategies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the Mildly Disabled</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5530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Parent Counseling</w:t>
            </w:r>
          </w:p>
        </w:tc>
      </w:tr>
      <w:tr w:rsidR="00114BDE" w:rsidRPr="00FA7AC7" w:rsidTr="009263EC">
        <w:trPr>
          <w:gridBefore w:val="1"/>
          <w:wBefore w:w="349" w:type="dxa"/>
          <w:trHeight w:hRule="exact" w:val="262"/>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before="9" w:after="0"/>
              <w:ind w:left="90" w:right="180" w:firstLine="0"/>
              <w:jc w:val="both"/>
              <w:rPr>
                <w:rFonts w:ascii="Times New Roman" w:hAnsi="Times New Roman"/>
                <w:sz w:val="24"/>
                <w:szCs w:val="24"/>
              </w:rPr>
            </w:pPr>
            <w:r w:rsidRPr="00FA7AC7">
              <w:rPr>
                <w:rFonts w:ascii="Times New Roman" w:hAnsi="Times New Roman"/>
                <w:sz w:val="20"/>
                <w:szCs w:val="20"/>
              </w:rPr>
              <w:t>SECD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5535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Strategic Developmental Counseling for School</w:t>
            </w:r>
            <w:r>
              <w:rPr>
                <w:rFonts w:ascii="Times New Roman" w:hAnsi="Times New Roman"/>
                <w:sz w:val="20"/>
                <w:szCs w:val="20"/>
              </w:rPr>
              <w:t xml:space="preserve"> </w:t>
            </w:r>
            <w:r w:rsidRPr="00FA7AC7">
              <w:rPr>
                <w:rFonts w:ascii="Times New Roman" w:hAnsi="Times New Roman"/>
                <w:sz w:val="20"/>
                <w:szCs w:val="20"/>
              </w:rPr>
              <w:t>Behavioral Problems</w:t>
            </w:r>
          </w:p>
        </w:tc>
      </w:tr>
      <w:tr w:rsidR="00114BDE" w:rsidRPr="00FA7AC7" w:rsidTr="009263EC">
        <w:trPr>
          <w:gridBefore w:val="1"/>
          <w:wBefore w:w="349" w:type="dxa"/>
          <w:trHeight w:hRule="exact" w:val="538"/>
        </w:trPr>
        <w:tc>
          <w:tcPr>
            <w:tcW w:w="990" w:type="dxa"/>
            <w:tcBorders>
              <w:top w:val="nil"/>
              <w:left w:val="nil"/>
              <w:bottom w:val="nil"/>
              <w:right w:val="nil"/>
            </w:tcBorders>
          </w:tcPr>
          <w:p w:rsidR="00114BDE" w:rsidRDefault="00114BDE" w:rsidP="00114BDE">
            <w:pPr>
              <w:widowControl w:val="0"/>
              <w:autoSpaceDE w:val="0"/>
              <w:autoSpaceDN w:val="0"/>
              <w:adjustRightInd w:val="0"/>
              <w:spacing w:after="0"/>
              <w:ind w:left="90" w:right="180" w:firstLine="0"/>
              <w:jc w:val="both"/>
              <w:rPr>
                <w:rFonts w:ascii="Times New Roman" w:hAnsi="Times New Roman"/>
                <w:sz w:val="20"/>
                <w:szCs w:val="20"/>
              </w:rPr>
            </w:pPr>
            <w:r w:rsidRPr="00FA7AC7">
              <w:rPr>
                <w:rFonts w:ascii="Times New Roman" w:hAnsi="Times New Roman"/>
                <w:sz w:val="20"/>
                <w:szCs w:val="20"/>
              </w:rPr>
              <w:t>EDUC</w:t>
            </w:r>
          </w:p>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r>
              <w:rPr>
                <w:rFonts w:ascii="Times New Roman" w:hAnsi="Times New Roman"/>
                <w:sz w:val="20"/>
                <w:szCs w:val="20"/>
              </w:rPr>
              <w:t>EDUC</w:t>
            </w:r>
          </w:p>
        </w:tc>
        <w:tc>
          <w:tcPr>
            <w:tcW w:w="908" w:type="dxa"/>
            <w:gridSpan w:val="2"/>
            <w:tcBorders>
              <w:top w:val="nil"/>
              <w:left w:val="nil"/>
              <w:bottom w:val="nil"/>
              <w:right w:val="nil"/>
            </w:tcBorders>
          </w:tcPr>
          <w:p w:rsidR="00114BDE" w:rsidRDefault="00114BDE" w:rsidP="00114BDE">
            <w:pPr>
              <w:widowControl w:val="0"/>
              <w:autoSpaceDE w:val="0"/>
              <w:autoSpaceDN w:val="0"/>
              <w:adjustRightInd w:val="0"/>
              <w:spacing w:after="0"/>
              <w:ind w:left="90" w:right="180" w:firstLine="0"/>
              <w:jc w:val="both"/>
              <w:rPr>
                <w:rFonts w:ascii="Times New Roman" w:hAnsi="Times New Roman"/>
                <w:sz w:val="20"/>
                <w:szCs w:val="20"/>
              </w:rPr>
            </w:pPr>
            <w:r w:rsidRPr="00FA7AC7">
              <w:rPr>
                <w:rFonts w:ascii="Times New Roman" w:hAnsi="Times New Roman"/>
                <w:sz w:val="20"/>
                <w:szCs w:val="20"/>
              </w:rPr>
              <w:t>5590</w:t>
            </w:r>
          </w:p>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r>
              <w:rPr>
                <w:rFonts w:ascii="Times New Roman" w:hAnsi="Times New Roman"/>
                <w:sz w:val="20"/>
                <w:szCs w:val="20"/>
              </w:rPr>
              <w:t>5591</w:t>
            </w:r>
          </w:p>
        </w:tc>
        <w:tc>
          <w:tcPr>
            <w:tcW w:w="6742" w:type="dxa"/>
            <w:gridSpan w:val="2"/>
            <w:tcBorders>
              <w:top w:val="nil"/>
              <w:left w:val="nil"/>
              <w:bottom w:val="nil"/>
              <w:right w:val="nil"/>
            </w:tcBorders>
          </w:tcPr>
          <w:p w:rsidR="00114BDE" w:rsidRDefault="00114BDE" w:rsidP="00114BDE">
            <w:pPr>
              <w:widowControl w:val="0"/>
              <w:autoSpaceDE w:val="0"/>
              <w:autoSpaceDN w:val="0"/>
              <w:adjustRightInd w:val="0"/>
              <w:spacing w:after="0" w:line="218" w:lineRule="exact"/>
              <w:ind w:left="90" w:right="180" w:firstLine="0"/>
              <w:jc w:val="both"/>
              <w:rPr>
                <w:rFonts w:ascii="Times New Roman" w:hAnsi="Times New Roman"/>
                <w:sz w:val="20"/>
                <w:szCs w:val="20"/>
              </w:rPr>
            </w:pPr>
            <w:r w:rsidRPr="00FA7AC7">
              <w:rPr>
                <w:rFonts w:ascii="Times New Roman" w:hAnsi="Times New Roman"/>
                <w:sz w:val="20"/>
                <w:szCs w:val="20"/>
              </w:rPr>
              <w:t>Practicum I: Internship in Early Childhood Education (Preschool)</w:t>
            </w:r>
          </w:p>
          <w:p w:rsidR="00114BDE"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sz w:val="20"/>
                <w:szCs w:val="20"/>
              </w:rPr>
            </w:pPr>
            <w:r>
              <w:rPr>
                <w:rFonts w:ascii="Times New Roman" w:hAnsi="Times New Roman"/>
                <w:sz w:val="20"/>
                <w:szCs w:val="20"/>
              </w:rPr>
              <w:t>Practicum II: Internship in Early Childhood Education (Primary)</w:t>
            </w:r>
          </w:p>
          <w:p w:rsidR="00114BDE" w:rsidRPr="00FA7AC7" w:rsidRDefault="00114BDE" w:rsidP="00114BDE">
            <w:pPr>
              <w:widowControl w:val="0"/>
              <w:autoSpaceDE w:val="0"/>
              <w:autoSpaceDN w:val="0"/>
              <w:adjustRightInd w:val="0"/>
              <w:spacing w:after="0" w:line="218" w:lineRule="exact"/>
              <w:ind w:left="90" w:right="180" w:firstLine="0"/>
              <w:jc w:val="both"/>
              <w:rPr>
                <w:rFonts w:ascii="Times New Roman" w:hAnsi="Times New Roman"/>
                <w:sz w:val="24"/>
                <w:szCs w:val="24"/>
              </w:rPr>
            </w:pPr>
          </w:p>
        </w:tc>
      </w:tr>
    </w:tbl>
    <w:p w:rsidR="00114BDE" w:rsidRDefault="00114BDE" w:rsidP="00114BDE">
      <w:pPr>
        <w:widowControl w:val="0"/>
        <w:autoSpaceDE w:val="0"/>
        <w:autoSpaceDN w:val="0"/>
        <w:adjustRightInd w:val="0"/>
        <w:spacing w:before="10" w:after="0"/>
        <w:ind w:left="1260" w:right="180" w:firstLine="0"/>
        <w:jc w:val="both"/>
        <w:rPr>
          <w:rFonts w:ascii="Times New Roman" w:hAnsi="Times New Roman"/>
          <w:sz w:val="20"/>
          <w:szCs w:val="20"/>
        </w:rPr>
      </w:pPr>
      <w:r>
        <w:rPr>
          <w:rFonts w:ascii="Times New Roman" w:hAnsi="Times New Roman"/>
          <w:sz w:val="20"/>
          <w:szCs w:val="20"/>
        </w:rPr>
        <w:t>* Reading endorsement available</w:t>
      </w: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114BDE" w:rsidRPr="004D76C4"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D - Resea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ch</w:t>
      </w:r>
      <w:r w:rsidRPr="004D76C4">
        <w:rPr>
          <w:rFonts w:ascii="Times New Roman" w:hAnsi="Times New Roman"/>
          <w:b/>
          <w:bCs/>
          <w:color w:val="808080" w:themeColor="background1" w:themeShade="80"/>
          <w:sz w:val="28"/>
          <w:szCs w:val="28"/>
        </w:rPr>
        <w:tab/>
        <w:t>3 hrs</w:t>
      </w:r>
    </w:p>
    <w:p w:rsidR="00114BDE"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5501  </w:t>
      </w:r>
      <w:r>
        <w:rPr>
          <w:rFonts w:ascii="Times New Roman" w:hAnsi="Times New Roman"/>
          <w:spacing w:val="21"/>
          <w:position w:val="2"/>
          <w:sz w:val="20"/>
          <w:szCs w:val="20"/>
        </w:rPr>
        <w:t xml:space="preserve"> </w:t>
      </w:r>
      <w:r>
        <w:rPr>
          <w:rFonts w:ascii="Times New Roman" w:hAnsi="Times New Roman"/>
          <w:sz w:val="20"/>
          <w:szCs w:val="20"/>
        </w:rPr>
        <w:t>Educational Research (Prerequisite: EDUC 5500)</w:t>
      </w:r>
    </w:p>
    <w:p w:rsidR="00114BDE"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sz w:val="20"/>
          <w:szCs w:val="20"/>
        </w:rPr>
      </w:pPr>
    </w:p>
    <w:p w:rsidR="00114BDE" w:rsidRPr="004D76C4"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E - Electives (to select with advisor)</w:t>
      </w:r>
      <w:r w:rsidRPr="004D76C4">
        <w:rPr>
          <w:rFonts w:ascii="Times New Roman" w:hAnsi="Times New Roman"/>
          <w:b/>
          <w:bCs/>
          <w:color w:val="808080" w:themeColor="background1" w:themeShade="80"/>
          <w:sz w:val="28"/>
          <w:szCs w:val="28"/>
        </w:rPr>
        <w:tab/>
        <w:t>9 hrs</w:t>
      </w:r>
    </w:p>
    <w:p w:rsidR="00114BDE"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5500  </w:t>
      </w:r>
      <w:r>
        <w:rPr>
          <w:rFonts w:ascii="Times New Roman" w:hAnsi="Times New Roman"/>
          <w:spacing w:val="21"/>
          <w:position w:val="2"/>
          <w:sz w:val="20"/>
          <w:szCs w:val="20"/>
        </w:rPr>
        <w:t xml:space="preserve"> </w:t>
      </w:r>
      <w:r>
        <w:rPr>
          <w:rFonts w:ascii="Times New Roman" w:hAnsi="Times New Roman"/>
          <w:sz w:val="20"/>
          <w:szCs w:val="20"/>
        </w:rPr>
        <w:t>Educational Statistics</w:t>
      </w:r>
    </w:p>
    <w:p w:rsidR="00114BDE" w:rsidRDefault="00114BDE" w:rsidP="00114BDE">
      <w:pPr>
        <w:widowControl w:val="0"/>
        <w:autoSpaceDE w:val="0"/>
        <w:autoSpaceDN w:val="0"/>
        <w:adjustRightInd w:val="0"/>
        <w:spacing w:after="0" w:line="218" w:lineRule="exact"/>
        <w:ind w:left="360" w:right="180" w:firstLine="360"/>
        <w:jc w:val="both"/>
        <w:rPr>
          <w:rFonts w:ascii="Times New Roman" w:hAnsi="Times New Roman"/>
          <w:sz w:val="20"/>
          <w:szCs w:val="20"/>
        </w:rPr>
      </w:pPr>
      <w:r>
        <w:rPr>
          <w:rFonts w:ascii="Times New Roman" w:hAnsi="Times New Roman"/>
          <w:sz w:val="20"/>
          <w:szCs w:val="20"/>
        </w:rPr>
        <w:t>*Major courses (four of the five).</w:t>
      </w:r>
    </w:p>
    <w:p w:rsidR="00114BDE" w:rsidRDefault="00114BDE" w:rsidP="00114BDE">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***Pre-requisite</w:t>
      </w:r>
    </w:p>
    <w:p w:rsidR="008B1BA9" w:rsidRDefault="008B1BA9" w:rsidP="008B1BA9">
      <w:pPr>
        <w:widowControl w:val="0"/>
        <w:tabs>
          <w:tab w:val="left" w:pos="9180"/>
        </w:tabs>
        <w:autoSpaceDE w:val="0"/>
        <w:autoSpaceDN w:val="0"/>
        <w:adjustRightInd w:val="0"/>
        <w:spacing w:before="10" w:after="0"/>
        <w:ind w:left="360" w:right="180" w:firstLine="0"/>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w:t>
      </w:r>
      <w:r>
        <w:rPr>
          <w:rFonts w:ascii="Times New Roman" w:hAnsi="Times New Roman"/>
          <w:spacing w:val="7"/>
          <w:sz w:val="20"/>
          <w:szCs w:val="20"/>
        </w:rPr>
        <w:t xml:space="preserve"> </w:t>
      </w:r>
      <w:r>
        <w:rPr>
          <w:rFonts w:ascii="Times New Roman" w:hAnsi="Times New Roman"/>
          <w:sz w:val="20"/>
          <w:szCs w:val="20"/>
        </w:rPr>
        <w:t>Hours</w:t>
      </w:r>
      <w:r>
        <w:rPr>
          <w:rFonts w:ascii="Times New Roman" w:hAnsi="Times New Roman"/>
          <w:spacing w:val="7"/>
          <w:sz w:val="20"/>
          <w:szCs w:val="20"/>
        </w:rPr>
        <w:t xml:space="preserve"> </w:t>
      </w:r>
      <w:r>
        <w:rPr>
          <w:rFonts w:ascii="Times New Roman" w:hAnsi="Times New Roman"/>
          <w:sz w:val="20"/>
          <w:szCs w:val="20"/>
        </w:rPr>
        <w:t xml:space="preserve">Required. </w:t>
      </w:r>
      <w:r>
        <w:rPr>
          <w:rFonts w:ascii="Times New Roman" w:hAnsi="Times New Roman"/>
          <w:sz w:val="20"/>
          <w:szCs w:val="20"/>
        </w:rPr>
        <w:tab/>
      </w:r>
      <w:r>
        <w:rPr>
          <w:rFonts w:ascii="Times New Roman" w:hAnsi="Times New Roman"/>
          <w:position w:val="-2"/>
          <w:sz w:val="20"/>
          <w:szCs w:val="20"/>
        </w:rPr>
        <w:t xml:space="preserve"> 36</w:t>
      </w:r>
      <w:r>
        <w:rPr>
          <w:rFonts w:ascii="Times New Roman" w:hAnsi="Times New Roman"/>
          <w:spacing w:val="7"/>
          <w:position w:val="-2"/>
          <w:sz w:val="20"/>
          <w:szCs w:val="20"/>
        </w:rPr>
        <w:t xml:space="preserve"> </w:t>
      </w:r>
      <w:r>
        <w:rPr>
          <w:rFonts w:ascii="Times New Roman" w:hAnsi="Times New Roman"/>
          <w:position w:val="-2"/>
          <w:sz w:val="20"/>
          <w:szCs w:val="20"/>
        </w:rPr>
        <w:t>hrs.</w:t>
      </w:r>
    </w:p>
    <w:p w:rsidR="008B1BA9" w:rsidRDefault="008B1BA9" w:rsidP="008B1BA9">
      <w:pPr>
        <w:widowControl w:val="0"/>
        <w:autoSpaceDE w:val="0"/>
        <w:autoSpaceDN w:val="0"/>
        <w:adjustRightInd w:val="0"/>
        <w:spacing w:before="8" w:after="0" w:line="200" w:lineRule="exact"/>
        <w:jc w:val="center"/>
        <w:rPr>
          <w:rFonts w:ascii="Times New Roman" w:hAnsi="Times New Roman"/>
          <w:sz w:val="20"/>
          <w:szCs w:val="20"/>
        </w:rPr>
      </w:pPr>
    </w:p>
    <w:p w:rsidR="008B1BA9" w:rsidRDefault="008B1BA9" w:rsidP="00114BDE">
      <w:pPr>
        <w:widowControl w:val="0"/>
        <w:autoSpaceDE w:val="0"/>
        <w:autoSpaceDN w:val="0"/>
        <w:adjustRightInd w:val="0"/>
        <w:spacing w:before="10" w:after="0"/>
        <w:ind w:left="360" w:right="180" w:firstLine="360"/>
        <w:jc w:val="both"/>
        <w:rPr>
          <w:rFonts w:ascii="Times New Roman" w:hAnsi="Times New Roman"/>
          <w:sz w:val="20"/>
          <w:szCs w:val="20"/>
        </w:rPr>
      </w:pPr>
    </w:p>
    <w:p w:rsidR="008B1BA9" w:rsidRDefault="008B1BA9" w:rsidP="00114BDE">
      <w:pPr>
        <w:widowControl w:val="0"/>
        <w:autoSpaceDE w:val="0"/>
        <w:autoSpaceDN w:val="0"/>
        <w:adjustRightInd w:val="0"/>
        <w:spacing w:before="10" w:after="0"/>
        <w:ind w:left="360" w:right="180" w:firstLine="360"/>
        <w:jc w:val="both"/>
        <w:rPr>
          <w:rFonts w:ascii="Times New Roman" w:hAnsi="Times New Roman"/>
          <w:sz w:val="20"/>
          <w:szCs w:val="20"/>
        </w:rPr>
      </w:pPr>
    </w:p>
    <w:p w:rsidR="00114BDE" w:rsidRPr="00BB4865" w:rsidRDefault="00114BDE" w:rsidP="00114BDE">
      <w:pPr>
        <w:pStyle w:val="Heading2"/>
        <w:spacing w:before="0"/>
        <w:ind w:left="360" w:right="180" w:firstLine="0"/>
        <w:rPr>
          <w:rFonts w:ascii="Times New Roman" w:hAnsi="Times New Roman" w:cs="Times New Roman"/>
          <w:color w:val="808080" w:themeColor="background1" w:themeShade="80"/>
          <w:sz w:val="28"/>
          <w:szCs w:val="28"/>
        </w:rPr>
      </w:pPr>
      <w:bookmarkStart w:id="286" w:name="_Toc294969750"/>
      <w:bookmarkStart w:id="287" w:name="_Toc295897018"/>
      <w:r w:rsidRPr="00BB4865">
        <w:rPr>
          <w:rFonts w:ascii="Times New Roman" w:hAnsi="Times New Roman" w:cs="Times New Roman"/>
          <w:color w:val="808080" w:themeColor="background1" w:themeShade="80"/>
          <w:sz w:val="28"/>
          <w:szCs w:val="28"/>
        </w:rPr>
        <w:t>COURSE DESCRIPTIONS</w:t>
      </w:r>
      <w:bookmarkEnd w:id="286"/>
      <w:bookmarkEnd w:id="287"/>
    </w:p>
    <w:p w:rsidR="008B1BA9" w:rsidRDefault="008B1BA9" w:rsidP="008B1BA9">
      <w:pPr>
        <w:widowControl w:val="0"/>
        <w:autoSpaceDE w:val="0"/>
        <w:autoSpaceDN w:val="0"/>
        <w:adjustRightInd w:val="0"/>
        <w:spacing w:before="37" w:after="0" w:line="251" w:lineRule="auto"/>
        <w:ind w:left="360" w:right="180" w:firstLine="0"/>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Development...........................................................................3(3-2) </w:t>
      </w:r>
      <w:r>
        <w:rPr>
          <w:rFonts w:ascii="Times New Roman" w:hAnsi="Times New Roman"/>
          <w:color w:val="191919"/>
          <w:sz w:val="20"/>
          <w:szCs w:val="20"/>
        </w:rPr>
        <w:t>Advanced</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physical,</w:t>
      </w:r>
      <w:r>
        <w:rPr>
          <w:rFonts w:ascii="Times New Roman" w:hAnsi="Times New Roman"/>
          <w:color w:val="191919"/>
          <w:spacing w:val="-3"/>
          <w:sz w:val="20"/>
          <w:szCs w:val="20"/>
        </w:rPr>
        <w:t xml:space="preserve"> </w:t>
      </w:r>
      <w:r>
        <w:rPr>
          <w:rFonts w:ascii="Times New Roman" w:hAnsi="Times New Roman"/>
          <w:color w:val="191919"/>
          <w:sz w:val="20"/>
          <w:szCs w:val="20"/>
        </w:rPr>
        <w:t>emotional,</w:t>
      </w:r>
      <w:r>
        <w:rPr>
          <w:rFonts w:ascii="Times New Roman" w:hAnsi="Times New Roman"/>
          <w:color w:val="191919"/>
          <w:spacing w:val="-3"/>
          <w:sz w:val="20"/>
          <w:szCs w:val="20"/>
        </w:rPr>
        <w:t xml:space="preserve"> </w:t>
      </w:r>
      <w:r>
        <w:rPr>
          <w:rFonts w:ascii="Times New Roman" w:hAnsi="Times New Roman"/>
          <w:color w:val="191919"/>
          <w:sz w:val="20"/>
          <w:szCs w:val="20"/>
        </w:rPr>
        <w:t>social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intellectual</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 young children through nine years of age and in observations of children in this age period for the</w:t>
      </w:r>
      <w:r>
        <w:rPr>
          <w:rFonts w:ascii="Times New Roman" w:hAnsi="Times New Roman"/>
          <w:color w:val="191919"/>
          <w:spacing w:val="-8"/>
          <w:sz w:val="20"/>
          <w:szCs w:val="20"/>
        </w:rPr>
        <w:t xml:space="preserve"> </w:t>
      </w:r>
      <w:r>
        <w:rPr>
          <w:rFonts w:ascii="Times New Roman" w:hAnsi="Times New Roman"/>
          <w:color w:val="191919"/>
          <w:sz w:val="20"/>
          <w:szCs w:val="20"/>
        </w:rPr>
        <w:t>purpose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applying</w:t>
      </w:r>
      <w:r>
        <w:rPr>
          <w:rFonts w:ascii="Times New Roman" w:hAnsi="Times New Roman"/>
          <w:color w:val="191919"/>
          <w:spacing w:val="-8"/>
          <w:sz w:val="20"/>
          <w:szCs w:val="20"/>
        </w:rPr>
        <w:t xml:space="preserve"> </w:t>
      </w:r>
      <w:r>
        <w:rPr>
          <w:rFonts w:ascii="Times New Roman" w:hAnsi="Times New Roman"/>
          <w:color w:val="191919"/>
          <w:sz w:val="20"/>
          <w:szCs w:val="20"/>
        </w:rPr>
        <w:t>principles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plotting</w:t>
      </w:r>
      <w:r>
        <w:rPr>
          <w:rFonts w:ascii="Times New Roman" w:hAnsi="Times New Roman"/>
          <w:color w:val="191919"/>
          <w:spacing w:val="-8"/>
          <w:sz w:val="20"/>
          <w:szCs w:val="20"/>
        </w:rPr>
        <w:t xml:space="preserve"> </w:t>
      </w:r>
      <w:r>
        <w:rPr>
          <w:rFonts w:ascii="Times New Roman" w:hAnsi="Times New Roman"/>
          <w:color w:val="191919"/>
          <w:sz w:val="20"/>
          <w:szCs w:val="20"/>
        </w:rPr>
        <w:t>developmental</w:t>
      </w:r>
      <w:r>
        <w:rPr>
          <w:rFonts w:ascii="Times New Roman" w:hAnsi="Times New Roman"/>
          <w:color w:val="191919"/>
          <w:spacing w:val="-8"/>
          <w:sz w:val="20"/>
          <w:szCs w:val="20"/>
        </w:rPr>
        <w:t xml:space="preserve"> </w:t>
      </w:r>
      <w:r>
        <w:rPr>
          <w:rFonts w:ascii="Times New Roman" w:hAnsi="Times New Roman"/>
          <w:color w:val="191919"/>
          <w:sz w:val="20"/>
          <w:szCs w:val="20"/>
        </w:rPr>
        <w:t>changes.</w:t>
      </w:r>
      <w:r>
        <w:rPr>
          <w:rFonts w:ascii="Times New Roman" w:hAnsi="Times New Roman"/>
          <w:color w:val="191919"/>
          <w:spacing w:val="-8"/>
          <w:sz w:val="20"/>
          <w:szCs w:val="20"/>
        </w:rPr>
        <w:t xml:space="preserve"> </w:t>
      </w:r>
      <w:r>
        <w:rPr>
          <w:rFonts w:ascii="Times New Roman" w:hAnsi="Times New Roman"/>
          <w:color w:val="191919"/>
          <w:sz w:val="20"/>
          <w:szCs w:val="20"/>
        </w:rPr>
        <w:t>Observation-laboratory experiences will be included to reflect on those observations.</w:t>
      </w:r>
    </w:p>
    <w:p w:rsidR="008B1BA9" w:rsidRDefault="008B1BA9" w:rsidP="008B1BA9">
      <w:pPr>
        <w:widowControl w:val="0"/>
        <w:autoSpaceDE w:val="0"/>
        <w:autoSpaceDN w:val="0"/>
        <w:adjustRightInd w:val="0"/>
        <w:spacing w:after="0" w:line="226" w:lineRule="exact"/>
        <w:ind w:left="360" w:right="180" w:firstLine="0"/>
        <w:rPr>
          <w:rFonts w:ascii="Times New Roman" w:hAnsi="Times New Roman"/>
          <w:b/>
          <w:bCs/>
          <w:color w:val="191919"/>
          <w:sz w:val="20"/>
          <w:szCs w:val="20"/>
        </w:rPr>
      </w:pPr>
      <w:r>
        <w:rPr>
          <w:rFonts w:ascii="Times New Roman" w:hAnsi="Times New Roman"/>
          <w:b/>
          <w:bCs/>
          <w:color w:val="191919"/>
          <w:sz w:val="20"/>
          <w:szCs w:val="20"/>
        </w:rPr>
        <w:t>ECEC 5509 -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Design and P</w:t>
      </w:r>
      <w:r>
        <w:rPr>
          <w:rFonts w:ascii="Times New Roman" w:hAnsi="Times New Roman"/>
          <w:b/>
          <w:bCs/>
          <w:color w:val="191919"/>
          <w:spacing w:val="-4"/>
          <w:sz w:val="20"/>
          <w:szCs w:val="20"/>
        </w:rPr>
        <w:t>r</w:t>
      </w:r>
      <w:r>
        <w:rPr>
          <w:rFonts w:ascii="Times New Roman" w:hAnsi="Times New Roman"/>
          <w:b/>
          <w:bCs/>
          <w:color w:val="191919"/>
          <w:sz w:val="20"/>
          <w:szCs w:val="20"/>
        </w:rPr>
        <w:t>ogram Development 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Childhood……..…. </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3(3-0) </w:t>
      </w:r>
    </w:p>
    <w:p w:rsidR="008B1BA9" w:rsidRDefault="008B1BA9" w:rsidP="008B1BA9">
      <w:pPr>
        <w:widowControl w:val="0"/>
        <w:autoSpaceDE w:val="0"/>
        <w:autoSpaceDN w:val="0"/>
        <w:adjustRightInd w:val="0"/>
        <w:spacing w:after="0" w:line="226" w:lineRule="exact"/>
        <w:ind w:left="360" w:right="180" w:firstLine="0"/>
        <w:rPr>
          <w:rFonts w:ascii="Times New Roman" w:hAnsi="Times New Roman"/>
          <w:color w:val="191919"/>
          <w:spacing w:val="-2"/>
          <w:sz w:val="20"/>
          <w:szCs w:val="20"/>
        </w:rPr>
      </w:pPr>
      <w:r>
        <w:rPr>
          <w:rFonts w:ascii="Times New Roman" w:hAnsi="Times New Roman"/>
          <w:color w:val="191919"/>
          <w:sz w:val="20"/>
          <w:szCs w:val="20"/>
        </w:rPr>
        <w:t>Provides</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analysis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evaluation</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needs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both</w:t>
      </w:r>
      <w:r>
        <w:rPr>
          <w:rFonts w:ascii="Times New Roman" w:hAnsi="Times New Roman"/>
          <w:color w:val="191919"/>
          <w:spacing w:val="-2"/>
          <w:sz w:val="20"/>
          <w:szCs w:val="20"/>
        </w:rPr>
        <w:t xml:space="preserve"> </w:t>
      </w:r>
      <w:r>
        <w:rPr>
          <w:rFonts w:ascii="Times New Roman" w:hAnsi="Times New Roman"/>
          <w:color w:val="191919"/>
          <w:sz w:val="20"/>
          <w:szCs w:val="20"/>
        </w:rPr>
        <w:t>student</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teacher</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differential</w:t>
      </w:r>
    </w:p>
    <w:p w:rsidR="008B1BA9" w:rsidRDefault="008B1BA9" w:rsidP="008B1BA9">
      <w:pPr>
        <w:widowControl w:val="0"/>
        <w:autoSpaceDE w:val="0"/>
        <w:autoSpaceDN w:val="0"/>
        <w:adjustRightInd w:val="0"/>
        <w:spacing w:after="0" w:line="226" w:lineRule="exact"/>
        <w:ind w:left="360" w:right="180" w:firstLine="0"/>
        <w:rPr>
          <w:rFonts w:ascii="Times New Roman" w:hAnsi="Times New Roman"/>
          <w:color w:val="191919"/>
          <w:spacing w:val="-3"/>
          <w:sz w:val="20"/>
          <w:szCs w:val="20"/>
        </w:rPr>
      </w:pPr>
      <w:r>
        <w:rPr>
          <w:rFonts w:ascii="Times New Roman" w:hAnsi="Times New Roman"/>
          <w:color w:val="191919"/>
          <w:spacing w:val="-3"/>
          <w:sz w:val="20"/>
          <w:szCs w:val="20"/>
        </w:rPr>
        <w:t xml:space="preserve">learning </w:t>
      </w:r>
      <w:r>
        <w:rPr>
          <w:rFonts w:ascii="Times New Roman" w:hAnsi="Times New Roman"/>
          <w:color w:val="191919"/>
          <w:sz w:val="20"/>
          <w:szCs w:val="20"/>
        </w:rPr>
        <w:t>environments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primary</w:t>
      </w:r>
      <w:r>
        <w:rPr>
          <w:rFonts w:ascii="Times New Roman" w:hAnsi="Times New Roman"/>
          <w:color w:val="191919"/>
          <w:spacing w:val="-3"/>
          <w:sz w:val="20"/>
          <w:szCs w:val="20"/>
        </w:rPr>
        <w:t xml:space="preserve"> </w:t>
      </w:r>
      <w:r>
        <w:rPr>
          <w:rFonts w:ascii="Times New Roman" w:hAnsi="Times New Roman"/>
          <w:color w:val="191919"/>
          <w:sz w:val="20"/>
          <w:szCs w:val="20"/>
        </w:rPr>
        <w:t>grades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early</w:t>
      </w:r>
      <w:r>
        <w:rPr>
          <w:rFonts w:ascii="Times New Roman" w:hAnsi="Times New Roman"/>
          <w:color w:val="191919"/>
          <w:spacing w:val="-3"/>
          <w:sz w:val="20"/>
          <w:szCs w:val="20"/>
        </w:rPr>
        <w:t xml:space="preserve"> </w:t>
      </w:r>
      <w:r>
        <w:rPr>
          <w:rFonts w:ascii="Times New Roman" w:hAnsi="Times New Roman"/>
          <w:color w:val="191919"/>
          <w:sz w:val="20"/>
          <w:szCs w:val="20"/>
        </w:rPr>
        <w:t>childhood</w:t>
      </w:r>
      <w:r>
        <w:rPr>
          <w:rFonts w:ascii="Times New Roman" w:hAnsi="Times New Roman"/>
          <w:color w:val="191919"/>
          <w:spacing w:val="-3"/>
          <w:sz w:val="20"/>
          <w:szCs w:val="20"/>
        </w:rPr>
        <w:t xml:space="preserve"> education. Curricula</w:t>
      </w:r>
    </w:p>
    <w:p w:rsidR="008B1BA9" w:rsidRDefault="008B1BA9" w:rsidP="008B1BA9">
      <w:pPr>
        <w:widowControl w:val="0"/>
        <w:autoSpaceDE w:val="0"/>
        <w:autoSpaceDN w:val="0"/>
        <w:adjustRightInd w:val="0"/>
        <w:spacing w:after="0" w:line="226" w:lineRule="exact"/>
        <w:ind w:left="360" w:right="180" w:firstLine="0"/>
        <w:rPr>
          <w:rFonts w:ascii="Times New Roman" w:hAnsi="Times New Roman"/>
          <w:color w:val="191919"/>
          <w:sz w:val="20"/>
          <w:szCs w:val="20"/>
        </w:rPr>
      </w:pPr>
      <w:r>
        <w:rPr>
          <w:rFonts w:ascii="Times New Roman" w:hAnsi="Times New Roman"/>
          <w:color w:val="191919"/>
          <w:sz w:val="20"/>
          <w:szCs w:val="20"/>
        </w:rPr>
        <w:t xml:space="preserve">design will address varied philosophies, theories and methods of  teaching and supporting </w:t>
      </w:r>
    </w:p>
    <w:p w:rsidR="008B1BA9" w:rsidRDefault="008B1BA9" w:rsidP="008B1BA9">
      <w:pPr>
        <w:widowControl w:val="0"/>
        <w:autoSpaceDE w:val="0"/>
        <w:autoSpaceDN w:val="0"/>
        <w:adjustRightInd w:val="0"/>
        <w:spacing w:after="0" w:line="226" w:lineRule="exact"/>
        <w:ind w:left="360" w:right="180" w:firstLine="0"/>
        <w:rPr>
          <w:rFonts w:ascii="Times New Roman" w:hAnsi="Times New Roman"/>
          <w:color w:val="000000"/>
          <w:sz w:val="20"/>
          <w:szCs w:val="20"/>
        </w:rPr>
      </w:pPr>
      <w:r>
        <w:rPr>
          <w:rFonts w:ascii="Times New Roman" w:hAnsi="Times New Roman"/>
          <w:color w:val="191919"/>
          <w:sz w:val="20"/>
          <w:szCs w:val="20"/>
        </w:rPr>
        <w:t>auxiliaries.</w:t>
      </w:r>
    </w:p>
    <w:p w:rsidR="008B1BA9" w:rsidRDefault="008B1BA9" w:rsidP="008B1BA9">
      <w:pPr>
        <w:widowControl w:val="0"/>
        <w:autoSpaceDE w:val="0"/>
        <w:autoSpaceDN w:val="0"/>
        <w:adjustRightInd w:val="0"/>
        <w:spacing w:after="0" w:line="226"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Diversity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8B1BA9"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sz w:val="20"/>
          <w:szCs w:val="20"/>
        </w:rPr>
      </w:pPr>
      <w:r>
        <w:rPr>
          <w:rFonts w:ascii="Times New Roman" w:hAnsi="Times New Roman"/>
          <w:color w:val="191919"/>
          <w:sz w:val="20"/>
          <w:szCs w:val="20"/>
        </w:rPr>
        <w:t>Educational</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young</w:t>
      </w:r>
      <w:r>
        <w:rPr>
          <w:rFonts w:ascii="Times New Roman" w:hAnsi="Times New Roman"/>
          <w:color w:val="191919"/>
          <w:spacing w:val="-8"/>
          <w:sz w:val="20"/>
          <w:szCs w:val="20"/>
        </w:rPr>
        <w:t xml:space="preserve"> </w:t>
      </w:r>
      <w:r>
        <w:rPr>
          <w:rFonts w:ascii="Times New Roman" w:hAnsi="Times New Roman"/>
          <w:color w:val="191919"/>
          <w:sz w:val="20"/>
          <w:szCs w:val="20"/>
        </w:rPr>
        <w:t>children</w:t>
      </w:r>
      <w:r>
        <w:rPr>
          <w:rFonts w:ascii="Times New Roman" w:hAnsi="Times New Roman"/>
          <w:color w:val="191919"/>
          <w:spacing w:val="-8"/>
          <w:sz w:val="20"/>
          <w:szCs w:val="20"/>
        </w:rPr>
        <w:t xml:space="preserve"> </w:t>
      </w:r>
      <w:r>
        <w:rPr>
          <w:rFonts w:ascii="Times New Roman" w:hAnsi="Times New Roman"/>
          <w:color w:val="191919"/>
          <w:sz w:val="20"/>
          <w:szCs w:val="20"/>
        </w:rPr>
        <w:t>with</w:t>
      </w:r>
      <w:r>
        <w:rPr>
          <w:rFonts w:ascii="Times New Roman" w:hAnsi="Times New Roman"/>
          <w:color w:val="191919"/>
          <w:spacing w:val="-8"/>
          <w:sz w:val="20"/>
          <w:szCs w:val="20"/>
        </w:rPr>
        <w:t xml:space="preserve"> </w:t>
      </w:r>
      <w:r>
        <w:rPr>
          <w:rFonts w:ascii="Times New Roman" w:hAnsi="Times New Roman"/>
          <w:color w:val="191919"/>
          <w:sz w:val="20"/>
          <w:szCs w:val="20"/>
        </w:rPr>
        <w:t>varied</w:t>
      </w:r>
      <w:r>
        <w:rPr>
          <w:rFonts w:ascii="Times New Roman" w:hAnsi="Times New Roman"/>
          <w:color w:val="191919"/>
          <w:spacing w:val="-8"/>
          <w:sz w:val="20"/>
          <w:szCs w:val="20"/>
        </w:rPr>
        <w:t xml:space="preserve"> </w:t>
      </w:r>
      <w:r>
        <w:rPr>
          <w:rFonts w:ascii="Times New Roman" w:hAnsi="Times New Roman"/>
          <w:color w:val="191919"/>
          <w:sz w:val="20"/>
          <w:szCs w:val="20"/>
        </w:rPr>
        <w:t>cultural</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socioeconomic</w:t>
      </w:r>
      <w:r>
        <w:rPr>
          <w:rFonts w:ascii="Times New Roman" w:hAnsi="Times New Roman"/>
          <w:color w:val="191919"/>
          <w:spacing w:val="-8"/>
          <w:sz w:val="20"/>
          <w:szCs w:val="20"/>
        </w:rPr>
        <w:t xml:space="preserve"> </w:t>
      </w:r>
      <w:r>
        <w:rPr>
          <w:rFonts w:ascii="Times New Roman" w:hAnsi="Times New Roman"/>
          <w:color w:val="191919"/>
          <w:sz w:val="20"/>
          <w:szCs w:val="20"/>
        </w:rPr>
        <w:t>backgrounds. Opportunities will be provided for analysis and evaluation of these programs through selected field experiences and action research.</w:t>
      </w:r>
    </w:p>
    <w:p w:rsidR="008B1BA9" w:rsidRDefault="008B1BA9" w:rsidP="008B1BA9">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Issue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8B1BA9"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will</w:t>
      </w:r>
      <w:r>
        <w:rPr>
          <w:rFonts w:ascii="Times New Roman" w:hAnsi="Times New Roman"/>
          <w:color w:val="191919"/>
          <w:spacing w:val="-2"/>
          <w:sz w:val="20"/>
          <w:szCs w:val="20"/>
        </w:rPr>
        <w:t xml:space="preserve"> </w:t>
      </w:r>
      <w:r>
        <w:rPr>
          <w:rFonts w:ascii="Times New Roman" w:hAnsi="Times New Roman"/>
          <w:color w:val="191919"/>
          <w:sz w:val="20"/>
          <w:szCs w:val="20"/>
        </w:rPr>
        <w:t>focus</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current</w:t>
      </w:r>
      <w:r>
        <w:rPr>
          <w:rFonts w:ascii="Times New Roman" w:hAnsi="Times New Roman"/>
          <w:color w:val="191919"/>
          <w:spacing w:val="-2"/>
          <w:sz w:val="20"/>
          <w:szCs w:val="20"/>
        </w:rPr>
        <w:t xml:space="preserve"> </w:t>
      </w:r>
      <w:r>
        <w:rPr>
          <w:rFonts w:ascii="Times New Roman" w:hAnsi="Times New Roman"/>
          <w:color w:val="191919"/>
          <w:sz w:val="20"/>
          <w:szCs w:val="20"/>
        </w:rPr>
        <w:t>research</w:t>
      </w:r>
      <w:r>
        <w:rPr>
          <w:rFonts w:ascii="Times New Roman" w:hAnsi="Times New Roman"/>
          <w:color w:val="191919"/>
          <w:spacing w:val="-2"/>
          <w:sz w:val="20"/>
          <w:szCs w:val="20"/>
        </w:rPr>
        <w:t xml:space="preserve"> </w:t>
      </w:r>
      <w:r>
        <w:rPr>
          <w:rFonts w:ascii="Times New Roman" w:hAnsi="Times New Roman"/>
          <w:color w:val="191919"/>
          <w:sz w:val="20"/>
          <w:szCs w:val="20"/>
        </w:rPr>
        <w:t>trends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historical,</w:t>
      </w:r>
      <w:r>
        <w:rPr>
          <w:rFonts w:ascii="Times New Roman" w:hAnsi="Times New Roman"/>
          <w:color w:val="191919"/>
          <w:spacing w:val="-2"/>
          <w:sz w:val="20"/>
          <w:szCs w:val="20"/>
        </w:rPr>
        <w:t xml:space="preserve"> </w:t>
      </w:r>
      <w:r>
        <w:rPr>
          <w:rFonts w:ascii="Times New Roman" w:hAnsi="Times New Roman"/>
          <w:color w:val="191919"/>
          <w:sz w:val="20"/>
          <w:szCs w:val="20"/>
        </w:rPr>
        <w:t>philosophical</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sociological</w:t>
      </w:r>
      <w:r>
        <w:rPr>
          <w:rFonts w:ascii="Times New Roman" w:hAnsi="Times New Roman"/>
          <w:color w:val="191919"/>
          <w:spacing w:val="-1"/>
          <w:sz w:val="20"/>
          <w:szCs w:val="20"/>
        </w:rPr>
        <w:t xml:space="preserve"> </w:t>
      </w:r>
      <w:r>
        <w:rPr>
          <w:rFonts w:ascii="Times New Roman" w:hAnsi="Times New Roman"/>
          <w:color w:val="191919"/>
          <w:sz w:val="20"/>
          <w:szCs w:val="20"/>
        </w:rPr>
        <w:t>influences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2"/>
          <w:sz w:val="20"/>
          <w:szCs w:val="20"/>
        </w:rPr>
        <w:t xml:space="preserve"> </w:t>
      </w:r>
      <w:r>
        <w:rPr>
          <w:rFonts w:ascii="Times New Roman" w:hAnsi="Times New Roman"/>
          <w:color w:val="191919"/>
          <w:sz w:val="20"/>
          <w:szCs w:val="20"/>
        </w:rPr>
        <w:t>have</w:t>
      </w:r>
      <w:r>
        <w:rPr>
          <w:rFonts w:ascii="Times New Roman" w:hAnsi="Times New Roman"/>
          <w:color w:val="191919"/>
          <w:spacing w:val="-2"/>
          <w:sz w:val="20"/>
          <w:szCs w:val="20"/>
        </w:rPr>
        <w:t xml:space="preserve"> </w:t>
      </w:r>
      <w:r>
        <w:rPr>
          <w:rFonts w:ascii="Times New Roman" w:hAnsi="Times New Roman"/>
          <w:color w:val="191919"/>
          <w:sz w:val="20"/>
          <w:szCs w:val="20"/>
        </w:rPr>
        <w:t>shaped</w:t>
      </w:r>
      <w:r>
        <w:rPr>
          <w:rFonts w:ascii="Times New Roman" w:hAnsi="Times New Roman"/>
          <w:color w:val="191919"/>
          <w:spacing w:val="-2"/>
          <w:sz w:val="20"/>
          <w:szCs w:val="20"/>
        </w:rPr>
        <w:t xml:space="preserve"> </w:t>
      </w:r>
      <w:r>
        <w:rPr>
          <w:rFonts w:ascii="Times New Roman" w:hAnsi="Times New Roman"/>
          <w:color w:val="191919"/>
          <w:sz w:val="20"/>
          <w:szCs w:val="20"/>
        </w:rPr>
        <w:t>early</w:t>
      </w:r>
      <w:r>
        <w:rPr>
          <w:rFonts w:ascii="Times New Roman" w:hAnsi="Times New Roman"/>
          <w:color w:val="191919"/>
          <w:spacing w:val="-2"/>
          <w:sz w:val="20"/>
          <w:szCs w:val="20"/>
        </w:rPr>
        <w:t xml:space="preserve"> </w:t>
      </w:r>
      <w:r>
        <w:rPr>
          <w:rFonts w:ascii="Times New Roman" w:hAnsi="Times New Roman"/>
          <w:color w:val="191919"/>
          <w:sz w:val="20"/>
          <w:szCs w:val="20"/>
        </w:rPr>
        <w:t>childhood</w:t>
      </w:r>
      <w:r>
        <w:rPr>
          <w:rFonts w:ascii="Times New Roman" w:hAnsi="Times New Roman"/>
          <w:color w:val="191919"/>
          <w:spacing w:val="-2"/>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Controversial</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alte</w:t>
      </w:r>
      <w:r>
        <w:rPr>
          <w:rFonts w:ascii="Times New Roman" w:hAnsi="Times New Roman"/>
          <w:color w:val="191919"/>
          <w:spacing w:val="-4"/>
          <w:sz w:val="20"/>
          <w:szCs w:val="20"/>
        </w:rPr>
        <w:t>r</w:t>
      </w:r>
      <w:r>
        <w:rPr>
          <w:rFonts w:ascii="Times New Roman" w:hAnsi="Times New Roman"/>
          <w:color w:val="191919"/>
          <w:sz w:val="20"/>
          <w:szCs w:val="20"/>
        </w:rPr>
        <w:t>- native approaches to solve problems will be investigated.</w:t>
      </w:r>
    </w:p>
    <w:p w:rsidR="008B1BA9" w:rsidRDefault="008B1BA9" w:rsidP="008B1BA9">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Languag</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16"/>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pacing w:val="-1"/>
          <w:sz w:val="20"/>
          <w:szCs w:val="20"/>
        </w:rPr>
        <w:t>oun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8B1BA9"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sz w:val="20"/>
          <w:szCs w:val="20"/>
        </w:rPr>
      </w:pPr>
      <w:r>
        <w:rPr>
          <w:rFonts w:ascii="Times New Roman" w:hAnsi="Times New Roman"/>
          <w:color w:val="191919"/>
          <w:sz w:val="20"/>
          <w:szCs w:val="20"/>
        </w:rPr>
        <w:t>Focuses on the study of the nature of language development and processing from infancy to nine.</w:t>
      </w:r>
      <w:r>
        <w:rPr>
          <w:rFonts w:ascii="Times New Roman" w:hAnsi="Times New Roman"/>
          <w:color w:val="191919"/>
          <w:spacing w:val="-8"/>
          <w:sz w:val="20"/>
          <w:szCs w:val="20"/>
        </w:rPr>
        <w:t xml:space="preserve"> </w:t>
      </w:r>
      <w:r>
        <w:rPr>
          <w:rFonts w:ascii="Times New Roman" w:hAnsi="Times New Roman"/>
          <w:color w:val="191919"/>
          <w:sz w:val="20"/>
          <w:szCs w:val="20"/>
        </w:rPr>
        <w:t>Attention</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also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relationship</w:t>
      </w:r>
      <w:r>
        <w:rPr>
          <w:rFonts w:ascii="Times New Roman" w:hAnsi="Times New Roman"/>
          <w:color w:val="191919"/>
          <w:spacing w:val="3"/>
          <w:sz w:val="20"/>
          <w:szCs w:val="20"/>
        </w:rPr>
        <w:t xml:space="preserve"> </w:t>
      </w:r>
      <w:r>
        <w:rPr>
          <w:rFonts w:ascii="Times New Roman" w:hAnsi="Times New Roman"/>
          <w:color w:val="191919"/>
          <w:sz w:val="20"/>
          <w:szCs w:val="20"/>
        </w:rPr>
        <w:t>between</w:t>
      </w:r>
      <w:r>
        <w:rPr>
          <w:rFonts w:ascii="Times New Roman" w:hAnsi="Times New Roman"/>
          <w:color w:val="191919"/>
          <w:spacing w:val="3"/>
          <w:sz w:val="20"/>
          <w:szCs w:val="20"/>
        </w:rPr>
        <w:t xml:space="preserve"> </w:t>
      </w:r>
      <w:r>
        <w:rPr>
          <w:rFonts w:ascii="Times New Roman" w:hAnsi="Times New Roman"/>
          <w:color w:val="191919"/>
          <w:sz w:val="20"/>
          <w:szCs w:val="20"/>
        </w:rPr>
        <w:t>stages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cognitive</w:t>
      </w:r>
      <w:r>
        <w:rPr>
          <w:rFonts w:ascii="Times New Roman" w:hAnsi="Times New Roman"/>
          <w:color w:val="191919"/>
          <w:spacing w:val="3"/>
          <w:sz w:val="20"/>
          <w:szCs w:val="20"/>
        </w:rPr>
        <w:t xml:space="preserve"> </w:t>
      </w:r>
      <w:r>
        <w:rPr>
          <w:rFonts w:ascii="Times New Roman" w:hAnsi="Times New Roman"/>
          <w:color w:val="191919"/>
          <w:sz w:val="20"/>
          <w:szCs w:val="20"/>
        </w:rPr>
        <w:t>development and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acquisition</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speech-sound</w:t>
      </w:r>
      <w:r>
        <w:rPr>
          <w:rFonts w:ascii="Times New Roman" w:hAnsi="Times New Roman"/>
          <w:color w:val="191919"/>
          <w:spacing w:val="-6"/>
          <w:sz w:val="20"/>
          <w:szCs w:val="20"/>
        </w:rPr>
        <w:t xml:space="preserve"> </w:t>
      </w:r>
      <w:r>
        <w:rPr>
          <w:rFonts w:ascii="Times New Roman" w:hAnsi="Times New Roman"/>
          <w:color w:val="191919"/>
          <w:sz w:val="20"/>
          <w:szCs w:val="20"/>
        </w:rPr>
        <w:t>categorization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emphasis</w:t>
      </w:r>
      <w:r>
        <w:rPr>
          <w:rFonts w:ascii="Times New Roman" w:hAnsi="Times New Roman"/>
          <w:color w:val="191919"/>
          <w:spacing w:val="-6"/>
          <w:sz w:val="20"/>
          <w:szCs w:val="20"/>
        </w:rPr>
        <w:t xml:space="preserve"> </w:t>
      </w:r>
      <w:r>
        <w:rPr>
          <w:rFonts w:ascii="Times New Roman" w:hAnsi="Times New Roman"/>
          <w:color w:val="191919"/>
          <w:sz w:val="20"/>
          <w:szCs w:val="20"/>
        </w:rPr>
        <w:t>on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environmental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individual factors acting to influence that language.</w:t>
      </w:r>
    </w:p>
    <w:p w:rsidR="008B1BA9" w:rsidRDefault="008B1BA9" w:rsidP="008B1BA9">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8B1BA9"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sz w:val="20"/>
          <w:szCs w:val="20"/>
        </w:rPr>
      </w:pPr>
      <w:r>
        <w:rPr>
          <w:rFonts w:ascii="Times New Roman" w:hAnsi="Times New Roman"/>
          <w:color w:val="191919"/>
          <w:sz w:val="20"/>
          <w:szCs w:val="20"/>
        </w:rPr>
        <w:t>Theoretical viewpoints which have a</w:t>
      </w:r>
      <w:r>
        <w:rPr>
          <w:rFonts w:ascii="Times New Roman" w:hAnsi="Times New Roman"/>
          <w:color w:val="191919"/>
          <w:spacing w:val="-3"/>
          <w:sz w:val="20"/>
          <w:szCs w:val="20"/>
        </w:rPr>
        <w:t>f</w:t>
      </w:r>
      <w:r>
        <w:rPr>
          <w:rFonts w:ascii="Times New Roman" w:hAnsi="Times New Roman"/>
          <w:color w:val="191919"/>
          <w:sz w:val="20"/>
          <w:szCs w:val="20"/>
        </w:rPr>
        <w:t>fected the teaching of pre-mathematical and math concepts will be</w:t>
      </w:r>
      <w:r>
        <w:rPr>
          <w:rFonts w:ascii="Times New Roman" w:hAnsi="Times New Roman"/>
          <w:color w:val="191919"/>
          <w:spacing w:val="-1"/>
          <w:sz w:val="20"/>
          <w:szCs w:val="20"/>
        </w:rPr>
        <w:t xml:space="preserve"> </w:t>
      </w:r>
      <w:r>
        <w:rPr>
          <w:rFonts w:ascii="Times New Roman" w:hAnsi="Times New Roman"/>
          <w:color w:val="191919"/>
          <w:sz w:val="20"/>
          <w:szCs w:val="20"/>
        </w:rPr>
        <w:t>examined. Innovative mathematics projects and</w:t>
      </w:r>
      <w:r>
        <w:rPr>
          <w:rFonts w:ascii="Times New Roman" w:hAnsi="Times New Roman"/>
          <w:color w:val="191919"/>
          <w:spacing w:val="-1"/>
          <w:sz w:val="20"/>
          <w:szCs w:val="20"/>
        </w:rPr>
        <w:t xml:space="preserve"> </w:t>
      </w:r>
      <w:r>
        <w:rPr>
          <w:rFonts w:ascii="Times New Roman" w:hAnsi="Times New Roman"/>
          <w:color w:val="191919"/>
          <w:sz w:val="20"/>
          <w:szCs w:val="20"/>
        </w:rPr>
        <w:t>programs</w:t>
      </w:r>
      <w:r>
        <w:rPr>
          <w:rFonts w:ascii="Times New Roman" w:hAnsi="Times New Roman"/>
          <w:color w:val="191919"/>
          <w:spacing w:val="-1"/>
          <w:sz w:val="20"/>
          <w:szCs w:val="20"/>
        </w:rPr>
        <w:t xml:space="preserve"> </w:t>
      </w:r>
      <w:r>
        <w:rPr>
          <w:rFonts w:ascii="Times New Roman" w:hAnsi="Times New Roman"/>
          <w:color w:val="191919"/>
          <w:sz w:val="20"/>
          <w:szCs w:val="20"/>
        </w:rPr>
        <w:t>will be</w:t>
      </w:r>
      <w:r>
        <w:rPr>
          <w:rFonts w:ascii="Times New Roman" w:hAnsi="Times New Roman"/>
          <w:color w:val="191919"/>
          <w:spacing w:val="-1"/>
          <w:sz w:val="20"/>
          <w:szCs w:val="20"/>
        </w:rPr>
        <w:t xml:space="preserve"> </w:t>
      </w:r>
      <w:r>
        <w:rPr>
          <w:rFonts w:ascii="Times New Roman" w:hAnsi="Times New Roman"/>
          <w:color w:val="191919"/>
          <w:sz w:val="20"/>
          <w:szCs w:val="20"/>
        </w:rPr>
        <w:t>reviewed. Lab- oratory experiences to be arranged.</w:t>
      </w:r>
    </w:p>
    <w:p w:rsidR="008B1BA9" w:rsidRDefault="008B1BA9" w:rsidP="008B1BA9">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8B1BA9"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sz w:val="20"/>
          <w:szCs w:val="20"/>
        </w:rPr>
      </w:pPr>
      <w:r>
        <w:rPr>
          <w:rFonts w:ascii="Times New Roman" w:hAnsi="Times New Roman"/>
          <w:color w:val="191919"/>
          <w:sz w:val="20"/>
          <w:szCs w:val="20"/>
        </w:rPr>
        <w:t>Theoretical</w:t>
      </w:r>
      <w:r>
        <w:rPr>
          <w:rFonts w:ascii="Times New Roman" w:hAnsi="Times New Roman"/>
          <w:color w:val="191919"/>
          <w:spacing w:val="-8"/>
          <w:sz w:val="20"/>
          <w:szCs w:val="20"/>
        </w:rPr>
        <w:t xml:space="preserve"> </w:t>
      </w:r>
      <w:r>
        <w:rPr>
          <w:rFonts w:ascii="Times New Roman" w:hAnsi="Times New Roman"/>
          <w:color w:val="191919"/>
          <w:sz w:val="20"/>
          <w:szCs w:val="20"/>
        </w:rPr>
        <w:t>viewpoints,</w:t>
      </w:r>
      <w:r>
        <w:rPr>
          <w:rFonts w:ascii="Times New Roman" w:hAnsi="Times New Roman"/>
          <w:color w:val="191919"/>
          <w:spacing w:val="-8"/>
          <w:sz w:val="20"/>
          <w:szCs w:val="20"/>
        </w:rPr>
        <w:t xml:space="preserve"> </w:t>
      </w:r>
      <w:r>
        <w:rPr>
          <w:rFonts w:ascii="Times New Roman" w:hAnsi="Times New Roman"/>
          <w:color w:val="191919"/>
          <w:sz w:val="20"/>
          <w:szCs w:val="20"/>
        </w:rPr>
        <w:t>which</w:t>
      </w:r>
      <w:r>
        <w:rPr>
          <w:rFonts w:ascii="Times New Roman" w:hAnsi="Times New Roman"/>
          <w:color w:val="191919"/>
          <w:spacing w:val="-8"/>
          <w:sz w:val="20"/>
          <w:szCs w:val="20"/>
        </w:rPr>
        <w:t xml:space="preserve"> </w:t>
      </w:r>
      <w:r>
        <w:rPr>
          <w:rFonts w:ascii="Times New Roman" w:hAnsi="Times New Roman"/>
          <w:color w:val="191919"/>
          <w:sz w:val="20"/>
          <w:szCs w:val="20"/>
        </w:rPr>
        <w:t>have</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fected</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teaching</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concepts,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8"/>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reviewed. Curriculum,</w:t>
      </w:r>
      <w:r>
        <w:rPr>
          <w:rFonts w:ascii="Times New Roman" w:hAnsi="Times New Roman"/>
          <w:color w:val="191919"/>
          <w:spacing w:val="-5"/>
          <w:sz w:val="20"/>
          <w:szCs w:val="20"/>
        </w:rPr>
        <w:t xml:space="preserve"> </w:t>
      </w:r>
      <w:r>
        <w:rPr>
          <w:rFonts w:ascii="Times New Roman" w:hAnsi="Times New Roman"/>
          <w:color w:val="191919"/>
          <w:sz w:val="20"/>
          <w:szCs w:val="20"/>
        </w:rPr>
        <w:t>method,</w:t>
      </w:r>
      <w:r>
        <w:rPr>
          <w:rFonts w:ascii="Times New Roman" w:hAnsi="Times New Roman"/>
          <w:color w:val="191919"/>
          <w:spacing w:val="-5"/>
          <w:sz w:val="20"/>
          <w:szCs w:val="20"/>
        </w:rPr>
        <w:t xml:space="preserve"> </w:t>
      </w:r>
      <w:r>
        <w:rPr>
          <w:rFonts w:ascii="Times New Roman" w:hAnsi="Times New Roman"/>
          <w:color w:val="191919"/>
          <w:sz w:val="20"/>
          <w:szCs w:val="20"/>
        </w:rPr>
        <w:t>materials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technologies</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be</w:t>
      </w:r>
      <w:r>
        <w:rPr>
          <w:rFonts w:ascii="Times New Roman" w:hAnsi="Times New Roman"/>
          <w:color w:val="191919"/>
          <w:spacing w:val="-5"/>
          <w:sz w:val="20"/>
          <w:szCs w:val="20"/>
        </w:rPr>
        <w:t xml:space="preserve"> </w:t>
      </w:r>
      <w:r>
        <w:rPr>
          <w:rFonts w:ascii="Times New Roman" w:hAnsi="Times New Roman"/>
          <w:color w:val="191919"/>
          <w:sz w:val="20"/>
          <w:szCs w:val="20"/>
        </w:rPr>
        <w:t>analyzed</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evaluated</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view</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cu</w:t>
      </w:r>
      <w:r>
        <w:rPr>
          <w:rFonts w:ascii="Times New Roman" w:hAnsi="Times New Roman"/>
          <w:color w:val="191919"/>
          <w:spacing w:val="-4"/>
          <w:sz w:val="20"/>
          <w:szCs w:val="20"/>
        </w:rPr>
        <w:t>r</w:t>
      </w:r>
      <w:r>
        <w:rPr>
          <w:rFonts w:ascii="Times New Roman" w:hAnsi="Times New Roman"/>
          <w:color w:val="191919"/>
          <w:sz w:val="20"/>
          <w:szCs w:val="20"/>
        </w:rPr>
        <w:t>rent research and practices.</w:t>
      </w:r>
    </w:p>
    <w:p w:rsidR="008B1BA9" w:rsidRDefault="008B1BA9" w:rsidP="008B1BA9">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Communicative</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8B1BA9"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sz w:val="20"/>
          <w:szCs w:val="20"/>
        </w:rPr>
      </w:pPr>
      <w:r>
        <w:rPr>
          <w:rFonts w:ascii="Times New Roman" w:hAnsi="Times New Roman"/>
          <w:color w:val="191919"/>
          <w:sz w:val="20"/>
          <w:szCs w:val="20"/>
        </w:rPr>
        <w:t>Considers</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role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oral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written</w:t>
      </w:r>
      <w:r>
        <w:rPr>
          <w:rFonts w:ascii="Times New Roman" w:hAnsi="Times New Roman"/>
          <w:color w:val="191919"/>
          <w:spacing w:val="-4"/>
          <w:sz w:val="20"/>
          <w:szCs w:val="20"/>
        </w:rPr>
        <w:t xml:space="preserve"> </w:t>
      </w:r>
      <w:r>
        <w:rPr>
          <w:rFonts w:ascii="Times New Roman" w:hAnsi="Times New Roman"/>
          <w:color w:val="191919"/>
          <w:sz w:val="20"/>
          <w:szCs w:val="20"/>
        </w:rPr>
        <w:t>language</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4"/>
          <w:sz w:val="20"/>
          <w:szCs w:val="20"/>
        </w:rPr>
        <w:t xml:space="preserve"> </w:t>
      </w:r>
      <w:r>
        <w:rPr>
          <w:rFonts w:ascii="Times New Roman" w:hAnsi="Times New Roman"/>
          <w:color w:val="191919"/>
          <w:sz w:val="20"/>
          <w:szCs w:val="20"/>
        </w:rPr>
        <w:t>life</w:t>
      </w:r>
      <w:r>
        <w:rPr>
          <w:rFonts w:ascii="Times New Roman" w:hAnsi="Times New Roman"/>
          <w:color w:val="191919"/>
          <w:spacing w:val="-4"/>
          <w:sz w:val="20"/>
          <w:szCs w:val="20"/>
        </w:rPr>
        <w:t xml:space="preserve"> </w:t>
      </w:r>
      <w:r>
        <w:rPr>
          <w:rFonts w:ascii="Times New Roman" w:hAnsi="Times New Roman"/>
          <w:color w:val="191919"/>
          <w:sz w:val="20"/>
          <w:szCs w:val="20"/>
        </w:rPr>
        <w:t>(birth-nine).</w:t>
      </w:r>
      <w:r>
        <w:rPr>
          <w:rFonts w:ascii="Times New Roman" w:hAnsi="Times New Roman"/>
          <w:color w:val="191919"/>
          <w:spacing w:val="-15"/>
          <w:sz w:val="20"/>
          <w:szCs w:val="20"/>
        </w:rPr>
        <w:t xml:space="preserve"> </w:t>
      </w:r>
      <w:r>
        <w:rPr>
          <w:rFonts w:ascii="Times New Roman" w:hAnsi="Times New Roman"/>
          <w:color w:val="191919"/>
          <w:sz w:val="20"/>
          <w:szCs w:val="20"/>
        </w:rPr>
        <w:t>A</w:t>
      </w:r>
      <w:r>
        <w:rPr>
          <w:rFonts w:ascii="Times New Roman" w:hAnsi="Times New Roman"/>
          <w:color w:val="191919"/>
          <w:spacing w:val="-15"/>
          <w:sz w:val="20"/>
          <w:szCs w:val="20"/>
        </w:rPr>
        <w:t xml:space="preserve"> </w:t>
      </w:r>
      <w:r>
        <w:rPr>
          <w:rFonts w:ascii="Times New Roman" w:hAnsi="Times New Roman"/>
          <w:color w:val="191919"/>
          <w:sz w:val="20"/>
          <w:szCs w:val="20"/>
        </w:rPr>
        <w:t>critical</w:t>
      </w:r>
      <w:r>
        <w:rPr>
          <w:rFonts w:ascii="Times New Roman" w:hAnsi="Times New Roman"/>
          <w:color w:val="191919"/>
          <w:spacing w:val="-4"/>
          <w:sz w:val="20"/>
          <w:szCs w:val="20"/>
        </w:rPr>
        <w:t xml:space="preserve"> </w:t>
      </w:r>
      <w:r>
        <w:rPr>
          <w:rFonts w:ascii="Times New Roman" w:hAnsi="Times New Roman"/>
          <w:color w:val="191919"/>
          <w:sz w:val="20"/>
          <w:szCs w:val="20"/>
        </w:rPr>
        <w:t>examination</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made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inte</w:t>
      </w:r>
      <w:r>
        <w:rPr>
          <w:rFonts w:ascii="Times New Roman" w:hAnsi="Times New Roman"/>
          <w:color w:val="191919"/>
          <w:spacing w:val="-4"/>
          <w:sz w:val="20"/>
          <w:szCs w:val="20"/>
        </w:rPr>
        <w:t>r</w:t>
      </w:r>
      <w:r>
        <w:rPr>
          <w:rFonts w:ascii="Times New Roman" w:hAnsi="Times New Roman"/>
          <w:color w:val="191919"/>
          <w:sz w:val="20"/>
          <w:szCs w:val="20"/>
        </w:rPr>
        <w:t>-relatedness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speaking,</w:t>
      </w:r>
      <w:r>
        <w:rPr>
          <w:rFonts w:ascii="Times New Roman" w:hAnsi="Times New Roman"/>
          <w:color w:val="191919"/>
          <w:spacing w:val="-4"/>
          <w:sz w:val="20"/>
          <w:szCs w:val="20"/>
        </w:rPr>
        <w:t xml:space="preserve"> </w:t>
      </w:r>
      <w:r>
        <w:rPr>
          <w:rFonts w:ascii="Times New Roman" w:hAnsi="Times New Roman"/>
          <w:color w:val="191919"/>
          <w:sz w:val="20"/>
          <w:szCs w:val="20"/>
        </w:rPr>
        <w:t>listening,</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writing</w:t>
      </w:r>
      <w:r>
        <w:rPr>
          <w:rFonts w:ascii="Times New Roman" w:hAnsi="Times New Roman"/>
          <w:color w:val="191919"/>
          <w:spacing w:val="-4"/>
          <w:sz w:val="20"/>
          <w:szCs w:val="20"/>
        </w:rPr>
        <w:t xml:space="preserve"> </w:t>
      </w:r>
      <w:r>
        <w:rPr>
          <w:rFonts w:ascii="Times New Roman" w:hAnsi="Times New Roman"/>
          <w:color w:val="191919"/>
          <w:sz w:val="20"/>
          <w:szCs w:val="20"/>
        </w:rPr>
        <w:t>behaviors of children.</w:t>
      </w:r>
    </w:p>
    <w:p w:rsidR="008B1BA9" w:rsidRDefault="008B1BA9" w:rsidP="008B1BA9">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5C4DF0" w:rsidRDefault="008B1BA9" w:rsidP="008B1BA9">
      <w:pPr>
        <w:widowControl w:val="0"/>
        <w:autoSpaceDE w:val="0"/>
        <w:autoSpaceDN w:val="0"/>
        <w:adjustRightInd w:val="0"/>
        <w:spacing w:after="0"/>
        <w:ind w:left="360" w:right="180" w:firstLine="0"/>
        <w:rPr>
          <w:rFonts w:ascii="Times New Roman" w:hAnsi="Times New Roman"/>
          <w:color w:val="191919"/>
          <w:spacing w:val="-2"/>
          <w:sz w:val="20"/>
          <w:szCs w:val="20"/>
        </w:rPr>
      </w:pPr>
      <w:r>
        <w:rPr>
          <w:rFonts w:ascii="Times New Roman" w:hAnsi="Times New Roman"/>
          <w:color w:val="191919"/>
          <w:spacing w:val="-2"/>
          <w:sz w:val="20"/>
          <w:szCs w:val="20"/>
        </w:rPr>
        <w:t>Focuse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teache</w:t>
      </w:r>
      <w:r>
        <w:rPr>
          <w:rFonts w:ascii="Times New Roman" w:hAnsi="Times New Roman"/>
          <w:color w:val="191919"/>
          <w:spacing w:val="6"/>
          <w:sz w:val="20"/>
          <w:szCs w:val="20"/>
        </w:rPr>
        <w:t>r</w:t>
      </w:r>
      <w:r>
        <w:rPr>
          <w:rFonts w:ascii="Times New Roman" w:hAnsi="Times New Roman"/>
          <w:color w:val="191919"/>
          <w:spacing w:val="-13"/>
          <w:sz w:val="20"/>
          <w:szCs w:val="20"/>
        </w:rPr>
        <w: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tas</w:t>
      </w:r>
      <w:r>
        <w:rPr>
          <w:rFonts w:ascii="Times New Roman" w:hAnsi="Times New Roman"/>
          <w:color w:val="191919"/>
          <w:sz w:val="20"/>
          <w:szCs w:val="20"/>
        </w:rPr>
        <w:t>k</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earl</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childhood</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Specia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attentio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curren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approache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such </w:t>
      </w:r>
    </w:p>
    <w:p w:rsidR="008B1BA9" w:rsidRDefault="008B1BA9" w:rsidP="008B1BA9">
      <w:pPr>
        <w:widowControl w:val="0"/>
        <w:autoSpaceDE w:val="0"/>
        <w:autoSpaceDN w:val="0"/>
        <w:adjustRightInd w:val="0"/>
        <w:spacing w:after="0"/>
        <w:ind w:left="360" w:right="180" w:firstLine="0"/>
        <w:jc w:val="both"/>
        <w:rPr>
          <w:rFonts w:ascii="Times New Roman" w:hAnsi="Times New Roman"/>
          <w:color w:val="191919"/>
          <w:spacing w:val="-2"/>
          <w:sz w:val="20"/>
          <w:szCs w:val="20"/>
        </w:rPr>
      </w:pPr>
    </w:p>
    <w:p w:rsidR="008B1BA9" w:rsidRDefault="008B1BA9" w:rsidP="008B1BA9">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8B1BA9">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8B1BA9">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8B1BA9">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8B1BA9">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8B1BA9">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pStyle w:val="Heading1"/>
        <w:spacing w:before="0"/>
        <w:ind w:left="360" w:right="180" w:firstLine="0"/>
        <w:rPr>
          <w:rFonts w:ascii="Impact" w:hAnsi="Impact" w:cs="Impact"/>
          <w:color w:val="000000"/>
          <w:sz w:val="36"/>
          <w:szCs w:val="36"/>
        </w:rPr>
      </w:pPr>
      <w:bookmarkStart w:id="288" w:name="_Toc294969751"/>
      <w:bookmarkStart w:id="289" w:name="_Toc295897019"/>
      <w:r>
        <w:rPr>
          <w:rFonts w:ascii="Impact" w:hAnsi="Impact" w:cs="Impact"/>
          <w:color w:val="666666"/>
          <w:sz w:val="36"/>
          <w:szCs w:val="36"/>
        </w:rPr>
        <w:t>MASTER’S DEGREE</w:t>
      </w:r>
      <w:r>
        <w:rPr>
          <w:rFonts w:ascii="Impact" w:hAnsi="Impact" w:cs="Impact"/>
          <w:color w:val="666666"/>
          <w:spacing w:val="1"/>
          <w:sz w:val="36"/>
          <w:szCs w:val="36"/>
        </w:rPr>
        <w:t xml:space="preserve"> </w:t>
      </w:r>
      <w:r>
        <w:rPr>
          <w:rFonts w:ascii="Impact" w:hAnsi="Impact" w:cs="Impact"/>
          <w:color w:val="666666"/>
          <w:sz w:val="36"/>
          <w:szCs w:val="36"/>
        </w:rPr>
        <w:t xml:space="preserve">IN </w:t>
      </w:r>
      <w:r w:rsidRPr="004D76C4">
        <w:rPr>
          <w:rFonts w:ascii="Impact" w:hAnsi="Impact" w:cs="Impact"/>
          <w:color w:val="808080" w:themeColor="background1" w:themeShade="80"/>
          <w:sz w:val="36"/>
          <w:szCs w:val="36"/>
        </w:rPr>
        <w:t>EDUC</w:t>
      </w:r>
      <w:r w:rsidRPr="004D76C4">
        <w:rPr>
          <w:rFonts w:ascii="Impact" w:hAnsi="Impact" w:cs="Impact"/>
          <w:color w:val="808080" w:themeColor="background1" w:themeShade="80"/>
          <w:spacing w:val="-19"/>
          <w:sz w:val="36"/>
          <w:szCs w:val="36"/>
        </w:rPr>
        <w:t>A</w:t>
      </w:r>
      <w:r w:rsidRPr="004D76C4">
        <w:rPr>
          <w:rFonts w:ascii="Impact" w:hAnsi="Impact" w:cs="Impact"/>
          <w:color w:val="808080" w:themeColor="background1" w:themeShade="80"/>
          <w:sz w:val="36"/>
          <w:szCs w:val="36"/>
        </w:rPr>
        <w:t>TIONAL LEADERSHIP</w:t>
      </w:r>
      <w:bookmarkEnd w:id="288"/>
      <w:bookmarkEnd w:id="289"/>
    </w:p>
    <w:p w:rsidR="00114BDE"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sz w:val="14"/>
          <w:szCs w:val="14"/>
        </w:rPr>
      </w:pPr>
    </w:p>
    <w:p w:rsidR="00114BDE" w:rsidRPr="004D76C4" w:rsidRDefault="00114BDE" w:rsidP="00114BDE">
      <w:pPr>
        <w:pStyle w:val="Heading2"/>
        <w:spacing w:before="0"/>
        <w:ind w:left="360" w:right="180" w:firstLine="0"/>
        <w:rPr>
          <w:rFonts w:ascii="Times New Roman" w:hAnsi="Times New Roman"/>
          <w:color w:val="808080" w:themeColor="background1" w:themeShade="80"/>
          <w:sz w:val="32"/>
          <w:szCs w:val="32"/>
        </w:rPr>
      </w:pPr>
      <w:bookmarkStart w:id="290" w:name="_Toc294969752"/>
      <w:bookmarkStart w:id="291" w:name="_Toc295897020"/>
      <w:r w:rsidRPr="004D76C4">
        <w:rPr>
          <w:rFonts w:ascii="Times New Roman" w:hAnsi="Times New Roman"/>
          <w:bCs w:val="0"/>
          <w:color w:val="808080" w:themeColor="background1" w:themeShade="80"/>
          <w:sz w:val="32"/>
          <w:szCs w:val="32"/>
        </w:rPr>
        <w:t>Deg</w:t>
      </w:r>
      <w:r w:rsidRPr="004D76C4">
        <w:rPr>
          <w:rFonts w:ascii="Times New Roman" w:hAnsi="Times New Roman"/>
          <w:bCs w:val="0"/>
          <w:color w:val="808080" w:themeColor="background1" w:themeShade="80"/>
          <w:spacing w:val="-4"/>
          <w:sz w:val="32"/>
          <w:szCs w:val="32"/>
        </w:rPr>
        <w:t>r</w:t>
      </w:r>
      <w:r w:rsidRPr="004D76C4">
        <w:rPr>
          <w:rFonts w:ascii="Times New Roman" w:hAnsi="Times New Roman"/>
          <w:bCs w:val="0"/>
          <w:color w:val="808080" w:themeColor="background1" w:themeShade="80"/>
          <w:sz w:val="32"/>
          <w:szCs w:val="32"/>
        </w:rPr>
        <w:t>ee P</w:t>
      </w:r>
      <w:r w:rsidRPr="004D76C4">
        <w:rPr>
          <w:rFonts w:ascii="Times New Roman" w:hAnsi="Times New Roman"/>
          <w:bCs w:val="0"/>
          <w:color w:val="808080" w:themeColor="background1" w:themeShade="80"/>
          <w:spacing w:val="-4"/>
          <w:sz w:val="32"/>
          <w:szCs w:val="32"/>
        </w:rPr>
        <w:t>r</w:t>
      </w:r>
      <w:r w:rsidRPr="004D76C4">
        <w:rPr>
          <w:rFonts w:ascii="Times New Roman" w:hAnsi="Times New Roman"/>
          <w:bCs w:val="0"/>
          <w:color w:val="808080" w:themeColor="background1" w:themeShade="80"/>
          <w:sz w:val="32"/>
          <w:szCs w:val="32"/>
        </w:rPr>
        <w:t>ogram</w:t>
      </w:r>
      <w:bookmarkEnd w:id="290"/>
      <w:bookmarkEnd w:id="291"/>
    </w:p>
    <w:p w:rsidR="005C4DF0" w:rsidRDefault="005C4DF0" w:rsidP="005C4DF0">
      <w:pPr>
        <w:widowControl w:val="0"/>
        <w:autoSpaceDE w:val="0"/>
        <w:autoSpaceDN w:val="0"/>
        <w:adjustRightInd w:val="0"/>
        <w:spacing w:before="27"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graduate program in Educational Leadership leads to a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in Education and a</w:t>
      </w:r>
      <w:r w:rsidDel="00064AA8">
        <w:rPr>
          <w:rFonts w:ascii="Times New Roman" w:hAnsi="Times New Roman"/>
          <w:color w:val="191919"/>
          <w:sz w:val="20"/>
          <w:szCs w:val="20"/>
        </w:rPr>
        <w:t xml:space="preserve"> </w:t>
      </w:r>
      <w:r>
        <w:rPr>
          <w:rFonts w:ascii="Times New Roman" w:hAnsi="Times New Roman"/>
          <w:i/>
          <w:iCs/>
          <w:color w:val="191919"/>
          <w:sz w:val="20"/>
          <w:szCs w:val="20"/>
        </w:rPr>
        <w:t>non</w:t>
      </w:r>
      <w:r>
        <w:rPr>
          <w:rFonts w:ascii="Times New Roman" w:hAnsi="Times New Roman"/>
          <w:i/>
          <w:iCs/>
          <w:color w:val="191919"/>
          <w:spacing w:val="-7"/>
          <w:sz w:val="20"/>
          <w:szCs w:val="20"/>
        </w:rPr>
        <w:t>r</w:t>
      </w:r>
      <w:r>
        <w:rPr>
          <w:rFonts w:ascii="Times New Roman" w:hAnsi="Times New Roman"/>
          <w:i/>
          <w:iCs/>
          <w:color w:val="191919"/>
          <w:sz w:val="20"/>
          <w:szCs w:val="20"/>
        </w:rPr>
        <w:t xml:space="preserve">enewable level 5 (NL-5) </w:t>
      </w:r>
      <w:r>
        <w:rPr>
          <w:rFonts w:ascii="Times New Roman" w:hAnsi="Times New Roman"/>
          <w:color w:val="191919"/>
          <w:sz w:val="20"/>
          <w:szCs w:val="20"/>
        </w:rPr>
        <w:t>certification in the State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z w:val="20"/>
          <w:szCs w:val="20"/>
        </w:rPr>
        <w:t>The M.Ed. planned degree program lists a minimum of 36 semester hours of coursework to be completed within six years from the date of enrollment.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maximum of nine semester hours may be earned as transfer credits. These credits must be indicated on the student</w:t>
      </w:r>
      <w:r>
        <w:rPr>
          <w:rFonts w:ascii="Times New Roman" w:hAnsi="Times New Roman"/>
          <w:color w:val="191919"/>
          <w:spacing w:val="-11"/>
          <w:sz w:val="20"/>
          <w:szCs w:val="20"/>
        </w:rPr>
        <w:t>’</w:t>
      </w:r>
      <w:r>
        <w:rPr>
          <w:rFonts w:ascii="Times New Roman" w:hAnsi="Times New Roman"/>
          <w:color w:val="191919"/>
          <w:sz w:val="20"/>
          <w:szCs w:val="20"/>
        </w:rPr>
        <w:t>s planned program during the first semester of enrollment as a graduate student admitted in full status. Students are expected to confer with their advisor each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They should complete and sign the planned program with their adviso</w:t>
      </w:r>
      <w:r>
        <w:rPr>
          <w:rFonts w:ascii="Times New Roman" w:hAnsi="Times New Roman"/>
          <w:color w:val="191919"/>
          <w:spacing w:val="-11"/>
          <w:sz w:val="20"/>
          <w:szCs w:val="20"/>
        </w:rPr>
        <w:t>r</w:t>
      </w:r>
      <w:r>
        <w:rPr>
          <w:rFonts w:ascii="Times New Roman" w:hAnsi="Times New Roman"/>
          <w:color w:val="191919"/>
          <w:sz w:val="20"/>
          <w:szCs w:val="20"/>
        </w:rPr>
        <w:t>. The advisor is required to file a copy of this planned program with the graduate coordinator for the College of Education and with the Graduate School.  In advance of the expected date of graduation, the student is expected to apply for graduation with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w:t>
      </w:r>
    </w:p>
    <w:p w:rsidR="00114BDE" w:rsidRDefault="00114BDE" w:rsidP="005C4DF0">
      <w:pPr>
        <w:widowControl w:val="0"/>
        <w:autoSpaceDE w:val="0"/>
        <w:autoSpaceDN w:val="0"/>
        <w:adjustRightInd w:val="0"/>
        <w:spacing w:after="0" w:line="200" w:lineRule="exact"/>
        <w:ind w:left="360" w:right="180" w:firstLine="0"/>
        <w:jc w:val="both"/>
        <w:rPr>
          <w:rFonts w:ascii="Times New Roman" w:hAnsi="Times New Roman"/>
          <w:color w:val="000000"/>
        </w:rPr>
      </w:pPr>
    </w:p>
    <w:p w:rsidR="00114BDE" w:rsidRPr="004D76C4" w:rsidRDefault="00114BDE" w:rsidP="00114BDE">
      <w:pPr>
        <w:pStyle w:val="Heading2"/>
        <w:spacing w:before="0"/>
        <w:ind w:left="360" w:right="180" w:firstLine="0"/>
        <w:rPr>
          <w:rFonts w:ascii="Times New Roman" w:hAnsi="Times New Roman"/>
          <w:color w:val="808080" w:themeColor="background1" w:themeShade="80"/>
          <w:sz w:val="32"/>
          <w:szCs w:val="32"/>
        </w:rPr>
      </w:pPr>
      <w:bookmarkStart w:id="292" w:name="_Toc294969753"/>
      <w:bookmarkStart w:id="293" w:name="_Toc295897021"/>
      <w:r w:rsidRPr="004D76C4">
        <w:rPr>
          <w:rFonts w:ascii="Times New Roman" w:hAnsi="Times New Roman"/>
          <w:bCs w:val="0"/>
          <w:color w:val="808080" w:themeColor="background1" w:themeShade="80"/>
          <w:sz w:val="32"/>
          <w:szCs w:val="32"/>
        </w:rPr>
        <w:t>Admission Requi</w:t>
      </w:r>
      <w:r w:rsidRPr="004D76C4">
        <w:rPr>
          <w:rFonts w:ascii="Times New Roman" w:hAnsi="Times New Roman"/>
          <w:bCs w:val="0"/>
          <w:color w:val="808080" w:themeColor="background1" w:themeShade="80"/>
          <w:spacing w:val="-4"/>
          <w:sz w:val="32"/>
          <w:szCs w:val="32"/>
        </w:rPr>
        <w:t>r</w:t>
      </w:r>
      <w:r w:rsidRPr="004D76C4">
        <w:rPr>
          <w:rFonts w:ascii="Times New Roman" w:hAnsi="Times New Roman"/>
          <w:bCs w:val="0"/>
          <w:color w:val="808080" w:themeColor="background1" w:themeShade="80"/>
          <w:sz w:val="32"/>
          <w:szCs w:val="32"/>
        </w:rPr>
        <w:t>ements</w:t>
      </w:r>
      <w:bookmarkEnd w:id="292"/>
      <w:bookmarkEnd w:id="293"/>
    </w:p>
    <w:p w:rsidR="005C4DF0" w:rsidRDefault="005C4DF0" w:rsidP="005C4DF0">
      <w:pPr>
        <w:widowControl w:val="0"/>
        <w:autoSpaceDE w:val="0"/>
        <w:autoSpaceDN w:val="0"/>
        <w:adjustRightInd w:val="0"/>
        <w:spacing w:before="25" w:after="0" w:line="250" w:lineRule="auto"/>
        <w:ind w:left="450" w:right="180" w:firstLine="360"/>
        <w:jc w:val="both"/>
        <w:rPr>
          <w:rFonts w:ascii="Times New Roman" w:hAnsi="Times New Roman"/>
          <w:color w:val="000000"/>
          <w:sz w:val="20"/>
          <w:szCs w:val="20"/>
        </w:rPr>
      </w:pPr>
      <w:r>
        <w:rPr>
          <w:rFonts w:ascii="Times New Roman" w:hAnsi="Times New Roman"/>
          <w:color w:val="191919"/>
          <w:sz w:val="20"/>
          <w:szCs w:val="20"/>
        </w:rPr>
        <w:t>The student must have a 2.5 minimum overall unde</w:t>
      </w:r>
      <w:r>
        <w:rPr>
          <w:rFonts w:ascii="Times New Roman" w:hAnsi="Times New Roman"/>
          <w:color w:val="191919"/>
          <w:spacing w:val="-4"/>
          <w:sz w:val="20"/>
          <w:szCs w:val="20"/>
        </w:rPr>
        <w:t>r</w:t>
      </w:r>
      <w:r>
        <w:rPr>
          <w:rFonts w:ascii="Times New Roman" w:hAnsi="Times New Roman"/>
          <w:color w:val="191919"/>
          <w:sz w:val="20"/>
          <w:szCs w:val="20"/>
        </w:rPr>
        <w:t>graduate grade point average (G</w:t>
      </w:r>
      <w:r>
        <w:rPr>
          <w:rFonts w:ascii="Times New Roman" w:hAnsi="Times New Roman"/>
          <w:color w:val="191919"/>
          <w:spacing w:val="-18"/>
          <w:sz w:val="20"/>
          <w:szCs w:val="20"/>
        </w:rPr>
        <w:t>P</w:t>
      </w:r>
      <w:r>
        <w:rPr>
          <w:rFonts w:ascii="Times New Roman" w:hAnsi="Times New Roman"/>
          <w:color w:val="191919"/>
          <w:sz w:val="20"/>
          <w:szCs w:val="20"/>
        </w:rPr>
        <w:t>A) and initial teaching certification (for e.g.,</w:t>
      </w:r>
      <w:r>
        <w:rPr>
          <w:rFonts w:ascii="Times New Roman" w:hAnsi="Times New Roman"/>
          <w:color w:val="191919"/>
          <w:spacing w:val="-4"/>
          <w:sz w:val="20"/>
          <w:szCs w:val="20"/>
        </w:rPr>
        <w:t xml:space="preserve"> </w:t>
      </w:r>
      <w:r>
        <w:rPr>
          <w:rFonts w:ascii="Times New Roman" w:hAnsi="Times New Roman"/>
          <w:color w:val="191919"/>
          <w:spacing w:val="-18"/>
          <w:sz w:val="20"/>
          <w:szCs w:val="20"/>
        </w:rPr>
        <w:t>T</w:t>
      </w:r>
      <w:r>
        <w:rPr>
          <w:rFonts w:ascii="Times New Roman" w:hAnsi="Times New Roman"/>
          <w:color w:val="191919"/>
          <w:sz w:val="20"/>
          <w:szCs w:val="20"/>
        </w:rPr>
        <w:t>-4).</w:t>
      </w:r>
      <w:r>
        <w:rPr>
          <w:rFonts w:ascii="Times New Roman" w:hAnsi="Times New Roman"/>
          <w:color w:val="191919"/>
          <w:spacing w:val="-4"/>
          <w:sz w:val="20"/>
          <w:szCs w:val="20"/>
        </w:rPr>
        <w:t xml:space="preserve"> </w:t>
      </w:r>
      <w:r>
        <w:rPr>
          <w:rFonts w:ascii="Times New Roman" w:hAnsi="Times New Roman"/>
          <w:color w:val="191919"/>
          <w:sz w:val="20"/>
          <w:szCs w:val="20"/>
        </w:rPr>
        <w:t>The student should also provide three letters of reference from individuals in the school or school system (one reference must be from the immediate supe</w:t>
      </w:r>
      <w:r>
        <w:rPr>
          <w:rFonts w:ascii="Times New Roman" w:hAnsi="Times New Roman"/>
          <w:color w:val="191919"/>
          <w:spacing w:val="-4"/>
          <w:sz w:val="20"/>
          <w:szCs w:val="20"/>
        </w:rPr>
        <w:t>r</w:t>
      </w:r>
      <w:r>
        <w:rPr>
          <w:rFonts w:ascii="Times New Roman" w:hAnsi="Times New Roman"/>
          <w:color w:val="191919"/>
          <w:sz w:val="20"/>
          <w:szCs w:val="20"/>
        </w:rPr>
        <w:t>visor or another school administrator).</w:t>
      </w:r>
      <w:r>
        <w:rPr>
          <w:rFonts w:ascii="Times New Roman" w:hAnsi="Times New Roman"/>
          <w:color w:val="191919"/>
          <w:spacing w:val="-11"/>
          <w:sz w:val="20"/>
          <w:szCs w:val="20"/>
        </w:rPr>
        <w:t xml:space="preserve"> </w:t>
      </w:r>
      <w:r>
        <w:rPr>
          <w:rFonts w:ascii="Times New Roman" w:hAnsi="Times New Roman"/>
          <w:color w:val="191919"/>
          <w:sz w:val="20"/>
          <w:szCs w:val="20"/>
        </w:rPr>
        <w:t>Admission to this M.Ed. program requires a minimum of two years’</w:t>
      </w:r>
      <w:r>
        <w:rPr>
          <w:rFonts w:ascii="Times New Roman" w:hAnsi="Times New Roman"/>
          <w:color w:val="191919"/>
          <w:spacing w:val="-15"/>
          <w:sz w:val="20"/>
          <w:szCs w:val="20"/>
        </w:rPr>
        <w:t xml:space="preserve"> </w:t>
      </w:r>
      <w:r>
        <w:rPr>
          <w:rFonts w:ascii="Times New Roman" w:hAnsi="Times New Roman"/>
          <w:color w:val="191919"/>
          <w:sz w:val="20"/>
          <w:szCs w:val="20"/>
        </w:rPr>
        <w:t>experience in professional education.</w:t>
      </w:r>
    </w:p>
    <w:p w:rsidR="00114BDE"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rPr>
      </w:pPr>
    </w:p>
    <w:p w:rsidR="00114BDE"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pacing w:val="-13"/>
          <w:sz w:val="24"/>
          <w:szCs w:val="24"/>
        </w:rPr>
        <w:t xml:space="preserve"> </w:t>
      </w:r>
      <w:r>
        <w:rPr>
          <w:rFonts w:ascii="Times New Roman" w:hAnsi="Times New Roman"/>
          <w:b/>
          <w:bCs/>
          <w:color w:val="191919"/>
          <w:sz w:val="24"/>
          <w:szCs w:val="24"/>
        </w:rPr>
        <w:t>A:  Natu</w:t>
      </w:r>
      <w:r>
        <w:rPr>
          <w:rFonts w:ascii="Times New Roman" w:hAnsi="Times New Roman"/>
          <w:b/>
          <w:bCs/>
          <w:color w:val="191919"/>
          <w:spacing w:val="-4"/>
          <w:sz w:val="24"/>
          <w:szCs w:val="24"/>
        </w:rPr>
        <w:t>r</w:t>
      </w:r>
      <w:r>
        <w:rPr>
          <w:rFonts w:ascii="Times New Roman" w:hAnsi="Times New Roman"/>
          <w:b/>
          <w:bCs/>
          <w:color w:val="191919"/>
          <w:sz w:val="24"/>
          <w:szCs w:val="24"/>
        </w:rPr>
        <w:t>e of Learner</w:t>
      </w:r>
      <w:r>
        <w:rPr>
          <w:rFonts w:ascii="Times New Roman" w:hAnsi="Times New Roman"/>
          <w:b/>
          <w:bCs/>
          <w:color w:val="191919"/>
          <w:sz w:val="24"/>
          <w:szCs w:val="24"/>
        </w:rPr>
        <w:tab/>
        <w:t>3 hrs.</w:t>
      </w:r>
    </w:p>
    <w:p w:rsidR="00114BDE" w:rsidRDefault="00114BDE" w:rsidP="005C4DF0">
      <w:pPr>
        <w:widowControl w:val="0"/>
        <w:tabs>
          <w:tab w:val="left" w:pos="450"/>
          <w:tab w:val="left" w:pos="2610"/>
        </w:tabs>
        <w:autoSpaceDE w:val="0"/>
        <w:autoSpaceDN w:val="0"/>
        <w:adjustRightInd w:val="0"/>
        <w:spacing w:before="25" w:after="0"/>
        <w:ind w:left="360" w:right="180" w:firstLine="0"/>
        <w:jc w:val="both"/>
        <w:rPr>
          <w:rFonts w:ascii="Times New Roman" w:hAnsi="Times New Roman"/>
          <w:color w:val="000000"/>
          <w:sz w:val="20"/>
          <w:szCs w:val="20"/>
        </w:rPr>
      </w:pPr>
      <w:r>
        <w:rPr>
          <w:rFonts w:ascii="Times New Roman" w:hAnsi="Times New Roman"/>
          <w:color w:val="191919"/>
          <w:sz w:val="20"/>
          <w:szCs w:val="20"/>
        </w:rPr>
        <w:tab/>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5580</w:t>
      </w:r>
      <w:r>
        <w:rPr>
          <w:rFonts w:ascii="Times New Roman" w:hAnsi="Times New Roman"/>
          <w:color w:val="191919"/>
          <w:sz w:val="20"/>
          <w:szCs w:val="20"/>
        </w:rPr>
        <w:tab/>
        <w:t>School Discipline Problems</w:t>
      </w:r>
    </w:p>
    <w:p w:rsidR="00114BDE"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rPr>
      </w:pPr>
    </w:p>
    <w:p w:rsidR="00114BDE"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B:  P</w:t>
      </w:r>
      <w:r>
        <w:rPr>
          <w:rFonts w:ascii="Times New Roman" w:hAnsi="Times New Roman"/>
          <w:b/>
          <w:bCs/>
          <w:color w:val="191919"/>
          <w:spacing w:val="-4"/>
          <w:sz w:val="24"/>
          <w:szCs w:val="24"/>
        </w:rPr>
        <w:t>r</w:t>
      </w:r>
      <w:r>
        <w:rPr>
          <w:rFonts w:ascii="Times New Roman" w:hAnsi="Times New Roman"/>
          <w:b/>
          <w:bCs/>
          <w:color w:val="191919"/>
          <w:sz w:val="24"/>
          <w:szCs w:val="24"/>
        </w:rPr>
        <w:t>ograms &amp; P</w:t>
      </w:r>
      <w:r>
        <w:rPr>
          <w:rFonts w:ascii="Times New Roman" w:hAnsi="Times New Roman"/>
          <w:b/>
          <w:bCs/>
          <w:color w:val="191919"/>
          <w:spacing w:val="-4"/>
          <w:sz w:val="24"/>
          <w:szCs w:val="24"/>
        </w:rPr>
        <w:t>r</w:t>
      </w:r>
      <w:r>
        <w:rPr>
          <w:rFonts w:ascii="Times New Roman" w:hAnsi="Times New Roman"/>
          <w:b/>
          <w:bCs/>
          <w:color w:val="191919"/>
          <w:sz w:val="24"/>
          <w:szCs w:val="24"/>
        </w:rPr>
        <w:t>oblems of the School</w:t>
      </w:r>
      <w:r>
        <w:rPr>
          <w:rFonts w:ascii="Times New Roman" w:hAnsi="Times New Roman"/>
          <w:b/>
          <w:bCs/>
          <w:color w:val="191919"/>
          <w:sz w:val="24"/>
          <w:szCs w:val="24"/>
        </w:rPr>
        <w:tab/>
        <w:t>3 hrs.</w:t>
      </w:r>
    </w:p>
    <w:p w:rsidR="00114BDE" w:rsidRDefault="00114BDE" w:rsidP="005C4DF0">
      <w:pPr>
        <w:widowControl w:val="0"/>
        <w:tabs>
          <w:tab w:val="left" w:pos="450"/>
        </w:tabs>
        <w:autoSpaceDE w:val="0"/>
        <w:autoSpaceDN w:val="0"/>
        <w:adjustRightInd w:val="0"/>
        <w:spacing w:before="25" w:after="0"/>
        <w:ind w:left="360" w:right="180" w:firstLine="0"/>
        <w:jc w:val="both"/>
        <w:rPr>
          <w:rFonts w:ascii="Times New Roman" w:hAnsi="Times New Roman"/>
          <w:color w:val="000000"/>
          <w:sz w:val="20"/>
          <w:szCs w:val="20"/>
        </w:rPr>
      </w:pPr>
      <w:r>
        <w:rPr>
          <w:rFonts w:ascii="Times New Roman" w:hAnsi="Times New Roman"/>
          <w:color w:val="191919"/>
          <w:sz w:val="20"/>
          <w:szCs w:val="20"/>
        </w:rPr>
        <w:tab/>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z w:val="20"/>
          <w:szCs w:val="20"/>
        </w:rPr>
        <w:tab/>
      </w:r>
      <w:r>
        <w:rPr>
          <w:rFonts w:ascii="Times New Roman" w:hAnsi="Times New Roman"/>
          <w:color w:val="191919"/>
          <w:spacing w:val="-14"/>
          <w:sz w:val="20"/>
          <w:szCs w:val="20"/>
        </w:rPr>
        <w:t>T</w:t>
      </w:r>
      <w:r>
        <w:rPr>
          <w:rFonts w:ascii="Times New Roman" w:hAnsi="Times New Roman"/>
          <w:color w:val="191919"/>
          <w:sz w:val="20"/>
          <w:szCs w:val="20"/>
        </w:rPr>
        <w:t>echnology for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p>
    <w:p w:rsidR="00BB4865" w:rsidRDefault="00BB4865" w:rsidP="00114BDE">
      <w:pPr>
        <w:widowControl w:val="0"/>
        <w:tabs>
          <w:tab w:val="left" w:pos="9140"/>
        </w:tabs>
        <w:autoSpaceDE w:val="0"/>
        <w:autoSpaceDN w:val="0"/>
        <w:adjustRightInd w:val="0"/>
        <w:spacing w:after="0"/>
        <w:ind w:left="360" w:right="180" w:firstLine="0"/>
        <w:jc w:val="both"/>
        <w:rPr>
          <w:rFonts w:ascii="Times New Roman" w:hAnsi="Times New Roman"/>
          <w:b/>
          <w:bCs/>
          <w:color w:val="191919"/>
          <w:sz w:val="24"/>
          <w:szCs w:val="24"/>
        </w:rPr>
      </w:pPr>
    </w:p>
    <w:p w:rsidR="00114BDE"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C:  Major</w:t>
      </w:r>
      <w:r>
        <w:rPr>
          <w:rFonts w:ascii="Times New Roman" w:hAnsi="Times New Roman"/>
          <w:b/>
          <w:bCs/>
          <w:color w:val="191919"/>
          <w:spacing w:val="-18"/>
          <w:sz w:val="24"/>
          <w:szCs w:val="24"/>
        </w:rPr>
        <w:t xml:space="preserve"> </w:t>
      </w: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z w:val="24"/>
          <w:szCs w:val="24"/>
        </w:rPr>
        <w:tab/>
        <w:t>21 hrs.</w:t>
      </w:r>
    </w:p>
    <w:tbl>
      <w:tblPr>
        <w:tblW w:w="6120" w:type="dxa"/>
        <w:tblInd w:w="360" w:type="dxa"/>
        <w:tblLayout w:type="fixed"/>
        <w:tblCellMar>
          <w:left w:w="0" w:type="dxa"/>
          <w:right w:w="0" w:type="dxa"/>
        </w:tblCellMar>
        <w:tblLook w:val="0000"/>
      </w:tblPr>
      <w:tblGrid>
        <w:gridCol w:w="706"/>
        <w:gridCol w:w="810"/>
        <w:gridCol w:w="4604"/>
      </w:tblGrid>
      <w:tr w:rsidR="00114BDE" w:rsidRPr="00FA7AC7" w:rsidTr="005C4DF0">
        <w:trPr>
          <w:trHeight w:hRule="exact" w:val="276"/>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before="22" w:after="0"/>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before="22" w:after="0"/>
              <w:ind w:right="180" w:firstLine="0"/>
              <w:jc w:val="both"/>
              <w:rPr>
                <w:rFonts w:ascii="Times New Roman" w:hAnsi="Times New Roman"/>
                <w:sz w:val="24"/>
                <w:szCs w:val="24"/>
              </w:rPr>
            </w:pPr>
            <w:r w:rsidRPr="00FA7AC7">
              <w:rPr>
                <w:rFonts w:ascii="Times New Roman" w:hAnsi="Times New Roman"/>
                <w:color w:val="191919"/>
                <w:sz w:val="20"/>
                <w:szCs w:val="20"/>
              </w:rPr>
              <w:t>5501</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before="22" w:after="0"/>
              <w:ind w:right="180" w:firstLine="0"/>
              <w:jc w:val="both"/>
              <w:rPr>
                <w:rFonts w:ascii="Times New Roman" w:hAnsi="Times New Roman"/>
                <w:sz w:val="24"/>
                <w:szCs w:val="24"/>
              </w:rPr>
            </w:pPr>
            <w:r w:rsidRPr="00FA7AC7">
              <w:rPr>
                <w:rFonts w:ascii="Times New Roman" w:hAnsi="Times New Roman"/>
                <w:color w:val="191919"/>
                <w:sz w:val="20"/>
                <w:szCs w:val="20"/>
              </w:rPr>
              <w:t>Introduction to O</w:t>
            </w:r>
            <w:r w:rsidRPr="00FA7AC7">
              <w:rPr>
                <w:rFonts w:ascii="Times New Roman" w:hAnsi="Times New Roman"/>
                <w:color w:val="191919"/>
                <w:spacing w:val="-4"/>
                <w:sz w:val="20"/>
                <w:szCs w:val="20"/>
              </w:rPr>
              <w:t>r</w:t>
            </w:r>
            <w:r w:rsidRPr="00FA7AC7">
              <w:rPr>
                <w:rFonts w:ascii="Times New Roman" w:hAnsi="Times New Roman"/>
                <w:color w:val="191919"/>
                <w:sz w:val="20"/>
                <w:szCs w:val="20"/>
              </w:rPr>
              <w:t>ganizational Leadership</w:t>
            </w:r>
          </w:p>
        </w:tc>
      </w:tr>
      <w:tr w:rsidR="00114BDE" w:rsidRPr="00FA7AC7" w:rsidTr="005C4DF0">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5515</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Curriculum and Instruction for Educational Leadership</w:t>
            </w:r>
          </w:p>
        </w:tc>
      </w:tr>
      <w:tr w:rsidR="00114BDE" w:rsidRPr="00FA7AC7" w:rsidTr="005C4DF0">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5533</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Legal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Aspects of Education</w:t>
            </w:r>
          </w:p>
        </w:tc>
      </w:tr>
      <w:tr w:rsidR="00114BDE" w:rsidRPr="00FA7AC7" w:rsidTr="005C4DF0">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5541</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Educational Supervision</w:t>
            </w:r>
          </w:p>
        </w:tc>
      </w:tr>
      <w:tr w:rsidR="00114BDE" w:rsidRPr="00FA7AC7" w:rsidTr="005C4DF0">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5568</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Field Experience in Educational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r w:rsidR="00114BDE" w:rsidRPr="00FA7AC7" w:rsidTr="005C4DF0">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5570</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School Business Management</w:t>
            </w:r>
          </w:p>
        </w:tc>
      </w:tr>
      <w:tr w:rsidR="00114BDE" w:rsidRPr="00FA7AC7" w:rsidTr="005C4DF0">
        <w:trPr>
          <w:trHeight w:hRule="exact" w:val="32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5573</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School Personnel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bl>
    <w:p w:rsidR="00114BDE"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sz w:val="11"/>
          <w:szCs w:val="11"/>
        </w:rPr>
      </w:pPr>
    </w:p>
    <w:p w:rsidR="00114BDE"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D:  Resea</w:t>
      </w:r>
      <w:r>
        <w:rPr>
          <w:rFonts w:ascii="Times New Roman" w:hAnsi="Times New Roman"/>
          <w:b/>
          <w:bCs/>
          <w:color w:val="191919"/>
          <w:spacing w:val="-4"/>
          <w:sz w:val="24"/>
          <w:szCs w:val="24"/>
        </w:rPr>
        <w:t>r</w:t>
      </w:r>
      <w:r>
        <w:rPr>
          <w:rFonts w:ascii="Times New Roman" w:hAnsi="Times New Roman"/>
          <w:b/>
          <w:bCs/>
          <w:color w:val="191919"/>
          <w:sz w:val="24"/>
          <w:szCs w:val="24"/>
        </w:rPr>
        <w:t>ch</w:t>
      </w:r>
      <w:r>
        <w:rPr>
          <w:rFonts w:ascii="Times New Roman" w:hAnsi="Times New Roman"/>
          <w:b/>
          <w:bCs/>
          <w:color w:val="191919"/>
          <w:sz w:val="24"/>
          <w:szCs w:val="24"/>
        </w:rPr>
        <w:tab/>
        <w:t>6 hrs.</w:t>
      </w:r>
    </w:p>
    <w:p w:rsidR="00114BDE"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5500</w:t>
      </w:r>
      <w:r w:rsidR="005C4DF0">
        <w:rPr>
          <w:rFonts w:ascii="Times New Roman" w:hAnsi="Times New Roman"/>
          <w:color w:val="191919"/>
          <w:sz w:val="20"/>
          <w:szCs w:val="20"/>
        </w:rPr>
        <w:t>*</w:t>
      </w:r>
      <w:r>
        <w:rPr>
          <w:rFonts w:ascii="Times New Roman" w:hAnsi="Times New Roman"/>
          <w:color w:val="191919"/>
          <w:sz w:val="20"/>
          <w:szCs w:val="20"/>
        </w:rPr>
        <w:tab/>
        <w:t>Educational Statistics</w:t>
      </w:r>
    </w:p>
    <w:p w:rsidR="00114BDE"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191919"/>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5501</w:t>
      </w:r>
      <w:r>
        <w:rPr>
          <w:rFonts w:ascii="Times New Roman" w:hAnsi="Times New Roman"/>
          <w:color w:val="191919"/>
          <w:sz w:val="20"/>
          <w:szCs w:val="20"/>
        </w:rPr>
        <w:tab/>
        <w:t>Educational Research</w:t>
      </w:r>
    </w:p>
    <w:p w:rsidR="00114BDE"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rPr>
      </w:pPr>
    </w:p>
    <w:p w:rsidR="00114BDE"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E:  Guided Elective</w:t>
      </w:r>
      <w:r>
        <w:rPr>
          <w:rFonts w:ascii="Times New Roman" w:hAnsi="Times New Roman"/>
          <w:b/>
          <w:bCs/>
          <w:color w:val="191919"/>
          <w:sz w:val="24"/>
          <w:szCs w:val="24"/>
        </w:rPr>
        <w:tab/>
        <w:t>3 hrs.</w:t>
      </w:r>
    </w:p>
    <w:p w:rsidR="00114BDE"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5509</w:t>
      </w:r>
      <w:r>
        <w:rPr>
          <w:rFonts w:ascii="Times New Roman" w:hAnsi="Times New Roman"/>
          <w:color w:val="191919"/>
          <w:sz w:val="20"/>
          <w:szCs w:val="20"/>
        </w:rPr>
        <w:tab/>
        <w:t>Philosophy of Education</w:t>
      </w:r>
    </w:p>
    <w:p w:rsidR="00114BDE" w:rsidRDefault="00114BDE" w:rsidP="005C4DF0">
      <w:pPr>
        <w:widowControl w:val="0"/>
        <w:tabs>
          <w:tab w:val="left" w:pos="1080"/>
          <w:tab w:val="left" w:pos="4100"/>
        </w:tabs>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SPED</w:t>
      </w:r>
      <w:r>
        <w:rPr>
          <w:rFonts w:ascii="Times New Roman" w:hAnsi="Times New Roman"/>
          <w:color w:val="191919"/>
          <w:sz w:val="20"/>
          <w:szCs w:val="20"/>
        </w:rPr>
        <w:tab/>
        <w:t>5547</w:t>
      </w:r>
      <w:r>
        <w:rPr>
          <w:rFonts w:ascii="Times New Roman" w:hAnsi="Times New Roman"/>
          <w:color w:val="191919"/>
          <w:sz w:val="20"/>
          <w:szCs w:val="20"/>
        </w:rPr>
        <w:tab/>
        <w:t>Behavioral Management of Exceptional Children</w:t>
      </w:r>
    </w:p>
    <w:p w:rsidR="005C4DF0" w:rsidRDefault="005C4DF0" w:rsidP="005C4DF0">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4"/>
          <w:sz w:val="20"/>
          <w:szCs w:val="20"/>
        </w:rPr>
        <w:t>r</w:t>
      </w:r>
      <w:r>
        <w:rPr>
          <w:rFonts w:ascii="Times New Roman" w:hAnsi="Times New Roman"/>
          <w:b/>
          <w:bCs/>
          <w:color w:val="191919"/>
          <w:sz w:val="20"/>
          <w:szCs w:val="20"/>
        </w:rPr>
        <w:t>equisite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 5501</w:t>
      </w:r>
    </w:p>
    <w:p w:rsidR="00BB4865" w:rsidRDefault="00BB4865" w:rsidP="00114BDE">
      <w:pPr>
        <w:widowControl w:val="0"/>
        <w:autoSpaceDE w:val="0"/>
        <w:autoSpaceDN w:val="0"/>
        <w:adjustRightInd w:val="0"/>
        <w:spacing w:before="7" w:after="0" w:line="150" w:lineRule="exact"/>
        <w:ind w:left="360" w:right="180" w:firstLine="0"/>
        <w:jc w:val="both"/>
        <w:rPr>
          <w:rFonts w:ascii="Times New Roman" w:hAnsi="Times New Roman"/>
          <w:b/>
          <w:bCs/>
          <w:color w:val="191919"/>
          <w:sz w:val="20"/>
          <w:szCs w:val="20"/>
        </w:rPr>
      </w:pPr>
    </w:p>
    <w:p w:rsidR="00114BDE"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sz w:val="15"/>
          <w:szCs w:val="15"/>
        </w:rPr>
      </w:pPr>
    </w:p>
    <w:p w:rsidR="00114BDE" w:rsidRPr="00BB4865" w:rsidRDefault="00114BDE" w:rsidP="00114BDE">
      <w:pPr>
        <w:pStyle w:val="Heading2"/>
        <w:spacing w:before="0"/>
        <w:ind w:left="360" w:right="180" w:firstLine="0"/>
        <w:rPr>
          <w:rFonts w:ascii="Times New Roman" w:hAnsi="Times New Roman" w:cs="Times New Roman"/>
          <w:color w:val="000000"/>
          <w:sz w:val="28"/>
          <w:szCs w:val="28"/>
        </w:rPr>
      </w:pPr>
      <w:bookmarkStart w:id="294" w:name="_Toc294969754"/>
      <w:bookmarkStart w:id="295" w:name="_Toc295897022"/>
      <w:r w:rsidRPr="00BB4865">
        <w:rPr>
          <w:rFonts w:ascii="Times New Roman" w:hAnsi="Times New Roman" w:cs="Times New Roman"/>
          <w:color w:val="757575"/>
          <w:sz w:val="28"/>
          <w:szCs w:val="28"/>
        </w:rPr>
        <w:t>COURSE DESCRIPTIONS</w:t>
      </w:r>
      <w:bookmarkEnd w:id="294"/>
      <w:bookmarkEnd w:id="295"/>
    </w:p>
    <w:p w:rsidR="00114BDE"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5501- Int</w:t>
      </w:r>
      <w:r>
        <w:rPr>
          <w:rFonts w:ascii="Times New Roman" w:hAnsi="Times New Roman"/>
          <w:b/>
          <w:bCs/>
          <w:color w:val="191919"/>
          <w:spacing w:val="-4"/>
          <w:sz w:val="20"/>
          <w:szCs w:val="20"/>
        </w:rPr>
        <w:t>r</w:t>
      </w:r>
      <w:r>
        <w:rPr>
          <w:rFonts w:ascii="Times New Roman" w:hAnsi="Times New Roman"/>
          <w:b/>
          <w:bCs/>
          <w:color w:val="191919"/>
          <w:sz w:val="20"/>
          <w:szCs w:val="20"/>
        </w:rPr>
        <w:t>oduction to Organizational Leadership</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5C4DF0" w:rsidRDefault="00114BDE" w:rsidP="005C4DF0">
      <w:pPr>
        <w:widowControl w:val="0"/>
        <w:autoSpaceDE w:val="0"/>
        <w:autoSpaceDN w:val="0"/>
        <w:adjustRightInd w:val="0"/>
        <w:spacing w:before="26" w:after="0" w:line="250" w:lineRule="auto"/>
        <w:ind w:left="360" w:right="180" w:firstLine="0"/>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consider</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applicatio</w:t>
      </w:r>
      <w:r>
        <w:rPr>
          <w:rFonts w:ascii="Times New Roman" w:hAnsi="Times New Roman"/>
          <w:color w:val="191919"/>
          <w:sz w:val="20"/>
          <w:szCs w:val="20"/>
        </w:rPr>
        <w:t>n</w:t>
      </w:r>
      <w:r>
        <w:rPr>
          <w:rFonts w:ascii="Times New Roman" w:hAnsi="Times New Roman"/>
          <w:color w:val="191919"/>
          <w:spacing w:val="15"/>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4"/>
          <w:sz w:val="20"/>
          <w:szCs w:val="20"/>
        </w:rPr>
        <w:t xml:space="preserve"> </w:t>
      </w:r>
      <w:r>
        <w:rPr>
          <w:rFonts w:ascii="Times New Roman" w:hAnsi="Times New Roman"/>
          <w:color w:val="191919"/>
          <w:spacing w:val="2"/>
          <w:sz w:val="20"/>
          <w:szCs w:val="20"/>
        </w:rPr>
        <w:t>generi</w:t>
      </w:r>
      <w:r>
        <w:rPr>
          <w:rFonts w:ascii="Times New Roman" w:hAnsi="Times New Roman"/>
          <w:color w:val="191919"/>
          <w:sz w:val="20"/>
          <w:szCs w:val="20"/>
        </w:rPr>
        <w:t>c</w:t>
      </w:r>
      <w:r>
        <w:rPr>
          <w:rFonts w:ascii="Times New Roman" w:hAnsi="Times New Roman"/>
          <w:color w:val="191919"/>
          <w:spacing w:val="14"/>
          <w:sz w:val="20"/>
          <w:szCs w:val="20"/>
        </w:rPr>
        <w:t xml:space="preserve"> </w:t>
      </w:r>
      <w:r>
        <w:rPr>
          <w:rFonts w:ascii="Times New Roman" w:hAnsi="Times New Roman"/>
          <w:color w:val="191919"/>
          <w:spacing w:val="2"/>
          <w:sz w:val="20"/>
          <w:szCs w:val="20"/>
        </w:rPr>
        <w:t>leadershi</w:t>
      </w:r>
      <w:r>
        <w:rPr>
          <w:rFonts w:ascii="Times New Roman" w:hAnsi="Times New Roman"/>
          <w:color w:val="191919"/>
          <w:sz w:val="20"/>
          <w:szCs w:val="20"/>
        </w:rPr>
        <w:t>p</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theor</w:t>
      </w:r>
      <w:r>
        <w:rPr>
          <w:rFonts w:ascii="Times New Roman" w:hAnsi="Times New Roman"/>
          <w:color w:val="191919"/>
          <w:sz w:val="20"/>
          <w:szCs w:val="20"/>
        </w:rPr>
        <w:t>y</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2"/>
          <w:sz w:val="20"/>
          <w:szCs w:val="20"/>
        </w:rPr>
        <w:t>skill</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2"/>
          <w:sz w:val="20"/>
          <w:szCs w:val="20"/>
        </w:rPr>
        <w:t xml:space="preserve">educational </w:t>
      </w:r>
      <w:r w:rsidR="005C4DF0">
        <w:rPr>
          <w:rFonts w:ascii="Times New Roman" w:hAnsi="Times New Roman"/>
          <w:color w:val="191919"/>
          <w:sz w:val="20"/>
          <w:szCs w:val="20"/>
        </w:rPr>
        <w:t>agencies. Planning, goal-setting and implementing, monitoring, problem-solving, o</w:t>
      </w:r>
      <w:r w:rsidR="005C4DF0">
        <w:rPr>
          <w:rFonts w:ascii="Times New Roman" w:hAnsi="Times New Roman"/>
          <w:color w:val="191919"/>
          <w:spacing w:val="-4"/>
          <w:sz w:val="20"/>
          <w:szCs w:val="20"/>
        </w:rPr>
        <w:t>r</w:t>
      </w:r>
      <w:r w:rsidR="005C4DF0">
        <w:rPr>
          <w:rFonts w:ascii="Times New Roman" w:hAnsi="Times New Roman"/>
          <w:color w:val="191919"/>
          <w:sz w:val="20"/>
          <w:szCs w:val="20"/>
        </w:rPr>
        <w:t>ganizational development</w:t>
      </w:r>
      <w:r w:rsidR="005C4DF0">
        <w:rPr>
          <w:rFonts w:ascii="Times New Roman" w:hAnsi="Times New Roman"/>
          <w:color w:val="191919"/>
          <w:spacing w:val="-4"/>
          <w:sz w:val="20"/>
          <w:szCs w:val="20"/>
        </w:rPr>
        <w:t xml:space="preserve"> </w:t>
      </w:r>
      <w:r w:rsidR="005C4DF0">
        <w:rPr>
          <w:rFonts w:ascii="Times New Roman" w:hAnsi="Times New Roman"/>
          <w:color w:val="191919"/>
          <w:sz w:val="20"/>
          <w:szCs w:val="20"/>
        </w:rPr>
        <w:t>and</w:t>
      </w:r>
      <w:r w:rsidR="005C4DF0">
        <w:rPr>
          <w:rFonts w:ascii="Times New Roman" w:hAnsi="Times New Roman"/>
          <w:color w:val="191919"/>
          <w:spacing w:val="-5"/>
          <w:sz w:val="20"/>
          <w:szCs w:val="20"/>
        </w:rPr>
        <w:t xml:space="preserve"> </w:t>
      </w:r>
      <w:r w:rsidR="005C4DF0">
        <w:rPr>
          <w:rFonts w:ascii="Times New Roman" w:hAnsi="Times New Roman"/>
          <w:color w:val="191919"/>
          <w:sz w:val="20"/>
          <w:szCs w:val="20"/>
        </w:rPr>
        <w:t>change,</w:t>
      </w:r>
      <w:r w:rsidR="005C4DF0">
        <w:rPr>
          <w:rFonts w:ascii="Times New Roman" w:hAnsi="Times New Roman"/>
          <w:color w:val="191919"/>
          <w:spacing w:val="-5"/>
          <w:sz w:val="20"/>
          <w:szCs w:val="20"/>
        </w:rPr>
        <w:t xml:space="preserve"> </w:t>
      </w:r>
      <w:r w:rsidR="005C4DF0">
        <w:rPr>
          <w:rFonts w:ascii="Times New Roman" w:hAnsi="Times New Roman"/>
          <w:color w:val="191919"/>
          <w:sz w:val="20"/>
          <w:szCs w:val="20"/>
        </w:rPr>
        <w:t>interpersonal</w:t>
      </w:r>
      <w:r w:rsidR="005C4DF0">
        <w:rPr>
          <w:rFonts w:ascii="Times New Roman" w:hAnsi="Times New Roman"/>
          <w:color w:val="191919"/>
          <w:spacing w:val="-4"/>
          <w:sz w:val="20"/>
          <w:szCs w:val="20"/>
        </w:rPr>
        <w:t xml:space="preserve"> </w:t>
      </w:r>
      <w:r w:rsidR="005C4DF0">
        <w:rPr>
          <w:rFonts w:ascii="Times New Roman" w:hAnsi="Times New Roman"/>
          <w:color w:val="191919"/>
          <w:sz w:val="20"/>
          <w:szCs w:val="20"/>
        </w:rPr>
        <w:t>and</w:t>
      </w:r>
      <w:r w:rsidR="005C4DF0">
        <w:rPr>
          <w:rFonts w:ascii="Times New Roman" w:hAnsi="Times New Roman"/>
          <w:color w:val="191919"/>
          <w:spacing w:val="-5"/>
          <w:sz w:val="20"/>
          <w:szCs w:val="20"/>
        </w:rPr>
        <w:t xml:space="preserve"> </w:t>
      </w:r>
      <w:r w:rsidR="005C4DF0">
        <w:rPr>
          <w:rFonts w:ascii="Times New Roman" w:hAnsi="Times New Roman"/>
          <w:color w:val="191919"/>
          <w:sz w:val="20"/>
          <w:szCs w:val="20"/>
        </w:rPr>
        <w:t>group</w:t>
      </w:r>
      <w:r w:rsidR="005C4DF0">
        <w:rPr>
          <w:rFonts w:ascii="Times New Roman" w:hAnsi="Times New Roman"/>
          <w:color w:val="191919"/>
          <w:spacing w:val="-5"/>
          <w:sz w:val="20"/>
          <w:szCs w:val="20"/>
        </w:rPr>
        <w:t xml:space="preserve"> </w:t>
      </w:r>
      <w:r w:rsidR="005C4DF0">
        <w:rPr>
          <w:rFonts w:ascii="Times New Roman" w:hAnsi="Times New Roman"/>
          <w:color w:val="191919"/>
          <w:sz w:val="20"/>
          <w:szCs w:val="20"/>
        </w:rPr>
        <w:t>relations,</w:t>
      </w:r>
      <w:r w:rsidR="005C4DF0">
        <w:rPr>
          <w:rFonts w:ascii="Times New Roman" w:hAnsi="Times New Roman"/>
          <w:color w:val="191919"/>
          <w:spacing w:val="-4"/>
          <w:sz w:val="20"/>
          <w:szCs w:val="20"/>
        </w:rPr>
        <w:t xml:space="preserve"> </w:t>
      </w:r>
      <w:r w:rsidR="005C4DF0">
        <w:rPr>
          <w:rFonts w:ascii="Times New Roman" w:hAnsi="Times New Roman"/>
          <w:color w:val="191919"/>
          <w:sz w:val="20"/>
          <w:szCs w:val="20"/>
        </w:rPr>
        <w:t>and</w:t>
      </w:r>
      <w:r w:rsidR="005C4DF0">
        <w:rPr>
          <w:rFonts w:ascii="Times New Roman" w:hAnsi="Times New Roman"/>
          <w:color w:val="191919"/>
          <w:spacing w:val="-5"/>
          <w:sz w:val="20"/>
          <w:szCs w:val="20"/>
        </w:rPr>
        <w:t xml:space="preserve"> </w:t>
      </w:r>
      <w:r w:rsidR="005C4DF0">
        <w:rPr>
          <w:rFonts w:ascii="Times New Roman" w:hAnsi="Times New Roman"/>
          <w:color w:val="191919"/>
          <w:sz w:val="20"/>
          <w:szCs w:val="20"/>
        </w:rPr>
        <w:t>school</w:t>
      </w:r>
      <w:r w:rsidR="005C4DF0">
        <w:rPr>
          <w:rFonts w:ascii="Times New Roman" w:hAnsi="Times New Roman"/>
          <w:color w:val="191919"/>
          <w:spacing w:val="-5"/>
          <w:sz w:val="20"/>
          <w:szCs w:val="20"/>
        </w:rPr>
        <w:t xml:space="preserve"> </w:t>
      </w:r>
      <w:r w:rsidR="005C4DF0">
        <w:rPr>
          <w:rFonts w:ascii="Times New Roman" w:hAnsi="Times New Roman"/>
          <w:color w:val="191919"/>
          <w:sz w:val="20"/>
          <w:szCs w:val="20"/>
        </w:rPr>
        <w:t>climate</w:t>
      </w:r>
      <w:r w:rsidR="005C4DF0">
        <w:rPr>
          <w:rFonts w:ascii="Times New Roman" w:hAnsi="Times New Roman"/>
          <w:color w:val="191919"/>
          <w:spacing w:val="-4"/>
          <w:sz w:val="20"/>
          <w:szCs w:val="20"/>
        </w:rPr>
        <w:t xml:space="preserve"> </w:t>
      </w:r>
      <w:r w:rsidR="005C4DF0">
        <w:rPr>
          <w:rFonts w:ascii="Times New Roman" w:hAnsi="Times New Roman"/>
          <w:color w:val="191919"/>
          <w:sz w:val="20"/>
          <w:szCs w:val="20"/>
        </w:rPr>
        <w:t>are</w:t>
      </w:r>
      <w:r w:rsidR="005C4DF0">
        <w:rPr>
          <w:rFonts w:ascii="Times New Roman" w:hAnsi="Times New Roman"/>
          <w:color w:val="191919"/>
          <w:spacing w:val="-5"/>
          <w:sz w:val="20"/>
          <w:szCs w:val="20"/>
        </w:rPr>
        <w:t xml:space="preserve"> </w:t>
      </w:r>
      <w:r w:rsidR="005C4DF0">
        <w:rPr>
          <w:rFonts w:ascii="Times New Roman" w:hAnsi="Times New Roman"/>
          <w:color w:val="191919"/>
          <w:sz w:val="20"/>
          <w:szCs w:val="20"/>
        </w:rPr>
        <w:t>considered.</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55</w:t>
      </w:r>
      <w:r>
        <w:rPr>
          <w:rFonts w:ascii="Times New Roman" w:hAnsi="Times New Roman"/>
          <w:b/>
          <w:bCs/>
          <w:color w:val="191919"/>
          <w:spacing w:val="-11"/>
          <w:sz w:val="20"/>
          <w:szCs w:val="20"/>
        </w:rPr>
        <w:t>1</w:t>
      </w:r>
      <w:r>
        <w:rPr>
          <w:rFonts w:ascii="Times New Roman" w:hAnsi="Times New Roman"/>
          <w:b/>
          <w:bCs/>
          <w:color w:val="191919"/>
          <w:sz w:val="20"/>
          <w:szCs w:val="20"/>
        </w:rPr>
        <w:t>1 -</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echnology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6"/>
          <w:sz w:val="20"/>
          <w:szCs w:val="20"/>
        </w:rPr>
        <w:t>n</w:t>
      </w:r>
      <w:r>
        <w:rPr>
          <w:rFonts w:ascii="Times New Roman" w:hAnsi="Times New Roman"/>
          <w:b/>
          <w:bCs/>
          <w:color w:val="191919"/>
          <w:sz w:val="20"/>
          <w:szCs w:val="20"/>
        </w:rPr>
        <w:t xml:space="preserve">..................................................3(3-0) </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 xml:space="preserve">s </w:t>
      </w:r>
      <w:r>
        <w:rPr>
          <w:rFonts w:ascii="Times New Roman" w:hAnsi="Times New Roman"/>
          <w:color w:val="191919"/>
          <w:spacing w:val="2"/>
          <w:sz w:val="20"/>
          <w:szCs w:val="20"/>
        </w:rPr>
        <w:t>cours</w:t>
      </w:r>
      <w:r>
        <w:rPr>
          <w:rFonts w:ascii="Times New Roman" w:hAnsi="Times New Roman"/>
          <w:color w:val="191919"/>
          <w:sz w:val="20"/>
          <w:szCs w:val="20"/>
        </w:rPr>
        <w:t xml:space="preserve">e </w:t>
      </w:r>
      <w:r>
        <w:rPr>
          <w:rFonts w:ascii="Times New Roman" w:hAnsi="Times New Roman"/>
          <w:color w:val="191919"/>
          <w:spacing w:val="2"/>
          <w:sz w:val="20"/>
          <w:szCs w:val="20"/>
        </w:rPr>
        <w:t>prepare</w:t>
      </w:r>
      <w:r>
        <w:rPr>
          <w:rFonts w:ascii="Times New Roman" w:hAnsi="Times New Roman"/>
          <w:color w:val="191919"/>
          <w:sz w:val="20"/>
          <w:szCs w:val="20"/>
        </w:rPr>
        <w:t xml:space="preserve">s </w:t>
      </w:r>
      <w:r>
        <w:rPr>
          <w:rFonts w:ascii="Times New Roman" w:hAnsi="Times New Roman"/>
          <w:color w:val="191919"/>
          <w:spacing w:val="2"/>
          <w:sz w:val="20"/>
          <w:szCs w:val="20"/>
        </w:rPr>
        <w:t>educationa</w:t>
      </w:r>
      <w:r>
        <w:rPr>
          <w:rFonts w:ascii="Times New Roman" w:hAnsi="Times New Roman"/>
          <w:color w:val="191919"/>
          <w:sz w:val="20"/>
          <w:szCs w:val="20"/>
        </w:rPr>
        <w:t xml:space="preserve">l </w:t>
      </w:r>
      <w:r>
        <w:rPr>
          <w:rFonts w:ascii="Times New Roman" w:hAnsi="Times New Roman"/>
          <w:color w:val="191919"/>
          <w:spacing w:val="2"/>
          <w:sz w:val="20"/>
          <w:szCs w:val="20"/>
        </w:rPr>
        <w:t>leader</w:t>
      </w:r>
      <w:r>
        <w:rPr>
          <w:rFonts w:ascii="Times New Roman" w:hAnsi="Times New Roman"/>
          <w:color w:val="191919"/>
          <w:sz w:val="20"/>
          <w:szCs w:val="20"/>
        </w:rPr>
        <w:t xml:space="preserve">s </w:t>
      </w:r>
      <w:r>
        <w:rPr>
          <w:rFonts w:ascii="Times New Roman" w:hAnsi="Times New Roman"/>
          <w:color w:val="191919"/>
          <w:spacing w:val="2"/>
          <w:sz w:val="20"/>
          <w:szCs w:val="20"/>
        </w:rPr>
        <w:t>a</w:t>
      </w:r>
      <w:r>
        <w:rPr>
          <w:rFonts w:ascii="Times New Roman" w:hAnsi="Times New Roman"/>
          <w:color w:val="191919"/>
          <w:sz w:val="20"/>
          <w:szCs w:val="20"/>
        </w:rPr>
        <w:t xml:space="preserve">t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buildin</w:t>
      </w:r>
      <w:r>
        <w:rPr>
          <w:rFonts w:ascii="Times New Roman" w:hAnsi="Times New Roman"/>
          <w:color w:val="191919"/>
          <w:sz w:val="20"/>
          <w:szCs w:val="20"/>
        </w:rPr>
        <w:t xml:space="preserve">g </w:t>
      </w:r>
      <w:r>
        <w:rPr>
          <w:rFonts w:ascii="Times New Roman" w:hAnsi="Times New Roman"/>
          <w:color w:val="191919"/>
          <w:spacing w:val="2"/>
          <w:sz w:val="20"/>
          <w:szCs w:val="20"/>
        </w:rPr>
        <w:t>leve</w:t>
      </w:r>
      <w:r>
        <w:rPr>
          <w:rFonts w:ascii="Times New Roman" w:hAnsi="Times New Roman"/>
          <w:color w:val="191919"/>
          <w:sz w:val="20"/>
          <w:szCs w:val="20"/>
        </w:rPr>
        <w:t xml:space="preserve">l </w:t>
      </w:r>
      <w:r>
        <w:rPr>
          <w:rFonts w:ascii="Times New Roman" w:hAnsi="Times New Roman"/>
          <w:color w:val="191919"/>
          <w:spacing w:val="2"/>
          <w:sz w:val="20"/>
          <w:szCs w:val="20"/>
        </w:rPr>
        <w:t>t</w:t>
      </w:r>
      <w:r>
        <w:rPr>
          <w:rFonts w:ascii="Times New Roman" w:hAnsi="Times New Roman"/>
          <w:color w:val="191919"/>
          <w:sz w:val="20"/>
          <w:szCs w:val="20"/>
        </w:rPr>
        <w:t xml:space="preserve">o </w:t>
      </w:r>
      <w:r>
        <w:rPr>
          <w:rFonts w:ascii="Times New Roman" w:hAnsi="Times New Roman"/>
          <w:color w:val="191919"/>
          <w:spacing w:val="2"/>
          <w:sz w:val="20"/>
          <w:szCs w:val="20"/>
        </w:rPr>
        <w:t>appl</w:t>
      </w:r>
      <w:r>
        <w:rPr>
          <w:rFonts w:ascii="Times New Roman" w:hAnsi="Times New Roman"/>
          <w:color w:val="191919"/>
          <w:sz w:val="20"/>
          <w:szCs w:val="20"/>
        </w:rPr>
        <w:t xml:space="preserve">y </w:t>
      </w:r>
      <w:r>
        <w:rPr>
          <w:rFonts w:ascii="Times New Roman" w:hAnsi="Times New Roman"/>
          <w:color w:val="191919"/>
          <w:spacing w:val="2"/>
          <w:sz w:val="20"/>
          <w:szCs w:val="20"/>
        </w:rPr>
        <w:t>technolog</w:t>
      </w:r>
      <w:r>
        <w:rPr>
          <w:rFonts w:ascii="Times New Roman" w:hAnsi="Times New Roman"/>
          <w:color w:val="191919"/>
          <w:sz w:val="20"/>
          <w:szCs w:val="20"/>
        </w:rPr>
        <w:t xml:space="preserve">y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its application</w:t>
      </w:r>
      <w:r>
        <w:rPr>
          <w:rFonts w:ascii="Times New Roman" w:hAnsi="Times New Roman"/>
          <w:color w:val="191919"/>
          <w:sz w:val="20"/>
          <w:szCs w:val="20"/>
        </w:rPr>
        <w:t>s</w:t>
      </w:r>
      <w:r>
        <w:rPr>
          <w:rFonts w:ascii="Times New Roman" w:hAnsi="Times New Roman"/>
          <w:color w:val="191919"/>
          <w:spacing w:val="1"/>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 xml:space="preserve">n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learnin</w:t>
      </w:r>
      <w:r>
        <w:rPr>
          <w:rFonts w:ascii="Times New Roman" w:hAnsi="Times New Roman"/>
          <w:color w:val="191919"/>
          <w:sz w:val="20"/>
          <w:szCs w:val="20"/>
        </w:rPr>
        <w:t>g</w:t>
      </w:r>
      <w:r>
        <w:rPr>
          <w:rFonts w:ascii="Times New Roman" w:hAnsi="Times New Roman"/>
          <w:color w:val="191919"/>
          <w:spacing w:val="1"/>
          <w:sz w:val="20"/>
          <w:szCs w:val="20"/>
        </w:rPr>
        <w:t xml:space="preserve"> </w:t>
      </w:r>
      <w:r>
        <w:rPr>
          <w:rFonts w:ascii="Times New Roman" w:hAnsi="Times New Roman"/>
          <w:color w:val="191919"/>
          <w:spacing w:val="2"/>
          <w:sz w:val="20"/>
          <w:szCs w:val="20"/>
        </w:rPr>
        <w:t>environmen</w:t>
      </w:r>
      <w:r>
        <w:rPr>
          <w:rFonts w:ascii="Times New Roman" w:hAnsi="Times New Roman"/>
          <w:color w:val="191919"/>
          <w:sz w:val="20"/>
          <w:szCs w:val="20"/>
        </w:rPr>
        <w:t>t</w:t>
      </w:r>
      <w:r>
        <w:rPr>
          <w:rFonts w:ascii="Times New Roman" w:hAnsi="Times New Roman"/>
          <w:color w:val="191919"/>
          <w:spacing w:val="1"/>
          <w:sz w:val="20"/>
          <w:szCs w:val="20"/>
        </w:rPr>
        <w:t xml:space="preserve"> </w:t>
      </w:r>
      <w:r>
        <w:rPr>
          <w:rFonts w:ascii="Times New Roman" w:hAnsi="Times New Roman"/>
          <w:color w:val="191919"/>
          <w:spacing w:val="2"/>
          <w:sz w:val="20"/>
          <w:szCs w:val="20"/>
        </w:rPr>
        <w:t>wit</w:t>
      </w:r>
      <w:r>
        <w:rPr>
          <w:rFonts w:ascii="Times New Roman" w:hAnsi="Times New Roman"/>
          <w:color w:val="191919"/>
          <w:sz w:val="20"/>
          <w:szCs w:val="20"/>
        </w:rPr>
        <w:t xml:space="preserve">h </w:t>
      </w:r>
      <w:r>
        <w:rPr>
          <w:rFonts w:ascii="Times New Roman" w:hAnsi="Times New Roman"/>
          <w:color w:val="191919"/>
          <w:spacing w:val="2"/>
          <w:sz w:val="20"/>
          <w:szCs w:val="20"/>
        </w:rPr>
        <w:t>particula</w:t>
      </w:r>
      <w:r>
        <w:rPr>
          <w:rFonts w:ascii="Times New Roman" w:hAnsi="Times New Roman"/>
          <w:color w:val="191919"/>
          <w:sz w:val="20"/>
          <w:szCs w:val="20"/>
        </w:rPr>
        <w:t>r</w:t>
      </w:r>
      <w:r>
        <w:rPr>
          <w:rFonts w:ascii="Times New Roman" w:hAnsi="Times New Roman"/>
          <w:color w:val="191919"/>
          <w:spacing w:val="1"/>
          <w:sz w:val="20"/>
          <w:szCs w:val="20"/>
        </w:rPr>
        <w:t xml:space="preserve"> </w:t>
      </w:r>
      <w:r>
        <w:rPr>
          <w:rFonts w:ascii="Times New Roman" w:hAnsi="Times New Roman"/>
          <w:color w:val="191919"/>
          <w:spacing w:val="2"/>
          <w:sz w:val="20"/>
          <w:szCs w:val="20"/>
        </w:rPr>
        <w:t>referenc</w:t>
      </w:r>
      <w:r>
        <w:rPr>
          <w:rFonts w:ascii="Times New Roman" w:hAnsi="Times New Roman"/>
          <w:color w:val="191919"/>
          <w:sz w:val="20"/>
          <w:szCs w:val="20"/>
        </w:rPr>
        <w:t>e</w:t>
      </w:r>
      <w:r>
        <w:rPr>
          <w:rFonts w:ascii="Times New Roman" w:hAnsi="Times New Roman"/>
          <w:color w:val="191919"/>
          <w:spacing w:val="1"/>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 xml:space="preserve">o </w:t>
      </w:r>
      <w:r>
        <w:rPr>
          <w:rFonts w:ascii="Times New Roman" w:hAnsi="Times New Roman"/>
          <w:color w:val="191919"/>
          <w:spacing w:val="2"/>
          <w:sz w:val="20"/>
          <w:szCs w:val="20"/>
        </w:rPr>
        <w:t xml:space="preserve">performance-based </w:t>
      </w:r>
      <w:r>
        <w:rPr>
          <w:rFonts w:ascii="Times New Roman" w:hAnsi="Times New Roman"/>
          <w:color w:val="191919"/>
          <w:sz w:val="20"/>
          <w:szCs w:val="20"/>
        </w:rPr>
        <w:t>curriculum, 21</w:t>
      </w:r>
      <w:r>
        <w:rPr>
          <w:rFonts w:ascii="Times New Roman" w:hAnsi="Times New Roman"/>
          <w:color w:val="191919"/>
          <w:position w:val="7"/>
          <w:sz w:val="12"/>
          <w:szCs w:val="12"/>
        </w:rPr>
        <w:t>st</w:t>
      </w:r>
      <w:r>
        <w:rPr>
          <w:rFonts w:ascii="Times New Roman" w:hAnsi="Times New Roman"/>
          <w:color w:val="191919"/>
          <w:spacing w:val="20"/>
          <w:position w:val="7"/>
          <w:sz w:val="12"/>
          <w:szCs w:val="12"/>
        </w:rPr>
        <w:t xml:space="preserve"> </w:t>
      </w:r>
      <w:r>
        <w:rPr>
          <w:rFonts w:ascii="Times New Roman" w:hAnsi="Times New Roman"/>
          <w:color w:val="191919"/>
          <w:sz w:val="20"/>
          <w:szCs w:val="20"/>
        </w:rPr>
        <w:t>century learners and di</w:t>
      </w:r>
      <w:r>
        <w:rPr>
          <w:rFonts w:ascii="Times New Roman" w:hAnsi="Times New Roman"/>
          <w:color w:val="191919"/>
          <w:spacing w:val="-4"/>
          <w:sz w:val="20"/>
          <w:szCs w:val="20"/>
        </w:rPr>
        <w:t>f</w:t>
      </w:r>
      <w:r>
        <w:rPr>
          <w:rFonts w:ascii="Times New Roman" w:hAnsi="Times New Roman"/>
          <w:color w:val="191919"/>
          <w:sz w:val="20"/>
          <w:szCs w:val="20"/>
        </w:rPr>
        <w:t>ferentiated instruction.</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5515 - Curriculum and Instruction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Educational Leadership</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rends in curriculum design with emphasis on the newer media and ways and methods of im</w:t>
      </w:r>
      <w:r>
        <w:rPr>
          <w:rFonts w:ascii="Times New Roman" w:hAnsi="Times New Roman"/>
          <w:color w:val="191919"/>
          <w:spacing w:val="-2"/>
          <w:sz w:val="20"/>
          <w:szCs w:val="20"/>
        </w:rPr>
        <w:t>plementin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innovation</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Include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z w:val="20"/>
          <w:szCs w:val="20"/>
        </w:rPr>
        <w:t>a</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principles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components </w:t>
      </w:r>
      <w:r>
        <w:rPr>
          <w:rFonts w:ascii="Times New Roman" w:hAnsi="Times New Roman"/>
          <w:color w:val="191919"/>
          <w:sz w:val="20"/>
          <w:szCs w:val="20"/>
        </w:rPr>
        <w:t>of curriculum development, interpretation of test scores, use of assessment data and program evaluation</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5533 - Legal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Aspects of Education</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legal</w:t>
      </w:r>
      <w:r>
        <w:rPr>
          <w:rFonts w:ascii="Times New Roman" w:hAnsi="Times New Roman"/>
          <w:color w:val="191919"/>
          <w:spacing w:val="12"/>
          <w:sz w:val="20"/>
          <w:szCs w:val="20"/>
        </w:rPr>
        <w:t xml:space="preserve"> </w:t>
      </w:r>
      <w:r>
        <w:rPr>
          <w:rFonts w:ascii="Times New Roman" w:hAnsi="Times New Roman"/>
          <w:color w:val="191919"/>
          <w:sz w:val="20"/>
          <w:szCs w:val="20"/>
        </w:rPr>
        <w:t>structure</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public</w:t>
      </w:r>
      <w:r>
        <w:rPr>
          <w:rFonts w:ascii="Times New Roman" w:hAnsi="Times New Roman"/>
          <w:color w:val="191919"/>
          <w:spacing w:val="11"/>
          <w:sz w:val="20"/>
          <w:szCs w:val="20"/>
        </w:rPr>
        <w:t xml:space="preserve"> </w:t>
      </w:r>
      <w:r>
        <w:rPr>
          <w:rFonts w:ascii="Times New Roman" w:hAnsi="Times New Roman"/>
          <w:color w:val="191919"/>
          <w:sz w:val="20"/>
          <w:szCs w:val="20"/>
        </w:rPr>
        <w:t>education</w:t>
      </w:r>
      <w:r>
        <w:rPr>
          <w:rFonts w:ascii="Times New Roman" w:hAnsi="Times New Roman"/>
          <w:color w:val="191919"/>
          <w:spacing w:val="12"/>
          <w:sz w:val="20"/>
          <w:szCs w:val="20"/>
        </w:rPr>
        <w:t xml:space="preserve"> </w:t>
      </w:r>
      <w:r>
        <w:rPr>
          <w:rFonts w:ascii="Times New Roman" w:hAnsi="Times New Roman"/>
          <w:color w:val="191919"/>
          <w:sz w:val="20"/>
          <w:szCs w:val="20"/>
        </w:rPr>
        <w:t>rights</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responsibilities</w:t>
      </w:r>
      <w:r>
        <w:rPr>
          <w:rFonts w:ascii="Times New Roman" w:hAnsi="Times New Roman"/>
          <w:color w:val="191919"/>
          <w:spacing w:val="12"/>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school</w:t>
      </w:r>
      <w:r>
        <w:rPr>
          <w:rFonts w:ascii="Times New Roman" w:hAnsi="Times New Roman"/>
          <w:color w:val="191919"/>
          <w:spacing w:val="11"/>
          <w:sz w:val="20"/>
          <w:szCs w:val="20"/>
        </w:rPr>
        <w:t xml:space="preserve"> </w:t>
      </w:r>
      <w:r>
        <w:rPr>
          <w:rFonts w:ascii="Times New Roman" w:hAnsi="Times New Roman"/>
          <w:color w:val="191919"/>
          <w:sz w:val="20"/>
          <w:szCs w:val="20"/>
        </w:rPr>
        <w:t>personnel, rights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students</w:t>
      </w:r>
      <w:r>
        <w:rPr>
          <w:rFonts w:ascii="Times New Roman" w:hAnsi="Times New Roman"/>
          <w:color w:val="191919"/>
          <w:spacing w:val="-7"/>
          <w:sz w:val="20"/>
          <w:szCs w:val="20"/>
        </w:rPr>
        <w:t xml:space="preserve"> </w:t>
      </w:r>
      <w:r>
        <w:rPr>
          <w:rFonts w:ascii="Times New Roman" w:hAnsi="Times New Roman"/>
          <w:color w:val="191919"/>
          <w:sz w:val="20"/>
          <w:szCs w:val="20"/>
        </w:rPr>
        <w:t>are</w:t>
      </w:r>
      <w:r>
        <w:rPr>
          <w:rFonts w:ascii="Times New Roman" w:hAnsi="Times New Roman"/>
          <w:color w:val="191919"/>
          <w:spacing w:val="-7"/>
          <w:sz w:val="20"/>
          <w:szCs w:val="20"/>
        </w:rPr>
        <w:t xml:space="preserve"> </w:t>
      </w:r>
      <w:r>
        <w:rPr>
          <w:rFonts w:ascii="Times New Roman" w:hAnsi="Times New Roman"/>
          <w:color w:val="191919"/>
          <w:sz w:val="20"/>
          <w:szCs w:val="20"/>
        </w:rPr>
        <w:t>related</w:t>
      </w:r>
      <w:r>
        <w:rPr>
          <w:rFonts w:ascii="Times New Roman" w:hAnsi="Times New Roman"/>
          <w:color w:val="191919"/>
          <w:spacing w:val="-7"/>
          <w:sz w:val="20"/>
          <w:szCs w:val="20"/>
        </w:rPr>
        <w:t xml:space="preserve"> </w:t>
      </w:r>
      <w:r>
        <w:rPr>
          <w:rFonts w:ascii="Times New Roman" w:hAnsi="Times New Roman"/>
          <w:color w:val="191919"/>
          <w:sz w:val="20"/>
          <w:szCs w:val="20"/>
        </w:rPr>
        <w:t>topics.</w:t>
      </w:r>
      <w:r>
        <w:rPr>
          <w:rFonts w:ascii="Times New Roman" w:hAnsi="Times New Roman"/>
          <w:color w:val="191919"/>
          <w:spacing w:val="-7"/>
          <w:sz w:val="20"/>
          <w:szCs w:val="20"/>
        </w:rPr>
        <w:t xml:space="preserve"> </w:t>
      </w:r>
      <w:r>
        <w:rPr>
          <w:rFonts w:ascii="Times New Roman" w:hAnsi="Times New Roman"/>
          <w:color w:val="191919"/>
          <w:sz w:val="20"/>
          <w:szCs w:val="20"/>
        </w:rPr>
        <w:t>Emphasis</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stud</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analysis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constitutional proscription/prescription and practical application in Geo</w:t>
      </w:r>
      <w:r>
        <w:rPr>
          <w:rFonts w:ascii="Times New Roman" w:hAnsi="Times New Roman"/>
          <w:color w:val="191919"/>
          <w:spacing w:val="-4"/>
          <w:sz w:val="20"/>
          <w:szCs w:val="20"/>
        </w:rPr>
        <w:t>r</w:t>
      </w:r>
      <w:r>
        <w:rPr>
          <w:rFonts w:ascii="Times New Roman" w:hAnsi="Times New Roman"/>
          <w:color w:val="191919"/>
          <w:sz w:val="20"/>
          <w:szCs w:val="20"/>
        </w:rPr>
        <w:t>gia of pertinent court cases.</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5541- Educational Supervisio</w:t>
      </w:r>
      <w:r>
        <w:rPr>
          <w:rFonts w:ascii="Times New Roman" w:hAnsi="Times New Roman"/>
          <w:b/>
          <w:bCs/>
          <w:color w:val="191919"/>
          <w:spacing w:val="3"/>
          <w:sz w:val="20"/>
          <w:szCs w:val="20"/>
        </w:rPr>
        <w:t>n</w:t>
      </w:r>
      <w:r>
        <w:rPr>
          <w:rFonts w:ascii="Times New Roman" w:hAnsi="Times New Roman"/>
          <w:b/>
          <w:bCs/>
          <w:color w:val="191919"/>
          <w:sz w:val="20"/>
          <w:szCs w:val="20"/>
        </w:rPr>
        <w:t xml:space="preserve">...................................................................................3(3-0) </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forces</w:t>
      </w:r>
      <w:r>
        <w:rPr>
          <w:rFonts w:ascii="Times New Roman" w:hAnsi="Times New Roman"/>
          <w:color w:val="191919"/>
          <w:spacing w:val="-7"/>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7"/>
          <w:sz w:val="20"/>
          <w:szCs w:val="20"/>
        </w:rPr>
        <w:t xml:space="preserve"> </w:t>
      </w:r>
      <w:r>
        <w:rPr>
          <w:rFonts w:ascii="Times New Roman" w:hAnsi="Times New Roman"/>
          <w:color w:val="191919"/>
          <w:sz w:val="20"/>
          <w:szCs w:val="20"/>
        </w:rPr>
        <w:t>supervision</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today</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focus.</w:t>
      </w:r>
      <w:r>
        <w:rPr>
          <w:rFonts w:ascii="Times New Roman" w:hAnsi="Times New Roman"/>
          <w:color w:val="191919"/>
          <w:spacing w:val="-18"/>
          <w:sz w:val="20"/>
          <w:szCs w:val="20"/>
        </w:rPr>
        <w:t xml:space="preserve"> </w:t>
      </w:r>
      <w:r>
        <w:rPr>
          <w:rFonts w:ascii="Times New Roman" w:hAnsi="Times New Roman"/>
          <w:color w:val="191919"/>
          <w:sz w:val="20"/>
          <w:szCs w:val="20"/>
        </w:rPr>
        <w:t>An</w:t>
      </w:r>
      <w:r>
        <w:rPr>
          <w:rFonts w:ascii="Times New Roman" w:hAnsi="Times New Roman"/>
          <w:color w:val="191919"/>
          <w:spacing w:val="-7"/>
          <w:sz w:val="20"/>
          <w:szCs w:val="20"/>
        </w:rPr>
        <w:t xml:space="preserve"> </w:t>
      </w:r>
      <w:r>
        <w:rPr>
          <w:rFonts w:ascii="Times New Roman" w:hAnsi="Times New Roman"/>
          <w:color w:val="191919"/>
          <w:sz w:val="20"/>
          <w:szCs w:val="20"/>
        </w:rPr>
        <w:t>introductory</w:t>
      </w:r>
      <w:r>
        <w:rPr>
          <w:rFonts w:ascii="Times New Roman" w:hAnsi="Times New Roman"/>
          <w:color w:val="191919"/>
          <w:spacing w:val="-7"/>
          <w:sz w:val="20"/>
          <w:szCs w:val="20"/>
        </w:rPr>
        <w:t xml:space="preserve"> </w:t>
      </w:r>
      <w:r>
        <w:rPr>
          <w:rFonts w:ascii="Times New Roman" w:hAnsi="Times New Roman"/>
          <w:color w:val="191919"/>
          <w:sz w:val="20"/>
          <w:szCs w:val="20"/>
        </w:rPr>
        <w:t>overview of the field of supervision in public schools with emphasis on o</w:t>
      </w:r>
      <w:r>
        <w:rPr>
          <w:rFonts w:ascii="Times New Roman" w:hAnsi="Times New Roman"/>
          <w:color w:val="191919"/>
          <w:spacing w:val="-4"/>
          <w:sz w:val="20"/>
          <w:szCs w:val="20"/>
        </w:rPr>
        <w:t>r</w:t>
      </w:r>
      <w:r>
        <w:rPr>
          <w:rFonts w:ascii="Times New Roman" w:hAnsi="Times New Roman"/>
          <w:color w:val="191919"/>
          <w:sz w:val="20"/>
          <w:szCs w:val="20"/>
        </w:rPr>
        <w:t>ganizing instruction is examined.</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5568 - Field Experiences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9"/>
          <w:sz w:val="20"/>
          <w:szCs w:val="20"/>
        </w:rPr>
        <w:t>n</w:t>
      </w:r>
      <w:r>
        <w:rPr>
          <w:rFonts w:ascii="Times New Roman" w:hAnsi="Times New Roman"/>
          <w:b/>
          <w:bCs/>
          <w:color w:val="191919"/>
          <w:sz w:val="20"/>
          <w:szCs w:val="20"/>
        </w:rPr>
        <w:t xml:space="preserve">........................................3(3-0) </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Field experiences include 150 hours of administrative experience in 12 major areas of school </w:t>
      </w:r>
      <w:r>
        <w:rPr>
          <w:rFonts w:ascii="Times New Roman" w:hAnsi="Times New Roman"/>
          <w:color w:val="191919"/>
          <w:spacing w:val="-2"/>
          <w:sz w:val="20"/>
          <w:szCs w:val="20"/>
        </w:rPr>
        <w:t>administratio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outline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Manua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a</w:t>
      </w:r>
      <w:r>
        <w:rPr>
          <w:rFonts w:ascii="Times New Roman" w:hAnsi="Times New Roman"/>
          <w:color w:val="191919"/>
          <w:sz w:val="20"/>
          <w:szCs w:val="20"/>
        </w:rPr>
        <w:t>t</w:t>
      </w:r>
      <w:r>
        <w:rPr>
          <w:rFonts w:ascii="Times New Roman" w:hAnsi="Times New Roman"/>
          <w:color w:val="191919"/>
          <w:spacing w:val="-9"/>
          <w:sz w:val="20"/>
          <w:szCs w:val="20"/>
        </w:rPr>
        <w:t xml:space="preserve"> </w:t>
      </w:r>
      <w:hyperlink r:id="rId51" w:history="1">
        <w:r>
          <w:rPr>
            <w:rFonts w:ascii="Times New Roman" w:hAnsi="Times New Roman"/>
            <w:color w:val="191919"/>
            <w:spacing w:val="-2"/>
            <w:sz w:val="20"/>
            <w:szCs w:val="20"/>
          </w:rPr>
          <w:t>http://fld94.alsnet.peachnet.edu/-bblock</w:t>
        </w:r>
      </w:hyperlink>
      <w:hyperlink r:id="rId52" w:history="1">
        <w:r>
          <w:rPr>
            <w:rFonts w:ascii="Times New Roman" w:hAnsi="Times New Roman"/>
            <w:color w:val="191919"/>
            <w:sz w:val="20"/>
            <w:szCs w:val="20"/>
          </w:rPr>
          <w:t>.</w:t>
        </w:r>
      </w:hyperlink>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Each </w:t>
      </w:r>
      <w:r>
        <w:rPr>
          <w:rFonts w:ascii="Times New Roman" w:hAnsi="Times New Roman"/>
          <w:color w:val="191919"/>
          <w:sz w:val="20"/>
          <w:szCs w:val="20"/>
        </w:rPr>
        <w:t>student</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prepare</w:t>
      </w:r>
      <w:r>
        <w:rPr>
          <w:rFonts w:ascii="Times New Roman" w:hAnsi="Times New Roman"/>
          <w:color w:val="191919"/>
          <w:spacing w:val="-4"/>
          <w:sz w:val="20"/>
          <w:szCs w:val="20"/>
        </w:rPr>
        <w:t xml:space="preserve"> </w:t>
      </w:r>
      <w:r>
        <w:rPr>
          <w:rFonts w:ascii="Times New Roman" w:hAnsi="Times New Roman"/>
          <w:color w:val="191919"/>
          <w:sz w:val="20"/>
          <w:szCs w:val="20"/>
        </w:rPr>
        <w:t>an</w:t>
      </w:r>
      <w:r>
        <w:rPr>
          <w:rFonts w:ascii="Times New Roman" w:hAnsi="Times New Roman"/>
          <w:color w:val="191919"/>
          <w:spacing w:val="-4"/>
          <w:sz w:val="20"/>
          <w:szCs w:val="20"/>
        </w:rPr>
        <w:t xml:space="preserve"> </w:t>
      </w:r>
      <w:r>
        <w:rPr>
          <w:rFonts w:ascii="Times New Roman" w:hAnsi="Times New Roman"/>
          <w:color w:val="191919"/>
          <w:sz w:val="20"/>
          <w:szCs w:val="20"/>
        </w:rPr>
        <w:t>experience</w:t>
      </w:r>
      <w:r>
        <w:rPr>
          <w:rFonts w:ascii="Times New Roman" w:hAnsi="Times New Roman"/>
          <w:color w:val="191919"/>
          <w:spacing w:val="-4"/>
          <w:sz w:val="20"/>
          <w:szCs w:val="20"/>
        </w:rPr>
        <w:t xml:space="preserve"> </w:t>
      </w:r>
      <w:r>
        <w:rPr>
          <w:rFonts w:ascii="Times New Roman" w:hAnsi="Times New Roman"/>
          <w:color w:val="191919"/>
          <w:sz w:val="20"/>
          <w:szCs w:val="20"/>
        </w:rPr>
        <w:t>portfolio</w:t>
      </w:r>
      <w:r>
        <w:rPr>
          <w:rFonts w:ascii="Times New Roman" w:hAnsi="Times New Roman"/>
          <w:color w:val="191919"/>
          <w:spacing w:val="-4"/>
          <w:sz w:val="20"/>
          <w:szCs w:val="20"/>
        </w:rPr>
        <w:t xml:space="preserve"> </w:t>
      </w:r>
      <w:r>
        <w:rPr>
          <w:rFonts w:ascii="Times New Roman" w:hAnsi="Times New Roman"/>
          <w:color w:val="191919"/>
          <w:sz w:val="20"/>
          <w:szCs w:val="20"/>
        </w:rPr>
        <w:t>reflecting</w:t>
      </w:r>
      <w:r>
        <w:rPr>
          <w:rFonts w:ascii="Times New Roman" w:hAnsi="Times New Roman"/>
          <w:color w:val="191919"/>
          <w:spacing w:val="-4"/>
          <w:sz w:val="20"/>
          <w:szCs w:val="20"/>
        </w:rPr>
        <w:t xml:space="preserve"> </w:t>
      </w:r>
      <w:r>
        <w:rPr>
          <w:rFonts w:ascii="Times New Roman" w:hAnsi="Times New Roman"/>
          <w:color w:val="191919"/>
          <w:sz w:val="20"/>
          <w:szCs w:val="20"/>
        </w:rPr>
        <w:t>all</w:t>
      </w:r>
      <w:r>
        <w:rPr>
          <w:rFonts w:ascii="Times New Roman" w:hAnsi="Times New Roman"/>
          <w:color w:val="191919"/>
          <w:spacing w:val="-4"/>
          <w:sz w:val="20"/>
          <w:szCs w:val="20"/>
        </w:rPr>
        <w:t xml:space="preserve"> </w:t>
      </w:r>
      <w:r>
        <w:rPr>
          <w:rFonts w:ascii="Times New Roman" w:hAnsi="Times New Roman"/>
          <w:color w:val="191919"/>
          <w:sz w:val="20"/>
          <w:szCs w:val="20"/>
        </w:rPr>
        <w:t>experiences.</w:t>
      </w:r>
      <w:r>
        <w:rPr>
          <w:rFonts w:ascii="Times New Roman" w:hAnsi="Times New Roman"/>
          <w:color w:val="191919"/>
          <w:spacing w:val="-7"/>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eekly</w:t>
      </w:r>
      <w:r>
        <w:rPr>
          <w:rFonts w:ascii="Times New Roman" w:hAnsi="Times New Roman"/>
          <w:color w:val="191919"/>
          <w:spacing w:val="-4"/>
          <w:sz w:val="20"/>
          <w:szCs w:val="20"/>
        </w:rPr>
        <w:t xml:space="preserve"> </w:t>
      </w:r>
      <w:r>
        <w:rPr>
          <w:rFonts w:ascii="Times New Roman" w:hAnsi="Times New Roman"/>
          <w:color w:val="191919"/>
          <w:sz w:val="20"/>
          <w:szCs w:val="20"/>
        </w:rPr>
        <w:t>logs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reports are submitted by e-mail to the instructo</w:t>
      </w:r>
      <w:r>
        <w:rPr>
          <w:rFonts w:ascii="Times New Roman" w:hAnsi="Times New Roman"/>
          <w:color w:val="191919"/>
          <w:spacing w:val="-11"/>
          <w:sz w:val="20"/>
          <w:szCs w:val="20"/>
        </w:rPr>
        <w:t>r</w:t>
      </w:r>
      <w:r>
        <w:rPr>
          <w:rFonts w:ascii="Times New Roman" w:hAnsi="Times New Roman"/>
          <w:color w:val="191919"/>
          <w:sz w:val="20"/>
          <w:szCs w:val="20"/>
        </w:rPr>
        <w:t>.</w:t>
      </w:r>
    </w:p>
    <w:p w:rsidR="005C4DF0" w:rsidRDefault="005C4DF0" w:rsidP="005C4DF0">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EDAS 5570 - School Business Management</w:t>
      </w:r>
      <w:r>
        <w:rPr>
          <w:rFonts w:ascii="Times New Roman" w:hAnsi="Times New Roman"/>
          <w:b/>
          <w:bCs/>
          <w:color w:val="191919"/>
          <w:spacing w:val="-24"/>
          <w:sz w:val="20"/>
          <w:szCs w:val="20"/>
        </w:rPr>
        <w:t xml:space="preserve"> </w:t>
      </w:r>
      <w:r>
        <w:rPr>
          <w:rFonts w:ascii="Times New Roman" w:hAnsi="Times New Roman"/>
          <w:b/>
          <w:bCs/>
          <w:color w:val="191919"/>
          <w:sz w:val="20"/>
          <w:szCs w:val="20"/>
        </w:rPr>
        <w:t>.........................................................................3(3-0)</w:t>
      </w:r>
    </w:p>
    <w:p w:rsidR="005C4DF0" w:rsidRDefault="005C4DF0" w:rsidP="005C4DF0">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A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11"/>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1"/>
          <w:sz w:val="20"/>
          <w:szCs w:val="20"/>
        </w:rPr>
        <w:t xml:space="preserve"> </w:t>
      </w:r>
      <w:r>
        <w:rPr>
          <w:rFonts w:ascii="Times New Roman" w:hAnsi="Times New Roman"/>
          <w:color w:val="191919"/>
          <w:spacing w:val="2"/>
          <w:sz w:val="20"/>
          <w:szCs w:val="20"/>
        </w:rPr>
        <w:t>busines</w:t>
      </w:r>
      <w:r>
        <w:rPr>
          <w:rFonts w:ascii="Times New Roman" w:hAnsi="Times New Roman"/>
          <w:color w:val="191919"/>
          <w:sz w:val="20"/>
          <w:szCs w:val="20"/>
        </w:rPr>
        <w:t>s</w:t>
      </w:r>
      <w:r>
        <w:rPr>
          <w:rFonts w:ascii="Times New Roman" w:hAnsi="Times New Roman"/>
          <w:color w:val="191919"/>
          <w:spacing w:val="11"/>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function</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involve</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12"/>
          <w:sz w:val="20"/>
          <w:szCs w:val="20"/>
        </w:rPr>
        <w:t xml:space="preserve"> </w:t>
      </w:r>
      <w:r>
        <w:rPr>
          <w:rFonts w:ascii="Times New Roman" w:hAnsi="Times New Roman"/>
          <w:color w:val="191919"/>
          <w:spacing w:val="2"/>
          <w:sz w:val="20"/>
          <w:szCs w:val="20"/>
        </w:rPr>
        <w:t>managin</w:t>
      </w:r>
      <w:r>
        <w:rPr>
          <w:rFonts w:ascii="Times New Roman" w:hAnsi="Times New Roman"/>
          <w:color w:val="191919"/>
          <w:sz w:val="20"/>
          <w:szCs w:val="20"/>
        </w:rPr>
        <w:t>g</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schoo</w:t>
      </w:r>
      <w:r>
        <w:rPr>
          <w:rFonts w:ascii="Times New Roman" w:hAnsi="Times New Roman"/>
          <w:color w:val="191919"/>
          <w:sz w:val="20"/>
          <w:szCs w:val="20"/>
        </w:rPr>
        <w:t>l</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syste</w:t>
      </w:r>
      <w:r>
        <w:rPr>
          <w:rFonts w:ascii="Times New Roman" w:hAnsi="Times New Roman"/>
          <w:color w:val="191919"/>
          <w:sz w:val="20"/>
          <w:szCs w:val="20"/>
        </w:rPr>
        <w:t>m</w:t>
      </w:r>
      <w:r>
        <w:rPr>
          <w:rFonts w:ascii="Times New Roman" w:hAnsi="Times New Roman"/>
          <w:color w:val="191919"/>
          <w:spacing w:val="12"/>
          <w:sz w:val="20"/>
          <w:szCs w:val="20"/>
        </w:rPr>
        <w:t xml:space="preserve"> </w:t>
      </w:r>
      <w:r>
        <w:rPr>
          <w:rFonts w:ascii="Times New Roman" w:hAnsi="Times New Roman"/>
          <w:color w:val="191919"/>
          <w:spacing w:val="2"/>
          <w:sz w:val="20"/>
          <w:szCs w:val="20"/>
        </w:rPr>
        <w:t xml:space="preserve">budget, </w:t>
      </w:r>
      <w:r>
        <w:rPr>
          <w:rFonts w:ascii="Times New Roman" w:hAnsi="Times New Roman"/>
          <w:color w:val="191919"/>
          <w:sz w:val="20"/>
          <w:szCs w:val="20"/>
        </w:rPr>
        <w:t>budget control, taxes, QBE, salary scheduling, inventories, accounting and bus transportation. Emphasis will be placed on practical application in Geo</w:t>
      </w:r>
      <w:r>
        <w:rPr>
          <w:rFonts w:ascii="Times New Roman" w:hAnsi="Times New Roman"/>
          <w:color w:val="191919"/>
          <w:spacing w:val="-4"/>
          <w:sz w:val="20"/>
          <w:szCs w:val="20"/>
        </w:rPr>
        <w:t>r</w:t>
      </w:r>
      <w:r>
        <w:rPr>
          <w:rFonts w:ascii="Times New Roman" w:hAnsi="Times New Roman"/>
          <w:color w:val="191919"/>
          <w:sz w:val="20"/>
          <w:szCs w:val="20"/>
        </w:rPr>
        <w:t>gia.</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191919"/>
          <w:sz w:val="20"/>
          <w:szCs w:val="20"/>
        </w:rPr>
      </w:pPr>
      <w:r>
        <w:rPr>
          <w:rFonts w:ascii="Times New Roman" w:hAnsi="Times New Roman"/>
          <w:b/>
          <w:bCs/>
          <w:color w:val="191919"/>
          <w:sz w:val="20"/>
          <w:szCs w:val="20"/>
        </w:rPr>
        <w:t>EDAS 5573 - School Personnel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r>
        <w:rPr>
          <w:rFonts w:ascii="Times New Roman" w:hAnsi="Times New Roman"/>
          <w:color w:val="191919"/>
          <w:sz w:val="20"/>
          <w:szCs w:val="20"/>
        </w:rPr>
        <w:t xml:space="preserve">) </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criteria</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recruitment,</w:t>
      </w:r>
      <w:r>
        <w:rPr>
          <w:rFonts w:ascii="Times New Roman" w:hAnsi="Times New Roman"/>
          <w:color w:val="191919"/>
          <w:spacing w:val="-7"/>
          <w:sz w:val="20"/>
          <w:szCs w:val="20"/>
        </w:rPr>
        <w:t xml:space="preserve"> </w:t>
      </w:r>
      <w:r>
        <w:rPr>
          <w:rFonts w:ascii="Times New Roman" w:hAnsi="Times New Roman"/>
          <w:color w:val="191919"/>
          <w:sz w:val="20"/>
          <w:szCs w:val="20"/>
        </w:rPr>
        <w:t>selection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placement</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personnel,</w:t>
      </w:r>
      <w:r>
        <w:rPr>
          <w:rFonts w:ascii="Times New Roman" w:hAnsi="Times New Roman"/>
          <w:color w:val="191919"/>
          <w:spacing w:val="-7"/>
          <w:sz w:val="20"/>
          <w:szCs w:val="20"/>
        </w:rPr>
        <w:t xml:space="preserve"> </w:t>
      </w:r>
      <w:r>
        <w:rPr>
          <w:rFonts w:ascii="Times New Roman" w:hAnsi="Times New Roman"/>
          <w:color w:val="191919"/>
          <w:sz w:val="20"/>
          <w:szCs w:val="20"/>
        </w:rPr>
        <w:t>orientation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new personnel,</w:t>
      </w:r>
      <w:r>
        <w:rPr>
          <w:rFonts w:ascii="Times New Roman" w:hAnsi="Times New Roman"/>
          <w:color w:val="191919"/>
          <w:spacing w:val="1"/>
          <w:sz w:val="20"/>
          <w:szCs w:val="20"/>
        </w:rPr>
        <w:t xml:space="preserve"> </w:t>
      </w:r>
      <w:r>
        <w:rPr>
          <w:rFonts w:ascii="Times New Roman" w:hAnsi="Times New Roman"/>
          <w:color w:val="191919"/>
          <w:sz w:val="20"/>
          <w:szCs w:val="20"/>
        </w:rPr>
        <w:t>administration/teacher</w:t>
      </w:r>
      <w:r>
        <w:rPr>
          <w:rFonts w:ascii="Times New Roman" w:hAnsi="Times New Roman"/>
          <w:color w:val="191919"/>
          <w:spacing w:val="1"/>
          <w:sz w:val="20"/>
          <w:szCs w:val="20"/>
        </w:rPr>
        <w:t xml:space="preserve"> </w:t>
      </w:r>
      <w:r>
        <w:rPr>
          <w:rFonts w:ascii="Times New Roman" w:hAnsi="Times New Roman"/>
          <w:color w:val="191919"/>
          <w:sz w:val="20"/>
          <w:szCs w:val="20"/>
        </w:rPr>
        <w:t>relationships,</w:t>
      </w:r>
      <w:r>
        <w:rPr>
          <w:rFonts w:ascii="Times New Roman" w:hAnsi="Times New Roman"/>
          <w:color w:val="191919"/>
          <w:spacing w:val="1"/>
          <w:sz w:val="20"/>
          <w:szCs w:val="20"/>
        </w:rPr>
        <w:t xml:space="preserve"> </w:t>
      </w:r>
      <w:r>
        <w:rPr>
          <w:rFonts w:ascii="Times New Roman" w:hAnsi="Times New Roman"/>
          <w:color w:val="191919"/>
          <w:sz w:val="20"/>
          <w:szCs w:val="20"/>
        </w:rPr>
        <w:t>codes of ethics,</w:t>
      </w:r>
      <w:r>
        <w:rPr>
          <w:rFonts w:ascii="Times New Roman" w:hAnsi="Times New Roman"/>
          <w:color w:val="191919"/>
          <w:spacing w:val="1"/>
          <w:sz w:val="20"/>
          <w:szCs w:val="20"/>
        </w:rPr>
        <w:t xml:space="preserve"> </w:t>
      </w:r>
      <w:r>
        <w:rPr>
          <w:rFonts w:ascii="Times New Roman" w:hAnsi="Times New Roman"/>
          <w:color w:val="191919"/>
          <w:sz w:val="20"/>
          <w:szCs w:val="20"/>
        </w:rPr>
        <w:t>certification</w:t>
      </w:r>
      <w:r>
        <w:rPr>
          <w:rFonts w:ascii="Times New Roman" w:hAnsi="Times New Roman"/>
          <w:color w:val="191919"/>
          <w:spacing w:val="1"/>
          <w:sz w:val="20"/>
          <w:szCs w:val="20"/>
        </w:rPr>
        <w:t xml:space="preserve"> </w:t>
      </w:r>
      <w:r>
        <w:rPr>
          <w:rFonts w:ascii="Times New Roman" w:hAnsi="Times New Roman"/>
          <w:color w:val="191919"/>
          <w:sz w:val="20"/>
          <w:szCs w:val="20"/>
        </w:rPr>
        <w:t>and other</w:t>
      </w:r>
      <w:r>
        <w:rPr>
          <w:rFonts w:ascii="Times New Roman" w:hAnsi="Times New Roman"/>
          <w:color w:val="191919"/>
          <w:spacing w:val="1"/>
          <w:sz w:val="20"/>
          <w:szCs w:val="20"/>
        </w:rPr>
        <w:t xml:space="preserve"> </w:t>
      </w:r>
      <w:r>
        <w:rPr>
          <w:rFonts w:ascii="Times New Roman" w:hAnsi="Times New Roman"/>
          <w:color w:val="191919"/>
          <w:sz w:val="20"/>
          <w:szCs w:val="20"/>
        </w:rPr>
        <w:t>related practices involved in sta</w:t>
      </w:r>
      <w:r>
        <w:rPr>
          <w:rFonts w:ascii="Times New Roman" w:hAnsi="Times New Roman"/>
          <w:color w:val="191919"/>
          <w:spacing w:val="-4"/>
          <w:sz w:val="20"/>
          <w:szCs w:val="20"/>
        </w:rPr>
        <w:t>f</w:t>
      </w:r>
      <w:r>
        <w:rPr>
          <w:rFonts w:ascii="Times New Roman" w:hAnsi="Times New Roman"/>
          <w:color w:val="191919"/>
          <w:sz w:val="20"/>
          <w:szCs w:val="20"/>
        </w:rPr>
        <w:t>f and faculty relationships.</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5580 - School Discipline 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 xml:space="preserve">.............................................................................3(3-0) </w:t>
      </w:r>
    </w:p>
    <w:p w:rsidR="005C4DF0"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discipline,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safety</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control</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violence. The course</w:t>
      </w:r>
      <w:r>
        <w:rPr>
          <w:rFonts w:ascii="Times New Roman" w:hAnsi="Times New Roman"/>
          <w:color w:val="191919"/>
          <w:spacing w:val="-7"/>
          <w:sz w:val="20"/>
          <w:szCs w:val="20"/>
        </w:rPr>
        <w:t xml:space="preserve"> </w:t>
      </w:r>
      <w:r>
        <w:rPr>
          <w:rFonts w:ascii="Times New Roman" w:hAnsi="Times New Roman"/>
          <w:color w:val="191919"/>
          <w:sz w:val="20"/>
          <w:szCs w:val="20"/>
        </w:rPr>
        <w:t>focuses</w:t>
      </w:r>
      <w:r>
        <w:rPr>
          <w:rFonts w:ascii="Times New Roman" w:hAnsi="Times New Roman"/>
          <w:color w:val="191919"/>
          <w:spacing w:val="-7"/>
          <w:sz w:val="20"/>
          <w:szCs w:val="20"/>
        </w:rPr>
        <w:t xml:space="preserve"> </w:t>
      </w:r>
      <w:r>
        <w:rPr>
          <w:rFonts w:ascii="Times New Roman" w:hAnsi="Times New Roman"/>
          <w:color w:val="191919"/>
          <w:sz w:val="20"/>
          <w:szCs w:val="20"/>
        </w:rPr>
        <w:t>on</w:t>
      </w:r>
      <w:r>
        <w:rPr>
          <w:rFonts w:ascii="Times New Roman" w:hAnsi="Times New Roman"/>
          <w:color w:val="191919"/>
          <w:spacing w:val="-7"/>
          <w:sz w:val="20"/>
          <w:szCs w:val="20"/>
        </w:rPr>
        <w:t xml:space="preserve"> </w:t>
      </w:r>
      <w:r>
        <w:rPr>
          <w:rFonts w:ascii="Times New Roman" w:hAnsi="Times New Roman"/>
          <w:color w:val="191919"/>
          <w:sz w:val="20"/>
          <w:szCs w:val="20"/>
        </w:rPr>
        <w:t>constructing</w:t>
      </w:r>
      <w:r>
        <w:rPr>
          <w:rFonts w:ascii="Times New Roman" w:hAnsi="Times New Roman"/>
          <w:color w:val="191919"/>
          <w:spacing w:val="-7"/>
          <w:sz w:val="20"/>
          <w:szCs w:val="20"/>
        </w:rPr>
        <w:t xml:space="preserve"> </w:t>
      </w:r>
      <w:r>
        <w:rPr>
          <w:rFonts w:ascii="Times New Roman" w:hAnsi="Times New Roman"/>
          <w:color w:val="191919"/>
          <w:sz w:val="20"/>
          <w:szCs w:val="20"/>
        </w:rPr>
        <w:t>plans</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controlling</w:t>
      </w:r>
      <w:r>
        <w:rPr>
          <w:rFonts w:ascii="Times New Roman" w:hAnsi="Times New Roman"/>
          <w:color w:val="191919"/>
          <w:spacing w:val="-7"/>
          <w:sz w:val="20"/>
          <w:szCs w:val="20"/>
        </w:rPr>
        <w:t xml:space="preserve"> </w:t>
      </w:r>
      <w:r>
        <w:rPr>
          <w:rFonts w:ascii="Times New Roman" w:hAnsi="Times New Roman"/>
          <w:color w:val="191919"/>
          <w:sz w:val="20"/>
          <w:szCs w:val="20"/>
        </w:rPr>
        <w:t>violence,</w:t>
      </w:r>
      <w:r>
        <w:rPr>
          <w:rFonts w:ascii="Times New Roman" w:hAnsi="Times New Roman"/>
          <w:color w:val="191919"/>
          <w:spacing w:val="-7"/>
          <w:sz w:val="20"/>
          <w:szCs w:val="20"/>
        </w:rPr>
        <w:t xml:space="preserve"> </w:t>
      </w:r>
      <w:r>
        <w:rPr>
          <w:rFonts w:ascii="Times New Roman" w:hAnsi="Times New Roman"/>
          <w:color w:val="191919"/>
          <w:sz w:val="20"/>
          <w:szCs w:val="20"/>
        </w:rPr>
        <w:t>safet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improving</w:t>
      </w:r>
      <w:r>
        <w:rPr>
          <w:rFonts w:ascii="Times New Roman" w:hAnsi="Times New Roman"/>
          <w:color w:val="191919"/>
          <w:spacing w:val="-7"/>
          <w:sz w:val="20"/>
          <w:szCs w:val="20"/>
        </w:rPr>
        <w:t xml:space="preserve"> </w:t>
      </w:r>
      <w:r>
        <w:rPr>
          <w:rFonts w:ascii="Times New Roman" w:hAnsi="Times New Roman"/>
          <w:color w:val="191919"/>
          <w:sz w:val="20"/>
          <w:szCs w:val="20"/>
        </w:rPr>
        <w:t>attendance</w:t>
      </w:r>
      <w:r>
        <w:rPr>
          <w:rFonts w:ascii="Times New Roman" w:hAnsi="Times New Roman"/>
          <w:color w:val="191919"/>
          <w:spacing w:val="-7"/>
          <w:sz w:val="20"/>
          <w:szCs w:val="20"/>
        </w:rPr>
        <w:t xml:space="preserve"> </w:t>
      </w:r>
      <w:r>
        <w:rPr>
          <w:rFonts w:ascii="Times New Roman" w:hAnsi="Times New Roman"/>
          <w:color w:val="191919"/>
          <w:sz w:val="20"/>
          <w:szCs w:val="20"/>
        </w:rPr>
        <w:t>and reducing</w:t>
      </w:r>
      <w:r>
        <w:rPr>
          <w:rFonts w:ascii="Times New Roman" w:hAnsi="Times New Roman"/>
          <w:color w:val="191919"/>
          <w:spacing w:val="5"/>
          <w:sz w:val="20"/>
          <w:szCs w:val="20"/>
        </w:rPr>
        <w:t xml:space="preserve"> </w:t>
      </w:r>
      <w:r>
        <w:rPr>
          <w:rFonts w:ascii="Times New Roman" w:hAnsi="Times New Roman"/>
          <w:color w:val="191919"/>
          <w:sz w:val="20"/>
          <w:szCs w:val="20"/>
        </w:rPr>
        <w:t>tardiness.</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opposed</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classroom</w:t>
      </w:r>
      <w:r>
        <w:rPr>
          <w:rFonts w:ascii="Times New Roman" w:hAnsi="Times New Roman"/>
          <w:color w:val="191919"/>
          <w:spacing w:val="5"/>
          <w:sz w:val="20"/>
          <w:szCs w:val="20"/>
        </w:rPr>
        <w:t xml:space="preserve"> </w:t>
      </w:r>
      <w:r>
        <w:rPr>
          <w:rFonts w:ascii="Times New Roman" w:hAnsi="Times New Roman"/>
          <w:color w:val="191919"/>
          <w:sz w:val="20"/>
          <w:szCs w:val="20"/>
        </w:rPr>
        <w:t>management,</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course</w:t>
      </w:r>
      <w:r>
        <w:rPr>
          <w:rFonts w:ascii="Times New Roman" w:hAnsi="Times New Roman"/>
          <w:color w:val="191919"/>
          <w:spacing w:val="5"/>
          <w:sz w:val="20"/>
          <w:szCs w:val="20"/>
        </w:rPr>
        <w:t xml:space="preserve"> </w:t>
      </w:r>
      <w:r>
        <w:rPr>
          <w:rFonts w:ascii="Times New Roman" w:hAnsi="Times New Roman"/>
          <w:color w:val="191919"/>
          <w:sz w:val="20"/>
          <w:szCs w:val="20"/>
        </w:rPr>
        <w:t>concentrates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school- wide management.</w:t>
      </w:r>
    </w:p>
    <w:p w:rsidR="00114BDE" w:rsidRDefault="00114BDE" w:rsidP="005C4DF0">
      <w:pPr>
        <w:widowControl w:val="0"/>
        <w:autoSpaceDE w:val="0"/>
        <w:autoSpaceDN w:val="0"/>
        <w:adjustRightInd w:val="0"/>
        <w:spacing w:before="26" w:after="0" w:line="250" w:lineRule="auto"/>
        <w:ind w:left="360" w:right="380" w:firstLine="0"/>
        <w:rPr>
          <w:rFonts w:ascii="Times New Roman" w:hAnsi="Times New Roman"/>
          <w:color w:val="000000"/>
          <w:sz w:val="20"/>
          <w:szCs w:val="20"/>
        </w:rPr>
      </w:pPr>
    </w:p>
    <w:p w:rsidR="00114BDE" w:rsidRDefault="00114BDE"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114BDE" w:rsidRDefault="00114BDE"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BB4865" w:rsidRDefault="00BB4865"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BB4865" w:rsidRDefault="00BB4865"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BB4865" w:rsidRDefault="00BB4865"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BB4865" w:rsidRDefault="00BB4865"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114BDE" w:rsidRDefault="00114BDE"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114BDE" w:rsidRDefault="00114BDE" w:rsidP="00114BDE">
      <w:pPr>
        <w:pStyle w:val="Heading1"/>
        <w:spacing w:before="0"/>
        <w:ind w:left="360" w:right="180" w:firstLine="0"/>
        <w:rPr>
          <w:rFonts w:ascii="Impact" w:hAnsi="Impact" w:cs="Impact"/>
          <w:color w:val="000000"/>
          <w:sz w:val="36"/>
          <w:szCs w:val="36"/>
        </w:rPr>
      </w:pPr>
      <w:bookmarkStart w:id="296" w:name="_Toc294969755"/>
      <w:bookmarkStart w:id="297" w:name="_Toc295897023"/>
      <w:r w:rsidRPr="00AB16FB">
        <w:rPr>
          <w:rFonts w:ascii="Impact" w:hAnsi="Impact" w:cs="Impact"/>
          <w:color w:val="808080" w:themeColor="background1" w:themeShade="80"/>
          <w:sz w:val="36"/>
          <w:szCs w:val="36"/>
        </w:rPr>
        <w:t>EDUC</w:t>
      </w:r>
      <w:r w:rsidRPr="00AB16FB">
        <w:rPr>
          <w:rFonts w:ascii="Impact" w:hAnsi="Impact" w:cs="Impact"/>
          <w:color w:val="808080" w:themeColor="background1" w:themeShade="80"/>
          <w:spacing w:val="-19"/>
          <w:sz w:val="36"/>
          <w:szCs w:val="36"/>
        </w:rPr>
        <w:t>A</w:t>
      </w:r>
      <w:r w:rsidRPr="00AB16FB">
        <w:rPr>
          <w:rFonts w:ascii="Impact" w:hAnsi="Impact" w:cs="Impact"/>
          <w:color w:val="808080" w:themeColor="background1" w:themeShade="80"/>
          <w:sz w:val="36"/>
          <w:szCs w:val="36"/>
        </w:rPr>
        <w:t>TION SPECIALIST DEGREE</w:t>
      </w:r>
      <w:r>
        <w:rPr>
          <w:rFonts w:ascii="Impact" w:hAnsi="Impact" w:cs="Impact"/>
          <w:color w:val="666666"/>
          <w:sz w:val="36"/>
          <w:szCs w:val="36"/>
        </w:rPr>
        <w:t xml:space="preserve"> IN EDUC</w:t>
      </w:r>
      <w:r>
        <w:rPr>
          <w:rFonts w:ascii="Impact" w:hAnsi="Impact" w:cs="Impact"/>
          <w:color w:val="666666"/>
          <w:spacing w:val="-19"/>
          <w:sz w:val="36"/>
          <w:szCs w:val="36"/>
        </w:rPr>
        <w:t>A</w:t>
      </w:r>
      <w:r>
        <w:rPr>
          <w:rFonts w:ascii="Impact" w:hAnsi="Impact" w:cs="Impact"/>
          <w:color w:val="666666"/>
          <w:sz w:val="36"/>
          <w:szCs w:val="36"/>
        </w:rPr>
        <w:t>TIONAL LEADERSHIP</w:t>
      </w:r>
      <w:bookmarkEnd w:id="296"/>
      <w:bookmarkEnd w:id="297"/>
    </w:p>
    <w:p w:rsidR="005C4DF0" w:rsidRDefault="00114BDE" w:rsidP="005C4DF0">
      <w:pPr>
        <w:widowControl w:val="0"/>
        <w:autoSpaceDE w:val="0"/>
        <w:autoSpaceDN w:val="0"/>
        <w:adjustRightInd w:val="0"/>
        <w:spacing w:before="30" w:after="0" w:line="250" w:lineRule="auto"/>
        <w:ind w:left="360" w:right="180" w:firstLine="360"/>
        <w:jc w:val="both"/>
        <w:rPr>
          <w:rFonts w:ascii="Times New Roman" w:hAnsi="Times New Roman"/>
          <w:color w:val="000000"/>
          <w:sz w:val="18"/>
          <w:szCs w:val="18"/>
        </w:rPr>
      </w:pPr>
      <w:r>
        <w:rPr>
          <w:rFonts w:ascii="Times New Roman" w:hAnsi="Times New Roman"/>
          <w:color w:val="191919"/>
          <w:sz w:val="18"/>
          <w:szCs w:val="18"/>
        </w:rPr>
        <w:t xml:space="preserve">The Education Specialist Program in Educational Leadership leads to a Specialist degree in Education </w:t>
      </w:r>
      <w:r w:rsidR="005C4DF0">
        <w:rPr>
          <w:rFonts w:ascii="Times New Roman" w:hAnsi="Times New Roman"/>
          <w:color w:val="191919"/>
          <w:sz w:val="18"/>
          <w:szCs w:val="18"/>
        </w:rPr>
        <w:t xml:space="preserve">(Ed.S) and a </w:t>
      </w:r>
      <w:r w:rsidR="005C4DF0">
        <w:rPr>
          <w:rFonts w:ascii="Times New Roman" w:hAnsi="Times New Roman"/>
          <w:b/>
          <w:bCs/>
          <w:i/>
          <w:iCs/>
          <w:color w:val="191919"/>
          <w:sz w:val="18"/>
          <w:szCs w:val="18"/>
        </w:rPr>
        <w:t xml:space="preserve">performance-based level 6 (PL-6) certification </w:t>
      </w:r>
      <w:r w:rsidR="005C4DF0">
        <w:rPr>
          <w:rFonts w:ascii="Times New Roman" w:hAnsi="Times New Roman"/>
          <w:color w:val="191919"/>
          <w:sz w:val="18"/>
          <w:szCs w:val="18"/>
        </w:rPr>
        <w:t>in the State of Geo</w:t>
      </w:r>
      <w:r w:rsidR="005C4DF0">
        <w:rPr>
          <w:rFonts w:ascii="Times New Roman" w:hAnsi="Times New Roman"/>
          <w:color w:val="191919"/>
          <w:spacing w:val="-3"/>
          <w:sz w:val="18"/>
          <w:szCs w:val="18"/>
        </w:rPr>
        <w:t>r</w:t>
      </w:r>
      <w:r w:rsidR="005C4DF0">
        <w:rPr>
          <w:rFonts w:ascii="Times New Roman" w:hAnsi="Times New Roman"/>
          <w:color w:val="191919"/>
          <w:sz w:val="18"/>
          <w:szCs w:val="18"/>
        </w:rPr>
        <w:t>gia.</w:t>
      </w:r>
      <w:r w:rsidR="005C4DF0">
        <w:rPr>
          <w:rFonts w:ascii="Times New Roman" w:hAnsi="Times New Roman"/>
          <w:color w:val="191919"/>
          <w:spacing w:val="-3"/>
          <w:sz w:val="18"/>
          <w:szCs w:val="18"/>
        </w:rPr>
        <w:t xml:space="preserve"> </w:t>
      </w:r>
      <w:r w:rsidR="005C4DF0">
        <w:rPr>
          <w:rFonts w:ascii="Times New Roman" w:hAnsi="Times New Roman"/>
          <w:color w:val="191919"/>
          <w:sz w:val="18"/>
          <w:szCs w:val="18"/>
        </w:rPr>
        <w:t>The program includes a personalized set of field and academic experiences designed to assist students in developing a high level of knowledge and skills as school principals, curriculum directors, subject area supervisors, central school district administrators and supervisory sta</w:t>
      </w:r>
      <w:r w:rsidR="005C4DF0">
        <w:rPr>
          <w:rFonts w:ascii="Times New Roman" w:hAnsi="Times New Roman"/>
          <w:color w:val="191919"/>
          <w:spacing w:val="-3"/>
          <w:sz w:val="18"/>
          <w:szCs w:val="18"/>
        </w:rPr>
        <w:t>f</w:t>
      </w:r>
      <w:r w:rsidR="005C4DF0">
        <w:rPr>
          <w:rFonts w:ascii="Times New Roman" w:hAnsi="Times New Roman"/>
          <w:color w:val="191919"/>
          <w:sz w:val="18"/>
          <w:szCs w:val="18"/>
        </w:rPr>
        <w:t>f members.</w:t>
      </w:r>
      <w:r w:rsidR="005C4DF0">
        <w:rPr>
          <w:rFonts w:ascii="Times New Roman" w:hAnsi="Times New Roman"/>
          <w:color w:val="191919"/>
          <w:spacing w:val="-3"/>
          <w:sz w:val="18"/>
          <w:szCs w:val="18"/>
        </w:rPr>
        <w:t xml:space="preserve"> </w:t>
      </w:r>
      <w:r w:rsidR="005C4DF0">
        <w:rPr>
          <w:rFonts w:ascii="Times New Roman" w:hAnsi="Times New Roman"/>
          <w:color w:val="191919"/>
          <w:sz w:val="18"/>
          <w:szCs w:val="18"/>
        </w:rPr>
        <w:t>The student may choose the building level or system level specialization.</w:t>
      </w:r>
      <w:r w:rsidR="005C4DF0">
        <w:rPr>
          <w:rFonts w:ascii="Times New Roman" w:hAnsi="Times New Roman"/>
          <w:color w:val="191919"/>
          <w:spacing w:val="-10"/>
          <w:sz w:val="18"/>
          <w:szCs w:val="18"/>
        </w:rPr>
        <w:t xml:space="preserve"> </w:t>
      </w:r>
      <w:r w:rsidR="005C4DF0">
        <w:rPr>
          <w:rFonts w:ascii="Times New Roman" w:hAnsi="Times New Roman"/>
          <w:color w:val="191919"/>
          <w:sz w:val="18"/>
          <w:szCs w:val="18"/>
        </w:rPr>
        <w:t>At the building level, students are not only prepared for basic managerial and instructional leadership responsibilities, they also have opportunities to specialize in a more narrowly defined area of instructional management.</w:t>
      </w:r>
      <w:r w:rsidR="005C4DF0">
        <w:rPr>
          <w:rFonts w:ascii="Times New Roman" w:hAnsi="Times New Roman"/>
          <w:color w:val="191919"/>
          <w:spacing w:val="-10"/>
          <w:sz w:val="18"/>
          <w:szCs w:val="18"/>
        </w:rPr>
        <w:t xml:space="preserve"> </w:t>
      </w:r>
      <w:r w:rsidR="005C4DF0">
        <w:rPr>
          <w:rFonts w:ascii="Times New Roman" w:hAnsi="Times New Roman"/>
          <w:color w:val="191919"/>
          <w:sz w:val="18"/>
          <w:szCs w:val="18"/>
        </w:rPr>
        <w:t>At the system level, students will be prepared for administrative or supervisory positions in the school district o</w:t>
      </w:r>
      <w:r w:rsidR="005C4DF0">
        <w:rPr>
          <w:rFonts w:ascii="Times New Roman" w:hAnsi="Times New Roman"/>
          <w:color w:val="191919"/>
          <w:spacing w:val="-3"/>
          <w:sz w:val="18"/>
          <w:szCs w:val="18"/>
        </w:rPr>
        <w:t>f</w:t>
      </w:r>
      <w:r w:rsidR="005C4DF0">
        <w:rPr>
          <w:rFonts w:ascii="Times New Roman" w:hAnsi="Times New Roman"/>
          <w:color w:val="191919"/>
          <w:sz w:val="18"/>
          <w:szCs w:val="18"/>
        </w:rPr>
        <w:t>fice.</w:t>
      </w:r>
      <w:r w:rsidR="005C4DF0">
        <w:rPr>
          <w:rFonts w:ascii="Times New Roman" w:hAnsi="Times New Roman"/>
          <w:color w:val="191919"/>
          <w:spacing w:val="-3"/>
          <w:sz w:val="18"/>
          <w:szCs w:val="18"/>
        </w:rPr>
        <w:t xml:space="preserve"> </w:t>
      </w:r>
      <w:r w:rsidR="005C4DF0">
        <w:rPr>
          <w:rFonts w:ascii="Times New Roman" w:hAnsi="Times New Roman"/>
          <w:color w:val="191919"/>
          <w:sz w:val="18"/>
          <w:szCs w:val="18"/>
        </w:rPr>
        <w:t>The program design facilitates this by uniquely configuring both academic and field experiences for each student to emphasize the student</w:t>
      </w:r>
      <w:r w:rsidR="005C4DF0">
        <w:rPr>
          <w:rFonts w:ascii="Times New Roman" w:hAnsi="Times New Roman"/>
          <w:color w:val="191919"/>
          <w:spacing w:val="-10"/>
          <w:sz w:val="18"/>
          <w:szCs w:val="18"/>
        </w:rPr>
        <w:t>’</w:t>
      </w:r>
      <w:r w:rsidR="005C4DF0">
        <w:rPr>
          <w:rFonts w:ascii="Times New Roman" w:hAnsi="Times New Roman"/>
          <w:color w:val="191919"/>
          <w:sz w:val="18"/>
          <w:szCs w:val="18"/>
        </w:rPr>
        <w:t>s desired specialization. Further all courses in Educational Leadership will include performance- based activities which the candidate may complete at either the building or the system level based on their specializations.</w:t>
      </w:r>
    </w:p>
    <w:p w:rsidR="005C4DF0" w:rsidRDefault="005C4DF0" w:rsidP="005C4DF0">
      <w:pPr>
        <w:widowControl w:val="0"/>
        <w:autoSpaceDE w:val="0"/>
        <w:autoSpaceDN w:val="0"/>
        <w:adjustRightInd w:val="0"/>
        <w:spacing w:after="0" w:line="250" w:lineRule="auto"/>
        <w:ind w:left="360" w:right="180" w:firstLine="360"/>
        <w:jc w:val="both"/>
        <w:rPr>
          <w:rFonts w:ascii="Times New Roman" w:hAnsi="Times New Roman"/>
          <w:color w:val="000000"/>
          <w:sz w:val="18"/>
          <w:szCs w:val="18"/>
        </w:rPr>
      </w:pPr>
      <w:r>
        <w:rPr>
          <w:rFonts w:ascii="Times New Roman" w:hAnsi="Times New Roman"/>
          <w:color w:val="191919"/>
          <w:sz w:val="18"/>
          <w:szCs w:val="18"/>
        </w:rPr>
        <w:t>The program is designed for persons who have earned a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and hold an Educational Leadership position that requires the State of Geo</w:t>
      </w:r>
      <w:r>
        <w:rPr>
          <w:rFonts w:ascii="Times New Roman" w:hAnsi="Times New Roman"/>
          <w:color w:val="191919"/>
          <w:spacing w:val="-3"/>
          <w:sz w:val="18"/>
          <w:szCs w:val="18"/>
        </w:rPr>
        <w:t>r</w:t>
      </w:r>
      <w:r>
        <w:rPr>
          <w:rFonts w:ascii="Times New Roman" w:hAnsi="Times New Roman"/>
          <w:color w:val="191919"/>
          <w:sz w:val="18"/>
          <w:szCs w:val="18"/>
        </w:rPr>
        <w:t>gia renewable Level 6 (PL-6) certification.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minimum of 30 semester hours of graduate credit beyond the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is required to complete the program.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Pr>
          <w:rFonts w:ascii="Times New Roman" w:hAnsi="Times New Roman"/>
          <w:color w:val="191919"/>
          <w:spacing w:val="35"/>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6 semester credit hours of transfer credit from an approved institution o</w:t>
      </w:r>
      <w:r>
        <w:rPr>
          <w:rFonts w:ascii="Times New Roman" w:hAnsi="Times New Roman"/>
          <w:color w:val="191919"/>
          <w:spacing w:val="-3"/>
          <w:sz w:val="18"/>
          <w:szCs w:val="18"/>
        </w:rPr>
        <w:t>f</w:t>
      </w:r>
      <w:r>
        <w:rPr>
          <w:rFonts w:ascii="Times New Roman" w:hAnsi="Times New Roman"/>
          <w:color w:val="191919"/>
          <w:sz w:val="18"/>
          <w:szCs w:val="18"/>
        </w:rPr>
        <w:t>fering the performance-based Ed.S. degree may be approved for inclusion in the planned Ed.S. Program.</w:t>
      </w:r>
    </w:p>
    <w:p w:rsidR="00114BDE" w:rsidRDefault="00114BDE" w:rsidP="005C4DF0">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sz w:val="19"/>
          <w:szCs w:val="19"/>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32"/>
          <w:szCs w:val="32"/>
        </w:rPr>
      </w:pPr>
      <w:bookmarkStart w:id="298" w:name="_Toc294969756"/>
      <w:bookmarkStart w:id="299" w:name="_Toc295897024"/>
      <w:r w:rsidRPr="00AB16FB">
        <w:rPr>
          <w:rFonts w:ascii="Times New Roman" w:hAnsi="Times New Roman"/>
          <w:bCs w:val="0"/>
          <w:color w:val="808080" w:themeColor="background1" w:themeShade="80"/>
          <w:sz w:val="32"/>
          <w:szCs w:val="32"/>
        </w:rPr>
        <w:t>Admission Requi</w:t>
      </w:r>
      <w:r w:rsidRPr="00AB16FB">
        <w:rPr>
          <w:rFonts w:ascii="Times New Roman" w:hAnsi="Times New Roman"/>
          <w:bCs w:val="0"/>
          <w:color w:val="808080" w:themeColor="background1" w:themeShade="80"/>
          <w:spacing w:val="-4"/>
          <w:sz w:val="32"/>
          <w:szCs w:val="32"/>
        </w:rPr>
        <w:t>r</w:t>
      </w:r>
      <w:r w:rsidRPr="00AB16FB">
        <w:rPr>
          <w:rFonts w:ascii="Times New Roman" w:hAnsi="Times New Roman"/>
          <w:bCs w:val="0"/>
          <w:color w:val="808080" w:themeColor="background1" w:themeShade="80"/>
          <w:sz w:val="32"/>
          <w:szCs w:val="32"/>
        </w:rPr>
        <w:t>ements</w:t>
      </w:r>
      <w:bookmarkEnd w:id="298"/>
      <w:bookmarkEnd w:id="299"/>
    </w:p>
    <w:p w:rsidR="005C4DF0" w:rsidRDefault="005C4DF0" w:rsidP="005C4DF0">
      <w:pPr>
        <w:widowControl w:val="0"/>
        <w:autoSpaceDE w:val="0"/>
        <w:autoSpaceDN w:val="0"/>
        <w:adjustRightInd w:val="0"/>
        <w:spacing w:before="30" w:after="0" w:line="250" w:lineRule="auto"/>
        <w:ind w:left="360" w:right="180" w:firstLine="36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student desiring to pursue an Education Specialist degree in Educational Leadership must present a passing score on the GACE Content Assessment in Educational Leadership. Graduate work taken prior to admission to the Ed.S. program will not be counted toward Ed.S. degree requirements.</w:t>
      </w:r>
    </w:p>
    <w:p w:rsidR="00114BDE"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sz w:val="18"/>
          <w:szCs w:val="18"/>
        </w:rPr>
      </w:pPr>
      <w:r>
        <w:rPr>
          <w:rFonts w:ascii="Times New Roman" w:hAnsi="Times New Roman"/>
          <w:color w:val="191919"/>
          <w:sz w:val="18"/>
          <w:szCs w:val="18"/>
        </w:rPr>
        <w:t>The applicant:</w:t>
      </w:r>
    </w:p>
    <w:p w:rsidR="008B1BA9" w:rsidRPr="008B1BA9" w:rsidRDefault="008B1BA9" w:rsidP="00BB4865">
      <w:pPr>
        <w:pStyle w:val="ListParagraph"/>
        <w:widowControl w:val="0"/>
        <w:numPr>
          <w:ilvl w:val="0"/>
          <w:numId w:val="44"/>
        </w:numPr>
        <w:autoSpaceDE w:val="0"/>
        <w:autoSpaceDN w:val="0"/>
        <w:adjustRightInd w:val="0"/>
        <w:spacing w:before="9" w:after="0"/>
        <w:ind w:right="180"/>
        <w:jc w:val="both"/>
        <w:rPr>
          <w:rFonts w:ascii="Times New Roman" w:hAnsi="Times New Roman"/>
          <w:color w:val="000000"/>
          <w:sz w:val="18"/>
          <w:szCs w:val="18"/>
        </w:rPr>
      </w:pPr>
      <w:r w:rsidRPr="008B1BA9">
        <w:rPr>
          <w:rFonts w:ascii="Times New Roman" w:hAnsi="Times New Roman"/>
          <w:color w:val="191919"/>
          <w:sz w:val="18"/>
          <w:szCs w:val="18"/>
        </w:rPr>
        <w:t>must have completed at least a Maste</w:t>
      </w:r>
      <w:r w:rsidRPr="008B1BA9">
        <w:rPr>
          <w:rFonts w:ascii="Times New Roman" w:hAnsi="Times New Roman"/>
          <w:color w:val="191919"/>
          <w:spacing w:val="7"/>
          <w:sz w:val="18"/>
          <w:szCs w:val="18"/>
        </w:rPr>
        <w:t>r</w:t>
      </w:r>
      <w:r w:rsidRPr="008B1BA9">
        <w:rPr>
          <w:rFonts w:ascii="Times New Roman" w:hAnsi="Times New Roman"/>
          <w:color w:val="191919"/>
          <w:spacing w:val="-10"/>
          <w:sz w:val="18"/>
          <w:szCs w:val="18"/>
        </w:rPr>
        <w:t>’</w:t>
      </w:r>
      <w:r w:rsidRPr="008B1BA9">
        <w:rPr>
          <w:rFonts w:ascii="Times New Roman" w:hAnsi="Times New Roman"/>
          <w:color w:val="191919"/>
          <w:sz w:val="18"/>
          <w:szCs w:val="18"/>
        </w:rPr>
        <w:t>s degree at an accredited or approved institution.</w:t>
      </w:r>
    </w:p>
    <w:p w:rsidR="008B1BA9" w:rsidRPr="008B1BA9"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sz w:val="18"/>
          <w:szCs w:val="18"/>
        </w:rPr>
      </w:pPr>
      <w:r w:rsidRPr="008B1BA9">
        <w:rPr>
          <w:rFonts w:ascii="Times New Roman" w:hAnsi="Times New Roman"/>
          <w:color w:val="191919"/>
          <w:sz w:val="18"/>
          <w:szCs w:val="18"/>
        </w:rPr>
        <w:t>must possess certification equivalent to the State of Geo</w:t>
      </w:r>
      <w:r w:rsidRPr="008B1BA9">
        <w:rPr>
          <w:rFonts w:ascii="Times New Roman" w:hAnsi="Times New Roman"/>
          <w:color w:val="191919"/>
          <w:spacing w:val="-3"/>
          <w:sz w:val="18"/>
          <w:szCs w:val="18"/>
        </w:rPr>
        <w:t>r</w:t>
      </w:r>
      <w:r w:rsidRPr="008B1BA9">
        <w:rPr>
          <w:rFonts w:ascii="Times New Roman" w:hAnsi="Times New Roman"/>
          <w:color w:val="191919"/>
          <w:sz w:val="18"/>
          <w:szCs w:val="18"/>
        </w:rPr>
        <w:t>gia</w:t>
      </w:r>
      <w:r w:rsidRPr="008B1BA9">
        <w:rPr>
          <w:rFonts w:ascii="Times New Roman" w:hAnsi="Times New Roman"/>
          <w:color w:val="191919"/>
          <w:spacing w:val="-10"/>
          <w:sz w:val="18"/>
          <w:szCs w:val="18"/>
        </w:rPr>
        <w:t>’</w:t>
      </w:r>
      <w:r w:rsidRPr="008B1BA9">
        <w:rPr>
          <w:rFonts w:ascii="Times New Roman" w:hAnsi="Times New Roman"/>
          <w:color w:val="191919"/>
          <w:sz w:val="18"/>
          <w:szCs w:val="18"/>
        </w:rPr>
        <w:t>s Level 5 certification or higher (e.g. L-5, NL-5, SC-5,</w:t>
      </w:r>
      <w:r w:rsidRPr="008B1BA9">
        <w:rPr>
          <w:rFonts w:ascii="Times New Roman" w:hAnsi="Times New Roman"/>
          <w:color w:val="191919"/>
          <w:spacing w:val="-3"/>
          <w:sz w:val="18"/>
          <w:szCs w:val="18"/>
        </w:rPr>
        <w:t xml:space="preserve"> </w:t>
      </w:r>
      <w:r w:rsidRPr="008B1BA9">
        <w:rPr>
          <w:rFonts w:ascii="Times New Roman" w:hAnsi="Times New Roman"/>
          <w:color w:val="191919"/>
          <w:spacing w:val="-16"/>
          <w:sz w:val="18"/>
          <w:szCs w:val="18"/>
        </w:rPr>
        <w:t>T</w:t>
      </w:r>
      <w:r w:rsidRPr="008B1BA9">
        <w:rPr>
          <w:rFonts w:ascii="Times New Roman" w:hAnsi="Times New Roman"/>
          <w:color w:val="191919"/>
          <w:sz w:val="18"/>
          <w:szCs w:val="18"/>
        </w:rPr>
        <w:t>-5, or any Level 6 or 7 certificate).</w:t>
      </w:r>
    </w:p>
    <w:p w:rsidR="008B1BA9" w:rsidRPr="008B1BA9"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sz w:val="18"/>
          <w:szCs w:val="18"/>
        </w:rPr>
      </w:pPr>
      <w:r w:rsidRPr="008B1BA9">
        <w:rPr>
          <w:rFonts w:ascii="Times New Roman" w:hAnsi="Times New Roman"/>
          <w:color w:val="191919"/>
          <w:sz w:val="18"/>
          <w:szCs w:val="18"/>
        </w:rPr>
        <w:t>must earn a 3.0 G</w:t>
      </w:r>
      <w:r w:rsidRPr="008B1BA9">
        <w:rPr>
          <w:rFonts w:ascii="Times New Roman" w:hAnsi="Times New Roman"/>
          <w:color w:val="191919"/>
          <w:spacing w:val="-17"/>
          <w:sz w:val="18"/>
          <w:szCs w:val="18"/>
        </w:rPr>
        <w:t>P</w:t>
      </w:r>
      <w:r w:rsidRPr="008B1BA9">
        <w:rPr>
          <w:rFonts w:ascii="Times New Roman" w:hAnsi="Times New Roman"/>
          <w:color w:val="191919"/>
          <w:sz w:val="18"/>
          <w:szCs w:val="18"/>
        </w:rPr>
        <w:t>A</w:t>
      </w:r>
      <w:r w:rsidRPr="008B1BA9">
        <w:rPr>
          <w:rFonts w:ascii="Times New Roman" w:hAnsi="Times New Roman"/>
          <w:color w:val="191919"/>
          <w:spacing w:val="-10"/>
          <w:sz w:val="18"/>
          <w:szCs w:val="18"/>
        </w:rPr>
        <w:t xml:space="preserve"> </w:t>
      </w:r>
      <w:r w:rsidRPr="008B1BA9">
        <w:rPr>
          <w:rFonts w:ascii="Times New Roman" w:hAnsi="Times New Roman"/>
          <w:color w:val="191919"/>
          <w:sz w:val="18"/>
          <w:szCs w:val="18"/>
        </w:rPr>
        <w:t>on a 4.0 scale for graduate work completed.</w:t>
      </w:r>
    </w:p>
    <w:p w:rsidR="008B1BA9" w:rsidRPr="008B1BA9"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sz w:val="18"/>
          <w:szCs w:val="18"/>
        </w:rPr>
      </w:pPr>
      <w:r w:rsidRPr="008B1BA9">
        <w:rPr>
          <w:rFonts w:ascii="Times New Roman" w:hAnsi="Times New Roman"/>
          <w:color w:val="191919"/>
          <w:sz w:val="18"/>
          <w:szCs w:val="18"/>
        </w:rPr>
        <w:t>must provide a proof of passing score on the GACE II in Educational Leadership.</w:t>
      </w:r>
    </w:p>
    <w:p w:rsidR="008B1BA9" w:rsidRPr="008B1BA9"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sz w:val="18"/>
          <w:szCs w:val="18"/>
        </w:rPr>
      </w:pPr>
      <w:r w:rsidRPr="008B1BA9">
        <w:rPr>
          <w:rFonts w:ascii="Times New Roman" w:hAnsi="Times New Roman"/>
          <w:color w:val="191919"/>
          <w:sz w:val="18"/>
          <w:szCs w:val="18"/>
        </w:rPr>
        <w:t>must provide three letters of reference.</w:t>
      </w:r>
    </w:p>
    <w:p w:rsidR="008B1BA9" w:rsidRPr="008B1BA9" w:rsidRDefault="008B1BA9" w:rsidP="00BB4865">
      <w:pPr>
        <w:pStyle w:val="ListParagraph"/>
        <w:widowControl w:val="0"/>
        <w:numPr>
          <w:ilvl w:val="0"/>
          <w:numId w:val="43"/>
        </w:numPr>
        <w:autoSpaceDE w:val="0"/>
        <w:autoSpaceDN w:val="0"/>
        <w:adjustRightInd w:val="0"/>
        <w:spacing w:before="9" w:after="0" w:line="250" w:lineRule="auto"/>
        <w:ind w:left="900" w:right="180"/>
        <w:jc w:val="both"/>
        <w:rPr>
          <w:rFonts w:ascii="Times New Roman" w:hAnsi="Times New Roman"/>
          <w:color w:val="000000"/>
          <w:sz w:val="18"/>
          <w:szCs w:val="18"/>
        </w:rPr>
      </w:pPr>
      <w:r w:rsidRPr="008B1BA9">
        <w:rPr>
          <w:rFonts w:ascii="Times New Roman" w:hAnsi="Times New Roman"/>
          <w:color w:val="191919"/>
          <w:sz w:val="18"/>
          <w:szCs w:val="18"/>
        </w:rPr>
        <w:t>must provide a letter of employment from the employing Superintendent showing employment in a Leadership position (or) a letter of intent to hire for a Leadership position in the school or school system.</w:t>
      </w:r>
    </w:p>
    <w:p w:rsidR="00114BDE" w:rsidRDefault="00114BDE" w:rsidP="00114BDE">
      <w:pPr>
        <w:widowControl w:val="0"/>
        <w:tabs>
          <w:tab w:val="left" w:pos="1530"/>
        </w:tabs>
        <w:autoSpaceDE w:val="0"/>
        <w:autoSpaceDN w:val="0"/>
        <w:adjustRightInd w:val="0"/>
        <w:spacing w:before="9" w:after="0" w:line="250" w:lineRule="auto"/>
        <w:ind w:left="360" w:right="180" w:firstLine="0"/>
        <w:jc w:val="both"/>
        <w:rPr>
          <w:rFonts w:ascii="Times New Roman" w:hAnsi="Times New Roman"/>
          <w:color w:val="191919"/>
          <w:sz w:val="18"/>
          <w:szCs w:val="18"/>
        </w:rPr>
      </w:pPr>
    </w:p>
    <w:p w:rsidR="002D47A5" w:rsidRDefault="002D47A5" w:rsidP="002D47A5">
      <w:pPr>
        <w:widowControl w:val="0"/>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Advisement</w:t>
      </w:r>
    </w:p>
    <w:p w:rsidR="002D47A5"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sz w:val="18"/>
          <w:szCs w:val="18"/>
        </w:rPr>
      </w:pPr>
      <w:r>
        <w:rPr>
          <w:rFonts w:ascii="Times New Roman" w:hAnsi="Times New Roman"/>
          <w:color w:val="191919"/>
          <w:sz w:val="18"/>
          <w:szCs w:val="18"/>
        </w:rPr>
        <w:t>After the student has been admitted to the Ed.S. Program, the Departmental Chairperson will appoint an adviso</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The advisor will assist the student in developing an individualized</w:t>
      </w:r>
    </w:p>
    <w:p w:rsidR="002D47A5" w:rsidRDefault="002D47A5" w:rsidP="002D47A5">
      <w:pPr>
        <w:widowControl w:val="0"/>
        <w:autoSpaceDE w:val="0"/>
        <w:autoSpaceDN w:val="0"/>
        <w:adjustRightInd w:val="0"/>
        <w:spacing w:after="0" w:line="250" w:lineRule="auto"/>
        <w:ind w:left="360" w:right="180" w:firstLine="0"/>
        <w:jc w:val="both"/>
        <w:rPr>
          <w:rFonts w:ascii="Times New Roman" w:hAnsi="Times New Roman"/>
          <w:color w:val="000000"/>
          <w:sz w:val="18"/>
          <w:szCs w:val="18"/>
        </w:rPr>
      </w:pPr>
      <w:r>
        <w:rPr>
          <w:rFonts w:ascii="Times New Roman" w:hAnsi="Times New Roman"/>
          <w:color w:val="191919"/>
          <w:sz w:val="18"/>
          <w:szCs w:val="18"/>
        </w:rPr>
        <w:t>program that meets the degree program requirements.</w:t>
      </w:r>
      <w:r>
        <w:rPr>
          <w:rFonts w:ascii="Times New Roman" w:hAnsi="Times New Roman"/>
          <w:color w:val="191919"/>
          <w:spacing w:val="-3"/>
          <w:sz w:val="18"/>
          <w:szCs w:val="18"/>
        </w:rPr>
        <w:t xml:space="preserve"> </w:t>
      </w:r>
      <w:r>
        <w:rPr>
          <w:rFonts w:ascii="Times New Roman" w:hAnsi="Times New Roman"/>
          <w:color w:val="191919"/>
          <w:sz w:val="18"/>
          <w:szCs w:val="18"/>
        </w:rPr>
        <w:t>The student and advisor will sign the program check sheet.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copy of the check sheet will be filed in the Department, the Graduate School and the Registra</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O</w:t>
      </w:r>
      <w:r>
        <w:rPr>
          <w:rFonts w:ascii="Times New Roman" w:hAnsi="Times New Roman"/>
          <w:color w:val="191919"/>
          <w:spacing w:val="-3"/>
          <w:sz w:val="18"/>
          <w:szCs w:val="18"/>
        </w:rPr>
        <w:t>f</w:t>
      </w:r>
      <w:r>
        <w:rPr>
          <w:rFonts w:ascii="Times New Roman" w:hAnsi="Times New Roman"/>
          <w:color w:val="191919"/>
          <w:sz w:val="18"/>
          <w:szCs w:val="18"/>
        </w:rPr>
        <w:t>fice.</w:t>
      </w:r>
    </w:p>
    <w:p w:rsidR="002D47A5" w:rsidRDefault="002D47A5" w:rsidP="002D47A5">
      <w:pPr>
        <w:widowControl w:val="0"/>
        <w:autoSpaceDE w:val="0"/>
        <w:autoSpaceDN w:val="0"/>
        <w:adjustRightInd w:val="0"/>
        <w:spacing w:before="8" w:after="0" w:line="190" w:lineRule="exact"/>
        <w:ind w:left="360" w:right="180" w:firstLine="0"/>
        <w:jc w:val="both"/>
        <w:rPr>
          <w:rFonts w:ascii="Times New Roman" w:hAnsi="Times New Roman"/>
          <w:color w:val="000000"/>
          <w:sz w:val="19"/>
          <w:szCs w:val="19"/>
        </w:rPr>
      </w:pPr>
    </w:p>
    <w:p w:rsidR="002D47A5" w:rsidRDefault="002D47A5" w:rsidP="002D47A5">
      <w:pPr>
        <w:widowControl w:val="0"/>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P</w:t>
      </w:r>
      <w:r>
        <w:rPr>
          <w:rFonts w:ascii="Times New Roman" w:hAnsi="Times New Roman"/>
          <w:b/>
          <w:bCs/>
          <w:color w:val="191919"/>
          <w:spacing w:val="-4"/>
          <w:sz w:val="24"/>
          <w:szCs w:val="24"/>
        </w:rPr>
        <w:t>r</w:t>
      </w:r>
      <w:r>
        <w:rPr>
          <w:rFonts w:ascii="Times New Roman" w:hAnsi="Times New Roman"/>
          <w:b/>
          <w:bCs/>
          <w:color w:val="191919"/>
          <w:sz w:val="24"/>
          <w:szCs w:val="24"/>
        </w:rPr>
        <w:t>ogram Completion</w:t>
      </w:r>
    </w:p>
    <w:p w:rsidR="002D47A5"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sz w:val="18"/>
          <w:szCs w:val="18"/>
        </w:rPr>
      </w:pPr>
      <w:r>
        <w:rPr>
          <w:rFonts w:ascii="Times New Roman" w:hAnsi="Times New Roman"/>
          <w:color w:val="191919"/>
          <w:sz w:val="18"/>
          <w:szCs w:val="18"/>
        </w:rPr>
        <w:t>Students are responsible for making application for graduation after completing 15 semester hours of course work.</w:t>
      </w:r>
      <w:r>
        <w:rPr>
          <w:rFonts w:ascii="Times New Roman" w:hAnsi="Times New Roman"/>
          <w:color w:val="191919"/>
          <w:spacing w:val="-3"/>
          <w:sz w:val="18"/>
          <w:szCs w:val="18"/>
        </w:rPr>
        <w:t xml:space="preserve"> </w:t>
      </w:r>
      <w:r>
        <w:rPr>
          <w:rFonts w:ascii="Times New Roman" w:hAnsi="Times New Roman"/>
          <w:color w:val="191919"/>
          <w:spacing w:val="-13"/>
          <w:sz w:val="18"/>
          <w:szCs w:val="18"/>
        </w:rPr>
        <w:t>T</w:t>
      </w:r>
      <w:r>
        <w:rPr>
          <w:rFonts w:ascii="Times New Roman" w:hAnsi="Times New Roman"/>
          <w:color w:val="191919"/>
          <w:sz w:val="18"/>
          <w:szCs w:val="18"/>
        </w:rPr>
        <w:t>o be eligible for the Ed.S. Degree and recommendation for the PL-6 certification by</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w:t>
      </w:r>
      <w:r>
        <w:rPr>
          <w:rFonts w:ascii="Times New Roman" w:hAnsi="Times New Roman"/>
          <w:color w:val="191919"/>
          <w:spacing w:val="-12"/>
          <w:sz w:val="18"/>
          <w:szCs w:val="18"/>
        </w:rPr>
        <w:t>y</w:t>
      </w:r>
      <w:r>
        <w:rPr>
          <w:rFonts w:ascii="Times New Roman" w:hAnsi="Times New Roman"/>
          <w:color w:val="191919"/>
          <w:sz w:val="18"/>
          <w:szCs w:val="18"/>
        </w:rPr>
        <w:t>, the student must meet all of the following requirements:</w:t>
      </w:r>
    </w:p>
    <w:p w:rsidR="002D47A5" w:rsidRPr="002D47A5"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sz w:val="18"/>
          <w:szCs w:val="18"/>
        </w:rPr>
      </w:pPr>
      <w:r w:rsidRPr="002D47A5">
        <w:rPr>
          <w:rFonts w:ascii="Times New Roman" w:hAnsi="Times New Roman"/>
          <w:color w:val="191919"/>
          <w:sz w:val="18"/>
          <w:szCs w:val="18"/>
        </w:rPr>
        <w:t>Only those courses taken after admission to the Ed.S. Program may be used to fulfill the requirements of the Ed.S. degree.</w:t>
      </w:r>
      <w:r w:rsidRPr="002D47A5">
        <w:rPr>
          <w:rFonts w:ascii="Times New Roman" w:hAnsi="Times New Roman"/>
          <w:color w:val="191919"/>
          <w:spacing w:val="42"/>
          <w:sz w:val="18"/>
          <w:szCs w:val="18"/>
        </w:rPr>
        <w:t xml:space="preserve"> </w:t>
      </w:r>
      <w:r w:rsidRPr="002D47A5">
        <w:rPr>
          <w:rFonts w:ascii="Times New Roman" w:hAnsi="Times New Roman"/>
          <w:color w:val="191919"/>
          <w:sz w:val="18"/>
          <w:szCs w:val="18"/>
        </w:rPr>
        <w:t>This includes transfer credits.</w:t>
      </w:r>
    </w:p>
    <w:p w:rsidR="002D47A5" w:rsidRPr="002D47A5"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sz w:val="18"/>
          <w:szCs w:val="18"/>
        </w:rPr>
      </w:pPr>
      <w:r w:rsidRPr="002D47A5">
        <w:rPr>
          <w:rFonts w:ascii="Times New Roman" w:hAnsi="Times New Roman"/>
          <w:color w:val="191919"/>
          <w:sz w:val="18"/>
          <w:szCs w:val="18"/>
        </w:rPr>
        <w:t>Credits usable in the planned program must not be older than six calendar years at the time that the degree is completed.</w:t>
      </w:r>
    </w:p>
    <w:p w:rsidR="002D47A5" w:rsidRPr="002D47A5"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sz w:val="18"/>
          <w:szCs w:val="18"/>
        </w:rPr>
      </w:pPr>
      <w:r w:rsidRPr="002D47A5">
        <w:rPr>
          <w:rFonts w:ascii="Times New Roman" w:hAnsi="Times New Roman"/>
          <w:color w:val="191919"/>
          <w:sz w:val="18"/>
          <w:szCs w:val="18"/>
        </w:rPr>
        <w:t>A</w:t>
      </w:r>
      <w:r w:rsidRPr="002D47A5">
        <w:rPr>
          <w:rFonts w:ascii="Times New Roman" w:hAnsi="Times New Roman"/>
          <w:color w:val="191919"/>
          <w:spacing w:val="-10"/>
          <w:sz w:val="18"/>
          <w:szCs w:val="18"/>
        </w:rPr>
        <w:t xml:space="preserve"> </w:t>
      </w:r>
      <w:r w:rsidRPr="002D47A5">
        <w:rPr>
          <w:rFonts w:ascii="Times New Roman" w:hAnsi="Times New Roman"/>
          <w:color w:val="191919"/>
          <w:sz w:val="18"/>
          <w:szCs w:val="18"/>
        </w:rPr>
        <w:t>maximum of 6 semester hours of transfer credits from an approved institution o</w:t>
      </w:r>
      <w:r w:rsidRPr="002D47A5">
        <w:rPr>
          <w:rFonts w:ascii="Times New Roman" w:hAnsi="Times New Roman"/>
          <w:color w:val="191919"/>
          <w:spacing w:val="-3"/>
          <w:sz w:val="18"/>
          <w:szCs w:val="18"/>
        </w:rPr>
        <w:t>f</w:t>
      </w:r>
      <w:r w:rsidRPr="002D47A5">
        <w:rPr>
          <w:rFonts w:ascii="Times New Roman" w:hAnsi="Times New Roman"/>
          <w:color w:val="191919"/>
          <w:sz w:val="18"/>
          <w:szCs w:val="18"/>
        </w:rPr>
        <w:t>fering a performance-based Ed.S. degree may be approved for inclusion in the planned Ed.S. program. Such credits must be approved by the Program Coordinato</w:t>
      </w:r>
      <w:r w:rsidRPr="002D47A5">
        <w:rPr>
          <w:rFonts w:ascii="Times New Roman" w:hAnsi="Times New Roman"/>
          <w:color w:val="191919"/>
          <w:spacing w:val="-10"/>
          <w:sz w:val="18"/>
          <w:szCs w:val="18"/>
        </w:rPr>
        <w:t>r</w:t>
      </w:r>
      <w:r w:rsidRPr="002D47A5">
        <w:rPr>
          <w:rFonts w:ascii="Times New Roman" w:hAnsi="Times New Roman"/>
          <w:color w:val="191919"/>
          <w:sz w:val="18"/>
          <w:szCs w:val="18"/>
        </w:rPr>
        <w:t>.</w:t>
      </w:r>
    </w:p>
    <w:p w:rsidR="002D47A5" w:rsidRPr="002D47A5" w:rsidRDefault="002D47A5" w:rsidP="00BB4865">
      <w:pPr>
        <w:pStyle w:val="ListParagraph"/>
        <w:widowControl w:val="0"/>
        <w:numPr>
          <w:ilvl w:val="0"/>
          <w:numId w:val="45"/>
        </w:numPr>
        <w:autoSpaceDE w:val="0"/>
        <w:autoSpaceDN w:val="0"/>
        <w:adjustRightInd w:val="0"/>
        <w:spacing w:after="0"/>
        <w:ind w:left="1080" w:right="180"/>
        <w:jc w:val="both"/>
        <w:rPr>
          <w:rFonts w:ascii="Times New Roman" w:hAnsi="Times New Roman"/>
          <w:color w:val="000000"/>
          <w:sz w:val="18"/>
          <w:szCs w:val="18"/>
        </w:rPr>
      </w:pPr>
      <w:r w:rsidRPr="002D47A5">
        <w:rPr>
          <w:rFonts w:ascii="Times New Roman" w:hAnsi="Times New Roman"/>
          <w:color w:val="191919"/>
          <w:sz w:val="18"/>
          <w:szCs w:val="18"/>
        </w:rPr>
        <w:t>Only credits with grades of “B” or better are accepted in the Ed.S. program.</w:t>
      </w:r>
    </w:p>
    <w:p w:rsidR="002D47A5" w:rsidRPr="002D47A5" w:rsidRDefault="002D47A5" w:rsidP="00BB4865">
      <w:pPr>
        <w:pStyle w:val="ListParagraph"/>
        <w:widowControl w:val="0"/>
        <w:numPr>
          <w:ilvl w:val="0"/>
          <w:numId w:val="45"/>
        </w:numPr>
        <w:autoSpaceDE w:val="0"/>
        <w:autoSpaceDN w:val="0"/>
        <w:adjustRightInd w:val="0"/>
        <w:spacing w:before="9" w:after="0" w:line="250" w:lineRule="auto"/>
        <w:ind w:left="1080" w:right="180"/>
        <w:jc w:val="both"/>
        <w:rPr>
          <w:rFonts w:ascii="Times New Roman" w:hAnsi="Times New Roman"/>
          <w:color w:val="000000"/>
          <w:sz w:val="18"/>
          <w:szCs w:val="18"/>
        </w:rPr>
      </w:pPr>
      <w:r w:rsidRPr="002D47A5">
        <w:rPr>
          <w:rFonts w:ascii="Times New Roman" w:hAnsi="Times New Roman"/>
          <w:color w:val="191919"/>
          <w:sz w:val="18"/>
          <w:szCs w:val="18"/>
        </w:rPr>
        <w:t>The student</w:t>
      </w:r>
      <w:r w:rsidRPr="002D47A5">
        <w:rPr>
          <w:rFonts w:ascii="Times New Roman" w:hAnsi="Times New Roman"/>
          <w:color w:val="191919"/>
          <w:spacing w:val="-10"/>
          <w:sz w:val="18"/>
          <w:szCs w:val="18"/>
        </w:rPr>
        <w:t>’</w:t>
      </w:r>
      <w:r w:rsidRPr="002D47A5">
        <w:rPr>
          <w:rFonts w:ascii="Times New Roman" w:hAnsi="Times New Roman"/>
          <w:color w:val="191919"/>
          <w:sz w:val="18"/>
          <w:szCs w:val="18"/>
        </w:rPr>
        <w:t>s Ed.S. program must include a minimum of 30 graduate semester hours of course work, which must be in educational leadership, administration and supervision.</w:t>
      </w:r>
    </w:p>
    <w:p w:rsidR="002D47A5" w:rsidRPr="002D47A5"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sz w:val="18"/>
          <w:szCs w:val="18"/>
        </w:rPr>
      </w:pPr>
      <w:r w:rsidRPr="002D47A5">
        <w:rPr>
          <w:rFonts w:ascii="Times New Roman" w:hAnsi="Times New Roman"/>
          <w:color w:val="191919"/>
          <w:sz w:val="18"/>
          <w:szCs w:val="18"/>
        </w:rPr>
        <w:t xml:space="preserve">Six semester hours of graduate field experience at the building or system level. </w:t>
      </w:r>
    </w:p>
    <w:p w:rsidR="002D47A5" w:rsidRPr="002D47A5"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sz w:val="18"/>
          <w:szCs w:val="18"/>
        </w:rPr>
      </w:pPr>
      <w:r w:rsidRPr="002D47A5">
        <w:rPr>
          <w:rFonts w:ascii="Times New Roman" w:hAnsi="Times New Roman"/>
          <w:color w:val="191919"/>
          <w:sz w:val="18"/>
          <w:szCs w:val="18"/>
        </w:rPr>
        <w:t>Except for a maximum of 6 semester hours of transfer work, all credits used in the Ed.S. program must be earned in residence at</w:t>
      </w:r>
      <w:r w:rsidRPr="002D47A5">
        <w:rPr>
          <w:rFonts w:ascii="Times New Roman" w:hAnsi="Times New Roman"/>
          <w:color w:val="191919"/>
          <w:spacing w:val="-10"/>
          <w:sz w:val="18"/>
          <w:szCs w:val="18"/>
        </w:rPr>
        <w:t xml:space="preserve"> </w:t>
      </w:r>
      <w:r w:rsidRPr="002D47A5">
        <w:rPr>
          <w:rFonts w:ascii="Times New Roman" w:hAnsi="Times New Roman"/>
          <w:color w:val="191919"/>
          <w:sz w:val="18"/>
          <w:szCs w:val="18"/>
        </w:rPr>
        <w:t>Albany State Universit</w:t>
      </w:r>
      <w:r w:rsidRPr="002D47A5">
        <w:rPr>
          <w:rFonts w:ascii="Times New Roman" w:hAnsi="Times New Roman"/>
          <w:color w:val="191919"/>
          <w:spacing w:val="-12"/>
          <w:sz w:val="18"/>
          <w:szCs w:val="18"/>
        </w:rPr>
        <w:t>y</w:t>
      </w:r>
      <w:r w:rsidRPr="002D47A5">
        <w:rPr>
          <w:rFonts w:ascii="Times New Roman" w:hAnsi="Times New Roman"/>
          <w:color w:val="191919"/>
          <w:sz w:val="18"/>
          <w:szCs w:val="18"/>
        </w:rPr>
        <w:t>.</w:t>
      </w:r>
    </w:p>
    <w:p w:rsidR="002D47A5" w:rsidRPr="002D47A5" w:rsidRDefault="002D47A5" w:rsidP="002D47A5">
      <w:pPr>
        <w:pStyle w:val="ListParagraph"/>
        <w:widowControl w:val="0"/>
        <w:tabs>
          <w:tab w:val="left" w:pos="1530"/>
        </w:tabs>
        <w:autoSpaceDE w:val="0"/>
        <w:autoSpaceDN w:val="0"/>
        <w:adjustRightInd w:val="0"/>
        <w:spacing w:before="9" w:after="0" w:line="250" w:lineRule="auto"/>
        <w:ind w:left="1080" w:right="180"/>
        <w:jc w:val="both"/>
        <w:rPr>
          <w:rFonts w:ascii="Times New Roman" w:hAnsi="Times New Roman"/>
          <w:color w:val="191919"/>
          <w:sz w:val="18"/>
          <w:szCs w:val="18"/>
        </w:rPr>
      </w:pPr>
    </w:p>
    <w:p w:rsidR="002D47A5" w:rsidRDefault="002D47A5" w:rsidP="002D47A5">
      <w:pPr>
        <w:widowControl w:val="0"/>
        <w:autoSpaceDE w:val="0"/>
        <w:autoSpaceDN w:val="0"/>
        <w:adjustRightInd w:val="0"/>
        <w:spacing w:after="0" w:line="250" w:lineRule="auto"/>
        <w:ind w:left="360" w:right="180" w:firstLine="0"/>
        <w:rPr>
          <w:rFonts w:ascii="Times New Roman" w:hAnsi="Times New Roman"/>
          <w:color w:val="000000"/>
          <w:sz w:val="18"/>
          <w:szCs w:val="18"/>
        </w:rPr>
      </w:pPr>
      <w:r>
        <w:rPr>
          <w:rFonts w:ascii="Times New Roman" w:hAnsi="Times New Roman"/>
          <w:b/>
          <w:bCs/>
          <w:color w:val="191919"/>
          <w:sz w:val="18"/>
          <w:szCs w:val="18"/>
        </w:rPr>
        <w:t>Note:</w:t>
      </w:r>
      <w:r>
        <w:rPr>
          <w:rFonts w:ascii="Times New Roman" w:hAnsi="Times New Roman"/>
          <w:b/>
          <w:bCs/>
          <w:color w:val="191919"/>
          <w:spacing w:val="42"/>
          <w:sz w:val="18"/>
          <w:szCs w:val="18"/>
        </w:rPr>
        <w:t xml:space="preserve"> </w:t>
      </w:r>
      <w:r>
        <w:rPr>
          <w:rFonts w:ascii="Times New Roman" w:hAnsi="Times New Roman"/>
          <w:b/>
          <w:bCs/>
          <w:color w:val="191919"/>
          <w:sz w:val="18"/>
          <w:szCs w:val="18"/>
        </w:rPr>
        <w:t>The new p</w:t>
      </w:r>
      <w:r>
        <w:rPr>
          <w:rFonts w:ascii="Times New Roman" w:hAnsi="Times New Roman"/>
          <w:b/>
          <w:bCs/>
          <w:color w:val="191919"/>
          <w:spacing w:val="-3"/>
          <w:sz w:val="18"/>
          <w:szCs w:val="18"/>
        </w:rPr>
        <w:t>r</w:t>
      </w:r>
      <w:r>
        <w:rPr>
          <w:rFonts w:ascii="Times New Roman" w:hAnsi="Times New Roman"/>
          <w:b/>
          <w:bCs/>
          <w:color w:val="191919"/>
          <w:sz w:val="18"/>
          <w:szCs w:val="18"/>
        </w:rPr>
        <w:t>ogram of study for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the performance-based Specialist P</w:t>
      </w:r>
      <w:r>
        <w:rPr>
          <w:rFonts w:ascii="Times New Roman" w:hAnsi="Times New Roman"/>
          <w:b/>
          <w:bCs/>
          <w:color w:val="191919"/>
          <w:spacing w:val="-3"/>
          <w:sz w:val="18"/>
          <w:szCs w:val="18"/>
        </w:rPr>
        <w:t>r</w:t>
      </w:r>
      <w:r>
        <w:rPr>
          <w:rFonts w:ascii="Times New Roman" w:hAnsi="Times New Roman"/>
          <w:b/>
          <w:bCs/>
          <w:color w:val="191919"/>
          <w:sz w:val="18"/>
          <w:szCs w:val="18"/>
        </w:rPr>
        <w:t>ogram is under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 xml:space="preserve">developmental </w:t>
      </w:r>
      <w:r>
        <w:rPr>
          <w:rFonts w:ascii="Times New Roman" w:hAnsi="Times New Roman"/>
          <w:b/>
          <w:bCs/>
          <w:color w:val="191919"/>
          <w:spacing w:val="-3"/>
          <w:sz w:val="18"/>
          <w:szCs w:val="18"/>
        </w:rPr>
        <w:t>r</w:t>
      </w:r>
      <w:r>
        <w:rPr>
          <w:rFonts w:ascii="Times New Roman" w:hAnsi="Times New Roman"/>
          <w:b/>
          <w:bCs/>
          <w:color w:val="191919"/>
          <w:sz w:val="18"/>
          <w:szCs w:val="18"/>
        </w:rPr>
        <w:t>eview for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app</w:t>
      </w:r>
      <w:r>
        <w:rPr>
          <w:rFonts w:ascii="Times New Roman" w:hAnsi="Times New Roman"/>
          <w:b/>
          <w:bCs/>
          <w:color w:val="191919"/>
          <w:spacing w:val="-3"/>
          <w:sz w:val="18"/>
          <w:szCs w:val="18"/>
        </w:rPr>
        <w:t>r</w:t>
      </w:r>
      <w:r>
        <w:rPr>
          <w:rFonts w:ascii="Times New Roman" w:hAnsi="Times New Roman"/>
          <w:b/>
          <w:bCs/>
          <w:color w:val="191919"/>
          <w:sz w:val="18"/>
          <w:szCs w:val="18"/>
        </w:rPr>
        <w:t>oval by the Georgia P</w:t>
      </w:r>
      <w:r>
        <w:rPr>
          <w:rFonts w:ascii="Times New Roman" w:hAnsi="Times New Roman"/>
          <w:b/>
          <w:bCs/>
          <w:color w:val="191919"/>
          <w:spacing w:val="-3"/>
          <w:sz w:val="18"/>
          <w:szCs w:val="18"/>
        </w:rPr>
        <w:t>r</w:t>
      </w:r>
      <w:r>
        <w:rPr>
          <w:rFonts w:ascii="Times New Roman" w:hAnsi="Times New Roman"/>
          <w:b/>
          <w:bCs/>
          <w:color w:val="191919"/>
          <w:sz w:val="18"/>
          <w:szCs w:val="18"/>
        </w:rPr>
        <w:t>ofessional Standard</w:t>
      </w:r>
      <w:r>
        <w:rPr>
          <w:rFonts w:ascii="Times New Roman" w:hAnsi="Times New Roman"/>
          <w:b/>
          <w:bCs/>
          <w:color w:val="191919"/>
          <w:spacing w:val="-7"/>
          <w:sz w:val="18"/>
          <w:szCs w:val="18"/>
        </w:rPr>
        <w:t>’</w:t>
      </w:r>
      <w:r>
        <w:rPr>
          <w:rFonts w:ascii="Times New Roman" w:hAnsi="Times New Roman"/>
          <w:b/>
          <w:bCs/>
          <w:color w:val="191919"/>
          <w:sz w:val="18"/>
          <w:szCs w:val="18"/>
        </w:rPr>
        <w:t>s Commission. Please contact your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academic advisor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for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the p</w:t>
      </w:r>
      <w:r>
        <w:rPr>
          <w:rFonts w:ascii="Times New Roman" w:hAnsi="Times New Roman"/>
          <w:b/>
          <w:bCs/>
          <w:color w:val="191919"/>
          <w:spacing w:val="-3"/>
          <w:sz w:val="18"/>
          <w:szCs w:val="18"/>
        </w:rPr>
        <w:t>r</w:t>
      </w:r>
      <w:r>
        <w:rPr>
          <w:rFonts w:ascii="Times New Roman" w:hAnsi="Times New Roman"/>
          <w:b/>
          <w:bCs/>
          <w:color w:val="191919"/>
          <w:sz w:val="18"/>
          <w:szCs w:val="18"/>
        </w:rPr>
        <w:t>ogram of stud</w:t>
      </w:r>
      <w:r>
        <w:rPr>
          <w:rFonts w:ascii="Times New Roman" w:hAnsi="Times New Roman"/>
          <w:b/>
          <w:bCs/>
          <w:color w:val="191919"/>
          <w:spacing w:val="-10"/>
          <w:sz w:val="18"/>
          <w:szCs w:val="18"/>
        </w:rPr>
        <w:t>y</w:t>
      </w:r>
      <w:r>
        <w:rPr>
          <w:rFonts w:ascii="Times New Roman" w:hAnsi="Times New Roman"/>
          <w:b/>
          <w:bCs/>
          <w:color w:val="191919"/>
          <w:sz w:val="18"/>
          <w:szCs w:val="18"/>
        </w:rPr>
        <w:t>.</w:t>
      </w: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114BDE" w:rsidRPr="00BB4865" w:rsidRDefault="00114BDE" w:rsidP="00114BDE">
      <w:pPr>
        <w:pStyle w:val="Heading2"/>
        <w:spacing w:before="0"/>
        <w:ind w:left="360" w:right="180" w:firstLine="0"/>
        <w:rPr>
          <w:rFonts w:ascii="Times New Roman" w:hAnsi="Times New Roman" w:cs="Times New Roman"/>
          <w:color w:val="808080" w:themeColor="background1" w:themeShade="80"/>
          <w:sz w:val="28"/>
          <w:szCs w:val="28"/>
        </w:rPr>
      </w:pPr>
      <w:bookmarkStart w:id="300" w:name="_Toc294969761"/>
      <w:bookmarkStart w:id="301" w:name="_Toc295897025"/>
      <w:r w:rsidRPr="00BB4865">
        <w:rPr>
          <w:rFonts w:ascii="Times New Roman" w:hAnsi="Times New Roman" w:cs="Times New Roman"/>
          <w:color w:val="808080" w:themeColor="background1" w:themeShade="80"/>
          <w:sz w:val="28"/>
          <w:szCs w:val="28"/>
        </w:rPr>
        <w:t>COURSE DESCRIPTIONS</w:t>
      </w:r>
      <w:bookmarkEnd w:id="300"/>
      <w:bookmarkEnd w:id="301"/>
    </w:p>
    <w:p w:rsidR="00C77593"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6651- Educational Facilities Planning...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p>
    <w:p w:rsidR="00FB5121" w:rsidRDefault="00FB5121" w:rsidP="00C77593">
      <w:pPr>
        <w:widowControl w:val="0"/>
        <w:autoSpaceDE w:val="0"/>
        <w:autoSpaceDN w:val="0"/>
        <w:adjustRightInd w:val="0"/>
        <w:spacing w:before="40" w:after="0" w:line="251" w:lineRule="auto"/>
        <w:ind w:left="360" w:right="180" w:firstLine="0"/>
        <w:jc w:val="both"/>
        <w:rPr>
          <w:rFonts w:ascii="Times New Roman" w:hAnsi="Times New Roman"/>
          <w:color w:val="191919"/>
          <w:sz w:val="20"/>
          <w:szCs w:val="20"/>
        </w:rPr>
        <w:sectPr w:rsidR="00FB5121" w:rsidSect="00C21518">
          <w:headerReference w:type="even" r:id="rId53"/>
          <w:pgSz w:w="12240" w:h="15840" w:code="1"/>
          <w:pgMar w:top="720" w:right="720" w:bottom="288" w:left="1440" w:header="720" w:footer="288" w:gutter="0"/>
          <w:cols w:space="720"/>
          <w:docGrid w:linePitch="360"/>
        </w:sectPr>
      </w:pPr>
    </w:p>
    <w:p w:rsidR="00C77593"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methods and procedures for writing educational specifications and related areas of educational planning is o</w:t>
      </w:r>
      <w:r>
        <w:rPr>
          <w:rFonts w:ascii="Times New Roman" w:hAnsi="Times New Roman"/>
          <w:color w:val="191919"/>
          <w:spacing w:val="-4"/>
          <w:sz w:val="20"/>
          <w:szCs w:val="20"/>
        </w:rPr>
        <w:t>r</w:t>
      </w:r>
      <w:r>
        <w:rPr>
          <w:rFonts w:ascii="Times New Roman" w:hAnsi="Times New Roman"/>
          <w:color w:val="191919"/>
          <w:sz w:val="20"/>
          <w:szCs w:val="20"/>
        </w:rPr>
        <w:t>ganized. Consideration is given to controlling learning environments, adding flexibilit</w:t>
      </w:r>
      <w:r>
        <w:rPr>
          <w:rFonts w:ascii="Times New Roman" w:hAnsi="Times New Roman"/>
          <w:color w:val="191919"/>
          <w:spacing w:val="-13"/>
          <w:sz w:val="20"/>
          <w:szCs w:val="20"/>
        </w:rPr>
        <w:t>y</w:t>
      </w:r>
      <w:r>
        <w:rPr>
          <w:rFonts w:ascii="Times New Roman" w:hAnsi="Times New Roman"/>
          <w:color w:val="191919"/>
          <w:sz w:val="20"/>
          <w:szCs w:val="20"/>
        </w:rPr>
        <w:t>, selecting furniture and selecting and maintaining equipment.</w:t>
      </w:r>
    </w:p>
    <w:p w:rsidR="00C77593" w:rsidRDefault="00C77593" w:rsidP="00C77593">
      <w:pPr>
        <w:widowControl w:val="0"/>
        <w:autoSpaceDE w:val="0"/>
        <w:autoSpaceDN w:val="0"/>
        <w:adjustRightInd w:val="0"/>
        <w:spacing w:after="0" w:line="229"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6655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Principal as Instructional Leader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..........................................................3(3-0)</w:t>
      </w:r>
    </w:p>
    <w:p w:rsidR="00C77593" w:rsidRDefault="00C77593" w:rsidP="00C77593">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This is an advanced course in school administration for students in the Education Specialist Performance-Based Program specializing in building level administration. </w:t>
      </w:r>
      <w:r>
        <w:rPr>
          <w:rFonts w:ascii="Times New Roman" w:hAnsi="Times New Roman"/>
          <w:color w:val="191919"/>
          <w:spacing w:val="39"/>
          <w:sz w:val="20"/>
          <w:szCs w:val="20"/>
        </w:rPr>
        <w:t xml:space="preserve"> </w:t>
      </w:r>
      <w:r>
        <w:rPr>
          <w:rFonts w:ascii="Times New Roman" w:hAnsi="Times New Roman"/>
          <w:color w:val="191919"/>
          <w:sz w:val="20"/>
          <w:szCs w:val="20"/>
        </w:rPr>
        <w:t>Although some emphasis will be placed on management  and structure of the school, the major focus is on the role of the principal in creating and maintaining a program of instructional excellence.</w:t>
      </w:r>
      <w:r>
        <w:rPr>
          <w:rFonts w:ascii="Times New Roman" w:hAnsi="Times New Roman"/>
          <w:color w:val="191919"/>
          <w:spacing w:val="47"/>
          <w:sz w:val="20"/>
          <w:szCs w:val="20"/>
        </w:rPr>
        <w:t xml:space="preserve"> </w:t>
      </w:r>
      <w:r>
        <w:rPr>
          <w:rFonts w:ascii="Times New Roman" w:hAnsi="Times New Roman"/>
          <w:color w:val="191919"/>
          <w:sz w:val="20"/>
          <w:szCs w:val="20"/>
        </w:rPr>
        <w:t>Thus, every facet of the course will lead to creating a school leader who is able and willing to pro- mote student achievement.</w:t>
      </w:r>
    </w:p>
    <w:p w:rsidR="00C77593"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6670 - School Financ</w:t>
      </w:r>
      <w:r>
        <w:rPr>
          <w:rFonts w:ascii="Times New Roman" w:hAnsi="Times New Roman"/>
          <w:b/>
          <w:bCs/>
          <w:color w:val="191919"/>
          <w:spacing w:val="4"/>
          <w:sz w:val="20"/>
          <w:szCs w:val="20"/>
        </w:rPr>
        <w:t>e</w:t>
      </w:r>
      <w:r>
        <w:rPr>
          <w:rFonts w:ascii="Times New Roman" w:hAnsi="Times New Roman"/>
          <w:b/>
          <w:bCs/>
          <w:color w:val="191919"/>
          <w:sz w:val="20"/>
          <w:szCs w:val="20"/>
        </w:rPr>
        <w:t xml:space="preserve">..................................................................................................3(3-0) </w:t>
      </w:r>
    </w:p>
    <w:p w:rsidR="00C77593"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Students examine theories of financing public elementary and secondary schools with special attention to the Geo</w:t>
      </w:r>
      <w:r>
        <w:rPr>
          <w:rFonts w:ascii="Times New Roman" w:hAnsi="Times New Roman"/>
          <w:color w:val="191919"/>
          <w:spacing w:val="-4"/>
          <w:sz w:val="20"/>
          <w:szCs w:val="20"/>
        </w:rPr>
        <w:t>r</w:t>
      </w:r>
      <w:r>
        <w:rPr>
          <w:rFonts w:ascii="Times New Roman" w:hAnsi="Times New Roman"/>
          <w:color w:val="191919"/>
          <w:sz w:val="20"/>
          <w:szCs w:val="20"/>
        </w:rPr>
        <w:t>gia mode. Basic overview of taxation and bond issues is reviewed.</w:t>
      </w:r>
    </w:p>
    <w:p w:rsidR="00C77593"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6681 - Recent</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 in Supervision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.........................................................................3(3-0) </w:t>
      </w:r>
    </w:p>
    <w:p w:rsidR="00C77593"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Recent trends in supervision are reviewed.</w:t>
      </w:r>
      <w:r>
        <w:rPr>
          <w:rFonts w:ascii="Times New Roman" w:hAnsi="Times New Roman"/>
          <w:color w:val="191919"/>
          <w:spacing w:val="-4"/>
          <w:sz w:val="20"/>
          <w:szCs w:val="20"/>
        </w:rPr>
        <w:t xml:space="preserve"> </w:t>
      </w:r>
      <w:r>
        <w:rPr>
          <w:rFonts w:ascii="Times New Roman" w:hAnsi="Times New Roman"/>
          <w:color w:val="191919"/>
          <w:sz w:val="20"/>
          <w:szCs w:val="20"/>
        </w:rPr>
        <w:t>The identification of problems arising in the practice of supervising as well as the evaluation procedures in today</w:t>
      </w:r>
      <w:r>
        <w:rPr>
          <w:rFonts w:ascii="Times New Roman" w:hAnsi="Times New Roman"/>
          <w:color w:val="191919"/>
          <w:spacing w:val="-11"/>
          <w:sz w:val="20"/>
          <w:szCs w:val="20"/>
        </w:rPr>
        <w:t>’</w:t>
      </w:r>
      <w:r>
        <w:rPr>
          <w:rFonts w:ascii="Times New Roman" w:hAnsi="Times New Roman"/>
          <w:color w:val="191919"/>
          <w:sz w:val="20"/>
          <w:szCs w:val="20"/>
        </w:rPr>
        <w:t>s schools will be presented.</w:t>
      </w:r>
    </w:p>
    <w:p w:rsidR="00C77593"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6685 - School and Community Relations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p>
    <w:p w:rsidR="00C77593"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Students study school-community relations and their impact on the school operation. Emphasis is on the influence of the social forces on the school.</w:t>
      </w:r>
    </w:p>
    <w:p w:rsidR="00C77593"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6710 -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Superintendent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.........................................................................................3(3-0)</w:t>
      </w:r>
    </w:p>
    <w:p w:rsidR="00C77593"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 course is an intensive study of the research literature on the school superintendent. Executive leadership responsibilities, roles and styles with inferences on superintendent/school board relationship are considered.</w:t>
      </w:r>
    </w:p>
    <w:p w:rsidR="00C77593"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67</w:t>
      </w:r>
      <w:r>
        <w:rPr>
          <w:rFonts w:ascii="Times New Roman" w:hAnsi="Times New Roman"/>
          <w:b/>
          <w:bCs/>
          <w:color w:val="191919"/>
          <w:spacing w:val="-11"/>
          <w:sz w:val="20"/>
          <w:szCs w:val="20"/>
        </w:rPr>
        <w:t>1</w:t>
      </w:r>
      <w:r>
        <w:rPr>
          <w:rFonts w:ascii="Times New Roman" w:hAnsi="Times New Roman"/>
          <w:b/>
          <w:bCs/>
          <w:color w:val="191919"/>
          <w:sz w:val="20"/>
          <w:szCs w:val="20"/>
        </w:rPr>
        <w:t>1- Softwa</w:t>
      </w:r>
      <w:r>
        <w:rPr>
          <w:rFonts w:ascii="Times New Roman" w:hAnsi="Times New Roman"/>
          <w:b/>
          <w:bCs/>
          <w:color w:val="191919"/>
          <w:spacing w:val="-4"/>
          <w:sz w:val="20"/>
          <w:szCs w:val="20"/>
        </w:rPr>
        <w:t>r</w:t>
      </w:r>
      <w:r>
        <w:rPr>
          <w:rFonts w:ascii="Times New Roman" w:hAnsi="Times New Roman"/>
          <w:b/>
          <w:bCs/>
          <w:color w:val="191919"/>
          <w:sz w:val="20"/>
          <w:szCs w:val="20"/>
        </w:rPr>
        <w:t>e Systems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7"/>
          <w:sz w:val="20"/>
          <w:szCs w:val="20"/>
        </w:rPr>
        <w:t>n</w:t>
      </w:r>
      <w:r>
        <w:rPr>
          <w:rFonts w:ascii="Times New Roman" w:hAnsi="Times New Roman"/>
          <w:b/>
          <w:bCs/>
          <w:color w:val="191919"/>
          <w:sz w:val="20"/>
          <w:szCs w:val="20"/>
        </w:rPr>
        <w:t xml:space="preserve">..........................................3(3-0) </w:t>
      </w:r>
    </w:p>
    <w:p w:rsidR="00C77593"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Students examine administrative computer software currently used in Geo</w:t>
      </w:r>
      <w:r>
        <w:rPr>
          <w:rFonts w:ascii="Times New Roman" w:hAnsi="Times New Roman"/>
          <w:color w:val="191919"/>
          <w:spacing w:val="-4"/>
          <w:sz w:val="20"/>
          <w:szCs w:val="20"/>
        </w:rPr>
        <w:t>r</w:t>
      </w:r>
      <w:r>
        <w:rPr>
          <w:rFonts w:ascii="Times New Roman" w:hAnsi="Times New Roman"/>
          <w:color w:val="191919"/>
          <w:sz w:val="20"/>
          <w:szCs w:val="20"/>
        </w:rPr>
        <w:t>gia school systems such as pupil accounting, grade reporting, grade posting, food service accounting, class scheduling, discipline records, communication systems, multimedia presentation systems, activity fund accounting, general fund accounting, personnel records, purchasing, bus scheduling, maintenance and repair scheduling, payroll, budgeting and balance sheet preparation.</w:t>
      </w:r>
    </w:p>
    <w:p w:rsidR="00C77593"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6733 - Educational Policy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C77593"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C77593"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6785 - Imp</w:t>
      </w:r>
      <w:r>
        <w:rPr>
          <w:rFonts w:ascii="Times New Roman" w:hAnsi="Times New Roman"/>
          <w:b/>
          <w:bCs/>
          <w:color w:val="191919"/>
          <w:spacing w:val="-4"/>
          <w:sz w:val="20"/>
          <w:szCs w:val="20"/>
        </w:rPr>
        <w:t>r</w:t>
      </w:r>
      <w:r>
        <w:rPr>
          <w:rFonts w:ascii="Times New Roman" w:hAnsi="Times New Roman"/>
          <w:b/>
          <w:bCs/>
          <w:color w:val="191919"/>
          <w:sz w:val="20"/>
          <w:szCs w:val="20"/>
        </w:rPr>
        <w:t>ovement of Instruction</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 xml:space="preserve">............................................................................3(3-0) </w:t>
      </w:r>
    </w:p>
    <w:p w:rsidR="00C77593"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aught from the context of the building principal, this course considers problems and techniques of improving the results of school instruction.</w:t>
      </w: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114BDE">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114BDE">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Pr="00AB16FB" w:rsidRDefault="00114BDE" w:rsidP="00114BDE">
      <w:pPr>
        <w:pStyle w:val="Heading1"/>
        <w:spacing w:before="0"/>
        <w:ind w:left="360" w:right="180" w:firstLine="0"/>
        <w:rPr>
          <w:rFonts w:ascii="Impact" w:hAnsi="Impact" w:cs="Impact"/>
          <w:color w:val="808080" w:themeColor="background1" w:themeShade="80"/>
          <w:sz w:val="36"/>
          <w:szCs w:val="36"/>
        </w:rPr>
      </w:pPr>
      <w:bookmarkStart w:id="302" w:name="_Toc294969762"/>
      <w:bookmarkStart w:id="303" w:name="_Toc295897026"/>
      <w:r w:rsidRPr="00AB16FB">
        <w:rPr>
          <w:rFonts w:ascii="Impact" w:hAnsi="Impact" w:cs="Impact"/>
          <w:color w:val="808080" w:themeColor="background1" w:themeShade="80"/>
          <w:sz w:val="36"/>
          <w:szCs w:val="36"/>
        </w:rPr>
        <w:t>ENGLISH EDUC</w:t>
      </w:r>
      <w:r w:rsidRPr="00AB16FB">
        <w:rPr>
          <w:rFonts w:ascii="Impact" w:hAnsi="Impact" w:cs="Impact"/>
          <w:color w:val="808080" w:themeColor="background1" w:themeShade="80"/>
          <w:spacing w:val="-19"/>
          <w:sz w:val="36"/>
          <w:szCs w:val="36"/>
        </w:rPr>
        <w:t>A</w:t>
      </w:r>
      <w:r w:rsidRPr="00AB16FB">
        <w:rPr>
          <w:rFonts w:ascii="Impact" w:hAnsi="Impact" w:cs="Impact"/>
          <w:color w:val="808080" w:themeColor="background1" w:themeShade="80"/>
          <w:sz w:val="36"/>
          <w:szCs w:val="36"/>
        </w:rPr>
        <w:t>TION</w:t>
      </w:r>
      <w:bookmarkEnd w:id="302"/>
      <w:bookmarkEnd w:id="303"/>
    </w:p>
    <w:p w:rsidR="00114BDE" w:rsidRDefault="00114BDE" w:rsidP="006602A1">
      <w:pPr>
        <w:widowControl w:val="0"/>
        <w:autoSpaceDE w:val="0"/>
        <w:autoSpaceDN w:val="0"/>
        <w:adjustRightInd w:val="0"/>
        <w:spacing w:before="26" w:after="0" w:line="250" w:lineRule="auto"/>
        <w:ind w:left="360" w:right="180" w:firstLine="360"/>
        <w:jc w:val="both"/>
        <w:rPr>
          <w:rFonts w:ascii="Times New Roman" w:hAnsi="Times New Roman"/>
          <w:sz w:val="20"/>
          <w:szCs w:val="20"/>
        </w:rPr>
      </w:pPr>
      <w:r>
        <w:rPr>
          <w:rFonts w:ascii="Times New Roman" w:hAnsi="Times New Roman"/>
          <w:color w:val="000000"/>
          <w:sz w:val="18"/>
          <w:szCs w:val="18"/>
        </w:rPr>
        <w:t>The English Education Program (M.Ed.) is a fifth-year course of study for advanced prepar</w:t>
      </w:r>
      <w:r>
        <w:rPr>
          <w:rFonts w:ascii="Times New Roman" w:hAnsi="Times New Roman"/>
          <w:color w:val="000000"/>
          <w:spacing w:val="-1"/>
          <w:sz w:val="18"/>
          <w:szCs w:val="18"/>
        </w:rPr>
        <w:t>a</w:t>
      </w:r>
      <w:r>
        <w:rPr>
          <w:rFonts w:ascii="Times New Roman" w:hAnsi="Times New Roman"/>
          <w:color w:val="000000"/>
          <w:sz w:val="20"/>
          <w:szCs w:val="20"/>
        </w:rPr>
        <w:t xml:space="preserve">tion of secondary teachers of English </w:t>
      </w:r>
      <w:r w:rsidR="00041535">
        <w:rPr>
          <w:rFonts w:ascii="Times New Roman" w:hAnsi="Times New Roman"/>
          <w:color w:val="000000"/>
          <w:sz w:val="20"/>
          <w:szCs w:val="20"/>
        </w:rPr>
        <w:t>leading to a T5 teaching certificate</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z w:val="20"/>
          <w:szCs w:val="20"/>
        </w:rPr>
        <w:t xml:space="preserve">The program requires a total of 36 semester hours, with a minimum of 21 hours in required and elective graduate English courses </w:t>
      </w:r>
      <w:r>
        <w:rPr>
          <w:rFonts w:ascii="Times New Roman" w:hAnsi="Times New Roman"/>
          <w:sz w:val="20"/>
          <w:szCs w:val="20"/>
        </w:rPr>
        <w:t xml:space="preserve">and 15 hours in education or related fields. </w:t>
      </w:r>
      <w:r w:rsidR="00041535">
        <w:rPr>
          <w:rFonts w:ascii="Times New Roman" w:hAnsi="Times New Roman"/>
          <w:sz w:val="20"/>
          <w:szCs w:val="20"/>
        </w:rPr>
        <w:t>Students must remain in good academic standing in the program and are required to pass a written comprehensive examination near the end of their</w:t>
      </w:r>
      <w:r w:rsidR="006602A1">
        <w:rPr>
          <w:rFonts w:ascii="Times New Roman" w:hAnsi="Times New Roman"/>
          <w:sz w:val="20"/>
          <w:szCs w:val="20"/>
        </w:rPr>
        <w:t xml:space="preserve"> </w:t>
      </w:r>
      <w:r w:rsidR="00041535">
        <w:rPr>
          <w:rFonts w:ascii="Times New Roman" w:hAnsi="Times New Roman"/>
          <w:sz w:val="20"/>
          <w:szCs w:val="20"/>
        </w:rPr>
        <w:t>course of stud</w:t>
      </w:r>
      <w:r w:rsidR="00041535">
        <w:rPr>
          <w:rFonts w:ascii="Times New Roman" w:hAnsi="Times New Roman"/>
          <w:spacing w:val="-13"/>
          <w:sz w:val="20"/>
          <w:szCs w:val="20"/>
        </w:rPr>
        <w:t>y</w:t>
      </w:r>
      <w:r w:rsidR="00041535">
        <w:rPr>
          <w:rFonts w:ascii="Times New Roman" w:hAnsi="Times New Roman"/>
          <w:sz w:val="20"/>
          <w:szCs w:val="20"/>
        </w:rPr>
        <w:t>.</w:t>
      </w:r>
      <w:r w:rsidR="00041535">
        <w:rPr>
          <w:rFonts w:ascii="Times New Roman" w:hAnsi="Times New Roman"/>
          <w:spacing w:val="-4"/>
          <w:sz w:val="20"/>
          <w:szCs w:val="20"/>
        </w:rPr>
        <w:t xml:space="preserve"> </w:t>
      </w:r>
      <w:r w:rsidR="00041535">
        <w:rPr>
          <w:rFonts w:ascii="Times New Roman" w:hAnsi="Times New Roman"/>
          <w:sz w:val="20"/>
          <w:szCs w:val="20"/>
        </w:rPr>
        <w:t xml:space="preserve">The program </w:t>
      </w:r>
      <w:r w:rsidR="00041535" w:rsidRPr="0043434E">
        <w:rPr>
          <w:rFonts w:ascii="Times New Roman" w:hAnsi="Times New Roman"/>
          <w:sz w:val="20"/>
          <w:szCs w:val="20"/>
          <w:highlight w:val="yellow"/>
        </w:rPr>
        <w:t>is intended for applicants currently possessing renewable teaching certificates and</w:t>
      </w:r>
      <w:r w:rsidR="00041535">
        <w:rPr>
          <w:rFonts w:ascii="Times New Roman" w:hAnsi="Times New Roman"/>
          <w:sz w:val="20"/>
          <w:szCs w:val="20"/>
        </w:rPr>
        <w:t xml:space="preserve"> provides an opportunity for students to strengthen strategic </w:t>
      </w:r>
      <w:r w:rsidR="00041535" w:rsidRPr="0043434E">
        <w:rPr>
          <w:rFonts w:ascii="Times New Roman" w:hAnsi="Times New Roman"/>
          <w:sz w:val="20"/>
          <w:szCs w:val="20"/>
          <w:highlight w:val="yellow"/>
        </w:rPr>
        <w:t>academic</w:t>
      </w:r>
      <w:r w:rsidR="00041535">
        <w:rPr>
          <w:rFonts w:ascii="Times New Roman" w:hAnsi="Times New Roman"/>
          <w:sz w:val="20"/>
          <w:szCs w:val="20"/>
        </w:rPr>
        <w:t xml:space="preserve"> and pedagogical areas and to relate coursework to classroom teaching and learning </w:t>
      </w:r>
      <w:r w:rsidR="00041535" w:rsidRPr="0043434E">
        <w:rPr>
          <w:rFonts w:ascii="Times New Roman" w:hAnsi="Times New Roman"/>
          <w:sz w:val="20"/>
          <w:szCs w:val="20"/>
          <w:highlight w:val="yellow"/>
        </w:rPr>
        <w:t>experiences</w:t>
      </w:r>
      <w:r w:rsidR="00041535">
        <w:rPr>
          <w:rFonts w:ascii="Times New Roman" w:hAnsi="Times New Roman"/>
          <w:sz w:val="20"/>
          <w:szCs w:val="20"/>
        </w:rPr>
        <w:t>.</w:t>
      </w:r>
    </w:p>
    <w:p w:rsidR="00114BDE"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28"/>
          <w:szCs w:val="28"/>
        </w:rPr>
      </w:pPr>
      <w:bookmarkStart w:id="304" w:name="_Toc294969763"/>
      <w:bookmarkStart w:id="305" w:name="_Toc295897027"/>
      <w:r w:rsidRPr="00AB16FB">
        <w:rPr>
          <w:rFonts w:ascii="Times New Roman" w:hAnsi="Times New Roman"/>
          <w:bCs w:val="0"/>
          <w:color w:val="808080" w:themeColor="background1" w:themeShade="80"/>
          <w:sz w:val="28"/>
          <w:szCs w:val="28"/>
        </w:rPr>
        <w:t>Objectives of the P</w:t>
      </w:r>
      <w:r w:rsidRPr="00AB16FB">
        <w:rPr>
          <w:rFonts w:ascii="Times New Roman" w:hAnsi="Times New Roman"/>
          <w:bCs w:val="0"/>
          <w:color w:val="808080" w:themeColor="background1" w:themeShade="80"/>
          <w:spacing w:val="-5"/>
          <w:sz w:val="28"/>
          <w:szCs w:val="28"/>
        </w:rPr>
        <w:t>r</w:t>
      </w:r>
      <w:r w:rsidRPr="00AB16FB">
        <w:rPr>
          <w:rFonts w:ascii="Times New Roman" w:hAnsi="Times New Roman"/>
          <w:bCs w:val="0"/>
          <w:color w:val="808080" w:themeColor="background1" w:themeShade="80"/>
          <w:sz w:val="28"/>
          <w:szCs w:val="28"/>
        </w:rPr>
        <w:t>ogram</w:t>
      </w:r>
      <w:bookmarkEnd w:id="304"/>
      <w:bookmarkEnd w:id="305"/>
    </w:p>
    <w:p w:rsidR="00114BDE" w:rsidRPr="00640B1C" w:rsidRDefault="00114BDE" w:rsidP="00BB4865">
      <w:pPr>
        <w:pStyle w:val="BalloonText"/>
        <w:widowControl w:val="0"/>
        <w:numPr>
          <w:ilvl w:val="0"/>
          <w:numId w:val="29"/>
        </w:numPr>
        <w:autoSpaceDE w:val="0"/>
        <w:autoSpaceDN w:val="0"/>
        <w:adjustRightInd w:val="0"/>
        <w:spacing w:before="37"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increase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knowledge of</w:t>
      </w:r>
      <w:r w:rsidRPr="00640B1C">
        <w:rPr>
          <w:rFonts w:ascii="Times New Roman" w:hAnsi="Times New Roman"/>
          <w:spacing w:val="-11"/>
          <w:sz w:val="20"/>
          <w:szCs w:val="20"/>
        </w:rPr>
        <w:t xml:space="preserve"> </w:t>
      </w:r>
      <w:r w:rsidRPr="00640B1C">
        <w:rPr>
          <w:rFonts w:ascii="Times New Roman" w:hAnsi="Times New Roman"/>
          <w:sz w:val="20"/>
          <w:szCs w:val="20"/>
        </w:rPr>
        <w:t>American and English literature as well as the literatures of other nations, literary genres and literary critic</w:t>
      </w:r>
      <w:r>
        <w:rPr>
          <w:rFonts w:ascii="Times New Roman" w:hAnsi="Times New Roman"/>
          <w:sz w:val="20"/>
          <w:szCs w:val="20"/>
        </w:rPr>
        <w:t>ism, including awareness of mi</w:t>
      </w:r>
      <w:r w:rsidRPr="00640B1C">
        <w:rPr>
          <w:rFonts w:ascii="Times New Roman" w:hAnsi="Times New Roman"/>
          <w:sz w:val="20"/>
          <w:szCs w:val="20"/>
        </w:rPr>
        <w:t>nority and adolescent literature.</w:t>
      </w:r>
    </w:p>
    <w:p w:rsidR="00114BDE" w:rsidRPr="00640B1C"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enhance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knowledge and understanding of language learning and their relationships to various styles of teaching and learning.</w:t>
      </w:r>
    </w:p>
    <w:p w:rsidR="00114BDE" w:rsidRPr="00640B1C" w:rsidRDefault="00114BDE" w:rsidP="00BB4865">
      <w:pPr>
        <w:pStyle w:val="BalloonText"/>
        <w:widowControl w:val="0"/>
        <w:numPr>
          <w:ilvl w:val="0"/>
          <w:numId w:val="29"/>
        </w:numPr>
        <w:autoSpaceDE w:val="0"/>
        <w:autoSpaceDN w:val="0"/>
        <w:adjustRightInd w:val="0"/>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improve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competence in teaching communication.</w:t>
      </w:r>
    </w:p>
    <w:p w:rsidR="00114BDE" w:rsidRPr="00640B1C" w:rsidRDefault="00114BDE" w:rsidP="00BB4865">
      <w:pPr>
        <w:pStyle w:val="BalloonText"/>
        <w:widowControl w:val="0"/>
        <w:numPr>
          <w:ilvl w:val="0"/>
          <w:numId w:val="29"/>
        </w:numPr>
        <w:autoSpaceDE w:val="0"/>
        <w:autoSpaceDN w:val="0"/>
        <w:adjustRightInd w:val="0"/>
        <w:spacing w:before="10"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improve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understanding of and competence in developing e</w:t>
      </w:r>
      <w:r w:rsidRPr="00640B1C">
        <w:rPr>
          <w:rFonts w:ascii="Times New Roman" w:hAnsi="Times New Roman"/>
          <w:spacing w:val="-4"/>
          <w:sz w:val="20"/>
          <w:szCs w:val="20"/>
        </w:rPr>
        <w:t>f</w:t>
      </w:r>
      <w:r w:rsidRPr="00640B1C">
        <w:rPr>
          <w:rFonts w:ascii="Times New Roman" w:hAnsi="Times New Roman"/>
          <w:sz w:val="20"/>
          <w:szCs w:val="20"/>
        </w:rPr>
        <w:t>fective curricula for secondary English.</w:t>
      </w:r>
    </w:p>
    <w:p w:rsidR="00114BDE" w:rsidRPr="00640B1C"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o</w:t>
      </w:r>
      <w:r w:rsidRPr="00640B1C">
        <w:rPr>
          <w:rFonts w:ascii="Times New Roman" w:hAnsi="Times New Roman"/>
          <w:spacing w:val="-4"/>
          <w:sz w:val="20"/>
          <w:szCs w:val="20"/>
        </w:rPr>
        <w:t>f</w:t>
      </w:r>
      <w:r w:rsidRPr="00640B1C">
        <w:rPr>
          <w:rFonts w:ascii="Times New Roman" w:hAnsi="Times New Roman"/>
          <w:sz w:val="20"/>
          <w:szCs w:val="20"/>
        </w:rPr>
        <w:t>fer a sequential, holistic program of study which will strengthen strategic areas in the preparation of the secondary English teacher and provide opportunities for exploration of problems in teaching and learning English at the secondary level.</w:t>
      </w:r>
    </w:p>
    <w:p w:rsidR="00114BDE"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provide an opportunity for the English teacher to increase competence in other fields related to English, i.e., drama, speech and reading.</w:t>
      </w:r>
    </w:p>
    <w:p w:rsidR="006602A1" w:rsidRPr="00640B1C" w:rsidRDefault="006602A1"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sz w:val="20"/>
          <w:szCs w:val="20"/>
        </w:rPr>
      </w:pPr>
      <w:r w:rsidRPr="009B327E">
        <w:rPr>
          <w:rFonts w:ascii="Times New Roman" w:hAnsi="Times New Roman"/>
          <w:sz w:val="20"/>
          <w:szCs w:val="20"/>
          <w:highlight w:val="yellow"/>
        </w:rPr>
        <w:t>To prepare the English teacher for the successful application for a T</w:t>
      </w:r>
      <w:r>
        <w:rPr>
          <w:rFonts w:ascii="Times New Roman" w:hAnsi="Times New Roman"/>
          <w:sz w:val="20"/>
          <w:szCs w:val="20"/>
          <w:highlight w:val="yellow"/>
        </w:rPr>
        <w:t>-</w:t>
      </w:r>
      <w:r w:rsidRPr="009B327E">
        <w:rPr>
          <w:rFonts w:ascii="Times New Roman" w:hAnsi="Times New Roman"/>
          <w:sz w:val="20"/>
          <w:szCs w:val="20"/>
          <w:highlight w:val="yellow"/>
        </w:rPr>
        <w:t>5 certificate.</w:t>
      </w:r>
    </w:p>
    <w:p w:rsidR="00114BDE"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28"/>
          <w:szCs w:val="28"/>
        </w:rPr>
      </w:pPr>
      <w:bookmarkStart w:id="306" w:name="_Toc294969764"/>
      <w:bookmarkStart w:id="307" w:name="_Toc295897028"/>
      <w:r w:rsidRPr="00AB16FB">
        <w:rPr>
          <w:rFonts w:ascii="Times New Roman" w:hAnsi="Times New Roman"/>
          <w:bCs w:val="0"/>
          <w:color w:val="808080" w:themeColor="background1" w:themeShade="80"/>
          <w:sz w:val="28"/>
          <w:szCs w:val="28"/>
        </w:rPr>
        <w:t>Admission to the P</w:t>
      </w:r>
      <w:r w:rsidRPr="00AB16FB">
        <w:rPr>
          <w:rFonts w:ascii="Times New Roman" w:hAnsi="Times New Roman"/>
          <w:bCs w:val="0"/>
          <w:color w:val="808080" w:themeColor="background1" w:themeShade="80"/>
          <w:spacing w:val="-5"/>
          <w:sz w:val="28"/>
          <w:szCs w:val="28"/>
        </w:rPr>
        <w:t>r</w:t>
      </w:r>
      <w:r w:rsidRPr="00AB16FB">
        <w:rPr>
          <w:rFonts w:ascii="Times New Roman" w:hAnsi="Times New Roman"/>
          <w:bCs w:val="0"/>
          <w:color w:val="808080" w:themeColor="background1" w:themeShade="80"/>
          <w:sz w:val="28"/>
          <w:szCs w:val="28"/>
        </w:rPr>
        <w:t>ogram</w:t>
      </w:r>
      <w:bookmarkEnd w:id="306"/>
      <w:bookmarkEnd w:id="307"/>
    </w:p>
    <w:p w:rsidR="00872727"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Admission to the English Education Program requires an unde</w:t>
      </w:r>
      <w:r>
        <w:rPr>
          <w:rFonts w:ascii="Times New Roman" w:hAnsi="Times New Roman"/>
          <w:spacing w:val="-4"/>
          <w:sz w:val="20"/>
          <w:szCs w:val="20"/>
        </w:rPr>
        <w:t>r</w:t>
      </w:r>
      <w:r>
        <w:rPr>
          <w:rFonts w:ascii="Times New Roman" w:hAnsi="Times New Roman"/>
          <w:sz w:val="20"/>
          <w:szCs w:val="20"/>
        </w:rPr>
        <w:t xml:space="preserve">graduate degree in English Education, or the equivalent, </w:t>
      </w:r>
    </w:p>
    <w:p w:rsidR="00114BDE"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from an accredited college, a</w:t>
      </w:r>
      <w:r w:rsidR="00CF0BE6">
        <w:rPr>
          <w:rFonts w:ascii="Times New Roman" w:hAnsi="Times New Roman"/>
          <w:sz w:val="20"/>
          <w:szCs w:val="20"/>
        </w:rPr>
        <w:t xml:space="preserve"> fully</w:t>
      </w:r>
      <w:r>
        <w:rPr>
          <w:rFonts w:ascii="Times New Roman" w:hAnsi="Times New Roman"/>
          <w:sz w:val="20"/>
          <w:szCs w:val="20"/>
        </w:rPr>
        <w:t xml:space="preserve"> </w:t>
      </w:r>
      <w:r w:rsidR="00CF0BE6">
        <w:rPr>
          <w:rFonts w:ascii="Times New Roman" w:hAnsi="Times New Roman"/>
          <w:sz w:val="20"/>
          <w:szCs w:val="20"/>
        </w:rPr>
        <w:t xml:space="preserve">renewable T-4 certificate, and </w:t>
      </w:r>
      <w:r>
        <w:rPr>
          <w:rFonts w:ascii="Times New Roman" w:hAnsi="Times New Roman"/>
          <w:sz w:val="20"/>
          <w:szCs w:val="20"/>
        </w:rPr>
        <w:t>satisfactory scores on the Graduate Record Examination or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w:t>
      </w:r>
      <w:r>
        <w:rPr>
          <w:rFonts w:ascii="Times New Roman" w:hAnsi="Times New Roman"/>
          <w:spacing w:val="-4"/>
          <w:sz w:val="20"/>
          <w:szCs w:val="20"/>
        </w:rPr>
        <w:t xml:space="preserve"> </w:t>
      </w:r>
      <w:r>
        <w:rPr>
          <w:rFonts w:ascii="Times New Roman" w:hAnsi="Times New Roman"/>
          <w:sz w:val="20"/>
          <w:szCs w:val="20"/>
        </w:rPr>
        <w:t>Students are also governed by the general admission procedures and requirements for the M.Ed. degree program, and they may matriculate in the English Education program under the same categories of admission.</w:t>
      </w:r>
    </w:p>
    <w:p w:rsidR="00114BDE"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sz w:val="19"/>
          <w:szCs w:val="19"/>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36"/>
          <w:szCs w:val="36"/>
        </w:rPr>
      </w:pPr>
      <w:bookmarkStart w:id="308" w:name="_Toc294969765"/>
      <w:bookmarkStart w:id="309" w:name="_Toc295897029"/>
      <w:r w:rsidRPr="00AB16FB">
        <w:rPr>
          <w:rFonts w:ascii="Times New Roman" w:hAnsi="Times New Roman"/>
          <w:bCs w:val="0"/>
          <w:color w:val="808080" w:themeColor="background1" w:themeShade="80"/>
          <w:sz w:val="36"/>
          <w:szCs w:val="36"/>
        </w:rPr>
        <w:t>P</w:t>
      </w:r>
      <w:r w:rsidRPr="00AB16FB">
        <w:rPr>
          <w:rFonts w:ascii="Times New Roman" w:hAnsi="Times New Roman"/>
          <w:bCs w:val="0"/>
          <w:color w:val="808080" w:themeColor="background1" w:themeShade="80"/>
          <w:spacing w:val="-6"/>
          <w:sz w:val="36"/>
          <w:szCs w:val="36"/>
        </w:rPr>
        <w:t>r</w:t>
      </w:r>
      <w:r w:rsidRPr="00AB16FB">
        <w:rPr>
          <w:rFonts w:ascii="Times New Roman" w:hAnsi="Times New Roman"/>
          <w:bCs w:val="0"/>
          <w:color w:val="808080" w:themeColor="background1" w:themeShade="80"/>
          <w:sz w:val="36"/>
          <w:szCs w:val="36"/>
        </w:rPr>
        <w:t>ogram of Study</w:t>
      </w:r>
      <w:bookmarkEnd w:id="308"/>
      <w:bookmarkEnd w:id="309"/>
    </w:p>
    <w:p w:rsidR="00114BDE"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sz w:val="26"/>
          <w:szCs w:val="26"/>
        </w:rPr>
      </w:pPr>
    </w:p>
    <w:p w:rsidR="00114BDE" w:rsidRPr="00AB16FB" w:rsidRDefault="00114BDE" w:rsidP="00114BD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w:t>
      </w:r>
      <w:r w:rsidRPr="00AB16FB">
        <w:rPr>
          <w:rFonts w:ascii="Times New Roman" w:hAnsi="Times New Roman"/>
          <w:b/>
          <w:bCs/>
          <w:color w:val="808080" w:themeColor="background1" w:themeShade="80"/>
          <w:spacing w:val="-15"/>
          <w:sz w:val="28"/>
          <w:szCs w:val="28"/>
        </w:rPr>
        <w:t xml:space="preserve"> </w:t>
      </w: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16"/>
          <w:sz w:val="28"/>
          <w:szCs w:val="28"/>
        </w:rPr>
        <w:t xml:space="preserve"> </w:t>
      </w:r>
      <w:r w:rsidRPr="00AB16FB">
        <w:rPr>
          <w:rFonts w:ascii="Times New Roman" w:hAnsi="Times New Roman"/>
          <w:b/>
          <w:bCs/>
          <w:color w:val="808080" w:themeColor="background1" w:themeShade="80"/>
          <w:sz w:val="28"/>
          <w:szCs w:val="28"/>
        </w:rPr>
        <w:t>- Natu</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 of the Learner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and Learning P</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oblems</w:t>
      </w:r>
    </w:p>
    <w:p w:rsidR="00114BDE" w:rsidRPr="00AB16FB" w:rsidRDefault="00114BDE" w:rsidP="00114BDE">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FA7AC7" w:rsidTr="00114BDE">
        <w:trPr>
          <w:trHeight w:hRule="exact" w:val="298"/>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60" w:right="180" w:firstLine="0"/>
              <w:jc w:val="both"/>
              <w:rPr>
                <w:rFonts w:ascii="Times New Roman" w:hAnsi="Times New Roman"/>
                <w:sz w:val="24"/>
                <w:szCs w:val="24"/>
              </w:rPr>
            </w:pPr>
            <w:r w:rsidRPr="00FA7AC7">
              <w:rPr>
                <w:rFonts w:ascii="Times New Roman" w:hAnsi="Times New Roman"/>
                <w:sz w:val="20"/>
                <w:szCs w:val="20"/>
              </w:rPr>
              <w:t>SPED</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60" w:right="180" w:firstLine="0"/>
              <w:jc w:val="both"/>
              <w:rPr>
                <w:rFonts w:ascii="Times New Roman" w:hAnsi="Times New Roman"/>
                <w:sz w:val="24"/>
                <w:szCs w:val="24"/>
              </w:rPr>
            </w:pPr>
            <w:r w:rsidRPr="00FA7AC7">
              <w:rPr>
                <w:rFonts w:ascii="Times New Roman" w:hAnsi="Times New Roman"/>
                <w:sz w:val="20"/>
                <w:szCs w:val="20"/>
              </w:rPr>
              <w:t>5501</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before="56" w:after="0"/>
              <w:ind w:left="360" w:right="180" w:firstLine="0"/>
              <w:jc w:val="both"/>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r w:rsidR="00114BDE" w:rsidRPr="00FA7AC7" w:rsidTr="00114BDE">
        <w:trPr>
          <w:trHeight w:hRule="exact" w:val="229"/>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05"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05" w:lineRule="exact"/>
              <w:ind w:left="60" w:right="180" w:firstLine="0"/>
              <w:jc w:val="both"/>
              <w:rPr>
                <w:rFonts w:ascii="Times New Roman" w:hAnsi="Times New Roman"/>
                <w:sz w:val="24"/>
                <w:szCs w:val="24"/>
              </w:rPr>
            </w:pPr>
            <w:r w:rsidRPr="00FA7AC7">
              <w:rPr>
                <w:rFonts w:ascii="Times New Roman" w:hAnsi="Times New Roman"/>
                <w:sz w:val="20"/>
                <w:szCs w:val="20"/>
              </w:rPr>
              <w:t>5509</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05" w:lineRule="exact"/>
              <w:ind w:left="360" w:right="18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114BDE" w:rsidRPr="00FA7AC7" w:rsidTr="00114BDE">
        <w:trPr>
          <w:trHeight w:hRule="exact" w:val="24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5515</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114BDE" w:rsidRPr="00FA7AC7" w:rsidTr="00114BDE">
        <w:trPr>
          <w:trHeight w:hRule="exact" w:val="24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5520</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Developmental Psychology</w:t>
            </w:r>
          </w:p>
        </w:tc>
      </w:tr>
      <w:tr w:rsidR="00114BDE" w:rsidRPr="00FA7AC7" w:rsidTr="00114BDE">
        <w:trPr>
          <w:trHeight w:hRule="exact" w:val="24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5530</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Adolescent Psychology</w:t>
            </w:r>
          </w:p>
        </w:tc>
      </w:tr>
      <w:tr w:rsidR="00114BDE" w:rsidRPr="00FA7AC7" w:rsidTr="00114BDE">
        <w:trPr>
          <w:trHeight w:hRule="exact" w:val="24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5552</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114BDE" w:rsidRPr="00FA7AC7" w:rsidTr="00114BDE">
        <w:trPr>
          <w:trHeight w:hRule="exact" w:val="32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5555</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Theories of Learning</w:t>
            </w:r>
          </w:p>
        </w:tc>
      </w:tr>
    </w:tbl>
    <w:p w:rsidR="00114BDE"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114BDE" w:rsidRPr="00AB16FB" w:rsidRDefault="00114BDE" w:rsidP="00114BDE">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B - P</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ograms and P</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oblems of the School</w:t>
      </w:r>
    </w:p>
    <w:p w:rsidR="00114BDE" w:rsidRPr="00AB16FB" w:rsidRDefault="00567EAD" w:rsidP="00114BDE">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Pr>
          <w:rFonts w:ascii="Times New Roman" w:hAnsi="Times New Roman"/>
          <w:b/>
          <w:bCs/>
          <w:color w:val="808080" w:themeColor="background1" w:themeShade="80"/>
          <w:sz w:val="28"/>
          <w:szCs w:val="28"/>
        </w:rPr>
        <w:t>(Minimum of 6</w:t>
      </w:r>
      <w:r w:rsidR="00114BDE" w:rsidRPr="00AB16FB">
        <w:rPr>
          <w:rFonts w:ascii="Times New Roman" w:hAnsi="Times New Roman"/>
          <w:b/>
          <w:bCs/>
          <w:color w:val="808080" w:themeColor="background1" w:themeShade="80"/>
          <w:sz w:val="28"/>
          <w:szCs w:val="28"/>
        </w:rPr>
        <w:t xml:space="preserve"> semester</w:t>
      </w:r>
      <w:r w:rsidR="00114BDE" w:rsidRPr="00AB16FB">
        <w:rPr>
          <w:rFonts w:ascii="Times New Roman" w:hAnsi="Times New Roman"/>
          <w:b/>
          <w:bCs/>
          <w:color w:val="808080" w:themeColor="background1" w:themeShade="80"/>
          <w:spacing w:val="-5"/>
          <w:sz w:val="28"/>
          <w:szCs w:val="28"/>
        </w:rPr>
        <w:t xml:space="preserve"> </w:t>
      </w:r>
      <w:r w:rsidR="00114BDE" w:rsidRPr="00AB16FB">
        <w:rPr>
          <w:rFonts w:ascii="Times New Roman" w:hAnsi="Times New Roman"/>
          <w:b/>
          <w:bCs/>
          <w:color w:val="808080" w:themeColor="background1" w:themeShade="80"/>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FA7AC7" w:rsidTr="00114BDE">
        <w:trPr>
          <w:trHeight w:hRule="exact" w:val="287"/>
        </w:trPr>
        <w:tc>
          <w:tcPr>
            <w:tcW w:w="940"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right="18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right="180" w:firstLine="0"/>
              <w:jc w:val="both"/>
              <w:rPr>
                <w:rFonts w:ascii="Times New Roman" w:hAnsi="Times New Roman"/>
                <w:sz w:val="24"/>
                <w:szCs w:val="24"/>
              </w:rPr>
            </w:pPr>
            <w:r w:rsidRPr="00FA7AC7">
              <w:rPr>
                <w:rFonts w:ascii="Times New Roman" w:hAnsi="Times New Roman"/>
                <w:sz w:val="20"/>
                <w:szCs w:val="20"/>
              </w:rPr>
              <w:t>5504</w:t>
            </w:r>
          </w:p>
        </w:tc>
        <w:tc>
          <w:tcPr>
            <w:tcW w:w="7200" w:type="dxa"/>
            <w:gridSpan w:val="2"/>
            <w:tcBorders>
              <w:top w:val="nil"/>
              <w:left w:val="nil"/>
              <w:bottom w:val="nil"/>
              <w:right w:val="nil"/>
            </w:tcBorders>
          </w:tcPr>
          <w:p w:rsidR="00114BDE" w:rsidRPr="00FA7AC7"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History of Education</w:t>
            </w:r>
          </w:p>
        </w:tc>
      </w:tr>
      <w:tr w:rsidR="00114BDE" w:rsidRPr="00FA7AC7" w:rsidTr="00114BDE">
        <w:trPr>
          <w:gridAfter w:val="1"/>
          <w:wAfter w:w="490" w:type="dxa"/>
          <w:trHeight w:hRule="exact" w:val="250"/>
        </w:trPr>
        <w:tc>
          <w:tcPr>
            <w:tcW w:w="94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sz w:val="20"/>
                <w:szCs w:val="20"/>
              </w:rPr>
              <w:t>5509</w:t>
            </w:r>
          </w:p>
        </w:tc>
        <w:tc>
          <w:tcPr>
            <w:tcW w:w="6710" w:type="dxa"/>
            <w:tcBorders>
              <w:top w:val="nil"/>
              <w:left w:val="nil"/>
              <w:bottom w:val="nil"/>
              <w:right w:val="nil"/>
            </w:tcBorders>
          </w:tcPr>
          <w:p w:rsidR="00114BDE" w:rsidRPr="00FA7AC7" w:rsidRDefault="00114BDE" w:rsidP="00114BDE">
            <w:pPr>
              <w:widowControl w:val="0"/>
              <w:autoSpaceDE w:val="0"/>
              <w:autoSpaceDN w:val="0"/>
              <w:adjustRightInd w:val="0"/>
              <w:spacing w:before="6" w:after="0"/>
              <w:ind w:left="360"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114BDE" w:rsidRPr="00FA7AC7" w:rsidTr="00114BDE">
        <w:trPr>
          <w:gridAfter w:val="1"/>
          <w:wAfter w:w="490" w:type="dxa"/>
          <w:trHeight w:hRule="exact" w:val="230"/>
        </w:trPr>
        <w:tc>
          <w:tcPr>
            <w:tcW w:w="940" w:type="dxa"/>
            <w:tcBorders>
              <w:top w:val="nil"/>
              <w:left w:val="nil"/>
              <w:bottom w:val="nil"/>
              <w:right w:val="nil"/>
            </w:tcBorders>
          </w:tcPr>
          <w:p w:rsidR="00114BDE" w:rsidRPr="00FA7AC7" w:rsidRDefault="00114BDE" w:rsidP="00114BDE">
            <w:pPr>
              <w:widowControl w:val="0"/>
              <w:autoSpaceDE w:val="0"/>
              <w:autoSpaceDN w:val="0"/>
              <w:adjustRightInd w:val="0"/>
              <w:spacing w:after="0" w:line="207" w:lineRule="exact"/>
              <w:ind w:right="18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07" w:lineRule="exact"/>
              <w:ind w:right="180" w:firstLine="0"/>
              <w:jc w:val="both"/>
              <w:rPr>
                <w:rFonts w:ascii="Times New Roman" w:hAnsi="Times New Roman"/>
                <w:sz w:val="24"/>
                <w:szCs w:val="24"/>
              </w:rPr>
            </w:pPr>
            <w:r w:rsidRPr="00FA7AC7">
              <w:rPr>
                <w:rFonts w:ascii="Times New Roman" w:hAnsi="Times New Roman"/>
                <w:sz w:val="20"/>
                <w:szCs w:val="20"/>
              </w:rPr>
              <w:t>5517</w:t>
            </w:r>
          </w:p>
        </w:tc>
        <w:tc>
          <w:tcPr>
            <w:tcW w:w="6710" w:type="dxa"/>
            <w:tcBorders>
              <w:top w:val="nil"/>
              <w:left w:val="nil"/>
              <w:bottom w:val="nil"/>
              <w:right w:val="nil"/>
            </w:tcBorders>
          </w:tcPr>
          <w:p w:rsidR="00114BDE" w:rsidRPr="00FA7AC7" w:rsidRDefault="00114BDE" w:rsidP="00114BDE">
            <w:pPr>
              <w:widowControl w:val="0"/>
              <w:autoSpaceDE w:val="0"/>
              <w:autoSpaceDN w:val="0"/>
              <w:adjustRightInd w:val="0"/>
              <w:spacing w:after="0" w:line="207" w:lineRule="exact"/>
              <w:ind w:left="360" w:right="180" w:firstLine="0"/>
              <w:jc w:val="both"/>
              <w:rPr>
                <w:rFonts w:ascii="Times New Roman" w:hAnsi="Times New Roman"/>
                <w:sz w:val="24"/>
                <w:szCs w:val="24"/>
              </w:rPr>
            </w:pPr>
            <w:r w:rsidRPr="00FA7AC7">
              <w:rPr>
                <w:rFonts w:ascii="Times New Roman" w:hAnsi="Times New Roman"/>
                <w:sz w:val="20"/>
                <w:szCs w:val="20"/>
              </w:rPr>
              <w:t>Methods and Materials of Language, Literature and Composition*</w:t>
            </w:r>
          </w:p>
        </w:tc>
      </w:tr>
      <w:tr w:rsidR="00114BDE" w:rsidRPr="00FA7AC7" w:rsidTr="00114BDE">
        <w:trPr>
          <w:gridAfter w:val="1"/>
          <w:wAfter w:w="490" w:type="dxa"/>
          <w:trHeight w:hRule="exact" w:val="480"/>
        </w:trPr>
        <w:tc>
          <w:tcPr>
            <w:tcW w:w="940" w:type="dxa"/>
            <w:tcBorders>
              <w:top w:val="nil"/>
              <w:left w:val="nil"/>
              <w:bottom w:val="nil"/>
              <w:right w:val="nil"/>
            </w:tcBorders>
          </w:tcPr>
          <w:p w:rsid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5524</w:t>
            </w:r>
          </w:p>
          <w:p w:rsidR="00114BDE" w:rsidRPr="00FA7AC7" w:rsidRDefault="00114BDE" w:rsidP="00114BDE">
            <w:pPr>
              <w:widowControl w:val="0"/>
              <w:autoSpaceDE w:val="0"/>
              <w:autoSpaceDN w:val="0"/>
              <w:adjustRightInd w:val="0"/>
              <w:spacing w:before="6" w:after="0"/>
              <w:ind w:right="180" w:firstLine="0"/>
              <w:jc w:val="both"/>
              <w:rPr>
                <w:rFonts w:ascii="Times New Roman" w:hAnsi="Times New Roman"/>
                <w:sz w:val="24"/>
                <w:szCs w:val="24"/>
              </w:rPr>
            </w:pPr>
            <w:r w:rsidRPr="00FA7AC7">
              <w:rPr>
                <w:rFonts w:ascii="Times New Roman" w:hAnsi="Times New Roman"/>
                <w:sz w:val="20"/>
                <w:szCs w:val="20"/>
              </w:rPr>
              <w:t>5526</w:t>
            </w:r>
          </w:p>
        </w:tc>
        <w:tc>
          <w:tcPr>
            <w:tcW w:w="6710" w:type="dxa"/>
            <w:tcBorders>
              <w:top w:val="nil"/>
              <w:left w:val="nil"/>
              <w:bottom w:val="nil"/>
              <w:right w:val="nil"/>
            </w:tcBorders>
          </w:tcPr>
          <w:p w:rsid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English in</w:t>
            </w:r>
            <w:r>
              <w:rPr>
                <w:rFonts w:ascii="Times New Roman" w:hAnsi="Times New Roman"/>
                <w:sz w:val="20"/>
                <w:szCs w:val="20"/>
              </w:rPr>
              <w:t xml:space="preserve"> </w:t>
            </w:r>
            <w:r w:rsidRPr="00FA7AC7">
              <w:rPr>
                <w:rFonts w:ascii="Times New Roman" w:hAnsi="Times New Roman"/>
                <w:sz w:val="20"/>
                <w:szCs w:val="20"/>
              </w:rPr>
              <w:t>the Secondary School**</w:t>
            </w:r>
          </w:p>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Linguistics and the</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of English</w:t>
            </w:r>
          </w:p>
          <w:p w:rsidR="00114BDE" w:rsidRPr="00FA7AC7" w:rsidRDefault="00114BDE" w:rsidP="00114BDE">
            <w:pPr>
              <w:widowControl w:val="0"/>
              <w:autoSpaceDE w:val="0"/>
              <w:autoSpaceDN w:val="0"/>
              <w:adjustRightInd w:val="0"/>
              <w:spacing w:before="10" w:after="0"/>
              <w:ind w:left="360" w:right="180" w:firstLine="0"/>
              <w:jc w:val="both"/>
              <w:rPr>
                <w:rFonts w:ascii="Times New Roman" w:hAnsi="Times New Roman"/>
                <w:sz w:val="24"/>
                <w:szCs w:val="24"/>
              </w:rPr>
            </w:pPr>
          </w:p>
        </w:tc>
      </w:tr>
      <w:tr w:rsidR="00114BDE" w:rsidRPr="00FA7AC7" w:rsidTr="00114BDE">
        <w:trPr>
          <w:gridAfter w:val="1"/>
          <w:wAfter w:w="490" w:type="dxa"/>
          <w:trHeight w:hRule="exact" w:val="225"/>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5528</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114BDE">
              <w:rPr>
                <w:rFonts w:ascii="Times New Roman" w:hAnsi="Times New Roman"/>
                <w:sz w:val="20"/>
                <w:szCs w:val="20"/>
              </w:rPr>
              <w:t>T</w:t>
            </w:r>
            <w:r w:rsidRPr="00FA7AC7">
              <w:rPr>
                <w:rFonts w:ascii="Times New Roman" w:hAnsi="Times New Roman"/>
                <w:sz w:val="20"/>
                <w:szCs w:val="20"/>
              </w:rPr>
              <w:t>eaching Composition in the Secondary School**</w:t>
            </w:r>
          </w:p>
        </w:tc>
      </w:tr>
      <w:tr w:rsidR="00114BDE" w:rsidRPr="00FA7AC7" w:rsidTr="00114BDE">
        <w:trPr>
          <w:gridAfter w:val="1"/>
          <w:wAfter w:w="490" w:type="dxa"/>
          <w:trHeight w:hRule="exact" w:val="27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5538</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Curriculum Planning*</w:t>
            </w:r>
          </w:p>
        </w:tc>
      </w:tr>
      <w:tr w:rsidR="00114BDE" w:rsidRPr="00FA7AC7" w:rsidTr="00114BDE">
        <w:trPr>
          <w:gridAfter w:val="1"/>
          <w:wAfter w:w="490" w:type="dxa"/>
          <w:trHeight w:hRule="exact" w:val="27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5540</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Curriculum Principles</w:t>
            </w:r>
          </w:p>
        </w:tc>
      </w:tr>
      <w:tr w:rsidR="00114BDE" w:rsidRPr="00FA7AC7" w:rsidTr="00114BDE">
        <w:trPr>
          <w:gridAfter w:val="1"/>
          <w:wAfter w:w="490" w:type="dxa"/>
          <w:trHeight w:hRule="exact" w:val="27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5593</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Internship I - Internship in the Secondary School</w:t>
            </w:r>
          </w:p>
        </w:tc>
      </w:tr>
      <w:tr w:rsidR="00114BDE" w:rsidRPr="00FA7AC7" w:rsidTr="00114BDE">
        <w:trPr>
          <w:gridAfter w:val="1"/>
          <w:wAfter w:w="490" w:type="dxa"/>
          <w:trHeight w:hRule="exact" w:val="27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5594</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Internship II - Internship in the Secondary School</w:t>
            </w:r>
          </w:p>
        </w:tc>
      </w:tr>
      <w:tr w:rsidR="00114BDE" w:rsidRPr="00FA7AC7" w:rsidTr="00114BDE">
        <w:trPr>
          <w:gridAfter w:val="1"/>
          <w:wAfter w:w="490" w:type="dxa"/>
          <w:trHeight w:hRule="exact" w:val="48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READ</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5505</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Improving Reading Instruction in the Content</w:t>
            </w:r>
            <w:r w:rsidRPr="00114BDE">
              <w:rPr>
                <w:rFonts w:ascii="Times New Roman" w:hAnsi="Times New Roman"/>
                <w:sz w:val="20"/>
                <w:szCs w:val="20"/>
              </w:rPr>
              <w:t xml:space="preserve"> </w:t>
            </w:r>
            <w:r w:rsidRPr="00FA7AC7">
              <w:rPr>
                <w:rFonts w:ascii="Times New Roman" w:hAnsi="Times New Roman"/>
                <w:sz w:val="20"/>
                <w:szCs w:val="20"/>
              </w:rPr>
              <w:t>Areas***</w:t>
            </w:r>
          </w:p>
        </w:tc>
      </w:tr>
    </w:tbl>
    <w:p w:rsidR="00114BDE" w:rsidRPr="00AB16FB" w:rsidRDefault="00114BDE" w:rsidP="00114BDE">
      <w:pPr>
        <w:widowControl w:val="0"/>
        <w:autoSpaceDE w:val="0"/>
        <w:autoSpaceDN w:val="0"/>
        <w:adjustRightInd w:val="0"/>
        <w:spacing w:before="14" w:after="0"/>
        <w:ind w:left="360" w:right="180" w:firstLine="0"/>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C -</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The</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pacing w:val="-26"/>
          <w:sz w:val="28"/>
          <w:szCs w:val="28"/>
        </w:rPr>
        <w:t>T</w:t>
      </w:r>
      <w:r w:rsidRPr="00AB16FB">
        <w:rPr>
          <w:rFonts w:ascii="Times New Roman" w:hAnsi="Times New Roman"/>
          <w:b/>
          <w:bCs/>
          <w:color w:val="808080" w:themeColor="background1" w:themeShade="80"/>
          <w:sz w:val="28"/>
          <w:szCs w:val="28"/>
        </w:rPr>
        <w:t>eaching Field (Minimum of 21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90"/>
      </w:tblGrid>
      <w:tr w:rsidR="00114BDE" w:rsidRPr="00FA7AC7" w:rsidTr="005401FF">
        <w:trPr>
          <w:trHeight w:hRule="exact" w:val="287"/>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15"/>
              <w:rPr>
                <w:rFonts w:ascii="Times New Roman" w:hAnsi="Times New Roman"/>
                <w:sz w:val="24"/>
                <w:szCs w:val="24"/>
              </w:rPr>
            </w:pPr>
            <w:r w:rsidRPr="00FA7AC7">
              <w:rPr>
                <w:rFonts w:ascii="Times New Roman" w:hAnsi="Times New Roman"/>
                <w:sz w:val="20"/>
                <w:szCs w:val="20"/>
              </w:rPr>
              <w:t>5304</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before="34" w:after="0"/>
              <w:ind w:left="225" w:right="180" w:firstLine="0"/>
              <w:rPr>
                <w:rFonts w:ascii="Times New Roman" w:hAnsi="Times New Roman"/>
                <w:sz w:val="24"/>
                <w:szCs w:val="24"/>
              </w:rPr>
            </w:pPr>
            <w:r w:rsidRPr="00FA7AC7">
              <w:rPr>
                <w:rFonts w:ascii="Times New Roman" w:hAnsi="Times New Roman"/>
                <w:sz w:val="20"/>
                <w:szCs w:val="20"/>
              </w:rPr>
              <w:t>History of the English Language***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5500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Bibliography and Research Methods**</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5615</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5600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Shakespeare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5606</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Medieval Literature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5609</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Introduction to Linguistics</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5612</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Advanced Grammar and Syntax</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5621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Literature of the Sixteenth and Seventeenth Centuries</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5632</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Restoration and Eighteenth Century Literature</w:t>
            </w:r>
          </w:p>
        </w:tc>
      </w:tr>
      <w:tr w:rsidR="00114BDE" w:rsidRPr="00FA7AC7" w:rsidTr="005401FF">
        <w:trPr>
          <w:trHeight w:hRule="exact" w:val="251"/>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5641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before="9" w:after="0"/>
              <w:ind w:left="225" w:right="180" w:firstLine="0"/>
              <w:rPr>
                <w:rFonts w:ascii="Times New Roman" w:hAnsi="Times New Roman"/>
                <w:sz w:val="24"/>
                <w:szCs w:val="24"/>
              </w:rPr>
            </w:pPr>
            <w:r w:rsidRPr="00FA7AC7">
              <w:rPr>
                <w:rFonts w:ascii="Times New Roman" w:hAnsi="Times New Roman"/>
                <w:sz w:val="20"/>
                <w:szCs w:val="20"/>
              </w:rPr>
              <w:t>Romanticism</w:t>
            </w:r>
          </w:p>
        </w:tc>
      </w:tr>
      <w:tr w:rsidR="00114BDE" w:rsidRPr="00FA7AC7" w:rsidTr="005401FF">
        <w:trPr>
          <w:trHeight w:hRule="exact" w:val="229"/>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15"/>
              <w:rPr>
                <w:rFonts w:ascii="Times New Roman" w:hAnsi="Times New Roman"/>
                <w:sz w:val="24"/>
                <w:szCs w:val="24"/>
              </w:rPr>
            </w:pPr>
            <w:r w:rsidRPr="00FA7AC7">
              <w:rPr>
                <w:rFonts w:ascii="Times New Roman" w:hAnsi="Times New Roman"/>
                <w:sz w:val="20"/>
                <w:szCs w:val="20"/>
              </w:rPr>
              <w:t>5650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left="225" w:right="180" w:firstLine="0"/>
              <w:rPr>
                <w:rFonts w:ascii="Times New Roman" w:hAnsi="Times New Roman"/>
                <w:sz w:val="24"/>
                <w:szCs w:val="24"/>
              </w:rPr>
            </w:pPr>
            <w:r w:rsidRPr="00FA7AC7">
              <w:rPr>
                <w:rFonts w:ascii="Times New Roman" w:hAnsi="Times New Roman"/>
                <w:sz w:val="20"/>
                <w:szCs w:val="20"/>
              </w:rPr>
              <w:t>Modern Drama</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5651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pacing w:val="-12"/>
                <w:sz w:val="20"/>
                <w:szCs w:val="20"/>
              </w:rPr>
              <w:t>V</w:t>
            </w:r>
            <w:r w:rsidRPr="00FA7AC7">
              <w:rPr>
                <w:rFonts w:ascii="Times New Roman" w:hAnsi="Times New Roman"/>
                <w:sz w:val="20"/>
                <w:szCs w:val="20"/>
              </w:rPr>
              <w:t>ictorian Literature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5670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Modern British Literature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5681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Early</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5683</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American Romanticism</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5684</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American Realism and Naturalism</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5685</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Southern Literature</w:t>
            </w:r>
          </w:p>
        </w:tc>
      </w:tr>
      <w:tr w:rsidR="00114BDE" w:rsidRPr="00FA7AC7" w:rsidTr="005401FF">
        <w:trPr>
          <w:trHeight w:hRule="exact" w:val="251"/>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before="9" w:after="0"/>
              <w:ind w:right="180" w:firstLine="15"/>
              <w:rPr>
                <w:rFonts w:ascii="Times New Roman" w:hAnsi="Times New Roman"/>
                <w:sz w:val="24"/>
                <w:szCs w:val="24"/>
              </w:rPr>
            </w:pPr>
            <w:r w:rsidRPr="00FA7AC7">
              <w:rPr>
                <w:rFonts w:ascii="Times New Roman" w:hAnsi="Times New Roman"/>
                <w:sz w:val="20"/>
                <w:szCs w:val="20"/>
              </w:rPr>
              <w:t>5686</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114BDE" w:rsidRPr="00FA7AC7" w:rsidTr="005401FF">
        <w:trPr>
          <w:trHeight w:hRule="exact" w:val="229"/>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15"/>
              <w:rPr>
                <w:rFonts w:ascii="Times New Roman" w:hAnsi="Times New Roman"/>
                <w:sz w:val="24"/>
                <w:szCs w:val="24"/>
              </w:rPr>
            </w:pPr>
            <w:r w:rsidRPr="00FA7AC7">
              <w:rPr>
                <w:rFonts w:ascii="Times New Roman" w:hAnsi="Times New Roman"/>
                <w:sz w:val="20"/>
                <w:szCs w:val="20"/>
              </w:rPr>
              <w:t>5690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left="225" w:right="180"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114BDE" w:rsidRPr="00FA7AC7" w:rsidTr="005401FF">
        <w:trPr>
          <w:trHeight w:hRule="exact" w:val="251"/>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before="9" w:after="0"/>
              <w:ind w:right="180" w:firstLine="15"/>
              <w:rPr>
                <w:rFonts w:ascii="Times New Roman" w:hAnsi="Times New Roman"/>
                <w:sz w:val="24"/>
                <w:szCs w:val="24"/>
              </w:rPr>
            </w:pPr>
            <w:r w:rsidRPr="00FA7AC7">
              <w:rPr>
                <w:rFonts w:ascii="Times New Roman" w:hAnsi="Times New Roman"/>
                <w:sz w:val="20"/>
                <w:szCs w:val="20"/>
              </w:rPr>
              <w:t>5696</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Contemporary Literature**</w:t>
            </w:r>
          </w:p>
        </w:tc>
      </w:tr>
      <w:tr w:rsidR="00114BDE" w:rsidRPr="00FA7AC7" w:rsidTr="005401FF">
        <w:trPr>
          <w:trHeight w:hRule="exact" w:val="229"/>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15"/>
              <w:rPr>
                <w:rFonts w:ascii="Times New Roman" w:hAnsi="Times New Roman"/>
                <w:sz w:val="24"/>
                <w:szCs w:val="24"/>
              </w:rPr>
            </w:pPr>
            <w:r w:rsidRPr="00FA7AC7">
              <w:rPr>
                <w:rFonts w:ascii="Times New Roman" w:hAnsi="Times New Roman"/>
                <w:sz w:val="20"/>
                <w:szCs w:val="20"/>
              </w:rPr>
              <w:t>5792</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left="225" w:right="180"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Novel</w:t>
            </w:r>
          </w:p>
        </w:tc>
      </w:tr>
      <w:tr w:rsidR="00114BDE" w:rsidRPr="00FA7AC7" w:rsidTr="005401FF">
        <w:trPr>
          <w:trHeight w:hRule="exact" w:val="251"/>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before="9" w:after="0"/>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5794</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before="9" w:after="0"/>
              <w:ind w:left="225" w:right="180"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Drama</w:t>
            </w:r>
          </w:p>
        </w:tc>
      </w:tr>
      <w:tr w:rsidR="00114BDE" w:rsidRPr="00FA7AC7" w:rsidTr="005401FF">
        <w:trPr>
          <w:gridAfter w:val="1"/>
          <w:wAfter w:w="90" w:type="dxa"/>
          <w:trHeight w:hRule="exact" w:val="209"/>
        </w:trPr>
        <w:tc>
          <w:tcPr>
            <w:tcW w:w="9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t>ENGL</w:t>
            </w:r>
          </w:p>
        </w:tc>
        <w:tc>
          <w:tcPr>
            <w:tcW w:w="855" w:type="dxa"/>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t>5908</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left="225" w:right="180" w:firstLine="0"/>
              <w:rPr>
                <w:rFonts w:ascii="Times New Roman" w:hAnsi="Times New Roman"/>
                <w:sz w:val="24"/>
                <w:szCs w:val="24"/>
              </w:rPr>
            </w:pPr>
            <w:r w:rsidRPr="00FA7AC7">
              <w:rPr>
                <w:rFonts w:ascii="Times New Roman" w:hAnsi="Times New Roman"/>
                <w:sz w:val="20"/>
                <w:szCs w:val="20"/>
              </w:rPr>
              <w:t>Literary Criticism**</w:t>
            </w:r>
          </w:p>
        </w:tc>
      </w:tr>
      <w:tr w:rsidR="00114BDE" w:rsidRPr="00FA7AC7" w:rsidTr="005401FF">
        <w:trPr>
          <w:gridAfter w:val="1"/>
          <w:wAfter w:w="90" w:type="dxa"/>
          <w:trHeight w:hRule="exact" w:val="927"/>
        </w:trPr>
        <w:tc>
          <w:tcPr>
            <w:tcW w:w="6535" w:type="dxa"/>
            <w:gridSpan w:val="5"/>
            <w:tcBorders>
              <w:top w:val="nil"/>
              <w:left w:val="nil"/>
              <w:bottom w:val="nil"/>
              <w:right w:val="nil"/>
            </w:tcBorders>
          </w:tcPr>
          <w:p w:rsidR="00114BDE" w:rsidRPr="00AB16FB" w:rsidRDefault="00114BDE" w:rsidP="005401FF">
            <w:pPr>
              <w:widowControl w:val="0"/>
              <w:autoSpaceDE w:val="0"/>
              <w:autoSpaceDN w:val="0"/>
              <w:adjustRightInd w:val="0"/>
              <w:spacing w:after="0" w:line="305" w:lineRule="exact"/>
              <w:ind w:right="180" w:firstLine="0"/>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D - Resea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ch (Minimum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c>
      </w:tr>
      <w:tr w:rsidR="00114BDE" w:rsidRPr="00FA7AC7" w:rsidTr="005401FF">
        <w:trPr>
          <w:trHeight w:hRule="exact" w:val="254"/>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ind w:right="180" w:firstLine="0"/>
              <w:rPr>
                <w:rFonts w:ascii="Times New Roman" w:hAnsi="Times New Roman"/>
                <w:sz w:val="24"/>
                <w:szCs w:val="24"/>
              </w:rPr>
            </w:pPr>
            <w:r w:rsidRPr="00FA7AC7">
              <w:rPr>
                <w:rFonts w:ascii="Times New Roman" w:hAnsi="Times New Roman"/>
                <w:sz w:val="20"/>
                <w:szCs w:val="20"/>
              </w:rPr>
              <w:t>EDUC</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ind w:right="180" w:firstLine="0"/>
              <w:rPr>
                <w:rFonts w:ascii="Times New Roman" w:hAnsi="Times New Roman"/>
                <w:sz w:val="24"/>
                <w:szCs w:val="24"/>
              </w:rPr>
            </w:pPr>
            <w:r w:rsidRPr="00FA7AC7">
              <w:rPr>
                <w:rFonts w:ascii="Times New Roman" w:hAnsi="Times New Roman"/>
                <w:sz w:val="20"/>
                <w:szCs w:val="20"/>
              </w:rPr>
              <w:t>5500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ind w:left="225" w:right="180" w:hanging="4"/>
              <w:rPr>
                <w:rFonts w:ascii="Times New Roman" w:hAnsi="Times New Roman"/>
                <w:sz w:val="24"/>
                <w:szCs w:val="24"/>
              </w:rPr>
            </w:pPr>
            <w:r w:rsidRPr="00FA7AC7">
              <w:rPr>
                <w:rFonts w:ascii="Times New Roman" w:hAnsi="Times New Roman"/>
                <w:sz w:val="20"/>
                <w:szCs w:val="20"/>
              </w:rPr>
              <w:t>Educational Statistics***</w:t>
            </w:r>
          </w:p>
        </w:tc>
      </w:tr>
      <w:tr w:rsidR="00114BDE" w:rsidRPr="00FA7AC7" w:rsidTr="005401FF">
        <w:trPr>
          <w:trHeight w:hRule="exact" w:val="32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EDUC</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5501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hanging="4"/>
              <w:rPr>
                <w:rFonts w:ascii="Times New Roman" w:hAnsi="Times New Roman"/>
                <w:sz w:val="24"/>
                <w:szCs w:val="24"/>
              </w:rPr>
            </w:pPr>
            <w:r w:rsidRPr="00FA7AC7">
              <w:rPr>
                <w:rFonts w:ascii="Times New Roman" w:hAnsi="Times New Roman"/>
                <w:sz w:val="20"/>
                <w:szCs w:val="20"/>
              </w:rPr>
              <w:t>Educational Research**</w:t>
            </w:r>
          </w:p>
        </w:tc>
      </w:tr>
    </w:tbl>
    <w:p w:rsidR="00114BDE" w:rsidRDefault="00114BDE" w:rsidP="00114BDE">
      <w:pPr>
        <w:widowControl w:val="0"/>
        <w:autoSpaceDE w:val="0"/>
        <w:autoSpaceDN w:val="0"/>
        <w:adjustRightInd w:val="0"/>
        <w:spacing w:before="3" w:after="0" w:line="110" w:lineRule="exact"/>
        <w:ind w:left="360" w:right="180"/>
        <w:rPr>
          <w:rFonts w:ascii="Times New Roman" w:hAnsi="Times New Roman"/>
          <w:sz w:val="11"/>
          <w:szCs w:val="11"/>
        </w:rPr>
      </w:pPr>
    </w:p>
    <w:p w:rsidR="00114BDE" w:rsidRPr="00AB16FB" w:rsidRDefault="00114BDE" w:rsidP="00114BDE">
      <w:pPr>
        <w:widowControl w:val="0"/>
        <w:autoSpaceDE w:val="0"/>
        <w:autoSpaceDN w:val="0"/>
        <w:adjustRightInd w:val="0"/>
        <w:spacing w:before="14" w:after="0"/>
        <w:ind w:left="360" w:right="180" w:firstLine="0"/>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E - Related</w:t>
      </w:r>
      <w:r w:rsidRPr="00AB16FB">
        <w:rPr>
          <w:rFonts w:ascii="Times New Roman" w:hAnsi="Times New Roman"/>
          <w:b/>
          <w:bCs/>
          <w:color w:val="808080" w:themeColor="background1" w:themeShade="80"/>
          <w:spacing w:val="-15"/>
          <w:sz w:val="28"/>
          <w:szCs w:val="28"/>
        </w:rPr>
        <w:t xml:space="preserve"> </w:t>
      </w: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eas (Minimum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FA7AC7" w:rsidTr="005401FF">
        <w:trPr>
          <w:trHeight w:hRule="exact" w:val="287"/>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0"/>
              <w:rPr>
                <w:rFonts w:ascii="Times New Roman" w:hAnsi="Times New Roman"/>
                <w:sz w:val="24"/>
                <w:szCs w:val="24"/>
              </w:rPr>
            </w:pPr>
            <w:r w:rsidRPr="00FA7AC7">
              <w:rPr>
                <w:rFonts w:ascii="Times New Roman" w:hAnsi="Times New Roman"/>
                <w:sz w:val="20"/>
                <w:szCs w:val="20"/>
              </w:rPr>
              <w:t>EDUC</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0"/>
              <w:rPr>
                <w:rFonts w:ascii="Times New Roman" w:hAnsi="Times New Roman"/>
                <w:sz w:val="24"/>
                <w:szCs w:val="24"/>
              </w:rPr>
            </w:pPr>
            <w:r w:rsidRPr="00FA7AC7">
              <w:rPr>
                <w:rFonts w:ascii="Times New Roman" w:hAnsi="Times New Roman"/>
                <w:sz w:val="20"/>
                <w:szCs w:val="20"/>
              </w:rPr>
              <w:t>5513</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0"/>
              <w:rPr>
                <w:rFonts w:ascii="Times New Roman" w:hAnsi="Times New Roman"/>
                <w:sz w:val="24"/>
                <w:szCs w:val="24"/>
              </w:rPr>
            </w:pPr>
            <w:r w:rsidRPr="00FA7AC7">
              <w:rPr>
                <w:rFonts w:ascii="Times New Roman" w:hAnsi="Times New Roman"/>
                <w:sz w:val="20"/>
                <w:szCs w:val="20"/>
              </w:rPr>
              <w:t>Language Study for Middle Childhood</w:t>
            </w:r>
          </w:p>
        </w:tc>
      </w:tr>
      <w:tr w:rsidR="00114BDE" w:rsidRPr="00FA7AC7" w:rsidTr="005401FF">
        <w:trPr>
          <w:trHeight w:hRule="exact" w:val="240"/>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EDUC</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5514</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Literature for Middle Childhood</w:t>
            </w:r>
          </w:p>
        </w:tc>
      </w:tr>
      <w:tr w:rsidR="00114BDE" w:rsidRPr="00FA7AC7" w:rsidTr="005401FF">
        <w:trPr>
          <w:trHeight w:hRule="exact" w:val="240"/>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EDUC</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5515</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Adolescent Literature</w:t>
            </w:r>
          </w:p>
        </w:tc>
      </w:tr>
      <w:tr w:rsidR="00114BDE" w:rsidRPr="00FA7AC7" w:rsidTr="005401FF">
        <w:trPr>
          <w:trHeight w:hRule="exact" w:val="240"/>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MEED</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5500</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Introduction to the Selection of Print and Non-Print Materials</w:t>
            </w:r>
          </w:p>
        </w:tc>
      </w:tr>
      <w:tr w:rsidR="00114BDE" w:rsidRPr="00FA7AC7" w:rsidTr="005401FF">
        <w:trPr>
          <w:trHeight w:hRule="exact" w:val="320"/>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MEED</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5530</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Selection and Utilization of Educational Media</w:t>
            </w:r>
          </w:p>
        </w:tc>
      </w:tr>
    </w:tbl>
    <w:p w:rsidR="00114BDE" w:rsidRDefault="00114BDE" w:rsidP="00114BDE">
      <w:pPr>
        <w:widowControl w:val="0"/>
        <w:autoSpaceDE w:val="0"/>
        <w:autoSpaceDN w:val="0"/>
        <w:adjustRightInd w:val="0"/>
        <w:spacing w:before="4" w:after="0" w:line="120" w:lineRule="exact"/>
        <w:ind w:left="360" w:right="180"/>
        <w:rPr>
          <w:rFonts w:ascii="Times New Roman" w:hAnsi="Times New Roman"/>
          <w:sz w:val="12"/>
          <w:szCs w:val="12"/>
        </w:rPr>
      </w:pPr>
    </w:p>
    <w:p w:rsidR="00114BDE" w:rsidRDefault="00114BDE" w:rsidP="00114BDE">
      <w:pPr>
        <w:widowControl w:val="0"/>
        <w:autoSpaceDE w:val="0"/>
        <w:autoSpaceDN w:val="0"/>
        <w:adjustRightInd w:val="0"/>
        <w:spacing w:before="26" w:after="0"/>
        <w:ind w:left="360" w:right="180" w:firstLine="0"/>
        <w:rPr>
          <w:rFonts w:ascii="Times New Roman" w:hAnsi="Times New Roman"/>
          <w:sz w:val="20"/>
          <w:szCs w:val="20"/>
        </w:rPr>
      </w:pPr>
      <w:r>
        <w:rPr>
          <w:rFonts w:ascii="Times New Roman" w:hAnsi="Times New Roman"/>
          <w:sz w:val="20"/>
          <w:szCs w:val="20"/>
        </w:rPr>
        <w:t xml:space="preserve">* </w:t>
      </w:r>
      <w:r w:rsidR="00567EAD">
        <w:rPr>
          <w:rFonts w:ascii="Times New Roman" w:hAnsi="Times New Roman"/>
          <w:sz w:val="20"/>
          <w:szCs w:val="20"/>
        </w:rPr>
        <w:t xml:space="preserve">Required course </w:t>
      </w:r>
    </w:p>
    <w:p w:rsidR="00114BDE" w:rsidRDefault="00114BDE" w:rsidP="00114BDE">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w:t>
      </w:r>
      <w:r w:rsidR="00567EAD" w:rsidRPr="00567EAD">
        <w:rPr>
          <w:rFonts w:ascii="Times New Roman" w:hAnsi="Times New Roman"/>
          <w:sz w:val="20"/>
          <w:szCs w:val="20"/>
        </w:rPr>
        <w:t xml:space="preserve"> </w:t>
      </w:r>
      <w:r w:rsidR="00567EAD">
        <w:rPr>
          <w:rFonts w:ascii="Times New Roman" w:hAnsi="Times New Roman"/>
          <w:sz w:val="20"/>
          <w:szCs w:val="20"/>
        </w:rPr>
        <w:t>Program must include one of these courses</w:t>
      </w:r>
    </w:p>
    <w:p w:rsidR="00567EAD" w:rsidRPr="00FD4912" w:rsidRDefault="00567EAD" w:rsidP="00567EAD">
      <w:pPr>
        <w:widowControl w:val="0"/>
        <w:autoSpaceDE w:val="0"/>
        <w:autoSpaceDN w:val="0"/>
        <w:adjustRightInd w:val="0"/>
        <w:spacing w:before="10" w:after="0"/>
        <w:ind w:left="360" w:firstLine="0"/>
        <w:rPr>
          <w:rFonts w:ascii="Times New Roman" w:hAnsi="Times New Roman"/>
          <w:sz w:val="20"/>
          <w:szCs w:val="20"/>
          <w:highlight w:val="yellow"/>
        </w:rPr>
      </w:pPr>
      <w:r w:rsidRPr="00FD4912">
        <w:rPr>
          <w:rFonts w:ascii="Times New Roman" w:hAnsi="Times New Roman"/>
          <w:sz w:val="20"/>
          <w:szCs w:val="20"/>
          <w:highlight w:val="yellow"/>
        </w:rPr>
        <w:t>*** Recommended if not previously taken.</w:t>
      </w:r>
    </w:p>
    <w:p w:rsidR="00114BDE" w:rsidRDefault="00114BDE" w:rsidP="00114BDE">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w:t>
      </w:r>
      <w:r w:rsidR="00567EAD">
        <w:rPr>
          <w:rFonts w:ascii="Times New Roman" w:hAnsi="Times New Roman"/>
          <w:sz w:val="20"/>
          <w:szCs w:val="20"/>
        </w:rPr>
        <w:t>*</w:t>
      </w:r>
      <w:r>
        <w:rPr>
          <w:rFonts w:ascii="Times New Roman" w:hAnsi="Times New Roman"/>
          <w:sz w:val="20"/>
          <w:szCs w:val="20"/>
        </w:rPr>
        <w:t xml:space="preserve"> Required unless previously fulfilled</w:t>
      </w:r>
    </w:p>
    <w:p w:rsidR="00114BDE" w:rsidRDefault="00114BDE" w:rsidP="00114BDE">
      <w:pPr>
        <w:widowControl w:val="0"/>
        <w:autoSpaceDE w:val="0"/>
        <w:autoSpaceDN w:val="0"/>
        <w:adjustRightInd w:val="0"/>
        <w:spacing w:before="6" w:after="0"/>
        <w:ind w:left="360" w:right="180" w:firstLine="0"/>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Hours</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
          <w:sz w:val="20"/>
          <w:szCs w:val="20"/>
        </w:rPr>
        <w:t>.</w:t>
      </w:r>
      <w:r>
        <w:rPr>
          <w:rFonts w:ascii="Times New Roman" w:hAnsi="Times New Roman"/>
          <w:b/>
          <w:bCs/>
          <w:position w:val="-2"/>
          <w:sz w:val="20"/>
          <w:szCs w:val="20"/>
        </w:rPr>
        <w:t>36</w:t>
      </w:r>
      <w:r>
        <w:rPr>
          <w:rFonts w:ascii="Times New Roman" w:hAnsi="Times New Roman"/>
          <w:b/>
          <w:bCs/>
          <w:spacing w:val="13"/>
          <w:position w:val="-2"/>
          <w:sz w:val="20"/>
          <w:szCs w:val="20"/>
        </w:rPr>
        <w:t xml:space="preserve"> </w:t>
      </w:r>
      <w:r>
        <w:rPr>
          <w:rFonts w:ascii="Times New Roman" w:hAnsi="Times New Roman"/>
          <w:b/>
          <w:bCs/>
          <w:position w:val="-2"/>
          <w:sz w:val="20"/>
          <w:szCs w:val="20"/>
        </w:rPr>
        <w:t>hours</w:t>
      </w:r>
    </w:p>
    <w:p w:rsidR="00114BDE" w:rsidRDefault="00114BDE" w:rsidP="00114BDE">
      <w:pPr>
        <w:widowControl w:val="0"/>
        <w:autoSpaceDE w:val="0"/>
        <w:autoSpaceDN w:val="0"/>
        <w:adjustRightInd w:val="0"/>
        <w:spacing w:before="10" w:after="0" w:line="200" w:lineRule="exact"/>
        <w:ind w:left="360" w:right="180"/>
        <w:rPr>
          <w:rFonts w:ascii="Times New Roman" w:hAnsi="Times New Roman"/>
          <w:sz w:val="20"/>
          <w:szCs w:val="20"/>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28"/>
          <w:szCs w:val="28"/>
        </w:rPr>
      </w:pPr>
      <w:bookmarkStart w:id="310" w:name="_Toc294969766"/>
      <w:bookmarkStart w:id="311" w:name="_Toc295897030"/>
      <w:r w:rsidRPr="00AB16FB">
        <w:rPr>
          <w:rFonts w:ascii="Times New Roman" w:hAnsi="Times New Roman"/>
          <w:bCs w:val="0"/>
          <w:color w:val="808080" w:themeColor="background1" w:themeShade="80"/>
          <w:sz w:val="28"/>
          <w:szCs w:val="28"/>
        </w:rPr>
        <w:t>Comp</w:t>
      </w:r>
      <w:r w:rsidRPr="00AB16FB">
        <w:rPr>
          <w:rFonts w:ascii="Times New Roman" w:hAnsi="Times New Roman"/>
          <w:bCs w:val="0"/>
          <w:color w:val="808080" w:themeColor="background1" w:themeShade="80"/>
          <w:spacing w:val="-5"/>
          <w:sz w:val="28"/>
          <w:szCs w:val="28"/>
        </w:rPr>
        <w:t>r</w:t>
      </w:r>
      <w:r w:rsidRPr="00AB16FB">
        <w:rPr>
          <w:rFonts w:ascii="Times New Roman" w:hAnsi="Times New Roman"/>
          <w:bCs w:val="0"/>
          <w:color w:val="808080" w:themeColor="background1" w:themeShade="80"/>
          <w:sz w:val="28"/>
          <w:szCs w:val="28"/>
        </w:rPr>
        <w:t>ehensive Examination Policies</w:t>
      </w:r>
      <w:bookmarkEnd w:id="310"/>
      <w:bookmarkEnd w:id="311"/>
    </w:p>
    <w:p w:rsidR="00114BDE" w:rsidRDefault="00114BDE" w:rsidP="00114BDE">
      <w:pPr>
        <w:widowControl w:val="0"/>
        <w:autoSpaceDE w:val="0"/>
        <w:autoSpaceDN w:val="0"/>
        <w:adjustRightInd w:val="0"/>
        <w:spacing w:before="34" w:after="0"/>
        <w:ind w:left="360" w:right="180" w:firstLine="0"/>
        <w:rPr>
          <w:rFonts w:ascii="Times New Roman" w:hAnsi="Times New Roman"/>
          <w:sz w:val="20"/>
          <w:szCs w:val="20"/>
        </w:rPr>
      </w:pPr>
      <w:r>
        <w:rPr>
          <w:rFonts w:ascii="Times New Roman" w:hAnsi="Times New Roman"/>
          <w:b/>
          <w:bCs/>
          <w:sz w:val="20"/>
          <w:szCs w:val="20"/>
        </w:rPr>
        <w:t>I. Objectives of the Comp</w:t>
      </w:r>
      <w:r>
        <w:rPr>
          <w:rFonts w:ascii="Times New Roman" w:hAnsi="Times New Roman"/>
          <w:b/>
          <w:bCs/>
          <w:spacing w:val="-4"/>
          <w:sz w:val="20"/>
          <w:szCs w:val="20"/>
        </w:rPr>
        <w:t>r</w:t>
      </w:r>
      <w:r>
        <w:rPr>
          <w:rFonts w:ascii="Times New Roman" w:hAnsi="Times New Roman"/>
          <w:b/>
          <w:bCs/>
          <w:sz w:val="20"/>
          <w:szCs w:val="20"/>
        </w:rPr>
        <w:t xml:space="preserve">ehensive Examination In English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 the student to:</w:t>
      </w:r>
    </w:p>
    <w:p w:rsidR="00114BDE"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sz w:val="20"/>
          <w:szCs w:val="20"/>
        </w:rPr>
      </w:pPr>
      <w:r>
        <w:rPr>
          <w:rFonts w:ascii="Times New Roman" w:hAnsi="Times New Roman"/>
          <w:sz w:val="20"/>
          <w:szCs w:val="20"/>
        </w:rPr>
        <w:t>A. Demonstrate an acceptable knowledge of research methods in English, resources for English studies and approaches to literary criticism, including the ability to apply these in research.</w:t>
      </w:r>
    </w:p>
    <w:p w:rsidR="005401FF" w:rsidRDefault="00114BDE" w:rsidP="005401FF">
      <w:pPr>
        <w:widowControl w:val="0"/>
        <w:autoSpaceDE w:val="0"/>
        <w:autoSpaceDN w:val="0"/>
        <w:adjustRightInd w:val="0"/>
        <w:spacing w:after="0"/>
        <w:ind w:left="1080" w:right="180" w:hanging="270"/>
        <w:jc w:val="both"/>
        <w:rPr>
          <w:rFonts w:ascii="Times New Roman" w:hAnsi="Times New Roman"/>
          <w:sz w:val="20"/>
          <w:szCs w:val="20"/>
        </w:rPr>
      </w:pPr>
      <w:r>
        <w:rPr>
          <w:rFonts w:ascii="Times New Roman" w:hAnsi="Times New Roman"/>
          <w:sz w:val="20"/>
          <w:szCs w:val="20"/>
        </w:rPr>
        <w:t>B. Demonstrate a general knowledge of the bodies of</w:t>
      </w:r>
      <w:r>
        <w:rPr>
          <w:rFonts w:ascii="Times New Roman" w:hAnsi="Times New Roman"/>
          <w:spacing w:val="-11"/>
          <w:sz w:val="20"/>
          <w:szCs w:val="20"/>
        </w:rPr>
        <w:t xml:space="preserve"> </w:t>
      </w:r>
      <w:r>
        <w:rPr>
          <w:rFonts w:ascii="Times New Roman" w:hAnsi="Times New Roman"/>
          <w:sz w:val="20"/>
          <w:szCs w:val="20"/>
        </w:rPr>
        <w:t>American and English literatures (as indicate</w:t>
      </w:r>
      <w:r w:rsidR="005401FF">
        <w:rPr>
          <w:rFonts w:ascii="Times New Roman" w:hAnsi="Times New Roman"/>
          <w:sz w:val="20"/>
          <w:szCs w:val="20"/>
        </w:rPr>
        <w:t xml:space="preserve"> by the department</w:t>
      </w:r>
      <w:r w:rsidR="005401FF">
        <w:rPr>
          <w:rFonts w:ascii="Times New Roman" w:hAnsi="Times New Roman"/>
          <w:spacing w:val="-11"/>
          <w:sz w:val="20"/>
          <w:szCs w:val="20"/>
        </w:rPr>
        <w:t>’</w:t>
      </w:r>
      <w:r w:rsidR="005401FF">
        <w:rPr>
          <w:rFonts w:ascii="Times New Roman" w:hAnsi="Times New Roman"/>
          <w:sz w:val="20"/>
          <w:szCs w:val="20"/>
        </w:rPr>
        <w:t>s reading list) and specific knowledge of the literary periods and topics in which courses have been taken.</w:t>
      </w:r>
    </w:p>
    <w:p w:rsidR="005401FF" w:rsidRDefault="005401FF" w:rsidP="005401FF">
      <w:pPr>
        <w:widowControl w:val="0"/>
        <w:autoSpaceDE w:val="0"/>
        <w:autoSpaceDN w:val="0"/>
        <w:adjustRightInd w:val="0"/>
        <w:spacing w:after="0" w:line="250" w:lineRule="auto"/>
        <w:ind w:left="1080" w:right="180" w:hanging="270"/>
        <w:jc w:val="both"/>
        <w:rPr>
          <w:rFonts w:ascii="Times New Roman" w:hAnsi="Times New Roman"/>
          <w:sz w:val="20"/>
          <w:szCs w:val="20"/>
        </w:rPr>
      </w:pPr>
      <w:r>
        <w:rPr>
          <w:rFonts w:ascii="Times New Roman" w:hAnsi="Times New Roman"/>
          <w:sz w:val="20"/>
          <w:szCs w:val="20"/>
        </w:rPr>
        <w:t>C. Demonstrate an acceptable level of mastery of written communication skills. Students prepa</w:t>
      </w:r>
      <w:r>
        <w:rPr>
          <w:rFonts w:ascii="Times New Roman" w:hAnsi="Times New Roman"/>
          <w:spacing w:val="-4"/>
          <w:sz w:val="20"/>
          <w:szCs w:val="20"/>
        </w:rPr>
        <w:t>r</w:t>
      </w:r>
      <w:r>
        <w:rPr>
          <w:rFonts w:ascii="Times New Roman" w:hAnsi="Times New Roman"/>
          <w:sz w:val="20"/>
          <w:szCs w:val="20"/>
        </w:rPr>
        <w:t>ing to take the comprehensive examination in English may secure copies of previous examination questions from the department.</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II. Number</w:t>
      </w:r>
      <w:r>
        <w:rPr>
          <w:rFonts w:ascii="Times New Roman" w:hAnsi="Times New Roman"/>
          <w:b/>
          <w:bCs/>
          <w:spacing w:val="-4"/>
          <w:sz w:val="20"/>
          <w:szCs w:val="20"/>
        </w:rPr>
        <w:t xml:space="preserve"> </w:t>
      </w:r>
      <w:r>
        <w:rPr>
          <w:rFonts w:ascii="Times New Roman" w:hAnsi="Times New Roman"/>
          <w:b/>
          <w:bCs/>
          <w:sz w:val="20"/>
          <w:szCs w:val="20"/>
        </w:rPr>
        <w:t>of Hours and</w:t>
      </w:r>
      <w:r>
        <w:rPr>
          <w:rFonts w:ascii="Times New Roman" w:hAnsi="Times New Roman"/>
          <w:b/>
          <w:bCs/>
          <w:spacing w:val="-11"/>
          <w:sz w:val="20"/>
          <w:szCs w:val="20"/>
        </w:rPr>
        <w:t xml:space="preserve"> </w:t>
      </w:r>
      <w:r>
        <w:rPr>
          <w:rFonts w:ascii="Times New Roman" w:hAnsi="Times New Roman"/>
          <w:b/>
          <w:bCs/>
          <w:sz w:val="20"/>
          <w:szCs w:val="20"/>
        </w:rPr>
        <w:t>Academic</w:t>
      </w:r>
      <w:r>
        <w:rPr>
          <w:rFonts w:ascii="Times New Roman" w:hAnsi="Times New Roman"/>
          <w:b/>
          <w:bCs/>
          <w:spacing w:val="-11"/>
          <w:sz w:val="20"/>
          <w:szCs w:val="20"/>
        </w:rPr>
        <w:t xml:space="preserve"> </w:t>
      </w:r>
      <w:r>
        <w:rPr>
          <w:rFonts w:ascii="Times New Roman" w:hAnsi="Times New Roman"/>
          <w:b/>
          <w:bCs/>
          <w:spacing w:val="-15"/>
          <w:sz w:val="20"/>
          <w:szCs w:val="20"/>
        </w:rPr>
        <w:t>A</w:t>
      </w:r>
      <w:r>
        <w:rPr>
          <w:rFonts w:ascii="Times New Roman" w:hAnsi="Times New Roman"/>
          <w:b/>
          <w:bCs/>
          <w:sz w:val="20"/>
          <w:szCs w:val="20"/>
        </w:rPr>
        <w:t>verage Requi</w:t>
      </w:r>
      <w:r>
        <w:rPr>
          <w:rFonts w:ascii="Times New Roman" w:hAnsi="Times New Roman"/>
          <w:b/>
          <w:bCs/>
          <w:spacing w:val="-4"/>
          <w:sz w:val="20"/>
          <w:szCs w:val="20"/>
        </w:rPr>
        <w:t>r</w:t>
      </w:r>
      <w:r>
        <w:rPr>
          <w:rFonts w:ascii="Times New Roman" w:hAnsi="Times New Roman"/>
          <w:b/>
          <w:bCs/>
          <w:sz w:val="20"/>
          <w:szCs w:val="20"/>
        </w:rPr>
        <w:t>ed:</w:t>
      </w:r>
    </w:p>
    <w:p w:rsidR="005401FF"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position w:val="-2"/>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must have completed or be completing 33 semester hours and have an overall ave</w:t>
      </w:r>
      <w:r>
        <w:rPr>
          <w:rFonts w:ascii="Times New Roman" w:hAnsi="Times New Roman"/>
          <w:spacing w:val="-4"/>
          <w:sz w:val="20"/>
          <w:szCs w:val="20"/>
        </w:rPr>
        <w:t>r</w:t>
      </w:r>
      <w:r>
        <w:rPr>
          <w:rFonts w:ascii="Times New Roman" w:hAnsi="Times New Roman"/>
          <w:sz w:val="20"/>
          <w:szCs w:val="20"/>
        </w:rPr>
        <w:t>age of “B” before being eligible to take the comprehensive examination in English.</w:t>
      </w:r>
      <w:r>
        <w:rPr>
          <w:rFonts w:ascii="Times New Roman" w:hAnsi="Times New Roman"/>
          <w:spacing w:val="-11"/>
          <w:sz w:val="20"/>
          <w:szCs w:val="20"/>
        </w:rPr>
        <w:t xml:space="preserve"> </w:t>
      </w:r>
      <w:r>
        <w:rPr>
          <w:rFonts w:ascii="Times New Roman" w:hAnsi="Times New Roman"/>
          <w:sz w:val="20"/>
          <w:szCs w:val="20"/>
        </w:rPr>
        <w:t>Additionall</w:t>
      </w:r>
      <w:r>
        <w:rPr>
          <w:rFonts w:ascii="Times New Roman" w:hAnsi="Times New Roman"/>
          <w:spacing w:val="-13"/>
          <w:sz w:val="20"/>
          <w:szCs w:val="20"/>
        </w:rPr>
        <w:t>y</w:t>
      </w:r>
      <w:r>
        <w:rPr>
          <w:rFonts w:ascii="Times New Roman" w:hAnsi="Times New Roman"/>
          <w:sz w:val="20"/>
          <w:szCs w:val="20"/>
        </w:rPr>
        <w:t>, the student should have completed or be completing the 21</w:t>
      </w:r>
      <w:r>
        <w:rPr>
          <w:rFonts w:ascii="Times New Roman" w:hAnsi="Times New Roman"/>
          <w:spacing w:val="-1"/>
          <w:sz w:val="20"/>
          <w:szCs w:val="20"/>
        </w:rPr>
        <w:t xml:space="preserve"> </w:t>
      </w:r>
      <w:r>
        <w:rPr>
          <w:rFonts w:ascii="Times New Roman" w:hAnsi="Times New Roman"/>
          <w:position w:val="-2"/>
          <w:sz w:val="20"/>
          <w:szCs w:val="20"/>
        </w:rPr>
        <w:t xml:space="preserve">semester hours required in the </w:t>
      </w:r>
      <w:r w:rsidR="00E126F2">
        <w:rPr>
          <w:rFonts w:ascii="Times New Roman" w:hAnsi="Times New Roman"/>
          <w:position w:val="-2"/>
          <w:sz w:val="20"/>
          <w:szCs w:val="20"/>
        </w:rPr>
        <w:t>teaching</w:t>
      </w:r>
      <w:r>
        <w:rPr>
          <w:rFonts w:ascii="Times New Roman" w:hAnsi="Times New Roman"/>
          <w:position w:val="-2"/>
          <w:sz w:val="20"/>
          <w:szCs w:val="20"/>
        </w:rPr>
        <w:t xml:space="preserve"> </w:t>
      </w:r>
      <w:r w:rsidRPr="00D8640C">
        <w:rPr>
          <w:rFonts w:ascii="Times New Roman" w:hAnsi="Times New Roman"/>
          <w:position w:val="-2"/>
          <w:sz w:val="20"/>
          <w:szCs w:val="20"/>
        </w:rPr>
        <w:t>field, Area C.</w:t>
      </w:r>
    </w:p>
    <w:p w:rsidR="00BB4865"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position w:val="-2"/>
          <w:sz w:val="20"/>
          <w:szCs w:val="20"/>
        </w:rPr>
      </w:pPr>
    </w:p>
    <w:p w:rsidR="00BB4865"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position w:val="-2"/>
          <w:sz w:val="20"/>
          <w:szCs w:val="20"/>
        </w:rPr>
      </w:pPr>
    </w:p>
    <w:p w:rsidR="00BB4865"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p>
    <w:p w:rsidR="005401FF" w:rsidRDefault="005401FF" w:rsidP="005401FF">
      <w:pPr>
        <w:widowControl w:val="0"/>
        <w:autoSpaceDE w:val="0"/>
        <w:autoSpaceDN w:val="0"/>
        <w:adjustRightInd w:val="0"/>
        <w:spacing w:after="0" w:line="211" w:lineRule="exact"/>
        <w:ind w:left="360" w:right="180" w:firstLine="0"/>
        <w:jc w:val="both"/>
        <w:rPr>
          <w:rFonts w:ascii="Times New Roman" w:hAnsi="Times New Roman"/>
          <w:sz w:val="20"/>
          <w:szCs w:val="20"/>
        </w:rPr>
      </w:pPr>
      <w:r>
        <w:rPr>
          <w:rFonts w:ascii="Times New Roman" w:hAnsi="Times New Roman"/>
          <w:b/>
          <w:bCs/>
          <w:sz w:val="20"/>
          <w:szCs w:val="20"/>
        </w:rPr>
        <w:t>III. Requi</w:t>
      </w:r>
      <w:r>
        <w:rPr>
          <w:rFonts w:ascii="Times New Roman" w:hAnsi="Times New Roman"/>
          <w:b/>
          <w:bCs/>
          <w:spacing w:val="-4"/>
          <w:sz w:val="20"/>
          <w:szCs w:val="20"/>
        </w:rPr>
        <w:t>r</w:t>
      </w:r>
      <w:r>
        <w:rPr>
          <w:rFonts w:ascii="Times New Roman" w:hAnsi="Times New Roman"/>
          <w:b/>
          <w:bCs/>
          <w:sz w:val="20"/>
          <w:szCs w:val="20"/>
        </w:rPr>
        <w:t>ed Courses:</w:t>
      </w:r>
    </w:p>
    <w:p w:rsidR="005401FF"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must have completed or be completing the following required courses in the teaching field,</w:t>
      </w:r>
      <w:r>
        <w:rPr>
          <w:rFonts w:ascii="Times New Roman" w:hAnsi="Times New Roman"/>
          <w:spacing w:val="-11"/>
          <w:sz w:val="20"/>
          <w:szCs w:val="20"/>
        </w:rPr>
        <w:t xml:space="preserve"> </w:t>
      </w:r>
      <w:r>
        <w:rPr>
          <w:rFonts w:ascii="Times New Roman" w:hAnsi="Times New Roman"/>
          <w:sz w:val="20"/>
          <w:szCs w:val="20"/>
        </w:rPr>
        <w:t>Area C, before being eligible to take the comprehensive examination in English:</w:t>
      </w:r>
    </w:p>
    <w:p w:rsidR="005401FF" w:rsidRDefault="003756FF" w:rsidP="005401FF">
      <w:pPr>
        <w:widowControl w:val="0"/>
        <w:autoSpaceDE w:val="0"/>
        <w:autoSpaceDN w:val="0"/>
        <w:adjustRightInd w:val="0"/>
        <w:spacing w:before="4" w:after="0" w:line="170" w:lineRule="exact"/>
        <w:ind w:left="360" w:right="180" w:firstLine="0"/>
        <w:jc w:val="both"/>
        <w:rPr>
          <w:rFonts w:ascii="Times New Roman" w:hAnsi="Times New Roman"/>
          <w:sz w:val="17"/>
          <w:szCs w:val="17"/>
        </w:rPr>
      </w:pPr>
      <w:r w:rsidRPr="003756FF">
        <w:rPr>
          <w:rFonts w:ascii="Calibri" w:hAnsi="Calibri"/>
          <w:noProof/>
          <w:lang w:eastAsia="en-US"/>
        </w:rPr>
        <w:pict>
          <v:shape id="_x0000_s1033" type="#_x0000_t202" style="position:absolute;left:0;text-align:left;margin-left:63.35pt;margin-top:-.3pt;width:415.45pt;height:62pt;z-index:-251516928;mso-position-horizontal-relative:page" o:allowincell="f" filled="f" stroked="f">
            <v:textbox style="mso-next-textbox:#_x0000_s1033" inset="0,0,0,0">
              <w:txbxContent>
                <w:tbl>
                  <w:tblPr>
                    <w:tblW w:w="8280" w:type="dxa"/>
                    <w:tblLayout w:type="fixed"/>
                    <w:tblCellMar>
                      <w:left w:w="0" w:type="dxa"/>
                      <w:right w:w="0" w:type="dxa"/>
                    </w:tblCellMar>
                    <w:tblLook w:val="0000"/>
                  </w:tblPr>
                  <w:tblGrid>
                    <w:gridCol w:w="810"/>
                    <w:gridCol w:w="630"/>
                    <w:gridCol w:w="6840"/>
                  </w:tblGrid>
                  <w:tr w:rsidR="0051227A" w:rsidRPr="00FA7AC7" w:rsidTr="009263EC">
                    <w:trPr>
                      <w:trHeight w:hRule="exact" w:val="271"/>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51227A" w:rsidRPr="00FA7AC7" w:rsidTr="009263EC">
                    <w:trPr>
                      <w:trHeight w:hRule="exact" w:val="229"/>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51227A" w:rsidRPr="00FA7AC7" w:rsidTr="009263EC">
                    <w:trPr>
                      <w:trHeight w:hRule="exact" w:val="240"/>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51227A" w:rsidRPr="00FA7AC7" w:rsidTr="009263EC">
                    <w:trPr>
                      <w:trHeight w:hRule="exact" w:val="240"/>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51227A" w:rsidRPr="00FA7AC7" w:rsidTr="009263EC">
                    <w:trPr>
                      <w:trHeight w:hRule="exact" w:val="260"/>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51227A" w:rsidRPr="00FA7AC7" w:rsidRDefault="0051227A" w:rsidP="00567EAD">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Pr>
                            <w:rFonts w:ascii="Times New Roman" w:hAnsi="Times New Roman"/>
                            <w:sz w:val="20"/>
                            <w:szCs w:val="20"/>
                          </w:rPr>
                          <w:t>(required unless previously fulfilled)</w:t>
                        </w:r>
                        <w:r w:rsidRPr="00FA7AC7">
                          <w:rPr>
                            <w:rFonts w:ascii="Times New Roman" w:hAnsi="Times New Roman"/>
                            <w:sz w:val="20"/>
                            <w:szCs w:val="20"/>
                          </w:rPr>
                          <w:t>............................3 hrs</w:t>
                        </w:r>
                      </w:p>
                    </w:tc>
                  </w:tr>
                </w:tbl>
                <w:p w:rsidR="0051227A" w:rsidRDefault="0051227A" w:rsidP="005401FF">
                  <w:pPr>
                    <w:widowControl w:val="0"/>
                    <w:autoSpaceDE w:val="0"/>
                    <w:autoSpaceDN w:val="0"/>
                    <w:adjustRightInd w:val="0"/>
                    <w:spacing w:after="0"/>
                    <w:rPr>
                      <w:rFonts w:ascii="Times New Roman" w:hAnsi="Times New Roman"/>
                      <w:sz w:val="24"/>
                      <w:szCs w:val="24"/>
                    </w:rPr>
                  </w:pPr>
                </w:p>
              </w:txbxContent>
            </v:textbox>
            <w10:wrap anchorx="page"/>
          </v:shape>
        </w:pict>
      </w: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before="26" w:after="0"/>
        <w:ind w:left="630" w:right="180" w:firstLine="0"/>
        <w:jc w:val="both"/>
        <w:rPr>
          <w:rFonts w:ascii="Times New Roman" w:hAnsi="Times New Roman"/>
          <w:sz w:val="20"/>
          <w:szCs w:val="20"/>
        </w:rPr>
      </w:pPr>
      <w:r>
        <w:rPr>
          <w:rFonts w:ascii="Times New Roman" w:hAnsi="Times New Roman"/>
          <w:sz w:val="20"/>
          <w:szCs w:val="20"/>
        </w:rPr>
        <w:t>One course in</w:t>
      </w:r>
      <w:r>
        <w:rPr>
          <w:rFonts w:ascii="Times New Roman" w:hAnsi="Times New Roman"/>
          <w:spacing w:val="-11"/>
          <w:sz w:val="20"/>
          <w:szCs w:val="20"/>
        </w:rPr>
        <w:t xml:space="preserve"> </w:t>
      </w:r>
      <w:r>
        <w:rPr>
          <w:rFonts w:ascii="Times New Roman" w:hAnsi="Times New Roman"/>
          <w:sz w:val="20"/>
          <w:szCs w:val="20"/>
        </w:rPr>
        <w:t>American Literature</w:t>
      </w:r>
      <w:r>
        <w:rPr>
          <w:rFonts w:ascii="Times New Roman" w:hAnsi="Times New Roman"/>
          <w:spacing w:val="-9"/>
          <w:sz w:val="20"/>
          <w:szCs w:val="20"/>
        </w:rPr>
        <w:t xml:space="preserve"> </w:t>
      </w:r>
      <w:r>
        <w:rPr>
          <w:rFonts w:ascii="Times New Roman" w:hAnsi="Times New Roman"/>
          <w:sz w:val="20"/>
          <w:szCs w:val="20"/>
        </w:rPr>
        <w:t>.........................................................................................3 hrs</w:t>
      </w:r>
    </w:p>
    <w:p w:rsidR="005401FF" w:rsidRDefault="005401FF" w:rsidP="005401FF">
      <w:pPr>
        <w:widowControl w:val="0"/>
        <w:autoSpaceDE w:val="0"/>
        <w:autoSpaceDN w:val="0"/>
        <w:adjustRightInd w:val="0"/>
        <w:spacing w:before="10" w:after="0"/>
        <w:ind w:left="630" w:right="180" w:firstLine="0"/>
        <w:jc w:val="both"/>
        <w:rPr>
          <w:rFonts w:ascii="Times New Roman" w:hAnsi="Times New Roman"/>
          <w:sz w:val="20"/>
          <w:szCs w:val="20"/>
        </w:rPr>
      </w:pPr>
      <w:r>
        <w:rPr>
          <w:rFonts w:ascii="Times New Roman" w:hAnsi="Times New Roman"/>
          <w:sz w:val="20"/>
          <w:szCs w:val="20"/>
        </w:rPr>
        <w:t>One course in English Literatur</w:t>
      </w:r>
      <w:r>
        <w:rPr>
          <w:rFonts w:ascii="Times New Roman" w:hAnsi="Times New Roman"/>
          <w:spacing w:val="7"/>
          <w:sz w:val="20"/>
          <w:szCs w:val="20"/>
        </w:rPr>
        <w:t>e</w:t>
      </w:r>
      <w:r>
        <w:rPr>
          <w:rFonts w:ascii="Times New Roman" w:hAnsi="Times New Roman"/>
          <w:sz w:val="20"/>
          <w:szCs w:val="20"/>
        </w:rPr>
        <w:t>.............................................................................................3 hrs</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b/>
          <w:bCs/>
          <w:sz w:val="20"/>
          <w:szCs w:val="20"/>
        </w:rPr>
        <w:t>I</w:t>
      </w:r>
      <w:r>
        <w:rPr>
          <w:rFonts w:ascii="Times New Roman" w:hAnsi="Times New Roman"/>
          <w:b/>
          <w:bCs/>
          <w:spacing w:val="-26"/>
          <w:sz w:val="20"/>
          <w:szCs w:val="20"/>
        </w:rPr>
        <w:t>V</w:t>
      </w:r>
      <w:r>
        <w:rPr>
          <w:rFonts w:ascii="Times New Roman" w:hAnsi="Times New Roman"/>
          <w:b/>
          <w:bCs/>
          <w:sz w:val="20"/>
          <w:szCs w:val="20"/>
        </w:rPr>
        <w:t>. Number</w:t>
      </w:r>
      <w:r>
        <w:rPr>
          <w:rFonts w:ascii="Times New Roman" w:hAnsi="Times New Roman"/>
          <w:b/>
          <w:bCs/>
          <w:spacing w:val="-4"/>
          <w:sz w:val="20"/>
          <w:szCs w:val="20"/>
        </w:rPr>
        <w:t xml:space="preserve"> </w:t>
      </w:r>
      <w:r>
        <w:rPr>
          <w:rFonts w:ascii="Times New Roman" w:hAnsi="Times New Roman"/>
          <w:b/>
          <w:bCs/>
          <w:sz w:val="20"/>
          <w:szCs w:val="20"/>
        </w:rPr>
        <w:t>of</w:t>
      </w:r>
      <w:r>
        <w:rPr>
          <w:rFonts w:ascii="Times New Roman" w:hAnsi="Times New Roman"/>
          <w:b/>
          <w:bCs/>
          <w:spacing w:val="-11"/>
          <w:sz w:val="20"/>
          <w:szCs w:val="20"/>
        </w:rPr>
        <w:t xml:space="preserve"> </w:t>
      </w:r>
      <w:r>
        <w:rPr>
          <w:rFonts w:ascii="Times New Roman" w:hAnsi="Times New Roman"/>
          <w:b/>
          <w:bCs/>
          <w:sz w:val="20"/>
          <w:szCs w:val="20"/>
        </w:rPr>
        <w:t>Attempts</w:t>
      </w:r>
    </w:p>
    <w:p w:rsidR="005401FF"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in English three times prior to termination from the program.</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Evaluation of Comp</w:t>
      </w:r>
      <w:r>
        <w:rPr>
          <w:rFonts w:ascii="Times New Roman" w:hAnsi="Times New Roman"/>
          <w:b/>
          <w:bCs/>
          <w:spacing w:val="-4"/>
          <w:sz w:val="20"/>
          <w:szCs w:val="20"/>
        </w:rPr>
        <w:t>r</w:t>
      </w:r>
      <w:r>
        <w:rPr>
          <w:rFonts w:ascii="Times New Roman" w:hAnsi="Times New Roman"/>
          <w:b/>
          <w:bCs/>
          <w:sz w:val="20"/>
          <w:szCs w:val="20"/>
        </w:rPr>
        <w:t>ehensive Examination in English</w:t>
      </w:r>
    </w:p>
    <w:p w:rsidR="005401FF"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committee of faculty members who teach graduate courses in the Department evaluates the comprehensive examination in English.</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takes the examination receives either a pass or fail and must pass all parts of the examination, demonstrating competence in each area.</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Re-examination</w:t>
      </w:r>
    </w:p>
    <w:p w:rsidR="005401FF"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fails any portion of the examination must retake the entire examination; howeve</w:t>
      </w:r>
      <w:r>
        <w:rPr>
          <w:rFonts w:ascii="Times New Roman" w:hAnsi="Times New Roman"/>
          <w:spacing w:val="-8"/>
          <w:sz w:val="20"/>
          <w:szCs w:val="20"/>
        </w:rPr>
        <w:t>r</w:t>
      </w:r>
      <w:r>
        <w:rPr>
          <w:rFonts w:ascii="Times New Roman" w:hAnsi="Times New Roman"/>
          <w:sz w:val="20"/>
          <w:szCs w:val="20"/>
        </w:rPr>
        <w:t>, no additional course work is required.</w:t>
      </w:r>
    </w:p>
    <w:p w:rsidR="005401FF"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sz w:val="20"/>
          <w:szCs w:val="20"/>
        </w:rPr>
      </w:pPr>
    </w:p>
    <w:p w:rsidR="005401FF" w:rsidRPr="00BB4865" w:rsidRDefault="005401FF" w:rsidP="005401FF">
      <w:pPr>
        <w:pStyle w:val="Heading2"/>
        <w:ind w:left="360" w:right="180" w:firstLine="0"/>
        <w:rPr>
          <w:rFonts w:ascii="Times New Roman" w:hAnsi="Times New Roman" w:cs="Times New Roman"/>
          <w:color w:val="808080" w:themeColor="background1" w:themeShade="80"/>
          <w:sz w:val="28"/>
          <w:szCs w:val="28"/>
        </w:rPr>
      </w:pPr>
      <w:bookmarkStart w:id="312" w:name="_Toc294969767"/>
      <w:bookmarkStart w:id="313" w:name="_Toc295897031"/>
      <w:r w:rsidRPr="00BB4865">
        <w:rPr>
          <w:rFonts w:ascii="Times New Roman" w:hAnsi="Times New Roman" w:cs="Times New Roman"/>
          <w:color w:val="808080" w:themeColor="background1" w:themeShade="80"/>
          <w:sz w:val="28"/>
          <w:szCs w:val="28"/>
        </w:rPr>
        <w:t>COURSE DESCRIPTIONS</w:t>
      </w:r>
      <w:bookmarkEnd w:id="312"/>
      <w:bookmarkEnd w:id="313"/>
    </w:p>
    <w:p w:rsidR="005401FF"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5304 - History of the English Language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5504)</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xml:space="preserve">...........................3(3-0) </w:t>
      </w:r>
    </w:p>
    <w:p w:rsidR="005401FF"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 development of the English language since the fifth centur</w:t>
      </w:r>
      <w:r>
        <w:rPr>
          <w:rFonts w:ascii="Times New Roman" w:hAnsi="Times New Roman"/>
          <w:color w:val="191919"/>
          <w:spacing w:val="-13"/>
          <w:sz w:val="20"/>
          <w:szCs w:val="20"/>
        </w:rPr>
        <w:t>y</w:t>
      </w:r>
      <w:r>
        <w:rPr>
          <w:rFonts w:ascii="Times New Roman" w:hAnsi="Times New Roman"/>
          <w:color w:val="191919"/>
          <w:sz w:val="20"/>
          <w:szCs w:val="20"/>
        </w:rPr>
        <w:t>, emphasizing the philological changes which have occurred.</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5500 - Bibliography and Resea</w:t>
      </w:r>
      <w:r>
        <w:rPr>
          <w:rFonts w:ascii="Times New Roman" w:hAnsi="Times New Roman"/>
          <w:b/>
          <w:bCs/>
          <w:color w:val="191919"/>
          <w:spacing w:val="-4"/>
          <w:sz w:val="20"/>
          <w:szCs w:val="20"/>
        </w:rPr>
        <w:t>r</w:t>
      </w:r>
      <w:r>
        <w:rPr>
          <w:rFonts w:ascii="Times New Roman" w:hAnsi="Times New Roman"/>
          <w:b/>
          <w:bCs/>
          <w:color w:val="191919"/>
          <w:sz w:val="20"/>
          <w:szCs w:val="20"/>
        </w:rPr>
        <w:t>ch Methods</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approaches to literary scholarship and methods of research. Required and should be taken as early as possible in the student</w:t>
      </w:r>
      <w:r>
        <w:rPr>
          <w:rFonts w:ascii="Times New Roman" w:hAnsi="Times New Roman"/>
          <w:color w:val="191919"/>
          <w:spacing w:val="-11"/>
          <w:sz w:val="20"/>
          <w:szCs w:val="20"/>
        </w:rPr>
        <w:t>’</w:t>
      </w:r>
      <w:r>
        <w:rPr>
          <w:rFonts w:ascii="Times New Roman" w:hAnsi="Times New Roman"/>
          <w:color w:val="191919"/>
          <w:sz w:val="20"/>
          <w:szCs w:val="20"/>
        </w:rPr>
        <w:t>s course of stud</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5600 - Shakespea</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5510)</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Representative tragedies, comedies and history plays along with major poetry and critical problems in these works.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5606 - Medieval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CHAUCER)</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Significant authors through the 15th centur</w:t>
      </w:r>
      <w:r>
        <w:rPr>
          <w:rFonts w:ascii="Times New Roman" w:hAnsi="Times New Roman"/>
          <w:color w:val="191919"/>
          <w:spacing w:val="-13"/>
          <w:sz w:val="20"/>
          <w:szCs w:val="20"/>
        </w:rPr>
        <w:t>y</w:t>
      </w:r>
      <w:r>
        <w:rPr>
          <w:rFonts w:ascii="Times New Roman" w:hAnsi="Times New Roman"/>
          <w:color w:val="191919"/>
          <w:sz w:val="20"/>
          <w:szCs w:val="20"/>
        </w:rPr>
        <w:t>, with emphasis on the major works of Chauce</w:t>
      </w:r>
      <w:r>
        <w:rPr>
          <w:rFonts w:ascii="Times New Roman" w:hAnsi="Times New Roman"/>
          <w:color w:val="191919"/>
          <w:spacing w:val="-11"/>
          <w:sz w:val="20"/>
          <w:szCs w:val="20"/>
        </w:rPr>
        <w:t>r</w:t>
      </w:r>
      <w:r>
        <w:rPr>
          <w:rFonts w:ascii="Times New Roman" w:hAnsi="Times New Roman"/>
          <w:color w:val="191919"/>
          <w:sz w:val="20"/>
          <w:szCs w:val="20"/>
        </w:rPr>
        <w:t>. Some attention given to the language and historical background of the age.</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Linguistics</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Introduction to the principles of linguistic theory and analysis. Fundamentals of major approaches to the study of phonolog</w:t>
      </w:r>
      <w:r>
        <w:rPr>
          <w:rFonts w:ascii="Times New Roman" w:hAnsi="Times New Roman"/>
          <w:color w:val="191919"/>
          <w:spacing w:val="-13"/>
          <w:sz w:val="20"/>
          <w:szCs w:val="20"/>
        </w:rPr>
        <w:t>y</w:t>
      </w:r>
      <w:r>
        <w:rPr>
          <w:rFonts w:ascii="Times New Roman" w:hAnsi="Times New Roman"/>
          <w:color w:val="191919"/>
          <w:sz w:val="20"/>
          <w:szCs w:val="20"/>
        </w:rPr>
        <w:t>, morphology and syntax.</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Grammar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 Syntax</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Critical examination of salient components of modem syntax and gramma</w:t>
      </w:r>
      <w:r>
        <w:rPr>
          <w:rFonts w:ascii="Times New Roman" w:hAnsi="Times New Roman"/>
          <w:color w:val="191919"/>
          <w:spacing w:val="-11"/>
          <w:sz w:val="20"/>
          <w:szCs w:val="20"/>
        </w:rPr>
        <w:t>r</w:t>
      </w:r>
      <w:r>
        <w:rPr>
          <w:rFonts w:ascii="Times New Roman" w:hAnsi="Times New Roman"/>
          <w:color w:val="191919"/>
          <w:sz w:val="20"/>
          <w:szCs w:val="20"/>
        </w:rPr>
        <w:t>.</w:t>
      </w:r>
    </w:p>
    <w:p w:rsidR="005401FF" w:rsidRDefault="005401FF" w:rsidP="005401FF">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Exposition for</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5515)</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of exposition, including structures, research methodolog</w:t>
      </w:r>
      <w:r>
        <w:rPr>
          <w:rFonts w:ascii="Times New Roman" w:hAnsi="Times New Roman"/>
          <w:color w:val="191919"/>
          <w:spacing w:val="-13"/>
          <w:sz w:val="20"/>
          <w:szCs w:val="20"/>
        </w:rPr>
        <w:t>y</w:t>
      </w:r>
      <w:r>
        <w:rPr>
          <w:rFonts w:ascii="Times New Roman" w:hAnsi="Times New Roman"/>
          <w:color w:val="191919"/>
          <w:sz w:val="20"/>
          <w:szCs w:val="20"/>
        </w:rPr>
        <w:t>, rhetorical principles and teaching applications.</w:t>
      </w:r>
    </w:p>
    <w:p w:rsidR="005401FF" w:rsidRDefault="005401FF" w:rsidP="005401FF">
      <w:pPr>
        <w:widowControl w:val="0"/>
        <w:autoSpaceDE w:val="0"/>
        <w:autoSpaceDN w:val="0"/>
        <w:adjustRightInd w:val="0"/>
        <w:spacing w:before="27"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5621 - Literatu</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 of the Sixteenth and Seventeenth Centuries </w:t>
      </w:r>
    </w:p>
    <w:p w:rsidR="005401FF"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(Formerly Old English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7"/>
          <w:sz w:val="20"/>
          <w:szCs w:val="20"/>
        </w:rPr>
        <w:t xml:space="preserve"> </w:t>
      </w:r>
      <w:r>
        <w:rPr>
          <w:rFonts w:ascii="Times New Roman" w:hAnsi="Times New Roman"/>
          <w:b/>
          <w:bCs/>
          <w:color w:val="191919"/>
          <w:sz w:val="20"/>
          <w:szCs w:val="20"/>
        </w:rPr>
        <w:t xml:space="preserve">..........................................................................................(3-0) </w:t>
      </w:r>
    </w:p>
    <w:p w:rsidR="005401FF"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Literary tendencies and thought of the period, including critical study of such major figures as More, Sidne</w:t>
      </w:r>
      <w:r>
        <w:rPr>
          <w:rFonts w:ascii="Times New Roman" w:hAnsi="Times New Roman"/>
          <w:color w:val="191919"/>
          <w:spacing w:val="-13"/>
          <w:sz w:val="20"/>
          <w:szCs w:val="20"/>
        </w:rPr>
        <w:t>y</w:t>
      </w:r>
      <w:r>
        <w:rPr>
          <w:rFonts w:ascii="Times New Roman" w:hAnsi="Times New Roman"/>
          <w:color w:val="191919"/>
          <w:sz w:val="20"/>
          <w:szCs w:val="20"/>
        </w:rPr>
        <w:t>, Donne, Jonson, Herbert and Milton.</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5632 - Restoration and Eighteenth Century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Poetry and prose of the Restoration and Neo-classical periods with emphasis on such figures as Dryden, Congreve, Pope, Swift and Johnson.</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5641 - Romanticism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 general literary tendencies and thought of the period, with emphasis on the poetry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ordsworth, Coleridge, Byron, Shelley and Keats.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5650 - Modern Drama</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Major trends in modem drama with readings from playwrights of Britain, Europe and the Americas.</w:t>
      </w:r>
    </w:p>
    <w:p w:rsidR="005401FF"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5651 -</w:t>
      </w:r>
      <w:r>
        <w:rPr>
          <w:rFonts w:ascii="Times New Roman" w:hAnsi="Times New Roman"/>
          <w:b/>
          <w:bCs/>
          <w:color w:val="191919"/>
          <w:spacing w:val="-4"/>
          <w:sz w:val="20"/>
          <w:szCs w:val="20"/>
        </w:rPr>
        <w:t xml:space="preserve"> </w:t>
      </w:r>
      <w:r>
        <w:rPr>
          <w:rFonts w:ascii="Times New Roman" w:hAnsi="Times New Roman"/>
          <w:b/>
          <w:bCs/>
          <w:color w:val="191919"/>
          <w:spacing w:val="-7"/>
          <w:sz w:val="20"/>
          <w:szCs w:val="20"/>
        </w:rPr>
        <w:t>V</w:t>
      </w:r>
      <w:r>
        <w:rPr>
          <w:rFonts w:ascii="Times New Roman" w:hAnsi="Times New Roman"/>
          <w:b/>
          <w:bCs/>
          <w:color w:val="191919"/>
          <w:sz w:val="20"/>
          <w:szCs w:val="20"/>
        </w:rPr>
        <w:t>ictorian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5603)</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 xml:space="preserve">................................................3(3-0) </w:t>
      </w:r>
    </w:p>
    <w:p w:rsidR="005401FF"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Critical examination of major authors of the period, with some attention to social and cultural background. Focus may be on poets like Browning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ennyson, prose writers like Carlyle and Ruskin, or novelists like Dickens and Eliot.</w:t>
      </w:r>
    </w:p>
    <w:p w:rsidR="005401FF"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5610 - Modern British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Major works of the 20th centur</w:t>
      </w:r>
      <w:r>
        <w:rPr>
          <w:rFonts w:ascii="Times New Roman" w:hAnsi="Times New Roman"/>
          <w:color w:val="191919"/>
          <w:spacing w:val="-13"/>
          <w:sz w:val="20"/>
          <w:szCs w:val="20"/>
        </w:rPr>
        <w:t>y</w:t>
      </w:r>
      <w:r>
        <w:rPr>
          <w:rFonts w:ascii="Times New Roman" w:hAnsi="Times New Roman"/>
          <w:color w:val="191919"/>
          <w:sz w:val="20"/>
          <w:szCs w:val="20"/>
        </w:rPr>
        <w:t>, with emphasis on either fiction or poetr</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5681 - Early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pacing w:val="10"/>
          <w:sz w:val="20"/>
          <w:szCs w:val="20"/>
        </w:rPr>
        <w:t>e</w:t>
      </w:r>
      <w:r>
        <w:rPr>
          <w:rFonts w:ascii="Times New Roman" w:hAnsi="Times New Roman"/>
          <w:b/>
          <w:bCs/>
          <w:color w:val="191919"/>
          <w:sz w:val="20"/>
          <w:szCs w:val="20"/>
        </w:rPr>
        <w:t xml:space="preserve">..............................................................................3(3-0)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genres of literature from the beginnings through the early national period.</w:t>
      </w:r>
      <w:r>
        <w:rPr>
          <w:rFonts w:ascii="Times New Roman" w:hAnsi="Times New Roman"/>
          <w:color w:val="191919"/>
          <w:spacing w:val="-11"/>
          <w:sz w:val="20"/>
          <w:szCs w:val="20"/>
        </w:rPr>
        <w:t xml:space="preserve"> </w:t>
      </w:r>
      <w:r>
        <w:rPr>
          <w:rFonts w:ascii="Times New Roman" w:hAnsi="Times New Roman"/>
          <w:color w:val="191919"/>
          <w:sz w:val="20"/>
          <w:szCs w:val="20"/>
        </w:rPr>
        <w:t>Attention also given to cultural and historical background.</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5683 -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Romanticism</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Prose and poetry of the early and mid-19th century by such key figures as Hawthorne, Melville, Douglass, Poe, Emerson,</w:t>
      </w:r>
      <w:r>
        <w:rPr>
          <w:rFonts w:ascii="Times New Roman" w:hAnsi="Times New Roman"/>
          <w:color w:val="191919"/>
          <w:spacing w:val="-4"/>
          <w:sz w:val="20"/>
          <w:szCs w:val="20"/>
        </w:rPr>
        <w:t xml:space="preserve"> </w:t>
      </w:r>
      <w:r>
        <w:rPr>
          <w:rFonts w:ascii="Times New Roman" w:hAnsi="Times New Roman"/>
          <w:color w:val="191919"/>
          <w:sz w:val="20"/>
          <w:szCs w:val="20"/>
        </w:rPr>
        <w:t>Thoreau and</w:t>
      </w:r>
      <w:r>
        <w:rPr>
          <w:rFonts w:ascii="Times New Roman" w:hAnsi="Times New Roman"/>
          <w:color w:val="191919"/>
          <w:spacing w:val="-4"/>
          <w:sz w:val="20"/>
          <w:szCs w:val="20"/>
        </w:rPr>
        <w:t xml:space="preserve"> </w:t>
      </w:r>
      <w:r>
        <w:rPr>
          <w:rFonts w:ascii="Times New Roman" w:hAnsi="Times New Roman"/>
          <w:color w:val="191919"/>
          <w:sz w:val="20"/>
          <w:szCs w:val="20"/>
        </w:rPr>
        <w:t>Whitman.</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Realism and Naturalism</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Important writers of the period from 1865-1914, including</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wain, James, Howells,</w:t>
      </w:r>
      <w:r>
        <w:rPr>
          <w:rFonts w:ascii="Times New Roman" w:hAnsi="Times New Roman"/>
          <w:color w:val="191919"/>
          <w:spacing w:val="-4"/>
          <w:sz w:val="20"/>
          <w:szCs w:val="20"/>
        </w:rPr>
        <w:t xml:space="preserve"> </w:t>
      </w:r>
      <w:r>
        <w:rPr>
          <w:rFonts w:ascii="Times New Roman" w:hAnsi="Times New Roman"/>
          <w:color w:val="191919"/>
          <w:sz w:val="20"/>
          <w:szCs w:val="20"/>
        </w:rPr>
        <w:t>Wharton, Crane, Chopin, Chesnutt and Dreise</w:t>
      </w:r>
      <w:r>
        <w:rPr>
          <w:rFonts w:ascii="Times New Roman" w:hAnsi="Times New Roman"/>
          <w:color w:val="191919"/>
          <w:spacing w:val="-11"/>
          <w:sz w:val="20"/>
          <w:szCs w:val="20"/>
        </w:rPr>
        <w:t>r</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5685 - Southern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major and representative writers from various periods of literature of the</w:t>
      </w:r>
      <w:r>
        <w:rPr>
          <w:rFonts w:ascii="Times New Roman" w:hAnsi="Times New Roman"/>
          <w:color w:val="191919"/>
          <w:spacing w:val="-11"/>
          <w:sz w:val="20"/>
          <w:szCs w:val="20"/>
        </w:rPr>
        <w:t xml:space="preserve"> </w:t>
      </w:r>
      <w:r>
        <w:rPr>
          <w:rFonts w:ascii="Times New Roman" w:hAnsi="Times New Roman"/>
          <w:color w:val="191919"/>
          <w:sz w:val="20"/>
          <w:szCs w:val="20"/>
        </w:rPr>
        <w:t>American South.</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5686 - Modern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
          <w:sz w:val="20"/>
          <w:szCs w:val="20"/>
        </w:rPr>
        <w:t xml:space="preserve"> </w:t>
      </w:r>
      <w:r>
        <w:rPr>
          <w:rFonts w:ascii="Times New Roman" w:hAnsi="Times New Roman"/>
          <w:b/>
          <w:bCs/>
          <w:color w:val="191919"/>
          <w:sz w:val="20"/>
          <w:szCs w:val="20"/>
        </w:rPr>
        <w:t xml:space="preserve">.........................................................................3(3-0)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Major trends in 20th century fiction, non-fictional prose, drama and poetr</w:t>
      </w:r>
      <w:r>
        <w:rPr>
          <w:rFonts w:ascii="Times New Roman" w:hAnsi="Times New Roman"/>
          <w:color w:val="191919"/>
          <w:spacing w:val="-13"/>
          <w:sz w:val="20"/>
          <w:szCs w:val="20"/>
        </w:rPr>
        <w:t>y</w:t>
      </w:r>
      <w:r>
        <w:rPr>
          <w:rFonts w:ascii="Times New Roman" w:hAnsi="Times New Roman"/>
          <w:color w:val="191919"/>
          <w:sz w:val="20"/>
          <w:szCs w:val="20"/>
        </w:rPr>
        <w:t>. Genre, movement and author emphases will var</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6"/>
          <w:sz w:val="20"/>
          <w:szCs w:val="20"/>
        </w:rPr>
        <w:t xml:space="preserve"> </w:t>
      </w:r>
      <w:r>
        <w:rPr>
          <w:rFonts w:ascii="Times New Roman" w:hAnsi="Times New Roman"/>
          <w:b/>
          <w:bCs/>
          <w:color w:val="191919"/>
          <w:sz w:val="20"/>
          <w:szCs w:val="20"/>
        </w:rPr>
        <w:t>..........................................................................3(3-0)</w:t>
      </w:r>
    </w:p>
    <w:p w:rsidR="00FB5121"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sectPr w:rsidR="00FB5121" w:rsidSect="00C21518">
          <w:headerReference w:type="even" r:id="rId54"/>
          <w:pgSz w:w="12240" w:h="15840" w:code="1"/>
          <w:pgMar w:top="720" w:right="720" w:bottom="288" w:left="1440" w:header="720" w:footer="288" w:gutter="0"/>
          <w:cols w:space="720"/>
          <w:docGrid w:linePitch="360"/>
        </w:sectPr>
      </w:pPr>
      <w:r>
        <w:rPr>
          <w:rFonts w:ascii="Times New Roman" w:hAnsi="Times New Roman"/>
          <w:color w:val="191919"/>
          <w:sz w:val="20"/>
          <w:szCs w:val="20"/>
        </w:rPr>
        <w:t>Critical investigation of</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African-American writing from the 18th through the 20th centuries, with emphasis on major </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writers and cultural traditions.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5696 - Contemporary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Major writers and trends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 Literature in English since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ar II, including authors from both</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estern and non-</w:t>
      </w:r>
      <w:r>
        <w:rPr>
          <w:rFonts w:ascii="Times New Roman" w:hAnsi="Times New Roman"/>
          <w:color w:val="191919"/>
          <w:spacing w:val="-16"/>
          <w:sz w:val="20"/>
          <w:szCs w:val="20"/>
        </w:rPr>
        <w:t>W</w:t>
      </w:r>
      <w:r>
        <w:rPr>
          <w:rFonts w:ascii="Times New Roman" w:hAnsi="Times New Roman"/>
          <w:color w:val="191919"/>
          <w:sz w:val="20"/>
          <w:szCs w:val="20"/>
        </w:rPr>
        <w:t>estern cultures.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Novel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5692)</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Critical and interpretive study of fiction by</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Americans of the 20th centur</w:t>
      </w:r>
      <w:r>
        <w:rPr>
          <w:rFonts w:ascii="Times New Roman" w:hAnsi="Times New Roman"/>
          <w:color w:val="191919"/>
          <w:spacing w:val="-13"/>
          <w:sz w:val="20"/>
          <w:szCs w:val="20"/>
        </w:rPr>
        <w:t>y</w:t>
      </w:r>
      <w:r>
        <w:rPr>
          <w:rFonts w:ascii="Times New Roman" w:hAnsi="Times New Roman"/>
          <w:color w:val="191919"/>
          <w:sz w:val="20"/>
          <w:szCs w:val="20"/>
        </w:rPr>
        <w:t>, with some attention to 19th century backgrounds.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Drama</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history and development of drama by</w:t>
      </w:r>
      <w:r>
        <w:rPr>
          <w:rFonts w:ascii="Times New Roman" w:hAnsi="Times New Roman"/>
          <w:color w:val="000000"/>
          <w:spacing w:val="-11"/>
          <w:sz w:val="20"/>
          <w:szCs w:val="20"/>
        </w:rPr>
        <w:t xml:space="preserve"> </w:t>
      </w:r>
      <w:r>
        <w:rPr>
          <w:rFonts w:ascii="Times New Roman" w:hAnsi="Times New Roman"/>
          <w:color w:val="000000"/>
          <w:sz w:val="20"/>
          <w:szCs w:val="20"/>
        </w:rPr>
        <w:t>African</w:t>
      </w:r>
      <w:r>
        <w:rPr>
          <w:rFonts w:ascii="Times New Roman" w:hAnsi="Times New Roman"/>
          <w:color w:val="000000"/>
          <w:spacing w:val="-11"/>
          <w:sz w:val="20"/>
          <w:szCs w:val="20"/>
        </w:rPr>
        <w:t xml:space="preserve"> </w:t>
      </w:r>
      <w:r>
        <w:rPr>
          <w:rFonts w:ascii="Times New Roman" w:hAnsi="Times New Roman"/>
          <w:color w:val="000000"/>
          <w:sz w:val="20"/>
          <w:szCs w:val="20"/>
        </w:rPr>
        <w:t>Americans, emphasizing the 20th centur</w:t>
      </w:r>
      <w:r>
        <w:rPr>
          <w:rFonts w:ascii="Times New Roman" w:hAnsi="Times New Roman"/>
          <w:color w:val="000000"/>
          <w:spacing w:val="-13"/>
          <w:sz w:val="20"/>
          <w:szCs w:val="20"/>
        </w:rPr>
        <w:t>y</w:t>
      </w:r>
      <w:r>
        <w:rPr>
          <w:rFonts w:ascii="Times New Roman" w:hAnsi="Times New Roman"/>
          <w:color w:val="000000"/>
          <w:sz w:val="20"/>
          <w:szCs w:val="20"/>
        </w:rPr>
        <w:t>.</w:t>
      </w:r>
    </w:p>
    <w:p w:rsidR="005401FF" w:rsidRDefault="005401FF" w:rsidP="005401FF">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5908 - Literary Criticism</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............................................................................................3(3-0)</w:t>
      </w:r>
    </w:p>
    <w:p w:rsidR="00114BDE" w:rsidRDefault="005401FF" w:rsidP="005401FF">
      <w:pPr>
        <w:widowControl w:val="0"/>
        <w:autoSpaceDE w:val="0"/>
        <w:autoSpaceDN w:val="0"/>
        <w:adjustRightInd w:val="0"/>
        <w:spacing w:after="0"/>
        <w:ind w:left="360" w:right="180" w:firstLine="0"/>
        <w:jc w:val="both"/>
        <w:rPr>
          <w:rFonts w:ascii="Times New Roman" w:hAnsi="Times New Roman"/>
          <w:color w:val="191919"/>
          <w:sz w:val="20"/>
          <w:szCs w:val="20"/>
        </w:rPr>
      </w:pPr>
      <w:r>
        <w:rPr>
          <w:rFonts w:ascii="Times New Roman" w:hAnsi="Times New Roman"/>
          <w:color w:val="191919"/>
          <w:sz w:val="20"/>
          <w:szCs w:val="20"/>
        </w:rPr>
        <w:t>Origin and development of the basic principles of literary theor</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BB4865" w:rsidRDefault="00BB4865"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BB4865" w:rsidRDefault="00BB4865"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BB4865" w:rsidRDefault="00BB4865"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BB4865" w:rsidRDefault="00BB4865"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BB4865" w:rsidRDefault="00BB4865"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BB4865" w:rsidRDefault="00BB4865"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5401FF" w:rsidRDefault="005401FF"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5401FF" w:rsidRPr="00AB16FB" w:rsidRDefault="005401FF" w:rsidP="005401FF">
      <w:pPr>
        <w:pStyle w:val="Heading1"/>
        <w:spacing w:before="0"/>
        <w:ind w:left="360" w:right="180" w:firstLine="0"/>
        <w:rPr>
          <w:rFonts w:ascii="Impact" w:hAnsi="Impact" w:cs="Impact"/>
          <w:color w:val="808080" w:themeColor="background1" w:themeShade="80"/>
          <w:sz w:val="36"/>
          <w:szCs w:val="36"/>
        </w:rPr>
      </w:pPr>
      <w:bookmarkStart w:id="314" w:name="_Toc294969768"/>
      <w:bookmarkStart w:id="315" w:name="_Toc295897032"/>
      <w:r w:rsidRPr="00AB16FB">
        <w:rPr>
          <w:rFonts w:ascii="Impact" w:hAnsi="Impact" w:cs="Impact"/>
          <w:color w:val="808080" w:themeColor="background1" w:themeShade="80"/>
          <w:position w:val="-1"/>
          <w:sz w:val="36"/>
          <w:szCs w:val="36"/>
        </w:rPr>
        <w:t>HEA</w:t>
      </w:r>
      <w:r w:rsidRPr="00AB16FB">
        <w:rPr>
          <w:rFonts w:ascii="Impact" w:hAnsi="Impact" w:cs="Impact"/>
          <w:color w:val="808080" w:themeColor="background1" w:themeShade="80"/>
          <w:spacing w:val="-26"/>
          <w:position w:val="-1"/>
          <w:sz w:val="36"/>
          <w:szCs w:val="36"/>
        </w:rPr>
        <w:t>L</w:t>
      </w:r>
      <w:r w:rsidRPr="00AB16FB">
        <w:rPr>
          <w:rFonts w:ascii="Impact" w:hAnsi="Impact" w:cs="Impact"/>
          <w:color w:val="808080" w:themeColor="background1" w:themeShade="80"/>
          <w:position w:val="-1"/>
          <w:sz w:val="36"/>
          <w:szCs w:val="36"/>
        </w:rPr>
        <w:t>TH AND PHYSICAL EDUC</w:t>
      </w:r>
      <w:r w:rsidRPr="00AB16FB">
        <w:rPr>
          <w:rFonts w:ascii="Impact" w:hAnsi="Impact" w:cs="Impact"/>
          <w:color w:val="808080" w:themeColor="background1" w:themeShade="80"/>
          <w:spacing w:val="-19"/>
          <w:position w:val="-1"/>
          <w:sz w:val="36"/>
          <w:szCs w:val="36"/>
        </w:rPr>
        <w:t>A</w:t>
      </w:r>
      <w:r w:rsidRPr="00AB16FB">
        <w:rPr>
          <w:rFonts w:ascii="Impact" w:hAnsi="Impact" w:cs="Impact"/>
          <w:color w:val="808080" w:themeColor="background1" w:themeShade="80"/>
          <w:position w:val="-1"/>
          <w:sz w:val="36"/>
          <w:szCs w:val="36"/>
        </w:rPr>
        <w:t>TION</w:t>
      </w:r>
      <w:bookmarkEnd w:id="314"/>
      <w:bookmarkEnd w:id="315"/>
    </w:p>
    <w:p w:rsidR="005401FF" w:rsidRPr="008A01C7" w:rsidRDefault="005401FF" w:rsidP="005401FF">
      <w:pPr>
        <w:widowControl w:val="0"/>
        <w:autoSpaceDE w:val="0"/>
        <w:autoSpaceDN w:val="0"/>
        <w:adjustRightInd w:val="0"/>
        <w:spacing w:before="26" w:after="0"/>
        <w:ind w:left="360" w:right="180" w:firstLine="360"/>
        <w:jc w:val="both"/>
        <w:rPr>
          <w:rFonts w:ascii="Times New Roman" w:hAnsi="Times New Roman"/>
          <w:color w:val="000000"/>
          <w:sz w:val="20"/>
          <w:szCs w:val="20"/>
        </w:rPr>
      </w:pPr>
      <w:r>
        <w:rPr>
          <w:rFonts w:ascii="Times New Roman" w:hAnsi="Times New Roman"/>
          <w:color w:val="000000"/>
          <w:sz w:val="20"/>
          <w:szCs w:val="20"/>
        </w:rPr>
        <w:t>The M.Ed. in Health and Physical Education leads to Level</w:t>
      </w:r>
      <w:r w:rsidRPr="008A01C7">
        <w:rPr>
          <w:rFonts w:ascii="Times New Roman" w:hAnsi="Times New Roman"/>
          <w:color w:val="000000"/>
          <w:sz w:val="20"/>
          <w:szCs w:val="20"/>
        </w:rPr>
        <w:t xml:space="preserve"> </w:t>
      </w:r>
      <w:r>
        <w:rPr>
          <w:rFonts w:ascii="Times New Roman" w:hAnsi="Times New Roman"/>
          <w:color w:val="000000"/>
          <w:sz w:val="20"/>
          <w:szCs w:val="20"/>
        </w:rPr>
        <w:t>5</w:t>
      </w:r>
      <w:r w:rsidRPr="008A01C7">
        <w:rPr>
          <w:rFonts w:ascii="Times New Roman" w:hAnsi="Times New Roman"/>
          <w:color w:val="000000"/>
          <w:sz w:val="20"/>
          <w:szCs w:val="20"/>
        </w:rPr>
        <w:t xml:space="preserve"> certificatio</w:t>
      </w:r>
      <w:r>
        <w:rPr>
          <w:rFonts w:ascii="Times New Roman" w:hAnsi="Times New Roman"/>
          <w:color w:val="000000"/>
          <w:sz w:val="20"/>
          <w:szCs w:val="20"/>
        </w:rPr>
        <w:t>n</w:t>
      </w:r>
      <w:r w:rsidRPr="008A01C7">
        <w:rPr>
          <w:rFonts w:ascii="Times New Roman" w:hAnsi="Times New Roman"/>
          <w:color w:val="000000"/>
          <w:sz w:val="20"/>
          <w:szCs w:val="20"/>
        </w:rPr>
        <w:t xml:space="preserve"> an</w:t>
      </w:r>
      <w:r>
        <w:rPr>
          <w:rFonts w:ascii="Times New Roman" w:hAnsi="Times New Roman"/>
          <w:color w:val="000000"/>
          <w:sz w:val="20"/>
          <w:szCs w:val="20"/>
        </w:rPr>
        <w:t>d</w:t>
      </w:r>
      <w:r w:rsidRPr="008A01C7">
        <w:rPr>
          <w:rFonts w:ascii="Times New Roman" w:hAnsi="Times New Roman"/>
          <w:color w:val="000000"/>
          <w:sz w:val="20"/>
          <w:szCs w:val="20"/>
        </w:rPr>
        <w:t xml:space="preserve"> prepare</w:t>
      </w:r>
      <w:r>
        <w:rPr>
          <w:rFonts w:ascii="Times New Roman" w:hAnsi="Times New Roman"/>
          <w:color w:val="000000"/>
          <w:sz w:val="20"/>
          <w:szCs w:val="20"/>
        </w:rPr>
        <w:t>s</w:t>
      </w:r>
      <w:r w:rsidRPr="008A01C7">
        <w:rPr>
          <w:rFonts w:ascii="Times New Roman" w:hAnsi="Times New Roman"/>
          <w:color w:val="000000"/>
          <w:sz w:val="20"/>
          <w:szCs w:val="20"/>
        </w:rPr>
        <w:t xml:space="preserve"> students in traditional and innovative method</w:t>
      </w:r>
      <w:r>
        <w:rPr>
          <w:rFonts w:ascii="Times New Roman" w:hAnsi="Times New Roman"/>
          <w:color w:val="000000"/>
          <w:sz w:val="20"/>
          <w:szCs w:val="20"/>
        </w:rPr>
        <w:t>s</w:t>
      </w:r>
      <w:r w:rsidRPr="008A01C7">
        <w:rPr>
          <w:rFonts w:ascii="Times New Roman" w:hAnsi="Times New Roman"/>
          <w:color w:val="000000"/>
          <w:sz w:val="20"/>
          <w:szCs w:val="20"/>
        </w:rPr>
        <w:t xml:space="preserve"> o</w:t>
      </w:r>
      <w:r>
        <w:rPr>
          <w:rFonts w:ascii="Times New Roman" w:hAnsi="Times New Roman"/>
          <w:color w:val="000000"/>
          <w:sz w:val="20"/>
          <w:szCs w:val="20"/>
        </w:rPr>
        <w:t>f</w:t>
      </w:r>
      <w:r w:rsidRPr="008A01C7">
        <w:rPr>
          <w:rFonts w:ascii="Times New Roman" w:hAnsi="Times New Roman"/>
          <w:color w:val="000000"/>
          <w:sz w:val="20"/>
          <w:szCs w:val="20"/>
        </w:rPr>
        <w:t xml:space="preserve"> teachin</w:t>
      </w:r>
      <w:r>
        <w:rPr>
          <w:rFonts w:ascii="Times New Roman" w:hAnsi="Times New Roman"/>
          <w:color w:val="000000"/>
          <w:sz w:val="20"/>
          <w:szCs w:val="20"/>
        </w:rPr>
        <w:t>g</w:t>
      </w:r>
      <w:r w:rsidRPr="008A01C7">
        <w:rPr>
          <w:rFonts w:ascii="Times New Roman" w:hAnsi="Times New Roman"/>
          <w:color w:val="000000"/>
          <w:sz w:val="20"/>
          <w:szCs w:val="20"/>
        </w:rPr>
        <w:t xml:space="preserve"> physica</w:t>
      </w:r>
      <w:r>
        <w:rPr>
          <w:rFonts w:ascii="Times New Roman" w:hAnsi="Times New Roman"/>
          <w:color w:val="000000"/>
          <w:sz w:val="20"/>
          <w:szCs w:val="20"/>
        </w:rPr>
        <w:t>l</w:t>
      </w:r>
      <w:r w:rsidRPr="008A01C7">
        <w:rPr>
          <w:rFonts w:ascii="Times New Roman" w:hAnsi="Times New Roman"/>
          <w:color w:val="000000"/>
          <w:sz w:val="20"/>
          <w:szCs w:val="20"/>
        </w:rPr>
        <w:t xml:space="preserve"> educatio</w:t>
      </w:r>
      <w:r>
        <w:rPr>
          <w:rFonts w:ascii="Times New Roman" w:hAnsi="Times New Roman"/>
          <w:color w:val="000000"/>
          <w:sz w:val="20"/>
          <w:szCs w:val="20"/>
        </w:rPr>
        <w:t>n</w:t>
      </w:r>
      <w:r w:rsidRPr="008A01C7">
        <w:rPr>
          <w:rFonts w:ascii="Times New Roman" w:hAnsi="Times New Roman"/>
          <w:color w:val="000000"/>
          <w:sz w:val="20"/>
          <w:szCs w:val="20"/>
        </w:rPr>
        <w:t xml:space="preserve"> an</w:t>
      </w:r>
      <w:r>
        <w:rPr>
          <w:rFonts w:ascii="Times New Roman" w:hAnsi="Times New Roman"/>
          <w:color w:val="000000"/>
          <w:sz w:val="20"/>
          <w:szCs w:val="20"/>
        </w:rPr>
        <w:t>d</w:t>
      </w:r>
      <w:r w:rsidRPr="008A01C7">
        <w:rPr>
          <w:rFonts w:ascii="Times New Roman" w:hAnsi="Times New Roman"/>
          <w:color w:val="000000"/>
          <w:sz w:val="20"/>
          <w:szCs w:val="20"/>
        </w:rPr>
        <w:t xml:space="preserve"> health</w:t>
      </w:r>
      <w:r>
        <w:rPr>
          <w:rFonts w:ascii="Times New Roman" w:hAnsi="Times New Roman"/>
          <w:color w:val="000000"/>
          <w:sz w:val="20"/>
          <w:szCs w:val="20"/>
        </w:rPr>
        <w:t>.</w:t>
      </w:r>
      <w:r w:rsidRPr="008A01C7">
        <w:rPr>
          <w:rFonts w:ascii="Times New Roman" w:hAnsi="Times New Roman"/>
          <w:color w:val="000000"/>
          <w:sz w:val="20"/>
          <w:szCs w:val="20"/>
        </w:rPr>
        <w:t xml:space="preserve"> Successfu</w:t>
      </w:r>
      <w:r>
        <w:rPr>
          <w:rFonts w:ascii="Times New Roman" w:hAnsi="Times New Roman"/>
          <w:color w:val="000000"/>
          <w:sz w:val="20"/>
          <w:szCs w:val="20"/>
        </w:rPr>
        <w:t>l</w:t>
      </w:r>
      <w:r w:rsidRPr="008A01C7">
        <w:rPr>
          <w:rFonts w:ascii="Times New Roman" w:hAnsi="Times New Roman"/>
          <w:color w:val="000000"/>
          <w:sz w:val="20"/>
          <w:szCs w:val="20"/>
        </w:rPr>
        <w:t xml:space="preserve"> new methods of teaching motor skills, </w:t>
      </w:r>
      <w:r>
        <w:rPr>
          <w:rFonts w:ascii="Times New Roman" w:hAnsi="Times New Roman"/>
          <w:color w:val="000000"/>
          <w:sz w:val="20"/>
          <w:szCs w:val="20"/>
        </w:rPr>
        <w:t>conditioning,</w:t>
      </w:r>
      <w:r w:rsidRPr="008A01C7">
        <w:rPr>
          <w:rFonts w:ascii="Times New Roman" w:hAnsi="Times New Roman"/>
          <w:color w:val="000000"/>
          <w:sz w:val="20"/>
          <w:szCs w:val="20"/>
        </w:rPr>
        <w:t xml:space="preserve"> </w:t>
      </w:r>
      <w:r>
        <w:rPr>
          <w:rFonts w:ascii="Times New Roman" w:hAnsi="Times New Roman"/>
          <w:color w:val="000000"/>
          <w:sz w:val="20"/>
          <w:szCs w:val="20"/>
        </w:rPr>
        <w:t>research,</w:t>
      </w:r>
      <w:r w:rsidRPr="008A01C7">
        <w:rPr>
          <w:rFonts w:ascii="Times New Roman" w:hAnsi="Times New Roman"/>
          <w:color w:val="000000"/>
          <w:sz w:val="20"/>
          <w:szCs w:val="20"/>
        </w:rPr>
        <w:t xml:space="preserve"> </w:t>
      </w:r>
      <w:r>
        <w:rPr>
          <w:rFonts w:ascii="Times New Roman" w:hAnsi="Times New Roman"/>
          <w:color w:val="000000"/>
          <w:sz w:val="20"/>
          <w:szCs w:val="20"/>
        </w:rPr>
        <w:t>technology</w:t>
      </w:r>
      <w:r w:rsidRPr="008A01C7">
        <w:rPr>
          <w:rFonts w:ascii="Times New Roman" w:hAnsi="Times New Roman"/>
          <w:color w:val="000000"/>
          <w:sz w:val="20"/>
          <w:szCs w:val="20"/>
        </w:rPr>
        <w:t xml:space="preserve"> </w:t>
      </w:r>
      <w:r>
        <w:rPr>
          <w:rFonts w:ascii="Times New Roman" w:hAnsi="Times New Roman"/>
          <w:color w:val="000000"/>
          <w:sz w:val="20"/>
          <w:szCs w:val="20"/>
        </w:rPr>
        <w:t>and</w:t>
      </w:r>
      <w:r w:rsidRPr="008A01C7">
        <w:rPr>
          <w:rFonts w:ascii="Times New Roman" w:hAnsi="Times New Roman"/>
          <w:color w:val="000000"/>
          <w:sz w:val="20"/>
          <w:szCs w:val="20"/>
        </w:rPr>
        <w:t xml:space="preserve"> </w:t>
      </w:r>
      <w:r>
        <w:rPr>
          <w:rFonts w:ascii="Times New Roman" w:hAnsi="Times New Roman"/>
          <w:color w:val="000000"/>
          <w:sz w:val="20"/>
          <w:szCs w:val="20"/>
        </w:rPr>
        <w:t>coaching</w:t>
      </w:r>
      <w:r w:rsidRPr="008A01C7">
        <w:rPr>
          <w:rFonts w:ascii="Times New Roman" w:hAnsi="Times New Roman"/>
          <w:color w:val="000000"/>
          <w:sz w:val="20"/>
          <w:szCs w:val="20"/>
        </w:rPr>
        <w:t xml:space="preserve"> </w:t>
      </w:r>
      <w:r>
        <w:rPr>
          <w:rFonts w:ascii="Times New Roman" w:hAnsi="Times New Roman"/>
          <w:color w:val="000000"/>
          <w:sz w:val="20"/>
          <w:szCs w:val="20"/>
        </w:rPr>
        <w:t>are</w:t>
      </w:r>
      <w:r w:rsidRPr="008A01C7">
        <w:rPr>
          <w:rFonts w:ascii="Times New Roman" w:hAnsi="Times New Roman"/>
          <w:color w:val="000000"/>
          <w:sz w:val="20"/>
          <w:szCs w:val="20"/>
        </w:rPr>
        <w:t xml:space="preserve"> </w:t>
      </w:r>
      <w:r>
        <w:rPr>
          <w:rFonts w:ascii="Times New Roman" w:hAnsi="Times New Roman"/>
          <w:color w:val="000000"/>
          <w:sz w:val="20"/>
          <w:szCs w:val="20"/>
        </w:rPr>
        <w:t xml:space="preserve">incorporated </w:t>
      </w:r>
      <w:r w:rsidRPr="008A01C7">
        <w:rPr>
          <w:rFonts w:ascii="Times New Roman" w:hAnsi="Times New Roman"/>
          <w:color w:val="000000"/>
          <w:sz w:val="20"/>
          <w:szCs w:val="20"/>
        </w:rPr>
        <w:t>into each course within the graduate curriculum.</w:t>
      </w:r>
    </w:p>
    <w:p w:rsidR="005401FF"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sz w:val="20"/>
          <w:szCs w:val="20"/>
        </w:rPr>
      </w:pPr>
    </w:p>
    <w:p w:rsidR="005401FF" w:rsidRPr="00AB16FB" w:rsidRDefault="005401FF" w:rsidP="005401FF">
      <w:pPr>
        <w:pStyle w:val="Heading2"/>
        <w:spacing w:before="0"/>
        <w:ind w:left="360" w:right="180" w:firstLine="187"/>
        <w:rPr>
          <w:rFonts w:ascii="Times New Roman" w:hAnsi="Times New Roman"/>
          <w:color w:val="808080" w:themeColor="background1" w:themeShade="80"/>
          <w:sz w:val="28"/>
          <w:szCs w:val="28"/>
        </w:rPr>
      </w:pPr>
      <w:bookmarkStart w:id="316" w:name="_Toc294969769"/>
      <w:bookmarkStart w:id="317" w:name="_Toc295897033"/>
      <w:r w:rsidRPr="00AB16FB">
        <w:rPr>
          <w:rFonts w:ascii="Times New Roman" w:hAnsi="Times New Roman"/>
          <w:bCs w:val="0"/>
          <w:color w:val="808080" w:themeColor="background1" w:themeShade="80"/>
          <w:sz w:val="28"/>
          <w:szCs w:val="28"/>
        </w:rPr>
        <w:t>P</w:t>
      </w:r>
      <w:r w:rsidRPr="00AB16FB">
        <w:rPr>
          <w:rFonts w:ascii="Times New Roman" w:hAnsi="Times New Roman"/>
          <w:bCs w:val="0"/>
          <w:color w:val="808080" w:themeColor="background1" w:themeShade="80"/>
          <w:spacing w:val="-6"/>
          <w:sz w:val="28"/>
          <w:szCs w:val="28"/>
        </w:rPr>
        <w:t>r</w:t>
      </w:r>
      <w:r w:rsidRPr="00AB16FB">
        <w:rPr>
          <w:rFonts w:ascii="Times New Roman" w:hAnsi="Times New Roman"/>
          <w:bCs w:val="0"/>
          <w:color w:val="808080" w:themeColor="background1" w:themeShade="80"/>
          <w:sz w:val="28"/>
          <w:szCs w:val="28"/>
        </w:rPr>
        <w:t>ogram of Study</w:t>
      </w:r>
      <w:bookmarkEnd w:id="316"/>
      <w:bookmarkEnd w:id="317"/>
    </w:p>
    <w:p w:rsidR="005401FF" w:rsidRPr="00AB16FB" w:rsidRDefault="005401FF" w:rsidP="005401FF">
      <w:pPr>
        <w:widowControl w:val="0"/>
        <w:autoSpaceDE w:val="0"/>
        <w:autoSpaceDN w:val="0"/>
        <w:adjustRightInd w:val="0"/>
        <w:spacing w:before="38" w:after="0"/>
        <w:ind w:left="360" w:righ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w:t>
      </w:r>
      <w:r w:rsidRPr="00AB16FB">
        <w:rPr>
          <w:rFonts w:ascii="Times New Roman" w:hAnsi="Times New Roman"/>
          <w:b/>
          <w:bCs/>
          <w:color w:val="808080" w:themeColor="background1" w:themeShade="80"/>
          <w:spacing w:val="-15"/>
          <w:sz w:val="24"/>
          <w:szCs w:val="24"/>
        </w:rPr>
        <w:t xml:space="preserve"> </w:t>
      </w: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16"/>
          <w:sz w:val="24"/>
          <w:szCs w:val="24"/>
        </w:rPr>
        <w:t xml:space="preserve"> </w:t>
      </w:r>
      <w:r w:rsidRPr="00AB16FB">
        <w:rPr>
          <w:rFonts w:ascii="Times New Roman" w:hAnsi="Times New Roman"/>
          <w:b/>
          <w:bCs/>
          <w:color w:val="808080" w:themeColor="background1" w:themeShade="80"/>
          <w:sz w:val="24"/>
          <w:szCs w:val="24"/>
        </w:rPr>
        <w:t>- Natu</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 of the Learner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(Minimum of 3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5401FF" w:rsidRPr="00FA7AC7" w:rsidTr="009263EC">
        <w:trPr>
          <w:trHeight w:hRule="exact" w:val="287"/>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5515</w:t>
            </w:r>
          </w:p>
        </w:tc>
        <w:tc>
          <w:tcPr>
            <w:tcW w:w="3286"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5401FF" w:rsidRPr="00FA7AC7" w:rsidTr="009263EC">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5552</w:t>
            </w:r>
          </w:p>
        </w:tc>
        <w:tc>
          <w:tcPr>
            <w:tcW w:w="3286"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5401FF" w:rsidRPr="00FA7AC7" w:rsidTr="009263EC">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5509</w:t>
            </w:r>
          </w:p>
        </w:tc>
        <w:tc>
          <w:tcPr>
            <w:tcW w:w="3286"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5401FF" w:rsidRPr="00FA7AC7" w:rsidTr="009263EC">
        <w:trPr>
          <w:trHeight w:hRule="exact" w:val="32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5555</w:t>
            </w:r>
          </w:p>
        </w:tc>
        <w:tc>
          <w:tcPr>
            <w:tcW w:w="3286"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AB16FB"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 B - P</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ograms and P</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oblems of the School (Minimum of 3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FA7AC7" w:rsidTr="005401FF">
        <w:trPr>
          <w:trHeight w:hRule="exact" w:val="287"/>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5504</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5401FF" w:rsidRPr="00FA7AC7" w:rsidTr="005401FF">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5509</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5401FF" w:rsidRPr="00FA7AC7" w:rsidTr="005401FF">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5510</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Sociology of Education</w:t>
            </w:r>
          </w:p>
        </w:tc>
      </w:tr>
      <w:tr w:rsidR="005401FF" w:rsidRPr="00FA7AC7" w:rsidTr="005401FF">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5538</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&amp; Planning, Elementary &amp; Secondary</w:t>
            </w:r>
          </w:p>
        </w:tc>
      </w:tr>
      <w:tr w:rsidR="005401FF" w:rsidRPr="00FA7AC7" w:rsidTr="005401FF">
        <w:trPr>
          <w:trHeight w:hRule="exact" w:val="32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5540</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AB16FB"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 C -</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pacing w:val="-26"/>
          <w:sz w:val="24"/>
          <w:szCs w:val="24"/>
        </w:rPr>
        <w:t>T</w:t>
      </w:r>
      <w:r w:rsidRPr="00AB16FB">
        <w:rPr>
          <w:rFonts w:ascii="Times New Roman" w:hAnsi="Times New Roman"/>
          <w:b/>
          <w:bCs/>
          <w:color w:val="808080" w:themeColor="background1" w:themeShade="80"/>
          <w:sz w:val="24"/>
          <w:szCs w:val="24"/>
        </w:rPr>
        <w:t>eaching Field (Minimum of 21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hours)</w:t>
      </w:r>
    </w:p>
    <w:p w:rsidR="005401FF"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5532**  </w:t>
      </w:r>
      <w:r>
        <w:rPr>
          <w:rFonts w:ascii="Times New Roman" w:hAnsi="Times New Roman"/>
          <w:spacing w:val="47"/>
          <w:sz w:val="20"/>
          <w:szCs w:val="20"/>
        </w:rPr>
        <w:t xml:space="preserve"> </w:t>
      </w:r>
      <w:r>
        <w:rPr>
          <w:rFonts w:ascii="Times New Roman" w:hAnsi="Times New Roman"/>
          <w:sz w:val="20"/>
          <w:szCs w:val="20"/>
        </w:rPr>
        <w:t>Environmental Health</w:t>
      </w:r>
      <w:r>
        <w:rPr>
          <w:rFonts w:ascii="Times New Roman" w:hAnsi="Times New Roman"/>
          <w:spacing w:val="-11"/>
          <w:sz w:val="20"/>
          <w:szCs w:val="20"/>
        </w:rPr>
        <w:t xml:space="preserve"> </w:t>
      </w:r>
      <w:r>
        <w:rPr>
          <w:rFonts w:ascii="Times New Roman" w:hAnsi="Times New Roman"/>
          <w:sz w:val="20"/>
          <w:szCs w:val="20"/>
        </w:rPr>
        <w:t xml:space="preserve">Aspects </w:t>
      </w:r>
    </w:p>
    <w:p w:rsidR="005401FF"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5578’*  </w:t>
      </w:r>
      <w:r>
        <w:rPr>
          <w:rFonts w:ascii="Times New Roman" w:hAnsi="Times New Roman"/>
          <w:spacing w:val="30"/>
          <w:sz w:val="20"/>
          <w:szCs w:val="20"/>
        </w:rPr>
        <w:t xml:space="preserve"> </w:t>
      </w:r>
      <w:r>
        <w:rPr>
          <w:rFonts w:ascii="Times New Roman" w:hAnsi="Times New Roman"/>
          <w:sz w:val="20"/>
          <w:szCs w:val="20"/>
        </w:rPr>
        <w:t xml:space="preserve">Concepts in Health and Education </w:t>
      </w:r>
    </w:p>
    <w:p w:rsidR="005401FF"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5579** </w:t>
      </w:r>
      <w:r>
        <w:rPr>
          <w:rFonts w:ascii="Times New Roman" w:hAnsi="Times New Roman"/>
          <w:spacing w:val="47"/>
          <w:sz w:val="20"/>
          <w:szCs w:val="20"/>
        </w:rPr>
        <w:t xml:space="preserve"> </w:t>
      </w:r>
      <w:r>
        <w:rPr>
          <w:rFonts w:ascii="Times New Roman" w:hAnsi="Times New Roman"/>
          <w:sz w:val="20"/>
          <w:szCs w:val="20"/>
        </w:rPr>
        <w:t>Sex Education</w:t>
      </w:r>
    </w:p>
    <w:p w:rsidR="005401FF" w:rsidRDefault="005401FF" w:rsidP="005401FF">
      <w:pPr>
        <w:widowControl w:val="0"/>
        <w:autoSpaceDE w:val="0"/>
        <w:autoSpaceDN w:val="0"/>
        <w:adjustRightInd w:val="0"/>
        <w:spacing w:after="0"/>
        <w:ind w:left="900" w:right="18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5580** </w:t>
      </w:r>
      <w:r>
        <w:rPr>
          <w:rFonts w:ascii="Times New Roman" w:hAnsi="Times New Roman"/>
          <w:spacing w:val="47"/>
          <w:sz w:val="20"/>
          <w:szCs w:val="20"/>
        </w:rPr>
        <w:t xml:space="preserve"> </w:t>
      </w:r>
      <w:r>
        <w:rPr>
          <w:rFonts w:ascii="Times New Roman" w:hAnsi="Times New Roman"/>
          <w:sz w:val="20"/>
          <w:szCs w:val="20"/>
        </w:rPr>
        <w:t>Drug Education</w:t>
      </w:r>
    </w:p>
    <w:p w:rsidR="005401FF"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5520</w:t>
      </w:r>
      <w:r>
        <w:rPr>
          <w:rFonts w:ascii="Times New Roman" w:hAnsi="Times New Roman"/>
          <w:sz w:val="20"/>
          <w:szCs w:val="20"/>
        </w:rPr>
        <w:tab/>
        <w:t>Foundations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rends in Physical Education</w:t>
      </w:r>
    </w:p>
    <w:p w:rsidR="005401FF"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5522</w:t>
      </w:r>
      <w:r>
        <w:rPr>
          <w:rFonts w:ascii="Times New Roman" w:hAnsi="Times New Roman"/>
          <w:sz w:val="20"/>
          <w:szCs w:val="20"/>
        </w:rPr>
        <w:tab/>
        <w:t>Cultural</w:t>
      </w:r>
      <w:r>
        <w:rPr>
          <w:rFonts w:ascii="Times New Roman" w:hAnsi="Times New Roman"/>
          <w:spacing w:val="-11"/>
          <w:sz w:val="20"/>
          <w:szCs w:val="20"/>
        </w:rPr>
        <w:t xml:space="preserve"> </w:t>
      </w:r>
      <w:r>
        <w:rPr>
          <w:rFonts w:ascii="Times New Roman" w:hAnsi="Times New Roman"/>
          <w:sz w:val="20"/>
          <w:szCs w:val="20"/>
        </w:rPr>
        <w:t>Aspects of Sports</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5527</w:t>
      </w:r>
      <w:r>
        <w:rPr>
          <w:rFonts w:ascii="Times New Roman" w:hAnsi="Times New Roman"/>
          <w:sz w:val="20"/>
          <w:szCs w:val="20"/>
        </w:rPr>
        <w:tab/>
        <w:t>Motor Learning</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5528</w:t>
      </w:r>
      <w:r>
        <w:rPr>
          <w:rFonts w:ascii="Times New Roman" w:hAnsi="Times New Roman"/>
          <w:sz w:val="20"/>
          <w:szCs w:val="20"/>
        </w:rPr>
        <w:tab/>
        <w:t>Psychology of Physical</w:t>
      </w:r>
      <w:r>
        <w:rPr>
          <w:rFonts w:ascii="Times New Roman" w:hAnsi="Times New Roman"/>
          <w:spacing w:val="-11"/>
          <w:sz w:val="20"/>
          <w:szCs w:val="20"/>
        </w:rPr>
        <w:t xml:space="preserve"> </w:t>
      </w:r>
      <w:r>
        <w:rPr>
          <w:rFonts w:ascii="Times New Roman" w:hAnsi="Times New Roman"/>
          <w:sz w:val="20"/>
          <w:szCs w:val="20"/>
        </w:rPr>
        <w:t>Activity</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5536</w:t>
      </w:r>
      <w:r>
        <w:rPr>
          <w:rFonts w:ascii="Times New Roman" w:hAnsi="Times New Roman"/>
          <w:sz w:val="20"/>
          <w:szCs w:val="20"/>
        </w:rPr>
        <w:tab/>
        <w:t>Facilities and Equipment</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5541</w:t>
      </w:r>
      <w:r>
        <w:rPr>
          <w:rFonts w:ascii="Times New Roman" w:hAnsi="Times New Roman"/>
          <w:sz w:val="20"/>
          <w:szCs w:val="20"/>
        </w:rPr>
        <w:tab/>
        <w:t>Health and Physical Education for</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oung Child</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5550*</w:t>
      </w:r>
      <w:r>
        <w:rPr>
          <w:rFonts w:ascii="Times New Roman" w:hAnsi="Times New Roman"/>
          <w:sz w:val="20"/>
          <w:szCs w:val="20"/>
        </w:rPr>
        <w:tab/>
        <w:t>Physiology of Fitness</w:t>
      </w:r>
    </w:p>
    <w:p w:rsidR="005401FF" w:rsidRDefault="005401FF" w:rsidP="005401FF">
      <w:pPr>
        <w:widowControl w:val="0"/>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 xml:space="preserve">5551 *  </w:t>
      </w:r>
      <w:r>
        <w:rPr>
          <w:rFonts w:ascii="Times New Roman" w:hAnsi="Times New Roman"/>
          <w:spacing w:val="47"/>
          <w:sz w:val="20"/>
          <w:szCs w:val="20"/>
        </w:rPr>
        <w:t xml:space="preserve">  </w:t>
      </w:r>
      <w:r>
        <w:rPr>
          <w:rFonts w:ascii="Times New Roman" w:hAnsi="Times New Roman"/>
          <w:sz w:val="20"/>
          <w:szCs w:val="20"/>
        </w:rPr>
        <w:t>Mechanical</w:t>
      </w:r>
      <w:r>
        <w:rPr>
          <w:rFonts w:ascii="Times New Roman" w:hAnsi="Times New Roman"/>
          <w:spacing w:val="-11"/>
          <w:sz w:val="20"/>
          <w:szCs w:val="20"/>
        </w:rPr>
        <w:t xml:space="preserve"> </w:t>
      </w:r>
      <w:r>
        <w:rPr>
          <w:rFonts w:ascii="Times New Roman" w:hAnsi="Times New Roman"/>
          <w:sz w:val="20"/>
          <w:szCs w:val="20"/>
        </w:rPr>
        <w:t>Analysis of Human Motion</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5555</w:t>
      </w:r>
      <w:r>
        <w:rPr>
          <w:rFonts w:ascii="Times New Roman" w:hAnsi="Times New Roman"/>
          <w:sz w:val="20"/>
          <w:szCs w:val="20"/>
        </w:rPr>
        <w:tab/>
        <w:t>Measurement in Physical Education</w:t>
      </w:r>
    </w:p>
    <w:p w:rsidR="005401FF"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5565</w:t>
      </w:r>
      <w:r>
        <w:rPr>
          <w:rFonts w:ascii="Times New Roman" w:hAnsi="Times New Roman"/>
          <w:sz w:val="20"/>
          <w:szCs w:val="20"/>
        </w:rPr>
        <w:tab/>
        <w:t>Physical Education and the Handicapped Child</w:t>
      </w:r>
    </w:p>
    <w:p w:rsidR="005401FF"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5581</w:t>
      </w:r>
      <w:r>
        <w:rPr>
          <w:rFonts w:ascii="Times New Roman" w:hAnsi="Times New Roman"/>
          <w:sz w:val="20"/>
          <w:szCs w:val="20"/>
        </w:rPr>
        <w:tab/>
        <w:t>Directed Reading and Research in Physical Education</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5583</w:t>
      </w:r>
      <w:r>
        <w:rPr>
          <w:rFonts w:ascii="Times New Roman" w:hAnsi="Times New Roman"/>
          <w:sz w:val="20"/>
          <w:szCs w:val="20"/>
        </w:rPr>
        <w:tab/>
        <w:t>Research Design</w:t>
      </w:r>
    </w:p>
    <w:p w:rsidR="005401FF"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5596*</w:t>
      </w:r>
      <w:r>
        <w:rPr>
          <w:rFonts w:ascii="Times New Roman" w:hAnsi="Times New Roman"/>
          <w:sz w:val="20"/>
          <w:szCs w:val="20"/>
        </w:rPr>
        <w:tab/>
        <w:t xml:space="preserve">Seminar I </w:t>
      </w:r>
    </w:p>
    <w:p w:rsidR="005401FF"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2"/>
          <w:sz w:val="20"/>
          <w:szCs w:val="20"/>
        </w:rPr>
        <w:t xml:space="preserve"> </w:t>
      </w:r>
      <w:r>
        <w:rPr>
          <w:rFonts w:ascii="Times New Roman" w:hAnsi="Times New Roman"/>
          <w:sz w:val="20"/>
          <w:szCs w:val="20"/>
        </w:rPr>
        <w:t>5599</w:t>
      </w:r>
      <w:r>
        <w:rPr>
          <w:rFonts w:ascii="Times New Roman" w:hAnsi="Times New Roman"/>
          <w:sz w:val="20"/>
          <w:szCs w:val="20"/>
        </w:rPr>
        <w:tab/>
        <w:t>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Thesis</w:t>
      </w:r>
    </w:p>
    <w:p w:rsidR="005401FF"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401FF" w:rsidRPr="00AB16FB" w:rsidRDefault="005401FF" w:rsidP="005401FF">
      <w:pPr>
        <w:widowControl w:val="0"/>
        <w:autoSpaceDE w:val="0"/>
        <w:autoSpaceDN w:val="0"/>
        <w:adjustRightInd w:val="0"/>
        <w:spacing w:after="0"/>
        <w:ind w:left="360" w:right="180" w:firstLine="0"/>
        <w:jc w:val="both"/>
        <w:rPr>
          <w:rFonts w:ascii="Times New Roman" w:hAnsi="Times New Roman"/>
          <w:b/>
          <w:bCs/>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 D - Educational Resea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ch and Statistics (Minimum of 3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 xml:space="preserve">hours) </w:t>
      </w:r>
    </w:p>
    <w:p w:rsidR="005401FF"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26"/>
          <w:sz w:val="20"/>
          <w:szCs w:val="20"/>
        </w:rPr>
        <w:t xml:space="preserve"> </w:t>
      </w:r>
      <w:r>
        <w:rPr>
          <w:rFonts w:ascii="Times New Roman" w:hAnsi="Times New Roman"/>
          <w:sz w:val="20"/>
          <w:szCs w:val="20"/>
        </w:rPr>
        <w:t xml:space="preserve">5500*       Educational Statistics </w:t>
      </w:r>
    </w:p>
    <w:p w:rsidR="005401FF"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sz w:val="20"/>
          <w:szCs w:val="20"/>
        </w:rPr>
      </w:pPr>
      <w:r>
        <w:rPr>
          <w:rFonts w:ascii="Times New Roman" w:hAnsi="Times New Roman"/>
          <w:position w:val="2"/>
          <w:sz w:val="20"/>
          <w:szCs w:val="20"/>
        </w:rPr>
        <w:t xml:space="preserve">EDUC  </w:t>
      </w:r>
      <w:r>
        <w:rPr>
          <w:rFonts w:ascii="Times New Roman" w:hAnsi="Times New Roman"/>
          <w:spacing w:val="26"/>
          <w:position w:val="2"/>
          <w:sz w:val="20"/>
          <w:szCs w:val="20"/>
        </w:rPr>
        <w:t xml:space="preserve"> </w:t>
      </w:r>
      <w:r>
        <w:rPr>
          <w:rFonts w:ascii="Times New Roman" w:hAnsi="Times New Roman"/>
          <w:sz w:val="20"/>
          <w:szCs w:val="20"/>
        </w:rPr>
        <w:t>5501*       Educational Research</w:t>
      </w:r>
    </w:p>
    <w:p w:rsidR="005401FF" w:rsidRPr="00AB16FB" w:rsidRDefault="005401FF" w:rsidP="005401FF">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Area E - Electives (Minimum of 6 semester hours)</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 Courses required unless previously fulfilled</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 Six hours must be in a supportive area (Health)</w:t>
      </w:r>
    </w:p>
    <w:p w:rsidR="00C77593" w:rsidRDefault="00C77593" w:rsidP="005401FF">
      <w:pPr>
        <w:pStyle w:val="Heading2"/>
        <w:spacing w:before="0"/>
        <w:ind w:left="360" w:right="180" w:firstLine="0"/>
        <w:rPr>
          <w:rFonts w:ascii="Impact" w:hAnsi="Impact" w:cs="Impact"/>
          <w:color w:val="808080" w:themeColor="background1" w:themeShade="80"/>
          <w:sz w:val="32"/>
          <w:szCs w:val="32"/>
        </w:rPr>
      </w:pPr>
      <w:bookmarkStart w:id="318" w:name="_Toc294969770"/>
    </w:p>
    <w:p w:rsidR="005401FF" w:rsidRPr="00BB4865" w:rsidRDefault="005401FF" w:rsidP="005401FF">
      <w:pPr>
        <w:pStyle w:val="Heading2"/>
        <w:spacing w:before="0"/>
        <w:ind w:left="360" w:right="180" w:firstLine="0"/>
        <w:rPr>
          <w:rFonts w:ascii="Times New Roman" w:hAnsi="Times New Roman" w:cs="Times New Roman"/>
          <w:color w:val="808080" w:themeColor="background1" w:themeShade="80"/>
          <w:sz w:val="28"/>
          <w:szCs w:val="28"/>
        </w:rPr>
      </w:pPr>
      <w:bookmarkStart w:id="319" w:name="_Toc295897034"/>
      <w:r w:rsidRPr="00BB4865">
        <w:rPr>
          <w:rFonts w:ascii="Times New Roman" w:hAnsi="Times New Roman" w:cs="Times New Roman"/>
          <w:color w:val="808080" w:themeColor="background1" w:themeShade="80"/>
          <w:sz w:val="28"/>
          <w:szCs w:val="28"/>
        </w:rPr>
        <w:t>COURSE DESCRIPTIONS</w:t>
      </w:r>
      <w:bookmarkEnd w:id="318"/>
      <w:bookmarkEnd w:id="319"/>
    </w:p>
    <w:p w:rsidR="005401FF"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HEDP</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Envi</w:t>
      </w:r>
      <w:r>
        <w:rPr>
          <w:rFonts w:ascii="Times New Roman" w:hAnsi="Times New Roman"/>
          <w:b/>
          <w:bCs/>
          <w:color w:val="191919"/>
          <w:spacing w:val="-4"/>
          <w:sz w:val="20"/>
          <w:szCs w:val="20"/>
        </w:rPr>
        <w:t>r</w:t>
      </w:r>
      <w:r>
        <w:rPr>
          <w:rFonts w:ascii="Times New Roman" w:hAnsi="Times New Roman"/>
          <w:b/>
          <w:bCs/>
          <w:color w:val="191919"/>
          <w:sz w:val="20"/>
          <w:szCs w:val="20"/>
        </w:rPr>
        <w:t>onmental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 xml:space="preserve">Aspects.........................................................................3(3-0) </w:t>
      </w:r>
    </w:p>
    <w:p w:rsidR="005401FF"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Analysis of health practices</w:t>
      </w:r>
      <w:r>
        <w:rPr>
          <w:rFonts w:ascii="Times New Roman" w:hAnsi="Times New Roman"/>
          <w:color w:val="191919"/>
          <w:spacing w:val="1"/>
          <w:sz w:val="20"/>
          <w:szCs w:val="20"/>
        </w:rPr>
        <w:t xml:space="preserve"> </w:t>
      </w:r>
      <w:r>
        <w:rPr>
          <w:rFonts w:ascii="Times New Roman" w:hAnsi="Times New Roman"/>
          <w:color w:val="191919"/>
          <w:sz w:val="20"/>
          <w:szCs w:val="20"/>
        </w:rPr>
        <w:t>as they relate</w:t>
      </w:r>
      <w:r>
        <w:rPr>
          <w:rFonts w:ascii="Times New Roman" w:hAnsi="Times New Roman"/>
          <w:color w:val="191919"/>
          <w:spacing w:val="1"/>
          <w:sz w:val="20"/>
          <w:szCs w:val="20"/>
        </w:rPr>
        <w:t xml:space="preserve"> </w:t>
      </w:r>
      <w:r>
        <w:rPr>
          <w:rFonts w:ascii="Times New Roman" w:hAnsi="Times New Roman"/>
          <w:color w:val="191919"/>
          <w:sz w:val="20"/>
          <w:szCs w:val="20"/>
        </w:rPr>
        <w:t>to environmental</w:t>
      </w:r>
      <w:r>
        <w:rPr>
          <w:rFonts w:ascii="Times New Roman" w:hAnsi="Times New Roman"/>
          <w:color w:val="191919"/>
          <w:spacing w:val="1"/>
          <w:sz w:val="20"/>
          <w:szCs w:val="20"/>
        </w:rPr>
        <w:t xml:space="preserve"> </w:t>
      </w:r>
      <w:r>
        <w:rPr>
          <w:rFonts w:ascii="Times New Roman" w:hAnsi="Times New Roman"/>
          <w:color w:val="191919"/>
          <w:sz w:val="20"/>
          <w:szCs w:val="20"/>
        </w:rPr>
        <w:t>health problems including population control, pollution, drugs, alcohol and tobacco.</w:t>
      </w:r>
    </w:p>
    <w:p w:rsidR="005401FF"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sz w:val="28"/>
          <w:szCs w:val="28"/>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5578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5401FF" w:rsidRDefault="005401FF" w:rsidP="005401FF">
      <w:pPr>
        <w:widowControl w:val="0"/>
        <w:autoSpaceDE w:val="0"/>
        <w:autoSpaceDN w:val="0"/>
        <w:adjustRightInd w:val="0"/>
        <w:spacing w:before="26"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problems and issues directly relating to school and community health.</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Sex</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1"/>
          <w:sz w:val="20"/>
          <w:szCs w:val="20"/>
        </w:rPr>
        <w:t>3</w:t>
      </w:r>
      <w:r>
        <w:rPr>
          <w:rFonts w:ascii="Times New Roman" w:hAnsi="Times New Roman"/>
          <w:b/>
          <w:bCs/>
          <w:color w:val="191919"/>
          <w:sz w:val="20"/>
          <w:szCs w:val="20"/>
        </w:rPr>
        <w:t xml:space="preserve">(3-0)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problems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issues</w:t>
      </w:r>
      <w:r>
        <w:rPr>
          <w:rFonts w:ascii="Times New Roman" w:hAnsi="Times New Roman"/>
          <w:color w:val="191919"/>
          <w:spacing w:val="-8"/>
          <w:sz w:val="20"/>
          <w:szCs w:val="20"/>
        </w:rPr>
        <w:t xml:space="preserve"> </w:t>
      </w:r>
      <w:r>
        <w:rPr>
          <w:rFonts w:ascii="Times New Roman" w:hAnsi="Times New Roman"/>
          <w:color w:val="191919"/>
          <w:sz w:val="20"/>
          <w:szCs w:val="20"/>
        </w:rPr>
        <w:t>directly</w:t>
      </w:r>
      <w:r>
        <w:rPr>
          <w:rFonts w:ascii="Times New Roman" w:hAnsi="Times New Roman"/>
          <w:color w:val="191919"/>
          <w:spacing w:val="-7"/>
          <w:sz w:val="20"/>
          <w:szCs w:val="20"/>
        </w:rPr>
        <w:t xml:space="preserve"> </w:t>
      </w:r>
      <w:r>
        <w:rPr>
          <w:rFonts w:ascii="Times New Roman" w:hAnsi="Times New Roman"/>
          <w:color w:val="191919"/>
          <w:sz w:val="20"/>
          <w:szCs w:val="20"/>
        </w:rPr>
        <w:t>relating</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emotional</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aspects of sex.</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Drug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r>
        <w:rPr>
          <w:rFonts w:ascii="Times New Roman" w:hAnsi="Times New Roman"/>
          <w:color w:val="191919"/>
          <w:sz w:val="20"/>
          <w:szCs w:val="20"/>
        </w:rPr>
        <w:t>Study of the problems and issues directly relating to the use and abuse of drugs in our societ</w:t>
      </w:r>
      <w:r>
        <w:rPr>
          <w:rFonts w:ascii="Times New Roman" w:hAnsi="Times New Roman"/>
          <w:color w:val="191919"/>
          <w:spacing w:val="-13"/>
          <w:sz w:val="20"/>
          <w:szCs w:val="20"/>
        </w:rPr>
        <w:t>y</w:t>
      </w:r>
      <w:r>
        <w:rPr>
          <w:rFonts w:ascii="Times New Roman" w:hAnsi="Times New Roman"/>
          <w:color w:val="191919"/>
          <w:sz w:val="20"/>
          <w:szCs w:val="20"/>
        </w:rPr>
        <w:t xml:space="preserve">. </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Education..............................................3(3-0) </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historical,</w:t>
      </w:r>
      <w:r>
        <w:rPr>
          <w:rFonts w:ascii="Times New Roman" w:hAnsi="Times New Roman"/>
          <w:color w:val="191919"/>
          <w:spacing w:val="6"/>
          <w:sz w:val="20"/>
          <w:szCs w:val="20"/>
        </w:rPr>
        <w:t xml:space="preserve"> </w:t>
      </w:r>
      <w:r>
        <w:rPr>
          <w:rFonts w:ascii="Times New Roman" w:hAnsi="Times New Roman"/>
          <w:color w:val="191919"/>
          <w:sz w:val="20"/>
          <w:szCs w:val="20"/>
        </w:rPr>
        <w:t>psychological,</w:t>
      </w:r>
      <w:r>
        <w:rPr>
          <w:rFonts w:ascii="Times New Roman" w:hAnsi="Times New Roman"/>
          <w:color w:val="191919"/>
          <w:spacing w:val="6"/>
          <w:sz w:val="20"/>
          <w:szCs w:val="20"/>
        </w:rPr>
        <w:t xml:space="preserve"> </w:t>
      </w:r>
      <w:r>
        <w:rPr>
          <w:rFonts w:ascii="Times New Roman" w:hAnsi="Times New Roman"/>
          <w:color w:val="191919"/>
          <w:sz w:val="20"/>
          <w:szCs w:val="20"/>
        </w:rPr>
        <w:t>sociological,</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physiological</w:t>
      </w:r>
      <w:r>
        <w:rPr>
          <w:rFonts w:ascii="Times New Roman" w:hAnsi="Times New Roman"/>
          <w:color w:val="191919"/>
          <w:spacing w:val="6"/>
          <w:sz w:val="20"/>
          <w:szCs w:val="20"/>
        </w:rPr>
        <w:t xml:space="preserve"> </w:t>
      </w:r>
      <w:r>
        <w:rPr>
          <w:rFonts w:ascii="Times New Roman" w:hAnsi="Times New Roman"/>
          <w:color w:val="191919"/>
          <w:sz w:val="20"/>
          <w:szCs w:val="20"/>
        </w:rPr>
        <w:t>foundations of education as they relate to physical education and program design.</w:t>
      </w:r>
    </w:p>
    <w:p w:rsidR="005401FF" w:rsidRDefault="005401FF" w:rsidP="005401FF">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Aspect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Sports...................................................................................3(3-0)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 social nature of sports and its relationship to leisure and culture.</w:t>
      </w:r>
    </w:p>
    <w:p w:rsidR="005401FF" w:rsidRDefault="005401FF" w:rsidP="005401FF">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Learning..................................................................................................3(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 laws of learning as they relate to the acquisition of motor skills.</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Psycholog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Activit</w:t>
      </w:r>
      <w:r>
        <w:rPr>
          <w:rFonts w:ascii="Times New Roman" w:hAnsi="Times New Roman"/>
          <w:b/>
          <w:bCs/>
          <w:color w:val="191919"/>
          <w:spacing w:val="-12"/>
          <w:sz w:val="20"/>
          <w:szCs w:val="20"/>
        </w:rPr>
        <w:t>y</w:t>
      </w:r>
      <w:r>
        <w:rPr>
          <w:rFonts w:ascii="Times New Roman" w:hAnsi="Times New Roman"/>
          <w:b/>
          <w:bCs/>
          <w:color w:val="191919"/>
          <w:spacing w:val="-1"/>
          <w:sz w:val="20"/>
          <w:szCs w:val="20"/>
        </w:rPr>
        <w:t xml:space="preserve">.........................................................................3(3-0)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 analysis of psychological principles underlying the teaching and performance of sport and physical activit</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5536</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Facilities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Equipment..................................................................................3(3-0)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 planning, equipping and utilization of a health education facilit</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Child.....................................3(3-0) </w:t>
      </w:r>
      <w:r>
        <w:rPr>
          <w:rFonts w:ascii="Times New Roman" w:hAnsi="Times New Roman"/>
          <w:color w:val="191919"/>
          <w:spacing w:val="-1"/>
          <w:sz w:val="20"/>
          <w:szCs w:val="20"/>
        </w:rPr>
        <w:t>Advance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whic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investigate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importanc</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functiona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earl</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childhood. </w:t>
      </w:r>
      <w:r>
        <w:rPr>
          <w:rFonts w:ascii="Times New Roman" w:hAnsi="Times New Roman"/>
          <w:color w:val="191919"/>
          <w:sz w:val="20"/>
          <w:szCs w:val="20"/>
        </w:rPr>
        <w:t>Experiences in movement education and health-oriented topics will be provided.</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Fitness...........................................................................................3(</w:t>
      </w:r>
      <w:r>
        <w:rPr>
          <w:rFonts w:ascii="Times New Roman" w:hAnsi="Times New Roman"/>
          <w:b/>
          <w:bCs/>
          <w:color w:val="191919"/>
          <w:spacing w:val="1"/>
          <w:sz w:val="20"/>
          <w:szCs w:val="20"/>
        </w:rPr>
        <w:t>3</w:t>
      </w:r>
      <w:r>
        <w:rPr>
          <w:rFonts w:ascii="Times New Roman" w:hAnsi="Times New Roman"/>
          <w:b/>
          <w:bCs/>
          <w:color w:val="191919"/>
          <w:spacing w:val="-1"/>
          <w:sz w:val="20"/>
          <w:szCs w:val="20"/>
        </w:rPr>
        <w:t>-0)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fects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muscular</w:t>
      </w:r>
      <w:r>
        <w:rPr>
          <w:rFonts w:ascii="Times New Roman" w:hAnsi="Times New Roman"/>
          <w:color w:val="191919"/>
          <w:spacing w:val="-5"/>
          <w:sz w:val="20"/>
          <w:szCs w:val="20"/>
        </w:rPr>
        <w:t xml:space="preserve"> </w:t>
      </w:r>
      <w:r>
        <w:rPr>
          <w:rFonts w:ascii="Times New Roman" w:hAnsi="Times New Roman"/>
          <w:color w:val="191919"/>
          <w:sz w:val="20"/>
          <w:szCs w:val="20"/>
        </w:rPr>
        <w:t>activit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work</w:t>
      </w:r>
      <w:r>
        <w:rPr>
          <w:rFonts w:ascii="Times New Roman" w:hAnsi="Times New Roman"/>
          <w:color w:val="191919"/>
          <w:spacing w:val="-5"/>
          <w:sz w:val="20"/>
          <w:szCs w:val="20"/>
        </w:rPr>
        <w:t xml:space="preserve"> </w:t>
      </w:r>
      <w:r>
        <w:rPr>
          <w:rFonts w:ascii="Times New Roman" w:hAnsi="Times New Roman"/>
          <w:color w:val="191919"/>
          <w:sz w:val="20"/>
          <w:szCs w:val="20"/>
        </w:rPr>
        <w:t>ene</w:t>
      </w:r>
      <w:r>
        <w:rPr>
          <w:rFonts w:ascii="Times New Roman" w:hAnsi="Times New Roman"/>
          <w:color w:val="191919"/>
          <w:spacing w:val="-4"/>
          <w:sz w:val="20"/>
          <w:szCs w:val="20"/>
        </w:rPr>
        <w:t>r</w:t>
      </w:r>
      <w:r>
        <w:rPr>
          <w:rFonts w:ascii="Times New Roman" w:hAnsi="Times New Roman"/>
          <w:color w:val="191919"/>
          <w:sz w:val="20"/>
          <w:szCs w:val="20"/>
        </w:rPr>
        <w:t>g</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mechanical</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fatigue</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training, and physiological tests of fitness.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Mechanica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Huma</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Motion............................................................3(3-0)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mechanical</w:t>
      </w:r>
      <w:r>
        <w:rPr>
          <w:rFonts w:ascii="Times New Roman" w:hAnsi="Times New Roman"/>
          <w:color w:val="191919"/>
          <w:spacing w:val="6"/>
          <w:sz w:val="20"/>
          <w:szCs w:val="20"/>
        </w:rPr>
        <w:t xml:space="preserve"> </w:t>
      </w:r>
      <w:r>
        <w:rPr>
          <w:rFonts w:ascii="Times New Roman" w:hAnsi="Times New Roman"/>
          <w:color w:val="191919"/>
          <w:sz w:val="20"/>
          <w:szCs w:val="20"/>
        </w:rPr>
        <w:t>fundamentals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human</w:t>
      </w:r>
      <w:r>
        <w:rPr>
          <w:rFonts w:ascii="Times New Roman" w:hAnsi="Times New Roman"/>
          <w:color w:val="191919"/>
          <w:spacing w:val="6"/>
          <w:sz w:val="20"/>
          <w:szCs w:val="20"/>
        </w:rPr>
        <w:t xml:space="preserve"> </w:t>
      </w:r>
      <w:r>
        <w:rPr>
          <w:rFonts w:ascii="Times New Roman" w:hAnsi="Times New Roman"/>
          <w:color w:val="191919"/>
          <w:sz w:val="20"/>
          <w:szCs w:val="20"/>
        </w:rPr>
        <w:t>motion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special</w:t>
      </w:r>
      <w:r>
        <w:rPr>
          <w:rFonts w:ascii="Times New Roman" w:hAnsi="Times New Roman"/>
          <w:color w:val="191919"/>
          <w:spacing w:val="6"/>
          <w:sz w:val="20"/>
          <w:szCs w:val="20"/>
        </w:rPr>
        <w:t xml:space="preserve"> </w:t>
      </w:r>
      <w:r>
        <w:rPr>
          <w:rFonts w:ascii="Times New Roman" w:hAnsi="Times New Roman"/>
          <w:color w:val="191919"/>
          <w:sz w:val="20"/>
          <w:szCs w:val="20"/>
        </w:rPr>
        <w:t>application to physical education activities.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current</w:t>
      </w:r>
      <w:r>
        <w:rPr>
          <w:rFonts w:ascii="Times New Roman" w:hAnsi="Times New Roman"/>
          <w:color w:val="191919"/>
          <w:spacing w:val="-8"/>
          <w:sz w:val="20"/>
          <w:szCs w:val="20"/>
        </w:rPr>
        <w:t xml:space="preserve"> </w:t>
      </w:r>
      <w:r>
        <w:rPr>
          <w:rFonts w:ascii="Times New Roman" w:hAnsi="Times New Roman"/>
          <w:color w:val="191919"/>
          <w:sz w:val="20"/>
          <w:szCs w:val="20"/>
        </w:rPr>
        <w:t>testing</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education.</w:t>
      </w:r>
      <w:r>
        <w:rPr>
          <w:rFonts w:ascii="Times New Roman" w:hAnsi="Times New Roman"/>
          <w:color w:val="191919"/>
          <w:spacing w:val="-8"/>
          <w:sz w:val="20"/>
          <w:szCs w:val="20"/>
        </w:rPr>
        <w:t xml:space="preserve"> </w:t>
      </w:r>
      <w:r>
        <w:rPr>
          <w:rFonts w:ascii="Times New Roman" w:hAnsi="Times New Roman"/>
          <w:color w:val="191919"/>
          <w:sz w:val="20"/>
          <w:szCs w:val="20"/>
        </w:rPr>
        <w:t>Emphasis</w:t>
      </w:r>
      <w:r>
        <w:rPr>
          <w:rFonts w:ascii="Times New Roman" w:hAnsi="Times New Roman"/>
          <w:color w:val="191919"/>
          <w:spacing w:val="-8"/>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placed</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evaluation</w:t>
      </w:r>
      <w:r>
        <w:rPr>
          <w:rFonts w:ascii="Times New Roman" w:hAnsi="Times New Roman"/>
          <w:color w:val="191919"/>
          <w:spacing w:val="-8"/>
          <w:sz w:val="20"/>
          <w:szCs w:val="20"/>
        </w:rPr>
        <w:t xml:space="preserve"> </w:t>
      </w:r>
      <w:r>
        <w:rPr>
          <w:rFonts w:ascii="Times New Roman" w:hAnsi="Times New Roman"/>
          <w:color w:val="191919"/>
          <w:sz w:val="20"/>
          <w:szCs w:val="20"/>
        </w:rPr>
        <w:t>and interpretation of test results as they apply to the individual</w:t>
      </w:r>
      <w:r>
        <w:rPr>
          <w:rFonts w:ascii="Times New Roman" w:hAnsi="Times New Roman"/>
          <w:color w:val="191919"/>
          <w:spacing w:val="-11"/>
          <w:sz w:val="20"/>
          <w:szCs w:val="20"/>
        </w:rPr>
        <w:t>’</w:t>
      </w:r>
      <w:r>
        <w:rPr>
          <w:rFonts w:ascii="Times New Roman" w:hAnsi="Times New Roman"/>
          <w:color w:val="191919"/>
          <w:sz w:val="20"/>
          <w:szCs w:val="20"/>
        </w:rPr>
        <w:t>s abilities, capacities and needs.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Handicapped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motor</w:t>
      </w:r>
      <w:r>
        <w:rPr>
          <w:rFonts w:ascii="Times New Roman" w:hAnsi="Times New Roman"/>
          <w:color w:val="191919"/>
          <w:spacing w:val="-8"/>
          <w:sz w:val="20"/>
          <w:szCs w:val="20"/>
        </w:rPr>
        <w:t xml:space="preserve"> </w:t>
      </w:r>
      <w:r>
        <w:rPr>
          <w:rFonts w:ascii="Times New Roman" w:hAnsi="Times New Roman"/>
          <w:color w:val="191919"/>
          <w:sz w:val="20"/>
          <w:szCs w:val="20"/>
        </w:rPr>
        <w:t>pattern</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individuals</w:t>
      </w:r>
      <w:r>
        <w:rPr>
          <w:rFonts w:ascii="Times New Roman" w:hAnsi="Times New Roman"/>
          <w:color w:val="191919"/>
          <w:spacing w:val="-8"/>
          <w:sz w:val="20"/>
          <w:szCs w:val="20"/>
        </w:rPr>
        <w:t xml:space="preserve"> </w:t>
      </w:r>
      <w:r>
        <w:rPr>
          <w:rFonts w:ascii="Times New Roman" w:hAnsi="Times New Roman"/>
          <w:color w:val="191919"/>
          <w:sz w:val="20"/>
          <w:szCs w:val="20"/>
        </w:rPr>
        <w:t>demonstrating</w:t>
      </w:r>
      <w:r>
        <w:rPr>
          <w:rFonts w:ascii="Times New Roman" w:hAnsi="Times New Roman"/>
          <w:color w:val="191919"/>
          <w:spacing w:val="-8"/>
          <w:sz w:val="20"/>
          <w:szCs w:val="20"/>
        </w:rPr>
        <w:t xml:space="preserve"> </w:t>
      </w:r>
      <w:r>
        <w:rPr>
          <w:rFonts w:ascii="Times New Roman" w:hAnsi="Times New Roman"/>
          <w:color w:val="191919"/>
          <w:sz w:val="20"/>
          <w:szCs w:val="20"/>
        </w:rPr>
        <w:t>specific</w:t>
      </w:r>
      <w:r>
        <w:rPr>
          <w:rFonts w:ascii="Times New Roman" w:hAnsi="Times New Roman"/>
          <w:color w:val="191919"/>
          <w:spacing w:val="-8"/>
          <w:sz w:val="20"/>
          <w:szCs w:val="20"/>
        </w:rPr>
        <w:t xml:space="preserve"> </w:t>
      </w:r>
      <w:r>
        <w:rPr>
          <w:rFonts w:ascii="Times New Roman" w:hAnsi="Times New Roman"/>
          <w:color w:val="191919"/>
          <w:sz w:val="20"/>
          <w:szCs w:val="20"/>
        </w:rPr>
        <w:t>handicaps</w:t>
      </w:r>
      <w:r>
        <w:rPr>
          <w:rFonts w:ascii="Times New Roman" w:hAnsi="Times New Roman"/>
          <w:color w:val="191919"/>
          <w:spacing w:val="-8"/>
          <w:sz w:val="20"/>
          <w:szCs w:val="20"/>
        </w:rPr>
        <w:t xml:space="preserve"> </w:t>
      </w:r>
      <w:r>
        <w:rPr>
          <w:rFonts w:ascii="Times New Roman" w:hAnsi="Times New Roman"/>
          <w:color w:val="191919"/>
          <w:sz w:val="20"/>
          <w:szCs w:val="20"/>
        </w:rPr>
        <w:t>including neurological, visual, auditor</w:t>
      </w:r>
      <w:r>
        <w:rPr>
          <w:rFonts w:ascii="Times New Roman" w:hAnsi="Times New Roman"/>
          <w:color w:val="191919"/>
          <w:spacing w:val="-13"/>
          <w:sz w:val="20"/>
          <w:szCs w:val="20"/>
        </w:rPr>
        <w:t>y</w:t>
      </w:r>
      <w:r>
        <w:rPr>
          <w:rFonts w:ascii="Times New Roman" w:hAnsi="Times New Roman"/>
          <w:color w:val="191919"/>
          <w:sz w:val="20"/>
          <w:szCs w:val="20"/>
        </w:rPr>
        <w:t>, speech and orthopedic deviations.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Designed to assist the student in exploring specific areas of interest.</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Design.................................................................................................3(</w:t>
      </w:r>
      <w:r>
        <w:rPr>
          <w:rFonts w:ascii="Times New Roman" w:hAnsi="Times New Roman"/>
          <w:b/>
          <w:bCs/>
          <w:color w:val="191919"/>
          <w:spacing w:val="1"/>
          <w:sz w:val="20"/>
          <w:szCs w:val="20"/>
        </w:rPr>
        <w:t>3</w:t>
      </w:r>
      <w:r>
        <w:rPr>
          <w:rFonts w:ascii="Times New Roman" w:hAnsi="Times New Roman"/>
          <w:b/>
          <w:bCs/>
          <w:color w:val="191919"/>
          <w:sz w:val="20"/>
          <w:szCs w:val="20"/>
        </w:rPr>
        <w:t xml:space="preserve">-0)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curren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physica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wit</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methodolog</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employed. </w:t>
      </w:r>
      <w:r>
        <w:rPr>
          <w:rFonts w:ascii="Times New Roman" w:hAnsi="Times New Roman"/>
          <w:color w:val="191919"/>
          <w:sz w:val="20"/>
          <w:szCs w:val="20"/>
        </w:rPr>
        <w:t>Includes the development of a pilot study prospectus.</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Semina</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I..............................................................................................................3(3-0)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Personal</w:t>
      </w:r>
      <w:r>
        <w:rPr>
          <w:rFonts w:ascii="Times New Roman" w:hAnsi="Times New Roman"/>
          <w:color w:val="191919"/>
          <w:spacing w:val="5"/>
          <w:sz w:val="20"/>
          <w:szCs w:val="20"/>
        </w:rPr>
        <w:t xml:space="preserve"> </w:t>
      </w:r>
      <w:r>
        <w:rPr>
          <w:rFonts w:ascii="Times New Roman" w:hAnsi="Times New Roman"/>
          <w:color w:val="191919"/>
          <w:sz w:val="20"/>
          <w:szCs w:val="20"/>
        </w:rPr>
        <w:t>assessment</w:t>
      </w:r>
      <w:r>
        <w:rPr>
          <w:rFonts w:ascii="Times New Roman" w:hAnsi="Times New Roman"/>
          <w:color w:val="191919"/>
          <w:spacing w:val="5"/>
          <w:sz w:val="20"/>
          <w:szCs w:val="20"/>
        </w:rPr>
        <w:t xml:space="preserve"> </w:t>
      </w:r>
      <w:r>
        <w:rPr>
          <w:rFonts w:ascii="Times New Roman" w:hAnsi="Times New Roman"/>
          <w:color w:val="191919"/>
          <w:sz w:val="20"/>
          <w:szCs w:val="20"/>
        </w:rPr>
        <w:t>relative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5"/>
          <w:sz w:val="20"/>
          <w:szCs w:val="20"/>
        </w:rPr>
        <w:t xml:space="preserve"> </w:t>
      </w:r>
      <w:r>
        <w:rPr>
          <w:rFonts w:ascii="Times New Roman" w:hAnsi="Times New Roman"/>
          <w:color w:val="191919"/>
          <w:sz w:val="20"/>
          <w:szCs w:val="20"/>
        </w:rPr>
        <w:t>educational</w:t>
      </w:r>
      <w:r>
        <w:rPr>
          <w:rFonts w:ascii="Times New Roman" w:hAnsi="Times New Roman"/>
          <w:color w:val="191919"/>
          <w:spacing w:val="5"/>
          <w:sz w:val="20"/>
          <w:szCs w:val="20"/>
        </w:rPr>
        <w:t xml:space="preserve"> </w:t>
      </w:r>
      <w:r>
        <w:rPr>
          <w:rFonts w:ascii="Times New Roman" w:hAnsi="Times New Roman"/>
          <w:color w:val="191919"/>
          <w:sz w:val="20"/>
          <w:szCs w:val="20"/>
        </w:rPr>
        <w:t>goals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professional</w:t>
      </w:r>
      <w:r>
        <w:rPr>
          <w:rFonts w:ascii="Times New Roman" w:hAnsi="Times New Roman"/>
          <w:color w:val="191919"/>
          <w:spacing w:val="5"/>
          <w:sz w:val="20"/>
          <w:szCs w:val="20"/>
        </w:rPr>
        <w:t xml:space="preserve"> </w:t>
      </w:r>
      <w:r>
        <w:rPr>
          <w:rFonts w:ascii="Times New Roman" w:hAnsi="Times New Roman"/>
          <w:color w:val="191919"/>
          <w:sz w:val="20"/>
          <w:szCs w:val="20"/>
        </w:rPr>
        <w:t>competencies along with an analysis of current physical education programs in urban and rural settings.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Maste</w:t>
      </w:r>
      <w:r>
        <w:rPr>
          <w:rFonts w:ascii="Times New Roman" w:hAnsi="Times New Roman"/>
          <w:b/>
          <w:bCs/>
          <w:color w:val="191919"/>
          <w:spacing w:val="3"/>
          <w:sz w:val="20"/>
          <w:szCs w:val="20"/>
        </w:rPr>
        <w:t>r</w:t>
      </w:r>
      <w:r>
        <w:rPr>
          <w:rFonts w:ascii="Times New Roman" w:hAnsi="Times New Roman"/>
          <w:b/>
          <w:bCs/>
          <w:color w:val="191919"/>
          <w:spacing w:val="-8"/>
          <w:sz w:val="20"/>
          <w:szCs w:val="20"/>
        </w:rPr>
        <w:t>’</w:t>
      </w:r>
      <w:r>
        <w:rPr>
          <w:rFonts w:ascii="Times New Roman" w:hAnsi="Times New Roman"/>
          <w:b/>
          <w:bCs/>
          <w:color w:val="191919"/>
          <w:sz w:val="20"/>
          <w:szCs w:val="20"/>
        </w:rPr>
        <w:t>s</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Thesis...................................................................................................</w:t>
      </w:r>
      <w:r>
        <w:rPr>
          <w:rFonts w:ascii="Times New Roman" w:hAnsi="Times New Roman"/>
          <w:b/>
          <w:bCs/>
          <w:color w:val="191919"/>
          <w:sz w:val="20"/>
          <w:szCs w:val="20"/>
        </w:rPr>
        <w:t>.</w:t>
      </w:r>
      <w:r>
        <w:rPr>
          <w:rFonts w:ascii="Times New Roman" w:hAnsi="Times New Roman"/>
          <w:b/>
          <w:bCs/>
          <w:color w:val="191919"/>
          <w:spacing w:val="-1"/>
          <w:sz w:val="20"/>
          <w:szCs w:val="20"/>
        </w:rPr>
        <w:t>3(3-0)</w:t>
      </w:r>
    </w:p>
    <w:p w:rsidR="00DD3D7A" w:rsidRDefault="005401FF" w:rsidP="00BB4865">
      <w:pPr>
        <w:widowControl w:val="0"/>
        <w:autoSpaceDE w:val="0"/>
        <w:autoSpaceDN w:val="0"/>
        <w:adjustRightInd w:val="0"/>
        <w:spacing w:before="13" w:after="0"/>
        <w:ind w:left="360" w:right="180" w:firstLine="0"/>
        <w:jc w:val="both"/>
        <w:rPr>
          <w:rFonts w:ascii="Times New Roman" w:hAnsi="Times New Roman"/>
          <w:color w:val="191919"/>
          <w:sz w:val="20"/>
          <w:szCs w:val="20"/>
        </w:rPr>
      </w:pPr>
      <w:r>
        <w:rPr>
          <w:rFonts w:ascii="Times New Roman" w:hAnsi="Times New Roman"/>
          <w:color w:val="191919"/>
          <w:sz w:val="20"/>
          <w:szCs w:val="20"/>
        </w:rPr>
        <w:t>Independent research done by the student.</w:t>
      </w:r>
      <w:bookmarkStart w:id="320" w:name="_Toc294969771"/>
    </w:p>
    <w:p w:rsidR="00BB4865" w:rsidRPr="00BB4865" w:rsidRDefault="00BB4865" w:rsidP="00BB4865"/>
    <w:p w:rsidR="00FB5121" w:rsidRDefault="00FB5121" w:rsidP="00BB4865">
      <w:pPr>
        <w:pStyle w:val="Heading1"/>
        <w:spacing w:before="0"/>
        <w:ind w:left="360" w:right="180" w:firstLine="0"/>
        <w:rPr>
          <w:rFonts w:ascii="Impact" w:hAnsi="Impact" w:cs="Impact"/>
          <w:color w:val="808080" w:themeColor="background1" w:themeShade="80"/>
          <w:sz w:val="36"/>
          <w:szCs w:val="36"/>
        </w:rPr>
        <w:sectPr w:rsidR="00FB5121" w:rsidSect="00C21518">
          <w:headerReference w:type="even" r:id="rId55"/>
          <w:pgSz w:w="12240" w:h="15840" w:code="1"/>
          <w:pgMar w:top="720" w:right="720" w:bottom="288" w:left="1440" w:header="720" w:footer="288" w:gutter="0"/>
          <w:cols w:space="720"/>
          <w:docGrid w:linePitch="360"/>
        </w:sectPr>
      </w:pPr>
    </w:p>
    <w:p w:rsidR="005401FF" w:rsidRPr="00AB16FB" w:rsidRDefault="005401FF" w:rsidP="00BB4865">
      <w:pPr>
        <w:pStyle w:val="Heading1"/>
        <w:spacing w:before="0"/>
        <w:ind w:left="360" w:right="180" w:firstLine="0"/>
        <w:rPr>
          <w:rFonts w:ascii="Impact" w:hAnsi="Impact" w:cs="Impact"/>
          <w:color w:val="808080" w:themeColor="background1" w:themeShade="80"/>
          <w:sz w:val="36"/>
          <w:szCs w:val="36"/>
        </w:rPr>
      </w:pPr>
      <w:bookmarkStart w:id="321" w:name="_Toc295897035"/>
      <w:r w:rsidRPr="00AB16FB">
        <w:rPr>
          <w:rFonts w:ascii="Impact" w:hAnsi="Impact" w:cs="Impact"/>
          <w:color w:val="808080" w:themeColor="background1" w:themeShade="80"/>
          <w:sz w:val="36"/>
          <w:szCs w:val="36"/>
        </w:rPr>
        <w:t>MATHEMATICS EDUCATION</w:t>
      </w:r>
      <w:bookmarkEnd w:id="320"/>
      <w:bookmarkEnd w:id="321"/>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The M.Ed. degree in Secondary Education with a concentration in Mathematics leads to LEVEL 5 certification in mathematics. A student enrolling in this program is expected to hold a baccalaureate-level certification. This program requires a minimum of 36 semester hours of graduate work and successful completion of a comprehensive examination in the area of mathematics. Students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5401FF" w:rsidRDefault="005401FF" w:rsidP="005401FF">
      <w:pPr>
        <w:autoSpaceDE w:val="0"/>
        <w:autoSpaceDN w:val="0"/>
        <w:adjustRightInd w:val="0"/>
        <w:spacing w:after="0"/>
        <w:ind w:left="360" w:right="180" w:firstLine="0"/>
        <w:jc w:val="both"/>
        <w:rPr>
          <w:rFonts w:ascii="TimesNewRomanPSMT" w:hAnsi="TimesNewRomanPSMT" w:cs="TimesNewRomanPSMT"/>
          <w:color w:val="000000"/>
          <w:sz w:val="20"/>
          <w:szCs w:val="20"/>
        </w:rPr>
      </w:pPr>
    </w:p>
    <w:p w:rsidR="005401FF" w:rsidRPr="00EB44B6" w:rsidRDefault="005401FF" w:rsidP="005401FF">
      <w:pPr>
        <w:pStyle w:val="Heading2"/>
        <w:spacing w:before="0"/>
        <w:ind w:left="360" w:right="180" w:firstLine="0"/>
        <w:rPr>
          <w:rFonts w:ascii="Times New Roman" w:hAnsi="Times New Roman" w:cs="Times New Roman"/>
          <w:bCs w:val="0"/>
          <w:color w:val="808080" w:themeColor="background1" w:themeShade="80"/>
          <w:sz w:val="28"/>
          <w:szCs w:val="28"/>
        </w:rPr>
      </w:pPr>
      <w:bookmarkStart w:id="322" w:name="_Toc294969772"/>
      <w:bookmarkStart w:id="323" w:name="_Toc295897036"/>
      <w:r w:rsidRPr="00EB44B6">
        <w:rPr>
          <w:rFonts w:ascii="Times New Roman" w:hAnsi="Times New Roman" w:cs="Times New Roman"/>
          <w:bCs w:val="0"/>
          <w:color w:val="808080" w:themeColor="background1" w:themeShade="80"/>
          <w:sz w:val="28"/>
          <w:szCs w:val="28"/>
        </w:rPr>
        <w:t>Degree Requirements</w:t>
      </w:r>
      <w:bookmarkEnd w:id="322"/>
      <w:bookmarkEnd w:id="323"/>
    </w:p>
    <w:p w:rsidR="005401FF" w:rsidRPr="005C3AAB"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The Master of Education in Secondary Education with concentration in Mathematics requires a minimum of 36 semester hours of graduate course work, at least 27 semester hours of which are taken at Albany State University.</w:t>
      </w:r>
    </w:p>
    <w:p w:rsidR="005401FF" w:rsidRPr="005C3AAB"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The successful completion of a comprehensive examination is a requirement in all Master’s degree programs.</w:t>
      </w:r>
    </w:p>
    <w:p w:rsidR="005401FF"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At least an overall average of “B” in all the Mathematics courses in the graduate program is a prerequisite for taking the comprehensive examination in Mathematics.</w:t>
      </w:r>
    </w:p>
    <w:p w:rsidR="005401FF" w:rsidRPr="005C3AAB" w:rsidRDefault="005401FF" w:rsidP="005401FF">
      <w:pPr>
        <w:pStyle w:val="BalloonText"/>
        <w:autoSpaceDE w:val="0"/>
        <w:autoSpaceDN w:val="0"/>
        <w:adjustRightInd w:val="0"/>
        <w:ind w:left="360" w:right="180"/>
        <w:jc w:val="both"/>
        <w:rPr>
          <w:rFonts w:ascii="TimesNewRomanPSMT" w:hAnsi="TimesNewRomanPSMT" w:cs="TimesNewRomanPSMT"/>
          <w:color w:val="000000"/>
          <w:sz w:val="20"/>
          <w:szCs w:val="20"/>
        </w:rPr>
      </w:pPr>
    </w:p>
    <w:p w:rsidR="005401FF" w:rsidRPr="00EB44B6" w:rsidRDefault="005401FF" w:rsidP="005401FF">
      <w:pPr>
        <w:pStyle w:val="Heading2"/>
        <w:spacing w:before="0"/>
        <w:ind w:left="360" w:right="180" w:firstLine="0"/>
        <w:rPr>
          <w:rFonts w:ascii="Times New Roman" w:hAnsi="Times New Roman" w:cs="Times New Roman"/>
          <w:bCs w:val="0"/>
          <w:color w:val="808080" w:themeColor="background1" w:themeShade="80"/>
          <w:sz w:val="28"/>
          <w:szCs w:val="28"/>
        </w:rPr>
      </w:pPr>
      <w:bookmarkStart w:id="324" w:name="_Toc294969773"/>
      <w:bookmarkStart w:id="325" w:name="_Toc295897037"/>
      <w:r w:rsidRPr="00EB44B6">
        <w:rPr>
          <w:rFonts w:ascii="Times New Roman" w:hAnsi="Times New Roman" w:cs="Times New Roman"/>
          <w:bCs w:val="0"/>
          <w:color w:val="808080" w:themeColor="background1" w:themeShade="80"/>
          <w:sz w:val="28"/>
          <w:szCs w:val="28"/>
        </w:rPr>
        <w:t>Regular Admission</w:t>
      </w:r>
      <w:bookmarkEnd w:id="324"/>
      <w:bookmarkEnd w:id="325"/>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Regular admission to the M.Ed. program with concentration in Mathematics requires that an applicant have an undergraduate degree in Mathematics or Mathematics Education and have satisfied the regular general admission requirements for admissions set by the College of Education at Albany State University. The student must have a 2.5 minimum overall undergraduate grade-point average and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w:t>
      </w:r>
    </w:p>
    <w:p w:rsidR="005401FF" w:rsidRDefault="005401FF" w:rsidP="005401FF">
      <w:pPr>
        <w:autoSpaceDE w:val="0"/>
        <w:autoSpaceDN w:val="0"/>
        <w:adjustRightInd w:val="0"/>
        <w:spacing w:after="0"/>
        <w:ind w:left="360" w:right="180" w:firstLine="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of Mathematics and Computer Science.</w:t>
      </w:r>
    </w:p>
    <w:p w:rsidR="005401FF" w:rsidRDefault="005401FF" w:rsidP="005401FF">
      <w:pPr>
        <w:widowControl w:val="0"/>
        <w:autoSpaceDE w:val="0"/>
        <w:autoSpaceDN w:val="0"/>
        <w:adjustRightInd w:val="0"/>
        <w:spacing w:before="17" w:after="0" w:line="200" w:lineRule="exact"/>
        <w:ind w:left="360" w:right="180" w:firstLine="0"/>
        <w:rPr>
          <w:rFonts w:ascii="Times New Roman" w:hAnsi="Times New Roman"/>
          <w:sz w:val="20"/>
          <w:szCs w:val="20"/>
        </w:rPr>
      </w:pPr>
    </w:p>
    <w:p w:rsidR="005401FF" w:rsidRPr="00EB44B6" w:rsidRDefault="005401FF" w:rsidP="005401FF">
      <w:pPr>
        <w:pStyle w:val="Heading2"/>
        <w:spacing w:before="0"/>
        <w:ind w:left="360" w:right="180" w:firstLine="0"/>
        <w:rPr>
          <w:rFonts w:ascii="TimesNewRomanPS-BoldMT" w:hAnsi="TimesNewRomanPS-BoldMT" w:cs="TimesNewRomanPS-BoldMT"/>
          <w:bCs w:val="0"/>
          <w:color w:val="808080" w:themeColor="background1" w:themeShade="80"/>
          <w:sz w:val="28"/>
          <w:szCs w:val="28"/>
        </w:rPr>
      </w:pPr>
      <w:bookmarkStart w:id="326" w:name="_Toc294969774"/>
      <w:bookmarkStart w:id="327" w:name="_Toc295897038"/>
      <w:r w:rsidRPr="00EB44B6">
        <w:rPr>
          <w:rFonts w:ascii="TimesNewRomanPS-BoldMT" w:hAnsi="TimesNewRomanPS-BoldMT" w:cs="TimesNewRomanPS-BoldMT"/>
          <w:bCs w:val="0"/>
          <w:color w:val="808080" w:themeColor="background1" w:themeShade="80"/>
          <w:sz w:val="28"/>
          <w:szCs w:val="28"/>
        </w:rPr>
        <w:t>Provisional Admission</w:t>
      </w:r>
      <w:bookmarkEnd w:id="326"/>
      <w:bookmarkEnd w:id="327"/>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The student is admitted provisionally if some conditions are placed on their status because of grade-point average, standardized test scores or lack of academic preparation in the subject area. A student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student must complete 9 semester hours of study at the graduate level with an average of “B” or better before he/she is granted regular admission to the program.</w:t>
      </w:r>
    </w:p>
    <w:p w:rsidR="005401FF" w:rsidRDefault="005401FF" w:rsidP="005401FF">
      <w:pPr>
        <w:autoSpaceDE w:val="0"/>
        <w:autoSpaceDN w:val="0"/>
        <w:adjustRightInd w:val="0"/>
        <w:spacing w:after="0"/>
        <w:ind w:left="360" w:right="180" w:firstLine="0"/>
        <w:jc w:val="both"/>
        <w:rPr>
          <w:rFonts w:ascii="TimesNewRomanPSMT" w:hAnsi="TimesNewRomanPSMT" w:cs="TimesNewRomanPSMT"/>
          <w:color w:val="000000"/>
          <w:sz w:val="20"/>
          <w:szCs w:val="20"/>
        </w:rPr>
      </w:pPr>
    </w:p>
    <w:p w:rsidR="005401FF" w:rsidRPr="00EB44B6" w:rsidRDefault="005401FF" w:rsidP="005401FF">
      <w:pPr>
        <w:pStyle w:val="Heading2"/>
        <w:spacing w:before="0"/>
        <w:ind w:left="360" w:right="180" w:firstLine="0"/>
        <w:rPr>
          <w:rFonts w:ascii="TimesNewRomanPS-BoldMT" w:hAnsi="TimesNewRomanPS-BoldMT" w:cs="TimesNewRomanPS-BoldMT"/>
          <w:bCs w:val="0"/>
          <w:color w:val="808080" w:themeColor="background1" w:themeShade="80"/>
          <w:sz w:val="28"/>
          <w:szCs w:val="28"/>
        </w:rPr>
      </w:pPr>
      <w:bookmarkStart w:id="328" w:name="_Toc294969775"/>
      <w:bookmarkStart w:id="329" w:name="_Toc295897039"/>
      <w:r w:rsidRPr="00EB44B6">
        <w:rPr>
          <w:rFonts w:ascii="TimesNewRomanPS-BoldMT" w:hAnsi="TimesNewRomanPS-BoldMT" w:cs="TimesNewRomanPS-BoldMT"/>
          <w:bCs w:val="0"/>
          <w:color w:val="808080" w:themeColor="background1" w:themeShade="80"/>
          <w:sz w:val="28"/>
          <w:szCs w:val="28"/>
        </w:rPr>
        <w:t>Non-Degree Admission</w:t>
      </w:r>
      <w:bookmarkEnd w:id="328"/>
      <w:bookmarkEnd w:id="329"/>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Students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Default="005401FF" w:rsidP="005401FF">
      <w:pPr>
        <w:autoSpaceDE w:val="0"/>
        <w:autoSpaceDN w:val="0"/>
        <w:adjustRightInd w:val="0"/>
        <w:spacing w:after="0"/>
        <w:ind w:left="360" w:right="180" w:firstLine="0"/>
        <w:jc w:val="both"/>
        <w:rPr>
          <w:rFonts w:ascii="TimesNewRomanPSMT" w:hAnsi="TimesNewRomanPSMT" w:cs="TimesNewRomanPSMT"/>
          <w:color w:val="000000"/>
          <w:sz w:val="20"/>
          <w:szCs w:val="20"/>
        </w:rPr>
      </w:pPr>
    </w:p>
    <w:p w:rsidR="005401FF" w:rsidRPr="00EB44B6" w:rsidRDefault="005401FF" w:rsidP="005401FF">
      <w:pPr>
        <w:pStyle w:val="Heading2"/>
        <w:spacing w:before="0"/>
        <w:ind w:left="360" w:right="180" w:firstLine="0"/>
        <w:rPr>
          <w:rFonts w:ascii="Times New Roman" w:hAnsi="Times New Roman" w:cs="Times New Roman"/>
          <w:bCs w:val="0"/>
          <w:color w:val="808080" w:themeColor="background1" w:themeShade="80"/>
          <w:sz w:val="28"/>
          <w:szCs w:val="28"/>
        </w:rPr>
      </w:pPr>
      <w:bookmarkStart w:id="330" w:name="_Toc294969776"/>
      <w:bookmarkStart w:id="331" w:name="_Toc295897040"/>
      <w:r w:rsidRPr="00EB44B6">
        <w:rPr>
          <w:rFonts w:ascii="Times New Roman" w:hAnsi="Times New Roman" w:cs="Times New Roman"/>
          <w:bCs w:val="0"/>
          <w:color w:val="808080" w:themeColor="background1" w:themeShade="80"/>
          <w:sz w:val="28"/>
          <w:szCs w:val="28"/>
        </w:rPr>
        <w:t>Student Advisement and Program Planning</w:t>
      </w:r>
      <w:bookmarkEnd w:id="330"/>
      <w:bookmarkEnd w:id="331"/>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A graduate advisor in the Department of Mathematics and Computer Science must approve in advance all courses taken through the teacher education program. Students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p>
    <w:p w:rsidR="005401FF" w:rsidRPr="00EB44B6" w:rsidRDefault="005401FF" w:rsidP="005401FF">
      <w:pPr>
        <w:pStyle w:val="Heading2"/>
        <w:spacing w:before="0"/>
        <w:ind w:left="360" w:right="180" w:firstLine="0"/>
        <w:rPr>
          <w:rFonts w:ascii="Times New Roman" w:hAnsi="Times New Roman" w:cs="Times New Roman"/>
          <w:bCs w:val="0"/>
          <w:color w:val="808080" w:themeColor="background1" w:themeShade="80"/>
          <w:sz w:val="28"/>
          <w:szCs w:val="28"/>
        </w:rPr>
      </w:pPr>
      <w:bookmarkStart w:id="332" w:name="_Toc294969777"/>
      <w:bookmarkStart w:id="333" w:name="_Toc295897041"/>
      <w:r w:rsidRPr="00EB44B6">
        <w:rPr>
          <w:rFonts w:ascii="Times New Roman" w:hAnsi="Times New Roman" w:cs="Times New Roman"/>
          <w:bCs w:val="0"/>
          <w:color w:val="808080" w:themeColor="background1" w:themeShade="80"/>
          <w:sz w:val="28"/>
          <w:szCs w:val="28"/>
        </w:rPr>
        <w:t>Comprehensive Examination Policy</w:t>
      </w:r>
      <w:bookmarkEnd w:id="332"/>
      <w:bookmarkEnd w:id="333"/>
    </w:p>
    <w:p w:rsidR="005401FF" w:rsidRDefault="005401FF" w:rsidP="005401FF">
      <w:pPr>
        <w:autoSpaceDE w:val="0"/>
        <w:autoSpaceDN w:val="0"/>
        <w:adjustRightInd w:val="0"/>
        <w:ind w:left="360" w:right="180" w:firstLine="360"/>
        <w:jc w:val="both"/>
        <w:rPr>
          <w:rFonts w:ascii="TimesNewRomanPS-BoldMT" w:hAnsi="TimesNewRomanPS-BoldMT" w:cs="TimesNewRomanPS-BoldMT"/>
          <w:b/>
          <w:bCs/>
          <w:color w:val="191919"/>
          <w:sz w:val="36"/>
          <w:szCs w:val="36"/>
        </w:rPr>
      </w:pPr>
      <w:r>
        <w:rPr>
          <w:rFonts w:ascii="TimesNewRomanPSMT" w:hAnsi="TimesNewRomanPSMT" w:cs="TimesNewRomanPSMT"/>
          <w:color w:val="000000"/>
          <w:sz w:val="20"/>
          <w:szCs w:val="20"/>
        </w:rPr>
        <w:t>The comprehensive examination covers three subjects: Analysis, Modern Algebra and a subject of the candidate’s choice (e.g. Geometry, Topology, or History of Mathematics etc.). Students have totally three attempts to pass the comprehensive examination. Passing score is 80% of each subject. If a student passes two subjects and fails the third one, then the student only require to take the third one in the next attempt. If a student does not pass two or three subjects, then the student is required to retake all the three subjects in the next attempt.</w:t>
      </w: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w:t>
      </w:r>
      <w:r w:rsidRPr="00EB44B6">
        <w:rPr>
          <w:rFonts w:ascii="Times New Roman" w:hAnsi="Times New Roman"/>
          <w:b/>
          <w:bCs/>
          <w:color w:val="808080" w:themeColor="background1" w:themeShade="80"/>
          <w:spacing w:val="-15"/>
          <w:sz w:val="24"/>
          <w:szCs w:val="24"/>
        </w:rPr>
        <w:t xml:space="preserve"> </w:t>
      </w: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16"/>
          <w:sz w:val="24"/>
          <w:szCs w:val="24"/>
        </w:rPr>
        <w:t xml:space="preserve"> </w:t>
      </w:r>
      <w:r w:rsidRPr="00EB44B6">
        <w:rPr>
          <w:rFonts w:ascii="Times New Roman" w:hAnsi="Times New Roman"/>
          <w:b/>
          <w:bCs/>
          <w:color w:val="808080" w:themeColor="background1" w:themeShade="80"/>
          <w:sz w:val="24"/>
          <w:szCs w:val="24"/>
        </w:rPr>
        <w:t>- Natu</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 of the Learner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FA7AC7" w:rsidTr="009263EC">
        <w:trPr>
          <w:trHeight w:hRule="exact" w:val="287"/>
        </w:trPr>
        <w:tc>
          <w:tcPr>
            <w:tcW w:w="661" w:type="dxa"/>
            <w:tcBorders>
              <w:top w:val="nil"/>
              <w:left w:val="nil"/>
              <w:bottom w:val="nil"/>
              <w:right w:val="nil"/>
            </w:tcBorders>
          </w:tcPr>
          <w:p w:rsidR="005401FF" w:rsidRPr="00FA7AC7"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right="31" w:firstLine="0"/>
              <w:jc w:val="both"/>
              <w:rPr>
                <w:rFonts w:ascii="Times New Roman" w:hAnsi="Times New Roman"/>
                <w:sz w:val="24"/>
                <w:szCs w:val="24"/>
              </w:rPr>
            </w:pPr>
            <w:r w:rsidRPr="00FA7AC7">
              <w:rPr>
                <w:rFonts w:ascii="Times New Roman" w:hAnsi="Times New Roman"/>
                <w:sz w:val="20"/>
                <w:szCs w:val="20"/>
              </w:rPr>
              <w:t>5515</w:t>
            </w:r>
          </w:p>
        </w:tc>
        <w:tc>
          <w:tcPr>
            <w:tcW w:w="4604"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5401FF" w:rsidRPr="00FA7AC7" w:rsidTr="009263EC">
        <w:trPr>
          <w:trHeight w:hRule="exact" w:val="240"/>
        </w:trPr>
        <w:tc>
          <w:tcPr>
            <w:tcW w:w="661" w:type="dxa"/>
            <w:tcBorders>
              <w:top w:val="nil"/>
              <w:left w:val="nil"/>
              <w:bottom w:val="nil"/>
              <w:right w:val="nil"/>
            </w:tcBorders>
          </w:tcPr>
          <w:p w:rsidR="005401FF" w:rsidRPr="00FA7AC7"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right="31" w:firstLine="0"/>
              <w:jc w:val="both"/>
              <w:rPr>
                <w:rFonts w:ascii="Times New Roman" w:hAnsi="Times New Roman"/>
                <w:sz w:val="24"/>
                <w:szCs w:val="24"/>
              </w:rPr>
            </w:pPr>
            <w:r w:rsidRPr="00FA7AC7">
              <w:rPr>
                <w:rFonts w:ascii="Times New Roman" w:hAnsi="Times New Roman"/>
                <w:sz w:val="20"/>
                <w:szCs w:val="20"/>
              </w:rPr>
              <w:t>5555</w:t>
            </w:r>
          </w:p>
        </w:tc>
        <w:tc>
          <w:tcPr>
            <w:tcW w:w="460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5401FF" w:rsidRPr="00FA7AC7" w:rsidTr="009263EC">
        <w:trPr>
          <w:trHeight w:hRule="exact" w:val="320"/>
        </w:trPr>
        <w:tc>
          <w:tcPr>
            <w:tcW w:w="661" w:type="dxa"/>
            <w:tcBorders>
              <w:top w:val="nil"/>
              <w:left w:val="nil"/>
              <w:bottom w:val="nil"/>
              <w:right w:val="nil"/>
            </w:tcBorders>
          </w:tcPr>
          <w:p w:rsidR="005401FF" w:rsidRPr="00FA7AC7"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sz w:val="24"/>
                <w:szCs w:val="24"/>
              </w:rPr>
            </w:pPr>
            <w:r w:rsidRPr="00FA7AC7">
              <w:rPr>
                <w:rFonts w:ascii="Times New Roman" w:hAnsi="Times New Roman"/>
                <w:sz w:val="20"/>
                <w:szCs w:val="20"/>
              </w:rPr>
              <w:t>SPED</w:t>
            </w:r>
          </w:p>
        </w:tc>
        <w:tc>
          <w:tcPr>
            <w:tcW w:w="76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right="31" w:firstLine="0"/>
              <w:jc w:val="both"/>
              <w:rPr>
                <w:rFonts w:ascii="Times New Roman" w:hAnsi="Times New Roman"/>
                <w:sz w:val="24"/>
                <w:szCs w:val="24"/>
              </w:rPr>
            </w:pPr>
            <w:r w:rsidRPr="00FA7AC7">
              <w:rPr>
                <w:rFonts w:ascii="Times New Roman" w:hAnsi="Times New Roman"/>
                <w:sz w:val="20"/>
                <w:szCs w:val="20"/>
              </w:rPr>
              <w:t>5501</w:t>
            </w:r>
          </w:p>
        </w:tc>
        <w:tc>
          <w:tcPr>
            <w:tcW w:w="460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B -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ograms and the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oblems of Schools</w:t>
      </w: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FA7AC7" w:rsidTr="009263EC">
        <w:trPr>
          <w:trHeight w:hRule="exact" w:val="287"/>
        </w:trPr>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5509</w:t>
            </w:r>
          </w:p>
        </w:tc>
        <w:tc>
          <w:tcPr>
            <w:tcW w:w="7124"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5401FF" w:rsidRPr="00FA7AC7" w:rsidTr="009263EC">
        <w:trPr>
          <w:trHeight w:hRule="exact" w:val="240"/>
        </w:trPr>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5538</w:t>
            </w:r>
          </w:p>
        </w:tc>
        <w:tc>
          <w:tcPr>
            <w:tcW w:w="712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Planning</w:t>
            </w:r>
          </w:p>
        </w:tc>
      </w:tr>
      <w:tr w:rsidR="005401FF" w:rsidRPr="00FA7AC7" w:rsidTr="009263EC">
        <w:trPr>
          <w:trHeight w:hRule="exact" w:val="240"/>
        </w:trPr>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5533</w:t>
            </w:r>
          </w:p>
        </w:tc>
        <w:tc>
          <w:tcPr>
            <w:tcW w:w="712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Secondary School Mathematics</w:t>
            </w:r>
          </w:p>
        </w:tc>
      </w:tr>
      <w:tr w:rsidR="005401FF" w:rsidRPr="00FA7AC7" w:rsidTr="009263EC">
        <w:trPr>
          <w:trHeight w:hRule="exact" w:val="320"/>
        </w:trPr>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5531</w:t>
            </w:r>
          </w:p>
        </w:tc>
        <w:tc>
          <w:tcPr>
            <w:tcW w:w="712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Mathematics Concepts for Secondary School Mathematics</w:t>
            </w: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C -</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pacing w:val="-26"/>
          <w:sz w:val="24"/>
          <w:szCs w:val="24"/>
        </w:rPr>
        <w:t>T</w:t>
      </w:r>
      <w:r w:rsidRPr="00EB44B6">
        <w:rPr>
          <w:rFonts w:ascii="Times New Roman" w:hAnsi="Times New Roman"/>
          <w:b/>
          <w:bCs/>
          <w:color w:val="808080" w:themeColor="background1" w:themeShade="80"/>
          <w:sz w:val="24"/>
          <w:szCs w:val="24"/>
        </w:rPr>
        <w:t>eaching Field (Minimum of 15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FA7AC7" w:rsidTr="009263EC">
        <w:trPr>
          <w:trHeight w:hRule="exact" w:val="287"/>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11</w:t>
            </w:r>
            <w:r w:rsidRPr="00FA7AC7">
              <w:rPr>
                <w:rFonts w:ascii="Times New Roman" w:hAnsi="Times New Roman"/>
                <w:sz w:val="20"/>
                <w:szCs w:val="20"/>
              </w:rPr>
              <w:t>1</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Theory of Numbers</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12</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Linear</w:t>
            </w:r>
            <w:r w:rsidRPr="00FA7AC7">
              <w:rPr>
                <w:rFonts w:ascii="Times New Roman" w:hAnsi="Times New Roman"/>
                <w:spacing w:val="-11"/>
                <w:sz w:val="20"/>
                <w:szCs w:val="20"/>
              </w:rPr>
              <w:t xml:space="preserve"> </w:t>
            </w:r>
            <w:r w:rsidRPr="00FA7AC7">
              <w:rPr>
                <w:rFonts w:ascii="Times New Roman" w:hAnsi="Times New Roman"/>
                <w:sz w:val="20"/>
                <w:szCs w:val="20"/>
              </w:rPr>
              <w:t>Algebra**</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13</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Algebra I*</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14</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 xml:space="preserve">Algebra </w:t>
            </w:r>
            <w:r w:rsidRPr="00FA7AC7">
              <w:rPr>
                <w:rFonts w:ascii="Times New Roman" w:hAnsi="Times New Roman"/>
                <w:spacing w:val="-7"/>
                <w:sz w:val="20"/>
                <w:szCs w:val="20"/>
              </w:rPr>
              <w:t>1</w:t>
            </w:r>
            <w:r w:rsidRPr="00FA7AC7">
              <w:rPr>
                <w:rFonts w:ascii="Times New Roman" w:hAnsi="Times New Roman"/>
                <w:sz w:val="20"/>
                <w:szCs w:val="20"/>
              </w:rPr>
              <w:t>1</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52</w:t>
            </w:r>
            <w:r w:rsidRPr="00FA7AC7">
              <w:rPr>
                <w:rFonts w:ascii="Times New Roman" w:hAnsi="Times New Roman"/>
                <w:spacing w:val="-7"/>
                <w:sz w:val="20"/>
                <w:szCs w:val="20"/>
              </w:rPr>
              <w:t>1</w:t>
            </w:r>
            <w:r w:rsidRPr="00FA7AC7">
              <w:rPr>
                <w:rFonts w:ascii="Times New Roman" w:hAnsi="Times New Roman"/>
                <w:sz w:val="20"/>
                <w:szCs w:val="20"/>
              </w:rPr>
              <w:t>1</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w:t>
            </w:r>
          </w:p>
        </w:tc>
      </w:tr>
      <w:tr w:rsidR="005401FF" w:rsidRPr="00FA7AC7" w:rsidTr="009263EC">
        <w:trPr>
          <w:trHeight w:hRule="exact" w:val="251"/>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5212</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before="9" w:after="0"/>
              <w:ind w:left="360" w:right="180" w:firstLine="0"/>
              <w:jc w:val="both"/>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II</w:t>
            </w:r>
          </w:p>
        </w:tc>
      </w:tr>
      <w:tr w:rsidR="005401FF" w:rsidRPr="00FA7AC7" w:rsidTr="009263EC">
        <w:trPr>
          <w:trHeight w:hRule="exact" w:val="229"/>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53</w:t>
            </w:r>
            <w:r w:rsidRPr="00FA7AC7">
              <w:rPr>
                <w:rFonts w:ascii="Times New Roman" w:hAnsi="Times New Roman"/>
                <w:spacing w:val="-7"/>
                <w:sz w:val="20"/>
                <w:szCs w:val="20"/>
              </w:rPr>
              <w:t>1</w:t>
            </w:r>
            <w:r w:rsidRPr="00FA7AC7">
              <w:rPr>
                <w:rFonts w:ascii="Times New Roman" w:hAnsi="Times New Roman"/>
                <w:sz w:val="20"/>
                <w:szCs w:val="20"/>
              </w:rPr>
              <w:t>1</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left="360" w:right="180" w:firstLine="0"/>
              <w:jc w:val="both"/>
              <w:rPr>
                <w:rFonts w:ascii="Times New Roman" w:hAnsi="Times New Roman"/>
                <w:sz w:val="24"/>
                <w:szCs w:val="24"/>
              </w:rPr>
            </w:pPr>
            <w:r w:rsidRPr="00FA7AC7">
              <w:rPr>
                <w:rFonts w:ascii="Times New Roman" w:hAnsi="Times New Roman"/>
                <w:sz w:val="20"/>
                <w:szCs w:val="20"/>
              </w:rPr>
              <w:t>Geometry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5312</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Foundations of Geometry*</w:t>
            </w:r>
          </w:p>
        </w:tc>
      </w:tr>
      <w:tr w:rsidR="005401FF" w:rsidRPr="00FA7AC7" w:rsidTr="009263EC">
        <w:trPr>
          <w:trHeight w:hRule="exact" w:val="458"/>
        </w:trPr>
        <w:tc>
          <w:tcPr>
            <w:tcW w:w="694"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MATH</w:t>
            </w:r>
          </w:p>
        </w:tc>
        <w:tc>
          <w:tcPr>
            <w:tcW w:w="732"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5313</w:t>
            </w:r>
          </w:p>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5314</w:t>
            </w:r>
          </w:p>
        </w:tc>
        <w:tc>
          <w:tcPr>
            <w:tcW w:w="4514"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Modern Geometry*</w:t>
            </w:r>
          </w:p>
          <w:p w:rsidR="005401FF" w:rsidRDefault="005401FF" w:rsidP="005401FF">
            <w:pPr>
              <w:autoSpaceDE w:val="0"/>
              <w:autoSpaceDN w:val="0"/>
              <w:adjustRightInd w:val="0"/>
              <w:ind w:left="360" w:right="180" w:firstLine="14"/>
              <w:rPr>
                <w:rFonts w:ascii="TimesNewRomanPSMT" w:hAnsi="TimesNewRomanPSMT" w:cs="TimesNewRomanPSMT"/>
                <w:color w:val="000000"/>
                <w:sz w:val="20"/>
                <w:szCs w:val="20"/>
              </w:rPr>
            </w:pPr>
            <w:r>
              <w:rPr>
                <w:rFonts w:ascii="TimesNewRomanPSMT" w:hAnsi="TimesNewRomanPSMT" w:cs="TimesNewRomanPSMT"/>
                <w:color w:val="000000"/>
                <w:sz w:val="20"/>
                <w:szCs w:val="20"/>
              </w:rPr>
              <w:t xml:space="preserve"> Introduction to Topology</w:t>
            </w:r>
          </w:p>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D - Resea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ch (Minimum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p w:rsidR="005401FF" w:rsidRDefault="005401FF" w:rsidP="005401FF">
      <w:pPr>
        <w:widowControl w:val="0"/>
        <w:tabs>
          <w:tab w:val="left" w:pos="1890"/>
        </w:tabs>
        <w:autoSpaceDE w:val="0"/>
        <w:autoSpaceDN w:val="0"/>
        <w:adjustRightInd w:val="0"/>
        <w:spacing w:before="37" w:after="0"/>
        <w:ind w:left="360" w:right="180" w:firstLine="0"/>
        <w:jc w:val="both"/>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48"/>
          <w:sz w:val="20"/>
          <w:szCs w:val="20"/>
        </w:rPr>
        <w:t xml:space="preserve"> </w:t>
      </w:r>
      <w:r>
        <w:rPr>
          <w:rFonts w:ascii="Times New Roman" w:hAnsi="Times New Roman"/>
          <w:sz w:val="20"/>
          <w:szCs w:val="20"/>
        </w:rPr>
        <w:t>5501</w:t>
      </w:r>
      <w:r>
        <w:rPr>
          <w:rFonts w:ascii="Times New Roman" w:hAnsi="Times New Roman"/>
          <w:sz w:val="20"/>
          <w:szCs w:val="20"/>
        </w:rPr>
        <w:tab/>
        <w:t>Methods of Research in Education*</w:t>
      </w:r>
    </w:p>
    <w:p w:rsidR="005401FF"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 xml:space="preserve">TH  </w:t>
      </w:r>
      <w:r>
        <w:rPr>
          <w:rFonts w:ascii="Times New Roman" w:hAnsi="Times New Roman"/>
          <w:spacing w:val="25"/>
          <w:sz w:val="20"/>
          <w:szCs w:val="20"/>
        </w:rPr>
        <w:t xml:space="preserve"> </w:t>
      </w:r>
      <w:r>
        <w:rPr>
          <w:rFonts w:ascii="Times New Roman" w:hAnsi="Times New Roman"/>
          <w:sz w:val="20"/>
          <w:szCs w:val="20"/>
        </w:rPr>
        <w:t>5412</w:t>
      </w:r>
      <w:r>
        <w:rPr>
          <w:rFonts w:ascii="Times New Roman" w:hAnsi="Times New Roman"/>
          <w:sz w:val="20"/>
          <w:szCs w:val="20"/>
        </w:rPr>
        <w:tab/>
        <w:t>Methods of Statistical</w:t>
      </w:r>
      <w:r>
        <w:rPr>
          <w:rFonts w:ascii="Times New Roman" w:hAnsi="Times New Roman"/>
          <w:spacing w:val="-11"/>
          <w:sz w:val="20"/>
          <w:szCs w:val="20"/>
        </w:rPr>
        <w:t xml:space="preserve"> </w:t>
      </w:r>
      <w:r>
        <w:rPr>
          <w:rFonts w:ascii="Times New Roman" w:hAnsi="Times New Roman"/>
          <w:sz w:val="20"/>
          <w:szCs w:val="20"/>
        </w:rPr>
        <w:t>Analysis**</w:t>
      </w:r>
    </w:p>
    <w:p w:rsidR="005401FF"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MATH   5500</w:t>
      </w:r>
      <w:r>
        <w:rPr>
          <w:rFonts w:ascii="Times New Roman" w:hAnsi="Times New Roman"/>
          <w:sz w:val="20"/>
          <w:szCs w:val="20"/>
        </w:rPr>
        <w:tab/>
        <w:t>Educational Statistics**</w:t>
      </w:r>
    </w:p>
    <w:p w:rsidR="005401FF"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rPr>
      </w:pPr>
    </w:p>
    <w:p w:rsidR="005401FF" w:rsidRPr="00EB44B6" w:rsidRDefault="005401FF" w:rsidP="005401FF">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E - Electives (Minimum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p w:rsidR="005401FF" w:rsidRDefault="005401FF" w:rsidP="005401FF">
      <w:pPr>
        <w:widowControl w:val="0"/>
        <w:autoSpaceDE w:val="0"/>
        <w:autoSpaceDN w:val="0"/>
        <w:adjustRightInd w:val="0"/>
        <w:spacing w:before="37" w:after="0"/>
        <w:ind w:left="360" w:right="180" w:firstLine="0"/>
        <w:jc w:val="both"/>
        <w:rPr>
          <w:rFonts w:ascii="Times New Roman" w:hAnsi="Times New Roman"/>
          <w:sz w:val="20"/>
          <w:szCs w:val="20"/>
        </w:rPr>
      </w:pPr>
      <w:r>
        <w:rPr>
          <w:rFonts w:ascii="Times New Roman" w:hAnsi="Times New Roman"/>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FA7AC7" w:rsidTr="009263EC">
        <w:trPr>
          <w:trHeight w:hRule="exact" w:val="26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before="6" w:after="0"/>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before="6" w:after="0"/>
              <w:ind w:firstLine="0"/>
              <w:jc w:val="both"/>
              <w:rPr>
                <w:rFonts w:ascii="Times New Roman" w:hAnsi="Times New Roman"/>
                <w:sz w:val="24"/>
                <w:szCs w:val="24"/>
              </w:rPr>
            </w:pPr>
            <w:r w:rsidRPr="00FA7AC7">
              <w:rPr>
                <w:rFonts w:ascii="Times New Roman" w:hAnsi="Times New Roman"/>
                <w:sz w:val="20"/>
                <w:szCs w:val="20"/>
              </w:rPr>
              <w:t>5202</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before="6" w:after="0"/>
              <w:ind w:left="36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5213</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Complex</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5401FF" w:rsidRPr="00FA7AC7" w:rsidTr="009263EC">
        <w:trPr>
          <w:trHeight w:hRule="exact" w:val="251"/>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5214</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before="9" w:after="0"/>
              <w:ind w:left="360" w:right="180" w:firstLine="0"/>
              <w:jc w:val="both"/>
              <w:rPr>
                <w:rFonts w:ascii="Times New Roman" w:hAnsi="Times New Roman"/>
                <w:sz w:val="24"/>
                <w:szCs w:val="24"/>
              </w:rPr>
            </w:pPr>
            <w:r w:rsidRPr="00FA7AC7">
              <w:rPr>
                <w:rFonts w:ascii="Times New Roman" w:hAnsi="Times New Roman"/>
                <w:sz w:val="20"/>
                <w:szCs w:val="20"/>
              </w:rPr>
              <w:t>Di</w:t>
            </w:r>
            <w:r w:rsidRPr="00FA7AC7">
              <w:rPr>
                <w:rFonts w:ascii="Times New Roman" w:hAnsi="Times New Roman"/>
                <w:spacing w:val="-4"/>
                <w:sz w:val="20"/>
                <w:szCs w:val="20"/>
              </w:rPr>
              <w:t>f</w:t>
            </w:r>
            <w:r w:rsidRPr="00FA7AC7">
              <w:rPr>
                <w:rFonts w:ascii="Times New Roman" w:hAnsi="Times New Roman"/>
                <w:sz w:val="20"/>
                <w:szCs w:val="20"/>
              </w:rPr>
              <w:t>ferential Equations</w:t>
            </w:r>
          </w:p>
        </w:tc>
      </w:tr>
      <w:tr w:rsidR="005401FF" w:rsidRPr="00FA7AC7" w:rsidTr="009263EC">
        <w:trPr>
          <w:trHeight w:hRule="exact" w:val="229"/>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5215</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left="360" w:right="180" w:firstLine="0"/>
              <w:jc w:val="both"/>
              <w:rPr>
                <w:rFonts w:ascii="Times New Roman" w:hAnsi="Times New Roman"/>
                <w:sz w:val="24"/>
                <w:szCs w:val="24"/>
              </w:rPr>
            </w:pPr>
            <w:r w:rsidRPr="00FA7AC7">
              <w:rPr>
                <w:rFonts w:ascii="Times New Roman" w:hAnsi="Times New Roman"/>
                <w:sz w:val="20"/>
                <w:szCs w:val="20"/>
              </w:rPr>
              <w:t>Numerical</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5401FF" w:rsidRPr="00FA7AC7" w:rsidTr="009263EC">
        <w:trPr>
          <w:trHeight w:hRule="exact" w:val="449"/>
        </w:trPr>
        <w:tc>
          <w:tcPr>
            <w:tcW w:w="694"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MATH</w:t>
            </w:r>
          </w:p>
        </w:tc>
        <w:tc>
          <w:tcPr>
            <w:tcW w:w="732"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5414</w:t>
            </w:r>
          </w:p>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5511</w:t>
            </w:r>
          </w:p>
        </w:tc>
        <w:tc>
          <w:tcPr>
            <w:tcW w:w="5864"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Introduction to Operations Research</w:t>
            </w:r>
          </w:p>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Pr>
                <w:rFonts w:ascii="Times New Roman" w:hAnsi="Times New Roman"/>
                <w:sz w:val="20"/>
                <w:szCs w:val="20"/>
              </w:rPr>
              <w:t>History of Mathematics**</w:t>
            </w:r>
          </w:p>
        </w:tc>
      </w:tr>
      <w:tr w:rsidR="005401FF" w:rsidRPr="00FA7AC7" w:rsidTr="009263EC">
        <w:trPr>
          <w:trHeight w:hRule="exact" w:val="26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5670</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Special</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Mathematical Sciences</w:t>
            </w:r>
          </w:p>
        </w:tc>
      </w:tr>
    </w:tbl>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r>
        <w:rPr>
          <w:rFonts w:ascii="Times New Roman" w:hAnsi="Times New Roman"/>
          <w:sz w:val="20"/>
          <w:szCs w:val="20"/>
        </w:rPr>
        <w:t>* Required course</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 Required if not previously fulfilled at the unde</w:t>
      </w:r>
      <w:r>
        <w:rPr>
          <w:rFonts w:ascii="Times New Roman" w:hAnsi="Times New Roman"/>
          <w:spacing w:val="-4"/>
          <w:sz w:val="20"/>
          <w:szCs w:val="20"/>
        </w:rPr>
        <w:t>r</w:t>
      </w:r>
      <w:r>
        <w:rPr>
          <w:rFonts w:ascii="Times New Roman" w:hAnsi="Times New Roman"/>
          <w:sz w:val="20"/>
          <w:szCs w:val="20"/>
        </w:rPr>
        <w:t>graduate or graduate level.</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b/>
          <w:bCs/>
          <w:spacing w:val="-20"/>
          <w:sz w:val="20"/>
          <w:szCs w:val="20"/>
        </w:rPr>
        <w:t>T</w:t>
      </w:r>
      <w:r>
        <w:rPr>
          <w:rFonts w:ascii="Times New Roman" w:hAnsi="Times New Roman"/>
          <w:b/>
          <w:bCs/>
          <w:spacing w:val="-2"/>
          <w:sz w:val="20"/>
          <w:szCs w:val="20"/>
        </w:rPr>
        <w:t>ota</w:t>
      </w:r>
      <w:r>
        <w:rPr>
          <w:rFonts w:ascii="Times New Roman" w:hAnsi="Times New Roman"/>
          <w:b/>
          <w:bCs/>
          <w:sz w:val="20"/>
          <w:szCs w:val="20"/>
        </w:rPr>
        <w:t>l</w:t>
      </w:r>
      <w:r>
        <w:rPr>
          <w:rFonts w:ascii="Times New Roman" w:hAnsi="Times New Roman"/>
          <w:b/>
          <w:bCs/>
          <w:spacing w:val="-9"/>
          <w:sz w:val="20"/>
          <w:szCs w:val="20"/>
        </w:rPr>
        <w:t xml:space="preserve"> </w:t>
      </w:r>
      <w:r>
        <w:rPr>
          <w:rFonts w:ascii="Times New Roman" w:hAnsi="Times New Roman"/>
          <w:b/>
          <w:bCs/>
          <w:spacing w:val="-2"/>
          <w:sz w:val="20"/>
          <w:szCs w:val="20"/>
        </w:rPr>
        <w:t>Hour</w:t>
      </w:r>
      <w:r>
        <w:rPr>
          <w:rFonts w:ascii="Times New Roman" w:hAnsi="Times New Roman"/>
          <w:b/>
          <w:bCs/>
          <w:sz w:val="20"/>
          <w:szCs w:val="20"/>
        </w:rPr>
        <w:t>s</w:t>
      </w:r>
      <w:r>
        <w:rPr>
          <w:rFonts w:ascii="Times New Roman" w:hAnsi="Times New Roman"/>
          <w:b/>
          <w:bCs/>
          <w:spacing w:val="-9"/>
          <w:sz w:val="20"/>
          <w:szCs w:val="20"/>
        </w:rPr>
        <w:t xml:space="preserve"> </w:t>
      </w:r>
      <w:r>
        <w:rPr>
          <w:rFonts w:ascii="Times New Roman" w:hAnsi="Times New Roman"/>
          <w:b/>
          <w:bCs/>
          <w:spacing w:val="-2"/>
          <w:sz w:val="20"/>
          <w:szCs w:val="20"/>
        </w:rPr>
        <w:t>Requi</w:t>
      </w:r>
      <w:r>
        <w:rPr>
          <w:rFonts w:ascii="Times New Roman" w:hAnsi="Times New Roman"/>
          <w:b/>
          <w:bCs/>
          <w:spacing w:val="-6"/>
          <w:sz w:val="20"/>
          <w:szCs w:val="20"/>
        </w:rPr>
        <w:t>r</w:t>
      </w:r>
      <w:r>
        <w:rPr>
          <w:rFonts w:ascii="Times New Roman" w:hAnsi="Times New Roman"/>
          <w:b/>
          <w:bCs/>
          <w:spacing w:val="-2"/>
          <w:sz w:val="20"/>
          <w:szCs w:val="20"/>
        </w:rPr>
        <w:t>ed........................................................................................................3</w:t>
      </w:r>
      <w:r>
        <w:rPr>
          <w:rFonts w:ascii="Times New Roman" w:hAnsi="Times New Roman"/>
          <w:b/>
          <w:bCs/>
          <w:sz w:val="20"/>
          <w:szCs w:val="20"/>
        </w:rPr>
        <w:t>6</w:t>
      </w:r>
      <w:r>
        <w:rPr>
          <w:rFonts w:ascii="Times New Roman" w:hAnsi="Times New Roman"/>
          <w:b/>
          <w:bCs/>
          <w:spacing w:val="-9"/>
          <w:sz w:val="20"/>
          <w:szCs w:val="20"/>
        </w:rPr>
        <w:t xml:space="preserve"> </w:t>
      </w:r>
      <w:r>
        <w:rPr>
          <w:rFonts w:ascii="Times New Roman" w:hAnsi="Times New Roman"/>
          <w:b/>
          <w:bCs/>
          <w:spacing w:val="-2"/>
          <w:sz w:val="20"/>
          <w:szCs w:val="20"/>
        </w:rPr>
        <w:t>hours</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p>
    <w:p w:rsidR="009263EC" w:rsidRPr="00BB4865" w:rsidRDefault="009263EC" w:rsidP="009263EC">
      <w:pPr>
        <w:pStyle w:val="Heading2"/>
        <w:spacing w:before="0"/>
        <w:ind w:left="360" w:right="180" w:firstLine="0"/>
        <w:rPr>
          <w:rFonts w:ascii="Times New Roman" w:hAnsi="Times New Roman" w:cs="Times New Roman"/>
          <w:color w:val="808080" w:themeColor="background1" w:themeShade="80"/>
          <w:sz w:val="28"/>
          <w:szCs w:val="28"/>
        </w:rPr>
      </w:pPr>
      <w:bookmarkStart w:id="334" w:name="_Toc294969778"/>
      <w:bookmarkStart w:id="335" w:name="_Toc295897042"/>
      <w:r w:rsidRPr="00BB4865">
        <w:rPr>
          <w:rFonts w:ascii="Times New Roman" w:hAnsi="Times New Roman" w:cs="Times New Roman"/>
          <w:color w:val="808080" w:themeColor="background1" w:themeShade="80"/>
          <w:sz w:val="28"/>
          <w:szCs w:val="28"/>
        </w:rPr>
        <w:t>COURSE DESCRIPTIONS</w:t>
      </w:r>
      <w:bookmarkEnd w:id="334"/>
      <w:bookmarkEnd w:id="335"/>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5011 - Foundations of Arithmetic for Teachers I***.................................................3(3-0)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Sets, whole numbers, fractions, elementary number theory, algorithms, elementary geometry and a study of the metric system. Designed for teachers of grades K-4.</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5012 - Foundations of Arithmetic for Teachers II***................................................3(3-0)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Numeration systems, elementary number theory, rational numbers, real numbers, basic algorithms, graphs and measurements. For teachers of grades 4-8.</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5110 - Algebraic Structures for Teachers***..............................................................3(3-0)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Elementary study of the properties of groups, integral domains and fields. </w:t>
      </w:r>
      <w:r>
        <w:rPr>
          <w:rFonts w:ascii="TimesNewRomanPS-ItalicMT" w:hAnsi="TimesNewRomanPS-ItalicMT" w:cs="TimesNewRomanPS-ItalicMT"/>
          <w:i/>
          <w:iCs/>
          <w:color w:val="191919"/>
          <w:sz w:val="20"/>
          <w:szCs w:val="20"/>
        </w:rPr>
        <w:t>Prerequisite: 5011 orconsent of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5111 - Theory of Numbers...........................................................................................3(3-0)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Properties of integers, divisibility, congruence of numbers. LaGrange’s theorem, residues and Diophantine equations.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5112 - Linear Algebra....................................................................................................3(3-0)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Vector spaces and linear transformations. Other topics include equations, matrices, determinants, characteristic values, the special theorem, linear functions and dual space. </w:t>
      </w:r>
      <w:r w:rsidRPr="00D110A5">
        <w:rPr>
          <w:rFonts w:ascii="TimesNewRomanPSMT" w:hAnsi="TimesNewRomanPSMT" w:cs="TimesNewRomanPSMT"/>
          <w:i/>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5113-5114 - Modern Algebra I &amp; II*............................................................................6(3-0)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Groups, permutation groups, finite groups, group mappings, rings, ideals, quotient rings, fields, finite fields, polynomial rings, field extensions, vector spaces, algebra of linear transformations. </w:t>
      </w:r>
      <w:r w:rsidRPr="00D110A5">
        <w:rPr>
          <w:rFonts w:ascii="TimesNewRomanPSMT" w:hAnsi="TimesNewRomanPSMT" w:cs="TimesNewRomanPSMT"/>
          <w:i/>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5202 - Technology-Oriented Mathematics.................................................................3(3-0)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Applications of mathematical software and graphic calculators in doing and teaching mathematics. Problem-solving and simulations using software such as Mathematics, Maple, Math Lab and statistical packages.</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5211-5212 - Fundamental Concepts of Analysis I &amp; II*..............................................6(3-0)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Sets and functions, real number system, topological concepts in real Cartesian spaces, sequences, limits, continuity, uniform continuity, differentiation and integration, convergence, uniform convergence.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5213 - Complex Analysis..............................................................................................3(3-0)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sz w:val="20"/>
          <w:szCs w:val="20"/>
        </w:rPr>
      </w:pPr>
      <w:r>
        <w:rPr>
          <w:rFonts w:ascii="TimesNewRomanPSMT" w:hAnsi="TimesNewRomanPSMT" w:cs="TimesNewRomanPSMT"/>
          <w:color w:val="000000"/>
          <w:sz w:val="20"/>
          <w:szCs w:val="20"/>
        </w:rPr>
        <w:t xml:space="preserve">Complex numbers, analytic functions, complex series, Cauchy’s theory, residue calculus and conformal mappings. </w:t>
      </w:r>
      <w:r>
        <w:rPr>
          <w:rFonts w:ascii="TimesNewRomanPS-ItalicMT" w:hAnsi="TimesNewRomanPS-ItalicMT" w:cs="TimesNewRomanPS-ItalicMT"/>
          <w:i/>
          <w:iCs/>
          <w:color w:val="000000"/>
          <w:sz w:val="20"/>
          <w:szCs w:val="20"/>
        </w:rPr>
        <w:t>Prerequisite: MATH 5211</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5214 - Differential Equations........................................................................................3(3-0)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Ordinary differential equations of first and higher order, solutions in series, Lapalace transforms numerical solutions. </w:t>
      </w:r>
      <w:r>
        <w:rPr>
          <w:rFonts w:ascii="TimesNewRomanPS-ItalicMT" w:hAnsi="TimesNewRomanPS-ItalicMT" w:cs="TimesNewRomanPS-ItalicMT"/>
          <w:i/>
          <w:iCs/>
          <w:color w:val="191919"/>
          <w:sz w:val="20"/>
          <w:szCs w:val="20"/>
        </w:rPr>
        <w:t>Prerequisite: MATH 5211 or consent of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5215 - Numerical Analysis..........................................................................................3(3-0)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Nature of error, Gaussian elimination for linear systems, iteration, Newton’s method, steepest descent for nonlinear systems, zeros of polynomials and interpolation. </w:t>
      </w:r>
      <w:r>
        <w:rPr>
          <w:rFonts w:ascii="TimesNewRomanPS-ItalicMT" w:hAnsi="TimesNewRomanPS-ItalicMT" w:cs="TimesNewRomanPS-ItalicMT"/>
          <w:i/>
          <w:iCs/>
          <w:color w:val="191919"/>
          <w:sz w:val="20"/>
          <w:szCs w:val="20"/>
        </w:rPr>
        <w:t>Prerequisite: MATH 5211or consent of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5311 - Geometry for Teachers**..............................................................................3(3-0)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Points, lines, planes, parallel and perpendicular lines, congruence, similarity, measurement, constructions, space figures, analytical geometry and non-Euclidean Geometry.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5312 - Foundations of Geometry..................................................................................3(3-0)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Euclidean and non-Euclidean geometry, including incidence, order and the parallel postulate.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5313 - Modern Geometry.............................................................................................3(3-0)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An algebraic approach to geometry using vectors and transformations. For secondary teachers. </w:t>
      </w:r>
      <w:r>
        <w:rPr>
          <w:rFonts w:ascii="TimesNewRomanPS-ItalicMT" w:hAnsi="TimesNewRomanPS-ItalicMT" w:cs="TimesNewRomanPS-ItalicMT"/>
          <w:i/>
          <w:iCs/>
          <w:color w:val="191919"/>
          <w:sz w:val="20"/>
          <w:szCs w:val="20"/>
        </w:rPr>
        <w:t>Prerequisite: MATH 5112 or consent of the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5314 - Introduction to Point Set Topology................................................................3(3-0)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Set theory, general topological spaces, product spaces, sequences, compactness, connectedness, metric spaces and Tcychonoff theorem.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5410 - Probability and Statistics for Teachers`**.......................................................3(3-0)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Pr>
          <w:rFonts w:ascii="TimesNewRomanPS-ItalicMT" w:hAnsi="TimesNewRomanPS-ItalicMT" w:cs="TimesNewRomanPS-ItalicMT"/>
          <w:i/>
          <w:iCs/>
          <w:color w:val="191919"/>
          <w:sz w:val="20"/>
          <w:szCs w:val="20"/>
        </w:rPr>
        <w:t>Prerequisite: Consent of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5412 - Methods of Statistical Analysis.........................................................................3(3-0)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Estimation and inference using basic probability distributions, analysis of variance, analysis of covariance, regression, correlation and basic experimental design. </w:t>
      </w:r>
      <w:r w:rsidRPr="00D110A5">
        <w:rPr>
          <w:rFonts w:ascii="TimesNewRomanPSMT" w:hAnsi="TimesNewRomanPSMT" w:cs="TimesNewRomanPSMT"/>
          <w:i/>
          <w:color w:val="191919"/>
          <w:sz w:val="20"/>
          <w:szCs w:val="20"/>
        </w:rPr>
        <w:t>Prerequisite: A previous course in statistics.</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5414 - Introduction to Operations Research.............................................................3(3-0)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Linear programming, the simplex method, network theory, games theory, Markov analysis, other topics including inventory analysis and queuing theory.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5511 - History of Mathematics....................................................................................3(3-0)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Growth and development of the discipline of Mathematics from antiquity to modern times. Special emphasis given to the evolutionary character of the principal ideas of modern Mathematics.</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5670 - Special Topics In Mathematical Sciences.......................................................3(3-0)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An exploration of special topics of current interest in the Mathematical sciences. </w:t>
      </w:r>
      <w:r w:rsidRPr="00D110A5">
        <w:rPr>
          <w:rFonts w:ascii="TimesNewRomanPSMT" w:hAnsi="TimesNewRomanPSMT" w:cs="TimesNewRomanPSMT"/>
          <w:i/>
          <w:color w:val="191919"/>
          <w:sz w:val="20"/>
          <w:szCs w:val="20"/>
        </w:rPr>
        <w:t>Prerequisite: Consent of instructor</w:t>
      </w:r>
      <w:r>
        <w:rPr>
          <w:rFonts w:ascii="TimesNewRomanPSMT" w:hAnsi="TimesNewRomanPSMT" w:cs="TimesNewRomanPSMT"/>
          <w:i/>
          <w:color w:val="191919"/>
          <w:sz w:val="20"/>
          <w:szCs w:val="20"/>
        </w:rPr>
        <w:t>.</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 Required course.</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000000"/>
          <w:sz w:val="20"/>
          <w:szCs w:val="20"/>
        </w:rPr>
        <w:t>** Required if not previously fulfilled at the undergraduate or graduate level.</w:t>
      </w:r>
    </w:p>
    <w:p w:rsidR="009263EC" w:rsidRPr="008F07C3" w:rsidRDefault="009263EC" w:rsidP="009263EC">
      <w:pPr>
        <w:ind w:left="360" w:right="180" w:firstLine="0"/>
        <w:jc w:val="both"/>
      </w:pPr>
      <w:r>
        <w:rPr>
          <w:rFonts w:ascii="TimesNewRomanPSMT" w:hAnsi="TimesNewRomanPSMT" w:cs="TimesNewRomanPSMT"/>
          <w:color w:val="000000"/>
          <w:sz w:val="20"/>
          <w:szCs w:val="20"/>
        </w:rPr>
        <w:t>*** No credit is given toward the graduate program in Mathematics Education. (See courses on pages 78-79)</w:t>
      </w:r>
    </w:p>
    <w:p w:rsidR="009263EC"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BB4865"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BB4865"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BB4865"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BB4865"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BB4865"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BB4865"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BB4865"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BB4865"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9263EC" w:rsidRPr="00EB44B6" w:rsidRDefault="009263EC" w:rsidP="009263EC">
      <w:pPr>
        <w:pStyle w:val="Heading1"/>
        <w:spacing w:before="0"/>
        <w:ind w:left="360" w:right="180" w:firstLine="0"/>
        <w:rPr>
          <w:rFonts w:ascii="Impact" w:hAnsi="Impact" w:cs="Impact"/>
          <w:color w:val="808080" w:themeColor="background1" w:themeShade="80"/>
          <w:sz w:val="36"/>
          <w:szCs w:val="36"/>
        </w:rPr>
      </w:pPr>
      <w:bookmarkStart w:id="336" w:name="_Toc294969779"/>
      <w:bookmarkStart w:id="337" w:name="_Toc295897043"/>
      <w:r w:rsidRPr="00EB44B6">
        <w:rPr>
          <w:rFonts w:ascii="Impact" w:hAnsi="Impact" w:cs="Impact"/>
          <w:color w:val="808080" w:themeColor="background1" w:themeShade="80"/>
          <w:sz w:val="36"/>
          <w:szCs w:val="36"/>
        </w:rPr>
        <w:t>MIDDLE GRADES EDUC</w:t>
      </w:r>
      <w:r w:rsidRPr="00EB44B6">
        <w:rPr>
          <w:rFonts w:ascii="Impact" w:hAnsi="Impact" w:cs="Impact"/>
          <w:color w:val="808080" w:themeColor="background1" w:themeShade="80"/>
          <w:spacing w:val="-19"/>
          <w:sz w:val="36"/>
          <w:szCs w:val="36"/>
        </w:rPr>
        <w:t>A</w:t>
      </w:r>
      <w:r w:rsidRPr="00EB44B6">
        <w:rPr>
          <w:rFonts w:ascii="Impact" w:hAnsi="Impact" w:cs="Impact"/>
          <w:color w:val="808080" w:themeColor="background1" w:themeShade="80"/>
          <w:sz w:val="36"/>
          <w:szCs w:val="36"/>
        </w:rPr>
        <w:t>TION</w:t>
      </w:r>
      <w:bookmarkEnd w:id="336"/>
      <w:bookmarkEnd w:id="337"/>
    </w:p>
    <w:p w:rsidR="007B5A54" w:rsidRPr="002B31BF" w:rsidRDefault="007B5A54" w:rsidP="007B5A54">
      <w:pPr>
        <w:ind w:left="360" w:right="180" w:firstLine="360"/>
        <w:jc w:val="both"/>
        <w:rPr>
          <w:rFonts w:ascii="Times New Roman" w:hAnsi="Times New Roman"/>
          <w:sz w:val="20"/>
          <w:szCs w:val="20"/>
        </w:rPr>
      </w:pPr>
      <w:r>
        <w:rPr>
          <w:rFonts w:ascii="Times New Roman" w:hAnsi="Times New Roman"/>
          <w:color w:val="000000"/>
          <w:sz w:val="20"/>
          <w:szCs w:val="20"/>
        </w:rPr>
        <w:t>This</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leads</w:t>
      </w:r>
      <w:r>
        <w:rPr>
          <w:rFonts w:ascii="Times New Roman" w:hAnsi="Times New Roman"/>
          <w:color w:val="000000"/>
          <w:spacing w:val="-8"/>
          <w:sz w:val="20"/>
          <w:szCs w:val="20"/>
        </w:rPr>
        <w:t xml:space="preserve"> </w:t>
      </w:r>
      <w:r>
        <w:rPr>
          <w:rFonts w:ascii="Times New Roman" w:hAnsi="Times New Roman"/>
          <w:color w:val="000000"/>
          <w:sz w:val="20"/>
          <w:szCs w:val="20"/>
        </w:rPr>
        <w:t>to</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11"/>
          <w:sz w:val="20"/>
          <w:szCs w:val="20"/>
        </w:rPr>
        <w:t xml:space="preserve"> </w:t>
      </w:r>
      <w:r>
        <w:rPr>
          <w:rFonts w:ascii="Times New Roman" w:hAnsi="Times New Roman"/>
          <w:color w:val="000000"/>
          <w:spacing w:val="-19"/>
          <w:sz w:val="20"/>
          <w:szCs w:val="20"/>
        </w:rPr>
        <w:t>T</w:t>
      </w:r>
      <w:r>
        <w:rPr>
          <w:rFonts w:ascii="Times New Roman" w:hAnsi="Times New Roman"/>
          <w:color w:val="000000"/>
          <w:sz w:val="20"/>
          <w:szCs w:val="20"/>
        </w:rPr>
        <w:t>-5</w:t>
      </w:r>
      <w:r>
        <w:rPr>
          <w:rFonts w:ascii="Times New Roman" w:hAnsi="Times New Roman"/>
          <w:color w:val="000000"/>
          <w:spacing w:val="-8"/>
          <w:sz w:val="20"/>
          <w:szCs w:val="20"/>
        </w:rPr>
        <w:t xml:space="preserve"> </w:t>
      </w:r>
      <w:r>
        <w:rPr>
          <w:rFonts w:ascii="Times New Roman" w:hAnsi="Times New Roman"/>
          <w:color w:val="000000"/>
          <w:sz w:val="20"/>
          <w:szCs w:val="20"/>
        </w:rPr>
        <w:t>certification</w:t>
      </w:r>
      <w:r>
        <w:rPr>
          <w:rFonts w:ascii="Times New Roman" w:hAnsi="Times New Roman"/>
          <w:color w:val="000000"/>
          <w:spacing w:val="-8"/>
          <w:sz w:val="20"/>
          <w:szCs w:val="20"/>
        </w:rPr>
        <w:t xml:space="preserve"> </w:t>
      </w:r>
      <w:r>
        <w:rPr>
          <w:rFonts w:ascii="Times New Roman" w:hAnsi="Times New Roman"/>
          <w:color w:val="000000"/>
          <w:sz w:val="20"/>
          <w:szCs w:val="20"/>
        </w:rPr>
        <w:t>in</w:t>
      </w:r>
      <w:r>
        <w:rPr>
          <w:rFonts w:ascii="Times New Roman" w:hAnsi="Times New Roman"/>
          <w:color w:val="000000"/>
          <w:spacing w:val="-8"/>
          <w:sz w:val="20"/>
          <w:szCs w:val="20"/>
        </w:rPr>
        <w:t xml:space="preserve"> </w:t>
      </w:r>
      <w:r>
        <w:rPr>
          <w:rFonts w:ascii="Times New Roman" w:hAnsi="Times New Roman"/>
          <w:color w:val="000000"/>
          <w:sz w:val="20"/>
          <w:szCs w:val="20"/>
        </w:rPr>
        <w:t>Middle Grades Education</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is</w:t>
      </w:r>
      <w:r>
        <w:rPr>
          <w:rFonts w:ascii="Times New Roman" w:hAnsi="Times New Roman"/>
          <w:color w:val="000000"/>
          <w:spacing w:val="-8"/>
          <w:sz w:val="20"/>
          <w:szCs w:val="20"/>
        </w:rPr>
        <w:t xml:space="preserve"> </w:t>
      </w:r>
      <w:r>
        <w:rPr>
          <w:rFonts w:ascii="Times New Roman" w:hAnsi="Times New Roman"/>
          <w:color w:val="000000"/>
          <w:sz w:val="20"/>
          <w:szCs w:val="20"/>
        </w:rPr>
        <w:t>designed</w:t>
      </w:r>
      <w:r>
        <w:rPr>
          <w:rFonts w:ascii="Times New Roman" w:hAnsi="Times New Roman"/>
          <w:color w:val="000000"/>
          <w:spacing w:val="-8"/>
          <w:sz w:val="20"/>
          <w:szCs w:val="20"/>
        </w:rPr>
        <w:t xml:space="preserve"> </w:t>
      </w:r>
      <w:r>
        <w:rPr>
          <w:rFonts w:ascii="Times New Roman" w:hAnsi="Times New Roman"/>
          <w:color w:val="000000"/>
          <w:sz w:val="20"/>
          <w:szCs w:val="20"/>
        </w:rPr>
        <w:t>to</w:t>
      </w:r>
      <w:r>
        <w:rPr>
          <w:rFonts w:ascii="Times New Roman" w:hAnsi="Times New Roman"/>
          <w:color w:val="000000"/>
          <w:spacing w:val="-8"/>
          <w:sz w:val="20"/>
          <w:szCs w:val="20"/>
        </w:rPr>
        <w:t xml:space="preserve"> </w:t>
      </w:r>
      <w:r>
        <w:rPr>
          <w:rFonts w:ascii="Times New Roman" w:hAnsi="Times New Roman"/>
          <w:color w:val="000000"/>
          <w:sz w:val="20"/>
          <w:szCs w:val="20"/>
        </w:rPr>
        <w:t>prepare</w:t>
      </w:r>
      <w:r>
        <w:rPr>
          <w:rFonts w:ascii="Times New Roman" w:hAnsi="Times New Roman"/>
          <w:color w:val="000000"/>
          <w:spacing w:val="4"/>
          <w:sz w:val="20"/>
          <w:szCs w:val="20"/>
        </w:rPr>
        <w:t xml:space="preserve"> </w:t>
      </w:r>
      <w:r>
        <w:rPr>
          <w:rFonts w:ascii="Times New Roman" w:hAnsi="Times New Roman"/>
          <w:color w:val="000000"/>
          <w:sz w:val="20"/>
          <w:szCs w:val="20"/>
        </w:rPr>
        <w:t>master</w:t>
      </w:r>
      <w:r>
        <w:rPr>
          <w:rFonts w:ascii="Times New Roman" w:hAnsi="Times New Roman"/>
          <w:color w:val="000000"/>
          <w:spacing w:val="4"/>
          <w:sz w:val="20"/>
          <w:szCs w:val="20"/>
        </w:rPr>
        <w:t xml:space="preserve"> </w:t>
      </w:r>
      <w:r>
        <w:rPr>
          <w:rFonts w:ascii="Times New Roman" w:hAnsi="Times New Roman"/>
          <w:color w:val="000000"/>
          <w:sz w:val="20"/>
          <w:szCs w:val="20"/>
        </w:rPr>
        <w:t>teachers</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work</w:t>
      </w:r>
      <w:r>
        <w:rPr>
          <w:rFonts w:ascii="Times New Roman" w:hAnsi="Times New Roman"/>
          <w:color w:val="000000"/>
          <w:spacing w:val="4"/>
          <w:sz w:val="20"/>
          <w:szCs w:val="20"/>
        </w:rPr>
        <w:t xml:space="preserve"> </w:t>
      </w:r>
      <w:r>
        <w:rPr>
          <w:rFonts w:ascii="Times New Roman" w:hAnsi="Times New Roman"/>
          <w:color w:val="000000"/>
          <w:sz w:val="20"/>
          <w:szCs w:val="20"/>
        </w:rPr>
        <w:t>with</w:t>
      </w:r>
      <w:r>
        <w:rPr>
          <w:rFonts w:ascii="Times New Roman" w:hAnsi="Times New Roman"/>
          <w:color w:val="000000"/>
          <w:spacing w:val="4"/>
          <w:sz w:val="20"/>
          <w:szCs w:val="20"/>
        </w:rPr>
        <w:t xml:space="preserve"> </w:t>
      </w:r>
      <w:r>
        <w:rPr>
          <w:rFonts w:ascii="Times New Roman" w:hAnsi="Times New Roman"/>
          <w:color w:val="000000"/>
          <w:sz w:val="20"/>
          <w:szCs w:val="20"/>
        </w:rPr>
        <w:t>children</w:t>
      </w:r>
      <w:r>
        <w:rPr>
          <w:rFonts w:ascii="Times New Roman" w:hAnsi="Times New Roman"/>
          <w:color w:val="000000"/>
          <w:spacing w:val="4"/>
          <w:sz w:val="20"/>
          <w:szCs w:val="20"/>
        </w:rPr>
        <w:t xml:space="preserve"> </w:t>
      </w:r>
      <w:r>
        <w:rPr>
          <w:rFonts w:ascii="Times New Roman" w:hAnsi="Times New Roman"/>
          <w:color w:val="000000"/>
          <w:sz w:val="20"/>
          <w:szCs w:val="20"/>
        </w:rPr>
        <w:t>in</w:t>
      </w:r>
      <w:r>
        <w:rPr>
          <w:rFonts w:ascii="Times New Roman" w:hAnsi="Times New Roman"/>
          <w:color w:val="000000"/>
          <w:spacing w:val="4"/>
          <w:sz w:val="20"/>
          <w:szCs w:val="20"/>
        </w:rPr>
        <w:t xml:space="preserve"> </w:t>
      </w:r>
      <w:r>
        <w:rPr>
          <w:rFonts w:ascii="Times New Roman" w:hAnsi="Times New Roman"/>
          <w:color w:val="000000"/>
          <w:sz w:val="20"/>
          <w:szCs w:val="20"/>
        </w:rPr>
        <w:t>grades 4-8. This</w:t>
      </w:r>
      <w:r>
        <w:rPr>
          <w:rFonts w:ascii="Times New Roman" w:hAnsi="Times New Roman"/>
          <w:color w:val="000000"/>
          <w:spacing w:val="4"/>
          <w:sz w:val="20"/>
          <w:szCs w:val="20"/>
        </w:rPr>
        <w:t xml:space="preserve"> </w:t>
      </w:r>
      <w:r>
        <w:rPr>
          <w:rFonts w:ascii="Times New Roman" w:hAnsi="Times New Roman"/>
          <w:color w:val="000000"/>
          <w:sz w:val="20"/>
          <w:szCs w:val="20"/>
        </w:rPr>
        <w:t>program</w:t>
      </w:r>
      <w:r>
        <w:rPr>
          <w:rFonts w:ascii="Times New Roman" w:hAnsi="Times New Roman"/>
          <w:color w:val="000000"/>
          <w:spacing w:val="4"/>
          <w:sz w:val="20"/>
          <w:szCs w:val="20"/>
        </w:rPr>
        <w:t xml:space="preserve"> </w:t>
      </w:r>
      <w:r>
        <w:rPr>
          <w:rFonts w:ascii="Times New Roman" w:hAnsi="Times New Roman"/>
          <w:color w:val="000000"/>
          <w:sz w:val="20"/>
          <w:szCs w:val="20"/>
        </w:rPr>
        <w:t>also</w:t>
      </w:r>
      <w:r>
        <w:rPr>
          <w:rFonts w:ascii="Times New Roman" w:hAnsi="Times New Roman"/>
          <w:color w:val="000000"/>
          <w:spacing w:val="4"/>
          <w:sz w:val="20"/>
          <w:szCs w:val="20"/>
        </w:rPr>
        <w:t xml:space="preserve"> </w:t>
      </w:r>
      <w:r>
        <w:rPr>
          <w:rFonts w:ascii="Times New Roman" w:hAnsi="Times New Roman"/>
          <w:color w:val="000000"/>
          <w:sz w:val="20"/>
          <w:szCs w:val="20"/>
        </w:rPr>
        <w:t>provides</w:t>
      </w:r>
      <w:r>
        <w:rPr>
          <w:rFonts w:ascii="Times New Roman" w:hAnsi="Times New Roman"/>
          <w:color w:val="000000"/>
          <w:spacing w:val="4"/>
          <w:sz w:val="20"/>
          <w:szCs w:val="20"/>
        </w:rPr>
        <w:t xml:space="preserve"> </w:t>
      </w:r>
      <w:r>
        <w:rPr>
          <w:rFonts w:ascii="Times New Roman" w:hAnsi="Times New Roman"/>
          <w:color w:val="000000"/>
          <w:sz w:val="20"/>
          <w:szCs w:val="20"/>
        </w:rPr>
        <w:t>knowledge</w:t>
      </w:r>
      <w:r>
        <w:rPr>
          <w:rFonts w:ascii="Times New Roman" w:hAnsi="Times New Roman"/>
          <w:color w:val="000000"/>
          <w:spacing w:val="4"/>
          <w:sz w:val="20"/>
          <w:szCs w:val="20"/>
        </w:rPr>
        <w:t xml:space="preserve"> </w:t>
      </w:r>
      <w:r>
        <w:rPr>
          <w:rFonts w:ascii="Times New Roman" w:hAnsi="Times New Roman"/>
          <w:color w:val="000000"/>
          <w:sz w:val="20"/>
          <w:szCs w:val="20"/>
        </w:rPr>
        <w:t xml:space="preserve">and skills for teachers to serve in leadership roles in curriculum development, supervision and research in the field of Middle Grades Education. </w:t>
      </w:r>
      <w:r w:rsidRPr="002B31BF">
        <w:rPr>
          <w:rFonts w:ascii="Times New Roman" w:hAnsi="Times New Roman"/>
          <w:sz w:val="20"/>
          <w:szCs w:val="20"/>
        </w:rPr>
        <w:t xml:space="preserve"> Graduates become master teachers who are poised for administrative positions in all fields of education. </w:t>
      </w:r>
    </w:p>
    <w:p w:rsidR="007B5A54" w:rsidRPr="002B31BF" w:rsidRDefault="007B5A54" w:rsidP="007B5A54">
      <w:pPr>
        <w:ind w:left="360" w:right="180" w:firstLine="360"/>
        <w:jc w:val="both"/>
        <w:rPr>
          <w:rFonts w:ascii="Times New Roman" w:hAnsi="Times New Roman"/>
          <w:sz w:val="20"/>
          <w:szCs w:val="20"/>
        </w:rPr>
      </w:pPr>
      <w:r w:rsidRPr="002B31BF">
        <w:rPr>
          <w:rFonts w:ascii="Times New Roman" w:hAnsi="Times New Roman"/>
          <w:sz w:val="20"/>
          <w:szCs w:val="20"/>
        </w:rPr>
        <w:t xml:space="preserve">The purpose of the M.Ed. in </w:t>
      </w:r>
      <w:r>
        <w:rPr>
          <w:rFonts w:ascii="Times New Roman" w:hAnsi="Times New Roman"/>
          <w:color w:val="000000"/>
          <w:sz w:val="20"/>
          <w:szCs w:val="20"/>
        </w:rPr>
        <w:t>Middle Grades Education</w:t>
      </w:r>
      <w:r>
        <w:rPr>
          <w:rFonts w:ascii="Times New Roman" w:hAnsi="Times New Roman"/>
          <w:color w:val="000000"/>
          <w:spacing w:val="-8"/>
          <w:sz w:val="20"/>
          <w:szCs w:val="20"/>
        </w:rPr>
        <w:t xml:space="preserve"> </w:t>
      </w:r>
      <w:r w:rsidRPr="002B31BF">
        <w:rPr>
          <w:rFonts w:ascii="Times New Roman" w:hAnsi="Times New Roman"/>
          <w:sz w:val="20"/>
          <w:szCs w:val="20"/>
        </w:rPr>
        <w:t xml:space="preserve">is to sanction leadership for </w:t>
      </w:r>
      <w:r>
        <w:rPr>
          <w:rFonts w:ascii="Times New Roman" w:hAnsi="Times New Roman"/>
          <w:sz w:val="20"/>
          <w:szCs w:val="20"/>
        </w:rPr>
        <w:t>4-8</w:t>
      </w:r>
      <w:r w:rsidRPr="002B31BF">
        <w:rPr>
          <w:rFonts w:ascii="Times New Roman" w:hAnsi="Times New Roman"/>
          <w:sz w:val="20"/>
          <w:szCs w:val="20"/>
        </w:rPr>
        <w:t xml:space="preserve"> populations. Students complete 36 hours of courses designed to augment resourceful and imaginative problem-solving skills for </w:t>
      </w:r>
      <w:r>
        <w:rPr>
          <w:rFonts w:ascii="Times New Roman" w:hAnsi="Times New Roman"/>
          <w:sz w:val="20"/>
          <w:szCs w:val="20"/>
        </w:rPr>
        <w:t>4-8</w:t>
      </w:r>
      <w:r w:rsidRPr="002B31BF">
        <w:rPr>
          <w:rFonts w:ascii="Times New Roman" w:hAnsi="Times New Roman"/>
          <w:sz w:val="20"/>
          <w:szCs w:val="20"/>
        </w:rPr>
        <w:t xml:space="preserve"> populations. </w:t>
      </w:r>
      <w:r>
        <w:rPr>
          <w:rFonts w:ascii="Times New Roman" w:hAnsi="Times New Roman"/>
          <w:sz w:val="20"/>
          <w:szCs w:val="20"/>
        </w:rPr>
        <w:t xml:space="preserve"> </w:t>
      </w:r>
      <w:r w:rsidRPr="002B31BF">
        <w:rPr>
          <w:rFonts w:ascii="Times New Roman" w:hAnsi="Times New Roman"/>
          <w:sz w:val="20"/>
          <w:szCs w:val="20"/>
        </w:rPr>
        <w:t>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7B5A54" w:rsidRDefault="007B5A54" w:rsidP="007B5A54">
      <w:pPr>
        <w:widowControl w:val="0"/>
        <w:autoSpaceDE w:val="0"/>
        <w:autoSpaceDN w:val="0"/>
        <w:adjustRightInd w:val="0"/>
        <w:spacing w:after="0"/>
        <w:ind w:left="360" w:right="180" w:firstLine="0"/>
        <w:jc w:val="both"/>
        <w:rPr>
          <w:rFonts w:ascii="Times New Roman" w:hAnsi="Times New Roman"/>
          <w:sz w:val="28"/>
          <w:szCs w:val="28"/>
        </w:rPr>
      </w:pPr>
      <w:r>
        <w:rPr>
          <w:rFonts w:ascii="Times New Roman" w:hAnsi="Times New Roman"/>
          <w:b/>
          <w:bCs/>
          <w:sz w:val="28"/>
          <w:szCs w:val="28"/>
        </w:rPr>
        <w:t>Objectives of the P</w:t>
      </w:r>
      <w:r>
        <w:rPr>
          <w:rFonts w:ascii="Times New Roman" w:hAnsi="Times New Roman"/>
          <w:b/>
          <w:bCs/>
          <w:spacing w:val="-5"/>
          <w:sz w:val="28"/>
          <w:szCs w:val="28"/>
        </w:rPr>
        <w:t>r</w:t>
      </w:r>
      <w:r>
        <w:rPr>
          <w:rFonts w:ascii="Times New Roman" w:hAnsi="Times New Roman"/>
          <w:b/>
          <w:bCs/>
          <w:sz w:val="28"/>
          <w:szCs w:val="28"/>
        </w:rPr>
        <w:t>ogram</w:t>
      </w:r>
    </w:p>
    <w:p w:rsidR="007B5A54" w:rsidRDefault="007B5A54" w:rsidP="007B5A54">
      <w:pPr>
        <w:widowControl w:val="0"/>
        <w:autoSpaceDE w:val="0"/>
        <w:autoSpaceDN w:val="0"/>
        <w:adjustRightInd w:val="0"/>
        <w:spacing w:before="23"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The basic objective of the Master's of Education program in Middle Grades Education is to provide teachers with the opportunity to:</w:t>
      </w:r>
    </w:p>
    <w:p w:rsidR="007B5A54" w:rsidRPr="007B5A54" w:rsidRDefault="007B5A54" w:rsidP="00BB4865">
      <w:pPr>
        <w:pStyle w:val="ListParagraph"/>
        <w:widowControl w:val="0"/>
        <w:numPr>
          <w:ilvl w:val="0"/>
          <w:numId w:val="46"/>
        </w:numPr>
        <w:autoSpaceDE w:val="0"/>
        <w:autoSpaceDN w:val="0"/>
        <w:adjustRightInd w:val="0"/>
        <w:spacing w:after="0" w:line="250" w:lineRule="auto"/>
        <w:ind w:left="1080" w:right="180"/>
        <w:jc w:val="both"/>
        <w:rPr>
          <w:rFonts w:ascii="Times New Roman" w:hAnsi="Times New Roman"/>
          <w:color w:val="000000"/>
          <w:sz w:val="20"/>
          <w:szCs w:val="20"/>
        </w:rPr>
      </w:pPr>
      <w:r w:rsidRPr="007B5A54">
        <w:rPr>
          <w:rFonts w:ascii="Times New Roman" w:hAnsi="Times New Roman"/>
          <w:color w:val="000000"/>
          <w:sz w:val="20"/>
          <w:szCs w:val="20"/>
        </w:rPr>
        <w:t>Compare their teaching practices with current research-based practices and make changes where necessary;</w:t>
      </w:r>
    </w:p>
    <w:p w:rsidR="007B5A54" w:rsidRPr="007B5A54" w:rsidRDefault="007B5A54" w:rsidP="00BB4865">
      <w:pPr>
        <w:pStyle w:val="ListParagraph"/>
        <w:widowControl w:val="0"/>
        <w:numPr>
          <w:ilvl w:val="0"/>
          <w:numId w:val="46"/>
        </w:numPr>
        <w:autoSpaceDE w:val="0"/>
        <w:autoSpaceDN w:val="0"/>
        <w:adjustRightInd w:val="0"/>
        <w:spacing w:after="0"/>
        <w:ind w:left="1080" w:right="180"/>
        <w:jc w:val="both"/>
        <w:rPr>
          <w:rFonts w:ascii="Times New Roman" w:hAnsi="Times New Roman"/>
          <w:color w:val="000000"/>
          <w:sz w:val="20"/>
          <w:szCs w:val="20"/>
        </w:rPr>
      </w:pPr>
      <w:r w:rsidRPr="007B5A54">
        <w:rPr>
          <w:rFonts w:ascii="Times New Roman" w:hAnsi="Times New Roman"/>
          <w:color w:val="000000"/>
          <w:sz w:val="20"/>
          <w:szCs w:val="20"/>
        </w:rPr>
        <w:t>Extend their knowledge and skills in a chosen area of educational interest;</w:t>
      </w:r>
    </w:p>
    <w:p w:rsidR="007B5A54" w:rsidRPr="007B5A54"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sz w:val="20"/>
          <w:szCs w:val="20"/>
        </w:rPr>
      </w:pPr>
      <w:r w:rsidRPr="007B5A54">
        <w:rPr>
          <w:rFonts w:ascii="Times New Roman" w:hAnsi="Times New Roman"/>
          <w:color w:val="000000"/>
          <w:sz w:val="20"/>
          <w:szCs w:val="20"/>
        </w:rPr>
        <w:t>Present intellectually challenging thoughts and practices to students;</w:t>
      </w:r>
    </w:p>
    <w:p w:rsidR="007B5A54" w:rsidRPr="007B5A54"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sz w:val="20"/>
          <w:szCs w:val="20"/>
        </w:rPr>
      </w:pPr>
      <w:r w:rsidRPr="007B5A54">
        <w:rPr>
          <w:rFonts w:ascii="Times New Roman" w:hAnsi="Times New Roman"/>
          <w:color w:val="000000"/>
          <w:sz w:val="20"/>
          <w:szCs w:val="20"/>
        </w:rPr>
        <w:t>Integrate new materials and methods of teaching into students' teaching repertoire;</w:t>
      </w:r>
    </w:p>
    <w:p w:rsidR="007B5A54" w:rsidRPr="007B5A54"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sz w:val="20"/>
          <w:szCs w:val="20"/>
        </w:rPr>
      </w:pPr>
      <w:r w:rsidRPr="007B5A54">
        <w:rPr>
          <w:rFonts w:ascii="Times New Roman" w:hAnsi="Times New Roman"/>
          <w:color w:val="000000"/>
          <w:sz w:val="20"/>
          <w:szCs w:val="20"/>
        </w:rPr>
        <w:t>Encourage interest in conducting research;</w:t>
      </w:r>
    </w:p>
    <w:p w:rsidR="007B5A54" w:rsidRPr="007B5A54"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sz w:val="20"/>
          <w:szCs w:val="20"/>
        </w:rPr>
      </w:pPr>
      <w:r w:rsidRPr="007B5A54">
        <w:rPr>
          <w:rFonts w:ascii="Times New Roman" w:hAnsi="Times New Roman"/>
          <w:color w:val="000000"/>
          <w:sz w:val="20"/>
          <w:szCs w:val="20"/>
        </w:rPr>
        <w:t>Increase competencies in research techniques; and</w:t>
      </w:r>
    </w:p>
    <w:p w:rsidR="007B5A54" w:rsidRPr="007B5A54" w:rsidRDefault="007B5A54" w:rsidP="00BB4865">
      <w:pPr>
        <w:pStyle w:val="ListParagraph"/>
        <w:widowControl w:val="0"/>
        <w:numPr>
          <w:ilvl w:val="0"/>
          <w:numId w:val="46"/>
        </w:numPr>
        <w:autoSpaceDE w:val="0"/>
        <w:autoSpaceDN w:val="0"/>
        <w:adjustRightInd w:val="0"/>
        <w:spacing w:before="10" w:after="0" w:line="250" w:lineRule="auto"/>
        <w:ind w:left="1080" w:right="180"/>
        <w:jc w:val="both"/>
        <w:rPr>
          <w:rFonts w:ascii="Times New Roman" w:hAnsi="Times New Roman"/>
          <w:color w:val="000000"/>
          <w:sz w:val="20"/>
          <w:szCs w:val="20"/>
        </w:rPr>
      </w:pPr>
      <w:r w:rsidRPr="007B5A54">
        <w:rPr>
          <w:rFonts w:ascii="Times New Roman" w:hAnsi="Times New Roman"/>
          <w:color w:val="000000"/>
          <w:sz w:val="20"/>
          <w:szCs w:val="20"/>
        </w:rPr>
        <w:t>Increase students' ability to recognize relevant research, which they can use to become more e</w:t>
      </w:r>
      <w:r w:rsidRPr="007B5A54">
        <w:rPr>
          <w:rFonts w:ascii="Times New Roman" w:hAnsi="Times New Roman"/>
          <w:color w:val="000000"/>
          <w:spacing w:val="-4"/>
          <w:sz w:val="20"/>
          <w:szCs w:val="20"/>
        </w:rPr>
        <w:t>f</w:t>
      </w:r>
      <w:r w:rsidRPr="007B5A54">
        <w:rPr>
          <w:rFonts w:ascii="Times New Roman" w:hAnsi="Times New Roman"/>
          <w:color w:val="000000"/>
          <w:sz w:val="20"/>
          <w:szCs w:val="20"/>
        </w:rPr>
        <w:t>fective in their classrooms.</w:t>
      </w:r>
    </w:p>
    <w:p w:rsidR="007B5A54" w:rsidRDefault="007B5A54" w:rsidP="007B5A54">
      <w:pPr>
        <w:widowControl w:val="0"/>
        <w:autoSpaceDE w:val="0"/>
        <w:autoSpaceDN w:val="0"/>
        <w:adjustRightInd w:val="0"/>
        <w:spacing w:after="0"/>
        <w:ind w:left="360" w:right="180" w:firstLine="0"/>
        <w:jc w:val="both"/>
        <w:rPr>
          <w:rFonts w:ascii="Times New Roman" w:hAnsi="Times New Roman"/>
          <w:b/>
          <w:bCs/>
          <w:sz w:val="28"/>
          <w:szCs w:val="28"/>
        </w:rPr>
      </w:pPr>
    </w:p>
    <w:p w:rsidR="007B5A54" w:rsidRPr="00D03773" w:rsidRDefault="007B5A54" w:rsidP="007B5A54">
      <w:pPr>
        <w:widowControl w:val="0"/>
        <w:autoSpaceDE w:val="0"/>
        <w:autoSpaceDN w:val="0"/>
        <w:adjustRightInd w:val="0"/>
        <w:spacing w:after="0"/>
        <w:ind w:left="360" w:right="180" w:firstLine="0"/>
        <w:jc w:val="both"/>
        <w:rPr>
          <w:rFonts w:ascii="Times New Roman" w:hAnsi="Times New Roman"/>
          <w:sz w:val="28"/>
          <w:szCs w:val="28"/>
        </w:rPr>
      </w:pPr>
      <w:r w:rsidRPr="00D03773">
        <w:rPr>
          <w:rFonts w:ascii="Times New Roman" w:hAnsi="Times New Roman"/>
          <w:b/>
          <w:bCs/>
          <w:sz w:val="28"/>
          <w:szCs w:val="28"/>
        </w:rPr>
        <w:t>Admission to the P</w:t>
      </w:r>
      <w:r w:rsidRPr="00D03773">
        <w:rPr>
          <w:rFonts w:ascii="Times New Roman" w:hAnsi="Times New Roman"/>
          <w:b/>
          <w:bCs/>
          <w:spacing w:val="-5"/>
          <w:sz w:val="28"/>
          <w:szCs w:val="28"/>
        </w:rPr>
        <w:t>r</w:t>
      </w:r>
      <w:r w:rsidRPr="00D03773">
        <w:rPr>
          <w:rFonts w:ascii="Times New Roman" w:hAnsi="Times New Roman"/>
          <w:b/>
          <w:bCs/>
          <w:sz w:val="28"/>
          <w:szCs w:val="28"/>
        </w:rPr>
        <w:t>ogram</w:t>
      </w:r>
    </w:p>
    <w:p w:rsidR="007B5A54" w:rsidRPr="00D03773" w:rsidRDefault="007B5A54" w:rsidP="007B5A54">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sidRPr="00D03773">
        <w:rPr>
          <w:rFonts w:ascii="Times New Roman" w:hAnsi="Times New Roman"/>
          <w:sz w:val="20"/>
          <w:szCs w:val="20"/>
        </w:rPr>
        <w:t xml:space="preserve">Admission to the </w:t>
      </w:r>
      <w:r>
        <w:rPr>
          <w:rFonts w:ascii="Times New Roman" w:hAnsi="Times New Roman"/>
          <w:sz w:val="20"/>
          <w:szCs w:val="20"/>
        </w:rPr>
        <w:t>Middle Grades</w:t>
      </w:r>
      <w:r w:rsidRPr="00D03773">
        <w:rPr>
          <w:rFonts w:ascii="Times New Roman" w:hAnsi="Times New Roman"/>
          <w:sz w:val="20"/>
          <w:szCs w:val="20"/>
        </w:rPr>
        <w:t xml:space="preserve"> Education Program requires an unde</w:t>
      </w:r>
      <w:r w:rsidRPr="00D03773">
        <w:rPr>
          <w:rFonts w:ascii="Times New Roman" w:hAnsi="Times New Roman"/>
          <w:spacing w:val="-4"/>
          <w:sz w:val="20"/>
          <w:szCs w:val="20"/>
        </w:rPr>
        <w:t>r</w:t>
      </w:r>
      <w:r w:rsidRPr="00D03773">
        <w:rPr>
          <w:rFonts w:ascii="Times New Roman" w:hAnsi="Times New Roman"/>
          <w:sz w:val="20"/>
          <w:szCs w:val="20"/>
        </w:rPr>
        <w:t xml:space="preserve">graduate degree in </w:t>
      </w:r>
      <w:r>
        <w:rPr>
          <w:rFonts w:ascii="Times New Roman" w:hAnsi="Times New Roman"/>
          <w:sz w:val="20"/>
          <w:szCs w:val="20"/>
        </w:rPr>
        <w:t>Middle Grades</w:t>
      </w:r>
      <w:r w:rsidRPr="00D03773">
        <w:rPr>
          <w:rFonts w:ascii="Times New Roman" w:hAnsi="Times New Roman"/>
          <w:sz w:val="20"/>
          <w:szCs w:val="20"/>
        </w:rPr>
        <w:t xml:space="preserve"> </w:t>
      </w:r>
      <w:r>
        <w:rPr>
          <w:rFonts w:ascii="Times New Roman" w:hAnsi="Times New Roman"/>
          <w:sz w:val="20"/>
          <w:szCs w:val="20"/>
        </w:rPr>
        <w:t>Education</w:t>
      </w:r>
      <w:r w:rsidRPr="00D03773">
        <w:rPr>
          <w:rFonts w:ascii="Times New Roman" w:hAnsi="Times New Roman"/>
          <w:sz w:val="20"/>
          <w:szCs w:val="20"/>
        </w:rPr>
        <w:t>, or the equivalent, from an accredited college, and satisfactory scores on the Graduate Record Examination or Miller</w:t>
      </w:r>
      <w:r w:rsidRPr="00D03773">
        <w:rPr>
          <w:rFonts w:ascii="Times New Roman" w:hAnsi="Times New Roman"/>
          <w:spacing w:val="-11"/>
          <w:sz w:val="20"/>
          <w:szCs w:val="20"/>
        </w:rPr>
        <w:t xml:space="preserve"> </w:t>
      </w:r>
      <w:r w:rsidRPr="00D03773">
        <w:rPr>
          <w:rFonts w:ascii="Times New Roman" w:hAnsi="Times New Roman"/>
          <w:sz w:val="20"/>
          <w:szCs w:val="20"/>
        </w:rPr>
        <w:t>Analogies</w:t>
      </w:r>
      <w:r w:rsidRPr="00D03773">
        <w:rPr>
          <w:rFonts w:ascii="Times New Roman" w:hAnsi="Times New Roman"/>
          <w:spacing w:val="-4"/>
          <w:sz w:val="20"/>
          <w:szCs w:val="20"/>
        </w:rPr>
        <w:t xml:space="preserve"> </w:t>
      </w:r>
      <w:r w:rsidRPr="00D03773">
        <w:rPr>
          <w:rFonts w:ascii="Times New Roman" w:hAnsi="Times New Roman"/>
          <w:spacing w:val="-14"/>
          <w:sz w:val="20"/>
          <w:szCs w:val="20"/>
        </w:rPr>
        <w:t>T</w:t>
      </w:r>
      <w:r w:rsidRPr="00D03773">
        <w:rPr>
          <w:rFonts w:ascii="Times New Roman" w:hAnsi="Times New Roman"/>
          <w:sz w:val="20"/>
          <w:szCs w:val="20"/>
        </w:rPr>
        <w:t>est.</w:t>
      </w:r>
      <w:r w:rsidRPr="00D03773">
        <w:rPr>
          <w:rFonts w:ascii="Times New Roman" w:hAnsi="Times New Roman"/>
          <w:spacing w:val="-4"/>
          <w:sz w:val="20"/>
          <w:szCs w:val="20"/>
        </w:rPr>
        <w:t xml:space="preserve"> </w:t>
      </w:r>
      <w:r w:rsidRPr="00D03773">
        <w:rPr>
          <w:rFonts w:ascii="Times New Roman" w:hAnsi="Times New Roman"/>
          <w:sz w:val="20"/>
          <w:szCs w:val="20"/>
        </w:rPr>
        <w:t>When students lack a su</w:t>
      </w:r>
      <w:r w:rsidRPr="00D03773">
        <w:rPr>
          <w:rFonts w:ascii="Times New Roman" w:hAnsi="Times New Roman"/>
          <w:spacing w:val="-4"/>
          <w:sz w:val="20"/>
          <w:szCs w:val="20"/>
        </w:rPr>
        <w:t>f</w:t>
      </w:r>
      <w:r w:rsidRPr="00D03773">
        <w:rPr>
          <w:rFonts w:ascii="Times New Roman" w:hAnsi="Times New Roman"/>
          <w:sz w:val="20"/>
          <w:szCs w:val="20"/>
        </w:rPr>
        <w:t xml:space="preserve">ficient background in </w:t>
      </w:r>
      <w:r>
        <w:rPr>
          <w:rFonts w:ascii="Times New Roman" w:hAnsi="Times New Roman"/>
          <w:sz w:val="20"/>
          <w:szCs w:val="20"/>
        </w:rPr>
        <w:t>Middle Grades</w:t>
      </w:r>
      <w:r w:rsidRPr="00D03773">
        <w:rPr>
          <w:rFonts w:ascii="Times New Roman" w:hAnsi="Times New Roman"/>
          <w:sz w:val="20"/>
          <w:szCs w:val="20"/>
        </w:rPr>
        <w:t xml:space="preserve"> </w:t>
      </w:r>
      <w:r>
        <w:rPr>
          <w:rFonts w:ascii="Times New Roman" w:hAnsi="Times New Roman"/>
          <w:sz w:val="20"/>
          <w:szCs w:val="20"/>
        </w:rPr>
        <w:t>Education</w:t>
      </w:r>
      <w:r w:rsidRPr="00D03773">
        <w:rPr>
          <w:rFonts w:ascii="Times New Roman" w:hAnsi="Times New Roman"/>
          <w:sz w:val="20"/>
          <w:szCs w:val="20"/>
        </w:rPr>
        <w:t>, they may be required to take additional unde</w:t>
      </w:r>
      <w:r w:rsidRPr="00D03773">
        <w:rPr>
          <w:rFonts w:ascii="Times New Roman" w:hAnsi="Times New Roman"/>
          <w:spacing w:val="-4"/>
          <w:sz w:val="20"/>
          <w:szCs w:val="20"/>
        </w:rPr>
        <w:t>r</w:t>
      </w:r>
      <w:r w:rsidRPr="00D03773">
        <w:rPr>
          <w:rFonts w:ascii="Times New Roman" w:hAnsi="Times New Roman"/>
          <w:sz w:val="20"/>
          <w:szCs w:val="20"/>
        </w:rPr>
        <w:t xml:space="preserve">graduate courses before beginning the M.Ed. program in </w:t>
      </w:r>
      <w:r>
        <w:rPr>
          <w:rFonts w:ascii="Times New Roman" w:hAnsi="Times New Roman"/>
          <w:sz w:val="20"/>
          <w:szCs w:val="20"/>
        </w:rPr>
        <w:t xml:space="preserve">Middle Grades </w:t>
      </w:r>
      <w:r w:rsidRPr="00D03773">
        <w:rPr>
          <w:rFonts w:ascii="Times New Roman" w:hAnsi="Times New Roman"/>
          <w:sz w:val="20"/>
          <w:szCs w:val="20"/>
        </w:rPr>
        <w:t xml:space="preserve">Education. Students are also governed by the general admission procedures and requirements for the M.Ed. degree program, and they may matriculate in the </w:t>
      </w:r>
      <w:r>
        <w:rPr>
          <w:rFonts w:ascii="Times New Roman" w:hAnsi="Times New Roman"/>
          <w:sz w:val="20"/>
          <w:szCs w:val="20"/>
        </w:rPr>
        <w:t>Middle Grades</w:t>
      </w:r>
      <w:r w:rsidRPr="00D03773">
        <w:rPr>
          <w:rFonts w:ascii="Times New Roman" w:hAnsi="Times New Roman"/>
          <w:sz w:val="20"/>
          <w:szCs w:val="20"/>
        </w:rPr>
        <w:t xml:space="preserve"> Education program under the same categories of admission.</w:t>
      </w:r>
    </w:p>
    <w:p w:rsidR="009263EC"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sz w:val="20"/>
          <w:szCs w:val="20"/>
        </w:rPr>
      </w:pPr>
    </w:p>
    <w:p w:rsidR="009263EC" w:rsidRPr="00EB44B6" w:rsidRDefault="009263EC" w:rsidP="009263EC">
      <w:pPr>
        <w:pStyle w:val="Heading2"/>
        <w:spacing w:before="0"/>
        <w:ind w:left="360" w:right="180" w:firstLine="0"/>
        <w:rPr>
          <w:rFonts w:ascii="Times New Roman" w:hAnsi="Times New Roman"/>
          <w:color w:val="808080" w:themeColor="background1" w:themeShade="80"/>
          <w:sz w:val="28"/>
          <w:szCs w:val="28"/>
        </w:rPr>
      </w:pPr>
      <w:bookmarkStart w:id="338" w:name="_Toc294969780"/>
      <w:bookmarkStart w:id="339" w:name="_Toc295897044"/>
      <w:r w:rsidRPr="00EB44B6">
        <w:rPr>
          <w:rFonts w:ascii="Times New Roman" w:hAnsi="Times New Roman"/>
          <w:bCs w:val="0"/>
          <w:color w:val="808080" w:themeColor="background1" w:themeShade="80"/>
          <w:sz w:val="28"/>
          <w:szCs w:val="28"/>
        </w:rPr>
        <w:t>PROGRAM</w:t>
      </w:r>
      <w:bookmarkEnd w:id="338"/>
      <w:r w:rsidR="007B5A54">
        <w:rPr>
          <w:rFonts w:ascii="Times New Roman" w:hAnsi="Times New Roman"/>
          <w:bCs w:val="0"/>
          <w:color w:val="808080" w:themeColor="background1" w:themeShade="80"/>
          <w:sz w:val="28"/>
          <w:szCs w:val="28"/>
        </w:rPr>
        <w:t xml:space="preserve"> OF STUDY</w:t>
      </w:r>
      <w:bookmarkEnd w:id="339"/>
    </w:p>
    <w:p w:rsidR="009263EC" w:rsidRPr="00EB44B6"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w:t>
      </w:r>
      <w:r w:rsidRPr="00EB44B6">
        <w:rPr>
          <w:rFonts w:ascii="Times New Roman" w:hAnsi="Times New Roman"/>
          <w:b/>
          <w:bCs/>
          <w:color w:val="808080" w:themeColor="background1" w:themeShade="80"/>
          <w:spacing w:val="-15"/>
          <w:sz w:val="24"/>
          <w:szCs w:val="24"/>
        </w:rPr>
        <w:t xml:space="preserve"> </w:t>
      </w: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16"/>
          <w:sz w:val="24"/>
          <w:szCs w:val="24"/>
        </w:rPr>
        <w:t xml:space="preserve"> </w:t>
      </w:r>
      <w:r w:rsidRPr="00EB44B6">
        <w:rPr>
          <w:rFonts w:ascii="Times New Roman" w:hAnsi="Times New Roman"/>
          <w:b/>
          <w:bCs/>
          <w:color w:val="808080" w:themeColor="background1" w:themeShade="80"/>
          <w:sz w:val="24"/>
          <w:szCs w:val="24"/>
        </w:rPr>
        <w:t>- Natu</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 of the Learner</w:t>
      </w:r>
      <w:r w:rsidRPr="00EB44B6">
        <w:rPr>
          <w:rFonts w:ascii="Times New Roman" w:hAnsi="Times New Roman"/>
          <w:b/>
          <w:bCs/>
          <w:color w:val="808080" w:themeColor="background1" w:themeShade="80"/>
          <w:sz w:val="24"/>
          <w:szCs w:val="24"/>
        </w:rPr>
        <w:tab/>
        <w:t>3 hrs</w:t>
      </w:r>
    </w:p>
    <w:p w:rsidR="009263EC"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5530</w:t>
      </w:r>
      <w:r>
        <w:rPr>
          <w:rFonts w:ascii="Times New Roman" w:hAnsi="Times New Roman"/>
          <w:color w:val="000000"/>
          <w:sz w:val="20"/>
          <w:szCs w:val="20"/>
        </w:rPr>
        <w:tab/>
        <w:t>Adolescent Psychology</w:t>
      </w:r>
    </w:p>
    <w:p w:rsidR="009263EC"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SPED</w:t>
      </w:r>
      <w:r>
        <w:rPr>
          <w:rFonts w:ascii="Times New Roman" w:hAnsi="Times New Roman"/>
          <w:color w:val="000000"/>
          <w:sz w:val="20"/>
          <w:szCs w:val="20"/>
        </w:rPr>
        <w:tab/>
        <w:t>5547</w:t>
      </w:r>
      <w:r>
        <w:rPr>
          <w:rFonts w:ascii="Times New Roman" w:hAnsi="Times New Roman"/>
          <w:color w:val="000000"/>
          <w:sz w:val="20"/>
          <w:szCs w:val="20"/>
        </w:rPr>
        <w:tab/>
        <w:t>Behavioral Management of Exception Children</w:t>
      </w:r>
    </w:p>
    <w:p w:rsidR="009263EC"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5515</w:t>
      </w:r>
      <w:r>
        <w:rPr>
          <w:rFonts w:ascii="Times New Roman" w:hAnsi="Times New Roman"/>
          <w:color w:val="000000"/>
          <w:sz w:val="20"/>
          <w:szCs w:val="20"/>
        </w:rPr>
        <w:tab/>
        <w:t>Educational Psychology</w:t>
      </w:r>
    </w:p>
    <w:p w:rsidR="009263EC" w:rsidRPr="00EB44B6"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B -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ograms and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oblems of the School</w:t>
      </w:r>
      <w:r w:rsidRPr="00EB44B6">
        <w:rPr>
          <w:rFonts w:ascii="Times New Roman" w:hAnsi="Times New Roman"/>
          <w:b/>
          <w:bCs/>
          <w:color w:val="808080" w:themeColor="background1" w:themeShade="80"/>
          <w:sz w:val="24"/>
          <w:szCs w:val="24"/>
        </w:rPr>
        <w:tab/>
        <w:t>6 hrs</w:t>
      </w:r>
    </w:p>
    <w:p w:rsidR="009263EC"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sz w:val="20"/>
          <w:szCs w:val="20"/>
        </w:rPr>
      </w:pPr>
      <w:r>
        <w:rPr>
          <w:rFonts w:ascii="Times New Roman" w:hAnsi="Times New Roman"/>
          <w:color w:val="000000"/>
          <w:sz w:val="20"/>
          <w:szCs w:val="20"/>
        </w:rPr>
        <w:t>EDUC</w:t>
      </w:r>
      <w:r>
        <w:rPr>
          <w:rFonts w:ascii="Times New Roman" w:hAnsi="Times New Roman"/>
          <w:color w:val="000000"/>
          <w:sz w:val="20"/>
          <w:szCs w:val="20"/>
        </w:rPr>
        <w:tab/>
        <w:t>5509</w:t>
      </w:r>
      <w:r>
        <w:rPr>
          <w:rFonts w:ascii="Times New Roman" w:hAnsi="Times New Roman"/>
          <w:color w:val="000000"/>
          <w:sz w:val="20"/>
          <w:szCs w:val="20"/>
        </w:rPr>
        <w:tab/>
        <w:t>Philosophy of</w:t>
      </w:r>
      <w:r>
        <w:rPr>
          <w:rFonts w:ascii="Times New Roman" w:hAnsi="Times New Roman"/>
          <w:color w:val="000000"/>
          <w:spacing w:val="-11"/>
          <w:sz w:val="20"/>
          <w:szCs w:val="20"/>
        </w:rPr>
        <w:t xml:space="preserve"> </w:t>
      </w:r>
      <w:r>
        <w:rPr>
          <w:rFonts w:ascii="Times New Roman" w:hAnsi="Times New Roman"/>
          <w:color w:val="000000"/>
          <w:sz w:val="20"/>
          <w:szCs w:val="20"/>
        </w:rPr>
        <w:t>American Education</w:t>
      </w:r>
    </w:p>
    <w:p w:rsidR="009263EC" w:rsidRDefault="009263EC" w:rsidP="009263EC">
      <w:pPr>
        <w:widowControl w:val="0"/>
        <w:autoSpaceDE w:val="0"/>
        <w:autoSpaceDN w:val="0"/>
        <w:adjustRightInd w:val="0"/>
        <w:spacing w:after="0"/>
        <w:ind w:left="720" w:right="180" w:firstLine="0"/>
        <w:jc w:val="both"/>
        <w:rPr>
          <w:rFonts w:ascii="Times New Roman" w:hAnsi="Times New Roman"/>
          <w:color w:val="000000"/>
          <w:sz w:val="20"/>
          <w:szCs w:val="20"/>
        </w:rPr>
      </w:pPr>
      <w:r>
        <w:rPr>
          <w:rFonts w:ascii="Times New Roman" w:hAnsi="Times New Roman"/>
          <w:color w:val="000000"/>
          <w:sz w:val="20"/>
          <w:szCs w:val="20"/>
        </w:rPr>
        <w:t>MGED</w:t>
      </w:r>
      <w:r>
        <w:rPr>
          <w:rFonts w:ascii="Times New Roman" w:hAnsi="Times New Roman"/>
          <w:color w:val="000000"/>
          <w:sz w:val="20"/>
          <w:szCs w:val="20"/>
        </w:rPr>
        <w:tab/>
      </w:r>
      <w:r w:rsidR="007B5A54">
        <w:rPr>
          <w:rFonts w:ascii="Times New Roman" w:hAnsi="Times New Roman"/>
          <w:color w:val="000000"/>
          <w:sz w:val="20"/>
          <w:szCs w:val="20"/>
        </w:rPr>
        <w:tab/>
        <w:t xml:space="preserve">   </w:t>
      </w:r>
      <w:r>
        <w:rPr>
          <w:rFonts w:ascii="Times New Roman" w:hAnsi="Times New Roman"/>
          <w:color w:val="000000"/>
          <w:sz w:val="20"/>
          <w:szCs w:val="20"/>
        </w:rPr>
        <w:t>5541</w:t>
      </w:r>
      <w:r>
        <w:rPr>
          <w:rFonts w:ascii="Times New Roman" w:hAnsi="Times New Roman"/>
          <w:color w:val="000000"/>
          <w:sz w:val="20"/>
          <w:szCs w:val="20"/>
        </w:rPr>
        <w:tab/>
      </w:r>
      <w:r w:rsidR="007B5A54">
        <w:rPr>
          <w:rFonts w:ascii="Times New Roman" w:hAnsi="Times New Roman"/>
          <w:color w:val="000000"/>
          <w:sz w:val="20"/>
          <w:szCs w:val="20"/>
        </w:rPr>
        <w:t xml:space="preserve">   </w:t>
      </w:r>
      <w:r>
        <w:rPr>
          <w:rFonts w:ascii="Times New Roman" w:hAnsi="Times New Roman"/>
          <w:color w:val="000000"/>
          <w:sz w:val="20"/>
          <w:szCs w:val="20"/>
        </w:rPr>
        <w:t>Nature &amp; Curriculum Needs of Middle Grade Students</w:t>
      </w:r>
    </w:p>
    <w:p w:rsidR="009263EC" w:rsidRPr="00EB44B6"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C -</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pacing w:val="-26"/>
          <w:sz w:val="24"/>
          <w:szCs w:val="24"/>
        </w:rPr>
        <w:t>T</w:t>
      </w:r>
      <w:r w:rsidRPr="00EB44B6">
        <w:rPr>
          <w:rFonts w:ascii="Times New Roman" w:hAnsi="Times New Roman"/>
          <w:b/>
          <w:bCs/>
          <w:color w:val="808080" w:themeColor="background1" w:themeShade="80"/>
          <w:sz w:val="24"/>
          <w:szCs w:val="24"/>
        </w:rPr>
        <w:t>eaching Field (Minimum of 15 hours)</w:t>
      </w:r>
      <w:r w:rsidRPr="00EB44B6">
        <w:rPr>
          <w:rFonts w:ascii="Times New Roman" w:hAnsi="Times New Roman"/>
          <w:b/>
          <w:bCs/>
          <w:color w:val="808080" w:themeColor="background1" w:themeShade="80"/>
          <w:sz w:val="24"/>
          <w:szCs w:val="24"/>
        </w:rPr>
        <w:tab/>
        <w:t>15 hrs</w:t>
      </w:r>
    </w:p>
    <w:p w:rsidR="009263EC" w:rsidRDefault="009263EC" w:rsidP="009263EC">
      <w:pPr>
        <w:widowControl w:val="0"/>
        <w:autoSpaceDE w:val="0"/>
        <w:autoSpaceDN w:val="0"/>
        <w:adjustRightInd w:val="0"/>
        <w:spacing w:after="0"/>
        <w:ind w:left="1080" w:firstLine="0"/>
        <w:jc w:val="both"/>
        <w:rPr>
          <w:rFonts w:ascii="Times New Roman" w:hAnsi="Times New Roman"/>
          <w:color w:val="000000"/>
          <w:sz w:val="20"/>
          <w:szCs w:val="20"/>
        </w:rPr>
      </w:pPr>
      <w:r>
        <w:rPr>
          <w:rFonts w:ascii="Times New Roman" w:hAnsi="Times New Roman"/>
          <w:b/>
          <w:bCs/>
          <w:color w:val="000000"/>
          <w:sz w:val="20"/>
          <w:szCs w:val="20"/>
        </w:rPr>
        <w:t>Mathematics</w:t>
      </w:r>
    </w:p>
    <w:tbl>
      <w:tblPr>
        <w:tblW w:w="0" w:type="auto"/>
        <w:tblInd w:w="720" w:type="dxa"/>
        <w:tblLayout w:type="fixed"/>
        <w:tblCellMar>
          <w:left w:w="0" w:type="dxa"/>
          <w:right w:w="0" w:type="dxa"/>
        </w:tblCellMar>
        <w:tblLook w:val="0000"/>
      </w:tblPr>
      <w:tblGrid>
        <w:gridCol w:w="1620"/>
        <w:gridCol w:w="630"/>
        <w:gridCol w:w="5504"/>
      </w:tblGrid>
      <w:tr w:rsidR="009263EC" w:rsidRPr="00FA7AC7" w:rsidTr="00884EB0">
        <w:trPr>
          <w:trHeight w:hRule="exact" w:val="261"/>
        </w:trPr>
        <w:tc>
          <w:tcPr>
            <w:tcW w:w="1620"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MGED</w:t>
            </w:r>
          </w:p>
        </w:tc>
        <w:tc>
          <w:tcPr>
            <w:tcW w:w="630"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left="90" w:firstLine="0"/>
              <w:jc w:val="both"/>
              <w:rPr>
                <w:rFonts w:ascii="Times New Roman" w:hAnsi="Times New Roman"/>
                <w:sz w:val="24"/>
                <w:szCs w:val="24"/>
              </w:rPr>
            </w:pPr>
            <w:r w:rsidRPr="00FA7AC7">
              <w:rPr>
                <w:rFonts w:ascii="Times New Roman" w:hAnsi="Times New Roman"/>
                <w:sz w:val="20"/>
                <w:szCs w:val="20"/>
              </w:rPr>
              <w:t>5532</w:t>
            </w:r>
          </w:p>
        </w:tc>
        <w:tc>
          <w:tcPr>
            <w:tcW w:w="5504" w:type="dxa"/>
            <w:tcBorders>
              <w:top w:val="nil"/>
              <w:left w:val="nil"/>
              <w:bottom w:val="nil"/>
              <w:right w:val="nil"/>
            </w:tcBorders>
          </w:tcPr>
          <w:p w:rsidR="009263EC" w:rsidRPr="00FA7AC7" w:rsidRDefault="009263EC" w:rsidP="00884EB0">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Methods &amp; Materials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Mathematics in Middle Grades</w:t>
            </w:r>
          </w:p>
        </w:tc>
      </w:tr>
      <w:tr w:rsidR="009263EC" w:rsidRPr="00FA7AC7" w:rsidTr="00884EB0">
        <w:trPr>
          <w:trHeight w:hRule="exact" w:val="320"/>
        </w:trPr>
        <w:tc>
          <w:tcPr>
            <w:tcW w:w="16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MGED</w:t>
            </w:r>
          </w:p>
        </w:tc>
        <w:tc>
          <w:tcPr>
            <w:tcW w:w="63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5530</w:t>
            </w:r>
          </w:p>
        </w:tc>
        <w:tc>
          <w:tcPr>
            <w:tcW w:w="5504" w:type="dxa"/>
            <w:tcBorders>
              <w:top w:val="nil"/>
              <w:left w:val="nil"/>
              <w:bottom w:val="nil"/>
              <w:right w:val="nil"/>
            </w:tcBorders>
          </w:tcPr>
          <w:p w:rsidR="009263EC" w:rsidRPr="00FA7AC7" w:rsidRDefault="009263EC" w:rsidP="00884EB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Math Concepts in Middle Childhood Education</w:t>
            </w:r>
          </w:p>
        </w:tc>
      </w:tr>
    </w:tbl>
    <w:p w:rsidR="009263EC" w:rsidRDefault="009263EC" w:rsidP="00884EB0">
      <w:pPr>
        <w:widowControl w:val="0"/>
        <w:tabs>
          <w:tab w:val="left" w:pos="2340"/>
          <w:tab w:val="left" w:pos="3060"/>
        </w:tabs>
        <w:autoSpaceDE w:val="0"/>
        <w:autoSpaceDN w:val="0"/>
        <w:adjustRightInd w:val="0"/>
        <w:spacing w:before="26" w:after="0"/>
        <w:ind w:left="360" w:firstLine="360"/>
        <w:jc w:val="both"/>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TH</w:t>
      </w:r>
      <w:r>
        <w:rPr>
          <w:rFonts w:ascii="Times New Roman" w:hAnsi="Times New Roman"/>
          <w:sz w:val="20"/>
          <w:szCs w:val="20"/>
        </w:rPr>
        <w:tab/>
        <w:t>5202</w:t>
      </w:r>
      <w:r>
        <w:rPr>
          <w:rFonts w:ascii="Times New Roman" w:hAnsi="Times New Roman"/>
          <w:sz w:val="20"/>
          <w:szCs w:val="20"/>
        </w:rPr>
        <w:tab/>
      </w:r>
      <w:r>
        <w:rPr>
          <w:rFonts w:ascii="Times New Roman" w:hAnsi="Times New Roman"/>
          <w:spacing w:val="-14"/>
          <w:sz w:val="20"/>
          <w:szCs w:val="20"/>
        </w:rPr>
        <w:t>T</w:t>
      </w:r>
      <w:r>
        <w:rPr>
          <w:rFonts w:ascii="Times New Roman" w:hAnsi="Times New Roman"/>
          <w:sz w:val="20"/>
          <w:szCs w:val="20"/>
        </w:rPr>
        <w:t>echnology-Oriented Mathematics</w:t>
      </w:r>
    </w:p>
    <w:p w:rsidR="009263EC" w:rsidRDefault="009263EC" w:rsidP="009263EC">
      <w:pPr>
        <w:widowControl w:val="0"/>
        <w:autoSpaceDE w:val="0"/>
        <w:autoSpaceDN w:val="0"/>
        <w:adjustRightInd w:val="0"/>
        <w:spacing w:before="7" w:after="0" w:line="240" w:lineRule="exact"/>
        <w:ind w:left="360"/>
        <w:jc w:val="both"/>
        <w:rPr>
          <w:rFonts w:ascii="Times New Roman" w:hAnsi="Times New Roman"/>
          <w:sz w:val="24"/>
          <w:szCs w:val="24"/>
        </w:rPr>
      </w:pPr>
    </w:p>
    <w:p w:rsidR="009263EC" w:rsidRDefault="009263EC" w:rsidP="009263EC">
      <w:pPr>
        <w:widowControl w:val="0"/>
        <w:autoSpaceDE w:val="0"/>
        <w:autoSpaceDN w:val="0"/>
        <w:adjustRightInd w:val="0"/>
        <w:spacing w:after="0"/>
        <w:ind w:left="360"/>
        <w:jc w:val="both"/>
        <w:rPr>
          <w:rFonts w:ascii="Times New Roman" w:hAnsi="Times New Roman"/>
          <w:sz w:val="20"/>
          <w:szCs w:val="20"/>
        </w:rPr>
      </w:pPr>
      <w:r>
        <w:rPr>
          <w:rFonts w:ascii="Times New Roman" w:hAnsi="Times New Roman"/>
          <w:b/>
          <w:bCs/>
          <w:sz w:val="20"/>
          <w:szCs w:val="20"/>
        </w:rPr>
        <w:t>LANGUAGE</w:t>
      </w:r>
      <w:r>
        <w:rPr>
          <w:rFonts w:ascii="Times New Roman" w:hAnsi="Times New Roman"/>
          <w:b/>
          <w:bCs/>
          <w:spacing w:val="-11"/>
          <w:sz w:val="20"/>
          <w:szCs w:val="20"/>
        </w:rPr>
        <w:t xml:space="preserve"> </w:t>
      </w:r>
      <w:r>
        <w:rPr>
          <w:rFonts w:ascii="Times New Roman" w:hAnsi="Times New Roman"/>
          <w:b/>
          <w:bCs/>
          <w:sz w:val="20"/>
          <w:szCs w:val="20"/>
        </w:rPr>
        <w:t>ARTS</w:t>
      </w:r>
    </w:p>
    <w:tbl>
      <w:tblPr>
        <w:tblW w:w="0" w:type="auto"/>
        <w:tblInd w:w="720" w:type="dxa"/>
        <w:tblLayout w:type="fixed"/>
        <w:tblCellMar>
          <w:left w:w="0" w:type="dxa"/>
          <w:right w:w="0" w:type="dxa"/>
        </w:tblCellMar>
        <w:tblLook w:val="0000"/>
      </w:tblPr>
      <w:tblGrid>
        <w:gridCol w:w="1620"/>
        <w:gridCol w:w="270"/>
        <w:gridCol w:w="450"/>
        <w:gridCol w:w="270"/>
        <w:gridCol w:w="5940"/>
        <w:gridCol w:w="270"/>
      </w:tblGrid>
      <w:tr w:rsidR="009263EC" w:rsidRPr="00FA7AC7" w:rsidTr="00884EB0">
        <w:trPr>
          <w:gridAfter w:val="1"/>
          <w:wAfter w:w="270" w:type="dxa"/>
          <w:trHeight w:hRule="exact" w:val="264"/>
        </w:trPr>
        <w:tc>
          <w:tcPr>
            <w:tcW w:w="1620" w:type="dxa"/>
            <w:tcBorders>
              <w:top w:val="nil"/>
              <w:left w:val="nil"/>
              <w:bottom w:val="nil"/>
              <w:right w:val="nil"/>
            </w:tcBorders>
          </w:tcPr>
          <w:p w:rsidR="009263EC" w:rsidRPr="00FA7AC7" w:rsidRDefault="009263EC" w:rsidP="009263EC">
            <w:pPr>
              <w:widowControl w:val="0"/>
              <w:autoSpaceDE w:val="0"/>
              <w:autoSpaceDN w:val="0"/>
              <w:adjustRightInd w:val="0"/>
              <w:spacing w:before="10" w:after="0"/>
              <w:ind w:firstLine="0"/>
              <w:jc w:val="both"/>
              <w:rPr>
                <w:rFonts w:ascii="Times New Roman" w:hAnsi="Times New Roman"/>
                <w:sz w:val="24"/>
                <w:szCs w:val="24"/>
              </w:rPr>
            </w:pPr>
            <w:r w:rsidRPr="00FA7AC7">
              <w:rPr>
                <w:rFonts w:ascii="Times New Roman" w:hAnsi="Times New Roman"/>
                <w:sz w:val="20"/>
                <w:szCs w:val="20"/>
              </w:rPr>
              <w:t>MGED</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before="10" w:after="0"/>
              <w:ind w:left="90" w:firstLine="0"/>
              <w:jc w:val="both"/>
              <w:rPr>
                <w:rFonts w:ascii="Times New Roman" w:hAnsi="Times New Roman"/>
                <w:sz w:val="24"/>
                <w:szCs w:val="24"/>
              </w:rPr>
            </w:pPr>
            <w:r w:rsidRPr="00FA7AC7">
              <w:rPr>
                <w:rFonts w:ascii="Times New Roman" w:hAnsi="Times New Roman"/>
                <w:sz w:val="20"/>
                <w:szCs w:val="20"/>
              </w:rPr>
              <w:t>5520</w:t>
            </w:r>
          </w:p>
        </w:tc>
        <w:tc>
          <w:tcPr>
            <w:tcW w:w="6210" w:type="dxa"/>
            <w:gridSpan w:val="2"/>
            <w:tcBorders>
              <w:top w:val="nil"/>
              <w:left w:val="nil"/>
              <w:bottom w:val="nil"/>
              <w:right w:val="nil"/>
            </w:tcBorders>
          </w:tcPr>
          <w:p w:rsidR="009263EC" w:rsidRPr="00FA7AC7" w:rsidRDefault="009263EC" w:rsidP="00884EB0">
            <w:pPr>
              <w:widowControl w:val="0"/>
              <w:autoSpaceDE w:val="0"/>
              <w:autoSpaceDN w:val="0"/>
              <w:adjustRightInd w:val="0"/>
              <w:spacing w:before="10" w:after="0"/>
              <w:ind w:firstLine="0"/>
              <w:jc w:val="both"/>
              <w:rPr>
                <w:rFonts w:ascii="Times New Roman" w:hAnsi="Times New Roman"/>
                <w:sz w:val="24"/>
                <w:szCs w:val="24"/>
              </w:rPr>
            </w:pPr>
            <w:r w:rsidRPr="00FA7AC7">
              <w:rPr>
                <w:rFonts w:ascii="Times New Roman" w:hAnsi="Times New Roman"/>
                <w:sz w:val="20"/>
                <w:szCs w:val="20"/>
              </w:rPr>
              <w:t>Language</w:t>
            </w:r>
            <w:r w:rsidRPr="00FA7AC7">
              <w:rPr>
                <w:rFonts w:ascii="Times New Roman" w:hAnsi="Times New Roman"/>
                <w:spacing w:val="-11"/>
                <w:sz w:val="20"/>
                <w:szCs w:val="20"/>
              </w:rPr>
              <w:t xml:space="preserve"> </w:t>
            </w:r>
            <w:r w:rsidRPr="00FA7AC7">
              <w:rPr>
                <w:rFonts w:ascii="Times New Roman" w:hAnsi="Times New Roman"/>
                <w:sz w:val="20"/>
                <w:szCs w:val="20"/>
              </w:rPr>
              <w:t>Arts Concepts for Middle Childhood</w:t>
            </w:r>
          </w:p>
        </w:tc>
      </w:tr>
      <w:tr w:rsidR="009263EC" w:rsidRPr="00FA7AC7" w:rsidTr="00884EB0">
        <w:trPr>
          <w:gridAfter w:val="1"/>
          <w:wAfter w:w="270" w:type="dxa"/>
          <w:trHeight w:hRule="exact" w:val="240"/>
        </w:trPr>
        <w:tc>
          <w:tcPr>
            <w:tcW w:w="16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READ</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5503</w:t>
            </w:r>
          </w:p>
        </w:tc>
        <w:tc>
          <w:tcPr>
            <w:tcW w:w="6210" w:type="dxa"/>
            <w:gridSpan w:val="2"/>
            <w:tcBorders>
              <w:top w:val="nil"/>
              <w:left w:val="nil"/>
              <w:bottom w:val="nil"/>
              <w:right w:val="nil"/>
            </w:tcBorders>
          </w:tcPr>
          <w:p w:rsidR="009263EC" w:rsidRPr="00FA7AC7" w:rsidRDefault="009263EC" w:rsidP="00884EB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Improving Reading Instruction for Middle School</w:t>
            </w:r>
          </w:p>
        </w:tc>
      </w:tr>
      <w:tr w:rsidR="009263EC" w:rsidRPr="00FA7AC7" w:rsidTr="00884EB0">
        <w:trPr>
          <w:gridAfter w:val="1"/>
          <w:wAfter w:w="270" w:type="dxa"/>
          <w:trHeight w:hRule="exact" w:val="451"/>
        </w:trPr>
        <w:tc>
          <w:tcPr>
            <w:tcW w:w="16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ENGL</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5515</w:t>
            </w:r>
          </w:p>
        </w:tc>
        <w:tc>
          <w:tcPr>
            <w:tcW w:w="6210" w:type="dxa"/>
            <w:gridSpan w:val="2"/>
            <w:tcBorders>
              <w:top w:val="nil"/>
              <w:left w:val="nil"/>
              <w:bottom w:val="nil"/>
              <w:right w:val="nil"/>
            </w:tcBorders>
          </w:tcPr>
          <w:p w:rsidR="009263EC" w:rsidRDefault="009263EC" w:rsidP="00884EB0">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p w:rsidR="009263EC" w:rsidRPr="00FA7AC7" w:rsidRDefault="009263EC" w:rsidP="00884EB0">
            <w:pPr>
              <w:widowControl w:val="0"/>
              <w:autoSpaceDE w:val="0"/>
              <w:autoSpaceDN w:val="0"/>
              <w:adjustRightInd w:val="0"/>
              <w:spacing w:after="0" w:line="217" w:lineRule="exact"/>
              <w:ind w:firstLine="0"/>
              <w:jc w:val="both"/>
              <w:rPr>
                <w:rFonts w:ascii="Times New Roman" w:hAnsi="Times New Roman"/>
                <w:sz w:val="24"/>
                <w:szCs w:val="24"/>
              </w:rPr>
            </w:pPr>
          </w:p>
        </w:tc>
      </w:tr>
      <w:tr w:rsidR="009263EC" w:rsidRPr="00FA7AC7" w:rsidTr="00884EB0">
        <w:trPr>
          <w:trHeight w:hRule="exact" w:val="240"/>
        </w:trPr>
        <w:tc>
          <w:tcPr>
            <w:tcW w:w="189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b/>
                <w:bCs/>
                <w:sz w:val="20"/>
                <w:szCs w:val="20"/>
              </w:rPr>
              <w:t>SCIENCE</w:t>
            </w:r>
          </w:p>
        </w:tc>
        <w:tc>
          <w:tcPr>
            <w:tcW w:w="720" w:type="dxa"/>
            <w:gridSpan w:val="2"/>
            <w:tcBorders>
              <w:top w:val="nil"/>
              <w:left w:val="nil"/>
              <w:bottom w:val="nil"/>
              <w:right w:val="nil"/>
            </w:tcBorders>
          </w:tcPr>
          <w:p w:rsidR="009263EC" w:rsidRPr="00FA7AC7" w:rsidRDefault="009263EC" w:rsidP="00884EB0">
            <w:pPr>
              <w:widowControl w:val="0"/>
              <w:autoSpaceDE w:val="0"/>
              <w:autoSpaceDN w:val="0"/>
              <w:adjustRightInd w:val="0"/>
              <w:spacing w:after="0"/>
              <w:ind w:firstLine="0"/>
              <w:jc w:val="both"/>
              <w:rPr>
                <w:rFonts w:ascii="Times New Roman" w:hAnsi="Times New Roman"/>
                <w:sz w:val="24"/>
                <w:szCs w:val="24"/>
              </w:rPr>
            </w:pPr>
          </w:p>
        </w:tc>
        <w:tc>
          <w:tcPr>
            <w:tcW w:w="6210" w:type="dxa"/>
            <w:gridSpan w:val="2"/>
            <w:tcBorders>
              <w:top w:val="nil"/>
              <w:left w:val="nil"/>
              <w:bottom w:val="nil"/>
              <w:right w:val="nil"/>
            </w:tcBorders>
          </w:tcPr>
          <w:p w:rsidR="009263EC" w:rsidRPr="00FA7AC7" w:rsidRDefault="009263EC" w:rsidP="00884EB0">
            <w:pPr>
              <w:widowControl w:val="0"/>
              <w:autoSpaceDE w:val="0"/>
              <w:autoSpaceDN w:val="0"/>
              <w:adjustRightInd w:val="0"/>
              <w:spacing w:after="0"/>
              <w:ind w:firstLine="0"/>
              <w:jc w:val="both"/>
              <w:rPr>
                <w:rFonts w:ascii="Times New Roman" w:hAnsi="Times New Roman"/>
                <w:sz w:val="24"/>
                <w:szCs w:val="24"/>
              </w:rPr>
            </w:pPr>
          </w:p>
        </w:tc>
      </w:tr>
      <w:tr w:rsidR="009263EC" w:rsidRPr="00FA7AC7" w:rsidTr="00884EB0">
        <w:trPr>
          <w:gridAfter w:val="1"/>
          <w:wAfter w:w="270" w:type="dxa"/>
          <w:trHeight w:hRule="exact" w:val="240"/>
        </w:trPr>
        <w:tc>
          <w:tcPr>
            <w:tcW w:w="16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5570</w:t>
            </w:r>
          </w:p>
        </w:tc>
        <w:tc>
          <w:tcPr>
            <w:tcW w:w="6210" w:type="dxa"/>
            <w:gridSpan w:val="2"/>
            <w:tcBorders>
              <w:top w:val="nil"/>
              <w:left w:val="nil"/>
              <w:bottom w:val="nil"/>
              <w:right w:val="nil"/>
            </w:tcBorders>
          </w:tcPr>
          <w:p w:rsidR="009263EC" w:rsidRPr="00FA7AC7" w:rsidRDefault="009263EC" w:rsidP="00884EB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Strategies of Instruction in Science</w:t>
            </w:r>
          </w:p>
        </w:tc>
      </w:tr>
      <w:tr w:rsidR="009263EC" w:rsidRPr="00FA7AC7" w:rsidTr="00884EB0">
        <w:trPr>
          <w:gridAfter w:val="1"/>
          <w:wAfter w:w="270" w:type="dxa"/>
          <w:trHeight w:hRule="exact" w:val="320"/>
        </w:trPr>
        <w:tc>
          <w:tcPr>
            <w:tcW w:w="16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PHYS</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5500</w:t>
            </w:r>
          </w:p>
        </w:tc>
        <w:tc>
          <w:tcPr>
            <w:tcW w:w="6210" w:type="dxa"/>
            <w:gridSpan w:val="2"/>
            <w:tcBorders>
              <w:top w:val="nil"/>
              <w:left w:val="nil"/>
              <w:bottom w:val="nil"/>
              <w:right w:val="nil"/>
            </w:tcBorders>
          </w:tcPr>
          <w:p w:rsidR="009263EC" w:rsidRPr="00FA7AC7" w:rsidRDefault="009263EC" w:rsidP="00884EB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Earth Science</w:t>
            </w:r>
          </w:p>
        </w:tc>
      </w:tr>
    </w:tbl>
    <w:p w:rsidR="009263EC" w:rsidRDefault="009263EC" w:rsidP="009263EC">
      <w:pPr>
        <w:widowControl w:val="0"/>
        <w:autoSpaceDE w:val="0"/>
        <w:autoSpaceDN w:val="0"/>
        <w:adjustRightInd w:val="0"/>
        <w:spacing w:before="2" w:after="0" w:line="120" w:lineRule="exact"/>
        <w:ind w:left="360"/>
        <w:jc w:val="both"/>
        <w:rPr>
          <w:rFonts w:ascii="Times New Roman" w:hAnsi="Times New Roman"/>
          <w:sz w:val="12"/>
          <w:szCs w:val="12"/>
        </w:rPr>
      </w:pPr>
    </w:p>
    <w:p w:rsidR="00FB5121" w:rsidRDefault="00FB5121" w:rsidP="009263EC">
      <w:pPr>
        <w:widowControl w:val="0"/>
        <w:autoSpaceDE w:val="0"/>
        <w:autoSpaceDN w:val="0"/>
        <w:adjustRightInd w:val="0"/>
        <w:spacing w:before="27" w:after="0"/>
        <w:ind w:left="360"/>
        <w:jc w:val="both"/>
        <w:rPr>
          <w:rFonts w:ascii="Times New Roman" w:hAnsi="Times New Roman"/>
          <w:b/>
          <w:bCs/>
          <w:sz w:val="20"/>
          <w:szCs w:val="20"/>
        </w:rPr>
        <w:sectPr w:rsidR="00FB5121" w:rsidSect="00C21518">
          <w:headerReference w:type="even" r:id="rId56"/>
          <w:pgSz w:w="12240" w:h="15840" w:code="1"/>
          <w:pgMar w:top="720" w:right="720" w:bottom="288" w:left="1440" w:header="720" w:footer="288" w:gutter="0"/>
          <w:cols w:space="720"/>
          <w:docGrid w:linePitch="360"/>
        </w:sectPr>
      </w:pPr>
    </w:p>
    <w:p w:rsidR="009263EC" w:rsidRDefault="009263EC" w:rsidP="009263EC">
      <w:pPr>
        <w:widowControl w:val="0"/>
        <w:autoSpaceDE w:val="0"/>
        <w:autoSpaceDN w:val="0"/>
        <w:adjustRightInd w:val="0"/>
        <w:spacing w:before="27" w:after="0"/>
        <w:ind w:left="360"/>
        <w:jc w:val="both"/>
        <w:rPr>
          <w:rFonts w:ascii="Times New Roman" w:hAnsi="Times New Roman"/>
          <w:sz w:val="20"/>
          <w:szCs w:val="20"/>
        </w:rPr>
      </w:pPr>
      <w:r>
        <w:rPr>
          <w:rFonts w:ascii="Times New Roman" w:hAnsi="Times New Roman"/>
          <w:b/>
          <w:bCs/>
          <w:sz w:val="20"/>
          <w:szCs w:val="20"/>
        </w:rPr>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FA7AC7" w:rsidTr="009263EC">
        <w:trPr>
          <w:trHeight w:hRule="exact" w:val="261"/>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SSCI</w:t>
            </w:r>
          </w:p>
        </w:tc>
        <w:tc>
          <w:tcPr>
            <w:tcW w:w="990"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left="180" w:firstLine="0"/>
              <w:jc w:val="both"/>
              <w:rPr>
                <w:rFonts w:ascii="Times New Roman" w:hAnsi="Times New Roman"/>
                <w:sz w:val="24"/>
                <w:szCs w:val="24"/>
              </w:rPr>
            </w:pPr>
            <w:r w:rsidRPr="00FA7AC7">
              <w:rPr>
                <w:rFonts w:ascii="Times New Roman" w:hAnsi="Times New Roman"/>
                <w:sz w:val="20"/>
                <w:szCs w:val="20"/>
              </w:rPr>
              <w:t>5580</w:t>
            </w:r>
          </w:p>
        </w:tc>
        <w:tc>
          <w:tcPr>
            <w:tcW w:w="4083"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left="90" w:firstLine="0"/>
              <w:jc w:val="both"/>
              <w:rPr>
                <w:rFonts w:ascii="Times New Roman" w:hAnsi="Times New Roman"/>
                <w:sz w:val="24"/>
                <w:szCs w:val="24"/>
              </w:rPr>
            </w:pPr>
            <w:r w:rsidRPr="00FA7AC7">
              <w:rPr>
                <w:rFonts w:ascii="Times New Roman" w:hAnsi="Times New Roman"/>
                <w:sz w:val="20"/>
                <w:szCs w:val="20"/>
              </w:rPr>
              <w:t>Social Studies Concepts and Issues</w:t>
            </w:r>
          </w:p>
        </w:tc>
      </w:tr>
      <w:tr w:rsidR="009263EC" w:rsidRPr="00FA7AC7" w:rsidTr="009263EC">
        <w:trPr>
          <w:trHeight w:hRule="exact" w:val="24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MGED</w:t>
            </w:r>
          </w:p>
        </w:tc>
        <w:tc>
          <w:tcPr>
            <w:tcW w:w="99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5581</w:t>
            </w:r>
          </w:p>
        </w:tc>
        <w:tc>
          <w:tcPr>
            <w:tcW w:w="4083"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Methods &amp;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Social Studies</w:t>
            </w:r>
          </w:p>
        </w:tc>
      </w:tr>
      <w:tr w:rsidR="009263EC" w:rsidRPr="00FA7AC7" w:rsidTr="009263EC">
        <w:trPr>
          <w:trHeight w:hRule="exact" w:val="32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SSCI</w:t>
            </w:r>
          </w:p>
        </w:tc>
        <w:tc>
          <w:tcPr>
            <w:tcW w:w="99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5583</w:t>
            </w:r>
          </w:p>
        </w:tc>
        <w:tc>
          <w:tcPr>
            <w:tcW w:w="4083"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Social Studies for Global Understanding</w:t>
            </w:r>
          </w:p>
        </w:tc>
      </w:tr>
    </w:tbl>
    <w:p w:rsidR="009263EC" w:rsidRDefault="009263EC" w:rsidP="009263EC">
      <w:pPr>
        <w:widowControl w:val="0"/>
        <w:autoSpaceDE w:val="0"/>
        <w:autoSpaceDN w:val="0"/>
        <w:adjustRightInd w:val="0"/>
        <w:spacing w:before="1" w:after="0" w:line="110" w:lineRule="exact"/>
        <w:ind w:left="360"/>
        <w:jc w:val="both"/>
        <w:rPr>
          <w:rFonts w:ascii="Times New Roman" w:hAnsi="Times New Roman"/>
          <w:sz w:val="11"/>
          <w:szCs w:val="11"/>
        </w:rPr>
      </w:pPr>
    </w:p>
    <w:p w:rsidR="009263EC" w:rsidRPr="00EB44B6"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D - Resea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ch (Minimum of 6 hours)</w:t>
      </w:r>
      <w:r w:rsidRPr="00EB44B6">
        <w:rPr>
          <w:rFonts w:ascii="Times New Roman" w:hAnsi="Times New Roman"/>
          <w:b/>
          <w:bCs/>
          <w:color w:val="808080" w:themeColor="background1" w:themeShade="80"/>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FA7AC7" w:rsidTr="009263EC">
        <w:trPr>
          <w:trHeight w:hRule="exact" w:val="287"/>
        </w:trPr>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63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5501</w:t>
            </w:r>
          </w:p>
        </w:tc>
        <w:tc>
          <w:tcPr>
            <w:tcW w:w="486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270" w:firstLine="0"/>
              <w:jc w:val="both"/>
              <w:rPr>
                <w:rFonts w:ascii="Times New Roman" w:hAnsi="Times New Roman"/>
                <w:sz w:val="24"/>
                <w:szCs w:val="24"/>
              </w:rPr>
            </w:pPr>
            <w:r w:rsidRPr="00FA7AC7">
              <w:rPr>
                <w:rFonts w:ascii="Times New Roman" w:hAnsi="Times New Roman"/>
                <w:sz w:val="20"/>
                <w:szCs w:val="20"/>
              </w:rPr>
              <w:t>Educational Research</w:t>
            </w:r>
          </w:p>
        </w:tc>
      </w:tr>
      <w:tr w:rsidR="009263EC" w:rsidRPr="00FA7AC7" w:rsidTr="009263EC">
        <w:trPr>
          <w:trHeight w:hRule="exact" w:val="320"/>
        </w:trPr>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3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5500</w:t>
            </w:r>
          </w:p>
        </w:tc>
        <w:tc>
          <w:tcPr>
            <w:tcW w:w="486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Educational Statistics</w:t>
            </w:r>
          </w:p>
        </w:tc>
      </w:tr>
    </w:tbl>
    <w:p w:rsidR="009263EC" w:rsidRDefault="009263EC" w:rsidP="009263EC">
      <w:pPr>
        <w:widowControl w:val="0"/>
        <w:autoSpaceDE w:val="0"/>
        <w:autoSpaceDN w:val="0"/>
        <w:adjustRightInd w:val="0"/>
        <w:spacing w:before="3" w:after="0" w:line="110" w:lineRule="exact"/>
        <w:ind w:left="360"/>
        <w:jc w:val="both"/>
        <w:rPr>
          <w:rFonts w:ascii="Times New Roman" w:hAnsi="Times New Roman"/>
          <w:sz w:val="11"/>
          <w:szCs w:val="11"/>
        </w:rPr>
      </w:pPr>
    </w:p>
    <w:p w:rsidR="009263EC" w:rsidRPr="00EB44B6"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E - Middle Grades Electives (Minimum of 6 hours)</w:t>
      </w:r>
      <w:r w:rsidRPr="00EB44B6">
        <w:rPr>
          <w:rFonts w:ascii="Times New Roman" w:hAnsi="Times New Roman"/>
          <w:b/>
          <w:bCs/>
          <w:color w:val="808080" w:themeColor="background1" w:themeShade="80"/>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FA7AC7" w:rsidTr="009263EC">
        <w:trPr>
          <w:trHeight w:hRule="exact" w:val="287"/>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5502</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Action/Classroom Research</w:t>
            </w:r>
          </w:p>
        </w:tc>
      </w:tr>
      <w:tr w:rsidR="009263EC" w:rsidRPr="00FA7AC7" w:rsidTr="009263EC">
        <w:trPr>
          <w:trHeight w:hRule="exact" w:val="24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5540</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Curriculum Principles</w:t>
            </w:r>
          </w:p>
        </w:tc>
      </w:tr>
      <w:tr w:rsidR="009263EC" w:rsidRPr="00FA7AC7" w:rsidTr="009263EC">
        <w:trPr>
          <w:trHeight w:hRule="exact" w:val="24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PSYC</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5515</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9263EC" w:rsidRPr="00FA7AC7" w:rsidTr="009263EC">
        <w:trPr>
          <w:trHeight w:hRule="exact" w:val="24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5501</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Exceptional Children</w:t>
            </w:r>
          </w:p>
        </w:tc>
      </w:tr>
      <w:tr w:rsidR="009263EC" w:rsidRPr="00FA7AC7" w:rsidTr="009263EC">
        <w:trPr>
          <w:trHeight w:hRule="exact" w:val="26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5547</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Behavioral Management of Exceptional Children</w:t>
            </w:r>
          </w:p>
        </w:tc>
      </w:tr>
    </w:tbl>
    <w:p w:rsidR="009263EC" w:rsidRPr="00D110A5" w:rsidRDefault="009263EC" w:rsidP="009263EC">
      <w:pPr>
        <w:widowControl w:val="0"/>
        <w:autoSpaceDE w:val="0"/>
        <w:autoSpaceDN w:val="0"/>
        <w:adjustRightInd w:val="0"/>
        <w:spacing w:after="0" w:line="200" w:lineRule="exact"/>
        <w:ind w:left="360" w:firstLine="0"/>
        <w:jc w:val="both"/>
        <w:rPr>
          <w:rFonts w:ascii="Times New Roman" w:hAnsi="Times New Roman"/>
          <w:b/>
          <w:sz w:val="20"/>
          <w:szCs w:val="20"/>
        </w:rPr>
      </w:pPr>
      <w:r w:rsidRPr="00D110A5">
        <w:rPr>
          <w:rFonts w:ascii="Times New Roman" w:hAnsi="Times New Roman"/>
          <w:b/>
          <w:spacing w:val="-15"/>
          <w:sz w:val="20"/>
          <w:szCs w:val="20"/>
        </w:rPr>
        <w:t>T</w:t>
      </w:r>
      <w:r w:rsidRPr="00D110A5">
        <w:rPr>
          <w:rFonts w:ascii="Times New Roman" w:hAnsi="Times New Roman"/>
          <w:b/>
          <w:spacing w:val="-2"/>
          <w:sz w:val="20"/>
          <w:szCs w:val="20"/>
        </w:rPr>
        <w:t>ota</w:t>
      </w:r>
      <w:r w:rsidRPr="00D110A5">
        <w:rPr>
          <w:rFonts w:ascii="Times New Roman" w:hAnsi="Times New Roman"/>
          <w:b/>
          <w:sz w:val="20"/>
          <w:szCs w:val="20"/>
        </w:rPr>
        <w:t>l</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Require</w:t>
      </w:r>
      <w:r w:rsidRPr="00D110A5">
        <w:rPr>
          <w:rFonts w:ascii="Times New Roman" w:hAnsi="Times New Roman"/>
          <w:b/>
          <w:sz w:val="20"/>
          <w:szCs w:val="20"/>
        </w:rPr>
        <w:t>d</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Hours......................................................................................................</w:t>
      </w:r>
      <w:r>
        <w:rPr>
          <w:rFonts w:ascii="Times New Roman" w:hAnsi="Times New Roman"/>
          <w:b/>
          <w:spacing w:val="-2"/>
          <w:sz w:val="20"/>
          <w:szCs w:val="20"/>
        </w:rPr>
        <w:t>.................</w:t>
      </w:r>
      <w:r w:rsidRPr="00D110A5">
        <w:rPr>
          <w:rFonts w:ascii="Times New Roman" w:hAnsi="Times New Roman"/>
          <w:b/>
          <w:spacing w:val="-2"/>
          <w:sz w:val="20"/>
          <w:szCs w:val="20"/>
        </w:rPr>
        <w:t>....</w:t>
      </w:r>
      <w:r w:rsidRPr="00D110A5">
        <w:rPr>
          <w:rFonts w:ascii="Times New Roman" w:hAnsi="Times New Roman"/>
          <w:b/>
          <w:spacing w:val="-1"/>
          <w:sz w:val="20"/>
          <w:szCs w:val="20"/>
        </w:rPr>
        <w:t>.</w:t>
      </w:r>
      <w:r w:rsidRPr="00D110A5">
        <w:rPr>
          <w:rFonts w:ascii="Times New Roman" w:hAnsi="Times New Roman"/>
          <w:b/>
          <w:spacing w:val="-2"/>
          <w:sz w:val="20"/>
          <w:szCs w:val="20"/>
        </w:rPr>
        <w:t>.......3</w:t>
      </w:r>
      <w:r w:rsidRPr="00D110A5">
        <w:rPr>
          <w:rFonts w:ascii="Times New Roman" w:hAnsi="Times New Roman"/>
          <w:b/>
          <w:sz w:val="20"/>
          <w:szCs w:val="20"/>
        </w:rPr>
        <w:t>6</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hours</w:t>
      </w:r>
    </w:p>
    <w:p w:rsidR="009263EC" w:rsidRDefault="009263EC" w:rsidP="009263EC">
      <w:pPr>
        <w:widowControl w:val="0"/>
        <w:autoSpaceDE w:val="0"/>
        <w:autoSpaceDN w:val="0"/>
        <w:adjustRightInd w:val="0"/>
        <w:spacing w:before="6" w:after="0" w:line="220" w:lineRule="exact"/>
        <w:ind w:left="360"/>
        <w:jc w:val="both"/>
        <w:rPr>
          <w:rFonts w:ascii="Times New Roman" w:hAnsi="Times New Roman"/>
        </w:rPr>
      </w:pPr>
    </w:p>
    <w:p w:rsidR="009263EC" w:rsidRPr="00EB44B6" w:rsidRDefault="009263EC" w:rsidP="009263EC">
      <w:pPr>
        <w:pStyle w:val="Heading2"/>
        <w:ind w:firstLine="360"/>
        <w:rPr>
          <w:rFonts w:ascii="Times New Roman" w:hAnsi="Times New Roman"/>
          <w:color w:val="808080" w:themeColor="background1" w:themeShade="80"/>
          <w:sz w:val="28"/>
          <w:szCs w:val="28"/>
        </w:rPr>
      </w:pPr>
      <w:bookmarkStart w:id="340" w:name="_Toc294969781"/>
      <w:bookmarkStart w:id="341" w:name="_Toc295897045"/>
      <w:r w:rsidRPr="00EB44B6">
        <w:rPr>
          <w:rFonts w:ascii="Times New Roman" w:hAnsi="Times New Roman"/>
          <w:bCs w:val="0"/>
          <w:color w:val="808080" w:themeColor="background1" w:themeShade="80"/>
          <w:sz w:val="28"/>
          <w:szCs w:val="28"/>
        </w:rPr>
        <w:t>Some</w:t>
      </w:r>
      <w:r w:rsidRPr="00EB44B6">
        <w:rPr>
          <w:rFonts w:ascii="Times New Roman" w:hAnsi="Times New Roman"/>
          <w:bCs w:val="0"/>
          <w:color w:val="808080" w:themeColor="background1" w:themeShade="80"/>
          <w:spacing w:val="-15"/>
          <w:sz w:val="28"/>
          <w:szCs w:val="28"/>
        </w:rPr>
        <w:t xml:space="preserve"> </w:t>
      </w:r>
      <w:r w:rsidRPr="00EB44B6">
        <w:rPr>
          <w:rFonts w:ascii="Times New Roman" w:hAnsi="Times New Roman"/>
          <w:bCs w:val="0"/>
          <w:color w:val="808080" w:themeColor="background1" w:themeShade="80"/>
          <w:sz w:val="28"/>
          <w:szCs w:val="28"/>
        </w:rPr>
        <w:t>Acceptable Courses for</w:t>
      </w:r>
      <w:r w:rsidRPr="00EB44B6">
        <w:rPr>
          <w:rFonts w:ascii="Times New Roman" w:hAnsi="Times New Roman"/>
          <w:bCs w:val="0"/>
          <w:color w:val="808080" w:themeColor="background1" w:themeShade="80"/>
          <w:spacing w:val="-5"/>
          <w:sz w:val="28"/>
          <w:szCs w:val="28"/>
        </w:rPr>
        <w:t xml:space="preserve"> </w:t>
      </w:r>
      <w:r w:rsidRPr="00EB44B6">
        <w:rPr>
          <w:rFonts w:ascii="Times New Roman" w:hAnsi="Times New Roman"/>
          <w:bCs w:val="0"/>
          <w:color w:val="808080" w:themeColor="background1" w:themeShade="80"/>
          <w:sz w:val="28"/>
          <w:szCs w:val="28"/>
        </w:rPr>
        <w:t>Substitutions</w:t>
      </w:r>
      <w:bookmarkEnd w:id="340"/>
      <w:bookmarkEnd w:id="341"/>
    </w:p>
    <w:p w:rsidR="009263EC" w:rsidRDefault="009263EC" w:rsidP="009263EC">
      <w:pPr>
        <w:widowControl w:val="0"/>
        <w:autoSpaceDE w:val="0"/>
        <w:autoSpaceDN w:val="0"/>
        <w:adjustRightInd w:val="0"/>
        <w:spacing w:before="37" w:after="0"/>
        <w:ind w:left="360" w:firstLine="0"/>
        <w:jc w:val="both"/>
        <w:rPr>
          <w:rFonts w:ascii="Times New Roman" w:hAnsi="Times New Roman"/>
          <w:sz w:val="20"/>
          <w:szCs w:val="20"/>
        </w:rPr>
      </w:pPr>
      <w:r>
        <w:rPr>
          <w:rFonts w:ascii="Times New Roman" w:hAnsi="Times New Roman"/>
          <w:sz w:val="20"/>
          <w:szCs w:val="20"/>
        </w:rPr>
        <w:t>(Substitutions must be approved by your advisor)</w:t>
      </w:r>
    </w:p>
    <w:p w:rsidR="009263EC"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sz w:val="20"/>
          <w:szCs w:val="20"/>
        </w:rPr>
      </w:pPr>
      <w:r>
        <w:rPr>
          <w:rFonts w:ascii="Times New Roman" w:hAnsi="Times New Roman"/>
          <w:sz w:val="20"/>
          <w:szCs w:val="20"/>
        </w:rPr>
        <w:t>EDAS</w:t>
      </w:r>
      <w:r>
        <w:rPr>
          <w:rFonts w:ascii="Times New Roman" w:hAnsi="Times New Roman"/>
          <w:sz w:val="20"/>
          <w:szCs w:val="20"/>
        </w:rPr>
        <w:tab/>
        <w:t>5501</w:t>
      </w:r>
      <w:r>
        <w:rPr>
          <w:rFonts w:ascii="Times New Roman" w:hAnsi="Times New Roman"/>
          <w:sz w:val="20"/>
          <w:szCs w:val="20"/>
        </w:rPr>
        <w:tab/>
        <w:t>Introduction to O</w:t>
      </w:r>
      <w:r>
        <w:rPr>
          <w:rFonts w:ascii="Times New Roman" w:hAnsi="Times New Roman"/>
          <w:spacing w:val="-4"/>
          <w:sz w:val="20"/>
          <w:szCs w:val="20"/>
        </w:rPr>
        <w:t>r</w:t>
      </w:r>
      <w:r>
        <w:rPr>
          <w:rFonts w:ascii="Times New Roman" w:hAnsi="Times New Roman"/>
          <w:sz w:val="20"/>
          <w:szCs w:val="20"/>
        </w:rPr>
        <w:t xml:space="preserve">ganizational Leadership (Area E) </w:t>
      </w:r>
    </w:p>
    <w:p w:rsidR="009263EC"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(Area D or E)</w:t>
      </w:r>
    </w:p>
    <w:p w:rsidR="009263EC"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5540</w:t>
      </w:r>
      <w:r>
        <w:rPr>
          <w:rFonts w:ascii="Times New Roman" w:hAnsi="Times New Roman"/>
          <w:sz w:val="20"/>
          <w:szCs w:val="20"/>
        </w:rPr>
        <w:tab/>
        <w:t xml:space="preserve">Curriculum Principles (Area B or E) </w:t>
      </w:r>
    </w:p>
    <w:p w:rsidR="009263EC"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(Area E)</w:t>
      </w:r>
    </w:p>
    <w:p w:rsidR="009263EC"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5000</w:t>
      </w:r>
      <w:r>
        <w:rPr>
          <w:rFonts w:ascii="Times New Roman" w:hAnsi="Times New Roman"/>
          <w:sz w:val="20"/>
          <w:szCs w:val="20"/>
        </w:rPr>
        <w:tab/>
        <w:t>Professional Development for</w:t>
      </w:r>
      <w:r>
        <w:rPr>
          <w:rFonts w:ascii="Times New Roman" w:hAnsi="Times New Roman"/>
          <w:spacing w:val="-11"/>
          <w:sz w:val="20"/>
          <w:szCs w:val="20"/>
        </w:rPr>
        <w:t xml:space="preserve"> </w:t>
      </w:r>
      <w:r>
        <w:rPr>
          <w:rFonts w:ascii="Times New Roman" w:hAnsi="Times New Roman"/>
          <w:sz w:val="20"/>
          <w:szCs w:val="20"/>
        </w:rPr>
        <w:t>Accomplished Educators</w:t>
      </w:r>
    </w:p>
    <w:p w:rsidR="009263EC" w:rsidRDefault="009263EC" w:rsidP="009263EC">
      <w:pPr>
        <w:widowControl w:val="0"/>
        <w:autoSpaceDE w:val="0"/>
        <w:autoSpaceDN w:val="0"/>
        <w:adjustRightInd w:val="0"/>
        <w:spacing w:before="10" w:after="0"/>
        <w:ind w:left="360"/>
        <w:jc w:val="both"/>
        <w:rPr>
          <w:rFonts w:ascii="Times New Roman" w:hAnsi="Times New Roman"/>
          <w:sz w:val="20"/>
          <w:szCs w:val="20"/>
        </w:rPr>
      </w:pPr>
      <w:r>
        <w:rPr>
          <w:rFonts w:ascii="Times New Roman" w:hAnsi="Times New Roman"/>
          <w:sz w:val="20"/>
          <w:szCs w:val="20"/>
        </w:rPr>
        <w:t>*Reading endorsement available.</w:t>
      </w:r>
    </w:p>
    <w:p w:rsidR="009263EC" w:rsidRDefault="009263EC" w:rsidP="009263EC">
      <w:pPr>
        <w:widowControl w:val="0"/>
        <w:autoSpaceDE w:val="0"/>
        <w:autoSpaceDN w:val="0"/>
        <w:adjustRightInd w:val="0"/>
        <w:spacing w:after="0"/>
        <w:ind w:left="720" w:right="180" w:firstLine="0"/>
        <w:jc w:val="both"/>
        <w:rPr>
          <w:rFonts w:ascii="Times New Roman" w:hAnsi="Times New Roman"/>
          <w:sz w:val="20"/>
          <w:szCs w:val="20"/>
        </w:rPr>
      </w:pPr>
    </w:p>
    <w:p w:rsidR="009263EC" w:rsidRDefault="009263EC" w:rsidP="009263EC">
      <w:pPr>
        <w:widowControl w:val="0"/>
        <w:autoSpaceDE w:val="0"/>
        <w:autoSpaceDN w:val="0"/>
        <w:adjustRightInd w:val="0"/>
        <w:spacing w:after="0"/>
        <w:ind w:left="720" w:right="180" w:firstLine="0"/>
        <w:jc w:val="both"/>
        <w:rPr>
          <w:rFonts w:ascii="Times New Roman" w:hAnsi="Times New Roman"/>
          <w:sz w:val="20"/>
          <w:szCs w:val="20"/>
        </w:rPr>
      </w:pPr>
    </w:p>
    <w:p w:rsidR="009263EC" w:rsidRPr="00BB4865" w:rsidRDefault="009263EC" w:rsidP="009263EC">
      <w:pPr>
        <w:pStyle w:val="Heading2"/>
        <w:ind w:left="360" w:right="180" w:firstLine="0"/>
        <w:rPr>
          <w:rFonts w:ascii="Times New Roman" w:hAnsi="Times New Roman" w:cs="Times New Roman"/>
          <w:color w:val="808080" w:themeColor="background1" w:themeShade="80"/>
          <w:sz w:val="28"/>
          <w:szCs w:val="28"/>
        </w:rPr>
      </w:pPr>
      <w:bookmarkStart w:id="342" w:name="_Toc294969782"/>
      <w:bookmarkStart w:id="343" w:name="_Toc295897046"/>
      <w:r w:rsidRPr="00BB4865">
        <w:rPr>
          <w:rFonts w:ascii="Times New Roman" w:hAnsi="Times New Roman" w:cs="Times New Roman"/>
          <w:color w:val="808080" w:themeColor="background1" w:themeShade="80"/>
          <w:sz w:val="28"/>
          <w:szCs w:val="28"/>
        </w:rPr>
        <w:t>COURSE DESCRIPTIONS</w:t>
      </w:r>
      <w:bookmarkEnd w:id="342"/>
      <w:bookmarkEnd w:id="343"/>
    </w:p>
    <w:p w:rsidR="00884EB0"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ARST</w:t>
      </w:r>
      <w:r>
        <w:rPr>
          <w:rFonts w:ascii="Times New Roman" w:hAnsi="Times New Roman"/>
          <w:b/>
          <w:bCs/>
          <w:color w:val="191919"/>
          <w:spacing w:val="-9"/>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Art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9"/>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en...............................................................................3(3-0) </w:t>
      </w:r>
    </w:p>
    <w:p w:rsidR="00884EB0"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Materials</w:t>
      </w:r>
      <w:r>
        <w:rPr>
          <w:rFonts w:ascii="Times New Roman" w:hAnsi="Times New Roman"/>
          <w:color w:val="19191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curricul</w:t>
      </w:r>
      <w:r>
        <w:rPr>
          <w:rFonts w:ascii="Times New Roman" w:hAnsi="Times New Roman"/>
          <w:color w:val="191919"/>
          <w:sz w:val="20"/>
          <w:szCs w:val="20"/>
        </w:rPr>
        <w:t xml:space="preserve">a </w:t>
      </w:r>
      <w:r>
        <w:rPr>
          <w:rFonts w:ascii="Times New Roman" w:hAnsi="Times New Roman"/>
          <w:color w:val="191919"/>
          <w:spacing w:val="1"/>
          <w:sz w:val="20"/>
          <w:szCs w:val="20"/>
        </w:rPr>
        <w:t>fo</w:t>
      </w:r>
      <w:r>
        <w:rPr>
          <w:rFonts w:ascii="Times New Roman" w:hAnsi="Times New Roman"/>
          <w:color w:val="191919"/>
          <w:sz w:val="20"/>
          <w:szCs w:val="20"/>
        </w:rPr>
        <w:t xml:space="preserve">r </w:t>
      </w: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elementar</w:t>
      </w:r>
      <w:r>
        <w:rPr>
          <w:rFonts w:ascii="Times New Roman" w:hAnsi="Times New Roman"/>
          <w:color w:val="191919"/>
          <w:sz w:val="20"/>
          <w:szCs w:val="20"/>
        </w:rPr>
        <w:t xml:space="preserve">y </w:t>
      </w:r>
      <w:r>
        <w:rPr>
          <w:rFonts w:ascii="Times New Roman" w:hAnsi="Times New Roman"/>
          <w:color w:val="191919"/>
          <w:spacing w:val="1"/>
          <w:sz w:val="20"/>
          <w:szCs w:val="20"/>
        </w:rPr>
        <w:t>ar</w:t>
      </w:r>
      <w:r>
        <w:rPr>
          <w:rFonts w:ascii="Times New Roman" w:hAnsi="Times New Roman"/>
          <w:color w:val="191919"/>
          <w:sz w:val="20"/>
          <w:szCs w:val="20"/>
        </w:rPr>
        <w:t xml:space="preserve">t </w:t>
      </w:r>
      <w:r>
        <w:rPr>
          <w:rFonts w:ascii="Times New Roman" w:hAnsi="Times New Roman"/>
          <w:color w:val="191919"/>
          <w:spacing w:val="1"/>
          <w:sz w:val="20"/>
          <w:szCs w:val="20"/>
        </w:rPr>
        <w:t>program</w:t>
      </w:r>
      <w:r>
        <w:rPr>
          <w:rFonts w:ascii="Times New Roman" w:hAnsi="Times New Roman"/>
          <w:color w:val="191919"/>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 xml:space="preserve">s </w:t>
      </w:r>
      <w:r>
        <w:rPr>
          <w:rFonts w:ascii="Times New Roman" w:hAnsi="Times New Roman"/>
          <w:color w:val="191919"/>
          <w:spacing w:val="1"/>
          <w:sz w:val="20"/>
          <w:szCs w:val="20"/>
        </w:rPr>
        <w:t>i</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developing </w:t>
      </w:r>
      <w:r>
        <w:rPr>
          <w:rFonts w:ascii="Times New Roman" w:hAnsi="Times New Roman"/>
          <w:color w:val="191919"/>
          <w:sz w:val="20"/>
          <w:szCs w:val="20"/>
        </w:rPr>
        <w:t>procedures and understanding of media for use in the instruction of children at the elementary level.</w:t>
      </w:r>
    </w:p>
    <w:p w:rsidR="00884EB0"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Language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Childhood............................................3(3-0)</w:t>
      </w:r>
    </w:p>
    <w:p w:rsidR="00884EB0" w:rsidRDefault="00884EB0" w:rsidP="00884EB0">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Focuses on the language arts instructional program for early adolescent students.</w:t>
      </w:r>
    </w:p>
    <w:p w:rsidR="00884EB0"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for 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Education.........................3(3-0) </w:t>
      </w:r>
    </w:p>
    <w:p w:rsidR="00884EB0"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they</w:t>
      </w:r>
      <w:r>
        <w:rPr>
          <w:rFonts w:ascii="Times New Roman" w:hAnsi="Times New Roman"/>
          <w:color w:val="191919"/>
          <w:spacing w:val="-5"/>
          <w:sz w:val="20"/>
          <w:szCs w:val="20"/>
        </w:rPr>
        <w:t xml:space="preserve"> </w:t>
      </w:r>
      <w:r>
        <w:rPr>
          <w:rFonts w:ascii="Times New Roman" w:hAnsi="Times New Roman"/>
          <w:color w:val="191919"/>
          <w:sz w:val="20"/>
          <w:szCs w:val="20"/>
        </w:rPr>
        <w:t>relate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learning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middle</w:t>
      </w:r>
      <w:r>
        <w:rPr>
          <w:rFonts w:ascii="Times New Roman" w:hAnsi="Times New Roman"/>
          <w:color w:val="191919"/>
          <w:spacing w:val="-5"/>
          <w:sz w:val="20"/>
          <w:szCs w:val="20"/>
        </w:rPr>
        <w:t xml:space="preserve"> </w:t>
      </w:r>
      <w:r>
        <w:rPr>
          <w:rFonts w:ascii="Times New Roman" w:hAnsi="Times New Roman"/>
          <w:color w:val="191919"/>
          <w:sz w:val="20"/>
          <w:szCs w:val="20"/>
        </w:rPr>
        <w:t>grade</w:t>
      </w:r>
      <w:r>
        <w:rPr>
          <w:rFonts w:ascii="Times New Roman" w:hAnsi="Times New Roman"/>
          <w:color w:val="191919"/>
          <w:spacing w:val="-5"/>
          <w:sz w:val="20"/>
          <w:szCs w:val="20"/>
        </w:rPr>
        <w:t xml:space="preserve"> </w:t>
      </w:r>
      <w:r>
        <w:rPr>
          <w:rFonts w:ascii="Times New Roman" w:hAnsi="Times New Roman"/>
          <w:color w:val="191919"/>
          <w:sz w:val="20"/>
          <w:szCs w:val="20"/>
        </w:rPr>
        <w:t>mathematics: strategies</w:t>
      </w:r>
      <w:r>
        <w:rPr>
          <w:rFonts w:ascii="Times New Roman" w:hAnsi="Times New Roman"/>
          <w:color w:val="191919"/>
          <w:spacing w:val="1"/>
          <w:sz w:val="20"/>
          <w:szCs w:val="20"/>
        </w:rPr>
        <w:t xml:space="preserve"> </w:t>
      </w:r>
      <w:r>
        <w:rPr>
          <w:rFonts w:ascii="Times New Roman" w:hAnsi="Times New Roman"/>
          <w:color w:val="191919"/>
          <w:sz w:val="20"/>
          <w:szCs w:val="20"/>
        </w:rPr>
        <w:t>and materials,</w:t>
      </w:r>
      <w:r>
        <w:rPr>
          <w:rFonts w:ascii="Times New Roman" w:hAnsi="Times New Roman"/>
          <w:color w:val="191919"/>
          <w:spacing w:val="1"/>
          <w:sz w:val="20"/>
          <w:szCs w:val="20"/>
        </w:rPr>
        <w:t xml:space="preserve"> </w:t>
      </w:r>
      <w:r>
        <w:rPr>
          <w:rFonts w:ascii="Times New Roman" w:hAnsi="Times New Roman"/>
          <w:color w:val="191919"/>
          <w:sz w:val="20"/>
          <w:szCs w:val="20"/>
        </w:rPr>
        <w:t>the child's mathematical</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and understanding and assessment.</w:t>
      </w:r>
    </w:p>
    <w:p w:rsidR="00884EB0"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of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Mathematics............3(3-0)</w:t>
      </w:r>
    </w:p>
    <w:p w:rsidR="00884EB0" w:rsidRDefault="00884EB0" w:rsidP="00884EB0">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Instructional materials and evaluation in teaching mathematics in the middle school.</w:t>
      </w:r>
    </w:p>
    <w:p w:rsidR="00884EB0" w:rsidRDefault="00884EB0" w:rsidP="00884EB0">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MGE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553</w:t>
      </w:r>
      <w:r>
        <w:rPr>
          <w:rFonts w:ascii="Times New Roman" w:hAnsi="Times New Roman"/>
          <w:b/>
          <w:bCs/>
          <w:color w:val="191919"/>
          <w:sz w:val="20"/>
          <w:szCs w:val="20"/>
        </w:rPr>
        <w:t>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opic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Schoo</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Mathematic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Curriculum.....................................................3(3-0)</w:t>
      </w:r>
    </w:p>
    <w:p w:rsidR="00884EB0" w:rsidRDefault="00884EB0" w:rsidP="00884EB0">
      <w:pPr>
        <w:widowControl w:val="0"/>
        <w:autoSpaceDE w:val="0"/>
        <w:autoSpaceDN w:val="0"/>
        <w:adjustRightInd w:val="0"/>
        <w:spacing w:before="26" w:after="0"/>
        <w:ind w:left="360" w:right="180" w:firstLine="0"/>
        <w:jc w:val="both"/>
        <w:rPr>
          <w:rFonts w:ascii="Times New Roman" w:hAnsi="Times New Roman"/>
          <w:color w:val="000000"/>
          <w:sz w:val="20"/>
          <w:szCs w:val="20"/>
        </w:rPr>
      </w:pPr>
      <w:r>
        <w:rPr>
          <w:rFonts w:ascii="Times New Roman" w:hAnsi="Times New Roman"/>
          <w:color w:val="191919"/>
          <w:sz w:val="20"/>
          <w:szCs w:val="20"/>
        </w:rPr>
        <w:t>In-depth</w:t>
      </w:r>
      <w:r>
        <w:rPr>
          <w:rFonts w:ascii="Times New Roman" w:hAnsi="Times New Roman"/>
          <w:color w:val="191919"/>
          <w:spacing w:val="3"/>
          <w:sz w:val="20"/>
          <w:szCs w:val="20"/>
        </w:rPr>
        <w:t xml:space="preserve"> </w:t>
      </w:r>
      <w:r>
        <w:rPr>
          <w:rFonts w:ascii="Times New Roman" w:hAnsi="Times New Roman"/>
          <w:color w:val="191919"/>
          <w:sz w:val="20"/>
          <w:szCs w:val="20"/>
        </w:rPr>
        <w:t>study</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one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two</w:t>
      </w:r>
      <w:r>
        <w:rPr>
          <w:rFonts w:ascii="Times New Roman" w:hAnsi="Times New Roman"/>
          <w:color w:val="191919"/>
          <w:spacing w:val="3"/>
          <w:sz w:val="20"/>
          <w:szCs w:val="20"/>
        </w:rPr>
        <w:t xml:space="preserve"> </w:t>
      </w:r>
      <w:r>
        <w:rPr>
          <w:rFonts w:ascii="Times New Roman" w:hAnsi="Times New Roman"/>
          <w:color w:val="191919"/>
          <w:sz w:val="20"/>
          <w:szCs w:val="20"/>
        </w:rPr>
        <w:t>topics</w:t>
      </w:r>
      <w:r>
        <w:rPr>
          <w:rFonts w:ascii="Times New Roman" w:hAnsi="Times New Roman"/>
          <w:color w:val="191919"/>
          <w:spacing w:val="3"/>
          <w:sz w:val="20"/>
          <w:szCs w:val="20"/>
        </w:rPr>
        <w:t xml:space="preserve"> </w:t>
      </w:r>
      <w:r>
        <w:rPr>
          <w:rFonts w:ascii="Times New Roman" w:hAnsi="Times New Roman"/>
          <w:color w:val="191919"/>
          <w:sz w:val="20"/>
          <w:szCs w:val="20"/>
        </w:rPr>
        <w:t>which</w:t>
      </w:r>
      <w:r>
        <w:rPr>
          <w:rFonts w:ascii="Times New Roman" w:hAnsi="Times New Roman"/>
          <w:color w:val="191919"/>
          <w:spacing w:val="3"/>
          <w:sz w:val="20"/>
          <w:szCs w:val="20"/>
        </w:rPr>
        <w:t xml:space="preserve"> </w:t>
      </w:r>
      <w:r>
        <w:rPr>
          <w:rFonts w:ascii="Times New Roman" w:hAnsi="Times New Roman"/>
          <w:color w:val="191919"/>
          <w:sz w:val="20"/>
          <w:szCs w:val="20"/>
        </w:rPr>
        <w:t>are</w:t>
      </w:r>
      <w:r>
        <w:rPr>
          <w:rFonts w:ascii="Times New Roman" w:hAnsi="Times New Roman"/>
          <w:color w:val="191919"/>
          <w:spacing w:val="3"/>
          <w:sz w:val="20"/>
          <w:szCs w:val="20"/>
        </w:rPr>
        <w:t xml:space="preserve"> </w:t>
      </w:r>
      <w:r>
        <w:rPr>
          <w:rFonts w:ascii="Times New Roman" w:hAnsi="Times New Roman"/>
          <w:color w:val="191919"/>
          <w:sz w:val="20"/>
          <w:szCs w:val="20"/>
        </w:rPr>
        <w:t>included</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mathematics</w:t>
      </w:r>
      <w:r>
        <w:rPr>
          <w:rFonts w:ascii="Times New Roman" w:hAnsi="Times New Roman"/>
          <w:color w:val="191919"/>
          <w:spacing w:val="3"/>
          <w:sz w:val="20"/>
          <w:szCs w:val="20"/>
        </w:rPr>
        <w:t xml:space="preserve"> </w:t>
      </w:r>
      <w:r>
        <w:rPr>
          <w:rFonts w:ascii="Times New Roman" w:hAnsi="Times New Roman"/>
          <w:color w:val="191919"/>
          <w:sz w:val="20"/>
          <w:szCs w:val="20"/>
        </w:rPr>
        <w:t>curriculum. May be repeated for credit when topics change.</w:t>
      </w:r>
    </w:p>
    <w:p w:rsidR="00884EB0"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 xml:space="preserve">Mathematics......................................................3(3-0) </w:t>
      </w:r>
    </w:p>
    <w:p w:rsidR="00884EB0"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w:t>
      </w:r>
      <w:r>
        <w:rPr>
          <w:rFonts w:ascii="Times New Roman" w:hAnsi="Times New Roman"/>
          <w:color w:val="191919"/>
          <w:spacing w:val="-4"/>
          <w:sz w:val="20"/>
          <w:szCs w:val="20"/>
        </w:rPr>
        <w:t xml:space="preserve"> </w:t>
      </w:r>
      <w:r>
        <w:rPr>
          <w:rFonts w:ascii="Times New Roman" w:hAnsi="Times New Roman"/>
          <w:color w:val="191919"/>
          <w:sz w:val="20"/>
          <w:szCs w:val="20"/>
        </w:rPr>
        <w:t>integrated</w:t>
      </w:r>
      <w:r>
        <w:rPr>
          <w:rFonts w:ascii="Times New Roman" w:hAnsi="Times New Roman"/>
          <w:color w:val="191919"/>
          <w:spacing w:val="-4"/>
          <w:sz w:val="20"/>
          <w:szCs w:val="20"/>
        </w:rPr>
        <w:t xml:space="preserve"> </w:t>
      </w:r>
      <w:r>
        <w:rPr>
          <w:rFonts w:ascii="Times New Roman" w:hAnsi="Times New Roman"/>
          <w:color w:val="191919"/>
          <w:sz w:val="20"/>
          <w:szCs w:val="20"/>
        </w:rPr>
        <w:t>approach</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content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methods</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teaching</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topics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mathematics</w:t>
      </w:r>
      <w:r>
        <w:rPr>
          <w:rFonts w:ascii="Times New Roman" w:hAnsi="Times New Roman"/>
          <w:color w:val="191919"/>
          <w:spacing w:val="-4"/>
          <w:sz w:val="20"/>
          <w:szCs w:val="20"/>
        </w:rPr>
        <w:t xml:space="preserve"> </w:t>
      </w:r>
      <w:r>
        <w:rPr>
          <w:rFonts w:ascii="Times New Roman" w:hAnsi="Times New Roman"/>
          <w:color w:val="191919"/>
          <w:sz w:val="20"/>
          <w:szCs w:val="20"/>
        </w:rPr>
        <w:t>appropriate</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childhood</w:t>
      </w:r>
      <w:r>
        <w:rPr>
          <w:rFonts w:ascii="Times New Roman" w:hAnsi="Times New Roman"/>
          <w:color w:val="191919"/>
          <w:spacing w:val="1"/>
          <w:sz w:val="20"/>
          <w:szCs w:val="20"/>
        </w:rPr>
        <w:t xml:space="preserve"> </w:t>
      </w:r>
      <w:r>
        <w:rPr>
          <w:rFonts w:ascii="Times New Roman" w:hAnsi="Times New Roman"/>
          <w:color w:val="191919"/>
          <w:sz w:val="20"/>
          <w:szCs w:val="20"/>
        </w:rPr>
        <w:t>curriculum.</w:t>
      </w:r>
      <w:r>
        <w:rPr>
          <w:rFonts w:ascii="Times New Roman" w:hAnsi="Times New Roman"/>
          <w:color w:val="191919"/>
          <w:spacing w:val="-10"/>
          <w:sz w:val="20"/>
          <w:szCs w:val="20"/>
        </w:rPr>
        <w:t xml:space="preserve"> </w:t>
      </w:r>
      <w:r>
        <w:rPr>
          <w:rFonts w:ascii="Times New Roman" w:hAnsi="Times New Roman"/>
          <w:color w:val="191919"/>
          <w:sz w:val="20"/>
          <w:szCs w:val="20"/>
        </w:rPr>
        <w:t>An</w:t>
      </w:r>
      <w:r>
        <w:rPr>
          <w:rFonts w:ascii="Times New Roman" w:hAnsi="Times New Roman"/>
          <w:color w:val="191919"/>
          <w:spacing w:val="1"/>
          <w:sz w:val="20"/>
          <w:szCs w:val="20"/>
        </w:rPr>
        <w:t xml:space="preserve"> </w:t>
      </w:r>
      <w:r>
        <w:rPr>
          <w:rFonts w:ascii="Times New Roman" w:hAnsi="Times New Roman"/>
          <w:color w:val="191919"/>
          <w:sz w:val="20"/>
          <w:szCs w:val="20"/>
        </w:rPr>
        <w:t>in-depth</w:t>
      </w:r>
      <w:r>
        <w:rPr>
          <w:rFonts w:ascii="Times New Roman" w:hAnsi="Times New Roman"/>
          <w:color w:val="191919"/>
          <w:spacing w:val="1"/>
          <w:sz w:val="20"/>
          <w:szCs w:val="20"/>
        </w:rPr>
        <w:t xml:space="preserve"> </w:t>
      </w:r>
      <w:r>
        <w:rPr>
          <w:rFonts w:ascii="Times New Roman" w:hAnsi="Times New Roman"/>
          <w:color w:val="191919"/>
          <w:sz w:val="20"/>
          <w:szCs w:val="20"/>
        </w:rPr>
        <w:t>investigation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selected</w:t>
      </w:r>
      <w:r>
        <w:rPr>
          <w:rFonts w:ascii="Times New Roman" w:hAnsi="Times New Roman"/>
          <w:color w:val="191919"/>
          <w:spacing w:val="1"/>
          <w:sz w:val="20"/>
          <w:szCs w:val="20"/>
        </w:rPr>
        <w:t xml:space="preserve"> </w:t>
      </w:r>
      <w:r>
        <w:rPr>
          <w:rFonts w:ascii="Times New Roman" w:hAnsi="Times New Roman"/>
          <w:color w:val="191919"/>
          <w:sz w:val="20"/>
          <w:szCs w:val="20"/>
        </w:rPr>
        <w:t>topics</w:t>
      </w:r>
      <w:r>
        <w:rPr>
          <w:rFonts w:ascii="Times New Roman" w:hAnsi="Times New Roman"/>
          <w:color w:val="191919"/>
          <w:spacing w:val="1"/>
          <w:sz w:val="20"/>
          <w:szCs w:val="20"/>
        </w:rPr>
        <w:t xml:space="preserve"> </w:t>
      </w:r>
      <w:r>
        <w:rPr>
          <w:rFonts w:ascii="Times New Roman" w:hAnsi="Times New Roman"/>
          <w:color w:val="191919"/>
          <w:sz w:val="20"/>
          <w:szCs w:val="20"/>
        </w:rPr>
        <w:t>including number theor</w:t>
      </w:r>
      <w:r>
        <w:rPr>
          <w:rFonts w:ascii="Times New Roman" w:hAnsi="Times New Roman"/>
          <w:color w:val="191919"/>
          <w:spacing w:val="-13"/>
          <w:sz w:val="20"/>
          <w:szCs w:val="20"/>
        </w:rPr>
        <w:t>y</w:t>
      </w:r>
      <w:r>
        <w:rPr>
          <w:rFonts w:ascii="Times New Roman" w:hAnsi="Times New Roman"/>
          <w:color w:val="191919"/>
          <w:sz w:val="20"/>
          <w:szCs w:val="20"/>
        </w:rPr>
        <w:t>, graphs, measurement, problem-solving, applications, calculators and assessment materials and techniques.</w:t>
      </w:r>
    </w:p>
    <w:p w:rsidR="00884EB0"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Curriculum</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Needs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Student..................3(3-0)</w:t>
      </w:r>
    </w:p>
    <w:p w:rsidR="00884EB0"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integrate</w:t>
      </w:r>
      <w:r>
        <w:rPr>
          <w:rFonts w:ascii="Times New Roman" w:hAnsi="Times New Roman"/>
          <w:color w:val="191919"/>
          <w:sz w:val="20"/>
          <w:szCs w:val="20"/>
        </w:rPr>
        <w:t xml:space="preserve">d </w:t>
      </w:r>
      <w:r>
        <w:rPr>
          <w:rFonts w:ascii="Times New Roman" w:hAnsi="Times New Roman"/>
          <w:color w:val="191919"/>
          <w:spacing w:val="1"/>
          <w:sz w:val="20"/>
          <w:szCs w:val="20"/>
        </w:rPr>
        <w:t>in-dept</w:t>
      </w:r>
      <w:r>
        <w:rPr>
          <w:rFonts w:ascii="Times New Roman" w:hAnsi="Times New Roman"/>
          <w:color w:val="191919"/>
          <w:sz w:val="20"/>
          <w:szCs w:val="20"/>
        </w:rPr>
        <w:t xml:space="preserve">h </w:t>
      </w: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middl</w:t>
      </w:r>
      <w:r>
        <w:rPr>
          <w:rFonts w:ascii="Times New Roman" w:hAnsi="Times New Roman"/>
          <w:color w:val="191919"/>
          <w:sz w:val="20"/>
          <w:szCs w:val="20"/>
        </w:rPr>
        <w:t xml:space="preserve">e </w:t>
      </w:r>
      <w:r>
        <w:rPr>
          <w:rFonts w:ascii="Times New Roman" w:hAnsi="Times New Roman"/>
          <w:color w:val="191919"/>
          <w:spacing w:val="1"/>
          <w:sz w:val="20"/>
          <w:szCs w:val="20"/>
        </w:rPr>
        <w:t>grade</w:t>
      </w:r>
      <w:r>
        <w:rPr>
          <w:rFonts w:ascii="Times New Roman" w:hAnsi="Times New Roman"/>
          <w:color w:val="191919"/>
          <w:sz w:val="20"/>
          <w:szCs w:val="20"/>
        </w:rPr>
        <w:t xml:space="preserve">s </w:t>
      </w:r>
      <w:r>
        <w:rPr>
          <w:rFonts w:ascii="Times New Roman" w:hAnsi="Times New Roman"/>
          <w:color w:val="191919"/>
          <w:spacing w:val="1"/>
          <w:sz w:val="20"/>
          <w:szCs w:val="20"/>
        </w:rPr>
        <w:t>childre</w:t>
      </w:r>
      <w:r>
        <w:rPr>
          <w:rFonts w:ascii="Times New Roman" w:hAnsi="Times New Roman"/>
          <w:color w:val="191919"/>
          <w:sz w:val="20"/>
          <w:szCs w:val="20"/>
        </w:rPr>
        <w:t xml:space="preserve">n </w:t>
      </w:r>
      <w:r>
        <w:rPr>
          <w:rFonts w:ascii="Times New Roman" w:hAnsi="Times New Roman"/>
          <w:color w:val="191919"/>
          <w:spacing w:val="1"/>
          <w:sz w:val="20"/>
          <w:szCs w:val="20"/>
        </w:rPr>
        <w:t>wit</w:t>
      </w:r>
      <w:r>
        <w:rPr>
          <w:rFonts w:ascii="Times New Roman" w:hAnsi="Times New Roman"/>
          <w:color w:val="191919"/>
          <w:sz w:val="20"/>
          <w:szCs w:val="20"/>
        </w:rPr>
        <w:t xml:space="preserve">h </w:t>
      </w:r>
      <w:r>
        <w:rPr>
          <w:rFonts w:ascii="Times New Roman" w:hAnsi="Times New Roman"/>
          <w:color w:val="191919"/>
          <w:spacing w:val="1"/>
          <w:sz w:val="20"/>
          <w:szCs w:val="20"/>
        </w:rPr>
        <w:t>particula</w:t>
      </w:r>
      <w:r>
        <w:rPr>
          <w:rFonts w:ascii="Times New Roman" w:hAnsi="Times New Roman"/>
          <w:color w:val="191919"/>
          <w:sz w:val="20"/>
          <w:szCs w:val="20"/>
        </w:rPr>
        <w:t xml:space="preserve">r </w:t>
      </w:r>
      <w:r>
        <w:rPr>
          <w:rFonts w:ascii="Times New Roman" w:hAnsi="Times New Roman"/>
          <w:color w:val="191919"/>
          <w:spacing w:val="1"/>
          <w:sz w:val="20"/>
          <w:szCs w:val="20"/>
        </w:rPr>
        <w:t>referenc</w:t>
      </w:r>
      <w:r>
        <w:rPr>
          <w:rFonts w:ascii="Times New Roman" w:hAnsi="Times New Roman"/>
          <w:color w:val="191919"/>
          <w:sz w:val="20"/>
          <w:szCs w:val="20"/>
        </w:rPr>
        <w:t xml:space="preserve">e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 xml:space="preserve">their </w:t>
      </w:r>
      <w:r>
        <w:rPr>
          <w:rFonts w:ascii="Times New Roman" w:hAnsi="Times New Roman"/>
          <w:color w:val="191919"/>
          <w:sz w:val="20"/>
          <w:szCs w:val="20"/>
        </w:rPr>
        <w:t>unique characteristics and needs. Selected topics will cover the historical development of the middle school, program goals, principles of curriculum development,</w:t>
      </w:r>
      <w:r>
        <w:rPr>
          <w:rFonts w:ascii="Times New Roman" w:hAnsi="Times New Roman"/>
          <w:color w:val="191919"/>
          <w:spacing w:val="1"/>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design of the middle school, instructional strategies and multiple authentic assessments.</w:t>
      </w:r>
    </w:p>
    <w:p w:rsidR="00884EB0"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Science...................................................3(3-0)</w:t>
      </w:r>
    </w:p>
    <w:p w:rsidR="00884EB0"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Activities are selected from the newer curricula projects to give students an overview of each one</w:t>
      </w:r>
      <w:r>
        <w:rPr>
          <w:rFonts w:ascii="Times New Roman" w:hAnsi="Times New Roman"/>
          <w:color w:val="191919"/>
          <w:spacing w:val="-4"/>
          <w:sz w:val="20"/>
          <w:szCs w:val="20"/>
        </w:rPr>
        <w:t xml:space="preserve"> </w:t>
      </w:r>
      <w:r>
        <w:rPr>
          <w:rFonts w:ascii="Times New Roman" w:hAnsi="Times New Roman"/>
          <w:color w:val="191919"/>
          <w:sz w:val="20"/>
          <w:szCs w:val="20"/>
        </w:rPr>
        <w:t>at</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grade</w:t>
      </w:r>
      <w:r>
        <w:rPr>
          <w:rFonts w:ascii="Times New Roman" w:hAnsi="Times New Roman"/>
          <w:color w:val="191919"/>
          <w:spacing w:val="-4"/>
          <w:sz w:val="20"/>
          <w:szCs w:val="20"/>
        </w:rPr>
        <w:t xml:space="preserve"> </w:t>
      </w:r>
      <w:r>
        <w:rPr>
          <w:rFonts w:ascii="Times New Roman" w:hAnsi="Times New Roman"/>
          <w:color w:val="191919"/>
          <w:sz w:val="20"/>
          <w:szCs w:val="20"/>
        </w:rPr>
        <w:t>levels.</w:t>
      </w:r>
      <w:r>
        <w:rPr>
          <w:rFonts w:ascii="Times New Roman" w:hAnsi="Times New Roman"/>
          <w:color w:val="191919"/>
          <w:spacing w:val="-8"/>
          <w:sz w:val="20"/>
          <w:szCs w:val="20"/>
        </w:rPr>
        <w:t xml:space="preserve"> </w:t>
      </w:r>
      <w:r>
        <w:rPr>
          <w:rFonts w:ascii="Times New Roman" w:hAnsi="Times New Roman"/>
          <w:color w:val="191919"/>
          <w:sz w:val="20"/>
          <w:szCs w:val="20"/>
        </w:rPr>
        <w:t>These</w:t>
      </w:r>
      <w:r>
        <w:rPr>
          <w:rFonts w:ascii="Times New Roman" w:hAnsi="Times New Roman"/>
          <w:color w:val="191919"/>
          <w:spacing w:val="-4"/>
          <w:sz w:val="20"/>
          <w:szCs w:val="20"/>
        </w:rPr>
        <w:t xml:space="preserve"> </w:t>
      </w:r>
      <w:r>
        <w:rPr>
          <w:rFonts w:ascii="Times New Roman" w:hAnsi="Times New Roman"/>
          <w:color w:val="191919"/>
          <w:sz w:val="20"/>
          <w:szCs w:val="20"/>
        </w:rPr>
        <w:t>activities</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from</w:t>
      </w:r>
      <w:r>
        <w:rPr>
          <w:rFonts w:ascii="Times New Roman" w:hAnsi="Times New Roman"/>
          <w:color w:val="191919"/>
          <w:spacing w:val="-4"/>
          <w:sz w:val="20"/>
          <w:szCs w:val="20"/>
        </w:rPr>
        <w:t xml:space="preserve"> </w:t>
      </w:r>
      <w:r>
        <w:rPr>
          <w:rFonts w:ascii="Times New Roman" w:hAnsi="Times New Roman"/>
          <w:color w:val="191919"/>
          <w:sz w:val="20"/>
          <w:szCs w:val="20"/>
        </w:rPr>
        <w:t>environmental</w:t>
      </w:r>
      <w:r>
        <w:rPr>
          <w:rFonts w:ascii="Times New Roman" w:hAnsi="Times New Roman"/>
          <w:color w:val="191919"/>
          <w:spacing w:val="-4"/>
          <w:sz w:val="20"/>
          <w:szCs w:val="20"/>
        </w:rPr>
        <w:t xml:space="preserve"> </w:t>
      </w:r>
      <w:r>
        <w:rPr>
          <w:rFonts w:ascii="Times New Roman" w:hAnsi="Times New Roman"/>
          <w:color w:val="191919"/>
          <w:sz w:val="20"/>
          <w:szCs w:val="20"/>
        </w:rPr>
        <w:t>science;</w:t>
      </w:r>
      <w:r>
        <w:rPr>
          <w:rFonts w:ascii="Times New Roman" w:hAnsi="Times New Roman"/>
          <w:color w:val="191919"/>
          <w:spacing w:val="-4"/>
          <w:sz w:val="20"/>
          <w:szCs w:val="20"/>
        </w:rPr>
        <w:t xml:space="preserve"> </w:t>
      </w:r>
      <w:r>
        <w:rPr>
          <w:rFonts w:ascii="Times New Roman" w:hAnsi="Times New Roman"/>
          <w:color w:val="191919"/>
          <w:sz w:val="20"/>
          <w:szCs w:val="20"/>
        </w:rPr>
        <w:t>early</w:t>
      </w:r>
      <w:r>
        <w:rPr>
          <w:rFonts w:ascii="Times New Roman" w:hAnsi="Times New Roman"/>
          <w:color w:val="191919"/>
          <w:spacing w:val="-4"/>
          <w:sz w:val="20"/>
          <w:szCs w:val="20"/>
        </w:rPr>
        <w:t xml:space="preserve"> </w:t>
      </w:r>
      <w:r>
        <w:rPr>
          <w:rFonts w:ascii="Times New Roman" w:hAnsi="Times New Roman"/>
          <w:color w:val="191919"/>
          <w:sz w:val="20"/>
          <w:szCs w:val="20"/>
        </w:rPr>
        <w:t>science curriculum project; science curriculum improvement study; science: a process approach; elementary  science; and others.</w:t>
      </w:r>
    </w:p>
    <w:p w:rsidR="00884EB0"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Studies.......................................3(3-0)</w:t>
      </w:r>
    </w:p>
    <w:p w:rsidR="00884EB0"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 xml:space="preserve">s </w:t>
      </w:r>
      <w:r>
        <w:rPr>
          <w:rFonts w:ascii="Times New Roman" w:hAnsi="Times New Roman"/>
          <w:color w:val="191919"/>
          <w:spacing w:val="1"/>
          <w:sz w:val="20"/>
          <w:szCs w:val="20"/>
        </w:rPr>
        <w:t>cours</w:t>
      </w:r>
      <w:r>
        <w:rPr>
          <w:rFonts w:ascii="Times New Roman" w:hAnsi="Times New Roman"/>
          <w:color w:val="191919"/>
          <w:sz w:val="20"/>
          <w:szCs w:val="20"/>
        </w:rPr>
        <w:t xml:space="preserve">e </w:t>
      </w:r>
      <w:r>
        <w:rPr>
          <w:rFonts w:ascii="Times New Roman" w:hAnsi="Times New Roman"/>
          <w:color w:val="191919"/>
          <w:spacing w:val="1"/>
          <w:sz w:val="20"/>
          <w:szCs w:val="20"/>
        </w:rPr>
        <w:t>cover</w:t>
      </w:r>
      <w:r>
        <w:rPr>
          <w:rFonts w:ascii="Times New Roman" w:hAnsi="Times New Roman"/>
          <w:color w:val="191919"/>
          <w:sz w:val="20"/>
          <w:szCs w:val="20"/>
        </w:rPr>
        <w:t xml:space="preserve">s </w:t>
      </w:r>
      <w:r>
        <w:rPr>
          <w:rFonts w:ascii="Times New Roman" w:hAnsi="Times New Roman"/>
          <w:color w:val="191919"/>
          <w:spacing w:val="1"/>
          <w:sz w:val="20"/>
          <w:szCs w:val="20"/>
        </w:rPr>
        <w:t>instructiona</w:t>
      </w:r>
      <w:r>
        <w:rPr>
          <w:rFonts w:ascii="Times New Roman" w:hAnsi="Times New Roman"/>
          <w:color w:val="191919"/>
          <w:sz w:val="20"/>
          <w:szCs w:val="20"/>
        </w:rPr>
        <w:t>l</w:t>
      </w:r>
      <w:r>
        <w:rPr>
          <w:rFonts w:ascii="Times New Roman" w:hAnsi="Times New Roman"/>
          <w:color w:val="191919"/>
          <w:spacing w:val="1"/>
          <w:sz w:val="20"/>
          <w:szCs w:val="20"/>
        </w:rPr>
        <w:t xml:space="preserve"> procedures</w:t>
      </w:r>
      <w:r>
        <w:rPr>
          <w:rFonts w:ascii="Times New Roman" w:hAnsi="Times New Roman"/>
          <w:color w:val="191919"/>
          <w:sz w:val="20"/>
          <w:szCs w:val="20"/>
        </w:rPr>
        <w:t>,</w:t>
      </w:r>
      <w:r>
        <w:rPr>
          <w:rFonts w:ascii="Times New Roman" w:hAnsi="Times New Roman"/>
          <w:color w:val="191919"/>
          <w:spacing w:val="1"/>
          <w:sz w:val="20"/>
          <w:szCs w:val="20"/>
        </w:rPr>
        <w:t xml:space="preserve"> material</w:t>
      </w:r>
      <w:r>
        <w:rPr>
          <w:rFonts w:ascii="Times New Roman" w:hAnsi="Times New Roman"/>
          <w:color w:val="191919"/>
          <w:sz w:val="20"/>
          <w:szCs w:val="20"/>
        </w:rPr>
        <w:t>s</w:t>
      </w:r>
      <w:r>
        <w:rPr>
          <w:rFonts w:ascii="Times New Roman" w:hAnsi="Times New Roman"/>
          <w:color w:val="191919"/>
          <w:spacing w:val="1"/>
          <w:sz w:val="20"/>
          <w:szCs w:val="20"/>
        </w:rPr>
        <w:t xml:space="preserve"> an</w:t>
      </w:r>
      <w:r>
        <w:rPr>
          <w:rFonts w:ascii="Times New Roman" w:hAnsi="Times New Roman"/>
          <w:color w:val="191919"/>
          <w:sz w:val="20"/>
          <w:szCs w:val="20"/>
        </w:rPr>
        <w:t xml:space="preserve">d </w:t>
      </w:r>
      <w:r>
        <w:rPr>
          <w:rFonts w:ascii="Times New Roman" w:hAnsi="Times New Roman"/>
          <w:color w:val="191919"/>
          <w:spacing w:val="1"/>
          <w:sz w:val="20"/>
          <w:szCs w:val="20"/>
        </w:rPr>
        <w:t>evaluatio</w:t>
      </w:r>
      <w:r>
        <w:rPr>
          <w:rFonts w:ascii="Times New Roman" w:hAnsi="Times New Roman"/>
          <w:color w:val="191919"/>
          <w:sz w:val="20"/>
          <w:szCs w:val="20"/>
        </w:rPr>
        <w:t>n</w:t>
      </w:r>
      <w:r>
        <w:rPr>
          <w:rFonts w:ascii="Times New Roman" w:hAnsi="Times New Roman"/>
          <w:color w:val="191919"/>
          <w:spacing w:val="1"/>
          <w:sz w:val="20"/>
          <w:szCs w:val="20"/>
        </w:rPr>
        <w:t xml:space="preserve"> i</w:t>
      </w:r>
      <w:r>
        <w:rPr>
          <w:rFonts w:ascii="Times New Roman" w:hAnsi="Times New Roman"/>
          <w:color w:val="191919"/>
          <w:sz w:val="20"/>
          <w:szCs w:val="20"/>
        </w:rPr>
        <w:t xml:space="preserve">n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1"/>
          <w:sz w:val="20"/>
          <w:szCs w:val="20"/>
        </w:rPr>
        <w:t xml:space="preserve"> socia</w:t>
      </w:r>
      <w:r>
        <w:rPr>
          <w:rFonts w:ascii="Times New Roman" w:hAnsi="Times New Roman"/>
          <w:color w:val="191919"/>
          <w:sz w:val="20"/>
          <w:szCs w:val="20"/>
        </w:rPr>
        <w:t>l</w:t>
      </w:r>
      <w:r>
        <w:rPr>
          <w:rFonts w:ascii="Times New Roman" w:hAnsi="Times New Roman"/>
          <w:color w:val="191919"/>
          <w:spacing w:val="1"/>
          <w:sz w:val="20"/>
          <w:szCs w:val="20"/>
        </w:rPr>
        <w:t xml:space="preserve"> sci</w:t>
      </w:r>
      <w:r>
        <w:rPr>
          <w:rFonts w:ascii="Times New Roman" w:hAnsi="Times New Roman"/>
          <w:color w:val="191919"/>
          <w:sz w:val="20"/>
          <w:szCs w:val="20"/>
        </w:rPr>
        <w:t>ences.</w:t>
      </w:r>
    </w:p>
    <w:p w:rsidR="00884EB0"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Issues....................................................................3(3-0)</w:t>
      </w:r>
    </w:p>
    <w:p w:rsidR="00884EB0"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 application of basic social science concepts, skills and processes to the analysis of critical social</w:t>
      </w:r>
      <w:r>
        <w:rPr>
          <w:rFonts w:ascii="Times New Roman" w:hAnsi="Times New Roman"/>
          <w:color w:val="191919"/>
          <w:spacing w:val="6"/>
          <w:sz w:val="20"/>
          <w:szCs w:val="20"/>
        </w:rPr>
        <w:t xml:space="preserve"> </w:t>
      </w:r>
      <w:r>
        <w:rPr>
          <w:rFonts w:ascii="Times New Roman" w:hAnsi="Times New Roman"/>
          <w:color w:val="191919"/>
          <w:sz w:val="20"/>
          <w:szCs w:val="20"/>
        </w:rPr>
        <w:t>issues.</w:t>
      </w:r>
      <w:r>
        <w:rPr>
          <w:rFonts w:ascii="Times New Roman" w:hAnsi="Times New Roman"/>
          <w:color w:val="191919"/>
          <w:spacing w:val="-5"/>
          <w:sz w:val="20"/>
          <w:szCs w:val="20"/>
        </w:rPr>
        <w:t xml:space="preserve"> </w:t>
      </w:r>
      <w:r>
        <w:rPr>
          <w:rFonts w:ascii="Times New Roman" w:hAnsi="Times New Roman"/>
          <w:color w:val="191919"/>
          <w:sz w:val="20"/>
          <w:szCs w:val="20"/>
        </w:rPr>
        <w:t>An</w:t>
      </w:r>
      <w:r>
        <w:rPr>
          <w:rFonts w:ascii="Times New Roman" w:hAnsi="Times New Roman"/>
          <w:color w:val="191919"/>
          <w:spacing w:val="6"/>
          <w:sz w:val="20"/>
          <w:szCs w:val="20"/>
        </w:rPr>
        <w:t xml:space="preserve"> </w:t>
      </w:r>
      <w:r>
        <w:rPr>
          <w:rFonts w:ascii="Times New Roman" w:hAnsi="Times New Roman"/>
          <w:color w:val="191919"/>
          <w:sz w:val="20"/>
          <w:szCs w:val="20"/>
        </w:rPr>
        <w:t>interdisciplinar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6"/>
          <w:sz w:val="20"/>
          <w:szCs w:val="20"/>
        </w:rPr>
        <w:t xml:space="preserve"> </w:t>
      </w:r>
      <w:r>
        <w:rPr>
          <w:rFonts w:ascii="Times New Roman" w:hAnsi="Times New Roman"/>
          <w:color w:val="191919"/>
          <w:sz w:val="20"/>
          <w:szCs w:val="20"/>
        </w:rPr>
        <w:t>analytic</w:t>
      </w:r>
      <w:r>
        <w:rPr>
          <w:rFonts w:ascii="Times New Roman" w:hAnsi="Times New Roman"/>
          <w:color w:val="191919"/>
          <w:spacing w:val="6"/>
          <w:sz w:val="20"/>
          <w:szCs w:val="20"/>
        </w:rPr>
        <w:t xml:space="preserve"> </w:t>
      </w:r>
      <w:r>
        <w:rPr>
          <w:rFonts w:ascii="Times New Roman" w:hAnsi="Times New Roman"/>
          <w:color w:val="191919"/>
          <w:sz w:val="20"/>
          <w:szCs w:val="20"/>
        </w:rPr>
        <w:t>approach</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defining,</w:t>
      </w:r>
      <w:r>
        <w:rPr>
          <w:rFonts w:ascii="Times New Roman" w:hAnsi="Times New Roman"/>
          <w:color w:val="191919"/>
          <w:spacing w:val="6"/>
          <w:sz w:val="20"/>
          <w:szCs w:val="20"/>
        </w:rPr>
        <w:t xml:space="preserve"> </w:t>
      </w:r>
      <w:r>
        <w:rPr>
          <w:rFonts w:ascii="Times New Roman" w:hAnsi="Times New Roman"/>
          <w:color w:val="191919"/>
          <w:sz w:val="20"/>
          <w:szCs w:val="20"/>
        </w:rPr>
        <w:t>analyzing</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evaluating</w:t>
      </w:r>
      <w:r>
        <w:rPr>
          <w:rFonts w:ascii="Times New Roman" w:hAnsi="Times New Roman"/>
          <w:color w:val="191919"/>
          <w:spacing w:val="6"/>
          <w:sz w:val="20"/>
          <w:szCs w:val="20"/>
        </w:rPr>
        <w:t xml:space="preserve"> </w:t>
      </w:r>
      <w:r>
        <w:rPr>
          <w:rFonts w:ascii="Times New Roman" w:hAnsi="Times New Roman"/>
          <w:color w:val="191919"/>
          <w:sz w:val="20"/>
          <w:szCs w:val="20"/>
        </w:rPr>
        <w:t>al- ternative solutions to local, national and international issues will be undertaken.</w:t>
      </w:r>
    </w:p>
    <w:p w:rsidR="00884EB0"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Her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Cultu</w:t>
      </w:r>
      <w:r>
        <w:rPr>
          <w:rFonts w:ascii="Times New Roman" w:hAnsi="Times New Roman"/>
          <w:b/>
          <w:bCs/>
          <w:color w:val="191919"/>
          <w:spacing w:val="-4"/>
          <w:sz w:val="20"/>
          <w:szCs w:val="20"/>
        </w:rPr>
        <w:t>r</w:t>
      </w:r>
      <w:r>
        <w:rPr>
          <w:rFonts w:ascii="Times New Roman" w:hAnsi="Times New Roman"/>
          <w:b/>
          <w:bCs/>
          <w:color w:val="191919"/>
          <w:sz w:val="20"/>
          <w:szCs w:val="20"/>
        </w:rPr>
        <w:t>e..................................................................3(3-0)</w:t>
      </w:r>
    </w:p>
    <w:p w:rsidR="00884EB0"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social</w:t>
      </w:r>
      <w:r>
        <w:rPr>
          <w:rFonts w:ascii="Times New Roman" w:hAnsi="Times New Roman"/>
          <w:color w:val="191919"/>
          <w:sz w:val="20"/>
          <w:szCs w:val="20"/>
        </w:rPr>
        <w:t xml:space="preserve">, </w:t>
      </w:r>
      <w:r>
        <w:rPr>
          <w:rFonts w:ascii="Times New Roman" w:hAnsi="Times New Roman"/>
          <w:color w:val="191919"/>
          <w:spacing w:val="1"/>
          <w:sz w:val="20"/>
          <w:szCs w:val="20"/>
        </w:rPr>
        <w:t>political</w:t>
      </w:r>
      <w:r>
        <w:rPr>
          <w:rFonts w:ascii="Times New Roman" w:hAnsi="Times New Roman"/>
          <w:color w:val="191919"/>
          <w:sz w:val="20"/>
          <w:szCs w:val="20"/>
        </w:rPr>
        <w:t xml:space="preserve">, </w:t>
      </w:r>
      <w:r>
        <w:rPr>
          <w:rFonts w:ascii="Times New Roman" w:hAnsi="Times New Roman"/>
          <w:color w:val="191919"/>
          <w:spacing w:val="1"/>
          <w:sz w:val="20"/>
          <w:szCs w:val="20"/>
        </w:rPr>
        <w:t>geographic</w:t>
      </w:r>
      <w:r>
        <w:rPr>
          <w:rFonts w:ascii="Times New Roman" w:hAnsi="Times New Roman"/>
          <w:color w:val="191919"/>
          <w:sz w:val="20"/>
          <w:szCs w:val="20"/>
        </w:rPr>
        <w:t xml:space="preserve">, </w:t>
      </w:r>
      <w:r>
        <w:rPr>
          <w:rFonts w:ascii="Times New Roman" w:hAnsi="Times New Roman"/>
          <w:color w:val="191919"/>
          <w:spacing w:val="1"/>
          <w:sz w:val="20"/>
          <w:szCs w:val="20"/>
        </w:rPr>
        <w:t>economi</w:t>
      </w:r>
      <w:r>
        <w:rPr>
          <w:rFonts w:ascii="Times New Roman" w:hAnsi="Times New Roman"/>
          <w:color w:val="191919"/>
          <w:sz w:val="20"/>
          <w:szCs w:val="20"/>
        </w:rPr>
        <w:t xml:space="preserve">c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technologica</w:t>
      </w:r>
      <w:r>
        <w:rPr>
          <w:rFonts w:ascii="Times New Roman" w:hAnsi="Times New Roman"/>
          <w:color w:val="191919"/>
          <w:sz w:val="20"/>
          <w:szCs w:val="20"/>
        </w:rPr>
        <w:t xml:space="preserve">l </w:t>
      </w:r>
      <w:r>
        <w:rPr>
          <w:rFonts w:ascii="Times New Roman" w:hAnsi="Times New Roman"/>
          <w:color w:val="191919"/>
          <w:spacing w:val="1"/>
          <w:sz w:val="20"/>
          <w:szCs w:val="20"/>
        </w:rPr>
        <w:t>force</w:t>
      </w:r>
      <w:r>
        <w:rPr>
          <w:rFonts w:ascii="Times New Roman" w:hAnsi="Times New Roman"/>
          <w:color w:val="191919"/>
          <w:sz w:val="20"/>
          <w:szCs w:val="20"/>
        </w:rPr>
        <w:t xml:space="preserve">s </w:t>
      </w:r>
      <w:r>
        <w:rPr>
          <w:rFonts w:ascii="Times New Roman" w:hAnsi="Times New Roman"/>
          <w:color w:val="191919"/>
          <w:spacing w:val="1"/>
          <w:sz w:val="20"/>
          <w:szCs w:val="20"/>
        </w:rPr>
        <w:t>tha</w:t>
      </w:r>
      <w:r>
        <w:rPr>
          <w:rFonts w:ascii="Times New Roman" w:hAnsi="Times New Roman"/>
          <w:color w:val="191919"/>
          <w:sz w:val="20"/>
          <w:szCs w:val="20"/>
        </w:rPr>
        <w:t xml:space="preserve">t </w:t>
      </w:r>
      <w:r>
        <w:rPr>
          <w:rFonts w:ascii="Times New Roman" w:hAnsi="Times New Roman"/>
          <w:color w:val="191919"/>
          <w:spacing w:val="1"/>
          <w:sz w:val="20"/>
          <w:szCs w:val="20"/>
        </w:rPr>
        <w:t>shap</w:t>
      </w:r>
      <w:r>
        <w:rPr>
          <w:rFonts w:ascii="Times New Roman" w:hAnsi="Times New Roman"/>
          <w:color w:val="191919"/>
          <w:sz w:val="20"/>
          <w:szCs w:val="20"/>
        </w:rPr>
        <w:t xml:space="preserve">e </w:t>
      </w:r>
      <w:r>
        <w:rPr>
          <w:rFonts w:ascii="Times New Roman" w:hAnsi="Times New Roman"/>
          <w:color w:val="191919"/>
          <w:spacing w:val="1"/>
          <w:sz w:val="20"/>
          <w:szCs w:val="20"/>
        </w:rPr>
        <w:t xml:space="preserve">the </w:t>
      </w:r>
      <w:r>
        <w:rPr>
          <w:rFonts w:ascii="Times New Roman" w:hAnsi="Times New Roman"/>
          <w:color w:val="191919"/>
          <w:sz w:val="20"/>
          <w:szCs w:val="20"/>
        </w:rPr>
        <w:t>child's world. Emphasis on the concomitant skills of the presentation of relevant information about such forces.</w:t>
      </w:r>
    </w:p>
    <w:p w:rsidR="00884EB0"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SSC</w:t>
      </w:r>
      <w:r>
        <w:rPr>
          <w:rFonts w:ascii="Times New Roman" w:hAnsi="Times New Roman"/>
          <w:b/>
          <w:bCs/>
          <w:color w:val="191919"/>
          <w:sz w:val="20"/>
          <w:szCs w:val="20"/>
        </w:rPr>
        <w:t>I</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558</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Socia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Studie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Globa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Understanding............................................................3(3-0)</w:t>
      </w:r>
    </w:p>
    <w:p w:rsidR="00884EB0"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science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concept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relate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globa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perspectiv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b</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explore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throug</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methodologies </w:t>
      </w:r>
      <w:r>
        <w:rPr>
          <w:rFonts w:ascii="Times New Roman" w:hAnsi="Times New Roman"/>
          <w:color w:val="191919"/>
          <w:sz w:val="20"/>
          <w:szCs w:val="20"/>
        </w:rPr>
        <w:t>of history and the social sciences. Students will be encouraged to clarify their own values regarding a global perspective of education.</w:t>
      </w:r>
    </w:p>
    <w:p w:rsidR="00884EB0"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Law-Related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884EB0"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Presentation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information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assist</w:t>
      </w:r>
      <w:r>
        <w:rPr>
          <w:rFonts w:ascii="Times New Roman" w:hAnsi="Times New Roman"/>
          <w:color w:val="191919"/>
          <w:spacing w:val="-5"/>
          <w:sz w:val="20"/>
          <w:szCs w:val="20"/>
        </w:rPr>
        <w:t xml:space="preserve"> </w:t>
      </w:r>
      <w:r>
        <w:rPr>
          <w:rFonts w:ascii="Times New Roman" w:hAnsi="Times New Roman"/>
          <w:color w:val="191919"/>
          <w:sz w:val="20"/>
          <w:szCs w:val="20"/>
        </w:rPr>
        <w:t>students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law-related</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Pr>
          <w:rFonts w:ascii="Times New Roman" w:hAnsi="Times New Roman"/>
          <w:color w:val="191919"/>
          <w:sz w:val="20"/>
          <w:szCs w:val="20"/>
        </w:rPr>
        <w:t>criminal justice, crime resistance, consumer litigation, famil</w:t>
      </w:r>
      <w:r>
        <w:rPr>
          <w:rFonts w:ascii="Times New Roman" w:hAnsi="Times New Roman"/>
          <w:color w:val="191919"/>
          <w:spacing w:val="-13"/>
          <w:sz w:val="20"/>
          <w:szCs w:val="20"/>
        </w:rPr>
        <w:t>y</w:t>
      </w:r>
      <w:r>
        <w:rPr>
          <w:rFonts w:ascii="Times New Roman" w:hAnsi="Times New Roman"/>
          <w:color w:val="191919"/>
          <w:sz w:val="20"/>
          <w:szCs w:val="20"/>
        </w:rPr>
        <w:t>, juvenile and school la</w:t>
      </w:r>
      <w:r>
        <w:rPr>
          <w:rFonts w:ascii="Times New Roman" w:hAnsi="Times New Roman"/>
          <w:color w:val="191919"/>
          <w:spacing w:val="-13"/>
          <w:sz w:val="20"/>
          <w:szCs w:val="20"/>
        </w:rPr>
        <w:t>w</w:t>
      </w:r>
      <w:r>
        <w:rPr>
          <w:rFonts w:ascii="Times New Roman" w:hAnsi="Times New Roman"/>
          <w:color w:val="191919"/>
          <w:sz w:val="20"/>
          <w:szCs w:val="20"/>
        </w:rPr>
        <w:t>.</w:t>
      </w:r>
    </w:p>
    <w:p w:rsidR="009263EC" w:rsidRDefault="009263EC" w:rsidP="00884EB0">
      <w:pPr>
        <w:widowControl w:val="0"/>
        <w:autoSpaceDE w:val="0"/>
        <w:autoSpaceDN w:val="0"/>
        <w:adjustRightInd w:val="0"/>
        <w:spacing w:after="0" w:line="227" w:lineRule="exact"/>
        <w:ind w:left="360" w:right="180" w:firstLine="0"/>
        <w:jc w:val="both"/>
        <w:rPr>
          <w:rFonts w:ascii="Times New Roman" w:hAnsi="Times New Roman"/>
          <w:color w:val="191919"/>
          <w:sz w:val="20"/>
          <w:szCs w:val="20"/>
        </w:rPr>
      </w:pPr>
    </w:p>
    <w:p w:rsidR="009263EC" w:rsidRDefault="009263EC" w:rsidP="009263EC">
      <w:pPr>
        <w:widowControl w:val="0"/>
        <w:autoSpaceDE w:val="0"/>
        <w:autoSpaceDN w:val="0"/>
        <w:adjustRightInd w:val="0"/>
        <w:spacing w:after="0"/>
        <w:ind w:left="360" w:right="180" w:firstLine="0"/>
        <w:jc w:val="both"/>
        <w:rPr>
          <w:rFonts w:ascii="Times New Roman" w:hAnsi="Times New Roman"/>
          <w:sz w:val="20"/>
          <w:szCs w:val="20"/>
        </w:rPr>
      </w:pPr>
    </w:p>
    <w:p w:rsidR="009263EC" w:rsidRDefault="009263EC" w:rsidP="009263EC">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hAnsi="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hAnsi="Times New Roman"/>
          <w:sz w:val="20"/>
          <w:szCs w:val="20"/>
        </w:rPr>
      </w:pPr>
    </w:p>
    <w:p w:rsidR="009263EC" w:rsidRPr="009263EC" w:rsidRDefault="009263EC" w:rsidP="009263EC">
      <w:pPr>
        <w:pStyle w:val="Heading1"/>
        <w:spacing w:before="0"/>
        <w:ind w:left="360" w:right="180" w:firstLine="0"/>
        <w:rPr>
          <w:rFonts w:ascii="Impact" w:hAnsi="Impact" w:cs="Impact"/>
          <w:color w:val="808080" w:themeColor="background1" w:themeShade="80"/>
          <w:sz w:val="44"/>
          <w:szCs w:val="44"/>
        </w:rPr>
      </w:pPr>
      <w:bookmarkStart w:id="344" w:name="_Toc294969788"/>
      <w:bookmarkStart w:id="345" w:name="_Toc295897047"/>
      <w:r w:rsidRPr="009263EC">
        <w:rPr>
          <w:rFonts w:ascii="Impact" w:hAnsi="Impact" w:cs="Impact"/>
          <w:color w:val="808080" w:themeColor="background1" w:themeShade="80"/>
          <w:sz w:val="56"/>
          <w:szCs w:val="56"/>
        </w:rPr>
        <w:t>S</w:t>
      </w:r>
      <w:r w:rsidRPr="009263EC">
        <w:rPr>
          <w:rFonts w:ascii="Impact" w:hAnsi="Impact" w:cs="Impact"/>
          <w:color w:val="808080" w:themeColor="background1" w:themeShade="80"/>
          <w:sz w:val="44"/>
          <w:szCs w:val="44"/>
        </w:rPr>
        <w:t>CIENCE</w:t>
      </w:r>
      <w:r w:rsidRPr="009263EC">
        <w:rPr>
          <w:rFonts w:ascii="Impact" w:hAnsi="Impact" w:cs="Impact"/>
          <w:color w:val="808080" w:themeColor="background1" w:themeShade="80"/>
          <w:spacing w:val="1"/>
          <w:sz w:val="44"/>
          <w:szCs w:val="44"/>
        </w:rPr>
        <w:t xml:space="preserve"> </w:t>
      </w:r>
      <w:r w:rsidRPr="009263EC">
        <w:rPr>
          <w:rFonts w:ascii="Impact" w:hAnsi="Impact" w:cs="Impact"/>
          <w:color w:val="808080" w:themeColor="background1" w:themeShade="80"/>
          <w:sz w:val="56"/>
          <w:szCs w:val="56"/>
        </w:rPr>
        <w:t>E</w:t>
      </w:r>
      <w:r w:rsidRPr="009263EC">
        <w:rPr>
          <w:rFonts w:ascii="Impact" w:hAnsi="Impact" w:cs="Impact"/>
          <w:color w:val="808080" w:themeColor="background1" w:themeShade="80"/>
          <w:sz w:val="44"/>
          <w:szCs w:val="44"/>
        </w:rPr>
        <w:t>DUC</w:t>
      </w:r>
      <w:r w:rsidRPr="009263EC">
        <w:rPr>
          <w:rFonts w:ascii="Impact" w:hAnsi="Impact" w:cs="Impact"/>
          <w:color w:val="808080" w:themeColor="background1" w:themeShade="80"/>
          <w:spacing w:val="-24"/>
          <w:sz w:val="44"/>
          <w:szCs w:val="44"/>
        </w:rPr>
        <w:t>A</w:t>
      </w:r>
      <w:r w:rsidRPr="009263EC">
        <w:rPr>
          <w:rFonts w:ascii="Impact" w:hAnsi="Impact" w:cs="Impact"/>
          <w:color w:val="808080" w:themeColor="background1" w:themeShade="80"/>
          <w:sz w:val="44"/>
          <w:szCs w:val="44"/>
        </w:rPr>
        <w:t>TION</w:t>
      </w:r>
      <w:bookmarkEnd w:id="344"/>
      <w:bookmarkEnd w:id="345"/>
    </w:p>
    <w:p w:rsidR="009263EC" w:rsidRPr="009263EC" w:rsidRDefault="009263EC" w:rsidP="009263EC">
      <w:pPr>
        <w:spacing w:after="0"/>
        <w:ind w:left="360" w:right="180" w:firstLine="360"/>
        <w:jc w:val="both"/>
        <w:rPr>
          <w:rFonts w:ascii="Times New Roman" w:eastAsia="SimSun" w:hAnsi="Times New Roman" w:cs="Times New Roman"/>
          <w:sz w:val="20"/>
          <w:szCs w:val="20"/>
        </w:rPr>
      </w:pPr>
      <w:r w:rsidRPr="009263EC">
        <w:rPr>
          <w:rFonts w:ascii="Times New Roman" w:eastAsia="SimSun" w:hAnsi="Times New Roman" w:cs="Times New Roman"/>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9263EC" w:rsidRDefault="009263EC" w:rsidP="009263EC">
      <w:pPr>
        <w:spacing w:after="0"/>
        <w:ind w:left="360" w:right="180" w:firstLine="360"/>
        <w:jc w:val="both"/>
        <w:rPr>
          <w:rFonts w:ascii="Times New Roman" w:eastAsia="SimSun" w:hAnsi="Times New Roman" w:cs="Times New Roman"/>
          <w:sz w:val="20"/>
          <w:szCs w:val="20"/>
        </w:rPr>
      </w:pPr>
      <w:r w:rsidRPr="009263EC">
        <w:rPr>
          <w:rFonts w:ascii="Times New Roman" w:eastAsia="SimSun" w:hAnsi="Times New Roman" w:cs="Times New Roman"/>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9263EC" w:rsidRDefault="009263EC" w:rsidP="009263EC">
      <w:pPr>
        <w:spacing w:after="0"/>
        <w:ind w:left="360" w:right="180"/>
        <w:jc w:val="both"/>
        <w:rPr>
          <w:rFonts w:ascii="Times New Roman" w:eastAsia="SimSun" w:hAnsi="Times New Roman" w:cs="Times New Roman"/>
          <w:sz w:val="20"/>
          <w:szCs w:val="20"/>
        </w:rPr>
      </w:pPr>
    </w:p>
    <w:p w:rsidR="009263EC" w:rsidRPr="009263EC" w:rsidRDefault="009263EC" w:rsidP="009263EC">
      <w:pPr>
        <w:spacing w:after="0"/>
        <w:ind w:left="360" w:right="180" w:firstLine="360"/>
        <w:jc w:val="both"/>
        <w:rPr>
          <w:rFonts w:ascii="Times New Roman" w:eastAsia="SimSun" w:hAnsi="Times New Roman" w:cs="Times New Roman"/>
          <w:sz w:val="20"/>
          <w:szCs w:val="20"/>
        </w:rPr>
      </w:pPr>
      <w:r w:rsidRPr="009263EC">
        <w:rPr>
          <w:rFonts w:ascii="Times New Roman" w:eastAsia="SimSun" w:hAnsi="Times New Roman" w:cs="Times New Roman"/>
          <w:sz w:val="20"/>
          <w:szCs w:val="20"/>
        </w:rPr>
        <w:t>The goals of the Department of Natural Sciences are as follows:</w:t>
      </w:r>
    </w:p>
    <w:p w:rsidR="009263EC" w:rsidRPr="009263EC" w:rsidRDefault="009263EC" w:rsidP="009263EC">
      <w:pPr>
        <w:spacing w:after="0"/>
        <w:ind w:left="360" w:right="180"/>
        <w:jc w:val="both"/>
        <w:rPr>
          <w:rFonts w:ascii="Times New Roman" w:eastAsia="SimSun" w:hAnsi="Times New Roman" w:cs="Times New Roman"/>
          <w:sz w:val="20"/>
          <w:szCs w:val="20"/>
        </w:rPr>
      </w:pPr>
    </w:p>
    <w:p w:rsidR="009263EC" w:rsidRPr="009263EC" w:rsidRDefault="009263EC" w:rsidP="00BB4865">
      <w:pPr>
        <w:pStyle w:val="BalloonText"/>
        <w:numPr>
          <w:ilvl w:val="0"/>
          <w:numId w:val="31"/>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help students understand the basic concepts and principles inherent in the body of knowledge of science.</w:t>
      </w:r>
    </w:p>
    <w:p w:rsidR="009263EC" w:rsidRPr="009263EC" w:rsidRDefault="009263EC" w:rsidP="00BB4865">
      <w:pPr>
        <w:pStyle w:val="BalloonText"/>
        <w:numPr>
          <w:ilvl w:val="0"/>
          <w:numId w:val="31"/>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allow students the opportunity to become familiar with and comfortable using the scientific method.</w:t>
      </w:r>
    </w:p>
    <w:p w:rsidR="009263EC" w:rsidRPr="009263EC" w:rsidRDefault="009263EC" w:rsidP="00BB4865">
      <w:pPr>
        <w:pStyle w:val="BalloonText"/>
        <w:numPr>
          <w:ilvl w:val="0"/>
          <w:numId w:val="31"/>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help develop rational thinking in our students. (Science is a cognitive tool used in all intellectual endeavors).</w:t>
      </w:r>
    </w:p>
    <w:p w:rsidR="009263EC" w:rsidRPr="009263EC" w:rsidRDefault="009263EC" w:rsidP="00BB4865">
      <w:pPr>
        <w:pStyle w:val="BalloonText"/>
        <w:numPr>
          <w:ilvl w:val="0"/>
          <w:numId w:val="31"/>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 xml:space="preserve">To sensitize the future citizenry concerning the role that science and technology play in modern </w:t>
      </w:r>
      <w:r w:rsidRPr="009263EC">
        <w:rPr>
          <w:rFonts w:ascii="Times New Roman" w:hAnsi="Times New Roman"/>
          <w:sz w:val="20"/>
          <w:szCs w:val="20"/>
        </w:rPr>
        <w:t xml:space="preserve"> </w:t>
      </w:r>
      <w:r w:rsidRPr="009263EC">
        <w:rPr>
          <w:rFonts w:ascii="Times New Roman" w:eastAsia="Calibri" w:hAnsi="Times New Roman" w:cs="Times New Roman"/>
          <w:sz w:val="20"/>
          <w:szCs w:val="20"/>
        </w:rPr>
        <w:t>society to foster interests, appreciation, positive attitude and cultural values in harmony with the scientific enterprise.</w:t>
      </w:r>
    </w:p>
    <w:p w:rsidR="009263EC" w:rsidRPr="009263EC" w:rsidRDefault="009263EC" w:rsidP="00BB4865">
      <w:pPr>
        <w:pStyle w:val="BalloonText"/>
        <w:numPr>
          <w:ilvl w:val="0"/>
          <w:numId w:val="31"/>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prepare students for entrance into graduate  and professional schools.</w:t>
      </w:r>
    </w:p>
    <w:p w:rsidR="009263EC" w:rsidRPr="009263EC" w:rsidRDefault="009263EC" w:rsidP="00BB4865">
      <w:pPr>
        <w:pStyle w:val="BalloonText"/>
        <w:numPr>
          <w:ilvl w:val="0"/>
          <w:numId w:val="31"/>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prepare students for professional employment in the sciences, including teaching biology and chemistry.</w:t>
      </w:r>
      <w:r w:rsidRPr="009263EC">
        <w:rPr>
          <w:rFonts w:ascii="Times New Roman" w:hAnsi="Times New Roman"/>
          <w:sz w:val="20"/>
          <w:szCs w:val="20"/>
        </w:rPr>
        <w:t xml:space="preserve"> </w:t>
      </w:r>
      <w:r w:rsidRPr="009263EC">
        <w:rPr>
          <w:rFonts w:ascii="Times New Roman" w:eastAsia="Calibri" w:hAnsi="Times New Roman" w:cs="Times New Roman"/>
          <w:sz w:val="20"/>
          <w:szCs w:val="20"/>
        </w:rPr>
        <w:t>The degree requires 36 semester hours, with 18 hours in the cognate field.</w:t>
      </w:r>
    </w:p>
    <w:p w:rsidR="009263EC" w:rsidRPr="009263EC" w:rsidRDefault="009263EC" w:rsidP="009263EC">
      <w:pPr>
        <w:spacing w:after="0"/>
        <w:ind w:left="900" w:right="180"/>
        <w:jc w:val="both"/>
        <w:rPr>
          <w:rFonts w:ascii="Times New Roman" w:eastAsia="SimSun" w:hAnsi="Times New Roman" w:cs="Times New Roman"/>
          <w:sz w:val="20"/>
          <w:szCs w:val="20"/>
        </w:rPr>
      </w:pPr>
    </w:p>
    <w:p w:rsidR="009263EC" w:rsidRPr="009263EC" w:rsidRDefault="009263EC" w:rsidP="009263EC">
      <w:pPr>
        <w:pStyle w:val="Heading2"/>
        <w:spacing w:before="0"/>
        <w:ind w:left="360" w:right="180" w:firstLine="0"/>
        <w:rPr>
          <w:rFonts w:ascii="Times New Roman" w:eastAsia="SimSun" w:hAnsi="Times New Roman" w:cs="Times New Roman"/>
          <w:color w:val="808080" w:themeColor="background1" w:themeShade="80"/>
          <w:sz w:val="32"/>
          <w:szCs w:val="32"/>
        </w:rPr>
      </w:pPr>
      <w:bookmarkStart w:id="346" w:name="_Toc294969789"/>
      <w:bookmarkStart w:id="347" w:name="_Toc295897048"/>
      <w:r w:rsidRPr="009263EC">
        <w:rPr>
          <w:rFonts w:ascii="Times New Roman" w:eastAsia="SimSun" w:hAnsi="Times New Roman" w:cs="Times New Roman"/>
          <w:color w:val="808080" w:themeColor="background1" w:themeShade="80"/>
          <w:sz w:val="32"/>
          <w:szCs w:val="32"/>
        </w:rPr>
        <w:t>Comprehensive Examination</w:t>
      </w:r>
      <w:bookmarkEnd w:id="346"/>
      <w:bookmarkEnd w:id="347"/>
    </w:p>
    <w:p w:rsidR="009263EC" w:rsidRPr="009263EC" w:rsidRDefault="009263EC" w:rsidP="009263EC">
      <w:pPr>
        <w:spacing w:after="0"/>
        <w:ind w:left="360" w:right="180"/>
        <w:jc w:val="both"/>
        <w:rPr>
          <w:rFonts w:ascii="Times New Roman" w:eastAsia="SimSun" w:hAnsi="Times New Roman" w:cs="Times New Roman"/>
          <w:sz w:val="20"/>
          <w:szCs w:val="20"/>
        </w:rPr>
      </w:pPr>
    </w:p>
    <w:p w:rsidR="009263EC" w:rsidRPr="009263EC" w:rsidRDefault="009263EC" w:rsidP="009263EC">
      <w:pPr>
        <w:spacing w:after="0"/>
        <w:ind w:left="360" w:right="180" w:firstLine="360"/>
        <w:jc w:val="both"/>
        <w:rPr>
          <w:rFonts w:ascii="Times New Roman" w:eastAsia="SimSun" w:hAnsi="Times New Roman" w:cs="Times New Roman"/>
          <w:sz w:val="20"/>
          <w:szCs w:val="20"/>
        </w:rPr>
      </w:pPr>
      <w:r w:rsidRPr="009263EC">
        <w:rPr>
          <w:rFonts w:ascii="Times New Roman" w:eastAsia="SimSun" w:hAnsi="Times New Roman" w:cs="Times New Roman"/>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9263EC" w:rsidRDefault="009263EC" w:rsidP="009263EC">
      <w:pPr>
        <w:spacing w:after="0"/>
        <w:ind w:left="360" w:right="180" w:firstLine="360"/>
        <w:jc w:val="both"/>
        <w:rPr>
          <w:rFonts w:ascii="Times New Roman" w:eastAsia="SimSun" w:hAnsi="Times New Roman" w:cs="Times New Roman"/>
          <w:sz w:val="20"/>
          <w:szCs w:val="20"/>
        </w:rPr>
      </w:pPr>
      <w:r w:rsidRPr="009263EC">
        <w:rPr>
          <w:rFonts w:ascii="Times New Roman" w:eastAsia="SimSun" w:hAnsi="Times New Roman" w:cs="Times New Roman"/>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9263EC" w:rsidRDefault="009263EC" w:rsidP="009263EC">
      <w:pPr>
        <w:widowControl w:val="0"/>
        <w:autoSpaceDE w:val="0"/>
        <w:autoSpaceDN w:val="0"/>
        <w:adjustRightInd w:val="0"/>
        <w:spacing w:before="17" w:after="0" w:line="200" w:lineRule="exact"/>
        <w:ind w:left="360" w:right="180" w:firstLine="0"/>
        <w:rPr>
          <w:rFonts w:ascii="Times New Roman" w:hAnsi="Times New Roman"/>
          <w:sz w:val="20"/>
          <w:szCs w:val="20"/>
        </w:rPr>
      </w:pPr>
    </w:p>
    <w:p w:rsidR="00FB5121" w:rsidRDefault="00FB5121" w:rsidP="009263EC">
      <w:pPr>
        <w:pStyle w:val="Heading2"/>
        <w:ind w:left="360" w:right="180" w:firstLine="0"/>
        <w:rPr>
          <w:rFonts w:ascii="Times New Roman" w:hAnsi="Times New Roman"/>
          <w:bCs w:val="0"/>
          <w:color w:val="808080" w:themeColor="background1" w:themeShade="80"/>
          <w:sz w:val="32"/>
          <w:szCs w:val="32"/>
        </w:rPr>
        <w:sectPr w:rsidR="00FB5121" w:rsidSect="00C21518">
          <w:headerReference w:type="even" r:id="rId57"/>
          <w:pgSz w:w="12240" w:h="15840" w:code="1"/>
          <w:pgMar w:top="720" w:right="720" w:bottom="288" w:left="1440" w:header="720" w:footer="288" w:gutter="0"/>
          <w:cols w:space="720"/>
          <w:docGrid w:linePitch="360"/>
        </w:sectPr>
      </w:pPr>
      <w:bookmarkStart w:id="348" w:name="_Toc294969790"/>
    </w:p>
    <w:p w:rsidR="009263EC" w:rsidRPr="009263EC" w:rsidRDefault="009263EC" w:rsidP="009263EC">
      <w:pPr>
        <w:pStyle w:val="Heading2"/>
        <w:ind w:left="360" w:right="180" w:firstLine="0"/>
        <w:rPr>
          <w:rFonts w:ascii="Times New Roman" w:hAnsi="Times New Roman"/>
          <w:color w:val="808080" w:themeColor="background1" w:themeShade="80"/>
          <w:sz w:val="32"/>
          <w:szCs w:val="32"/>
        </w:rPr>
      </w:pPr>
      <w:bookmarkStart w:id="349" w:name="_Toc295897049"/>
      <w:r w:rsidRPr="009263EC">
        <w:rPr>
          <w:rFonts w:ascii="Times New Roman" w:hAnsi="Times New Roman"/>
          <w:bCs w:val="0"/>
          <w:color w:val="808080" w:themeColor="background1" w:themeShade="80"/>
          <w:sz w:val="32"/>
          <w:szCs w:val="32"/>
        </w:rPr>
        <w:t>Planned P</w:t>
      </w:r>
      <w:r w:rsidRPr="009263EC">
        <w:rPr>
          <w:rFonts w:ascii="Times New Roman" w:hAnsi="Times New Roman"/>
          <w:bCs w:val="0"/>
          <w:color w:val="808080" w:themeColor="background1" w:themeShade="80"/>
          <w:spacing w:val="-5"/>
          <w:sz w:val="32"/>
          <w:szCs w:val="32"/>
        </w:rPr>
        <w:t>r</w:t>
      </w:r>
      <w:r w:rsidRPr="009263EC">
        <w:rPr>
          <w:rFonts w:ascii="Times New Roman" w:hAnsi="Times New Roman"/>
          <w:bCs w:val="0"/>
          <w:color w:val="808080" w:themeColor="background1" w:themeShade="80"/>
          <w:sz w:val="32"/>
          <w:szCs w:val="32"/>
        </w:rPr>
        <w:t>ogram of Study</w:t>
      </w:r>
      <w:bookmarkEnd w:id="348"/>
      <w:bookmarkEnd w:id="349"/>
    </w:p>
    <w:p w:rsidR="009263EC" w:rsidRPr="009263EC" w:rsidRDefault="009263EC" w:rsidP="009263EC">
      <w:pPr>
        <w:widowControl w:val="0"/>
        <w:autoSpaceDE w:val="0"/>
        <w:autoSpaceDN w:val="0"/>
        <w:adjustRightInd w:val="0"/>
        <w:spacing w:before="37" w:after="0" w:line="250" w:lineRule="auto"/>
        <w:ind w:left="360" w:right="180" w:firstLine="0"/>
        <w:rPr>
          <w:rFonts w:ascii="Times New Roman" w:hAnsi="Times New Roman"/>
          <w:sz w:val="20"/>
          <w:szCs w:val="20"/>
        </w:rPr>
      </w:pPr>
      <w:r w:rsidRPr="009263EC">
        <w:rPr>
          <w:rFonts w:ascii="Times New Roman" w:hAnsi="Times New Roman"/>
          <w:sz w:val="20"/>
          <w:szCs w:val="20"/>
        </w:rPr>
        <w:t>The Master's degree in Science Education has an emphasis in biology.</w:t>
      </w:r>
    </w:p>
    <w:p w:rsidR="009263EC" w:rsidRPr="009263EC" w:rsidRDefault="009263EC" w:rsidP="009263EC">
      <w:pPr>
        <w:spacing w:after="0"/>
        <w:ind w:left="360" w:right="180" w:firstLine="0"/>
        <w:rPr>
          <w:rFonts w:ascii="Times New Roman" w:eastAsia="SimSun" w:hAnsi="Times New Roman" w:cs="Times New Roman"/>
          <w:sz w:val="20"/>
          <w:szCs w:val="20"/>
        </w:rPr>
      </w:pPr>
      <w:r w:rsidRPr="009263EC">
        <w:rPr>
          <w:rFonts w:ascii="Times New Roman" w:eastAsia="SimSun" w:hAnsi="Times New Roman" w:cs="Times New Roman"/>
          <w:sz w:val="20"/>
          <w:szCs w:val="20"/>
        </w:rPr>
        <w:t xml:space="preserve">Total Semester Hours Required:  36 </w:t>
      </w:r>
    </w:p>
    <w:p w:rsidR="009263EC" w:rsidRPr="009263EC" w:rsidRDefault="009263EC" w:rsidP="009263EC">
      <w:pPr>
        <w:widowControl w:val="0"/>
        <w:autoSpaceDE w:val="0"/>
        <w:autoSpaceDN w:val="0"/>
        <w:adjustRightInd w:val="0"/>
        <w:spacing w:before="37" w:after="0" w:line="250" w:lineRule="auto"/>
        <w:ind w:left="360" w:right="180" w:firstLine="0"/>
        <w:rPr>
          <w:rFonts w:ascii="Times New Roman" w:hAnsi="Times New Roman"/>
          <w:sz w:val="20"/>
          <w:szCs w:val="20"/>
        </w:rPr>
      </w:pPr>
    </w:p>
    <w:p w:rsidR="009263EC" w:rsidRPr="009263EC" w:rsidRDefault="009263EC" w:rsidP="009263EC">
      <w:pPr>
        <w:widowControl w:val="0"/>
        <w:autoSpaceDE w:val="0"/>
        <w:autoSpaceDN w:val="0"/>
        <w:adjustRightInd w:val="0"/>
        <w:spacing w:after="0" w:line="299" w:lineRule="exact"/>
        <w:ind w:left="360" w:right="180" w:firstLine="0"/>
        <w:rPr>
          <w:rFonts w:ascii="Times New Roman" w:hAnsi="Times New Roman"/>
          <w:color w:val="808080" w:themeColor="background1" w:themeShade="80"/>
          <w:sz w:val="20"/>
          <w:szCs w:val="20"/>
        </w:rPr>
      </w:pPr>
      <w:r w:rsidRPr="009263EC">
        <w:rPr>
          <w:rFonts w:ascii="Times New Roman" w:hAnsi="Times New Roman"/>
          <w:b/>
          <w:bCs/>
          <w:color w:val="808080" w:themeColor="background1" w:themeShade="80"/>
          <w:sz w:val="20"/>
          <w:szCs w:val="20"/>
        </w:rPr>
        <w:t>A</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ea</w:t>
      </w:r>
      <w:r w:rsidRPr="009263EC">
        <w:rPr>
          <w:rFonts w:ascii="Times New Roman" w:hAnsi="Times New Roman"/>
          <w:b/>
          <w:bCs/>
          <w:color w:val="808080" w:themeColor="background1" w:themeShade="80"/>
          <w:spacing w:val="-15"/>
          <w:sz w:val="20"/>
          <w:szCs w:val="20"/>
        </w:rPr>
        <w:t xml:space="preserve"> </w:t>
      </w:r>
      <w:r w:rsidRPr="009263EC">
        <w:rPr>
          <w:rFonts w:ascii="Times New Roman" w:hAnsi="Times New Roman"/>
          <w:b/>
          <w:bCs/>
          <w:color w:val="808080" w:themeColor="background1" w:themeShade="80"/>
          <w:sz w:val="20"/>
          <w:szCs w:val="20"/>
        </w:rPr>
        <w:t>A</w:t>
      </w:r>
      <w:r w:rsidRPr="009263EC">
        <w:rPr>
          <w:rFonts w:ascii="Times New Roman" w:hAnsi="Times New Roman"/>
          <w:b/>
          <w:bCs/>
          <w:color w:val="808080" w:themeColor="background1" w:themeShade="80"/>
          <w:spacing w:val="54"/>
          <w:sz w:val="20"/>
          <w:szCs w:val="20"/>
        </w:rPr>
        <w:t xml:space="preserve"> </w:t>
      </w:r>
      <w:r w:rsidRPr="009263EC">
        <w:rPr>
          <w:rFonts w:ascii="Times New Roman" w:hAnsi="Times New Roman"/>
          <w:b/>
          <w:bCs/>
          <w:color w:val="808080" w:themeColor="background1" w:themeShade="80"/>
          <w:sz w:val="20"/>
          <w:szCs w:val="20"/>
        </w:rPr>
        <w:t>- Natu</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 of the Learner</w:t>
      </w:r>
    </w:p>
    <w:p w:rsidR="009263EC" w:rsidRPr="009263EC"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808080" w:themeColor="background1" w:themeShade="80"/>
          <w:sz w:val="20"/>
          <w:szCs w:val="20"/>
        </w:rPr>
      </w:pPr>
      <w:r w:rsidRPr="009263EC">
        <w:rPr>
          <w:rFonts w:ascii="Times New Roman" w:hAnsi="Times New Roman"/>
          <w:b/>
          <w:bCs/>
          <w:color w:val="808080" w:themeColor="background1" w:themeShade="80"/>
          <w:sz w:val="20"/>
          <w:szCs w:val="20"/>
        </w:rPr>
        <w:t xml:space="preserve">(Minimum of 3 hours </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equi</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ed)</w:t>
      </w:r>
      <w:r w:rsidRPr="009263EC">
        <w:rPr>
          <w:rFonts w:ascii="Times New Roman" w:hAnsi="Times New Roman"/>
          <w:b/>
          <w:bCs/>
          <w:color w:val="808080" w:themeColor="background1" w:themeShade="80"/>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9263EC" w:rsidTr="009263EC">
        <w:trPr>
          <w:trHeight w:hRule="exact" w:val="287"/>
        </w:trPr>
        <w:tc>
          <w:tcPr>
            <w:tcW w:w="831" w:type="dxa"/>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90" w:right="21" w:firstLine="0"/>
              <w:rPr>
                <w:rFonts w:ascii="Times New Roman" w:hAnsi="Times New Roman"/>
                <w:sz w:val="20"/>
                <w:szCs w:val="20"/>
              </w:rPr>
            </w:pPr>
            <w:r w:rsidRPr="009263EC">
              <w:rPr>
                <w:rFonts w:ascii="Times New Roman" w:hAnsi="Times New Roman"/>
                <w:sz w:val="20"/>
                <w:szCs w:val="20"/>
              </w:rPr>
              <w:t>PSYC</w:t>
            </w:r>
          </w:p>
        </w:tc>
        <w:tc>
          <w:tcPr>
            <w:tcW w:w="849" w:type="dxa"/>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90" w:right="21" w:firstLine="0"/>
              <w:rPr>
                <w:rFonts w:ascii="Times New Roman" w:hAnsi="Times New Roman"/>
                <w:sz w:val="20"/>
                <w:szCs w:val="20"/>
              </w:rPr>
            </w:pPr>
            <w:r w:rsidRPr="009263EC">
              <w:rPr>
                <w:rFonts w:ascii="Times New Roman" w:hAnsi="Times New Roman"/>
                <w:sz w:val="20"/>
                <w:szCs w:val="20"/>
              </w:rPr>
              <w:t>5515</w:t>
            </w:r>
          </w:p>
        </w:tc>
        <w:tc>
          <w:tcPr>
            <w:tcW w:w="5520" w:type="dxa"/>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360" w:right="180" w:firstLine="0"/>
              <w:rPr>
                <w:rFonts w:ascii="Times New Roman" w:hAnsi="Times New Roman"/>
                <w:sz w:val="20"/>
                <w:szCs w:val="20"/>
              </w:rPr>
            </w:pPr>
            <w:r w:rsidRPr="009263EC">
              <w:rPr>
                <w:rFonts w:ascii="Times New Roman" w:hAnsi="Times New Roman"/>
                <w:sz w:val="20"/>
                <w:szCs w:val="20"/>
              </w:rPr>
              <w:t>Educational Psychology</w:t>
            </w:r>
          </w:p>
        </w:tc>
      </w:tr>
      <w:tr w:rsidR="009263EC" w:rsidRPr="009263EC" w:rsidTr="009263EC">
        <w:trPr>
          <w:trHeight w:hRule="exact" w:val="240"/>
        </w:trPr>
        <w:tc>
          <w:tcPr>
            <w:tcW w:w="831"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21" w:firstLine="0"/>
              <w:rPr>
                <w:rFonts w:ascii="Times New Roman" w:hAnsi="Times New Roman"/>
                <w:sz w:val="20"/>
                <w:szCs w:val="20"/>
              </w:rPr>
            </w:pPr>
            <w:r w:rsidRPr="009263EC">
              <w:rPr>
                <w:rFonts w:ascii="Times New Roman" w:hAnsi="Times New Roman"/>
                <w:sz w:val="20"/>
                <w:szCs w:val="20"/>
              </w:rPr>
              <w:t>PSYC</w:t>
            </w:r>
          </w:p>
        </w:tc>
        <w:tc>
          <w:tcPr>
            <w:tcW w:w="849"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21" w:firstLine="0"/>
              <w:rPr>
                <w:rFonts w:ascii="Times New Roman" w:hAnsi="Times New Roman"/>
                <w:sz w:val="20"/>
                <w:szCs w:val="20"/>
              </w:rPr>
            </w:pPr>
            <w:r w:rsidRPr="009263EC">
              <w:rPr>
                <w:rFonts w:ascii="Times New Roman" w:hAnsi="Times New Roman"/>
                <w:sz w:val="20"/>
                <w:szCs w:val="20"/>
              </w:rPr>
              <w:t>5530</w:t>
            </w:r>
          </w:p>
        </w:tc>
        <w:tc>
          <w:tcPr>
            <w:tcW w:w="5520"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360" w:right="180" w:firstLine="0"/>
              <w:rPr>
                <w:rFonts w:ascii="Times New Roman" w:hAnsi="Times New Roman"/>
                <w:sz w:val="20"/>
                <w:szCs w:val="20"/>
              </w:rPr>
            </w:pPr>
            <w:r w:rsidRPr="009263EC">
              <w:rPr>
                <w:rFonts w:ascii="Times New Roman" w:hAnsi="Times New Roman"/>
                <w:sz w:val="20"/>
                <w:szCs w:val="20"/>
              </w:rPr>
              <w:t>Adolescent Psychology</w:t>
            </w:r>
          </w:p>
        </w:tc>
      </w:tr>
      <w:tr w:rsidR="009263EC" w:rsidRPr="009263EC" w:rsidTr="009263EC">
        <w:trPr>
          <w:trHeight w:hRule="exact" w:val="320"/>
        </w:trPr>
        <w:tc>
          <w:tcPr>
            <w:tcW w:w="831"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21" w:firstLine="0"/>
              <w:rPr>
                <w:rFonts w:ascii="Times New Roman" w:hAnsi="Times New Roman"/>
                <w:sz w:val="20"/>
                <w:szCs w:val="20"/>
              </w:rPr>
            </w:pPr>
            <w:r w:rsidRPr="009263EC">
              <w:rPr>
                <w:rFonts w:ascii="Times New Roman" w:hAnsi="Times New Roman"/>
                <w:sz w:val="20"/>
                <w:szCs w:val="20"/>
              </w:rPr>
              <w:t>PSYC</w:t>
            </w:r>
          </w:p>
        </w:tc>
        <w:tc>
          <w:tcPr>
            <w:tcW w:w="849"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21" w:firstLine="0"/>
              <w:rPr>
                <w:rFonts w:ascii="Times New Roman" w:hAnsi="Times New Roman"/>
                <w:sz w:val="20"/>
                <w:szCs w:val="20"/>
              </w:rPr>
            </w:pPr>
            <w:r w:rsidRPr="009263EC">
              <w:rPr>
                <w:rFonts w:ascii="Times New Roman" w:hAnsi="Times New Roman"/>
                <w:sz w:val="20"/>
                <w:szCs w:val="20"/>
              </w:rPr>
              <w:t>5552</w:t>
            </w:r>
          </w:p>
        </w:tc>
        <w:tc>
          <w:tcPr>
            <w:tcW w:w="5520"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360" w:right="180" w:firstLine="0"/>
              <w:rPr>
                <w:rFonts w:ascii="Times New Roman" w:hAnsi="Times New Roman"/>
                <w:sz w:val="20"/>
                <w:szCs w:val="20"/>
              </w:rPr>
            </w:pPr>
            <w:r w:rsidRPr="009263EC">
              <w:rPr>
                <w:rFonts w:ascii="Times New Roman" w:hAnsi="Times New Roman"/>
                <w:sz w:val="20"/>
                <w:szCs w:val="20"/>
              </w:rPr>
              <w:t>Conditions of Learning</w:t>
            </w:r>
          </w:p>
        </w:tc>
      </w:tr>
    </w:tbl>
    <w:p w:rsidR="009263EC" w:rsidRPr="009263EC" w:rsidRDefault="009263EC" w:rsidP="009263EC">
      <w:pPr>
        <w:widowControl w:val="0"/>
        <w:autoSpaceDE w:val="0"/>
        <w:autoSpaceDN w:val="0"/>
        <w:adjustRightInd w:val="0"/>
        <w:spacing w:before="3" w:after="0" w:line="110" w:lineRule="exact"/>
        <w:ind w:left="360" w:right="180" w:firstLine="0"/>
        <w:rPr>
          <w:rFonts w:ascii="Times New Roman" w:hAnsi="Times New Roman"/>
          <w:sz w:val="20"/>
          <w:szCs w:val="20"/>
        </w:rPr>
      </w:pPr>
    </w:p>
    <w:p w:rsidR="009263EC" w:rsidRPr="009263EC" w:rsidRDefault="009263EC" w:rsidP="009263EC">
      <w:pPr>
        <w:widowControl w:val="0"/>
        <w:autoSpaceDE w:val="0"/>
        <w:autoSpaceDN w:val="0"/>
        <w:adjustRightInd w:val="0"/>
        <w:spacing w:before="14" w:after="0"/>
        <w:ind w:left="360" w:right="180" w:firstLine="0"/>
        <w:rPr>
          <w:rFonts w:ascii="Times New Roman" w:hAnsi="Times New Roman"/>
          <w:color w:val="808080" w:themeColor="background1" w:themeShade="80"/>
          <w:sz w:val="20"/>
          <w:szCs w:val="20"/>
        </w:rPr>
      </w:pPr>
      <w:r w:rsidRPr="009263EC">
        <w:rPr>
          <w:rFonts w:ascii="Times New Roman" w:hAnsi="Times New Roman"/>
          <w:b/>
          <w:bCs/>
          <w:color w:val="808080" w:themeColor="background1" w:themeShade="80"/>
          <w:sz w:val="20"/>
          <w:szCs w:val="20"/>
        </w:rPr>
        <w:t>A</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ea B - P</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ogram and P</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oblems of the School</w:t>
      </w:r>
    </w:p>
    <w:p w:rsidR="009263EC" w:rsidRPr="009263EC"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808080" w:themeColor="background1" w:themeShade="80"/>
          <w:sz w:val="20"/>
          <w:szCs w:val="20"/>
        </w:rPr>
      </w:pPr>
      <w:r w:rsidRPr="009263EC">
        <w:rPr>
          <w:rFonts w:ascii="Times New Roman" w:hAnsi="Times New Roman"/>
          <w:b/>
          <w:bCs/>
          <w:color w:val="808080" w:themeColor="background1" w:themeShade="80"/>
          <w:sz w:val="20"/>
          <w:szCs w:val="20"/>
        </w:rPr>
        <w:t xml:space="preserve">(Minimum of 3 hours </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equi</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ed)</w:t>
      </w:r>
      <w:r w:rsidRPr="009263EC">
        <w:rPr>
          <w:rFonts w:ascii="Times New Roman" w:hAnsi="Times New Roman"/>
          <w:b/>
          <w:bCs/>
          <w:color w:val="808080" w:themeColor="background1" w:themeShade="80"/>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9263EC" w:rsidTr="009263EC">
        <w:trPr>
          <w:gridAfter w:val="1"/>
          <w:wAfter w:w="90" w:type="dxa"/>
          <w:trHeight w:hRule="exact" w:val="287"/>
        </w:trPr>
        <w:tc>
          <w:tcPr>
            <w:tcW w:w="763" w:type="dxa"/>
            <w:tcBorders>
              <w:top w:val="nil"/>
              <w:left w:val="nil"/>
              <w:bottom w:val="nil"/>
              <w:right w:val="nil"/>
            </w:tcBorders>
          </w:tcPr>
          <w:p w:rsidR="009263EC" w:rsidRPr="009263EC" w:rsidRDefault="009263EC" w:rsidP="009263EC">
            <w:pPr>
              <w:widowControl w:val="0"/>
              <w:tabs>
                <w:tab w:val="left" w:pos="853"/>
              </w:tabs>
              <w:autoSpaceDE w:val="0"/>
              <w:autoSpaceDN w:val="0"/>
              <w:adjustRightInd w:val="0"/>
              <w:spacing w:before="34" w:after="0"/>
              <w:ind w:right="43" w:firstLine="0"/>
              <w:rPr>
                <w:rFonts w:ascii="Times New Roman" w:hAnsi="Times New Roman"/>
                <w:sz w:val="20"/>
                <w:szCs w:val="20"/>
              </w:rPr>
            </w:pPr>
            <w:r w:rsidRPr="009263EC">
              <w:rPr>
                <w:rFonts w:ascii="Times New Roman" w:hAnsi="Times New Roman"/>
                <w:sz w:val="20"/>
                <w:szCs w:val="20"/>
              </w:rPr>
              <w:t>EDUC</w:t>
            </w:r>
          </w:p>
        </w:tc>
        <w:tc>
          <w:tcPr>
            <w:tcW w:w="857" w:type="dxa"/>
            <w:gridSpan w:val="2"/>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90" w:right="43" w:firstLine="0"/>
              <w:rPr>
                <w:rFonts w:ascii="Times New Roman" w:hAnsi="Times New Roman"/>
                <w:sz w:val="20"/>
                <w:szCs w:val="20"/>
              </w:rPr>
            </w:pPr>
            <w:r w:rsidRPr="009263EC">
              <w:rPr>
                <w:rFonts w:ascii="Times New Roman" w:hAnsi="Times New Roman"/>
                <w:sz w:val="20"/>
                <w:szCs w:val="20"/>
              </w:rPr>
              <w:t>5538</w:t>
            </w:r>
          </w:p>
        </w:tc>
        <w:tc>
          <w:tcPr>
            <w:tcW w:w="4890" w:type="dxa"/>
            <w:gridSpan w:val="2"/>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360" w:right="180" w:firstLine="0"/>
              <w:rPr>
                <w:rFonts w:ascii="Times New Roman" w:hAnsi="Times New Roman"/>
                <w:sz w:val="20"/>
                <w:szCs w:val="20"/>
              </w:rPr>
            </w:pPr>
            <w:r w:rsidRPr="009263EC">
              <w:rPr>
                <w:rFonts w:ascii="Times New Roman" w:hAnsi="Times New Roman"/>
                <w:sz w:val="20"/>
                <w:szCs w:val="20"/>
              </w:rPr>
              <w:t>Curriculum Planning</w:t>
            </w:r>
          </w:p>
        </w:tc>
      </w:tr>
      <w:tr w:rsidR="009263EC" w:rsidRPr="009263EC" w:rsidTr="009263EC">
        <w:trPr>
          <w:gridAfter w:val="1"/>
          <w:wAfter w:w="90" w:type="dxa"/>
          <w:trHeight w:hRule="exact" w:val="240"/>
        </w:trPr>
        <w:tc>
          <w:tcPr>
            <w:tcW w:w="763" w:type="dxa"/>
            <w:tcBorders>
              <w:top w:val="nil"/>
              <w:left w:val="nil"/>
              <w:bottom w:val="nil"/>
              <w:right w:val="nil"/>
            </w:tcBorders>
          </w:tcPr>
          <w:p w:rsidR="009263EC" w:rsidRPr="009263EC"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sz w:val="20"/>
                <w:szCs w:val="20"/>
              </w:rPr>
            </w:pPr>
            <w:r w:rsidRPr="009263EC">
              <w:rPr>
                <w:rFonts w:ascii="Times New Roman" w:hAnsi="Times New Roman"/>
                <w:sz w:val="20"/>
                <w:szCs w:val="20"/>
              </w:rPr>
              <w:t>EDUC</w:t>
            </w:r>
          </w:p>
        </w:tc>
        <w:tc>
          <w:tcPr>
            <w:tcW w:w="857" w:type="dxa"/>
            <w:gridSpan w:val="2"/>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43" w:firstLine="0"/>
              <w:rPr>
                <w:rFonts w:ascii="Times New Roman" w:hAnsi="Times New Roman"/>
                <w:sz w:val="20"/>
                <w:szCs w:val="20"/>
              </w:rPr>
            </w:pPr>
            <w:r w:rsidRPr="009263EC">
              <w:rPr>
                <w:rFonts w:ascii="Times New Roman" w:hAnsi="Times New Roman"/>
                <w:sz w:val="20"/>
                <w:szCs w:val="20"/>
              </w:rPr>
              <w:t>5540</w:t>
            </w:r>
          </w:p>
        </w:tc>
        <w:tc>
          <w:tcPr>
            <w:tcW w:w="4890" w:type="dxa"/>
            <w:gridSpan w:val="2"/>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360" w:right="180" w:firstLine="0"/>
              <w:rPr>
                <w:rFonts w:ascii="Times New Roman" w:hAnsi="Times New Roman"/>
                <w:sz w:val="20"/>
                <w:szCs w:val="20"/>
              </w:rPr>
            </w:pPr>
            <w:r w:rsidRPr="009263EC">
              <w:rPr>
                <w:rFonts w:ascii="Times New Roman" w:hAnsi="Times New Roman"/>
                <w:sz w:val="20"/>
                <w:szCs w:val="20"/>
              </w:rPr>
              <w:t>Curriculum Principles</w:t>
            </w:r>
          </w:p>
        </w:tc>
      </w:tr>
      <w:tr w:rsidR="009263EC" w:rsidRPr="009263EC" w:rsidTr="009263EC">
        <w:trPr>
          <w:trHeight w:hRule="exact" w:val="320"/>
        </w:trPr>
        <w:tc>
          <w:tcPr>
            <w:tcW w:w="853" w:type="dxa"/>
            <w:gridSpan w:val="2"/>
            <w:tcBorders>
              <w:top w:val="nil"/>
              <w:left w:val="nil"/>
              <w:bottom w:val="nil"/>
              <w:right w:val="nil"/>
            </w:tcBorders>
          </w:tcPr>
          <w:p w:rsidR="009263EC" w:rsidRPr="009263EC"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sz w:val="20"/>
                <w:szCs w:val="20"/>
              </w:rPr>
            </w:pPr>
            <w:r w:rsidRPr="009263EC">
              <w:rPr>
                <w:rFonts w:ascii="Times New Roman" w:hAnsi="Times New Roman"/>
                <w:sz w:val="20"/>
                <w:szCs w:val="20"/>
              </w:rPr>
              <w:t>EDUC</w:t>
            </w:r>
          </w:p>
        </w:tc>
        <w:tc>
          <w:tcPr>
            <w:tcW w:w="857" w:type="dxa"/>
            <w:gridSpan w:val="2"/>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43" w:firstLine="0"/>
              <w:rPr>
                <w:rFonts w:ascii="Times New Roman" w:hAnsi="Times New Roman"/>
                <w:sz w:val="20"/>
                <w:szCs w:val="20"/>
              </w:rPr>
            </w:pPr>
            <w:r w:rsidRPr="009263EC">
              <w:rPr>
                <w:rFonts w:ascii="Times New Roman" w:hAnsi="Times New Roman"/>
                <w:sz w:val="20"/>
                <w:szCs w:val="20"/>
              </w:rPr>
              <w:t>5570</w:t>
            </w:r>
          </w:p>
        </w:tc>
        <w:tc>
          <w:tcPr>
            <w:tcW w:w="4890" w:type="dxa"/>
            <w:gridSpan w:val="2"/>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360" w:right="180" w:firstLine="0"/>
              <w:rPr>
                <w:rFonts w:ascii="Times New Roman" w:hAnsi="Times New Roman"/>
                <w:sz w:val="20"/>
                <w:szCs w:val="20"/>
              </w:rPr>
            </w:pPr>
            <w:r w:rsidRPr="009263EC">
              <w:rPr>
                <w:rFonts w:ascii="Times New Roman" w:hAnsi="Times New Roman"/>
                <w:sz w:val="20"/>
                <w:szCs w:val="20"/>
              </w:rPr>
              <w:t>Strategies of Instruction in Science**</w:t>
            </w:r>
          </w:p>
        </w:tc>
      </w:tr>
    </w:tbl>
    <w:p w:rsidR="009263EC" w:rsidRPr="00C60407" w:rsidRDefault="009263EC" w:rsidP="009263EC">
      <w:pPr>
        <w:widowControl w:val="0"/>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 C -</w:t>
      </w:r>
      <w:r w:rsidRPr="00C60407">
        <w:rPr>
          <w:rFonts w:ascii="Times New Roman" w:hAnsi="Times New Roman"/>
          <w:b/>
          <w:bCs/>
          <w:color w:val="808080" w:themeColor="background1" w:themeShade="80"/>
          <w:spacing w:val="-5"/>
          <w:sz w:val="24"/>
          <w:szCs w:val="24"/>
        </w:rPr>
        <w:t xml:space="preserve"> </w:t>
      </w:r>
      <w:r w:rsidRPr="00C60407">
        <w:rPr>
          <w:rFonts w:ascii="Times New Roman" w:hAnsi="Times New Roman"/>
          <w:b/>
          <w:bCs/>
          <w:color w:val="808080" w:themeColor="background1" w:themeShade="80"/>
          <w:spacing w:val="-26"/>
          <w:sz w:val="24"/>
          <w:szCs w:val="24"/>
        </w:rPr>
        <w:t>T</w:t>
      </w:r>
      <w:r w:rsidRPr="00C60407">
        <w:rPr>
          <w:rFonts w:ascii="Times New Roman" w:hAnsi="Times New Roman"/>
          <w:b/>
          <w:bCs/>
          <w:color w:val="808080" w:themeColor="background1" w:themeShade="80"/>
          <w:sz w:val="24"/>
          <w:szCs w:val="24"/>
        </w:rPr>
        <w:t>eaching Field Courses***</w:t>
      </w:r>
    </w:p>
    <w:p w:rsidR="009263EC" w:rsidRPr="00C60407"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 xml:space="preserve">(Minimum of 18 hours </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equi</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ed)</w:t>
      </w:r>
      <w:r w:rsidRPr="00C60407">
        <w:rPr>
          <w:rFonts w:ascii="Times New Roman" w:hAnsi="Times New Roman"/>
          <w:b/>
          <w:bCs/>
          <w:color w:val="808080" w:themeColor="background1" w:themeShade="80"/>
          <w:sz w:val="24"/>
          <w:szCs w:val="24"/>
        </w:rPr>
        <w:tab/>
        <w:t>15 hrs</w:t>
      </w:r>
    </w:p>
    <w:p w:rsidR="009263EC" w:rsidRDefault="009263EC" w:rsidP="009263EC">
      <w:pPr>
        <w:widowControl w:val="0"/>
        <w:autoSpaceDE w:val="0"/>
        <w:autoSpaceDN w:val="0"/>
        <w:adjustRightInd w:val="0"/>
        <w:spacing w:before="37" w:after="0"/>
        <w:ind w:left="360" w:firstLine="0"/>
        <w:jc w:val="both"/>
        <w:rPr>
          <w:rFonts w:ascii="Times New Roman" w:hAnsi="Times New Roman"/>
          <w:sz w:val="20"/>
          <w:szCs w:val="20"/>
        </w:rPr>
      </w:pPr>
      <w:r>
        <w:rPr>
          <w:rFonts w:ascii="Times New Roman" w:hAnsi="Times New Roman"/>
          <w:sz w:val="20"/>
          <w:szCs w:val="20"/>
        </w:rPr>
        <w:t>(Six hours in core and nine hours to be selected from the list of elective courses.)</w:t>
      </w:r>
    </w:p>
    <w:p w:rsidR="009263EC" w:rsidRDefault="009263EC" w:rsidP="009263EC">
      <w:pPr>
        <w:widowControl w:val="0"/>
        <w:autoSpaceDE w:val="0"/>
        <w:autoSpaceDN w:val="0"/>
        <w:adjustRightInd w:val="0"/>
        <w:spacing w:before="2" w:after="0" w:line="120" w:lineRule="exact"/>
        <w:ind w:left="360" w:firstLine="0"/>
        <w:jc w:val="both"/>
        <w:rPr>
          <w:rFonts w:ascii="Times New Roman" w:hAnsi="Times New Roman"/>
          <w:sz w:val="12"/>
          <w:szCs w:val="12"/>
        </w:rPr>
      </w:pPr>
    </w:p>
    <w:p w:rsidR="009263EC" w:rsidRDefault="009263EC" w:rsidP="009263EC">
      <w:pPr>
        <w:widowControl w:val="0"/>
        <w:autoSpaceDE w:val="0"/>
        <w:autoSpaceDN w:val="0"/>
        <w:adjustRightInd w:val="0"/>
        <w:spacing w:after="0" w:line="200" w:lineRule="exact"/>
        <w:ind w:left="360" w:firstLine="0"/>
        <w:jc w:val="both"/>
        <w:rPr>
          <w:rFonts w:ascii="Times New Roman" w:hAnsi="Times New Roman"/>
          <w:sz w:val="20"/>
          <w:szCs w:val="20"/>
        </w:rPr>
      </w:pPr>
    </w:p>
    <w:p w:rsidR="009263EC" w:rsidRPr="00C60407" w:rsidRDefault="009263EC" w:rsidP="009263EC">
      <w:pPr>
        <w:widowControl w:val="0"/>
        <w:autoSpaceDE w:val="0"/>
        <w:autoSpaceDN w:val="0"/>
        <w:adjustRightInd w:val="0"/>
        <w:spacing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Cognate Fields  - Co</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w:t>
      </w:r>
    </w:p>
    <w:p w:rsidR="009263EC" w:rsidRPr="00C60407"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(Minimum of 6 hours f</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om the core)</w:t>
      </w:r>
      <w:r w:rsidRPr="00C60407">
        <w:rPr>
          <w:rFonts w:ascii="Times New Roman" w:hAnsi="Times New Roman"/>
          <w:b/>
          <w:bCs/>
          <w:color w:val="808080" w:themeColor="background1" w:themeShade="80"/>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FA7AC7" w:rsidTr="009263EC">
        <w:trPr>
          <w:trHeight w:hRule="exact" w:val="287"/>
        </w:trPr>
        <w:tc>
          <w:tcPr>
            <w:tcW w:w="869"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5501</w:t>
            </w:r>
          </w:p>
        </w:tc>
        <w:tc>
          <w:tcPr>
            <w:tcW w:w="552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Botany</w:t>
            </w:r>
          </w:p>
        </w:tc>
      </w:tr>
      <w:tr w:rsidR="009263EC" w:rsidRPr="00FA7AC7" w:rsidTr="009263EC">
        <w:trPr>
          <w:trHeight w:hRule="exact" w:val="240"/>
        </w:trPr>
        <w:tc>
          <w:tcPr>
            <w:tcW w:w="869"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5502</w:t>
            </w:r>
          </w:p>
        </w:tc>
        <w:tc>
          <w:tcPr>
            <w:tcW w:w="55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Zoology</w:t>
            </w:r>
          </w:p>
        </w:tc>
      </w:tr>
      <w:tr w:rsidR="009263EC" w:rsidRPr="00FA7AC7" w:rsidTr="009263EC">
        <w:trPr>
          <w:trHeight w:hRule="exact" w:val="240"/>
        </w:trPr>
        <w:tc>
          <w:tcPr>
            <w:tcW w:w="869"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5503</w:t>
            </w:r>
          </w:p>
        </w:tc>
        <w:tc>
          <w:tcPr>
            <w:tcW w:w="55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Human Biology</w:t>
            </w:r>
          </w:p>
        </w:tc>
      </w:tr>
    </w:tbl>
    <w:p w:rsidR="009263EC" w:rsidRDefault="009263EC" w:rsidP="009263EC">
      <w:pPr>
        <w:widowControl w:val="0"/>
        <w:autoSpaceDE w:val="0"/>
        <w:autoSpaceDN w:val="0"/>
        <w:adjustRightInd w:val="0"/>
        <w:spacing w:after="0" w:line="200" w:lineRule="exact"/>
        <w:ind w:left="360" w:firstLine="0"/>
        <w:jc w:val="both"/>
        <w:rPr>
          <w:rFonts w:ascii="Times New Roman" w:hAnsi="Times New Roman"/>
          <w:sz w:val="20"/>
          <w:szCs w:val="20"/>
        </w:rPr>
      </w:pPr>
      <w:r>
        <w:rPr>
          <w:rFonts w:ascii="Times New Roman" w:hAnsi="Times New Roman"/>
          <w:sz w:val="20"/>
          <w:szCs w:val="20"/>
        </w:rPr>
        <w:t>(Other teaching field courses will be selected from courses listed within the cognate areas</w:t>
      </w:r>
    </w:p>
    <w:p w:rsidR="009263EC" w:rsidRDefault="009263EC" w:rsidP="009263EC">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with the approval of the advisors.)</w:t>
      </w:r>
    </w:p>
    <w:p w:rsidR="009263EC" w:rsidRDefault="009263EC" w:rsidP="009263EC">
      <w:pPr>
        <w:widowControl w:val="0"/>
        <w:autoSpaceDE w:val="0"/>
        <w:autoSpaceDN w:val="0"/>
        <w:adjustRightInd w:val="0"/>
        <w:spacing w:before="6" w:after="0" w:line="220" w:lineRule="exact"/>
        <w:ind w:left="360" w:firstLine="0"/>
        <w:jc w:val="both"/>
        <w:rPr>
          <w:rFonts w:ascii="Times New Roman" w:hAnsi="Times New Roman"/>
        </w:rPr>
      </w:pPr>
    </w:p>
    <w:p w:rsidR="009263EC" w:rsidRPr="00C60407"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808080" w:themeColor="background1" w:themeShade="80"/>
          <w:sz w:val="24"/>
          <w:szCs w:val="24"/>
        </w:rPr>
      </w:pPr>
      <w:r w:rsidRPr="00C60407">
        <w:rPr>
          <w:rFonts w:ascii="Times New Roman" w:eastAsia="SimSun" w:hAnsi="Times New Roman" w:cs="Times New Roman"/>
          <w:b/>
          <w:bCs/>
          <w:color w:val="808080" w:themeColor="background1" w:themeShade="80"/>
          <w:sz w:val="24"/>
          <w:szCs w:val="24"/>
        </w:rPr>
        <w:t>Cognate Fields—Electives</w:t>
      </w:r>
      <w:r w:rsidRPr="00C60407">
        <w:rPr>
          <w:rFonts w:ascii="Times New Roman" w:eastAsia="SimSun" w:hAnsi="Times New Roman" w:cs="Times New Roman"/>
          <w:b/>
          <w:bCs/>
          <w:color w:val="808080" w:themeColor="background1" w:themeShade="80"/>
          <w:sz w:val="24"/>
          <w:szCs w:val="24"/>
        </w:rPr>
        <w:tab/>
      </w:r>
      <w:r w:rsidRPr="00C60407">
        <w:rPr>
          <w:rFonts w:ascii="Times New Roman" w:eastAsia="SimSun" w:hAnsi="Times New Roman" w:cs="Times New Roman"/>
          <w:b/>
          <w:bCs/>
          <w:color w:val="808080" w:themeColor="background1" w:themeShade="80"/>
          <w:sz w:val="24"/>
          <w:szCs w:val="24"/>
        </w:rPr>
        <w:tab/>
      </w:r>
      <w:r w:rsidRPr="00C60407">
        <w:rPr>
          <w:rFonts w:ascii="Times New Roman" w:eastAsia="SimSun" w:hAnsi="Times New Roman" w:cs="Times New Roman"/>
          <w:b/>
          <w:bCs/>
          <w:color w:val="808080" w:themeColor="background1" w:themeShade="80"/>
          <w:sz w:val="24"/>
          <w:szCs w:val="24"/>
        </w:rPr>
        <w:tab/>
      </w:r>
      <w:r w:rsidRPr="00C60407">
        <w:rPr>
          <w:rFonts w:ascii="Times New Roman" w:eastAsia="SimSun" w:hAnsi="Times New Roman" w:cs="Times New Roman"/>
          <w:b/>
          <w:bCs/>
          <w:color w:val="808080" w:themeColor="background1" w:themeShade="80"/>
          <w:sz w:val="24"/>
          <w:szCs w:val="24"/>
        </w:rPr>
        <w:tab/>
      </w:r>
      <w:r w:rsidRPr="00C60407">
        <w:rPr>
          <w:rFonts w:ascii="Times New Roman" w:eastAsia="SimSun" w:hAnsi="Times New Roman" w:cs="Times New Roman"/>
          <w:b/>
          <w:bCs/>
          <w:color w:val="808080" w:themeColor="background1" w:themeShade="80"/>
          <w:sz w:val="24"/>
          <w:szCs w:val="24"/>
        </w:rPr>
        <w:tab/>
      </w:r>
      <w:r w:rsidRPr="00C60407">
        <w:rPr>
          <w:rFonts w:ascii="Times New Roman" w:eastAsia="SimSun" w:hAnsi="Times New Roman" w:cs="Times New Roman"/>
          <w:b/>
          <w:bCs/>
          <w:color w:val="808080" w:themeColor="background1" w:themeShade="80"/>
          <w:sz w:val="24"/>
          <w:szCs w:val="24"/>
        </w:rPr>
        <w:tab/>
      </w:r>
      <w:r w:rsidRPr="00C60407">
        <w:rPr>
          <w:rFonts w:ascii="Times New Roman" w:hAnsi="Times New Roman"/>
          <w:b/>
          <w:bCs/>
          <w:color w:val="808080" w:themeColor="background1" w:themeShade="80"/>
          <w:sz w:val="24"/>
          <w:szCs w:val="24"/>
        </w:rPr>
        <w:tab/>
      </w:r>
      <w:r w:rsidRPr="00C60407">
        <w:rPr>
          <w:rFonts w:ascii="Times New Roman" w:eastAsia="SimSun" w:hAnsi="Times New Roman" w:cs="Times New Roman"/>
          <w:b/>
          <w:bCs/>
          <w:color w:val="808080" w:themeColor="background1" w:themeShade="80"/>
          <w:sz w:val="24"/>
          <w:szCs w:val="24"/>
        </w:rPr>
        <w:tab/>
        <w:t>9 hrs</w:t>
      </w:r>
    </w:p>
    <w:p w:rsidR="009263EC" w:rsidRPr="00C60407"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808080" w:themeColor="background1" w:themeShade="80"/>
          <w:sz w:val="24"/>
          <w:szCs w:val="24"/>
        </w:rPr>
      </w:pPr>
      <w:r w:rsidRPr="00C60407">
        <w:rPr>
          <w:rFonts w:ascii="Times New Roman" w:eastAsia="SimSun" w:hAnsi="Times New Roman" w:cs="Times New Roman"/>
          <w:b/>
          <w:bCs/>
          <w:color w:val="808080" w:themeColor="background1" w:themeShade="80"/>
          <w:sz w:val="24"/>
          <w:szCs w:val="24"/>
        </w:rPr>
        <w:t>(Minimum of 9 hours chosen from the following)</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sz w:val="20"/>
          <w:szCs w:val="20"/>
        </w:rPr>
      </w:pPr>
      <w:r>
        <w:rPr>
          <w:rFonts w:ascii="Times New Roman" w:hAnsi="Times New Roman"/>
          <w:sz w:val="20"/>
          <w:szCs w:val="20"/>
        </w:rPr>
        <w:t>BIOL</w:t>
      </w:r>
      <w:r>
        <w:rPr>
          <w:rFonts w:ascii="Times New Roman" w:hAnsi="Times New Roman"/>
          <w:sz w:val="20"/>
          <w:szCs w:val="20"/>
        </w:rPr>
        <w:tab/>
      </w:r>
      <w:r w:rsidRPr="00F77309">
        <w:rPr>
          <w:rFonts w:ascii="Times New Roman" w:eastAsia="SimSun" w:hAnsi="Times New Roman" w:cs="Times New Roman"/>
          <w:sz w:val="20"/>
          <w:szCs w:val="20"/>
        </w:rPr>
        <w:t>5504</w:t>
      </w:r>
      <w:r w:rsidRPr="00F77309">
        <w:rPr>
          <w:rFonts w:ascii="Times New Roman" w:eastAsia="SimSun" w:hAnsi="Times New Roman" w:cs="Times New Roman"/>
          <w:sz w:val="20"/>
          <w:szCs w:val="20"/>
        </w:rPr>
        <w:tab/>
        <w:t>Ecology</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sz w:val="20"/>
          <w:szCs w:val="20"/>
        </w:rPr>
      </w:pPr>
      <w:r w:rsidRPr="00F77309">
        <w:rPr>
          <w:rFonts w:ascii="Times New Roman" w:eastAsia="SimSun" w:hAnsi="Times New Roman" w:cs="Times New Roman"/>
          <w:sz w:val="20"/>
          <w:szCs w:val="20"/>
        </w:rPr>
        <w:t xml:space="preserve">BIOL </w:t>
      </w:r>
      <w:r w:rsidRPr="00F77309">
        <w:rPr>
          <w:rFonts w:ascii="Times New Roman" w:eastAsia="SimSun" w:hAnsi="Times New Roman" w:cs="Times New Roman"/>
          <w:sz w:val="20"/>
          <w:szCs w:val="20"/>
        </w:rPr>
        <w:tab/>
        <w:t>5506</w:t>
      </w:r>
      <w:r w:rsidRPr="00F77309">
        <w:rPr>
          <w:rFonts w:ascii="Times New Roman" w:eastAsia="SimSun" w:hAnsi="Times New Roman" w:cs="Times New Roman"/>
          <w:sz w:val="20"/>
          <w:szCs w:val="20"/>
        </w:rPr>
        <w:tab/>
        <w:t>Genetics</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sz w:val="20"/>
          <w:szCs w:val="20"/>
        </w:rPr>
      </w:pPr>
      <w:r w:rsidRPr="00F77309">
        <w:rPr>
          <w:rFonts w:ascii="Times New Roman" w:eastAsia="SimSun" w:hAnsi="Times New Roman" w:cs="Times New Roman"/>
          <w:sz w:val="20"/>
          <w:szCs w:val="20"/>
        </w:rPr>
        <w:t xml:space="preserve">BIOL </w:t>
      </w:r>
      <w:r w:rsidRPr="00F77309">
        <w:rPr>
          <w:rFonts w:ascii="Times New Roman" w:eastAsia="SimSun" w:hAnsi="Times New Roman" w:cs="Times New Roman"/>
          <w:sz w:val="20"/>
          <w:szCs w:val="20"/>
        </w:rPr>
        <w:tab/>
        <w:t>5508</w:t>
      </w:r>
      <w:r w:rsidRPr="00F77309">
        <w:rPr>
          <w:rFonts w:ascii="Times New Roman" w:eastAsia="SimSun" w:hAnsi="Times New Roman" w:cs="Times New Roman"/>
          <w:sz w:val="20"/>
          <w:szCs w:val="20"/>
        </w:rPr>
        <w:tab/>
        <w:t>Parasitology</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sz w:val="20"/>
          <w:szCs w:val="20"/>
        </w:rPr>
      </w:pPr>
      <w:r w:rsidRPr="00F77309">
        <w:rPr>
          <w:rFonts w:ascii="Times New Roman" w:eastAsia="SimSun" w:hAnsi="Times New Roman" w:cs="Times New Roman"/>
          <w:sz w:val="20"/>
          <w:szCs w:val="20"/>
        </w:rPr>
        <w:t xml:space="preserve">BIOL </w:t>
      </w:r>
      <w:r w:rsidRPr="00F77309">
        <w:rPr>
          <w:rFonts w:ascii="Times New Roman" w:eastAsia="SimSun" w:hAnsi="Times New Roman" w:cs="Times New Roman"/>
          <w:sz w:val="20"/>
          <w:szCs w:val="20"/>
        </w:rPr>
        <w:tab/>
        <w:t>5510</w:t>
      </w:r>
      <w:r w:rsidRPr="00F77309">
        <w:rPr>
          <w:rFonts w:ascii="Times New Roman" w:eastAsia="SimSun" w:hAnsi="Times New Roman" w:cs="Times New Roman"/>
          <w:sz w:val="20"/>
          <w:szCs w:val="20"/>
        </w:rPr>
        <w:tab/>
        <w:t>Microbiology</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sz w:val="20"/>
          <w:szCs w:val="20"/>
        </w:rPr>
      </w:pPr>
      <w:r w:rsidRPr="00F77309">
        <w:rPr>
          <w:rFonts w:ascii="Times New Roman" w:eastAsia="SimSun" w:hAnsi="Times New Roman" w:cs="Times New Roman"/>
          <w:sz w:val="20"/>
          <w:szCs w:val="20"/>
        </w:rPr>
        <w:t>BIOL</w:t>
      </w:r>
      <w:r w:rsidRPr="00F77309">
        <w:rPr>
          <w:rFonts w:ascii="Times New Roman" w:eastAsia="SimSun" w:hAnsi="Times New Roman" w:cs="Times New Roman"/>
          <w:sz w:val="20"/>
          <w:szCs w:val="20"/>
        </w:rPr>
        <w:tab/>
        <w:t>5515</w:t>
      </w:r>
      <w:r w:rsidRPr="00F77309">
        <w:rPr>
          <w:rFonts w:ascii="Times New Roman" w:eastAsia="SimSun" w:hAnsi="Times New Roman" w:cs="Times New Roman"/>
          <w:sz w:val="20"/>
          <w:szCs w:val="20"/>
        </w:rPr>
        <w:tab/>
        <w:t>Selected Topics in Biology</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sz w:val="20"/>
          <w:szCs w:val="20"/>
        </w:rPr>
      </w:pPr>
      <w:r w:rsidRPr="00F77309">
        <w:rPr>
          <w:rFonts w:ascii="Times New Roman" w:eastAsia="SimSun" w:hAnsi="Times New Roman" w:cs="Times New Roman"/>
          <w:sz w:val="20"/>
          <w:szCs w:val="20"/>
        </w:rPr>
        <w:t>(3 hrs from AREA C may be satisfied with PHYS 5500, PHYS (5530 or 5531) or PHYS (5645 or 5646)</w:t>
      </w:r>
    </w:p>
    <w:p w:rsidR="009263EC" w:rsidRPr="00F77309" w:rsidRDefault="009263EC" w:rsidP="009263EC">
      <w:pPr>
        <w:widowControl w:val="0"/>
        <w:autoSpaceDE w:val="0"/>
        <w:autoSpaceDN w:val="0"/>
        <w:adjustRightInd w:val="0"/>
        <w:spacing w:after="0" w:line="217" w:lineRule="exact"/>
        <w:ind w:left="360" w:firstLine="0"/>
        <w:jc w:val="both"/>
        <w:rPr>
          <w:rFonts w:ascii="Times New Roman" w:hAnsi="Times New Roman"/>
          <w:sz w:val="20"/>
          <w:szCs w:val="20"/>
        </w:rPr>
      </w:pPr>
    </w:p>
    <w:p w:rsidR="009263EC" w:rsidRPr="00C60407" w:rsidRDefault="009263EC" w:rsidP="009263EC">
      <w:pPr>
        <w:widowControl w:val="0"/>
        <w:autoSpaceDE w:val="0"/>
        <w:autoSpaceDN w:val="0"/>
        <w:adjustRightInd w:val="0"/>
        <w:spacing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 D - Resea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ch and Statistics</w:t>
      </w:r>
    </w:p>
    <w:p w:rsidR="009263EC" w:rsidRPr="00C60407"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(Minimum of 3 semester</w:t>
      </w:r>
      <w:r w:rsidRPr="00C60407">
        <w:rPr>
          <w:rFonts w:ascii="Times New Roman" w:hAnsi="Times New Roman"/>
          <w:b/>
          <w:bCs/>
          <w:color w:val="808080" w:themeColor="background1" w:themeShade="80"/>
          <w:spacing w:val="-5"/>
          <w:sz w:val="24"/>
          <w:szCs w:val="24"/>
        </w:rPr>
        <w:t xml:space="preserve"> </w:t>
      </w:r>
      <w:r w:rsidRPr="00C60407">
        <w:rPr>
          <w:rFonts w:ascii="Times New Roman" w:hAnsi="Times New Roman"/>
          <w:b/>
          <w:bCs/>
          <w:color w:val="808080" w:themeColor="background1" w:themeShade="80"/>
          <w:sz w:val="24"/>
          <w:szCs w:val="24"/>
        </w:rPr>
        <w:t>hours)</w:t>
      </w:r>
      <w:r w:rsidRPr="00C60407">
        <w:rPr>
          <w:rFonts w:ascii="Times New Roman" w:hAnsi="Times New Roman"/>
          <w:b/>
          <w:bCs/>
          <w:color w:val="808080" w:themeColor="background1" w:themeShade="80"/>
          <w:sz w:val="24"/>
          <w:szCs w:val="24"/>
        </w:rPr>
        <w:tab/>
        <w:t>3 hrs</w:t>
      </w:r>
    </w:p>
    <w:p w:rsidR="009263EC"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sz w:val="12"/>
          <w:szCs w:val="12"/>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 xml:space="preserve">Educational Statistics </w:t>
      </w:r>
      <w:r>
        <w:rPr>
          <w:rFonts w:ascii="Times New Roman" w:hAnsi="Times New Roman"/>
          <w:position w:val="7"/>
          <w:sz w:val="12"/>
          <w:szCs w:val="12"/>
        </w:rPr>
        <w:t>+</w:t>
      </w:r>
    </w:p>
    <w:p w:rsidR="009263EC"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9263EC" w:rsidRDefault="009263EC" w:rsidP="009263EC">
      <w:pPr>
        <w:widowControl w:val="0"/>
        <w:autoSpaceDE w:val="0"/>
        <w:autoSpaceDN w:val="0"/>
        <w:adjustRightInd w:val="0"/>
        <w:spacing w:before="6" w:after="0" w:line="220" w:lineRule="exact"/>
        <w:ind w:left="360" w:firstLine="0"/>
        <w:jc w:val="both"/>
        <w:rPr>
          <w:rFonts w:ascii="Times New Roman" w:hAnsi="Times New Roman"/>
        </w:rPr>
      </w:pPr>
    </w:p>
    <w:p w:rsidR="009263EC" w:rsidRPr="00C60407"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 E - Electives (Minimum of 3 semester</w:t>
      </w:r>
      <w:r w:rsidRPr="00C60407">
        <w:rPr>
          <w:rFonts w:ascii="Times New Roman" w:hAnsi="Times New Roman"/>
          <w:b/>
          <w:bCs/>
          <w:color w:val="808080" w:themeColor="background1" w:themeShade="80"/>
          <w:spacing w:val="-5"/>
          <w:sz w:val="24"/>
          <w:szCs w:val="24"/>
        </w:rPr>
        <w:t xml:space="preserve"> </w:t>
      </w:r>
      <w:r w:rsidRPr="00C60407">
        <w:rPr>
          <w:rFonts w:ascii="Times New Roman" w:hAnsi="Times New Roman"/>
          <w:b/>
          <w:bCs/>
          <w:color w:val="808080" w:themeColor="background1" w:themeShade="80"/>
          <w:sz w:val="24"/>
          <w:szCs w:val="24"/>
        </w:rPr>
        <w:t>hours)</w:t>
      </w:r>
      <w:r w:rsidRPr="00C60407">
        <w:rPr>
          <w:rFonts w:ascii="Times New Roman" w:hAnsi="Times New Roman"/>
          <w:b/>
          <w:bCs/>
          <w:color w:val="808080" w:themeColor="background1" w:themeShade="80"/>
          <w:sz w:val="24"/>
          <w:szCs w:val="24"/>
        </w:rPr>
        <w:tab/>
        <w:t>3 hrs</w:t>
      </w:r>
    </w:p>
    <w:p w:rsidR="009263EC"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sz w:val="12"/>
          <w:szCs w:val="12"/>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 xml:space="preserve">outh </w:t>
      </w:r>
      <w:r>
        <w:rPr>
          <w:rFonts w:ascii="Times New Roman" w:hAnsi="Times New Roman"/>
          <w:position w:val="7"/>
          <w:sz w:val="12"/>
          <w:szCs w:val="12"/>
        </w:rPr>
        <w:t>++</w:t>
      </w:r>
    </w:p>
    <w:p w:rsidR="009263EC" w:rsidRPr="00F77309"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SimSun" w:hAnsi="Times New Roman" w:cs="Times New Roman"/>
          <w:sz w:val="20"/>
          <w:szCs w:val="20"/>
        </w:rPr>
      </w:pPr>
      <w:r w:rsidRPr="00F77309">
        <w:rPr>
          <w:rFonts w:ascii="Times New Roman" w:eastAsia="SimSun" w:hAnsi="Times New Roman" w:cs="Times New Roman"/>
          <w:sz w:val="20"/>
          <w:szCs w:val="20"/>
        </w:rPr>
        <w:t>Other elective as approved by the advisor</w:t>
      </w:r>
    </w:p>
    <w:p w:rsidR="009263EC" w:rsidRDefault="009263EC" w:rsidP="009263EC">
      <w:pPr>
        <w:widowControl w:val="0"/>
        <w:autoSpaceDE w:val="0"/>
        <w:autoSpaceDN w:val="0"/>
        <w:adjustRightInd w:val="0"/>
        <w:spacing w:before="10" w:after="0"/>
        <w:ind w:left="360" w:firstLine="0"/>
        <w:jc w:val="both"/>
        <w:rPr>
          <w:rFonts w:ascii="Times New Roman" w:hAnsi="Times New Roman"/>
          <w:spacing w:val="-14"/>
          <w:sz w:val="20"/>
          <w:szCs w:val="20"/>
        </w:rPr>
      </w:pPr>
    </w:p>
    <w:p w:rsidR="009263EC" w:rsidRDefault="009263EC" w:rsidP="009263EC">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 Minimum of 9 semester hours from</w:t>
      </w:r>
      <w:r>
        <w:rPr>
          <w:rFonts w:ascii="Times New Roman" w:hAnsi="Times New Roman"/>
          <w:spacing w:val="-11"/>
          <w:sz w:val="20"/>
          <w:szCs w:val="20"/>
        </w:rPr>
        <w:t xml:space="preserve"> </w:t>
      </w:r>
      <w:r>
        <w:rPr>
          <w:rFonts w:ascii="Times New Roman" w:hAnsi="Times New Roman"/>
          <w:sz w:val="20"/>
          <w:szCs w:val="20"/>
        </w:rPr>
        <w:t>Areas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&amp; B </w:t>
      </w:r>
    </w:p>
    <w:p w:rsidR="009263EC" w:rsidRDefault="009263EC" w:rsidP="009263EC">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 Required course</w:t>
      </w:r>
    </w:p>
    <w:p w:rsidR="009263EC" w:rsidRDefault="009263EC" w:rsidP="009263EC">
      <w:pPr>
        <w:widowControl w:val="0"/>
        <w:autoSpaceDE w:val="0"/>
        <w:autoSpaceDN w:val="0"/>
        <w:adjustRightInd w:val="0"/>
        <w:spacing w:before="10" w:after="0" w:line="250" w:lineRule="auto"/>
        <w:ind w:left="360" w:firstLine="0"/>
        <w:jc w:val="both"/>
        <w:rPr>
          <w:rFonts w:ascii="Times New Roman" w:hAnsi="Times New Roman"/>
          <w:sz w:val="20"/>
          <w:szCs w:val="20"/>
        </w:rPr>
      </w:pPr>
      <w:r>
        <w:rPr>
          <w:rFonts w:ascii="Times New Roman" w:hAnsi="Times New Roman"/>
          <w:sz w:val="20"/>
          <w:szCs w:val="20"/>
        </w:rPr>
        <w:t>*** Minimum of 18 semester hours from area C (6 hours of core courses are required). In the chemistry program, core courses may</w:t>
      </w:r>
    </w:p>
    <w:p w:rsidR="009263EC" w:rsidRDefault="009263EC" w:rsidP="009263EC">
      <w:pPr>
        <w:widowControl w:val="0"/>
        <w:autoSpaceDE w:val="0"/>
        <w:autoSpaceDN w:val="0"/>
        <w:adjustRightInd w:val="0"/>
        <w:spacing w:after="0" w:line="250" w:lineRule="auto"/>
        <w:ind w:left="360" w:firstLine="0"/>
        <w:jc w:val="both"/>
        <w:rPr>
          <w:rFonts w:ascii="Times New Roman" w:hAnsi="Times New Roman"/>
          <w:sz w:val="20"/>
          <w:szCs w:val="20"/>
        </w:rPr>
      </w:pPr>
      <w:r>
        <w:rPr>
          <w:rFonts w:ascii="Times New Roman" w:hAnsi="Times New Roman"/>
          <w:sz w:val="20"/>
          <w:szCs w:val="20"/>
        </w:rPr>
        <w:t>be omitted if a departmental proficiency exam is passed.</w:t>
      </w:r>
      <w:r>
        <w:rPr>
          <w:rFonts w:ascii="Times New Roman" w:hAnsi="Times New Roman"/>
          <w:spacing w:val="-4"/>
          <w:sz w:val="20"/>
          <w:szCs w:val="20"/>
        </w:rPr>
        <w:t xml:space="preserve"> </w:t>
      </w:r>
      <w:r>
        <w:rPr>
          <w:rFonts w:ascii="Times New Roman" w:hAnsi="Times New Roman"/>
          <w:sz w:val="20"/>
          <w:szCs w:val="20"/>
        </w:rPr>
        <w:t>The student would complete 15 hours of advanced courses.</w:t>
      </w:r>
    </w:p>
    <w:p w:rsidR="009263EC" w:rsidRDefault="009263EC" w:rsidP="009263EC">
      <w:pPr>
        <w:widowControl w:val="0"/>
        <w:autoSpaceDE w:val="0"/>
        <w:autoSpaceDN w:val="0"/>
        <w:adjustRightInd w:val="0"/>
        <w:spacing w:after="0"/>
        <w:ind w:left="360" w:firstLine="0"/>
        <w:jc w:val="both"/>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Required for research course. Passing an examination can satisfy course requirements.</w:t>
      </w:r>
    </w:p>
    <w:p w:rsidR="009263EC" w:rsidRDefault="009263EC" w:rsidP="009263EC">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 xml:space="preserve">Required </w:t>
      </w:r>
      <w:r w:rsidRPr="00F77309">
        <w:rPr>
          <w:rFonts w:ascii="Times New Roman" w:hAnsi="Times New Roman"/>
          <w:sz w:val="20"/>
          <w:szCs w:val="20"/>
          <w:u w:val="single"/>
        </w:rPr>
        <w:t>only</w:t>
      </w:r>
      <w:r>
        <w:rPr>
          <w:rFonts w:ascii="Times New Roman" w:hAnsi="Times New Roman"/>
          <w:sz w:val="20"/>
          <w:szCs w:val="20"/>
        </w:rPr>
        <w:t xml:space="preserve"> if not previously fulfilled.</w:t>
      </w:r>
    </w:p>
    <w:p w:rsidR="009263EC" w:rsidRDefault="009263EC" w:rsidP="009263EC">
      <w:pPr>
        <w:widowControl w:val="0"/>
        <w:autoSpaceDE w:val="0"/>
        <w:autoSpaceDN w:val="0"/>
        <w:adjustRightInd w:val="0"/>
        <w:spacing w:before="7" w:after="0" w:line="240" w:lineRule="exact"/>
        <w:ind w:left="360" w:firstLine="0"/>
        <w:jc w:val="both"/>
        <w:rPr>
          <w:rFonts w:ascii="Times New Roman" w:hAnsi="Times New Roman"/>
          <w:sz w:val="24"/>
          <w:szCs w:val="24"/>
        </w:rPr>
      </w:pPr>
    </w:p>
    <w:p w:rsidR="009263EC" w:rsidRDefault="009263EC" w:rsidP="009263EC">
      <w:pPr>
        <w:widowControl w:val="0"/>
        <w:autoSpaceDE w:val="0"/>
        <w:autoSpaceDN w:val="0"/>
        <w:adjustRightInd w:val="0"/>
        <w:spacing w:before="3" w:after="0" w:line="160" w:lineRule="exact"/>
        <w:rPr>
          <w:rFonts w:ascii="Times New Roman" w:hAnsi="Times New Roman"/>
          <w:sz w:val="16"/>
          <w:szCs w:val="16"/>
        </w:rPr>
      </w:pPr>
    </w:p>
    <w:p w:rsidR="009263EC" w:rsidRDefault="009263EC" w:rsidP="009263EC">
      <w:pPr>
        <w:widowControl w:val="0"/>
        <w:autoSpaceDE w:val="0"/>
        <w:autoSpaceDN w:val="0"/>
        <w:adjustRightInd w:val="0"/>
        <w:spacing w:after="0" w:line="200" w:lineRule="exact"/>
        <w:rPr>
          <w:rFonts w:ascii="Times New Roman" w:hAnsi="Times New Roman"/>
          <w:sz w:val="20"/>
          <w:szCs w:val="20"/>
        </w:rPr>
      </w:pPr>
    </w:p>
    <w:p w:rsidR="009263EC" w:rsidRPr="00BB4865" w:rsidRDefault="009263EC" w:rsidP="009263EC">
      <w:pPr>
        <w:pStyle w:val="Heading2"/>
        <w:spacing w:before="0"/>
        <w:ind w:firstLine="360"/>
        <w:rPr>
          <w:rFonts w:ascii="Times New Roman" w:hAnsi="Times New Roman" w:cs="Times New Roman"/>
          <w:color w:val="808080" w:themeColor="background1" w:themeShade="80"/>
          <w:sz w:val="28"/>
          <w:szCs w:val="28"/>
        </w:rPr>
      </w:pPr>
      <w:bookmarkStart w:id="350" w:name="_Toc294969791"/>
      <w:bookmarkStart w:id="351" w:name="_Toc295897050"/>
      <w:r w:rsidRPr="00BB4865">
        <w:rPr>
          <w:rFonts w:ascii="Times New Roman" w:hAnsi="Times New Roman" w:cs="Times New Roman"/>
          <w:color w:val="808080" w:themeColor="background1" w:themeShade="80"/>
          <w:sz w:val="28"/>
          <w:szCs w:val="28"/>
        </w:rPr>
        <w:t>COURSE DESCRIPTIONS</w:t>
      </w:r>
      <w:bookmarkEnd w:id="350"/>
      <w:bookmarkEnd w:id="351"/>
    </w:p>
    <w:p w:rsidR="009263EC" w:rsidRPr="00B84A8A"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5501 Selected Topics in Botany……………………………….……………...............................3(3-0)</w:t>
      </w:r>
    </w:p>
    <w:p w:rsidR="009263EC" w:rsidRPr="00B84A8A"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the principles of vascular plant function, including transduction of water and solutes, photosynthesis, respiration and hormonal regulation of growth and development.</w:t>
      </w:r>
    </w:p>
    <w:p w:rsidR="009263EC" w:rsidRPr="00B84A8A"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sz w:val="20"/>
          <w:szCs w:val="20"/>
        </w:rPr>
      </w:pPr>
    </w:p>
    <w:p w:rsidR="009263EC" w:rsidRPr="00B84A8A"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5502 Selected topics in Zoology…………………………………………</w:t>
      </w:r>
      <w:r>
        <w:rPr>
          <w:rFonts w:ascii="Times New Roman" w:hAnsi="Times New Roman"/>
          <w:b/>
          <w:sz w:val="20"/>
          <w:szCs w:val="20"/>
        </w:rPr>
        <w:t>….</w:t>
      </w:r>
      <w:r w:rsidRPr="00B84A8A">
        <w:rPr>
          <w:rFonts w:ascii="Times New Roman" w:eastAsia="SimSun" w:hAnsi="Times New Roman" w:cs="Times New Roman"/>
          <w:b/>
          <w:sz w:val="20"/>
          <w:szCs w:val="20"/>
        </w:rPr>
        <w:t>…………...………..3(3-0)</w:t>
      </w:r>
    </w:p>
    <w:p w:rsidR="009263EC"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basic concepts of invertebrate zoology.  The students (in-service teachers) in</w:t>
      </w:r>
      <w:r w:rsidRPr="00B84A8A">
        <w:rPr>
          <w:rFonts w:ascii="Times New Roman" w:hAnsi="Times New Roman"/>
          <w:sz w:val="20"/>
          <w:szCs w:val="20"/>
        </w:rPr>
        <w:t xml:space="preserve"> </w:t>
      </w:r>
      <w:r w:rsidRPr="00B84A8A">
        <w:rPr>
          <w:rFonts w:ascii="Times New Roman" w:eastAsia="SimSun" w:hAnsi="Times New Roman" w:cs="Times New Roman"/>
          <w:sz w:val="20"/>
          <w:szCs w:val="20"/>
        </w:rPr>
        <w:t>the course will help determine course content based upon their specific needs.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5503 Selected Topics in Human Biology…………………………………….………………3(3-0)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various aspects of human morphology and physiology. The topics will be selected to reflect the interests and needs of the students participating in the course.</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5504 Ecology………………………………………………………………………………….3(3-0)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principles and concepts of modern ecology. Investigative activities will include analysis of aquatic (marine and freshwater) terrestrial ecosystems.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5506 Genetics…………………………………………………………………………………3(3-0)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A review of the basic principles of inheritance and classical genetics with detailed emphasis on molecular genetics, population and eugenics will be covered in this course.</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5508 Parasitology……………………………………………………………………………..3(3-0)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 xml:space="preserve">A detailed study of the common parasites of man and domestic animals will be investigated in this course. Some emphasis will be placed on life cycles and vectors. </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5510 Microbiology…………………………………………………………………………….3(3-0)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concepts and principles of bacteria, fungi and other microbial groups. Some attention will be given to morphological, physiological and biomedical relationships in these groups.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5513 Mammalian Physiology…………………………………………………………………3(3-0)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the homeostatic mechanisms of such organ systems as cardiovascular, nervous, gastrointestinal, respiratory and genital urinary.</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5515 Selected Topics in Biology……………………………………………………………..3(3-0)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5518 Biotechnology…………………………………………………………………………….3(3-0)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BIOL 5519 Plant Biology……………………………………………………………………………3(3-0)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5500 Earth Science…………….………………………………………………………….....3(3-0)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Exploration of basic concepts and processes in the earth sciences.  Content areas include astronomy, geology and meteorology.  Strategies of teaching earth science in the middle and high schools will also be explored.</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5501Foundations of Physical Science………………..……………………..…………….…3(3-0)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Foundations of Physical Science is the study of basic principles of physical science and their relation to the teaching of science in the elementary school.</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5530-5531Introductory Physical Science………………….………………..……………….3(3-0)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5547 Introduction to Oceanography…………………..…………………………..………….3(3-0)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emphasizes physical, chemical, geologic and biologic characteristics of the oceans and the interaction between the hydrosphere, atmosphere and biosphere.</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 S5548 Introduction to Astronomy……………………………………………………….…….3(3-0)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5549 Weather and Climate……………………………………………………………..…….3(3-0)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emphasizes an introduction to the study of the profiles and dynamics of air masses and an overview of system to climatic effects and global distribution of climate.</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5551 Mathematics of Physics I…………………………………………………………..……3(3-0)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algebra of vectors, vector calculus, divergence, gradient, curl, line integrals, surface integrals, divergence of theorem of Gauss, Stokes’ theorem, conservative fields, orthogonal curvilinear coordinates, matrices and eigenvalue problems.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5552 Mathematics of Physics II………………………………………………………….…...3(3-0)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derivation and solution of partial differential equations of physics, wave equation and Laplace’s equation, Schroedinger’s equation, power series solution of ordinary differential equations and special functions of mathematics physics; Fourier series, Sturm-Liouville system, complex analysis and integration will also be considered.</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5564 Science Concepts…………………………………….……………………………..…..3(3-0)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Focus on the understanding and application of scientific processes and major concepts relevant to the teaching of middle childhood science.</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5645 Physics for Secondary School Teachers……………………………………….….…...3(3-0)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is designed to both refresh and enlarge the high school teacher’s knowledge of general physics.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5646 Modern Physics for Secondary Teachers I…………………………………………….3(3-0)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 xml:space="preserve">This course is designed to provide students an introduction to special relativity, quantum mechanics and atomic structure.  </w:t>
      </w:r>
      <w:r w:rsidRPr="00B84A8A">
        <w:rPr>
          <w:rFonts w:ascii="Times New Roman" w:eastAsia="SimSun" w:hAnsi="Times New Roman" w:cs="Times New Roman"/>
          <w:i/>
          <w:sz w:val="20"/>
          <w:szCs w:val="20"/>
        </w:rPr>
        <w:t>Prerequisite:  General physics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5641 Modern Physics for Secondary Teachers II……………………………..…………….3(3-0)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 xml:space="preserve">This course is designed to provide students an introduction to x-ray spectra, molecular structure, solid-state physics, nuclear structure and nuclear reactions. </w:t>
      </w:r>
      <w:r w:rsidRPr="00B84A8A">
        <w:rPr>
          <w:rFonts w:ascii="Times New Roman" w:eastAsia="SimSun" w:hAnsi="Times New Roman" w:cs="Times New Roman"/>
          <w:i/>
          <w:sz w:val="20"/>
          <w:szCs w:val="20"/>
        </w:rPr>
        <w:t>Prerequisite:  PHYS 5646</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5660 Classical Mechanics I…………………………..………………………….…………...3(3-0)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elements of Newtonian mechanics, motion of particles in various dimensions, motion of system particles, rigid bodies, gravitational and coordinate systems.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5661 Classical Mechanics II…………………………………………………………..………3(3-0)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 xml:space="preserve">This course will emphasize mechanics of continuous media, Lagrange’s equations, tensor algebra, inertia and stress tensors, rotation of a rigid body and theory of small vibrations.  </w:t>
      </w:r>
      <w:r w:rsidRPr="00B84A8A">
        <w:rPr>
          <w:rFonts w:ascii="Times New Roman" w:eastAsia="SimSun" w:hAnsi="Times New Roman" w:cs="Times New Roman"/>
          <w:i/>
          <w:sz w:val="20"/>
          <w:szCs w:val="20"/>
        </w:rPr>
        <w:t>Prerequisite: Consent of instructor</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5610 Electricity and Magnetism I…………………………………………………………….3(3-0)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electrostatics, steady currents and the magnetic properties of matter.</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PYS 5611 Electricity and Magnetism II………………………………………………………..……3(3-0)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 xml:space="preserve">This course will emphasize the development of field theory leading to Maxwell’s equations, plane waves and solutions of Maxwell’s equations.  </w:t>
      </w:r>
      <w:r w:rsidRPr="00B84A8A">
        <w:rPr>
          <w:rFonts w:ascii="Times New Roman" w:eastAsia="SimSun" w:hAnsi="Times New Roman" w:cs="Times New Roman"/>
          <w:i/>
          <w:sz w:val="20"/>
          <w:szCs w:val="20"/>
        </w:rPr>
        <w:t>Prerequisite:  Consent of Instructor</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5681 Introduction to Quantum Mechanics…………………………………………………...3(3-0)</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Schroedinger’s theory of quantum mechanics, solutions of Schroedinger’s equation, perturbation theory, one-electron atoms, magnetic moments, spin and relativistic effects, identical particles and multi-electron atoms.</w:t>
      </w:r>
    </w:p>
    <w:p w:rsidR="009263EC" w:rsidRPr="00B84A8A" w:rsidRDefault="009263EC" w:rsidP="009263EC">
      <w:pPr>
        <w:tabs>
          <w:tab w:val="left" w:pos="7740"/>
        </w:tabs>
        <w:spacing w:after="0"/>
        <w:ind w:left="360" w:right="180" w:firstLine="0"/>
        <w:jc w:val="both"/>
        <w:rPr>
          <w:rFonts w:ascii="Times New Roman" w:eastAsia="SimSun" w:hAnsi="Times New Roman" w:cs="Times New Roman"/>
          <w:b/>
          <w:sz w:val="20"/>
          <w:szCs w:val="20"/>
        </w:rPr>
      </w:pPr>
      <w:r w:rsidRPr="00B84A8A">
        <w:rPr>
          <w:rFonts w:ascii="Times New Roman" w:eastAsia="SimSun" w:hAnsi="Times New Roman" w:cs="Times New Roman"/>
          <w:b/>
          <w:sz w:val="20"/>
          <w:szCs w:val="20"/>
        </w:rPr>
        <w:t>PHYS 5685 Seminar in the Teaching of Physics……………….………………………..…………..3(3-0)</w:t>
      </w:r>
    </w:p>
    <w:p w:rsidR="009263EC"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r w:rsidRPr="00B84A8A">
        <w:rPr>
          <w:rFonts w:ascii="Times New Roman" w:eastAsia="SimSun" w:hAnsi="Times New Roman" w:cs="Times New Roman"/>
          <w:sz w:val="20"/>
          <w:szCs w:val="20"/>
        </w:rPr>
        <w:t>This course will emphasize methods of teaching physics stressing the planning of curricula and laboratory programs.</w:t>
      </w:r>
    </w:p>
    <w:p w:rsidR="009263EC"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p>
    <w:p w:rsidR="009263EC"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p>
    <w:p w:rsidR="00BB4865"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sz w:val="20"/>
          <w:szCs w:val="20"/>
        </w:rPr>
      </w:pPr>
    </w:p>
    <w:p w:rsidR="009263EC" w:rsidRPr="00601DCA" w:rsidRDefault="009263EC" w:rsidP="009263EC">
      <w:pPr>
        <w:pStyle w:val="Heading1"/>
        <w:spacing w:before="0"/>
        <w:ind w:left="360" w:right="180" w:firstLine="0"/>
        <w:rPr>
          <w:rFonts w:ascii="Impact" w:hAnsi="Impact" w:cs="Impact"/>
          <w:color w:val="808080" w:themeColor="background1" w:themeShade="80"/>
          <w:sz w:val="40"/>
          <w:szCs w:val="40"/>
        </w:rPr>
      </w:pPr>
      <w:bookmarkStart w:id="352" w:name="_Toc294969792"/>
      <w:bookmarkStart w:id="353" w:name="_Toc295897051"/>
      <w:r w:rsidRPr="00601DCA">
        <w:rPr>
          <w:rFonts w:ascii="Impact" w:hAnsi="Impact" w:cs="Impact"/>
          <w:color w:val="808080" w:themeColor="background1" w:themeShade="80"/>
          <w:position w:val="-1"/>
          <w:sz w:val="40"/>
          <w:szCs w:val="40"/>
        </w:rPr>
        <w:t>SPECIAL EDUC</w:t>
      </w:r>
      <w:r w:rsidRPr="00601DCA">
        <w:rPr>
          <w:rFonts w:ascii="Impact" w:hAnsi="Impact" w:cs="Impact"/>
          <w:color w:val="808080" w:themeColor="background1" w:themeShade="80"/>
          <w:spacing w:val="-22"/>
          <w:position w:val="-1"/>
          <w:sz w:val="40"/>
          <w:szCs w:val="40"/>
        </w:rPr>
        <w:t>A</w:t>
      </w:r>
      <w:r w:rsidRPr="00601DCA">
        <w:rPr>
          <w:rFonts w:ascii="Impact" w:hAnsi="Impact" w:cs="Impact"/>
          <w:color w:val="808080" w:themeColor="background1" w:themeShade="80"/>
          <w:position w:val="-1"/>
          <w:sz w:val="40"/>
          <w:szCs w:val="40"/>
        </w:rPr>
        <w:t>TION</w:t>
      </w:r>
      <w:bookmarkEnd w:id="352"/>
      <w:bookmarkEnd w:id="353"/>
    </w:p>
    <w:p w:rsidR="00A50B98" w:rsidRDefault="00A50B98" w:rsidP="00A50B98">
      <w:pPr>
        <w:ind w:left="360" w:right="180" w:firstLine="360"/>
        <w:jc w:val="both"/>
        <w:rPr>
          <w:rFonts w:ascii="Times New Roman" w:hAnsi="Times New Roman"/>
          <w:color w:val="000000"/>
          <w:spacing w:val="-11"/>
          <w:sz w:val="20"/>
          <w:szCs w:val="20"/>
        </w:rPr>
      </w:pPr>
      <w:r w:rsidRPr="00373D59">
        <w:rPr>
          <w:rFonts w:ascii="Times New Roman" w:hAnsi="Times New Roman"/>
          <w:color w:val="000000"/>
          <w:sz w:val="20"/>
          <w:szCs w:val="20"/>
        </w:rPr>
        <w:t>The M.Ed. degree programs in Special Education lead to</w:t>
      </w:r>
      <w:r w:rsidRPr="00373D59">
        <w:rPr>
          <w:rFonts w:ascii="Times New Roman" w:hAnsi="Times New Roman"/>
          <w:color w:val="000000"/>
          <w:spacing w:val="-4"/>
          <w:sz w:val="20"/>
          <w:szCs w:val="20"/>
        </w:rPr>
        <w:t xml:space="preserve"> </w:t>
      </w:r>
      <w:r w:rsidRPr="00373D59">
        <w:rPr>
          <w:rFonts w:ascii="Times New Roman" w:hAnsi="Times New Roman"/>
          <w:color w:val="000000"/>
          <w:spacing w:val="-18"/>
          <w:sz w:val="20"/>
          <w:szCs w:val="20"/>
        </w:rPr>
        <w:t>T</w:t>
      </w:r>
      <w:r w:rsidRPr="00373D59">
        <w:rPr>
          <w:rFonts w:ascii="Times New Roman" w:hAnsi="Times New Roman"/>
          <w:color w:val="000000"/>
          <w:sz w:val="20"/>
          <w:szCs w:val="20"/>
        </w:rPr>
        <w:t>-5 certification in Special Education General Curriculum and Special Education Adapted Curriculum.</w:t>
      </w:r>
      <w:r w:rsidRPr="00373D59">
        <w:rPr>
          <w:rFonts w:ascii="Times New Roman" w:hAnsi="Times New Roman"/>
          <w:color w:val="000000"/>
          <w:spacing w:val="-11"/>
          <w:sz w:val="20"/>
          <w:szCs w:val="20"/>
        </w:rPr>
        <w:t xml:space="preserve"> </w:t>
      </w:r>
      <w:r w:rsidRPr="00373D59">
        <w:rPr>
          <w:rFonts w:ascii="Times New Roman" w:hAnsi="Times New Roman"/>
          <w:color w:val="000000"/>
          <w:sz w:val="20"/>
          <w:szCs w:val="20"/>
        </w:rPr>
        <w:t>Any person who has</w:t>
      </w:r>
      <w:r w:rsidRPr="00373D59">
        <w:rPr>
          <w:rFonts w:ascii="Times New Roman" w:hAnsi="Times New Roman"/>
          <w:color w:val="000000"/>
          <w:spacing w:val="-4"/>
          <w:sz w:val="20"/>
          <w:szCs w:val="20"/>
        </w:rPr>
        <w:t xml:space="preserve"> </w:t>
      </w:r>
      <w:r w:rsidRPr="00373D59">
        <w:rPr>
          <w:rFonts w:ascii="Times New Roman" w:hAnsi="Times New Roman"/>
          <w:color w:val="000000"/>
          <w:spacing w:val="-18"/>
          <w:sz w:val="20"/>
          <w:szCs w:val="20"/>
        </w:rPr>
        <w:t>T</w:t>
      </w:r>
      <w:r w:rsidRPr="00373D59">
        <w:rPr>
          <w:rFonts w:ascii="Times New Roman" w:hAnsi="Times New Roman"/>
          <w:color w:val="000000"/>
          <w:sz w:val="20"/>
          <w:szCs w:val="20"/>
        </w:rPr>
        <w:t>-4 cert</w:t>
      </w:r>
      <w:r w:rsidRPr="00373D59">
        <w:rPr>
          <w:rFonts w:ascii="Times New Roman" w:hAnsi="Times New Roman"/>
          <w:color w:val="000000"/>
          <w:spacing w:val="-4"/>
          <w:sz w:val="20"/>
          <w:szCs w:val="20"/>
        </w:rPr>
        <w:t>i</w:t>
      </w:r>
      <w:r w:rsidRPr="00373D59">
        <w:rPr>
          <w:rFonts w:ascii="Times New Roman" w:hAnsi="Times New Roman"/>
          <w:color w:val="000000"/>
          <w:sz w:val="20"/>
          <w:szCs w:val="20"/>
        </w:rPr>
        <w:t>fication in a teaching field or who has completed a fou</w:t>
      </w:r>
      <w:r w:rsidRPr="00373D59">
        <w:rPr>
          <w:rFonts w:ascii="Times New Roman" w:hAnsi="Times New Roman"/>
          <w:color w:val="000000"/>
          <w:spacing w:val="-4"/>
          <w:sz w:val="20"/>
          <w:szCs w:val="20"/>
        </w:rPr>
        <w:t>r</w:t>
      </w:r>
      <w:r w:rsidRPr="00373D59">
        <w:rPr>
          <w:rFonts w:ascii="Times New Roman" w:hAnsi="Times New Roman"/>
          <w:color w:val="000000"/>
          <w:sz w:val="20"/>
          <w:szCs w:val="20"/>
        </w:rPr>
        <w:t>-year degree program outside the field of teaching and meets the other admission criteria may pursue the master's-level programs.</w:t>
      </w:r>
      <w:r w:rsidRPr="00373D59">
        <w:rPr>
          <w:rFonts w:ascii="Times New Roman" w:hAnsi="Times New Roman"/>
          <w:color w:val="000000"/>
          <w:spacing w:val="-11"/>
          <w:sz w:val="20"/>
          <w:szCs w:val="20"/>
        </w:rPr>
        <w:t xml:space="preserve"> </w:t>
      </w:r>
    </w:p>
    <w:p w:rsidR="00A50B98" w:rsidRPr="00373D59" w:rsidRDefault="00A50B98" w:rsidP="00A50B98">
      <w:pPr>
        <w:ind w:left="360" w:right="180" w:firstLine="360"/>
        <w:jc w:val="both"/>
        <w:rPr>
          <w:rFonts w:ascii="Times New Roman" w:hAnsi="Times New Roman"/>
          <w:sz w:val="20"/>
          <w:szCs w:val="20"/>
        </w:rPr>
      </w:pPr>
      <w:r w:rsidRPr="00373D59">
        <w:rPr>
          <w:rFonts w:ascii="Times New Roman" w:hAnsi="Times New Roman"/>
          <w:sz w:val="20"/>
          <w:szCs w:val="20"/>
        </w:rPr>
        <w:t xml:space="preserve">The Special Education Program provides professional educators an opportunity to enhance their ability to respond positively, creatively and proactively and develop teaching strategies and curriculum skills to enable students with disabilities to access the standard curriculum and address areas of functional and independent living skills. As the students’ progress through the program they will take away a knowledge of research-based best practices in their core content areas, strategies for making data-driven decisions, and skills for improving student achievement through action research. </w:t>
      </w:r>
    </w:p>
    <w:p w:rsidR="00A50B98" w:rsidRDefault="00A50B98" w:rsidP="00A50B98">
      <w:pPr>
        <w:widowControl w:val="0"/>
        <w:autoSpaceDE w:val="0"/>
        <w:autoSpaceDN w:val="0"/>
        <w:adjustRightInd w:val="0"/>
        <w:spacing w:before="1" w:after="0" w:line="200" w:lineRule="exact"/>
        <w:ind w:left="360" w:right="180" w:firstLine="360"/>
        <w:jc w:val="both"/>
        <w:rPr>
          <w:rFonts w:ascii="Times New Roman" w:hAnsi="Times New Roman"/>
          <w:color w:val="000000"/>
          <w:sz w:val="20"/>
          <w:szCs w:val="20"/>
        </w:rPr>
      </w:pPr>
    </w:p>
    <w:p w:rsidR="00A50B98" w:rsidRDefault="00A50B98" w:rsidP="00A50B98">
      <w:pPr>
        <w:widowControl w:val="0"/>
        <w:autoSpaceDE w:val="0"/>
        <w:autoSpaceDN w:val="0"/>
        <w:adjustRightInd w:val="0"/>
        <w:spacing w:after="0"/>
        <w:ind w:left="360" w:right="180" w:firstLine="0"/>
        <w:jc w:val="both"/>
        <w:rPr>
          <w:rFonts w:ascii="Times New Roman" w:hAnsi="Times New Roman"/>
          <w:sz w:val="28"/>
          <w:szCs w:val="28"/>
        </w:rPr>
      </w:pPr>
      <w:r>
        <w:rPr>
          <w:rFonts w:ascii="Times New Roman" w:hAnsi="Times New Roman"/>
          <w:b/>
          <w:bCs/>
          <w:sz w:val="28"/>
          <w:szCs w:val="28"/>
        </w:rPr>
        <w:t>Objectives of the P</w:t>
      </w:r>
      <w:r>
        <w:rPr>
          <w:rFonts w:ascii="Times New Roman" w:hAnsi="Times New Roman"/>
          <w:b/>
          <w:bCs/>
          <w:spacing w:val="-5"/>
          <w:sz w:val="28"/>
          <w:szCs w:val="28"/>
        </w:rPr>
        <w:t>r</w:t>
      </w:r>
      <w:r>
        <w:rPr>
          <w:rFonts w:ascii="Times New Roman" w:hAnsi="Times New Roman"/>
          <w:b/>
          <w:bCs/>
          <w:sz w:val="28"/>
          <w:szCs w:val="28"/>
        </w:rPr>
        <w:t>ogram</w:t>
      </w:r>
    </w:p>
    <w:p w:rsidR="00A50B98" w:rsidRPr="00373D59"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sz w:val="20"/>
          <w:szCs w:val="20"/>
        </w:rPr>
      </w:pPr>
      <w:r w:rsidRPr="00373D59">
        <w:rPr>
          <w:rFonts w:ascii="Times New Roman" w:hAnsi="Times New Roman"/>
          <w:sz w:val="20"/>
          <w:szCs w:val="20"/>
        </w:rPr>
        <w:t>Construct a thorough base in the foundations, principles, ethics, values, and methods of modern general and special education.</w:t>
      </w:r>
    </w:p>
    <w:p w:rsidR="00A50B98" w:rsidRPr="00373D59"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sz w:val="20"/>
          <w:szCs w:val="20"/>
        </w:rPr>
      </w:pPr>
      <w:r w:rsidRPr="00373D59">
        <w:rPr>
          <w:rFonts w:ascii="Times New Roman" w:hAnsi="Times New Roman"/>
          <w:sz w:val="20"/>
          <w:szCs w:val="20"/>
        </w:rPr>
        <w:t>Foster knowledge of pedagogy, enrichment and acceleration, interdisciplinary programming, early childhood intervention, secondary education, transition and rehabilitation, rural and urban education, and technology.</w:t>
      </w:r>
    </w:p>
    <w:p w:rsidR="00A50B98" w:rsidRPr="00373D59" w:rsidRDefault="00A50B98" w:rsidP="007C3E5C">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sz w:val="20"/>
          <w:szCs w:val="20"/>
        </w:rPr>
      </w:pPr>
      <w:r w:rsidRPr="00373D59">
        <w:rPr>
          <w:rFonts w:ascii="Times New Roman" w:hAnsi="Times New Roman"/>
          <w:sz w:val="20"/>
          <w:szCs w:val="20"/>
        </w:rPr>
        <w:t>Incorporates coursework in behavioral disorders), intellectual disability, physical disabilities, and mild disabilities including intellectual disability, management of social and unsocial behavior, communication and language, mobility, mathematics, reading, problem solving, visual skills and visual perceptual processing, and self-regulation.</w:t>
      </w:r>
    </w:p>
    <w:p w:rsidR="00A50B98" w:rsidRPr="00373D59"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sz w:val="20"/>
          <w:szCs w:val="20"/>
        </w:rPr>
      </w:pPr>
      <w:r w:rsidRPr="00373D59">
        <w:rPr>
          <w:rFonts w:ascii="Times New Roman" w:hAnsi="Times New Roman"/>
          <w:sz w:val="20"/>
          <w:szCs w:val="20"/>
        </w:rPr>
        <w:t>Affords candidates with opportunities to participate in action research, experimental design, program evaluation, cultural diversity, and issues of inclusion and least restrictive environment.</w:t>
      </w:r>
    </w:p>
    <w:p w:rsidR="00A50B98" w:rsidRPr="00D03773" w:rsidRDefault="00A50B98" w:rsidP="00A50B98">
      <w:pPr>
        <w:widowControl w:val="0"/>
        <w:tabs>
          <w:tab w:val="left" w:pos="10170"/>
          <w:tab w:val="left" w:pos="10800"/>
        </w:tabs>
        <w:autoSpaceDE w:val="0"/>
        <w:autoSpaceDN w:val="0"/>
        <w:adjustRightInd w:val="0"/>
        <w:spacing w:after="0"/>
        <w:ind w:left="360" w:right="180" w:firstLine="0"/>
        <w:jc w:val="both"/>
        <w:rPr>
          <w:rFonts w:ascii="Times New Roman" w:hAnsi="Times New Roman"/>
          <w:sz w:val="28"/>
          <w:szCs w:val="28"/>
        </w:rPr>
      </w:pPr>
      <w:r w:rsidRPr="00D03773">
        <w:rPr>
          <w:rFonts w:ascii="Times New Roman" w:hAnsi="Times New Roman"/>
          <w:b/>
          <w:bCs/>
          <w:sz w:val="28"/>
          <w:szCs w:val="28"/>
        </w:rPr>
        <w:t>Admission to the P</w:t>
      </w:r>
      <w:r w:rsidRPr="00D03773">
        <w:rPr>
          <w:rFonts w:ascii="Times New Roman" w:hAnsi="Times New Roman"/>
          <w:b/>
          <w:bCs/>
          <w:spacing w:val="-5"/>
          <w:sz w:val="28"/>
          <w:szCs w:val="28"/>
        </w:rPr>
        <w:t>r</w:t>
      </w:r>
      <w:r w:rsidRPr="00D03773">
        <w:rPr>
          <w:rFonts w:ascii="Times New Roman" w:hAnsi="Times New Roman"/>
          <w:b/>
          <w:bCs/>
          <w:sz w:val="28"/>
          <w:szCs w:val="28"/>
        </w:rPr>
        <w:t>ogram</w:t>
      </w:r>
    </w:p>
    <w:p w:rsidR="00A50B98" w:rsidRPr="00D03773" w:rsidRDefault="00A50B98" w:rsidP="00A50B98">
      <w:pPr>
        <w:widowControl w:val="0"/>
        <w:tabs>
          <w:tab w:val="left" w:pos="10170"/>
          <w:tab w:val="left" w:pos="10710"/>
          <w:tab w:val="left" w:pos="10800"/>
        </w:tabs>
        <w:autoSpaceDE w:val="0"/>
        <w:autoSpaceDN w:val="0"/>
        <w:adjustRightInd w:val="0"/>
        <w:spacing w:before="37" w:after="0" w:line="250" w:lineRule="auto"/>
        <w:ind w:left="360" w:right="180" w:firstLine="360"/>
        <w:jc w:val="both"/>
        <w:rPr>
          <w:rFonts w:ascii="Times New Roman" w:hAnsi="Times New Roman"/>
          <w:sz w:val="20"/>
          <w:szCs w:val="20"/>
        </w:rPr>
      </w:pPr>
      <w:r w:rsidRPr="00D03773">
        <w:rPr>
          <w:rFonts w:ascii="Times New Roman" w:hAnsi="Times New Roman"/>
          <w:sz w:val="20"/>
          <w:szCs w:val="20"/>
        </w:rPr>
        <w:t xml:space="preserve">Admission to the </w:t>
      </w:r>
      <w:r>
        <w:rPr>
          <w:rFonts w:ascii="Times New Roman" w:hAnsi="Times New Roman"/>
          <w:sz w:val="20"/>
          <w:szCs w:val="20"/>
        </w:rPr>
        <w:t>Special</w:t>
      </w:r>
      <w:r w:rsidRPr="00D03773">
        <w:rPr>
          <w:rFonts w:ascii="Times New Roman" w:hAnsi="Times New Roman"/>
          <w:sz w:val="20"/>
          <w:szCs w:val="20"/>
        </w:rPr>
        <w:t xml:space="preserve"> Education Program requires an unde</w:t>
      </w:r>
      <w:r w:rsidRPr="00D03773">
        <w:rPr>
          <w:rFonts w:ascii="Times New Roman" w:hAnsi="Times New Roman"/>
          <w:spacing w:val="-4"/>
          <w:sz w:val="20"/>
          <w:szCs w:val="20"/>
        </w:rPr>
        <w:t>r</w:t>
      </w:r>
      <w:r w:rsidRPr="00D03773">
        <w:rPr>
          <w:rFonts w:ascii="Times New Roman" w:hAnsi="Times New Roman"/>
          <w:sz w:val="20"/>
          <w:szCs w:val="20"/>
        </w:rPr>
        <w:t xml:space="preserve">graduate degree in </w:t>
      </w:r>
      <w:r>
        <w:rPr>
          <w:rFonts w:ascii="Times New Roman" w:hAnsi="Times New Roman"/>
          <w:sz w:val="20"/>
          <w:szCs w:val="20"/>
        </w:rPr>
        <w:t>Special</w:t>
      </w:r>
      <w:r w:rsidRPr="00D03773">
        <w:rPr>
          <w:rFonts w:ascii="Times New Roman" w:hAnsi="Times New Roman"/>
          <w:sz w:val="20"/>
          <w:szCs w:val="20"/>
        </w:rPr>
        <w:t xml:space="preserve"> </w:t>
      </w:r>
      <w:r>
        <w:rPr>
          <w:rFonts w:ascii="Times New Roman" w:hAnsi="Times New Roman"/>
          <w:sz w:val="20"/>
          <w:szCs w:val="20"/>
        </w:rPr>
        <w:t>Education</w:t>
      </w:r>
      <w:r w:rsidRPr="00D03773">
        <w:rPr>
          <w:rFonts w:ascii="Times New Roman" w:hAnsi="Times New Roman"/>
          <w:sz w:val="20"/>
          <w:szCs w:val="20"/>
        </w:rPr>
        <w:t>, or the equivalent, from an accredited college, and satisfactory scores on the Graduate Record Examination or Miller</w:t>
      </w:r>
      <w:r w:rsidRPr="00D03773">
        <w:rPr>
          <w:rFonts w:ascii="Times New Roman" w:hAnsi="Times New Roman"/>
          <w:spacing w:val="-11"/>
          <w:sz w:val="20"/>
          <w:szCs w:val="20"/>
        </w:rPr>
        <w:t xml:space="preserve"> </w:t>
      </w:r>
      <w:r w:rsidRPr="00D03773">
        <w:rPr>
          <w:rFonts w:ascii="Times New Roman" w:hAnsi="Times New Roman"/>
          <w:sz w:val="20"/>
          <w:szCs w:val="20"/>
        </w:rPr>
        <w:t>Analogies</w:t>
      </w:r>
      <w:r w:rsidRPr="00D03773">
        <w:rPr>
          <w:rFonts w:ascii="Times New Roman" w:hAnsi="Times New Roman"/>
          <w:spacing w:val="-4"/>
          <w:sz w:val="20"/>
          <w:szCs w:val="20"/>
        </w:rPr>
        <w:t xml:space="preserve"> </w:t>
      </w:r>
      <w:r w:rsidRPr="00D03773">
        <w:rPr>
          <w:rFonts w:ascii="Times New Roman" w:hAnsi="Times New Roman"/>
          <w:spacing w:val="-14"/>
          <w:sz w:val="20"/>
          <w:szCs w:val="20"/>
        </w:rPr>
        <w:t>T</w:t>
      </w:r>
      <w:r w:rsidRPr="00D03773">
        <w:rPr>
          <w:rFonts w:ascii="Times New Roman" w:hAnsi="Times New Roman"/>
          <w:sz w:val="20"/>
          <w:szCs w:val="20"/>
        </w:rPr>
        <w:t>est.</w:t>
      </w:r>
      <w:r w:rsidRPr="00D03773">
        <w:rPr>
          <w:rFonts w:ascii="Times New Roman" w:hAnsi="Times New Roman"/>
          <w:spacing w:val="-4"/>
          <w:sz w:val="20"/>
          <w:szCs w:val="20"/>
        </w:rPr>
        <w:t xml:space="preserve"> </w:t>
      </w:r>
      <w:r w:rsidRPr="00D03773">
        <w:rPr>
          <w:rFonts w:ascii="Times New Roman" w:hAnsi="Times New Roman"/>
          <w:sz w:val="20"/>
          <w:szCs w:val="20"/>
        </w:rPr>
        <w:t>When students lack a su</w:t>
      </w:r>
      <w:r w:rsidRPr="00D03773">
        <w:rPr>
          <w:rFonts w:ascii="Times New Roman" w:hAnsi="Times New Roman"/>
          <w:spacing w:val="-4"/>
          <w:sz w:val="20"/>
          <w:szCs w:val="20"/>
        </w:rPr>
        <w:t>f</w:t>
      </w:r>
      <w:r w:rsidRPr="00D03773">
        <w:rPr>
          <w:rFonts w:ascii="Times New Roman" w:hAnsi="Times New Roman"/>
          <w:sz w:val="20"/>
          <w:szCs w:val="20"/>
        </w:rPr>
        <w:t xml:space="preserve">ficient background in </w:t>
      </w:r>
      <w:r>
        <w:rPr>
          <w:rFonts w:ascii="Times New Roman" w:hAnsi="Times New Roman"/>
          <w:sz w:val="20"/>
          <w:szCs w:val="20"/>
        </w:rPr>
        <w:t>Special</w:t>
      </w:r>
      <w:r w:rsidRPr="00D03773">
        <w:rPr>
          <w:rFonts w:ascii="Times New Roman" w:hAnsi="Times New Roman"/>
          <w:sz w:val="20"/>
          <w:szCs w:val="20"/>
        </w:rPr>
        <w:t xml:space="preserve"> </w:t>
      </w:r>
      <w:r>
        <w:rPr>
          <w:rFonts w:ascii="Times New Roman" w:hAnsi="Times New Roman"/>
          <w:sz w:val="20"/>
          <w:szCs w:val="20"/>
        </w:rPr>
        <w:t>Education</w:t>
      </w:r>
      <w:r w:rsidRPr="00D03773">
        <w:rPr>
          <w:rFonts w:ascii="Times New Roman" w:hAnsi="Times New Roman"/>
          <w:sz w:val="20"/>
          <w:szCs w:val="20"/>
        </w:rPr>
        <w:t>, they may be required to take additional unde</w:t>
      </w:r>
      <w:r w:rsidRPr="00D03773">
        <w:rPr>
          <w:rFonts w:ascii="Times New Roman" w:hAnsi="Times New Roman"/>
          <w:spacing w:val="-4"/>
          <w:sz w:val="20"/>
          <w:szCs w:val="20"/>
        </w:rPr>
        <w:t>r</w:t>
      </w:r>
      <w:r w:rsidRPr="00D03773">
        <w:rPr>
          <w:rFonts w:ascii="Times New Roman" w:hAnsi="Times New Roman"/>
          <w:sz w:val="20"/>
          <w:szCs w:val="20"/>
        </w:rPr>
        <w:t xml:space="preserve">graduate courses before beginning the M.Ed. program in </w:t>
      </w:r>
      <w:r>
        <w:rPr>
          <w:rFonts w:ascii="Times New Roman" w:hAnsi="Times New Roman"/>
          <w:sz w:val="20"/>
          <w:szCs w:val="20"/>
        </w:rPr>
        <w:t xml:space="preserve">Special </w:t>
      </w:r>
      <w:r w:rsidRPr="00D03773">
        <w:rPr>
          <w:rFonts w:ascii="Times New Roman" w:hAnsi="Times New Roman"/>
          <w:sz w:val="20"/>
          <w:szCs w:val="20"/>
        </w:rPr>
        <w:t xml:space="preserve">Education. Students are also governed by the general admission procedures and requirements for the M.Ed. degree program, and they may matriculate in the </w:t>
      </w:r>
      <w:r>
        <w:rPr>
          <w:rFonts w:ascii="Times New Roman" w:hAnsi="Times New Roman"/>
          <w:sz w:val="20"/>
          <w:szCs w:val="20"/>
        </w:rPr>
        <w:t xml:space="preserve">Special </w:t>
      </w:r>
      <w:r w:rsidRPr="00D03773">
        <w:rPr>
          <w:rFonts w:ascii="Times New Roman" w:hAnsi="Times New Roman"/>
          <w:sz w:val="20"/>
          <w:szCs w:val="20"/>
        </w:rPr>
        <w:t>Education program under the same categories of admission.</w:t>
      </w:r>
    </w:p>
    <w:p w:rsidR="00A50B98" w:rsidRDefault="00A50B98" w:rsidP="00A50B98">
      <w:pPr>
        <w:widowControl w:val="0"/>
        <w:tabs>
          <w:tab w:val="left" w:pos="10170"/>
          <w:tab w:val="left" w:pos="10800"/>
        </w:tabs>
        <w:autoSpaceDE w:val="0"/>
        <w:autoSpaceDN w:val="0"/>
        <w:adjustRightInd w:val="0"/>
        <w:spacing w:before="1" w:after="0" w:line="200" w:lineRule="exact"/>
        <w:ind w:right="10"/>
        <w:rPr>
          <w:rFonts w:ascii="Times New Roman" w:hAnsi="Times New Roman"/>
          <w:color w:val="000000"/>
          <w:sz w:val="20"/>
          <w:szCs w:val="20"/>
        </w:rPr>
      </w:pPr>
    </w:p>
    <w:p w:rsidR="009263EC"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sz w:val="20"/>
          <w:szCs w:val="20"/>
        </w:rPr>
      </w:pPr>
    </w:p>
    <w:p w:rsidR="009263EC" w:rsidRDefault="009263EC" w:rsidP="009263EC">
      <w:pPr>
        <w:pStyle w:val="Heading2"/>
        <w:ind w:left="360" w:right="180" w:firstLine="0"/>
        <w:rPr>
          <w:rFonts w:ascii="Times New Roman" w:hAnsi="Times New Roman"/>
          <w:bCs w:val="0"/>
          <w:color w:val="808080" w:themeColor="background1" w:themeShade="80"/>
          <w:sz w:val="28"/>
          <w:szCs w:val="28"/>
        </w:rPr>
      </w:pPr>
      <w:bookmarkStart w:id="354" w:name="_Toc294969793"/>
      <w:bookmarkStart w:id="355" w:name="_Toc295897052"/>
      <w:r w:rsidRPr="00601DCA">
        <w:rPr>
          <w:rFonts w:ascii="Times New Roman" w:hAnsi="Times New Roman"/>
          <w:bCs w:val="0"/>
          <w:color w:val="808080" w:themeColor="background1" w:themeShade="80"/>
          <w:sz w:val="28"/>
          <w:szCs w:val="28"/>
        </w:rPr>
        <w:t>Deg</w:t>
      </w:r>
      <w:r w:rsidRPr="00601DCA">
        <w:rPr>
          <w:rFonts w:ascii="Times New Roman" w:hAnsi="Times New Roman"/>
          <w:bCs w:val="0"/>
          <w:color w:val="808080" w:themeColor="background1" w:themeShade="80"/>
          <w:spacing w:val="-6"/>
          <w:sz w:val="28"/>
          <w:szCs w:val="28"/>
        </w:rPr>
        <w:t>r</w:t>
      </w:r>
      <w:r w:rsidRPr="00601DCA">
        <w:rPr>
          <w:rFonts w:ascii="Times New Roman" w:hAnsi="Times New Roman"/>
          <w:bCs w:val="0"/>
          <w:color w:val="808080" w:themeColor="background1" w:themeShade="80"/>
          <w:sz w:val="28"/>
          <w:szCs w:val="28"/>
        </w:rPr>
        <w:t>ee P</w:t>
      </w:r>
      <w:r w:rsidRPr="00601DCA">
        <w:rPr>
          <w:rFonts w:ascii="Times New Roman" w:hAnsi="Times New Roman"/>
          <w:bCs w:val="0"/>
          <w:color w:val="808080" w:themeColor="background1" w:themeShade="80"/>
          <w:spacing w:val="-6"/>
          <w:sz w:val="28"/>
          <w:szCs w:val="28"/>
        </w:rPr>
        <w:t>r</w:t>
      </w:r>
      <w:r w:rsidRPr="00601DCA">
        <w:rPr>
          <w:rFonts w:ascii="Times New Roman" w:hAnsi="Times New Roman"/>
          <w:bCs w:val="0"/>
          <w:color w:val="808080" w:themeColor="background1" w:themeShade="80"/>
          <w:sz w:val="28"/>
          <w:szCs w:val="28"/>
        </w:rPr>
        <w:t>ogram Requi</w:t>
      </w:r>
      <w:r w:rsidRPr="00601DCA">
        <w:rPr>
          <w:rFonts w:ascii="Times New Roman" w:hAnsi="Times New Roman"/>
          <w:bCs w:val="0"/>
          <w:color w:val="808080" w:themeColor="background1" w:themeShade="80"/>
          <w:spacing w:val="-6"/>
          <w:sz w:val="28"/>
          <w:szCs w:val="28"/>
        </w:rPr>
        <w:t>r</w:t>
      </w:r>
      <w:r w:rsidRPr="00601DCA">
        <w:rPr>
          <w:rFonts w:ascii="Times New Roman" w:hAnsi="Times New Roman"/>
          <w:bCs w:val="0"/>
          <w:color w:val="808080" w:themeColor="background1" w:themeShade="80"/>
          <w:sz w:val="28"/>
          <w:szCs w:val="28"/>
        </w:rPr>
        <w:t>ements</w:t>
      </w:r>
      <w:bookmarkEnd w:id="354"/>
      <w:bookmarkEnd w:id="355"/>
    </w:p>
    <w:p w:rsidR="00A50B98" w:rsidRDefault="00A50B98" w:rsidP="00A50B98">
      <w:pPr>
        <w:widowControl w:val="0"/>
        <w:autoSpaceDE w:val="0"/>
        <w:autoSpaceDN w:val="0"/>
        <w:adjustRightInd w:val="0"/>
        <w:spacing w:before="12" w:after="0" w:line="260" w:lineRule="exact"/>
        <w:rPr>
          <w:rFonts w:ascii="Times New Roman" w:hAnsi="Times New Roman"/>
          <w:color w:val="000000"/>
          <w:sz w:val="26"/>
          <w:szCs w:val="26"/>
        </w:rPr>
      </w:pPr>
    </w:p>
    <w:p w:rsidR="00A50B98" w:rsidRDefault="00A50B98" w:rsidP="00A50B98">
      <w:pPr>
        <w:widowControl w:val="0"/>
        <w:autoSpaceDE w:val="0"/>
        <w:autoSpaceDN w:val="0"/>
        <w:adjustRightInd w:val="0"/>
        <w:spacing w:after="0"/>
        <w:ind w:left="360" w:firstLine="0"/>
        <w:rPr>
          <w:rFonts w:ascii="Times New Roman" w:hAnsi="Times New Roman"/>
          <w:b/>
          <w:bCs/>
          <w:color w:val="000000"/>
          <w:sz w:val="28"/>
          <w:szCs w:val="28"/>
        </w:rPr>
      </w:pPr>
      <w:r>
        <w:rPr>
          <w:rFonts w:ascii="Times New Roman" w:hAnsi="Times New Roman"/>
          <w:b/>
          <w:bCs/>
          <w:color w:val="000000"/>
          <w:sz w:val="28"/>
          <w:szCs w:val="28"/>
        </w:rPr>
        <w:t>Special Education – General Curriculum</w:t>
      </w:r>
    </w:p>
    <w:p w:rsidR="00A50B98" w:rsidRPr="00A50B98" w:rsidRDefault="00A50B98" w:rsidP="00A50B98"/>
    <w:p w:rsidR="009263EC" w:rsidRPr="00601DCA" w:rsidRDefault="009263EC" w:rsidP="009263EC">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w:t>
      </w:r>
      <w:r w:rsidRPr="00601DCA">
        <w:rPr>
          <w:rFonts w:ascii="Times New Roman" w:hAnsi="Times New Roman"/>
          <w:b/>
          <w:bCs/>
          <w:color w:val="808080" w:themeColor="background1" w:themeShade="80"/>
          <w:spacing w:val="-15"/>
          <w:sz w:val="24"/>
          <w:szCs w:val="24"/>
        </w:rPr>
        <w:t xml:space="preserve"> </w:t>
      </w: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16"/>
          <w:sz w:val="24"/>
          <w:szCs w:val="24"/>
        </w:rPr>
        <w:t xml:space="preserve"> </w:t>
      </w:r>
      <w:r w:rsidRPr="00601DCA">
        <w:rPr>
          <w:rFonts w:ascii="Times New Roman" w:hAnsi="Times New Roman"/>
          <w:b/>
          <w:bCs/>
          <w:color w:val="808080" w:themeColor="background1" w:themeShade="80"/>
          <w:sz w:val="24"/>
          <w:szCs w:val="24"/>
        </w:rPr>
        <w:t>- Natu</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 of the Learner</w:t>
      </w:r>
      <w:r w:rsidRPr="00601DCA">
        <w:rPr>
          <w:rFonts w:ascii="Times New Roman" w:hAnsi="Times New Roman"/>
          <w:b/>
          <w:bCs/>
          <w:color w:val="808080" w:themeColor="background1" w:themeShade="80"/>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FA7AC7" w:rsidTr="009263EC">
        <w:trPr>
          <w:trHeight w:hRule="exact" w:val="287"/>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sz w:val="24"/>
                <w:szCs w:val="24"/>
              </w:rPr>
            </w:pPr>
            <w:r w:rsidRPr="00FA7AC7">
              <w:rPr>
                <w:rFonts w:ascii="Times New Roman" w:hAnsi="Times New Roman"/>
                <w:sz w:val="20"/>
                <w:szCs w:val="20"/>
              </w:rPr>
              <w:t>5500</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sz w:val="24"/>
                <w:szCs w:val="24"/>
              </w:rPr>
            </w:pPr>
            <w:r w:rsidRPr="00FA7AC7">
              <w:rPr>
                <w:rFonts w:ascii="Times New Roman" w:hAnsi="Times New Roman"/>
                <w:sz w:val="20"/>
                <w:szCs w:val="20"/>
              </w:rPr>
              <w:t>Child Development</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5555</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5509</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5515</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Educational Psychology</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5520</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Developmental Psychology</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5555</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Conditions of Learning</w:t>
            </w:r>
          </w:p>
        </w:tc>
      </w:tr>
      <w:tr w:rsidR="009263EC" w:rsidRPr="00FA7AC7" w:rsidTr="009263EC">
        <w:trPr>
          <w:trHeight w:hRule="exact" w:val="32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5542</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Behavior Modification for Special Education</w:t>
            </w:r>
          </w:p>
        </w:tc>
      </w:tr>
    </w:tbl>
    <w:p w:rsidR="009263EC"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sz w:val="11"/>
          <w:szCs w:val="11"/>
        </w:rPr>
      </w:pPr>
    </w:p>
    <w:p w:rsidR="009263EC" w:rsidRPr="00601DCA" w:rsidRDefault="009263EC" w:rsidP="009263EC">
      <w:pPr>
        <w:widowControl w:val="0"/>
        <w:autoSpaceDE w:val="0"/>
        <w:autoSpaceDN w:val="0"/>
        <w:adjustRightInd w:val="0"/>
        <w:spacing w:before="14" w:after="0"/>
        <w:ind w:left="360"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B -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ograms and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oblems</w:t>
      </w:r>
      <w:r w:rsidRPr="00601DCA">
        <w:rPr>
          <w:rFonts w:ascii="Times New Roman" w:hAnsi="Times New Roman"/>
          <w:b/>
          <w:bCs/>
          <w:color w:val="808080" w:themeColor="background1" w:themeShade="80"/>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FA7AC7" w:rsidTr="009263EC">
        <w:trPr>
          <w:trHeight w:hRule="exact" w:val="287"/>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sz w:val="24"/>
                <w:szCs w:val="24"/>
              </w:rPr>
            </w:pPr>
            <w:r w:rsidRPr="00FA7AC7">
              <w:rPr>
                <w:rFonts w:ascii="Times New Roman" w:hAnsi="Times New Roman"/>
                <w:sz w:val="20"/>
                <w:szCs w:val="20"/>
              </w:rPr>
              <w:t>5504</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5509</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Philosophy of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5512</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Sociology of Inner City Child (or equivalent)</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5538</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Curriculum Planning</w:t>
            </w:r>
          </w:p>
        </w:tc>
      </w:tr>
      <w:tr w:rsidR="009263EC" w:rsidRPr="00FA7AC7" w:rsidTr="009263EC">
        <w:trPr>
          <w:trHeight w:hRule="exact" w:val="320"/>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5540</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9263EC"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sz w:val="11"/>
          <w:szCs w:val="11"/>
        </w:rPr>
      </w:pPr>
    </w:p>
    <w:p w:rsidR="009263EC" w:rsidRPr="00601DCA" w:rsidRDefault="009263EC" w:rsidP="009263EC">
      <w:pPr>
        <w:widowControl w:val="0"/>
        <w:autoSpaceDE w:val="0"/>
        <w:autoSpaceDN w:val="0"/>
        <w:adjustRightInd w:val="0"/>
        <w:spacing w:before="14" w:after="0"/>
        <w:ind w:left="360"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C -</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pacing w:val="-26"/>
          <w:sz w:val="24"/>
          <w:szCs w:val="24"/>
        </w:rPr>
        <w:t>T</w:t>
      </w:r>
      <w:r w:rsidRPr="00601DCA">
        <w:rPr>
          <w:rFonts w:ascii="Times New Roman" w:hAnsi="Times New Roman"/>
          <w:b/>
          <w:bCs/>
          <w:color w:val="808080" w:themeColor="background1" w:themeShade="80"/>
          <w:sz w:val="24"/>
          <w:szCs w:val="24"/>
        </w:rPr>
        <w:t>eaching Field</w:t>
      </w:r>
      <w:r w:rsidRPr="00601DCA">
        <w:rPr>
          <w:rFonts w:ascii="Times New Roman" w:hAnsi="Times New Roman"/>
          <w:b/>
          <w:bCs/>
          <w:color w:val="808080" w:themeColor="background1" w:themeShade="80"/>
          <w:sz w:val="24"/>
          <w:szCs w:val="24"/>
        </w:rPr>
        <w:tab/>
        <w:t>24 hrs</w:t>
      </w:r>
    </w:p>
    <w:p w:rsidR="009263EC"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sz w:val="20"/>
          <w:szCs w:val="20"/>
        </w:rPr>
      </w:pPr>
      <w:r>
        <w:rPr>
          <w:rFonts w:ascii="Times New Roman" w:hAnsi="Times New Roman"/>
          <w:sz w:val="20"/>
          <w:szCs w:val="20"/>
        </w:rPr>
        <w:t>READ</w:t>
      </w:r>
      <w:r>
        <w:rPr>
          <w:rFonts w:ascii="Times New Roman" w:hAnsi="Times New Roman"/>
          <w:sz w:val="20"/>
          <w:szCs w:val="20"/>
        </w:rPr>
        <w:tab/>
        <w:t xml:space="preserve">5555** </w:t>
      </w:r>
      <w:r>
        <w:rPr>
          <w:rFonts w:ascii="Times New Roman" w:hAnsi="Times New Roman"/>
          <w:sz w:val="20"/>
          <w:szCs w:val="20"/>
        </w:rPr>
        <w:tab/>
        <w:t xml:space="preserve">Diagnosis and Remediation in Reading (or equivalent) </w:t>
      </w:r>
    </w:p>
    <w:p w:rsidR="009263EC"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 xml:space="preserve">5501** </w:t>
      </w:r>
      <w:r>
        <w:rPr>
          <w:rFonts w:ascii="Times New Roman" w:hAnsi="Times New Roman"/>
          <w:sz w:val="20"/>
          <w:szCs w:val="20"/>
        </w:rPr>
        <w:tab/>
        <w:t>Exceptional Child</w:t>
      </w:r>
    </w:p>
    <w:p w:rsidR="009263EC" w:rsidRDefault="00A50B98"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5512*</w:t>
      </w:r>
      <w:r w:rsidR="009263EC">
        <w:rPr>
          <w:rFonts w:ascii="Times New Roman" w:hAnsi="Times New Roman"/>
          <w:sz w:val="20"/>
          <w:szCs w:val="20"/>
        </w:rPr>
        <w:t xml:space="preserve"> </w:t>
      </w:r>
      <w:r w:rsidR="009263EC">
        <w:rPr>
          <w:rFonts w:ascii="Times New Roman" w:hAnsi="Times New Roman"/>
          <w:sz w:val="20"/>
          <w:szCs w:val="20"/>
        </w:rPr>
        <w:tab/>
        <w:t>Characteristics of Children and</w:t>
      </w:r>
      <w:r w:rsidR="009263EC">
        <w:rPr>
          <w:rFonts w:ascii="Times New Roman" w:hAnsi="Times New Roman"/>
          <w:spacing w:val="-7"/>
          <w:sz w:val="20"/>
          <w:szCs w:val="20"/>
        </w:rPr>
        <w:t xml:space="preserve"> </w:t>
      </w:r>
      <w:r w:rsidR="009263EC">
        <w:rPr>
          <w:rFonts w:ascii="Times New Roman" w:hAnsi="Times New Roman"/>
          <w:spacing w:val="-20"/>
          <w:sz w:val="20"/>
          <w:szCs w:val="20"/>
        </w:rPr>
        <w:t>Y</w:t>
      </w:r>
      <w:r w:rsidR="009263EC">
        <w:rPr>
          <w:rFonts w:ascii="Times New Roman" w:hAnsi="Times New Roman"/>
          <w:sz w:val="20"/>
          <w:szCs w:val="20"/>
        </w:rPr>
        <w:t>outh with Mild Learning,</w:t>
      </w:r>
    </w:p>
    <w:p w:rsidR="009263EC"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 xml:space="preserve"> Intellectual and/or Behavioral Disabilities</w:t>
      </w:r>
    </w:p>
    <w:p w:rsidR="009263EC"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5524*</w:t>
      </w:r>
      <w:r>
        <w:rPr>
          <w:rFonts w:ascii="Times New Roman" w:hAnsi="Times New Roman"/>
          <w:sz w:val="20"/>
          <w:szCs w:val="20"/>
        </w:rPr>
        <w:tab/>
        <w:t>Instructional Strategies for</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the Mildly Disabled</w:t>
      </w:r>
    </w:p>
    <w:p w:rsidR="009263EC"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5530</w:t>
      </w:r>
      <w:r>
        <w:rPr>
          <w:rFonts w:ascii="Times New Roman" w:hAnsi="Times New Roman"/>
          <w:sz w:val="20"/>
          <w:szCs w:val="20"/>
        </w:rPr>
        <w:tab/>
        <w:t xml:space="preserve">Counseling Parents of Exceptional Children </w:t>
      </w:r>
    </w:p>
    <w:p w:rsidR="009263EC"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5545*</w:t>
      </w:r>
      <w:r>
        <w:rPr>
          <w:rFonts w:ascii="Times New Roman" w:hAnsi="Times New Roman"/>
          <w:sz w:val="20"/>
          <w:szCs w:val="20"/>
        </w:rPr>
        <w:tab/>
        <w:t>Educational</w:t>
      </w:r>
      <w:r>
        <w:rPr>
          <w:rFonts w:ascii="Times New Roman" w:hAnsi="Times New Roman"/>
          <w:spacing w:val="-11"/>
          <w:sz w:val="20"/>
          <w:szCs w:val="20"/>
        </w:rPr>
        <w:t xml:space="preserve"> </w:t>
      </w:r>
      <w:r>
        <w:rPr>
          <w:rFonts w:ascii="Times New Roman" w:hAnsi="Times New Roman"/>
          <w:sz w:val="20"/>
          <w:szCs w:val="20"/>
        </w:rPr>
        <w:t xml:space="preserve">Assessment of Exceptional Children </w:t>
      </w:r>
    </w:p>
    <w:p w:rsidR="009263EC"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5563</w:t>
      </w:r>
      <w:r w:rsidR="00A50B98">
        <w:rPr>
          <w:rFonts w:ascii="Times New Roman" w:hAnsi="Times New Roman"/>
          <w:sz w:val="20"/>
          <w:szCs w:val="20"/>
        </w:rPr>
        <w:t>*</w:t>
      </w:r>
      <w:r>
        <w:rPr>
          <w:rFonts w:ascii="Times New Roman" w:hAnsi="Times New Roman"/>
          <w:sz w:val="20"/>
          <w:szCs w:val="20"/>
        </w:rPr>
        <w:tab/>
        <w:t>Issues in Interrelated Special Education</w:t>
      </w:r>
    </w:p>
    <w:p w:rsidR="009263EC"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5580</w:t>
      </w:r>
      <w:r>
        <w:rPr>
          <w:rFonts w:ascii="Times New Roman" w:hAnsi="Times New Roman"/>
          <w:sz w:val="20"/>
          <w:szCs w:val="20"/>
        </w:rPr>
        <w:tab/>
        <w:t>Directed Studies in Research and Readings in Special Education</w:t>
      </w:r>
    </w:p>
    <w:p w:rsidR="009263EC"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5590</w:t>
      </w:r>
      <w:r>
        <w:rPr>
          <w:rFonts w:ascii="Times New Roman" w:hAnsi="Times New Roman"/>
          <w:sz w:val="20"/>
          <w:szCs w:val="20"/>
        </w:rPr>
        <w:tab/>
      </w:r>
      <w:r>
        <w:rPr>
          <w:rFonts w:ascii="Times New Roman" w:hAnsi="Times New Roman"/>
          <w:spacing w:val="-14"/>
          <w:sz w:val="20"/>
          <w:szCs w:val="20"/>
        </w:rPr>
        <w:t>T</w:t>
      </w:r>
      <w:r>
        <w:rPr>
          <w:rFonts w:ascii="Times New Roman" w:hAnsi="Times New Roman"/>
          <w:sz w:val="20"/>
          <w:szCs w:val="20"/>
        </w:rPr>
        <w:t>eaching of Reading and Math to Exceptional Learners</w:t>
      </w:r>
    </w:p>
    <w:p w:rsidR="009263EC"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5570*</w:t>
      </w:r>
      <w:r>
        <w:rPr>
          <w:rFonts w:ascii="Times New Roman" w:hAnsi="Times New Roman"/>
          <w:sz w:val="20"/>
          <w:szCs w:val="20"/>
        </w:rPr>
        <w:tab/>
        <w:t>Practicum in Interrelated Special Education</w:t>
      </w:r>
    </w:p>
    <w:p w:rsidR="009263EC"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sz w:val="20"/>
          <w:szCs w:val="20"/>
        </w:rPr>
      </w:pPr>
    </w:p>
    <w:p w:rsidR="009263EC" w:rsidRPr="00601DCA" w:rsidRDefault="009263EC" w:rsidP="009263EC">
      <w:pPr>
        <w:widowControl w:val="0"/>
        <w:autoSpaceDE w:val="0"/>
        <w:autoSpaceDN w:val="0"/>
        <w:adjustRightInd w:val="0"/>
        <w:spacing w:after="0"/>
        <w:ind w:left="360"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D - Resea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ch</w:t>
      </w:r>
      <w:r w:rsidRPr="00601DCA">
        <w:rPr>
          <w:rFonts w:ascii="Times New Roman" w:hAnsi="Times New Roman"/>
          <w:b/>
          <w:bCs/>
          <w:color w:val="808080" w:themeColor="background1" w:themeShade="80"/>
          <w:sz w:val="24"/>
          <w:szCs w:val="24"/>
        </w:rPr>
        <w:tab/>
        <w:t>3 hrs</w:t>
      </w:r>
    </w:p>
    <w:p w:rsidR="009263EC"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B5121" w:rsidRDefault="00FB5121"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rPr>
        <w:sectPr w:rsidR="00FB5121" w:rsidSect="00C21518">
          <w:headerReference w:type="even" r:id="rId58"/>
          <w:pgSz w:w="12240" w:h="15840" w:code="1"/>
          <w:pgMar w:top="720" w:right="720" w:bottom="288" w:left="1440" w:header="720" w:footer="288" w:gutter="0"/>
          <w:cols w:space="720"/>
          <w:docGrid w:linePitch="360"/>
        </w:sectPr>
      </w:pPr>
    </w:p>
    <w:p w:rsidR="009263EC"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rPr>
      </w:pPr>
    </w:p>
    <w:p w:rsidR="009263EC" w:rsidRPr="00601DCA" w:rsidRDefault="009263EC" w:rsidP="009263EC">
      <w:pPr>
        <w:widowControl w:val="0"/>
        <w:autoSpaceDE w:val="0"/>
        <w:autoSpaceDN w:val="0"/>
        <w:adjustRightInd w:val="0"/>
        <w:spacing w:after="0"/>
        <w:ind w:left="360"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E - Minimum of 3 semester</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z w:val="24"/>
          <w:szCs w:val="24"/>
        </w:rPr>
        <w:t xml:space="preserve">hours </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equi</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ed</w:t>
      </w:r>
      <w:r w:rsidRPr="00601DCA">
        <w:rPr>
          <w:rFonts w:ascii="Times New Roman" w:hAnsi="Times New Roman"/>
          <w:b/>
          <w:bCs/>
          <w:color w:val="808080" w:themeColor="background1" w:themeShade="80"/>
          <w:sz w:val="24"/>
          <w:szCs w:val="24"/>
        </w:rPr>
        <w:tab/>
        <w:t>3hrs</w:t>
      </w:r>
    </w:p>
    <w:p w:rsidR="009263EC"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A50B98"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sz w:val="20"/>
          <w:szCs w:val="20"/>
        </w:rPr>
      </w:pPr>
    </w:p>
    <w:p w:rsidR="00A50B98"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*Required course.</w:t>
      </w:r>
    </w:p>
    <w:p w:rsidR="00A50B98"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 xml:space="preserve">**Required unless previously fulfilled. </w:t>
      </w:r>
    </w:p>
    <w:p w:rsidR="00A50B98"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Reading endorsement available.</w:t>
      </w:r>
    </w:p>
    <w:p w:rsidR="009263EC"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sz w:val="24"/>
          <w:szCs w:val="24"/>
        </w:rPr>
      </w:pPr>
    </w:p>
    <w:p w:rsidR="009263EC" w:rsidRDefault="009263EC" w:rsidP="009263EC">
      <w:pPr>
        <w:widowControl w:val="0"/>
        <w:autoSpaceDE w:val="0"/>
        <w:autoSpaceDN w:val="0"/>
        <w:adjustRightInd w:val="0"/>
        <w:spacing w:after="0"/>
        <w:ind w:left="360" w:right="180" w:firstLine="0"/>
        <w:jc w:val="both"/>
        <w:rPr>
          <w:rFonts w:ascii="Times New Roman" w:hAnsi="Times New Roman"/>
          <w:b/>
          <w:bCs/>
          <w:sz w:val="20"/>
          <w:szCs w:val="20"/>
        </w:rPr>
      </w:pPr>
      <w:r>
        <w:rPr>
          <w:rFonts w:ascii="Times New Roman" w:hAnsi="Times New Roman"/>
          <w:b/>
          <w:bCs/>
          <w:spacing w:val="-18"/>
          <w:sz w:val="20"/>
          <w:szCs w:val="20"/>
        </w:rPr>
        <w:t>T</w:t>
      </w:r>
      <w:r>
        <w:rPr>
          <w:rFonts w:ascii="Times New Roman" w:hAnsi="Times New Roman"/>
          <w:b/>
          <w:bCs/>
          <w:sz w:val="20"/>
          <w:szCs w:val="20"/>
        </w:rPr>
        <w:t>otal Requi</w:t>
      </w:r>
      <w:r>
        <w:rPr>
          <w:rFonts w:ascii="Times New Roman" w:hAnsi="Times New Roman"/>
          <w:b/>
          <w:bCs/>
          <w:spacing w:val="-4"/>
          <w:sz w:val="20"/>
          <w:szCs w:val="20"/>
        </w:rPr>
        <w:t>r</w:t>
      </w:r>
      <w:r>
        <w:rPr>
          <w:rFonts w:ascii="Times New Roman" w:hAnsi="Times New Roman"/>
          <w:b/>
          <w:bCs/>
          <w:sz w:val="20"/>
          <w:szCs w:val="20"/>
        </w:rPr>
        <w:t>ed Hours..............................................................................................................36 hrs</w:t>
      </w:r>
    </w:p>
    <w:p w:rsidR="009263EC" w:rsidRDefault="009263EC" w:rsidP="009263EC">
      <w:pPr>
        <w:widowControl w:val="0"/>
        <w:autoSpaceDE w:val="0"/>
        <w:autoSpaceDN w:val="0"/>
        <w:adjustRightInd w:val="0"/>
        <w:spacing w:after="0"/>
        <w:ind w:left="360" w:right="180" w:firstLine="0"/>
        <w:jc w:val="both"/>
        <w:rPr>
          <w:rFonts w:ascii="Times New Roman" w:hAnsi="Times New Roman"/>
          <w:b/>
          <w:bCs/>
          <w:sz w:val="20"/>
          <w:szCs w:val="20"/>
        </w:rPr>
      </w:pPr>
    </w:p>
    <w:p w:rsidR="00A50B98" w:rsidRDefault="00A50B98" w:rsidP="00A50B98">
      <w:pPr>
        <w:widowControl w:val="0"/>
        <w:autoSpaceDE w:val="0"/>
        <w:autoSpaceDN w:val="0"/>
        <w:adjustRightInd w:val="0"/>
        <w:spacing w:after="0"/>
        <w:ind w:left="360" w:firstLine="0"/>
        <w:rPr>
          <w:rFonts w:ascii="Times New Roman" w:hAnsi="Times New Roman"/>
          <w:color w:val="000000"/>
          <w:sz w:val="28"/>
          <w:szCs w:val="28"/>
        </w:rPr>
      </w:pPr>
      <w:r>
        <w:rPr>
          <w:rFonts w:ascii="Times New Roman" w:hAnsi="Times New Roman"/>
          <w:b/>
          <w:bCs/>
          <w:color w:val="000000"/>
          <w:sz w:val="28"/>
          <w:szCs w:val="28"/>
        </w:rPr>
        <w:t>Special Education – Adapted Curriculum</w:t>
      </w:r>
    </w:p>
    <w:p w:rsidR="009263EC" w:rsidRPr="00601DCA"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808080" w:themeColor="background1" w:themeShade="80"/>
          <w:sz w:val="24"/>
          <w:szCs w:val="24"/>
        </w:rPr>
      </w:pPr>
    </w:p>
    <w:p w:rsidR="009263EC" w:rsidRPr="00601DCA"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pacing w:val="-5"/>
          <w:sz w:val="24"/>
          <w:szCs w:val="24"/>
        </w:rPr>
        <w:t>Ar</w:t>
      </w:r>
      <w:r w:rsidRPr="00601DCA">
        <w:rPr>
          <w:rFonts w:ascii="Times New Roman" w:hAnsi="Times New Roman"/>
          <w:b/>
          <w:bCs/>
          <w:color w:val="808080" w:themeColor="background1" w:themeShade="80"/>
          <w:sz w:val="24"/>
          <w:szCs w:val="24"/>
        </w:rPr>
        <w:t>ea</w:t>
      </w:r>
      <w:r w:rsidRPr="00601DCA">
        <w:rPr>
          <w:rFonts w:ascii="Times New Roman" w:hAnsi="Times New Roman"/>
          <w:b/>
          <w:bCs/>
          <w:color w:val="808080" w:themeColor="background1" w:themeShade="80"/>
          <w:spacing w:val="-15"/>
          <w:sz w:val="24"/>
          <w:szCs w:val="24"/>
        </w:rPr>
        <w:t xml:space="preserve"> </w:t>
      </w: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16"/>
          <w:sz w:val="24"/>
          <w:szCs w:val="24"/>
        </w:rPr>
        <w:t xml:space="preserve"> </w:t>
      </w:r>
      <w:r w:rsidRPr="00601DCA">
        <w:rPr>
          <w:rFonts w:ascii="Times New Roman" w:hAnsi="Times New Roman"/>
          <w:b/>
          <w:bCs/>
          <w:color w:val="808080" w:themeColor="background1" w:themeShade="80"/>
          <w:sz w:val="24"/>
          <w:szCs w:val="24"/>
        </w:rPr>
        <w:t>- Natu</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 of the Learner</w:t>
      </w:r>
      <w:r w:rsidRPr="00601DCA">
        <w:rPr>
          <w:rFonts w:ascii="Times New Roman" w:hAnsi="Times New Roman"/>
          <w:b/>
          <w:bCs/>
          <w:color w:val="808080" w:themeColor="background1" w:themeShade="80"/>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FA7AC7" w:rsidTr="009263EC">
        <w:trPr>
          <w:trHeight w:hRule="exact" w:val="287"/>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76" w:right="56" w:firstLine="0"/>
              <w:jc w:val="both"/>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76" w:right="56" w:firstLine="0"/>
              <w:jc w:val="both"/>
              <w:rPr>
                <w:rFonts w:ascii="Times New Roman" w:hAnsi="Times New Roman"/>
                <w:sz w:val="24"/>
                <w:szCs w:val="24"/>
              </w:rPr>
            </w:pPr>
            <w:r w:rsidRPr="00FA7AC7">
              <w:rPr>
                <w:rFonts w:ascii="Times New Roman" w:hAnsi="Times New Roman"/>
                <w:sz w:val="20"/>
                <w:szCs w:val="20"/>
              </w:rPr>
              <w:t>5500</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Child Development</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5555</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5509</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5515</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5520</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Developmental Psychology</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5555</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9263EC" w:rsidRPr="00FA7AC7" w:rsidTr="009263EC">
        <w:trPr>
          <w:trHeight w:hRule="exact" w:val="32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5542</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Behavior Modification for Special Education</w:t>
            </w:r>
          </w:p>
        </w:tc>
      </w:tr>
    </w:tbl>
    <w:p w:rsidR="009263EC"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9263EC" w:rsidRPr="00601DCA"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B -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ograms and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oblems of the School</w:t>
      </w:r>
      <w:r w:rsidRPr="00601DCA">
        <w:rPr>
          <w:rFonts w:ascii="Times New Roman" w:hAnsi="Times New Roman"/>
          <w:b/>
          <w:bCs/>
          <w:color w:val="808080" w:themeColor="background1" w:themeShade="80"/>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FA7AC7" w:rsidTr="009263EC">
        <w:trPr>
          <w:trHeight w:hRule="exact" w:val="287"/>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76" w:firstLine="0"/>
              <w:jc w:val="both"/>
              <w:rPr>
                <w:rFonts w:ascii="Times New Roman" w:hAnsi="Times New Roman"/>
                <w:sz w:val="24"/>
                <w:szCs w:val="24"/>
              </w:rPr>
            </w:pPr>
            <w:r w:rsidRPr="00FA7AC7">
              <w:rPr>
                <w:rFonts w:ascii="Times New Roman" w:hAnsi="Times New Roman"/>
                <w:sz w:val="20"/>
                <w:szCs w:val="20"/>
              </w:rPr>
              <w:t>5504</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5509</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5512</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Sociology of Inner City  Child (or equivalent)</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5538</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Planning</w:t>
            </w:r>
          </w:p>
        </w:tc>
      </w:tr>
      <w:tr w:rsidR="009263EC" w:rsidRPr="00FA7AC7" w:rsidTr="009263EC">
        <w:trPr>
          <w:trHeight w:hRule="exact" w:val="32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5540</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9263EC"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9263EC" w:rsidRPr="00601DCA"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C -</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pacing w:val="-26"/>
          <w:sz w:val="24"/>
          <w:szCs w:val="24"/>
        </w:rPr>
        <w:t>T</w:t>
      </w:r>
      <w:r w:rsidRPr="00601DCA">
        <w:rPr>
          <w:rFonts w:ascii="Times New Roman" w:hAnsi="Times New Roman"/>
          <w:b/>
          <w:bCs/>
          <w:color w:val="808080" w:themeColor="background1" w:themeShade="80"/>
          <w:sz w:val="24"/>
          <w:szCs w:val="24"/>
        </w:rPr>
        <w:t>eaching Field</w:t>
      </w:r>
      <w:r w:rsidRPr="00601DCA">
        <w:rPr>
          <w:rFonts w:ascii="Times New Roman" w:hAnsi="Times New Roman"/>
          <w:b/>
          <w:bCs/>
          <w:color w:val="808080" w:themeColor="background1" w:themeShade="80"/>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9263EC" w:rsidRPr="00FA7AC7" w:rsidTr="009263EC">
        <w:trPr>
          <w:trHeight w:hRule="exact" w:val="287"/>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READ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5555</w:t>
            </w:r>
            <w:r w:rsidR="00A50B98">
              <w:rPr>
                <w:rFonts w:ascii="Times New Roman" w:hAnsi="Times New Roman"/>
                <w:sz w:val="20"/>
                <w:szCs w:val="20"/>
              </w:rPr>
              <w:t>*</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Diagnosis and Remediation Reading (or equivalent)</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5501*</w:t>
            </w:r>
            <w:r w:rsidR="00A50B98">
              <w:rPr>
                <w:rFonts w:ascii="Times New Roman" w:hAnsi="Times New Roman"/>
                <w:sz w:val="20"/>
                <w:szCs w:val="20"/>
              </w:rPr>
              <w:t>*</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Exceptional Child</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5515</w:t>
            </w:r>
            <w:r w:rsidR="00A50B98">
              <w:rPr>
                <w:rFonts w:ascii="Times New Roman" w:hAnsi="Times New Roman"/>
                <w:sz w:val="20"/>
                <w:szCs w:val="20"/>
              </w:rPr>
              <w:t>*</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Nature and Characteristics of Intellectual Disabilities</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5525*</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Instructional Strategies for Intellectual Disabilities</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5530</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Counseling Parents of Exceptional Children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5545*</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Educational</w:t>
            </w:r>
            <w:r w:rsidRPr="00FA7AC7">
              <w:rPr>
                <w:rFonts w:ascii="Times New Roman" w:hAnsi="Times New Roman"/>
                <w:spacing w:val="-11"/>
                <w:sz w:val="20"/>
                <w:szCs w:val="20"/>
              </w:rPr>
              <w:t xml:space="preserve"> </w:t>
            </w:r>
            <w:r w:rsidRPr="00FA7AC7">
              <w:rPr>
                <w:rFonts w:ascii="Times New Roman" w:hAnsi="Times New Roman"/>
                <w:sz w:val="20"/>
                <w:szCs w:val="20"/>
              </w:rPr>
              <w:t>Assessment of Exceptional Children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5563*</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Issues in Interrelated Special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5573</w:t>
            </w:r>
            <w:r w:rsidR="00A50B98">
              <w:rPr>
                <w:rFonts w:ascii="Times New Roman" w:hAnsi="Times New Roman"/>
                <w:sz w:val="20"/>
                <w:szCs w:val="20"/>
              </w:rPr>
              <w:t>*</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Practicum in Intellectual Disabilities</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5580</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Directed Studies in Research and Reading in Special Education</w:t>
            </w:r>
          </w:p>
        </w:tc>
      </w:tr>
      <w:tr w:rsidR="009263EC" w:rsidRPr="00FA7AC7" w:rsidTr="009263EC">
        <w:trPr>
          <w:trHeight w:hRule="exact" w:val="26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5590</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of Reading and Math to Exceptional Learners</w:t>
            </w:r>
          </w:p>
        </w:tc>
      </w:tr>
    </w:tbl>
    <w:p w:rsidR="009263EC"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rPr>
      </w:pPr>
    </w:p>
    <w:p w:rsidR="009263EC" w:rsidRPr="00601DCA"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D - Resea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ch</w:t>
      </w:r>
      <w:r w:rsidRPr="00601DCA">
        <w:rPr>
          <w:rFonts w:ascii="Times New Roman" w:hAnsi="Times New Roman"/>
          <w:b/>
          <w:bCs/>
          <w:color w:val="808080" w:themeColor="background1" w:themeShade="80"/>
          <w:sz w:val="24"/>
          <w:szCs w:val="24"/>
        </w:rPr>
        <w:tab/>
        <w:t>3 hrs</w:t>
      </w:r>
    </w:p>
    <w:p w:rsidR="009263EC"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9263EC"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rPr>
      </w:pPr>
    </w:p>
    <w:p w:rsidR="009263EC" w:rsidRPr="00601DCA"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E - Minimum of 3 semester</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z w:val="24"/>
          <w:szCs w:val="24"/>
        </w:rPr>
        <w:t xml:space="preserve">hours </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equi</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ed</w:t>
      </w:r>
      <w:r w:rsidRPr="00601DCA">
        <w:rPr>
          <w:rFonts w:ascii="Times New Roman" w:hAnsi="Times New Roman"/>
          <w:b/>
          <w:bCs/>
          <w:color w:val="808080" w:themeColor="background1" w:themeShade="80"/>
          <w:sz w:val="24"/>
          <w:szCs w:val="24"/>
        </w:rPr>
        <w:tab/>
        <w:t>3 hrs</w:t>
      </w:r>
    </w:p>
    <w:p w:rsidR="009263EC"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9263EC"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A50B98" w:rsidRDefault="00A50B98" w:rsidP="00A50B98">
      <w:pPr>
        <w:widowControl w:val="0"/>
        <w:autoSpaceDE w:val="0"/>
        <w:autoSpaceDN w:val="0"/>
        <w:adjustRightInd w:val="0"/>
        <w:spacing w:after="0" w:line="200" w:lineRule="exact"/>
        <w:ind w:left="1170" w:right="180" w:firstLine="0"/>
        <w:jc w:val="both"/>
        <w:rPr>
          <w:rFonts w:ascii="Times New Roman" w:hAnsi="Times New Roman"/>
          <w:sz w:val="20"/>
          <w:szCs w:val="20"/>
        </w:rPr>
      </w:pPr>
      <w:r>
        <w:rPr>
          <w:rFonts w:ascii="Times New Roman" w:hAnsi="Times New Roman"/>
          <w:sz w:val="20"/>
          <w:szCs w:val="20"/>
        </w:rPr>
        <w:t>*Required course.</w:t>
      </w:r>
    </w:p>
    <w:p w:rsidR="00A50B98" w:rsidRDefault="00A50B98" w:rsidP="00A50B98">
      <w:pPr>
        <w:widowControl w:val="0"/>
        <w:autoSpaceDE w:val="0"/>
        <w:autoSpaceDN w:val="0"/>
        <w:adjustRightInd w:val="0"/>
        <w:spacing w:before="10" w:after="0" w:line="250" w:lineRule="auto"/>
        <w:ind w:left="1170" w:right="5275" w:firstLine="0"/>
        <w:rPr>
          <w:rFonts w:ascii="Times New Roman" w:hAnsi="Times New Roman"/>
          <w:sz w:val="20"/>
          <w:szCs w:val="20"/>
        </w:rPr>
      </w:pPr>
      <w:r>
        <w:rPr>
          <w:rFonts w:ascii="Times New Roman" w:hAnsi="Times New Roman"/>
          <w:sz w:val="20"/>
          <w:szCs w:val="20"/>
        </w:rPr>
        <w:t xml:space="preserve">**Required unless previously fulfilled. </w:t>
      </w:r>
    </w:p>
    <w:p w:rsidR="00A50B98" w:rsidRDefault="00A50B98" w:rsidP="00A50B98">
      <w:pPr>
        <w:widowControl w:val="0"/>
        <w:autoSpaceDE w:val="0"/>
        <w:autoSpaceDN w:val="0"/>
        <w:adjustRightInd w:val="0"/>
        <w:spacing w:before="10" w:after="0"/>
        <w:ind w:left="1170" w:right="180" w:firstLine="0"/>
        <w:jc w:val="both"/>
        <w:rPr>
          <w:rFonts w:ascii="Times New Roman" w:hAnsi="Times New Roman"/>
          <w:sz w:val="20"/>
          <w:szCs w:val="20"/>
        </w:rPr>
      </w:pPr>
      <w:r>
        <w:rPr>
          <w:rFonts w:ascii="Times New Roman" w:hAnsi="Times New Roman"/>
          <w:sz w:val="20"/>
          <w:szCs w:val="20"/>
        </w:rPr>
        <w:t>Reading endorsement available.</w:t>
      </w:r>
    </w:p>
    <w:p w:rsidR="00A50B98" w:rsidRDefault="00A50B98" w:rsidP="009263EC">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9263EC" w:rsidRDefault="009263EC" w:rsidP="009263EC">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3"/>
          <w:sz w:val="20"/>
          <w:szCs w:val="20"/>
        </w:rPr>
        <w:t xml:space="preserve"> </w:t>
      </w:r>
      <w:r>
        <w:rPr>
          <w:rFonts w:ascii="Times New Roman" w:hAnsi="Times New Roman"/>
          <w:b/>
          <w:bCs/>
          <w:sz w:val="20"/>
          <w:szCs w:val="20"/>
        </w:rPr>
        <w:t>Hours.............................................................................................................36</w:t>
      </w:r>
      <w:r>
        <w:rPr>
          <w:rFonts w:ascii="Times New Roman" w:hAnsi="Times New Roman"/>
          <w:b/>
          <w:bCs/>
          <w:spacing w:val="13"/>
          <w:sz w:val="20"/>
          <w:szCs w:val="20"/>
        </w:rPr>
        <w:t xml:space="preserve"> </w:t>
      </w:r>
      <w:r>
        <w:rPr>
          <w:rFonts w:ascii="Times New Roman" w:hAnsi="Times New Roman"/>
          <w:b/>
          <w:bCs/>
          <w:sz w:val="20"/>
          <w:szCs w:val="20"/>
        </w:rPr>
        <w:t>hrs</w:t>
      </w:r>
    </w:p>
    <w:p w:rsidR="009263EC"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rPr>
      </w:pPr>
    </w:p>
    <w:p w:rsidR="00BB4865" w:rsidRDefault="00BB4865" w:rsidP="00A50B98">
      <w:pPr>
        <w:pStyle w:val="Heading2"/>
        <w:spacing w:before="0"/>
        <w:ind w:left="360" w:right="180" w:firstLine="0"/>
        <w:rPr>
          <w:rFonts w:ascii="Times New Roman" w:hAnsi="Times New Roman" w:cs="Times New Roman"/>
          <w:color w:val="808080" w:themeColor="background1" w:themeShade="80"/>
          <w:sz w:val="28"/>
          <w:szCs w:val="28"/>
        </w:rPr>
      </w:pPr>
      <w:bookmarkStart w:id="356" w:name="_Toc294969794"/>
    </w:p>
    <w:p w:rsidR="009263EC" w:rsidRPr="00BB4865" w:rsidRDefault="009263EC" w:rsidP="00A50B98">
      <w:pPr>
        <w:pStyle w:val="Heading2"/>
        <w:spacing w:before="0"/>
        <w:ind w:left="360" w:right="180" w:firstLine="0"/>
        <w:rPr>
          <w:rFonts w:ascii="Times New Roman" w:hAnsi="Times New Roman" w:cs="Times New Roman"/>
          <w:color w:val="808080" w:themeColor="background1" w:themeShade="80"/>
          <w:sz w:val="28"/>
          <w:szCs w:val="28"/>
        </w:rPr>
      </w:pPr>
      <w:bookmarkStart w:id="357" w:name="_Toc295897053"/>
      <w:r w:rsidRPr="00BB4865">
        <w:rPr>
          <w:rFonts w:ascii="Times New Roman" w:hAnsi="Times New Roman" w:cs="Times New Roman"/>
          <w:color w:val="808080" w:themeColor="background1" w:themeShade="80"/>
          <w:sz w:val="28"/>
          <w:szCs w:val="28"/>
        </w:rPr>
        <w:t>COURSE DESCRIPTIONS</w:t>
      </w:r>
      <w:bookmarkEnd w:id="356"/>
      <w:bookmarkEnd w:id="357"/>
    </w:p>
    <w:p w:rsidR="00A50B98"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w:t>
      </w:r>
      <w:r>
        <w:rPr>
          <w:rFonts w:ascii="Times New Roman" w:hAnsi="Times New Roman"/>
          <w:b/>
          <w:bCs/>
          <w:color w:val="191919"/>
          <w:spacing w:val="1"/>
          <w:sz w:val="20"/>
          <w:szCs w:val="20"/>
        </w:rPr>
        <w:t>(</w:t>
      </w:r>
      <w:r>
        <w:rPr>
          <w:rFonts w:ascii="Times New Roman" w:hAnsi="Times New Roman"/>
          <w:b/>
          <w:bCs/>
          <w:color w:val="191919"/>
          <w:sz w:val="20"/>
          <w:szCs w:val="20"/>
        </w:rPr>
        <w:t xml:space="preserve">3-0) </w:t>
      </w:r>
    </w:p>
    <w:p w:rsidR="00A50B98"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survey</w:t>
      </w:r>
      <w:r>
        <w:rPr>
          <w:rFonts w:ascii="Times New Roman" w:hAnsi="Times New Roman"/>
          <w:color w:val="191919"/>
          <w:spacing w:val="10"/>
          <w:sz w:val="20"/>
          <w:szCs w:val="20"/>
        </w:rPr>
        <w:t xml:space="preserve"> </w:t>
      </w:r>
      <w:r>
        <w:rPr>
          <w:rFonts w:ascii="Times New Roman" w:hAnsi="Times New Roman"/>
          <w:color w:val="191919"/>
          <w:sz w:val="20"/>
          <w:szCs w:val="20"/>
        </w:rPr>
        <w:t>course</w:t>
      </w:r>
      <w:r>
        <w:rPr>
          <w:rFonts w:ascii="Times New Roman" w:hAnsi="Times New Roman"/>
          <w:color w:val="191919"/>
          <w:spacing w:val="11"/>
          <w:sz w:val="20"/>
          <w:szCs w:val="20"/>
        </w:rPr>
        <w:t xml:space="preserve"> </w:t>
      </w:r>
      <w:r>
        <w:rPr>
          <w:rFonts w:ascii="Times New Roman" w:hAnsi="Times New Roman"/>
          <w:color w:val="191919"/>
          <w:sz w:val="20"/>
          <w:szCs w:val="20"/>
        </w:rPr>
        <w:t>satisfying</w:t>
      </w:r>
      <w:r>
        <w:rPr>
          <w:rFonts w:ascii="Times New Roman" w:hAnsi="Times New Roman"/>
          <w:color w:val="191919"/>
          <w:spacing w:val="11"/>
          <w:sz w:val="20"/>
          <w:szCs w:val="20"/>
        </w:rPr>
        <w:t xml:space="preserve"> </w:t>
      </w:r>
      <w:r>
        <w:rPr>
          <w:rFonts w:ascii="Times New Roman" w:hAnsi="Times New Roman"/>
          <w:color w:val="191919"/>
          <w:sz w:val="20"/>
          <w:szCs w:val="20"/>
        </w:rPr>
        <w:t>House</w:t>
      </w:r>
      <w:r>
        <w:rPr>
          <w:rFonts w:ascii="Times New Roman" w:hAnsi="Times New Roman"/>
          <w:color w:val="191919"/>
          <w:spacing w:val="10"/>
          <w:sz w:val="20"/>
          <w:szCs w:val="20"/>
        </w:rPr>
        <w:t xml:space="preserve"> </w:t>
      </w:r>
      <w:r>
        <w:rPr>
          <w:rFonts w:ascii="Times New Roman" w:hAnsi="Times New Roman"/>
          <w:color w:val="191919"/>
          <w:sz w:val="20"/>
          <w:szCs w:val="20"/>
        </w:rPr>
        <w:t>Bill</w:t>
      </w:r>
      <w:r>
        <w:rPr>
          <w:rFonts w:ascii="Times New Roman" w:hAnsi="Times New Roman"/>
          <w:color w:val="191919"/>
          <w:spacing w:val="11"/>
          <w:sz w:val="20"/>
          <w:szCs w:val="20"/>
        </w:rPr>
        <w:t xml:space="preserve"> </w:t>
      </w:r>
      <w:r>
        <w:rPr>
          <w:rFonts w:ascii="Times New Roman" w:hAnsi="Times New Roman"/>
          <w:color w:val="191919"/>
          <w:sz w:val="20"/>
          <w:szCs w:val="20"/>
        </w:rPr>
        <w:t>671</w:t>
      </w:r>
      <w:r>
        <w:rPr>
          <w:rFonts w:ascii="Times New Roman" w:hAnsi="Times New Roman"/>
          <w:color w:val="191919"/>
          <w:spacing w:val="10"/>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focusing</w:t>
      </w:r>
      <w:r>
        <w:rPr>
          <w:rFonts w:ascii="Times New Roman" w:hAnsi="Times New Roman"/>
          <w:color w:val="191919"/>
          <w:spacing w:val="11"/>
          <w:sz w:val="20"/>
          <w:szCs w:val="20"/>
        </w:rPr>
        <w:t xml:space="preserve"> </w:t>
      </w:r>
      <w:r>
        <w:rPr>
          <w:rFonts w:ascii="Times New Roman" w:hAnsi="Times New Roman"/>
          <w:color w:val="191919"/>
          <w:sz w:val="20"/>
          <w:szCs w:val="20"/>
        </w:rPr>
        <w:t>on</w:t>
      </w:r>
      <w:r>
        <w:rPr>
          <w:rFonts w:ascii="Times New Roman" w:hAnsi="Times New Roman"/>
          <w:color w:val="191919"/>
          <w:spacing w:val="10"/>
          <w:sz w:val="20"/>
          <w:szCs w:val="20"/>
        </w:rPr>
        <w:t xml:space="preserve"> </w:t>
      </w:r>
      <w:r>
        <w:rPr>
          <w:rFonts w:ascii="Times New Roman" w:hAnsi="Times New Roman"/>
          <w:color w:val="191919"/>
          <w:sz w:val="20"/>
          <w:szCs w:val="20"/>
        </w:rPr>
        <w:t>the</w:t>
      </w:r>
      <w:r>
        <w:rPr>
          <w:rFonts w:ascii="Times New Roman" w:hAnsi="Times New Roman"/>
          <w:color w:val="191919"/>
          <w:spacing w:val="11"/>
          <w:sz w:val="20"/>
          <w:szCs w:val="20"/>
        </w:rPr>
        <w:t xml:space="preserve"> </w:t>
      </w:r>
      <w:r>
        <w:rPr>
          <w:rFonts w:ascii="Times New Roman" w:hAnsi="Times New Roman"/>
          <w:color w:val="191919"/>
          <w:sz w:val="20"/>
          <w:szCs w:val="20"/>
        </w:rPr>
        <w:t>characteristics,</w:t>
      </w:r>
      <w:r>
        <w:rPr>
          <w:rFonts w:ascii="Times New Roman" w:hAnsi="Times New Roman"/>
          <w:color w:val="191919"/>
          <w:spacing w:val="11"/>
          <w:sz w:val="20"/>
          <w:szCs w:val="20"/>
        </w:rPr>
        <w:t xml:space="preserve"> </w:t>
      </w:r>
      <w:r>
        <w:rPr>
          <w:rFonts w:ascii="Times New Roman" w:hAnsi="Times New Roman"/>
          <w:color w:val="191919"/>
          <w:sz w:val="20"/>
          <w:szCs w:val="20"/>
        </w:rPr>
        <w:t>identification, prevalence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programming</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exceptionality</w:t>
      </w:r>
      <w:r>
        <w:rPr>
          <w:rFonts w:ascii="Times New Roman" w:hAnsi="Times New Roman"/>
          <w:color w:val="191919"/>
          <w:spacing w:val="2"/>
          <w:sz w:val="20"/>
          <w:szCs w:val="20"/>
        </w:rPr>
        <w:t xml:space="preserve"> </w:t>
      </w:r>
      <w:r>
        <w:rPr>
          <w:rFonts w:ascii="Times New Roman" w:hAnsi="Times New Roman"/>
          <w:color w:val="191919"/>
          <w:sz w:val="20"/>
          <w:szCs w:val="20"/>
        </w:rPr>
        <w:t>areas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which</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youth</w:t>
      </w:r>
      <w:r>
        <w:rPr>
          <w:rFonts w:ascii="Times New Roman" w:hAnsi="Times New Roman"/>
          <w:color w:val="191919"/>
          <w:spacing w:val="1"/>
          <w:sz w:val="20"/>
          <w:szCs w:val="20"/>
        </w:rPr>
        <w:t xml:space="preserve"> </w:t>
      </w:r>
      <w:r>
        <w:rPr>
          <w:rFonts w:ascii="Times New Roman" w:hAnsi="Times New Roman"/>
          <w:color w:val="191919"/>
          <w:sz w:val="20"/>
          <w:szCs w:val="20"/>
        </w:rPr>
        <w:t>may</w:t>
      </w:r>
      <w:r>
        <w:rPr>
          <w:rFonts w:ascii="Times New Roman" w:hAnsi="Times New Roman"/>
          <w:color w:val="191919"/>
          <w:spacing w:val="1"/>
          <w:sz w:val="20"/>
          <w:szCs w:val="20"/>
        </w:rPr>
        <w:t xml:space="preserve"> </w:t>
      </w:r>
      <w:r>
        <w:rPr>
          <w:rFonts w:ascii="Times New Roman" w:hAnsi="Times New Roman"/>
          <w:color w:val="191919"/>
          <w:sz w:val="20"/>
          <w:szCs w:val="20"/>
        </w:rPr>
        <w:t>obtain special educational services.</w:t>
      </w:r>
    </w:p>
    <w:p w:rsidR="00A50B98"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 5512 - Characteristics of Child</w:t>
      </w:r>
      <w:r>
        <w:rPr>
          <w:rFonts w:ascii="Times New Roman" w:hAnsi="Times New Roman"/>
          <w:b/>
          <w:bCs/>
          <w:color w:val="191919"/>
          <w:spacing w:val="-4"/>
          <w:sz w:val="20"/>
          <w:szCs w:val="20"/>
        </w:rPr>
        <w:t>r</w:t>
      </w:r>
      <w:r>
        <w:rPr>
          <w:rFonts w:ascii="Times New Roman" w:hAnsi="Times New Roman"/>
          <w:b/>
          <w:bCs/>
          <w:color w:val="191919"/>
          <w:sz w:val="20"/>
          <w:szCs w:val="20"/>
        </w:rPr>
        <w:t>en and</w:t>
      </w:r>
      <w:r>
        <w:rPr>
          <w:rFonts w:ascii="Times New Roman" w:hAnsi="Times New Roman"/>
          <w:b/>
          <w:bCs/>
          <w:color w:val="191919"/>
          <w:spacing w:val="-7"/>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outh</w:t>
      </w:r>
    </w:p>
    <w:p w:rsidR="00A50B98" w:rsidRDefault="00A50B98" w:rsidP="00A50B98">
      <w:pPr>
        <w:widowControl w:val="0"/>
        <w:autoSpaceDE w:val="0"/>
        <w:autoSpaceDN w:val="0"/>
        <w:adjustRightInd w:val="0"/>
        <w:spacing w:after="0"/>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with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Mild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and/or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Behavioral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Disabilities..........................................3(3-0) </w:t>
      </w:r>
    </w:p>
    <w:p w:rsidR="00A3250A" w:rsidRDefault="00A50B98" w:rsidP="00A50B98">
      <w:pPr>
        <w:widowControl w:val="0"/>
        <w:autoSpaceDE w:val="0"/>
        <w:autoSpaceDN w:val="0"/>
        <w:adjustRightInd w:val="0"/>
        <w:spacing w:after="0"/>
        <w:ind w:left="360" w:right="180" w:firstLine="0"/>
        <w:jc w:val="both"/>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17"/>
          <w:sz w:val="20"/>
          <w:szCs w:val="20"/>
        </w:rPr>
        <w:t xml:space="preserve"> </w:t>
      </w: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commonality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characteristics</w:t>
      </w:r>
      <w:r>
        <w:rPr>
          <w:rFonts w:ascii="Times New Roman" w:hAnsi="Times New Roman"/>
          <w:color w:val="191919"/>
          <w:spacing w:val="-5"/>
          <w:sz w:val="20"/>
          <w:szCs w:val="20"/>
        </w:rPr>
        <w:t xml:space="preserve"> </w:t>
      </w:r>
      <w:r>
        <w:rPr>
          <w:rFonts w:ascii="Times New Roman" w:hAnsi="Times New Roman"/>
          <w:color w:val="191919"/>
          <w:sz w:val="20"/>
          <w:szCs w:val="20"/>
        </w:rPr>
        <w:t>leading</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identification,</w:t>
      </w:r>
      <w:r>
        <w:rPr>
          <w:rFonts w:ascii="Times New Roman" w:hAnsi="Times New Roman"/>
          <w:color w:val="191919"/>
          <w:spacing w:val="-5"/>
          <w:sz w:val="20"/>
          <w:szCs w:val="20"/>
        </w:rPr>
        <w:t xml:space="preserve"> </w:t>
      </w:r>
      <w:r>
        <w:rPr>
          <w:rFonts w:ascii="Times New Roman" w:hAnsi="Times New Roman"/>
          <w:color w:val="191919"/>
          <w:sz w:val="20"/>
          <w:szCs w:val="20"/>
        </w:rPr>
        <w:t>placement</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service</w:t>
      </w:r>
      <w:r>
        <w:rPr>
          <w:rFonts w:ascii="Times New Roman" w:hAnsi="Times New Roman"/>
          <w:color w:val="191919"/>
          <w:spacing w:val="1"/>
          <w:sz w:val="20"/>
          <w:szCs w:val="20"/>
        </w:rPr>
        <w:t xml:space="preserve"> </w:t>
      </w:r>
      <w:r>
        <w:rPr>
          <w:rFonts w:ascii="Times New Roman" w:hAnsi="Times New Roman"/>
          <w:color w:val="191919"/>
          <w:sz w:val="20"/>
          <w:szCs w:val="20"/>
        </w:rPr>
        <w:t>models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mild</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behavior</w:t>
      </w:r>
      <w:r>
        <w:rPr>
          <w:rFonts w:ascii="Times New Roman" w:hAnsi="Times New Roman"/>
          <w:color w:val="191919"/>
          <w:spacing w:val="1"/>
          <w:sz w:val="20"/>
          <w:szCs w:val="20"/>
        </w:rPr>
        <w:t xml:space="preserve"> </w:t>
      </w:r>
      <w:r>
        <w:rPr>
          <w:rFonts w:ascii="Times New Roman" w:hAnsi="Times New Roman"/>
          <w:color w:val="191919"/>
          <w:sz w:val="20"/>
          <w:szCs w:val="20"/>
        </w:rPr>
        <w:t>problems.</w:t>
      </w:r>
    </w:p>
    <w:p w:rsidR="00A50B98"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5515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Characteristics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Disabilities....................................3(3-0) </w:t>
      </w:r>
    </w:p>
    <w:p w:rsidR="00A50B98"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nature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characteristics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children</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youth</w:t>
      </w:r>
      <w:r>
        <w:rPr>
          <w:rFonts w:ascii="Times New Roman" w:hAnsi="Times New Roman"/>
          <w:color w:val="191919"/>
          <w:spacing w:val="-4"/>
          <w:sz w:val="20"/>
          <w:szCs w:val="20"/>
        </w:rPr>
        <w:t xml:space="preserve"> </w:t>
      </w:r>
      <w:r>
        <w:rPr>
          <w:rFonts w:ascii="Times New Roman" w:hAnsi="Times New Roman"/>
          <w:color w:val="191919"/>
          <w:sz w:val="20"/>
          <w:szCs w:val="20"/>
        </w:rPr>
        <w:t>eligible</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services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intellectual disabilities on the severe, moderate and mild levels. </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Mildly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Disabled.............................3(3-0) </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Principles,</w:t>
      </w:r>
      <w:r>
        <w:rPr>
          <w:rFonts w:ascii="Times New Roman" w:hAnsi="Times New Roman"/>
          <w:color w:val="191919"/>
          <w:spacing w:val="5"/>
          <w:sz w:val="20"/>
          <w:szCs w:val="20"/>
        </w:rPr>
        <w:t xml:space="preserve"> </w:t>
      </w:r>
      <w:r>
        <w:rPr>
          <w:rFonts w:ascii="Times New Roman" w:hAnsi="Times New Roman"/>
          <w:color w:val="191919"/>
          <w:sz w:val="20"/>
          <w:szCs w:val="20"/>
        </w:rPr>
        <w:t>implementation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evaluative</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inclusion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systematic</w:t>
      </w:r>
      <w:r>
        <w:rPr>
          <w:rFonts w:ascii="Times New Roman" w:hAnsi="Times New Roman"/>
          <w:color w:val="191919"/>
          <w:spacing w:val="5"/>
          <w:sz w:val="20"/>
          <w:szCs w:val="20"/>
        </w:rPr>
        <w:t xml:space="preserve"> </w:t>
      </w:r>
      <w:r>
        <w:rPr>
          <w:rFonts w:ascii="Times New Roman" w:hAnsi="Times New Roman"/>
          <w:color w:val="191919"/>
          <w:sz w:val="20"/>
          <w:szCs w:val="20"/>
        </w:rPr>
        <w:t>instruction,</w:t>
      </w:r>
      <w:r>
        <w:rPr>
          <w:rFonts w:ascii="Times New Roman" w:hAnsi="Times New Roman"/>
          <w:color w:val="191919"/>
          <w:spacing w:val="5"/>
          <w:sz w:val="20"/>
          <w:szCs w:val="20"/>
        </w:rPr>
        <w:t xml:space="preserve"> </w:t>
      </w:r>
      <w:r>
        <w:rPr>
          <w:rFonts w:ascii="Times New Roman" w:hAnsi="Times New Roman"/>
          <w:color w:val="191919"/>
          <w:sz w:val="20"/>
          <w:szCs w:val="20"/>
        </w:rPr>
        <w:t>task analysis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management</w:t>
      </w:r>
      <w:r>
        <w:rPr>
          <w:rFonts w:ascii="Times New Roman" w:hAnsi="Times New Roman"/>
          <w:color w:val="191919"/>
          <w:spacing w:val="-7"/>
          <w:sz w:val="20"/>
          <w:szCs w:val="20"/>
        </w:rPr>
        <w:t xml:space="preserve"> </w:t>
      </w:r>
      <w:r>
        <w:rPr>
          <w:rFonts w:ascii="Times New Roman" w:hAnsi="Times New Roman"/>
          <w:color w:val="191919"/>
          <w:sz w:val="20"/>
          <w:szCs w:val="20"/>
        </w:rPr>
        <w:t>used</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children/youth</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mild</w:t>
      </w:r>
      <w:r>
        <w:rPr>
          <w:rFonts w:ascii="Times New Roman" w:hAnsi="Times New Roman"/>
          <w:color w:val="191919"/>
          <w:spacing w:val="-7"/>
          <w:sz w:val="20"/>
          <w:szCs w:val="20"/>
        </w:rPr>
        <w:t xml:space="preserve"> </w:t>
      </w:r>
      <w:r>
        <w:rPr>
          <w:rFonts w:ascii="Times New Roman" w:hAnsi="Times New Roman"/>
          <w:color w:val="191919"/>
          <w:sz w:val="20"/>
          <w:szCs w:val="20"/>
        </w:rPr>
        <w:t xml:space="preserve">learning and behavioral problems. </w:t>
      </w:r>
    </w:p>
    <w:p w:rsidR="00A50B98" w:rsidRDefault="00A50B98" w:rsidP="00A50B98">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Disabilities........................................3(3-0) </w:t>
      </w:r>
    </w:p>
    <w:p w:rsidR="00A50B98" w:rsidRDefault="00A50B98" w:rsidP="00A50B98">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w:t>
      </w:r>
      <w:r>
        <w:rPr>
          <w:rFonts w:ascii="Times New Roman" w:hAnsi="Times New Roman"/>
          <w:color w:val="191919"/>
          <w:spacing w:val="13"/>
          <w:sz w:val="20"/>
          <w:szCs w:val="20"/>
        </w:rPr>
        <w:t xml:space="preserve"> </w:t>
      </w:r>
      <w:r>
        <w:rPr>
          <w:rFonts w:ascii="Times New Roman" w:hAnsi="Times New Roman"/>
          <w:color w:val="191919"/>
          <w:sz w:val="20"/>
          <w:szCs w:val="20"/>
        </w:rPr>
        <w:t>cyclical</w:t>
      </w:r>
      <w:r>
        <w:rPr>
          <w:rFonts w:ascii="Times New Roman" w:hAnsi="Times New Roman"/>
          <w:color w:val="191919"/>
          <w:spacing w:val="13"/>
          <w:sz w:val="20"/>
          <w:szCs w:val="20"/>
        </w:rPr>
        <w:t xml:space="preserve"> </w:t>
      </w:r>
      <w:r>
        <w:rPr>
          <w:rFonts w:ascii="Times New Roman" w:hAnsi="Times New Roman"/>
          <w:color w:val="191919"/>
          <w:sz w:val="20"/>
          <w:szCs w:val="20"/>
        </w:rPr>
        <w:t>process</w:t>
      </w:r>
      <w:r>
        <w:rPr>
          <w:rFonts w:ascii="Times New Roman" w:hAnsi="Times New Roman"/>
          <w:color w:val="191919"/>
          <w:spacing w:val="13"/>
          <w:sz w:val="20"/>
          <w:szCs w:val="20"/>
        </w:rPr>
        <w:t xml:space="preserve"> </w:t>
      </w:r>
      <w:r>
        <w:rPr>
          <w:rFonts w:ascii="Times New Roman" w:hAnsi="Times New Roman"/>
          <w:color w:val="191919"/>
          <w:sz w:val="20"/>
          <w:szCs w:val="20"/>
        </w:rPr>
        <w:t>of</w:t>
      </w:r>
      <w:r>
        <w:rPr>
          <w:rFonts w:ascii="Times New Roman" w:hAnsi="Times New Roman"/>
          <w:color w:val="191919"/>
          <w:spacing w:val="13"/>
          <w:sz w:val="20"/>
          <w:szCs w:val="20"/>
        </w:rPr>
        <w:t xml:space="preserve"> </w:t>
      </w:r>
      <w:r>
        <w:rPr>
          <w:rFonts w:ascii="Times New Roman" w:hAnsi="Times New Roman"/>
          <w:color w:val="191919"/>
          <w:sz w:val="20"/>
          <w:szCs w:val="20"/>
        </w:rPr>
        <w:t>assessment,</w:t>
      </w:r>
      <w:r>
        <w:rPr>
          <w:rFonts w:ascii="Times New Roman" w:hAnsi="Times New Roman"/>
          <w:color w:val="191919"/>
          <w:spacing w:val="13"/>
          <w:sz w:val="20"/>
          <w:szCs w:val="20"/>
        </w:rPr>
        <w:t xml:space="preserve"> </w:t>
      </w:r>
      <w:r>
        <w:rPr>
          <w:rFonts w:ascii="Times New Roman" w:hAnsi="Times New Roman"/>
          <w:color w:val="191919"/>
          <w:sz w:val="20"/>
          <w:szCs w:val="20"/>
        </w:rPr>
        <w:t>planning,</w:t>
      </w:r>
      <w:r>
        <w:rPr>
          <w:rFonts w:ascii="Times New Roman" w:hAnsi="Times New Roman"/>
          <w:color w:val="191919"/>
          <w:spacing w:val="13"/>
          <w:sz w:val="20"/>
          <w:szCs w:val="20"/>
        </w:rPr>
        <w:t xml:space="preserve"> </w:t>
      </w:r>
      <w:r>
        <w:rPr>
          <w:rFonts w:ascii="Times New Roman" w:hAnsi="Times New Roman"/>
          <w:color w:val="191919"/>
          <w:sz w:val="20"/>
          <w:szCs w:val="20"/>
        </w:rPr>
        <w:t>implementation</w:t>
      </w:r>
      <w:r>
        <w:rPr>
          <w:rFonts w:ascii="Times New Roman" w:hAnsi="Times New Roman"/>
          <w:color w:val="191919"/>
          <w:spacing w:val="13"/>
          <w:sz w:val="20"/>
          <w:szCs w:val="20"/>
        </w:rPr>
        <w:t xml:space="preserve"> </w:t>
      </w:r>
      <w:r>
        <w:rPr>
          <w:rFonts w:ascii="Times New Roman" w:hAnsi="Times New Roman"/>
          <w:color w:val="191919"/>
          <w:sz w:val="20"/>
          <w:szCs w:val="20"/>
        </w:rPr>
        <w:t>and</w:t>
      </w:r>
      <w:r>
        <w:rPr>
          <w:rFonts w:ascii="Times New Roman" w:hAnsi="Times New Roman"/>
          <w:color w:val="191919"/>
          <w:spacing w:val="13"/>
          <w:sz w:val="20"/>
          <w:szCs w:val="20"/>
        </w:rPr>
        <w:t xml:space="preserve"> </w:t>
      </w:r>
      <w:r>
        <w:rPr>
          <w:rFonts w:ascii="Times New Roman" w:hAnsi="Times New Roman"/>
          <w:color w:val="191919"/>
          <w:sz w:val="20"/>
          <w:szCs w:val="20"/>
        </w:rPr>
        <w:t>evaluation</w:t>
      </w:r>
      <w:r>
        <w:rPr>
          <w:rFonts w:ascii="Times New Roman" w:hAnsi="Times New Roman"/>
          <w:color w:val="191919"/>
          <w:spacing w:val="13"/>
          <w:sz w:val="20"/>
          <w:szCs w:val="20"/>
        </w:rPr>
        <w:t xml:space="preserve"> </w:t>
      </w:r>
      <w:r>
        <w:rPr>
          <w:rFonts w:ascii="Times New Roman" w:hAnsi="Times New Roman"/>
          <w:color w:val="191919"/>
          <w:sz w:val="20"/>
          <w:szCs w:val="20"/>
        </w:rPr>
        <w:t>is</w:t>
      </w:r>
      <w:r>
        <w:rPr>
          <w:rFonts w:ascii="Times New Roman" w:hAnsi="Times New Roman"/>
          <w:color w:val="191919"/>
          <w:spacing w:val="13"/>
          <w:sz w:val="20"/>
          <w:szCs w:val="20"/>
        </w:rPr>
        <w:t xml:space="preserve"> </w:t>
      </w:r>
      <w:r>
        <w:rPr>
          <w:rFonts w:ascii="Times New Roman" w:hAnsi="Times New Roman"/>
          <w:color w:val="191919"/>
          <w:sz w:val="20"/>
          <w:szCs w:val="20"/>
        </w:rPr>
        <w:t xml:space="preserve">emphasized.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6"/>
          <w:sz w:val="20"/>
          <w:szCs w:val="20"/>
        </w:rPr>
        <w:t xml:space="preserve"> </w:t>
      </w:r>
      <w:r>
        <w:rPr>
          <w:rFonts w:ascii="Times New Roman" w:hAnsi="Times New Roman"/>
          <w:color w:val="191919"/>
          <w:sz w:val="20"/>
          <w:szCs w:val="20"/>
        </w:rPr>
        <w:t>methods</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materials</w:t>
      </w:r>
      <w:r>
        <w:rPr>
          <w:rFonts w:ascii="Times New Roman" w:hAnsi="Times New Roman"/>
          <w:color w:val="191919"/>
          <w:spacing w:val="-6"/>
          <w:sz w:val="20"/>
          <w:szCs w:val="20"/>
        </w:rPr>
        <w:t xml:space="preserve"> </w:t>
      </w:r>
      <w:r>
        <w:rPr>
          <w:rFonts w:ascii="Times New Roman" w:hAnsi="Times New Roman"/>
          <w:color w:val="191919"/>
          <w:sz w:val="20"/>
          <w:szCs w:val="20"/>
        </w:rPr>
        <w:t>for</w:t>
      </w:r>
      <w:r>
        <w:rPr>
          <w:rFonts w:ascii="Times New Roman" w:hAnsi="Times New Roman"/>
          <w:color w:val="191919"/>
          <w:spacing w:val="-6"/>
          <w:sz w:val="20"/>
          <w:szCs w:val="20"/>
        </w:rPr>
        <w:t xml:space="preserve"> </w:t>
      </w:r>
      <w:r>
        <w:rPr>
          <w:rFonts w:ascii="Times New Roman" w:hAnsi="Times New Roman"/>
          <w:color w:val="191919"/>
          <w:sz w:val="20"/>
          <w:szCs w:val="20"/>
        </w:rPr>
        <w:t>group</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well</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individualized</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are highlighted.</w:t>
      </w:r>
    </w:p>
    <w:p w:rsidR="00A50B98"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paren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involvemen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handicappe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childre</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focuse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w:t>
      </w:r>
      <w:r>
        <w:rPr>
          <w:rFonts w:ascii="Times New Roman" w:hAnsi="Times New Roman"/>
          <w:color w:val="191919"/>
          <w:sz w:val="20"/>
          <w:szCs w:val="20"/>
        </w:rPr>
        <w:t>dividualized educational programming, counseling approaches and agency involvement.</w:t>
      </w:r>
    </w:p>
    <w:p w:rsidR="00A50B98"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Behavior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Students...................................3(3-0)</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modification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both</w:t>
      </w:r>
      <w:r>
        <w:rPr>
          <w:rFonts w:ascii="Times New Roman" w:hAnsi="Times New Roman"/>
          <w:color w:val="191919"/>
          <w:spacing w:val="-3"/>
          <w:sz w:val="20"/>
          <w:szCs w:val="20"/>
        </w:rPr>
        <w:t xml:space="preserve"> </w:t>
      </w:r>
      <w:r>
        <w:rPr>
          <w:rFonts w:ascii="Times New Roman" w:hAnsi="Times New Roman"/>
          <w:color w:val="191919"/>
          <w:sz w:val="20"/>
          <w:szCs w:val="20"/>
        </w:rPr>
        <w:t>general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special education classrooms.</w:t>
      </w:r>
    </w:p>
    <w:p w:rsidR="00A50B98"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5545</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Educational</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Assessment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Focuses on the use of evaluation to determine classification and eligibilit</w:t>
      </w:r>
      <w:r>
        <w:rPr>
          <w:rFonts w:ascii="Times New Roman" w:hAnsi="Times New Roman"/>
          <w:color w:val="191919"/>
          <w:spacing w:val="-13"/>
          <w:sz w:val="20"/>
          <w:szCs w:val="20"/>
        </w:rPr>
        <w:t>y</w:t>
      </w:r>
      <w:r>
        <w:rPr>
          <w:rFonts w:ascii="Times New Roman" w:hAnsi="Times New Roman"/>
          <w:color w:val="191919"/>
          <w:sz w:val="20"/>
          <w:szCs w:val="20"/>
        </w:rPr>
        <w:t>, to plan individualized education programs (IEPs) and to evaluate teacher e</w:t>
      </w:r>
      <w:r>
        <w:rPr>
          <w:rFonts w:ascii="Times New Roman" w:hAnsi="Times New Roman"/>
          <w:color w:val="191919"/>
          <w:spacing w:val="-4"/>
          <w:sz w:val="20"/>
          <w:szCs w:val="20"/>
        </w:rPr>
        <w:t>f</w:t>
      </w:r>
      <w:r>
        <w:rPr>
          <w:rFonts w:ascii="Times New Roman" w:hAnsi="Times New Roman"/>
          <w:color w:val="191919"/>
          <w:sz w:val="20"/>
          <w:szCs w:val="20"/>
        </w:rPr>
        <w:t>fectiveness and pupil progress.</w:t>
      </w:r>
    </w:p>
    <w:p w:rsidR="00A50B98"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5547</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Behavio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Managemen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Exceptiona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An eclectic approach to behavior management.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4"/>
          <w:sz w:val="20"/>
          <w:szCs w:val="20"/>
        </w:rPr>
        <w:t>f</w:t>
      </w:r>
      <w:r>
        <w:rPr>
          <w:rFonts w:ascii="Times New Roman" w:hAnsi="Times New Roman"/>
          <w:color w:val="000000"/>
          <w:sz w:val="20"/>
          <w:szCs w:val="20"/>
        </w:rPr>
        <w:t>fective psychodynamic techniques, ecological and environmental arrangements and behavior modification principles are the primary theoretical systems that are explored.</w:t>
      </w:r>
    </w:p>
    <w:p w:rsidR="00A50B98"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Issues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Inter</w:t>
      </w:r>
      <w:r>
        <w:rPr>
          <w:rFonts w:ascii="Times New Roman" w:hAnsi="Times New Roman"/>
          <w:b/>
          <w:bCs/>
          <w:color w:val="191919"/>
          <w:spacing w:val="-4"/>
          <w:sz w:val="20"/>
          <w:szCs w:val="20"/>
        </w:rPr>
        <w:t>r</w:t>
      </w:r>
      <w:r>
        <w:rPr>
          <w:rFonts w:ascii="Times New Roman" w:hAnsi="Times New Roman"/>
          <w:b/>
          <w:bCs/>
          <w:color w:val="191919"/>
          <w:sz w:val="20"/>
          <w:szCs w:val="20"/>
        </w:rPr>
        <w:t>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Focuses</w:t>
      </w:r>
      <w:r>
        <w:rPr>
          <w:rFonts w:ascii="Times New Roman" w:hAnsi="Times New Roman"/>
          <w:color w:val="191919"/>
          <w:spacing w:val="-1"/>
          <w:sz w:val="20"/>
          <w:szCs w:val="20"/>
        </w:rPr>
        <w:t xml:space="preserve"> </w:t>
      </w:r>
      <w:r>
        <w:rPr>
          <w:rFonts w:ascii="Times New Roman" w:hAnsi="Times New Roman"/>
          <w:color w:val="191919"/>
          <w:sz w:val="20"/>
          <w:szCs w:val="20"/>
        </w:rPr>
        <w:t>on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trends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educators.</w:t>
      </w:r>
      <w:r>
        <w:rPr>
          <w:rFonts w:ascii="Times New Roman" w:hAnsi="Times New Roman"/>
          <w:color w:val="191919"/>
          <w:spacing w:val="-1"/>
          <w:sz w:val="20"/>
          <w:szCs w:val="20"/>
        </w:rPr>
        <w:t xml:space="preserve"> </w:t>
      </w:r>
      <w:r>
        <w:rPr>
          <w:rFonts w:ascii="Times New Roman" w:hAnsi="Times New Roman"/>
          <w:color w:val="191919"/>
          <w:sz w:val="20"/>
          <w:szCs w:val="20"/>
        </w:rPr>
        <w:t>Objectives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teacher competency tests in special education are addressed and studied.</w:t>
      </w:r>
    </w:p>
    <w:p w:rsidR="00A50B98"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557</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Inter</w:t>
      </w:r>
      <w:r>
        <w:rPr>
          <w:rFonts w:ascii="Times New Roman" w:hAnsi="Times New Roman"/>
          <w:b/>
          <w:bCs/>
          <w:color w:val="191919"/>
          <w:spacing w:val="-4"/>
          <w:sz w:val="20"/>
          <w:szCs w:val="20"/>
        </w:rPr>
        <w:t>r</w:t>
      </w:r>
      <w:r>
        <w:rPr>
          <w:rFonts w:ascii="Times New Roman" w:hAnsi="Times New Roman"/>
          <w:b/>
          <w:bCs/>
          <w:color w:val="191919"/>
          <w:spacing w:val="-1"/>
          <w:sz w:val="20"/>
          <w:szCs w:val="20"/>
        </w:rPr>
        <w:t>elate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Specia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exceptional children in interrelated educational settings.</w:t>
      </w:r>
    </w:p>
    <w:p w:rsidR="00A50B98"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557</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Intellectua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Disabilities.................................................................3(3-0)</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Field-base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provid</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opportunit</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extensiv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trainin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knowl- </w:t>
      </w:r>
      <w:r>
        <w:rPr>
          <w:rFonts w:ascii="Times New Roman" w:hAnsi="Times New Roman"/>
          <w:color w:val="191919"/>
          <w:sz w:val="20"/>
          <w:szCs w:val="20"/>
        </w:rPr>
        <w:t>edge with exceptional children and youth in the area of intellectual disabilities.</w:t>
      </w:r>
    </w:p>
    <w:p w:rsidR="00A50B98"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Education...............3(3-0)</w:t>
      </w:r>
    </w:p>
    <w:p w:rsidR="00A50B98"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7"/>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areas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field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special</w:t>
      </w:r>
      <w:r>
        <w:rPr>
          <w:rFonts w:ascii="Times New Roman" w:hAnsi="Times New Roman"/>
          <w:color w:val="191919"/>
          <w:spacing w:val="-7"/>
          <w:sz w:val="20"/>
          <w:szCs w:val="20"/>
        </w:rPr>
        <w:t xml:space="preserve"> </w:t>
      </w:r>
      <w:r>
        <w:rPr>
          <w:rFonts w:ascii="Times New Roman" w:hAnsi="Times New Roman"/>
          <w:color w:val="191919"/>
          <w:sz w:val="20"/>
          <w:szCs w:val="20"/>
        </w:rPr>
        <w:t>education</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application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 xml:space="preserve">knowledge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
          <w:sz w:val="20"/>
          <w:szCs w:val="20"/>
        </w:rPr>
        <w:t xml:space="preserve"> writte</w:t>
      </w:r>
      <w:r>
        <w:rPr>
          <w:rFonts w:ascii="Times New Roman" w:hAnsi="Times New Roman"/>
          <w:color w:val="191919"/>
          <w:sz w:val="20"/>
          <w:szCs w:val="20"/>
        </w:rPr>
        <w:t>n</w:t>
      </w:r>
      <w:r>
        <w:rPr>
          <w:rFonts w:ascii="Times New Roman" w:hAnsi="Times New Roman"/>
          <w:color w:val="191919"/>
          <w:spacing w:val="1"/>
          <w:sz w:val="20"/>
          <w:szCs w:val="20"/>
        </w:rPr>
        <w:t xml:space="preserve"> format</w:t>
      </w:r>
      <w:r>
        <w:rPr>
          <w:rFonts w:ascii="Times New Roman" w:hAnsi="Times New Roman"/>
          <w:color w:val="191919"/>
          <w:sz w:val="20"/>
          <w:szCs w:val="20"/>
        </w:rPr>
        <w:t>,</w:t>
      </w:r>
      <w:r>
        <w:rPr>
          <w:rFonts w:ascii="Times New Roman" w:hAnsi="Times New Roman"/>
          <w:color w:val="191919"/>
          <w:spacing w:val="1"/>
          <w:sz w:val="20"/>
          <w:szCs w:val="20"/>
        </w:rPr>
        <w:t xml:space="preserve"> suc</w:t>
      </w:r>
      <w:r>
        <w:rPr>
          <w:rFonts w:ascii="Times New Roman" w:hAnsi="Times New Roman"/>
          <w:color w:val="191919"/>
          <w:sz w:val="20"/>
          <w:szCs w:val="20"/>
        </w:rPr>
        <w:t>h</w:t>
      </w:r>
      <w:r>
        <w:rPr>
          <w:rFonts w:ascii="Times New Roman" w:hAnsi="Times New Roman"/>
          <w:color w:val="191919"/>
          <w:spacing w:val="1"/>
          <w:sz w:val="20"/>
          <w:szCs w:val="20"/>
        </w:rPr>
        <w:t xml:space="preserve"> a</w:t>
      </w:r>
      <w:r>
        <w:rPr>
          <w:rFonts w:ascii="Times New Roman" w:hAnsi="Times New Roman"/>
          <w:color w:val="191919"/>
          <w:sz w:val="20"/>
          <w:szCs w:val="20"/>
        </w:rPr>
        <w:t>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gran</w:t>
      </w:r>
      <w:r>
        <w:rPr>
          <w:rFonts w:ascii="Times New Roman" w:hAnsi="Times New Roman"/>
          <w:color w:val="191919"/>
          <w:sz w:val="20"/>
          <w:szCs w:val="20"/>
        </w:rPr>
        <w:t>t</w:t>
      </w:r>
      <w:r>
        <w:rPr>
          <w:rFonts w:ascii="Times New Roman" w:hAnsi="Times New Roman"/>
          <w:color w:val="191919"/>
          <w:spacing w:val="1"/>
          <w:sz w:val="20"/>
          <w:szCs w:val="20"/>
        </w:rPr>
        <w:t xml:space="preserve"> proposal</w:t>
      </w:r>
      <w:r>
        <w:rPr>
          <w:rFonts w:ascii="Times New Roman" w:hAnsi="Times New Roman"/>
          <w:color w:val="191919"/>
          <w:sz w:val="20"/>
          <w:szCs w:val="20"/>
        </w:rPr>
        <w:t>,</w:t>
      </w:r>
      <w:r>
        <w:rPr>
          <w:rFonts w:ascii="Times New Roman" w:hAnsi="Times New Roman"/>
          <w:color w:val="191919"/>
          <w:spacing w:val="1"/>
          <w:sz w:val="20"/>
          <w:szCs w:val="20"/>
        </w:rPr>
        <w:t xml:space="preserve"> researc</w:t>
      </w:r>
      <w:r>
        <w:rPr>
          <w:rFonts w:ascii="Times New Roman" w:hAnsi="Times New Roman"/>
          <w:color w:val="191919"/>
          <w:sz w:val="20"/>
          <w:szCs w:val="20"/>
        </w:rPr>
        <w:t>h</w:t>
      </w:r>
      <w:r>
        <w:rPr>
          <w:rFonts w:ascii="Times New Roman" w:hAnsi="Times New Roman"/>
          <w:color w:val="191919"/>
          <w:spacing w:val="1"/>
          <w:sz w:val="20"/>
          <w:szCs w:val="20"/>
        </w:rPr>
        <w:t xml:space="preserve"> articl</w:t>
      </w:r>
      <w:r>
        <w:rPr>
          <w:rFonts w:ascii="Times New Roman" w:hAnsi="Times New Roman"/>
          <w:color w:val="191919"/>
          <w:sz w:val="20"/>
          <w:szCs w:val="20"/>
        </w:rPr>
        <w:t>e</w:t>
      </w:r>
      <w:r>
        <w:rPr>
          <w:rFonts w:ascii="Times New Roman" w:hAnsi="Times New Roman"/>
          <w:color w:val="191919"/>
          <w:spacing w:val="1"/>
          <w:sz w:val="20"/>
          <w:szCs w:val="20"/>
        </w:rPr>
        <w:t xml:space="preserve"> o</w:t>
      </w:r>
      <w:r>
        <w:rPr>
          <w:rFonts w:ascii="Times New Roman" w:hAnsi="Times New Roman"/>
          <w:color w:val="191919"/>
          <w:sz w:val="20"/>
          <w:szCs w:val="20"/>
        </w:rPr>
        <w:t>r</w:t>
      </w:r>
      <w:r>
        <w:rPr>
          <w:rFonts w:ascii="Times New Roman" w:hAnsi="Times New Roman"/>
          <w:color w:val="191919"/>
          <w:spacing w:val="1"/>
          <w:sz w:val="20"/>
          <w:szCs w:val="20"/>
        </w:rPr>
        <w:t xml:space="preserve"> journa</w:t>
      </w:r>
      <w:r>
        <w:rPr>
          <w:rFonts w:ascii="Times New Roman" w:hAnsi="Times New Roman"/>
          <w:color w:val="191919"/>
          <w:sz w:val="20"/>
          <w:szCs w:val="20"/>
        </w:rPr>
        <w:t>l</w:t>
      </w:r>
      <w:r>
        <w:rPr>
          <w:rFonts w:ascii="Times New Roman" w:hAnsi="Times New Roman"/>
          <w:color w:val="191919"/>
          <w:spacing w:val="1"/>
          <w:sz w:val="20"/>
          <w:szCs w:val="20"/>
        </w:rPr>
        <w:t xml:space="preserve"> publication</w:t>
      </w:r>
      <w:r>
        <w:rPr>
          <w:rFonts w:ascii="Times New Roman" w:hAnsi="Times New Roman"/>
          <w:color w:val="191919"/>
          <w:sz w:val="20"/>
          <w:szCs w:val="20"/>
        </w:rPr>
        <w:t xml:space="preserve">. </w:t>
      </w:r>
    </w:p>
    <w:p w:rsidR="00A50B98"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5590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7"/>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Math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Learners................................3(3-0)</w:t>
      </w:r>
    </w:p>
    <w:p w:rsidR="00A50B98" w:rsidRDefault="00A50B98" w:rsidP="00A50B98">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specialized</w:t>
      </w:r>
      <w:r>
        <w:rPr>
          <w:rFonts w:ascii="Times New Roman" w:hAnsi="Times New Roman"/>
          <w:color w:val="191919"/>
          <w:spacing w:val="12"/>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math</w:t>
      </w:r>
      <w:r>
        <w:rPr>
          <w:rFonts w:ascii="Times New Roman" w:hAnsi="Times New Roman"/>
          <w:color w:val="191919"/>
          <w:spacing w:val="11"/>
          <w:sz w:val="20"/>
          <w:szCs w:val="20"/>
        </w:rPr>
        <w:t xml:space="preserve"> </w:t>
      </w:r>
      <w:r>
        <w:rPr>
          <w:rFonts w:ascii="Times New Roman" w:hAnsi="Times New Roman"/>
          <w:color w:val="191919"/>
          <w:sz w:val="20"/>
          <w:szCs w:val="20"/>
        </w:rPr>
        <w:t>techniques</w:t>
      </w:r>
      <w:r>
        <w:rPr>
          <w:rFonts w:ascii="Times New Roman" w:hAnsi="Times New Roman"/>
          <w:color w:val="191919"/>
          <w:spacing w:val="12"/>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strategies</w:t>
      </w:r>
      <w:r>
        <w:rPr>
          <w:rFonts w:ascii="Times New Roman" w:hAnsi="Times New Roman"/>
          <w:color w:val="191919"/>
          <w:spacing w:val="12"/>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use</w:t>
      </w:r>
      <w:r>
        <w:rPr>
          <w:rFonts w:ascii="Times New Roman" w:hAnsi="Times New Roman"/>
          <w:color w:val="191919"/>
          <w:spacing w:val="11"/>
          <w:sz w:val="20"/>
          <w:szCs w:val="20"/>
        </w:rPr>
        <w:t xml:space="preserve"> </w:t>
      </w:r>
      <w:r>
        <w:rPr>
          <w:rFonts w:ascii="Times New Roman" w:hAnsi="Times New Roman"/>
          <w:color w:val="191919"/>
          <w:sz w:val="20"/>
          <w:szCs w:val="20"/>
        </w:rPr>
        <w:t>with</w:t>
      </w:r>
      <w:r>
        <w:rPr>
          <w:rFonts w:ascii="Times New Roman" w:hAnsi="Times New Roman"/>
          <w:color w:val="191919"/>
          <w:spacing w:val="11"/>
          <w:sz w:val="20"/>
          <w:szCs w:val="20"/>
        </w:rPr>
        <w:t xml:space="preserve"> </w:t>
      </w:r>
      <w:r>
        <w:rPr>
          <w:rFonts w:ascii="Times New Roman" w:hAnsi="Times New Roman"/>
          <w:color w:val="191919"/>
          <w:sz w:val="20"/>
          <w:szCs w:val="20"/>
        </w:rPr>
        <w:t>students</w:t>
      </w:r>
      <w:r>
        <w:rPr>
          <w:rFonts w:ascii="Times New Roman" w:hAnsi="Times New Roman"/>
          <w:color w:val="191919"/>
          <w:spacing w:val="11"/>
          <w:sz w:val="20"/>
          <w:szCs w:val="20"/>
        </w:rPr>
        <w:t xml:space="preserve"> </w:t>
      </w:r>
      <w:r>
        <w:rPr>
          <w:rFonts w:ascii="Times New Roman" w:hAnsi="Times New Roman"/>
          <w:color w:val="191919"/>
          <w:sz w:val="20"/>
          <w:szCs w:val="20"/>
        </w:rPr>
        <w:t>with learning disorders. Includes diagnosis, remediation, determination of readability levels, error analysis and corrective strategies.</w:t>
      </w:r>
    </w:p>
    <w:p w:rsidR="00FB5121" w:rsidRDefault="00DD3D7A" w:rsidP="005124D0">
      <w:pPr>
        <w:rPr>
          <w:rFonts w:ascii="Times New Roman" w:hAnsi="Times New Roman"/>
          <w:sz w:val="20"/>
          <w:szCs w:val="20"/>
        </w:rPr>
        <w:sectPr w:rsidR="00FB5121" w:rsidSect="00C21518">
          <w:headerReference w:type="even" r:id="rId59"/>
          <w:pgSz w:w="12240" w:h="15840" w:code="1"/>
          <w:pgMar w:top="720" w:right="720" w:bottom="288" w:left="1440" w:header="720" w:footer="288" w:gutter="0"/>
          <w:cols w:space="720"/>
          <w:docGrid w:linePitch="360"/>
        </w:sectPr>
      </w:pPr>
      <w:r>
        <w:rPr>
          <w:rFonts w:ascii="Times New Roman" w:hAnsi="Times New Roman"/>
          <w:sz w:val="20"/>
          <w:szCs w:val="20"/>
        </w:rPr>
        <w:br w:type="page"/>
      </w:r>
      <w:bookmarkStart w:id="358" w:name="_Toc294969795"/>
    </w:p>
    <w:p w:rsidR="00A3250A" w:rsidRPr="009908F6" w:rsidRDefault="00A3250A" w:rsidP="009908F6">
      <w:pPr>
        <w:pStyle w:val="Heading2"/>
        <w:ind w:left="360" w:firstLine="0"/>
        <w:rPr>
          <w:rFonts w:ascii="Impact" w:hAnsi="Impact" w:cs="Impact"/>
          <w:color w:val="404040" w:themeColor="text1" w:themeTint="BF"/>
          <w:sz w:val="44"/>
          <w:szCs w:val="44"/>
        </w:rPr>
      </w:pPr>
      <w:bookmarkStart w:id="359" w:name="_Toc295897054"/>
      <w:r w:rsidRPr="009908F6">
        <w:rPr>
          <w:rFonts w:ascii="Impact" w:hAnsi="Impact" w:cs="Impact"/>
          <w:color w:val="404040" w:themeColor="text1" w:themeTint="BF"/>
          <w:position w:val="-1"/>
          <w:sz w:val="44"/>
          <w:szCs w:val="44"/>
        </w:rPr>
        <w:t>SCHOOL COUNSELING</w:t>
      </w:r>
      <w:bookmarkEnd w:id="358"/>
      <w:bookmarkEnd w:id="359"/>
    </w:p>
    <w:p w:rsidR="00A3250A"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sz w:val="26"/>
          <w:szCs w:val="26"/>
        </w:rPr>
      </w:pPr>
    </w:p>
    <w:p w:rsidR="005124D0"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Albany State University</w:t>
      </w:r>
      <w:r>
        <w:rPr>
          <w:rFonts w:ascii="Times New Roman" w:hAnsi="Times New Roman"/>
          <w:color w:val="000000"/>
          <w:spacing w:val="-11"/>
          <w:sz w:val="20"/>
          <w:szCs w:val="20"/>
        </w:rPr>
        <w:t>’</w:t>
      </w:r>
      <w:r>
        <w:rPr>
          <w:rFonts w:ascii="Times New Roman" w:hAnsi="Times New Roman"/>
          <w:color w:val="000000"/>
          <w:sz w:val="20"/>
          <w:szCs w:val="20"/>
        </w:rPr>
        <w:t>s College of Education, Department of Counseling and Educational Leadership, o</w:t>
      </w:r>
      <w:r>
        <w:rPr>
          <w:rFonts w:ascii="Times New Roman" w:hAnsi="Times New Roman"/>
          <w:color w:val="000000"/>
          <w:spacing w:val="-4"/>
          <w:sz w:val="20"/>
          <w:szCs w:val="20"/>
        </w:rPr>
        <w:t>f</w:t>
      </w:r>
      <w:r>
        <w:rPr>
          <w:rFonts w:ascii="Times New Roman" w:hAnsi="Times New Roman"/>
          <w:color w:val="000000"/>
          <w:sz w:val="20"/>
          <w:szCs w:val="20"/>
        </w:rPr>
        <w:t>fers a Master of Education degree in School Counseling.</w:t>
      </w:r>
      <w:r>
        <w:rPr>
          <w:rFonts w:ascii="Times New Roman" w:hAnsi="Times New Roman"/>
          <w:color w:val="000000"/>
          <w:spacing w:val="-4"/>
          <w:sz w:val="20"/>
          <w:szCs w:val="20"/>
        </w:rPr>
        <w:t xml:space="preserve"> </w:t>
      </w:r>
      <w:r>
        <w:rPr>
          <w:rFonts w:ascii="Times New Roman" w:hAnsi="Times New Roman"/>
          <w:color w:val="000000"/>
          <w:sz w:val="20"/>
          <w:szCs w:val="20"/>
        </w:rPr>
        <w:t>The mission of the School Counseling program is to o</w:t>
      </w:r>
      <w:r>
        <w:rPr>
          <w:rFonts w:ascii="Times New Roman" w:hAnsi="Times New Roman"/>
          <w:color w:val="000000"/>
          <w:spacing w:val="-4"/>
          <w:sz w:val="20"/>
          <w:szCs w:val="20"/>
        </w:rPr>
        <w:t>f</w:t>
      </w:r>
      <w:r>
        <w:rPr>
          <w:rFonts w:ascii="Times New Roman" w:hAnsi="Times New Roman"/>
          <w:color w:val="000000"/>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5124D0" w:rsidRDefault="005124D0" w:rsidP="005124D0">
      <w:pPr>
        <w:widowControl w:val="0"/>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000000"/>
          <w:sz w:val="20"/>
          <w:szCs w:val="20"/>
        </w:rPr>
        <w:t>The objectives of the Program are to develop school counseling professionals who:</w:t>
      </w:r>
    </w:p>
    <w:p w:rsidR="005124D0" w:rsidRDefault="005124D0" w:rsidP="005124D0">
      <w:pPr>
        <w:widowControl w:val="0"/>
        <w:autoSpaceDE w:val="0"/>
        <w:autoSpaceDN w:val="0"/>
        <w:adjustRightInd w:val="0"/>
        <w:spacing w:before="10" w:after="0" w:line="250" w:lineRule="auto"/>
        <w:ind w:left="1080" w:right="180" w:hanging="245"/>
        <w:jc w:val="both"/>
        <w:rPr>
          <w:rFonts w:ascii="Times New Roman" w:hAnsi="Times New Roman"/>
          <w:color w:val="000000"/>
          <w:sz w:val="20"/>
          <w:szCs w:val="20"/>
        </w:rPr>
      </w:pPr>
      <w:r>
        <w:rPr>
          <w:rFonts w:ascii="Times New Roman" w:hAnsi="Times New Roman"/>
          <w:color w:val="000000"/>
          <w:sz w:val="20"/>
          <w:szCs w:val="20"/>
        </w:rPr>
        <w:t>1. Have the knowledge and skills needed to promote the career preparedness, social/emotional development, and academic success of the students they serve.</w:t>
      </w:r>
    </w:p>
    <w:p w:rsidR="005124D0" w:rsidRDefault="005124D0" w:rsidP="005124D0">
      <w:pPr>
        <w:widowControl w:val="0"/>
        <w:autoSpaceDE w:val="0"/>
        <w:autoSpaceDN w:val="0"/>
        <w:adjustRightInd w:val="0"/>
        <w:spacing w:after="0" w:line="250" w:lineRule="auto"/>
        <w:ind w:left="1080" w:right="180" w:hanging="245"/>
        <w:jc w:val="both"/>
        <w:rPr>
          <w:rFonts w:ascii="Times New Roman" w:hAnsi="Times New Roman"/>
          <w:color w:val="000000"/>
          <w:sz w:val="20"/>
          <w:szCs w:val="20"/>
        </w:rPr>
      </w:pPr>
      <w:r>
        <w:rPr>
          <w:rFonts w:ascii="Times New Roman" w:hAnsi="Times New Roman"/>
          <w:color w:val="000000"/>
          <w:sz w:val="20"/>
          <w:szCs w:val="20"/>
        </w:rPr>
        <w:t>2. Demonstrate increased levels of accomplishment in increasing students’</w:t>
      </w:r>
      <w:r>
        <w:rPr>
          <w:rFonts w:ascii="Times New Roman" w:hAnsi="Times New Roman"/>
          <w:color w:val="000000"/>
          <w:spacing w:val="-15"/>
          <w:sz w:val="20"/>
          <w:szCs w:val="20"/>
        </w:rPr>
        <w:t xml:space="preserve"> </w:t>
      </w:r>
      <w:r>
        <w:rPr>
          <w:rFonts w:ascii="Times New Roman" w:hAnsi="Times New Roman"/>
          <w:color w:val="000000"/>
          <w:sz w:val="20"/>
          <w:szCs w:val="20"/>
        </w:rPr>
        <w:t>social/emotional development and career preparedness and enhancing students’</w:t>
      </w:r>
      <w:r>
        <w:rPr>
          <w:rFonts w:ascii="Times New Roman" w:hAnsi="Times New Roman"/>
          <w:color w:val="000000"/>
          <w:spacing w:val="-15"/>
          <w:sz w:val="20"/>
          <w:szCs w:val="20"/>
        </w:rPr>
        <w:t xml:space="preserve"> </w:t>
      </w:r>
      <w:r>
        <w:rPr>
          <w:rFonts w:ascii="Times New Roman" w:hAnsi="Times New Roman"/>
          <w:color w:val="000000"/>
          <w:sz w:val="20"/>
          <w:szCs w:val="20"/>
        </w:rPr>
        <w:t>academic success after two years of service in counseling positions.</w:t>
      </w:r>
    </w:p>
    <w:p w:rsidR="005124D0"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The program provides a comprehensive overview of the professional roles and activities of contemporary school counselors.  School Counseling students complete 48 semester hours in four content areas:</w:t>
      </w:r>
      <w:r>
        <w:rPr>
          <w:rFonts w:ascii="Times New Roman" w:hAnsi="Times New Roman"/>
          <w:color w:val="000000"/>
          <w:spacing w:val="39"/>
          <w:sz w:val="20"/>
          <w:szCs w:val="20"/>
        </w:rPr>
        <w:t xml:space="preserve"> </w:t>
      </w:r>
      <w:r>
        <w:rPr>
          <w:rFonts w:ascii="Times New Roman" w:hAnsi="Times New Roman"/>
          <w:color w:val="000000"/>
          <w:sz w:val="20"/>
          <w:szCs w:val="20"/>
        </w:rPr>
        <w:t>Area</w:t>
      </w:r>
      <w:r>
        <w:rPr>
          <w:rFonts w:ascii="Times New Roman" w:hAnsi="Times New Roman"/>
          <w:color w:val="000000"/>
          <w:spacing w:val="-11"/>
          <w:sz w:val="20"/>
          <w:szCs w:val="20"/>
        </w:rPr>
        <w:t xml:space="preserve"> </w:t>
      </w:r>
      <w:r>
        <w:rPr>
          <w:rFonts w:ascii="Times New Roman" w:hAnsi="Times New Roman"/>
          <w:color w:val="000000"/>
          <w:sz w:val="20"/>
          <w:szCs w:val="20"/>
        </w:rPr>
        <w:t>A: Foundation (9)</w:t>
      </w:r>
      <w:r>
        <w:rPr>
          <w:rFonts w:ascii="Times New Roman" w:hAnsi="Times New Roman"/>
          <w:color w:val="000000"/>
          <w:spacing w:val="-11"/>
          <w:sz w:val="20"/>
          <w:szCs w:val="20"/>
        </w:rPr>
        <w:t xml:space="preserve"> </w:t>
      </w:r>
      <w:r>
        <w:rPr>
          <w:rFonts w:ascii="Times New Roman" w:hAnsi="Times New Roman"/>
          <w:color w:val="000000"/>
          <w:sz w:val="20"/>
          <w:szCs w:val="20"/>
        </w:rPr>
        <w:t>Area B: Nature of Learner (9 hours),</w:t>
      </w:r>
      <w:r>
        <w:rPr>
          <w:rFonts w:ascii="Times New Roman" w:hAnsi="Times New Roman"/>
          <w:color w:val="000000"/>
          <w:spacing w:val="-11"/>
          <w:sz w:val="20"/>
          <w:szCs w:val="20"/>
        </w:rPr>
        <w:t xml:space="preserve">  </w:t>
      </w:r>
      <w:r>
        <w:rPr>
          <w:rFonts w:ascii="Times New Roman" w:hAnsi="Times New Roman"/>
          <w:color w:val="000000"/>
          <w:sz w:val="20"/>
          <w:szCs w:val="20"/>
        </w:rPr>
        <w:t>Area C: Clinical Skills (24 hours),</w:t>
      </w:r>
      <w:r>
        <w:rPr>
          <w:rFonts w:ascii="Times New Roman" w:hAnsi="Times New Roman"/>
          <w:color w:val="000000"/>
          <w:spacing w:val="-11"/>
          <w:sz w:val="20"/>
          <w:szCs w:val="20"/>
        </w:rPr>
        <w:t xml:space="preserve"> and </w:t>
      </w:r>
      <w:r>
        <w:rPr>
          <w:rFonts w:ascii="Times New Roman" w:hAnsi="Times New Roman"/>
          <w:color w:val="000000"/>
          <w:sz w:val="20"/>
          <w:szCs w:val="20"/>
        </w:rPr>
        <w:t>Area D: Research (6 hours) Students who successfully complete this program earn the M.Ed. in School Counseling and are eligible for Geo</w:t>
      </w:r>
      <w:r>
        <w:rPr>
          <w:rFonts w:ascii="Times New Roman" w:hAnsi="Times New Roman"/>
          <w:color w:val="000000"/>
          <w:spacing w:val="-4"/>
          <w:sz w:val="20"/>
          <w:szCs w:val="20"/>
        </w:rPr>
        <w:t>r</w:t>
      </w:r>
      <w:r>
        <w:rPr>
          <w:rFonts w:ascii="Times New Roman" w:hAnsi="Times New Roman"/>
          <w:color w:val="000000"/>
          <w:sz w:val="20"/>
          <w:szCs w:val="20"/>
        </w:rPr>
        <w:t>gia Certification in School Counseling. Certification candidates are required to pass the GACE I (General) and GACE II (School Counseling Examinations).</w:t>
      </w:r>
    </w:p>
    <w:p w:rsidR="005124D0"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All program graduates have the opportunity to complete a professional internship during their first two years of practice.</w:t>
      </w:r>
      <w:r>
        <w:rPr>
          <w:rFonts w:ascii="Times New Roman" w:hAnsi="Times New Roman"/>
          <w:color w:val="000000"/>
          <w:spacing w:val="47"/>
          <w:sz w:val="20"/>
          <w:szCs w:val="20"/>
        </w:rPr>
        <w:t xml:space="preserve"> </w:t>
      </w:r>
      <w:r>
        <w:rPr>
          <w:rFonts w:ascii="Times New Roman" w:hAnsi="Times New Roman"/>
          <w:color w:val="000000"/>
          <w:sz w:val="20"/>
          <w:szCs w:val="20"/>
        </w:rPr>
        <w:t>This internship provides mentoring by a certified professional school counselor and portfolio review to help each student assess their e</w:t>
      </w:r>
      <w:r>
        <w:rPr>
          <w:rFonts w:ascii="Times New Roman" w:hAnsi="Times New Roman"/>
          <w:color w:val="000000"/>
          <w:spacing w:val="-4"/>
          <w:sz w:val="20"/>
          <w:szCs w:val="20"/>
        </w:rPr>
        <w:t>f</w:t>
      </w:r>
      <w:r>
        <w:rPr>
          <w:rFonts w:ascii="Times New Roman" w:hAnsi="Times New Roman"/>
          <w:color w:val="000000"/>
          <w:sz w:val="20"/>
          <w:szCs w:val="20"/>
        </w:rPr>
        <w:t>fectiveness as a professional school counselor and for professional development.</w:t>
      </w:r>
    </w:p>
    <w:p w:rsidR="005124D0"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Students pursuing School Counseling Certification (Add-On) or a Master of Education Degree in School Counseling must be fully admitted to School Counseling before taking courses listed under Professional Studies</w:t>
      </w:r>
      <w:r>
        <w:rPr>
          <w:rFonts w:ascii="Times New Roman" w:hAnsi="Times New Roman"/>
          <w:color w:val="000000"/>
          <w:spacing w:val="-11"/>
          <w:sz w:val="20"/>
          <w:szCs w:val="20"/>
        </w:rPr>
        <w:t xml:space="preserve"> </w:t>
      </w:r>
      <w:r>
        <w:rPr>
          <w:rFonts w:ascii="Times New Roman" w:hAnsi="Times New Roman"/>
          <w:color w:val="000000"/>
          <w:sz w:val="20"/>
          <w:szCs w:val="20"/>
        </w:rPr>
        <w:t>Area C.</w:t>
      </w:r>
    </w:p>
    <w:p w:rsidR="005124D0" w:rsidRDefault="005124D0" w:rsidP="005124D0">
      <w:pPr>
        <w:widowControl w:val="0"/>
        <w:autoSpaceDE w:val="0"/>
        <w:autoSpaceDN w:val="0"/>
        <w:adjustRightInd w:val="0"/>
        <w:spacing w:before="10" w:after="0" w:line="240" w:lineRule="exact"/>
        <w:rPr>
          <w:rFonts w:ascii="Times New Roman" w:hAnsi="Times New Roman"/>
          <w:color w:val="000000"/>
          <w:sz w:val="24"/>
          <w:szCs w:val="24"/>
        </w:rPr>
      </w:pPr>
    </w:p>
    <w:p w:rsidR="00A3250A"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sz w:val="24"/>
          <w:szCs w:val="24"/>
        </w:rPr>
      </w:pPr>
    </w:p>
    <w:p w:rsidR="00A3250A" w:rsidRPr="00601DCA" w:rsidRDefault="00A3250A" w:rsidP="00A3250A">
      <w:pPr>
        <w:pStyle w:val="Heading2"/>
        <w:spacing w:before="0"/>
        <w:ind w:left="360" w:right="180" w:firstLine="0"/>
        <w:rPr>
          <w:rFonts w:ascii="Times New Roman" w:hAnsi="Times New Roman"/>
          <w:color w:val="808080" w:themeColor="background1" w:themeShade="80"/>
          <w:sz w:val="28"/>
          <w:szCs w:val="28"/>
        </w:rPr>
      </w:pPr>
      <w:bookmarkStart w:id="360" w:name="_Toc294969796"/>
      <w:bookmarkStart w:id="361" w:name="_Toc295897055"/>
      <w:r w:rsidRPr="00601DCA">
        <w:rPr>
          <w:rFonts w:ascii="Times New Roman" w:hAnsi="Times New Roman"/>
          <w:bCs w:val="0"/>
          <w:color w:val="808080" w:themeColor="background1" w:themeShade="80"/>
          <w:sz w:val="28"/>
          <w:szCs w:val="28"/>
        </w:rPr>
        <w:t>Advisement</w:t>
      </w:r>
      <w:bookmarkEnd w:id="360"/>
      <w:bookmarkEnd w:id="361"/>
    </w:p>
    <w:p w:rsidR="005124D0" w:rsidRDefault="005124D0" w:rsidP="005124D0">
      <w:pPr>
        <w:widowControl w:val="0"/>
        <w:autoSpaceDE w:val="0"/>
        <w:autoSpaceDN w:val="0"/>
        <w:adjustRightInd w:val="0"/>
        <w:spacing w:before="13" w:after="0" w:line="250" w:lineRule="auto"/>
        <w:ind w:left="450" w:right="180" w:firstLine="360"/>
        <w:jc w:val="both"/>
        <w:rPr>
          <w:rFonts w:ascii="Times New Roman" w:hAnsi="Times New Roman"/>
          <w:color w:val="000000"/>
          <w:sz w:val="20"/>
          <w:szCs w:val="20"/>
        </w:rPr>
      </w:pPr>
      <w:r>
        <w:rPr>
          <w:rFonts w:ascii="Times New Roman" w:hAnsi="Times New Roman"/>
          <w:color w:val="000000"/>
          <w:sz w:val="20"/>
          <w:szCs w:val="20"/>
        </w:rPr>
        <w:t>Upon admission to the counseling program, each student is assigned a Faculty</w:t>
      </w:r>
      <w:r>
        <w:rPr>
          <w:rFonts w:ascii="Times New Roman" w:hAnsi="Times New Roman"/>
          <w:color w:val="000000"/>
          <w:spacing w:val="-11"/>
          <w:sz w:val="20"/>
          <w:szCs w:val="20"/>
        </w:rPr>
        <w:t xml:space="preserve"> </w:t>
      </w:r>
      <w:r>
        <w:rPr>
          <w:rFonts w:ascii="Times New Roman" w:hAnsi="Times New Roman"/>
          <w:color w:val="000000"/>
          <w:sz w:val="20"/>
          <w:szCs w:val="20"/>
        </w:rPr>
        <w:t>Adviso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z w:val="20"/>
          <w:szCs w:val="20"/>
        </w:rPr>
        <w:t>The Advisor assists the student with program planning and approval; collaborates with the student to monitor the student</w:t>
      </w:r>
      <w:r>
        <w:rPr>
          <w:rFonts w:ascii="Times New Roman" w:hAnsi="Times New Roman"/>
          <w:color w:val="000000"/>
          <w:spacing w:val="-11"/>
          <w:sz w:val="20"/>
          <w:szCs w:val="20"/>
        </w:rPr>
        <w:t>’</w:t>
      </w:r>
      <w:r>
        <w:rPr>
          <w:rFonts w:ascii="Times New Roman" w:hAnsi="Times New Roman"/>
          <w:color w:val="000000"/>
          <w:sz w:val="20"/>
          <w:szCs w:val="20"/>
        </w:rPr>
        <w:t>s progress; advises in the preparation and maintenance of the student</w:t>
      </w:r>
      <w:r>
        <w:rPr>
          <w:rFonts w:ascii="Times New Roman" w:hAnsi="Times New Roman"/>
          <w:color w:val="000000"/>
          <w:spacing w:val="-11"/>
          <w:sz w:val="20"/>
          <w:szCs w:val="20"/>
        </w:rPr>
        <w:t>’</w:t>
      </w:r>
      <w:r>
        <w:rPr>
          <w:rFonts w:ascii="Times New Roman" w:hAnsi="Times New Roman"/>
          <w:color w:val="000000"/>
          <w:sz w:val="20"/>
          <w:szCs w:val="20"/>
        </w:rPr>
        <w:t>s portfolio; approves selection of courses each semester; determine readiness for practicum and internship; and completes the students’</w:t>
      </w:r>
      <w:r>
        <w:rPr>
          <w:rFonts w:ascii="Times New Roman" w:hAnsi="Times New Roman"/>
          <w:color w:val="000000"/>
          <w:spacing w:val="-15"/>
          <w:sz w:val="20"/>
          <w:szCs w:val="20"/>
        </w:rPr>
        <w:t xml:space="preserve"> </w:t>
      </w:r>
      <w:r>
        <w:rPr>
          <w:rFonts w:ascii="Times New Roman" w:hAnsi="Times New Roman"/>
          <w:color w:val="000000"/>
          <w:sz w:val="20"/>
          <w:szCs w:val="20"/>
        </w:rPr>
        <w:t>course audit for graduation.</w:t>
      </w:r>
    </w:p>
    <w:p w:rsidR="00A3250A"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sz w:val="26"/>
          <w:szCs w:val="26"/>
        </w:rPr>
      </w:pPr>
    </w:p>
    <w:p w:rsidR="00A3250A" w:rsidRPr="00601DCA" w:rsidRDefault="00A3250A" w:rsidP="00A3250A">
      <w:pPr>
        <w:pStyle w:val="Heading2"/>
        <w:spacing w:before="0"/>
        <w:ind w:left="360" w:right="180" w:firstLine="0"/>
        <w:rPr>
          <w:rFonts w:ascii="Times New Roman" w:hAnsi="Times New Roman"/>
          <w:color w:val="808080" w:themeColor="background1" w:themeShade="80"/>
          <w:sz w:val="28"/>
          <w:szCs w:val="28"/>
        </w:rPr>
      </w:pPr>
      <w:bookmarkStart w:id="362" w:name="_Toc294969797"/>
      <w:bookmarkStart w:id="363" w:name="_Toc295897056"/>
      <w:r w:rsidRPr="00601DCA">
        <w:rPr>
          <w:rFonts w:ascii="Times New Roman" w:hAnsi="Times New Roman"/>
          <w:bCs w:val="0"/>
          <w:color w:val="808080" w:themeColor="background1" w:themeShade="80"/>
          <w:sz w:val="28"/>
          <w:szCs w:val="28"/>
        </w:rPr>
        <w:t>Clinical Experience</w:t>
      </w:r>
      <w:bookmarkEnd w:id="362"/>
      <w:bookmarkEnd w:id="363"/>
    </w:p>
    <w:p w:rsidR="005124D0" w:rsidRDefault="005124D0" w:rsidP="005124D0">
      <w:pPr>
        <w:widowControl w:val="0"/>
        <w:autoSpaceDE w:val="0"/>
        <w:autoSpaceDN w:val="0"/>
        <w:adjustRightInd w:val="0"/>
        <w:spacing w:before="13" w:after="0" w:line="249" w:lineRule="auto"/>
        <w:ind w:left="450" w:right="180" w:firstLine="36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All prerequisites listed below must be met before a student can register for any clinical experience. </w:t>
      </w:r>
      <w:r>
        <w:rPr>
          <w:rFonts w:ascii="Times New Roman" w:hAnsi="Times New Roman"/>
          <w:b/>
          <w:bCs/>
          <w:color w:val="000000"/>
          <w:sz w:val="20"/>
          <w:szCs w:val="20"/>
        </w:rPr>
        <w:t>PROOF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PROFESSIONAL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LIABILITY</w:t>
      </w:r>
      <w:r>
        <w:rPr>
          <w:rFonts w:ascii="Times New Roman" w:hAnsi="Times New Roman"/>
          <w:b/>
          <w:bCs/>
          <w:color w:val="000000"/>
          <w:spacing w:val="-8"/>
          <w:sz w:val="20"/>
          <w:szCs w:val="20"/>
        </w:rPr>
        <w:t xml:space="preserve"> </w:t>
      </w:r>
      <w:r>
        <w:rPr>
          <w:rFonts w:ascii="Times New Roman" w:hAnsi="Times New Roman"/>
          <w:b/>
          <w:bCs/>
          <w:color w:val="000000"/>
          <w:sz w:val="20"/>
          <w:szCs w:val="20"/>
        </w:rPr>
        <w:t>IN- SURANCE COVERAGE IS REQUIRED BEFORE REGISTERING FOR COUN 5570 AND COUN 5595.</w:t>
      </w:r>
    </w:p>
    <w:p w:rsidR="00A3250A"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sz w:val="20"/>
          <w:szCs w:val="20"/>
        </w:rPr>
      </w:pPr>
    </w:p>
    <w:p w:rsidR="00A3250A"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sz w:val="28"/>
          <w:szCs w:val="28"/>
        </w:rPr>
      </w:pPr>
    </w:p>
    <w:p w:rsidR="00A3250A" w:rsidRPr="00601DCA" w:rsidRDefault="00A3250A" w:rsidP="00A3250A">
      <w:pPr>
        <w:pStyle w:val="Heading2"/>
        <w:spacing w:before="0"/>
        <w:ind w:left="360" w:right="180" w:firstLine="0"/>
        <w:rPr>
          <w:rFonts w:ascii="Times New Roman" w:hAnsi="Times New Roman"/>
          <w:color w:val="808080" w:themeColor="background1" w:themeShade="80"/>
          <w:sz w:val="28"/>
          <w:szCs w:val="28"/>
        </w:rPr>
      </w:pPr>
      <w:bookmarkStart w:id="364" w:name="_Toc294969798"/>
      <w:bookmarkStart w:id="365" w:name="_Toc295897057"/>
      <w:r w:rsidRPr="00601DCA">
        <w:rPr>
          <w:rFonts w:ascii="Times New Roman" w:hAnsi="Times New Roman"/>
          <w:bCs w:val="0"/>
          <w:color w:val="808080" w:themeColor="background1" w:themeShade="80"/>
          <w:sz w:val="28"/>
          <w:szCs w:val="28"/>
        </w:rPr>
        <w:t>Admission</w:t>
      </w:r>
      <w:bookmarkEnd w:id="364"/>
      <w:bookmarkEnd w:id="365"/>
    </w:p>
    <w:p w:rsidR="005124D0" w:rsidRDefault="005124D0" w:rsidP="005124D0">
      <w:pPr>
        <w:widowControl w:val="0"/>
        <w:autoSpaceDE w:val="0"/>
        <w:autoSpaceDN w:val="0"/>
        <w:adjustRightInd w:val="0"/>
        <w:spacing w:before="10" w:after="0" w:line="250" w:lineRule="auto"/>
        <w:ind w:left="450" w:right="180" w:firstLine="360"/>
        <w:jc w:val="both"/>
        <w:rPr>
          <w:rFonts w:ascii="Times New Roman" w:hAnsi="Times New Roman"/>
          <w:color w:val="000000"/>
          <w:sz w:val="20"/>
          <w:szCs w:val="20"/>
        </w:rPr>
      </w:pPr>
      <w:r>
        <w:rPr>
          <w:rFonts w:ascii="Times New Roman" w:hAnsi="Times New Roman"/>
          <w:color w:val="191919"/>
          <w:sz w:val="20"/>
          <w:szCs w:val="20"/>
        </w:rPr>
        <w:t>For admission to the School Counseling Program, students must satisfy graduate admission requirements and either hold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Certification OR pass the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w:t>
      </w:r>
      <w:r>
        <w:rPr>
          <w:rFonts w:ascii="Times New Roman" w:hAnsi="Times New Roman"/>
          <w:color w:val="191919"/>
          <w:spacing w:val="-4"/>
          <w:sz w:val="20"/>
          <w:szCs w:val="20"/>
        </w:rPr>
        <w:t>i</w:t>
      </w:r>
      <w:r>
        <w:rPr>
          <w:rFonts w:ascii="Times New Roman" w:hAnsi="Times New Roman"/>
          <w:color w:val="191919"/>
          <w:sz w:val="20"/>
          <w:szCs w:val="20"/>
        </w:rPr>
        <w:t>cation Examination (GACE I) – General. Students seeking add-on certification must hold Geo</w:t>
      </w:r>
      <w:r>
        <w:rPr>
          <w:rFonts w:ascii="Times New Roman" w:hAnsi="Times New Roman"/>
          <w:color w:val="191919"/>
          <w:spacing w:val="-4"/>
          <w:sz w:val="20"/>
          <w:szCs w:val="20"/>
        </w:rPr>
        <w:t>r</w:t>
      </w:r>
      <w:r>
        <w:rPr>
          <w:rFonts w:ascii="Times New Roman" w:hAnsi="Times New Roman"/>
          <w:color w:val="191919"/>
          <w:sz w:val="20"/>
          <w:szCs w:val="20"/>
        </w:rPr>
        <w:t>gia teacher certification and a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A3250A" w:rsidRDefault="00A3250A" w:rsidP="00A3250A">
      <w:pPr>
        <w:widowControl w:val="0"/>
        <w:autoSpaceDE w:val="0"/>
        <w:autoSpaceDN w:val="0"/>
        <w:adjustRightInd w:val="0"/>
        <w:spacing w:after="0"/>
        <w:ind w:left="360" w:right="180" w:firstLine="0"/>
        <w:jc w:val="both"/>
        <w:rPr>
          <w:rFonts w:ascii="Times New Roman" w:hAnsi="Times New Roman"/>
          <w:color w:val="191919"/>
          <w:sz w:val="20"/>
          <w:szCs w:val="20"/>
        </w:rPr>
      </w:pPr>
    </w:p>
    <w:p w:rsidR="00A3250A" w:rsidRPr="00601DCA" w:rsidRDefault="00A3250A" w:rsidP="00A3250A">
      <w:pPr>
        <w:pStyle w:val="Heading2"/>
        <w:spacing w:before="0"/>
        <w:ind w:left="360" w:right="180" w:firstLine="0"/>
        <w:rPr>
          <w:rFonts w:ascii="Times New Roman" w:hAnsi="Times New Roman"/>
          <w:color w:val="000000"/>
          <w:sz w:val="28"/>
          <w:szCs w:val="28"/>
        </w:rPr>
      </w:pPr>
      <w:bookmarkStart w:id="366" w:name="_Toc294969799"/>
      <w:bookmarkStart w:id="367" w:name="_Toc295897058"/>
      <w:r w:rsidRPr="00601DCA">
        <w:rPr>
          <w:rFonts w:ascii="Times New Roman" w:hAnsi="Times New Roman"/>
          <w:bCs w:val="0"/>
          <w:color w:val="191919"/>
          <w:sz w:val="28"/>
          <w:szCs w:val="28"/>
        </w:rPr>
        <w:t>P</w:t>
      </w:r>
      <w:r w:rsidRPr="00601DCA">
        <w:rPr>
          <w:rFonts w:ascii="Times New Roman" w:hAnsi="Times New Roman"/>
          <w:bCs w:val="0"/>
          <w:color w:val="191919"/>
          <w:spacing w:val="-4"/>
          <w:sz w:val="28"/>
          <w:szCs w:val="28"/>
        </w:rPr>
        <w:t>r</w:t>
      </w:r>
      <w:r w:rsidRPr="00601DCA">
        <w:rPr>
          <w:rFonts w:ascii="Times New Roman" w:hAnsi="Times New Roman"/>
          <w:bCs w:val="0"/>
          <w:color w:val="191919"/>
          <w:sz w:val="28"/>
          <w:szCs w:val="28"/>
        </w:rPr>
        <w:t>ogram Completion</w:t>
      </w:r>
      <w:bookmarkEnd w:id="366"/>
      <w:bookmarkEnd w:id="367"/>
    </w:p>
    <w:p w:rsidR="005124D0" w:rsidRPr="005124D0" w:rsidRDefault="005124D0" w:rsidP="005124D0">
      <w:pPr>
        <w:pStyle w:val="ListParagraph"/>
        <w:widowControl w:val="0"/>
        <w:autoSpaceDE w:val="0"/>
        <w:autoSpaceDN w:val="0"/>
        <w:adjustRightInd w:val="0"/>
        <w:spacing w:before="1" w:after="0" w:line="250" w:lineRule="auto"/>
        <w:ind w:left="450" w:right="180" w:firstLine="360"/>
        <w:jc w:val="both"/>
        <w:rPr>
          <w:rFonts w:ascii="Times New Roman" w:hAnsi="Times New Roman"/>
          <w:color w:val="000000"/>
          <w:sz w:val="20"/>
          <w:szCs w:val="20"/>
        </w:rPr>
      </w:pPr>
      <w:r w:rsidRPr="005124D0">
        <w:rPr>
          <w:rFonts w:ascii="Times New Roman" w:hAnsi="Times New Roman"/>
          <w:color w:val="191919"/>
          <w:spacing w:val="-14"/>
          <w:sz w:val="20"/>
          <w:szCs w:val="20"/>
        </w:rPr>
        <w:t>T</w:t>
      </w:r>
      <w:r w:rsidRPr="005124D0">
        <w:rPr>
          <w:rFonts w:ascii="Times New Roman" w:hAnsi="Times New Roman"/>
          <w:color w:val="191919"/>
          <w:sz w:val="20"/>
          <w:szCs w:val="20"/>
        </w:rPr>
        <w:t>o be eligible for the M.Ed. degree in School Counseling and recommendation for S-5 certif</w:t>
      </w:r>
      <w:r w:rsidRPr="005124D0">
        <w:rPr>
          <w:rFonts w:ascii="Times New Roman" w:hAnsi="Times New Roman"/>
          <w:color w:val="191919"/>
          <w:spacing w:val="-4"/>
          <w:sz w:val="20"/>
          <w:szCs w:val="20"/>
        </w:rPr>
        <w:t>i</w:t>
      </w:r>
      <w:r w:rsidRPr="005124D0">
        <w:rPr>
          <w:rFonts w:ascii="Times New Roman" w:hAnsi="Times New Roman"/>
          <w:color w:val="191919"/>
          <w:sz w:val="20"/>
          <w:szCs w:val="20"/>
        </w:rPr>
        <w:t>cation by</w:t>
      </w:r>
      <w:r w:rsidRPr="005124D0">
        <w:rPr>
          <w:rFonts w:ascii="Times New Roman" w:hAnsi="Times New Roman"/>
          <w:color w:val="191919"/>
          <w:spacing w:val="-11"/>
          <w:sz w:val="20"/>
          <w:szCs w:val="20"/>
        </w:rPr>
        <w:t xml:space="preserve"> </w:t>
      </w:r>
      <w:r w:rsidRPr="005124D0">
        <w:rPr>
          <w:rFonts w:ascii="Times New Roman" w:hAnsi="Times New Roman"/>
          <w:color w:val="191919"/>
          <w:sz w:val="20"/>
          <w:szCs w:val="20"/>
        </w:rPr>
        <w:t>Albany State Universit</w:t>
      </w:r>
      <w:r w:rsidRPr="005124D0">
        <w:rPr>
          <w:rFonts w:ascii="Times New Roman" w:hAnsi="Times New Roman"/>
          <w:color w:val="191919"/>
          <w:spacing w:val="-13"/>
          <w:sz w:val="20"/>
          <w:szCs w:val="20"/>
        </w:rPr>
        <w:t>y</w:t>
      </w:r>
      <w:r w:rsidRPr="005124D0">
        <w:rPr>
          <w:rFonts w:ascii="Times New Roman" w:hAnsi="Times New Roman"/>
          <w:color w:val="191919"/>
          <w:sz w:val="20"/>
          <w:szCs w:val="20"/>
        </w:rPr>
        <w:t>, the student must meet the following requirements:</w:t>
      </w:r>
    </w:p>
    <w:p w:rsidR="005124D0" w:rsidRPr="005124D0"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sz w:val="20"/>
          <w:szCs w:val="20"/>
        </w:rPr>
      </w:pPr>
      <w:r w:rsidRPr="005124D0">
        <w:rPr>
          <w:rFonts w:ascii="Times New Roman" w:hAnsi="Times New Roman"/>
          <w:color w:val="191919"/>
          <w:sz w:val="20"/>
          <w:szCs w:val="20"/>
        </w:rPr>
        <w:t>Credit hours usable in the planned program must not be older than six calendar years at the time the degree is completed.</w:t>
      </w:r>
    </w:p>
    <w:p w:rsidR="005124D0" w:rsidRPr="005124D0" w:rsidRDefault="003756FF"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sz w:val="20"/>
          <w:szCs w:val="20"/>
        </w:rPr>
      </w:pPr>
      <w:r w:rsidRPr="003756FF">
        <w:rPr>
          <w:noProof/>
        </w:rPr>
        <w:pict>
          <v:shape id="_x0000_s1044" type="#_x0000_t202" style="position:absolute;left:0;text-align:left;margin-left:17.75pt;margin-top:17.9pt;width:1in;height:270.75pt;z-index:-251341824;mso-position-horizontal-relative:page" o:allowincell="f" filled="f" stroked="f">
            <v:textbox style="layout-flow:vertical;mso-layout-flow-alt:bottom-to-top" inset="0,0,0,0">
              <w:txbxContent>
                <w:p w:rsidR="0051227A" w:rsidRDefault="0051227A" w:rsidP="005124D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24D0" w:rsidRPr="005124D0">
        <w:rPr>
          <w:rFonts w:ascii="Times New Roman" w:hAnsi="Times New Roman"/>
          <w:color w:val="191919"/>
          <w:sz w:val="20"/>
          <w:szCs w:val="20"/>
        </w:rPr>
        <w:t>Complete an</w:t>
      </w:r>
      <w:r w:rsidR="005124D0" w:rsidRPr="005124D0">
        <w:rPr>
          <w:rFonts w:ascii="Times New Roman" w:hAnsi="Times New Roman"/>
          <w:color w:val="191919"/>
          <w:spacing w:val="-11"/>
          <w:sz w:val="20"/>
          <w:szCs w:val="20"/>
        </w:rPr>
        <w:t xml:space="preserve"> </w:t>
      </w:r>
      <w:r w:rsidR="005124D0" w:rsidRPr="005124D0">
        <w:rPr>
          <w:rFonts w:ascii="Times New Roman" w:hAnsi="Times New Roman"/>
          <w:color w:val="191919"/>
          <w:sz w:val="20"/>
          <w:szCs w:val="20"/>
        </w:rPr>
        <w:t>Application for Graduation at least two semesters prior to course/program requirement completion.</w:t>
      </w:r>
    </w:p>
    <w:p w:rsidR="005124D0" w:rsidRPr="005124D0"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sz w:val="20"/>
          <w:szCs w:val="20"/>
        </w:rPr>
      </w:pPr>
      <w:r w:rsidRPr="005124D0">
        <w:rPr>
          <w:rFonts w:ascii="Times New Roman" w:hAnsi="Times New Roman"/>
          <w:color w:val="191919"/>
          <w:sz w:val="20"/>
          <w:szCs w:val="20"/>
        </w:rPr>
        <w:t>Maintain a cumulative 3.0 grade point average or better in graduate course work with no grade below a “B” in any School Counseling course.</w:t>
      </w:r>
    </w:p>
    <w:p w:rsidR="005124D0" w:rsidRPr="005124D0"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sz w:val="20"/>
          <w:szCs w:val="20"/>
        </w:rPr>
      </w:pPr>
      <w:r w:rsidRPr="005124D0">
        <w:rPr>
          <w:rFonts w:ascii="Times New Roman" w:hAnsi="Times New Roman"/>
          <w:color w:val="191919"/>
          <w:sz w:val="20"/>
          <w:szCs w:val="20"/>
        </w:rPr>
        <w:t>Include a minimum of 48 semester hours of graduate courses in School Counseling as prescribed on the Program check sheet.</w:t>
      </w:r>
    </w:p>
    <w:p w:rsidR="005124D0" w:rsidRPr="005124D0"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sz w:val="20"/>
          <w:szCs w:val="20"/>
        </w:rPr>
      </w:pPr>
      <w:r w:rsidRPr="005124D0">
        <w:rPr>
          <w:rFonts w:ascii="Times New Roman" w:hAnsi="Times New Roman"/>
          <w:color w:val="191919"/>
          <w:sz w:val="20"/>
          <w:szCs w:val="20"/>
        </w:rPr>
        <w:t>At least 39 of the credit hours used in completion of the M.Ed. in School Counseling must be earned in residence at</w:t>
      </w:r>
      <w:r w:rsidRPr="005124D0">
        <w:rPr>
          <w:rFonts w:ascii="Times New Roman" w:hAnsi="Times New Roman"/>
          <w:color w:val="191919"/>
          <w:spacing w:val="-11"/>
          <w:sz w:val="20"/>
          <w:szCs w:val="20"/>
        </w:rPr>
        <w:t xml:space="preserve"> </w:t>
      </w:r>
      <w:r w:rsidRPr="005124D0">
        <w:rPr>
          <w:rFonts w:ascii="Times New Roman" w:hAnsi="Times New Roman"/>
          <w:color w:val="191919"/>
          <w:sz w:val="20"/>
          <w:szCs w:val="20"/>
        </w:rPr>
        <w:t>Albany State Universit</w:t>
      </w:r>
      <w:r w:rsidRPr="005124D0">
        <w:rPr>
          <w:rFonts w:ascii="Times New Roman" w:hAnsi="Times New Roman"/>
          <w:color w:val="191919"/>
          <w:spacing w:val="-13"/>
          <w:sz w:val="20"/>
          <w:szCs w:val="20"/>
        </w:rPr>
        <w:t>y</w:t>
      </w:r>
      <w:r w:rsidRPr="005124D0">
        <w:rPr>
          <w:rFonts w:ascii="Times New Roman" w:hAnsi="Times New Roman"/>
          <w:color w:val="191919"/>
          <w:sz w:val="20"/>
          <w:szCs w:val="20"/>
        </w:rPr>
        <w:t>. Up to 9 semester hours of transfer credit may be applied toward the M.Ed. in School Counseling.</w:t>
      </w:r>
    </w:p>
    <w:p w:rsidR="005124D0" w:rsidRPr="005124D0" w:rsidRDefault="005124D0" w:rsidP="00BB4865">
      <w:pPr>
        <w:pStyle w:val="ListParagraph"/>
        <w:widowControl w:val="0"/>
        <w:numPr>
          <w:ilvl w:val="0"/>
          <w:numId w:val="32"/>
        </w:numPr>
        <w:autoSpaceDE w:val="0"/>
        <w:autoSpaceDN w:val="0"/>
        <w:adjustRightInd w:val="0"/>
        <w:spacing w:before="10" w:after="0"/>
        <w:ind w:left="1260" w:right="180"/>
        <w:jc w:val="both"/>
        <w:rPr>
          <w:rFonts w:ascii="Times New Roman" w:hAnsi="Times New Roman"/>
          <w:color w:val="000000"/>
          <w:sz w:val="20"/>
          <w:szCs w:val="20"/>
        </w:rPr>
      </w:pPr>
      <w:r w:rsidRPr="005124D0">
        <w:rPr>
          <w:rFonts w:ascii="Times New Roman" w:hAnsi="Times New Roman"/>
          <w:color w:val="191919"/>
          <w:sz w:val="20"/>
          <w:szCs w:val="20"/>
        </w:rPr>
        <w:t xml:space="preserve"> Pass the Geo</w:t>
      </w:r>
      <w:r w:rsidRPr="005124D0">
        <w:rPr>
          <w:rFonts w:ascii="Times New Roman" w:hAnsi="Times New Roman"/>
          <w:color w:val="191919"/>
          <w:spacing w:val="-4"/>
          <w:sz w:val="20"/>
          <w:szCs w:val="20"/>
        </w:rPr>
        <w:t>r</w:t>
      </w:r>
      <w:r w:rsidRPr="005124D0">
        <w:rPr>
          <w:rFonts w:ascii="Times New Roman" w:hAnsi="Times New Roman"/>
          <w:color w:val="191919"/>
          <w:sz w:val="20"/>
          <w:szCs w:val="20"/>
        </w:rPr>
        <w:t>gia</w:t>
      </w:r>
      <w:r w:rsidRPr="005124D0">
        <w:rPr>
          <w:rFonts w:ascii="Times New Roman" w:hAnsi="Times New Roman"/>
          <w:color w:val="191919"/>
          <w:spacing w:val="-11"/>
          <w:sz w:val="20"/>
          <w:szCs w:val="20"/>
        </w:rPr>
        <w:t xml:space="preserve"> </w:t>
      </w:r>
      <w:r w:rsidRPr="005124D0">
        <w:rPr>
          <w:rFonts w:ascii="Times New Roman" w:hAnsi="Times New Roman"/>
          <w:color w:val="191919"/>
          <w:sz w:val="20"/>
          <w:szCs w:val="20"/>
        </w:rPr>
        <w:t>Assessment for the Certification of Educators examination in School Counseling (GACE II).</w:t>
      </w:r>
    </w:p>
    <w:p w:rsidR="005124D0" w:rsidRPr="005124D0" w:rsidRDefault="005124D0" w:rsidP="00BB4865">
      <w:pPr>
        <w:pStyle w:val="ListParagraph"/>
        <w:widowControl w:val="0"/>
        <w:numPr>
          <w:ilvl w:val="0"/>
          <w:numId w:val="32"/>
        </w:numPr>
        <w:autoSpaceDE w:val="0"/>
        <w:autoSpaceDN w:val="0"/>
        <w:adjustRightInd w:val="0"/>
        <w:spacing w:before="10" w:after="0" w:line="250" w:lineRule="auto"/>
        <w:ind w:left="1260" w:right="180"/>
        <w:jc w:val="both"/>
        <w:rPr>
          <w:rFonts w:ascii="Times New Roman" w:hAnsi="Times New Roman"/>
          <w:color w:val="000000"/>
          <w:sz w:val="20"/>
          <w:szCs w:val="20"/>
        </w:rPr>
      </w:pPr>
      <w:r w:rsidRPr="005124D0">
        <w:rPr>
          <w:rFonts w:ascii="Times New Roman" w:hAnsi="Times New Roman"/>
          <w:color w:val="191919"/>
          <w:sz w:val="20"/>
          <w:szCs w:val="20"/>
        </w:rPr>
        <w:t>Satisfy the School Counseling Program</w:t>
      </w:r>
      <w:r w:rsidRPr="005124D0">
        <w:rPr>
          <w:rFonts w:ascii="Times New Roman" w:hAnsi="Times New Roman"/>
          <w:color w:val="191919"/>
          <w:spacing w:val="-11"/>
          <w:sz w:val="20"/>
          <w:szCs w:val="20"/>
        </w:rPr>
        <w:t>’</w:t>
      </w:r>
      <w:r w:rsidRPr="005124D0">
        <w:rPr>
          <w:rFonts w:ascii="Times New Roman" w:hAnsi="Times New Roman"/>
          <w:color w:val="191919"/>
          <w:sz w:val="20"/>
          <w:szCs w:val="20"/>
        </w:rPr>
        <w:t>s Clinical Experience requirement (COUN 5570 and COUN 5595) in residence at</w:t>
      </w:r>
      <w:r w:rsidRPr="005124D0">
        <w:rPr>
          <w:rFonts w:ascii="Times New Roman" w:hAnsi="Times New Roman"/>
          <w:color w:val="191919"/>
          <w:spacing w:val="-11"/>
          <w:sz w:val="20"/>
          <w:szCs w:val="20"/>
        </w:rPr>
        <w:t xml:space="preserve"> </w:t>
      </w:r>
      <w:r w:rsidRPr="005124D0">
        <w:rPr>
          <w:rFonts w:ascii="Times New Roman" w:hAnsi="Times New Roman"/>
          <w:color w:val="191919"/>
          <w:sz w:val="20"/>
          <w:szCs w:val="20"/>
        </w:rPr>
        <w:t>Albany State Universit</w:t>
      </w:r>
      <w:r w:rsidRPr="005124D0">
        <w:rPr>
          <w:rFonts w:ascii="Times New Roman" w:hAnsi="Times New Roman"/>
          <w:color w:val="191919"/>
          <w:spacing w:val="-13"/>
          <w:sz w:val="20"/>
          <w:szCs w:val="20"/>
        </w:rPr>
        <w:t>y</w:t>
      </w:r>
      <w:r w:rsidRPr="005124D0">
        <w:rPr>
          <w:rFonts w:ascii="Times New Roman" w:hAnsi="Times New Roman"/>
          <w:color w:val="191919"/>
          <w:sz w:val="20"/>
          <w:szCs w:val="20"/>
        </w:rPr>
        <w:t>.</w:t>
      </w:r>
    </w:p>
    <w:p w:rsidR="00DD3D7A" w:rsidRDefault="00DD3D7A" w:rsidP="005124D0">
      <w:pPr>
        <w:pStyle w:val="BalloonText"/>
        <w:widowControl w:val="0"/>
        <w:autoSpaceDE w:val="0"/>
        <w:autoSpaceDN w:val="0"/>
        <w:adjustRightInd w:val="0"/>
        <w:spacing w:line="250" w:lineRule="auto"/>
        <w:ind w:right="180"/>
        <w:jc w:val="both"/>
        <w:rPr>
          <w:rFonts w:ascii="Times New Roman" w:hAnsi="Times New Roman"/>
          <w:color w:val="191919"/>
          <w:sz w:val="20"/>
          <w:szCs w:val="20"/>
        </w:rPr>
      </w:pPr>
    </w:p>
    <w:p w:rsidR="00A3250A"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sz w:val="20"/>
          <w:szCs w:val="20"/>
        </w:rPr>
      </w:pPr>
    </w:p>
    <w:p w:rsidR="00A3250A" w:rsidRPr="00601DCA" w:rsidRDefault="00A3250A" w:rsidP="00A3250A">
      <w:pPr>
        <w:pStyle w:val="Heading2"/>
        <w:spacing w:before="0"/>
        <w:ind w:left="360" w:firstLine="0"/>
        <w:rPr>
          <w:rFonts w:ascii="Times New Roman" w:hAnsi="Times New Roman"/>
          <w:color w:val="808080" w:themeColor="background1" w:themeShade="80"/>
          <w:sz w:val="28"/>
          <w:szCs w:val="28"/>
        </w:rPr>
      </w:pPr>
      <w:bookmarkStart w:id="368" w:name="_Toc294969800"/>
      <w:bookmarkStart w:id="369" w:name="_Toc295897059"/>
      <w:r w:rsidRPr="00601DCA">
        <w:rPr>
          <w:rFonts w:ascii="Times New Roman" w:hAnsi="Times New Roman"/>
          <w:bCs w:val="0"/>
          <w:color w:val="808080" w:themeColor="background1" w:themeShade="80"/>
          <w:sz w:val="28"/>
          <w:szCs w:val="28"/>
        </w:rPr>
        <w:t>P</w:t>
      </w:r>
      <w:r w:rsidRPr="00601DCA">
        <w:rPr>
          <w:rFonts w:ascii="Times New Roman" w:hAnsi="Times New Roman"/>
          <w:bCs w:val="0"/>
          <w:color w:val="808080" w:themeColor="background1" w:themeShade="80"/>
          <w:spacing w:val="-4"/>
          <w:sz w:val="28"/>
          <w:szCs w:val="28"/>
        </w:rPr>
        <w:t>r</w:t>
      </w:r>
      <w:r w:rsidRPr="00601DCA">
        <w:rPr>
          <w:rFonts w:ascii="Times New Roman" w:hAnsi="Times New Roman"/>
          <w:bCs w:val="0"/>
          <w:color w:val="808080" w:themeColor="background1" w:themeShade="80"/>
          <w:sz w:val="28"/>
          <w:szCs w:val="28"/>
        </w:rPr>
        <w:t>ogram Planned Deg</w:t>
      </w:r>
      <w:r w:rsidRPr="00601DCA">
        <w:rPr>
          <w:rFonts w:ascii="Times New Roman" w:hAnsi="Times New Roman"/>
          <w:bCs w:val="0"/>
          <w:color w:val="808080" w:themeColor="background1" w:themeShade="80"/>
          <w:spacing w:val="-4"/>
          <w:sz w:val="28"/>
          <w:szCs w:val="28"/>
        </w:rPr>
        <w:t>r</w:t>
      </w:r>
      <w:r w:rsidRPr="00601DCA">
        <w:rPr>
          <w:rFonts w:ascii="Times New Roman" w:hAnsi="Times New Roman"/>
          <w:bCs w:val="0"/>
          <w:color w:val="808080" w:themeColor="background1" w:themeShade="80"/>
          <w:sz w:val="28"/>
          <w:szCs w:val="28"/>
        </w:rPr>
        <w:t>ee</w:t>
      </w:r>
      <w:bookmarkEnd w:id="368"/>
      <w:bookmarkEnd w:id="369"/>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z w:val="24"/>
          <w:szCs w:val="24"/>
        </w:rPr>
        <w:t>Required for Certification in the State of Georgia</w:t>
      </w:r>
      <w:r>
        <w:rPr>
          <w:rFonts w:ascii="Times New Roman" w:hAnsi="Times New Roman"/>
          <w:b/>
          <w:bCs/>
          <w:color w:val="808080" w:themeColor="background1" w:themeShade="80"/>
          <w:sz w:val="24"/>
          <w:szCs w:val="24"/>
        </w:rPr>
        <w:tab/>
      </w:r>
      <w:r w:rsidRPr="00601DCA">
        <w:rPr>
          <w:rFonts w:ascii="Times New Roman" w:hAnsi="Times New Roman"/>
          <w:b/>
          <w:bCs/>
          <w:color w:val="808080" w:themeColor="background1" w:themeShade="80"/>
          <w:sz w:val="24"/>
          <w:szCs w:val="24"/>
        </w:rPr>
        <w:t>3 hrs</w:t>
      </w:r>
    </w:p>
    <w:p w:rsidR="00A3250A" w:rsidRPr="002C48C1"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191919"/>
          <w:sz w:val="20"/>
          <w:szCs w:val="20"/>
        </w:rPr>
      </w:pPr>
      <w:r w:rsidRPr="002C48C1">
        <w:rPr>
          <w:rFonts w:ascii="Times New Roman" w:hAnsi="Times New Roman"/>
          <w:bCs/>
          <w:color w:val="191919"/>
          <w:sz w:val="20"/>
          <w:szCs w:val="20"/>
        </w:rPr>
        <w:t xml:space="preserve">SPED   </w:t>
      </w:r>
      <w:r>
        <w:rPr>
          <w:rFonts w:ascii="Times New Roman" w:hAnsi="Times New Roman"/>
          <w:bCs/>
          <w:color w:val="191919"/>
          <w:sz w:val="20"/>
          <w:szCs w:val="20"/>
        </w:rPr>
        <w:t xml:space="preserve">  </w:t>
      </w:r>
      <w:r w:rsidRPr="002C48C1">
        <w:rPr>
          <w:rFonts w:ascii="Times New Roman" w:hAnsi="Times New Roman"/>
          <w:bCs/>
          <w:color w:val="191919"/>
          <w:sz w:val="20"/>
          <w:szCs w:val="20"/>
        </w:rPr>
        <w:t>5501     Exceptional Children and Youth</w:t>
      </w:r>
    </w:p>
    <w:p w:rsidR="00A3250A"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191919"/>
          <w:sz w:val="20"/>
          <w:szCs w:val="20"/>
        </w:rPr>
      </w:pP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z w:val="24"/>
          <w:szCs w:val="24"/>
        </w:rPr>
        <w:t>Required for Provisional/ Non-Degree Students</w:t>
      </w:r>
      <w:r w:rsidRPr="00601DCA">
        <w:rPr>
          <w:rFonts w:ascii="Times New Roman" w:hAnsi="Times New Roman"/>
          <w:b/>
          <w:bCs/>
          <w:color w:val="808080" w:themeColor="background1" w:themeShade="80"/>
          <w:sz w:val="24"/>
          <w:szCs w:val="24"/>
        </w:rPr>
        <w:tab/>
        <w:t>9 hrs</w:t>
      </w:r>
    </w:p>
    <w:p w:rsidR="00A3250A"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5000     Introduction to Professional Counseling</w:t>
      </w:r>
    </w:p>
    <w:p w:rsidR="00A3250A"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5001     Introduction to Professional Writing</w:t>
      </w:r>
    </w:p>
    <w:p w:rsidR="00A3250A"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5002     Professional Issues in Counseling</w:t>
      </w:r>
    </w:p>
    <w:p w:rsidR="00A3250A"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5605     Leadership and School Counseling </w:t>
      </w:r>
    </w:p>
    <w:p w:rsidR="00A3250A"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191919"/>
          <w:sz w:val="20"/>
          <w:szCs w:val="20"/>
        </w:rPr>
      </w:pPr>
    </w:p>
    <w:p w:rsidR="00A3250A" w:rsidRPr="00601DCA"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z w:val="24"/>
          <w:szCs w:val="24"/>
        </w:rPr>
        <w:t>Required for Certification and Degree Program</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w:t>
      </w:r>
      <w:r w:rsidRPr="00601DCA">
        <w:rPr>
          <w:rFonts w:ascii="Times New Roman" w:hAnsi="Times New Roman"/>
          <w:b/>
          <w:bCs/>
          <w:color w:val="808080" w:themeColor="background1" w:themeShade="80"/>
          <w:spacing w:val="-11"/>
          <w:sz w:val="24"/>
          <w:szCs w:val="24"/>
        </w:rPr>
        <w:t xml:space="preserve"> </w:t>
      </w: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11"/>
          <w:sz w:val="24"/>
          <w:szCs w:val="24"/>
        </w:rPr>
        <w:t xml:space="preserve"> </w:t>
      </w:r>
      <w:r w:rsidRPr="00601DCA">
        <w:rPr>
          <w:rFonts w:ascii="Times New Roman" w:hAnsi="Times New Roman"/>
          <w:b/>
          <w:bCs/>
          <w:color w:val="808080" w:themeColor="background1" w:themeShade="80"/>
          <w:sz w:val="24"/>
          <w:szCs w:val="24"/>
        </w:rPr>
        <w:t>- Foundation</w:t>
      </w:r>
      <w:r w:rsidRPr="00601DCA">
        <w:rPr>
          <w:rFonts w:ascii="Times New Roman" w:hAnsi="Times New Roman"/>
          <w:b/>
          <w:bCs/>
          <w:color w:val="808080" w:themeColor="background1" w:themeShade="80"/>
          <w:sz w:val="24"/>
          <w:szCs w:val="24"/>
        </w:rPr>
        <w:tab/>
        <w:t>9 hrs.</w:t>
      </w:r>
    </w:p>
    <w:p w:rsidR="00A3250A"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5501     Lifespan Development</w:t>
      </w:r>
    </w:p>
    <w:p w:rsidR="00A3250A"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5500    Theories of Counseling</w:t>
      </w:r>
    </w:p>
    <w:p w:rsidR="00A3250A"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5600     Ethical and Legal Issues in Counseling</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 xml:space="preserve">ea B – Nature of the Learner </w:t>
      </w:r>
      <w:r w:rsidRPr="00601DCA">
        <w:rPr>
          <w:rFonts w:ascii="Times New Roman" w:hAnsi="Times New Roman"/>
          <w:b/>
          <w:bCs/>
          <w:color w:val="808080" w:themeColor="background1" w:themeShade="80"/>
          <w:sz w:val="24"/>
          <w:szCs w:val="24"/>
        </w:rPr>
        <w:tab/>
        <w:t>9 hrs.</w:t>
      </w:r>
    </w:p>
    <w:p w:rsidR="00A3250A"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 xml:space="preserve"> 5506     School Counseling Foundations</w:t>
      </w:r>
    </w:p>
    <w:p w:rsidR="00A3250A"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5525      School Counseling in P-12</w:t>
      </w:r>
    </w:p>
    <w:p w:rsidR="00A3250A"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5520      Multicultural Counseling: Theory and Practice</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 C – Clinical Skills</w:t>
      </w:r>
      <w:r w:rsidRPr="00601DCA">
        <w:rPr>
          <w:rFonts w:ascii="Times New Roman" w:hAnsi="Times New Roman"/>
          <w:b/>
          <w:bCs/>
          <w:color w:val="808080" w:themeColor="background1" w:themeShade="80"/>
          <w:sz w:val="24"/>
          <w:szCs w:val="24"/>
        </w:rPr>
        <w:tab/>
        <w:t>24 hrs.</w:t>
      </w:r>
    </w:p>
    <w:p w:rsidR="00E37682" w:rsidRDefault="00E37682" w:rsidP="00E37682">
      <w:pPr>
        <w:widowControl w:val="0"/>
        <w:autoSpaceDE w:val="0"/>
        <w:autoSpaceDN w:val="0"/>
        <w:adjustRightInd w:val="0"/>
        <w:spacing w:before="10" w:after="0" w:line="250" w:lineRule="auto"/>
        <w:ind w:left="540" w:right="180" w:firstLine="0"/>
        <w:rPr>
          <w:rFonts w:ascii="Times New Roman" w:hAnsi="Times New Roman"/>
          <w:color w:val="191919"/>
          <w:sz w:val="20"/>
          <w:szCs w:val="20"/>
        </w:rPr>
      </w:pPr>
      <w:r>
        <w:rPr>
          <w:rFonts w:ascii="Times New Roman" w:hAnsi="Times New Roman"/>
          <w:color w:val="191919"/>
          <w:sz w:val="20"/>
          <w:szCs w:val="20"/>
        </w:rPr>
        <w:t>COUN 5512 Counseling Strategies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 xml:space="preserve">echniques </w:t>
      </w:r>
    </w:p>
    <w:p w:rsidR="00E37682" w:rsidRDefault="00E37682" w:rsidP="00E37682">
      <w:pPr>
        <w:widowControl w:val="0"/>
        <w:autoSpaceDE w:val="0"/>
        <w:autoSpaceDN w:val="0"/>
        <w:adjustRightInd w:val="0"/>
        <w:spacing w:before="10" w:after="0" w:line="250" w:lineRule="auto"/>
        <w:ind w:left="540" w:right="180" w:firstLine="0"/>
        <w:rPr>
          <w:rFonts w:ascii="Times New Roman" w:hAnsi="Times New Roman"/>
          <w:color w:val="191919"/>
          <w:sz w:val="20"/>
          <w:szCs w:val="20"/>
        </w:rPr>
      </w:pPr>
      <w:r>
        <w:rPr>
          <w:rFonts w:ascii="Times New Roman" w:hAnsi="Times New Roman"/>
          <w:color w:val="191919"/>
          <w:sz w:val="20"/>
          <w:szCs w:val="20"/>
        </w:rPr>
        <w:t xml:space="preserve">COUN 5515 Group Counseling and Dynamics </w:t>
      </w:r>
    </w:p>
    <w:p w:rsidR="00E3768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sz w:val="20"/>
          <w:szCs w:val="20"/>
        </w:rPr>
      </w:pPr>
      <w:r>
        <w:rPr>
          <w:rFonts w:ascii="Times New Roman" w:hAnsi="Times New Roman"/>
          <w:color w:val="191919"/>
          <w:sz w:val="20"/>
          <w:szCs w:val="20"/>
        </w:rPr>
        <w:t>COUN 5517 Family Counseling</w:t>
      </w:r>
    </w:p>
    <w:p w:rsidR="00E37682" w:rsidRDefault="00E37682" w:rsidP="00E37682">
      <w:pPr>
        <w:widowControl w:val="0"/>
        <w:autoSpaceDE w:val="0"/>
        <w:autoSpaceDN w:val="0"/>
        <w:adjustRightInd w:val="0"/>
        <w:spacing w:before="10" w:after="0"/>
        <w:ind w:left="540" w:right="180" w:firstLine="0"/>
        <w:rPr>
          <w:rFonts w:ascii="Times New Roman" w:hAnsi="Times New Roman"/>
          <w:color w:val="000000"/>
          <w:sz w:val="20"/>
          <w:szCs w:val="20"/>
        </w:rPr>
      </w:pPr>
      <w:r>
        <w:rPr>
          <w:rFonts w:ascii="Times New Roman" w:hAnsi="Times New Roman"/>
          <w:color w:val="191919"/>
          <w:sz w:val="20"/>
          <w:szCs w:val="20"/>
        </w:rPr>
        <w:t>COUN 5531 Career Development and Counseling</w:t>
      </w:r>
    </w:p>
    <w:p w:rsidR="00E37682" w:rsidRDefault="00E37682" w:rsidP="00E37682">
      <w:pPr>
        <w:widowControl w:val="0"/>
        <w:autoSpaceDE w:val="0"/>
        <w:autoSpaceDN w:val="0"/>
        <w:adjustRightInd w:val="0"/>
        <w:spacing w:before="10" w:after="0" w:line="250" w:lineRule="auto"/>
        <w:ind w:left="540" w:right="180" w:firstLine="0"/>
        <w:rPr>
          <w:rFonts w:ascii="Times New Roman" w:hAnsi="Times New Roman"/>
          <w:color w:val="191919"/>
          <w:sz w:val="20"/>
          <w:szCs w:val="20"/>
        </w:rPr>
      </w:pPr>
      <w:r>
        <w:rPr>
          <w:rFonts w:ascii="Times New Roman" w:hAnsi="Times New Roman"/>
          <w:color w:val="191919"/>
          <w:sz w:val="20"/>
          <w:szCs w:val="20"/>
        </w:rPr>
        <w:t xml:space="preserve">COUN 5540 Consultation </w:t>
      </w:r>
    </w:p>
    <w:p w:rsidR="00E37682" w:rsidRDefault="00E37682" w:rsidP="00E37682">
      <w:pPr>
        <w:widowControl w:val="0"/>
        <w:autoSpaceDE w:val="0"/>
        <w:autoSpaceDN w:val="0"/>
        <w:adjustRightInd w:val="0"/>
        <w:spacing w:before="10" w:after="0" w:line="250" w:lineRule="auto"/>
        <w:ind w:left="540" w:right="180" w:firstLine="0"/>
        <w:rPr>
          <w:rFonts w:ascii="Times New Roman" w:hAnsi="Times New Roman"/>
          <w:color w:val="191919"/>
          <w:sz w:val="20"/>
          <w:szCs w:val="20"/>
        </w:rPr>
      </w:pPr>
      <w:r>
        <w:rPr>
          <w:rFonts w:ascii="Times New Roman" w:hAnsi="Times New Roman"/>
          <w:color w:val="191919"/>
          <w:sz w:val="20"/>
          <w:szCs w:val="20"/>
        </w:rPr>
        <w:t xml:space="preserve">COUN 5570 Practicum </w:t>
      </w:r>
    </w:p>
    <w:p w:rsidR="00E3768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sz w:val="20"/>
          <w:szCs w:val="20"/>
        </w:rPr>
      </w:pPr>
      <w:r>
        <w:rPr>
          <w:rFonts w:ascii="Times New Roman" w:hAnsi="Times New Roman"/>
          <w:color w:val="191919"/>
          <w:sz w:val="20"/>
          <w:szCs w:val="20"/>
        </w:rPr>
        <w:t>COUN 5595 Internship</w:t>
      </w:r>
    </w:p>
    <w:p w:rsidR="00E37682" w:rsidRDefault="00E37682" w:rsidP="00E37682">
      <w:pPr>
        <w:widowControl w:val="0"/>
        <w:autoSpaceDE w:val="0"/>
        <w:autoSpaceDN w:val="0"/>
        <w:adjustRightInd w:val="0"/>
        <w:spacing w:after="0"/>
        <w:ind w:left="540" w:right="180" w:firstLine="0"/>
        <w:rPr>
          <w:rFonts w:ascii="Times New Roman" w:hAnsi="Times New Roman"/>
          <w:color w:val="191919"/>
          <w:sz w:val="20"/>
          <w:szCs w:val="20"/>
        </w:rPr>
      </w:pPr>
      <w:r>
        <w:rPr>
          <w:rFonts w:ascii="Times New Roman" w:hAnsi="Times New Roman"/>
          <w:color w:val="191919"/>
          <w:sz w:val="20"/>
          <w:szCs w:val="20"/>
        </w:rPr>
        <w:t>COUN 5600 Legal and Ethical Issues in Counseling</w:t>
      </w:r>
    </w:p>
    <w:p w:rsidR="00E37682" w:rsidRDefault="00E37682" w:rsidP="00E37682">
      <w:pPr>
        <w:widowControl w:val="0"/>
        <w:autoSpaceDE w:val="0"/>
        <w:autoSpaceDN w:val="0"/>
        <w:adjustRightInd w:val="0"/>
        <w:spacing w:after="0"/>
        <w:ind w:left="540" w:right="180" w:firstLine="0"/>
        <w:rPr>
          <w:rFonts w:ascii="Times New Roman" w:hAnsi="Times New Roman"/>
          <w:color w:val="000000"/>
          <w:sz w:val="20"/>
          <w:szCs w:val="20"/>
        </w:rPr>
      </w:pPr>
      <w:r>
        <w:rPr>
          <w:rFonts w:ascii="Times New Roman" w:hAnsi="Times New Roman"/>
          <w:color w:val="191919"/>
          <w:sz w:val="20"/>
          <w:szCs w:val="20"/>
        </w:rPr>
        <w:t>COUN 5610 Crisis Counseling and Intervention</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 D: Resea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ch</w:t>
      </w:r>
      <w:r w:rsidRPr="00601DCA">
        <w:rPr>
          <w:rFonts w:ascii="Times New Roman" w:hAnsi="Times New Roman"/>
          <w:b/>
          <w:bCs/>
          <w:color w:val="808080" w:themeColor="background1" w:themeShade="80"/>
          <w:sz w:val="24"/>
          <w:szCs w:val="24"/>
        </w:rPr>
        <w:tab/>
        <w:t>3 hrs.</w:t>
      </w:r>
    </w:p>
    <w:p w:rsidR="00A3250A" w:rsidRPr="00334963" w:rsidRDefault="00A3250A" w:rsidP="00A3250A">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COUN   5510</w:t>
      </w:r>
      <w:r>
        <w:rPr>
          <w:rFonts w:ascii="Times New Roman" w:hAnsi="Times New Roman"/>
          <w:color w:val="191919"/>
          <w:spacing w:val="-11"/>
          <w:sz w:val="20"/>
          <w:szCs w:val="20"/>
        </w:rPr>
        <w:t xml:space="preserve">       </w:t>
      </w:r>
      <w:r>
        <w:rPr>
          <w:rFonts w:ascii="Times New Roman" w:hAnsi="Times New Roman"/>
          <w:color w:val="191919"/>
          <w:sz w:val="20"/>
          <w:szCs w:val="20"/>
        </w:rPr>
        <w:t>Assessment and</w:t>
      </w:r>
      <w:r>
        <w:rPr>
          <w:rFonts w:ascii="Times New Roman" w:hAnsi="Times New Roman"/>
          <w:color w:val="191919"/>
          <w:spacing w:val="-11"/>
          <w:sz w:val="20"/>
          <w:szCs w:val="20"/>
        </w:rPr>
        <w:t xml:space="preserve"> </w:t>
      </w:r>
      <w:r>
        <w:rPr>
          <w:rFonts w:ascii="Times New Roman" w:hAnsi="Times New Roman"/>
          <w:color w:val="191919"/>
          <w:sz w:val="20"/>
          <w:szCs w:val="20"/>
        </w:rPr>
        <w:t>Appraisal</w:t>
      </w:r>
    </w:p>
    <w:p w:rsidR="00A3250A" w:rsidRDefault="00A3250A" w:rsidP="00A3250A">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COUN   5620      Research and Program Evaluation for Counselors</w:t>
      </w:r>
    </w:p>
    <w:p w:rsidR="00A3250A" w:rsidRDefault="00A3250A" w:rsidP="00A3250A">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COUN   5596</w:t>
      </w:r>
      <w:r>
        <w:rPr>
          <w:rFonts w:ascii="Times New Roman" w:hAnsi="Times New Roman"/>
          <w:color w:val="191919"/>
          <w:spacing w:val="-4"/>
          <w:sz w:val="20"/>
          <w:szCs w:val="20"/>
        </w:rPr>
        <w:t xml:space="preserve">      </w:t>
      </w:r>
      <w:r>
        <w:rPr>
          <w:rFonts w:ascii="Times New Roman" w:hAnsi="Times New Roman"/>
          <w:color w:val="191919"/>
          <w:sz w:val="20"/>
          <w:szCs w:val="20"/>
        </w:rPr>
        <w:t>Thesis</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 E: Electives</w:t>
      </w:r>
      <w:r w:rsidRPr="00601DCA">
        <w:rPr>
          <w:rFonts w:ascii="Times New Roman" w:hAnsi="Times New Roman"/>
          <w:b/>
          <w:bCs/>
          <w:color w:val="808080" w:themeColor="background1" w:themeShade="80"/>
          <w:sz w:val="24"/>
          <w:szCs w:val="24"/>
        </w:rPr>
        <w:tab/>
        <w:t>3-6 hrs.</w:t>
      </w:r>
    </w:p>
    <w:p w:rsidR="00A3250A"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sz w:val="20"/>
          <w:szCs w:val="20"/>
        </w:rPr>
      </w:pPr>
      <w:r>
        <w:rPr>
          <w:rFonts w:ascii="Times New Roman" w:hAnsi="Times New Roman"/>
          <w:color w:val="191919"/>
          <w:sz w:val="20"/>
          <w:szCs w:val="20"/>
        </w:rPr>
        <w:t>COUN   5575      Selected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in Counseling</w:t>
      </w:r>
    </w:p>
    <w:p w:rsidR="00A3250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pacing w:val="-18"/>
          <w:sz w:val="24"/>
          <w:szCs w:val="24"/>
        </w:rPr>
        <w:t>T</w:t>
      </w:r>
      <w:r w:rsidRPr="00601DCA">
        <w:rPr>
          <w:rFonts w:ascii="Times New Roman" w:hAnsi="Times New Roman"/>
          <w:b/>
          <w:bCs/>
          <w:color w:val="808080" w:themeColor="background1" w:themeShade="80"/>
          <w:sz w:val="24"/>
          <w:szCs w:val="24"/>
        </w:rPr>
        <w:t>otal Requi</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ed Hours</w:t>
      </w:r>
      <w:r w:rsidRPr="00601DCA">
        <w:rPr>
          <w:rFonts w:ascii="Times New Roman" w:hAnsi="Times New Roman"/>
          <w:b/>
          <w:bCs/>
          <w:color w:val="808080" w:themeColor="background1" w:themeShade="80"/>
          <w:spacing w:val="14"/>
          <w:sz w:val="24"/>
          <w:szCs w:val="24"/>
        </w:rPr>
        <w:t xml:space="preserve"> </w:t>
      </w:r>
      <w:r>
        <w:rPr>
          <w:rFonts w:ascii="Times New Roman" w:hAnsi="Times New Roman"/>
          <w:b/>
          <w:bCs/>
          <w:color w:val="808080" w:themeColor="background1" w:themeShade="80"/>
          <w:spacing w:val="14"/>
          <w:sz w:val="24"/>
          <w:szCs w:val="24"/>
        </w:rPr>
        <w:tab/>
      </w:r>
      <w:r w:rsidRPr="00601DCA">
        <w:rPr>
          <w:rFonts w:ascii="Times New Roman" w:hAnsi="Times New Roman"/>
          <w:b/>
          <w:bCs/>
          <w:color w:val="808080" w:themeColor="background1" w:themeShade="80"/>
          <w:sz w:val="24"/>
          <w:szCs w:val="24"/>
        </w:rPr>
        <w:t>48 hrs.</w:t>
      </w:r>
    </w:p>
    <w:p w:rsidR="00E3768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808080" w:themeColor="background1" w:themeShade="80"/>
          <w:sz w:val="24"/>
          <w:szCs w:val="24"/>
        </w:rPr>
      </w:pPr>
    </w:p>
    <w:p w:rsidR="00E3768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808080" w:themeColor="background1" w:themeShade="80"/>
          <w:sz w:val="24"/>
          <w:szCs w:val="24"/>
        </w:rPr>
      </w:pPr>
    </w:p>
    <w:p w:rsidR="00A3250A" w:rsidRPr="00BB4865" w:rsidRDefault="00A3250A" w:rsidP="00A3250A">
      <w:pPr>
        <w:pStyle w:val="Heading2"/>
        <w:spacing w:before="0"/>
        <w:ind w:left="360" w:right="180" w:firstLine="0"/>
        <w:rPr>
          <w:rFonts w:ascii="Times New Roman" w:hAnsi="Times New Roman" w:cs="Times New Roman"/>
          <w:color w:val="808080" w:themeColor="background1" w:themeShade="80"/>
          <w:sz w:val="28"/>
          <w:szCs w:val="28"/>
        </w:rPr>
      </w:pPr>
      <w:bookmarkStart w:id="370" w:name="_Toc294969801"/>
      <w:bookmarkStart w:id="371" w:name="_Toc295897060"/>
      <w:r w:rsidRPr="00BB4865">
        <w:rPr>
          <w:rFonts w:ascii="Times New Roman" w:hAnsi="Times New Roman" w:cs="Times New Roman"/>
          <w:color w:val="808080" w:themeColor="background1" w:themeShade="80"/>
          <w:position w:val="-1"/>
          <w:sz w:val="28"/>
          <w:szCs w:val="28"/>
        </w:rPr>
        <w:t>COURSE DESCRIPTIONS</w:t>
      </w:r>
      <w:bookmarkEnd w:id="370"/>
      <w:bookmarkEnd w:id="371"/>
    </w:p>
    <w:p w:rsidR="00A3250A"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sz w:val="20"/>
          <w:szCs w:val="20"/>
        </w:rPr>
      </w:pPr>
    </w:p>
    <w:p w:rsidR="006A756D" w:rsidRDefault="003756FF"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sidRPr="003756FF">
        <w:rPr>
          <w:noProof/>
        </w:rPr>
        <w:pict>
          <v:shape id="_x0000_s1045" type="#_x0000_t202" style="position:absolute;left:0;text-align:left;margin-left:520.2pt;margin-top:40.25pt;width:1in;height:184.35pt;z-index:-251339776;mso-position-horizontal-relative:page" o:allowincell="f" filled="f" stroked="f">
            <v:textbox style="layout-flow:vertical" inset="0,0,0,0">
              <w:txbxContent>
                <w:p w:rsidR="0051227A" w:rsidRDefault="0051227A" w:rsidP="006A756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6A756D">
        <w:rPr>
          <w:rFonts w:ascii="Times New Roman" w:hAnsi="Times New Roman"/>
          <w:b/>
          <w:bCs/>
          <w:color w:val="191919"/>
          <w:sz w:val="20"/>
          <w:szCs w:val="20"/>
        </w:rPr>
        <w:t>COUN  5000  Introduction to Counseling Profession……………………………………3(3-0)</w:t>
      </w:r>
    </w:p>
    <w:p w:rsidR="006A756D" w:rsidRPr="00E10AA1" w:rsidRDefault="006A756D" w:rsidP="006A756D">
      <w:pPr>
        <w:spacing w:after="0"/>
        <w:ind w:left="360" w:right="180" w:firstLine="0"/>
        <w:jc w:val="both"/>
        <w:rPr>
          <w:rFonts w:ascii="Times New Roman" w:hAnsi="Times New Roman"/>
          <w:sz w:val="20"/>
          <w:szCs w:val="20"/>
        </w:rPr>
      </w:pPr>
      <w:r w:rsidRPr="002C48C1">
        <w:rPr>
          <w:rFonts w:ascii="Times New Roman" w:hAnsi="Times New Roman"/>
          <w:sz w:val="20"/>
          <w:szCs w:val="20"/>
        </w:rPr>
        <w:t>This survey course provides students with an understanding of the theoretical, conceptual</w:t>
      </w:r>
      <w:r>
        <w:rPr>
          <w:rFonts w:ascii="Times New Roman" w:hAnsi="Times New Roman"/>
          <w:sz w:val="20"/>
          <w:szCs w:val="20"/>
        </w:rPr>
        <w:t xml:space="preserve"> </w:t>
      </w:r>
      <w:r w:rsidRPr="002C48C1">
        <w:rPr>
          <w:rFonts w:ascii="Times New Roman" w:hAnsi="Times New Roman"/>
          <w:sz w:val="20"/>
          <w:szCs w:val="20"/>
        </w:rPr>
        <w:t xml:space="preserve"> and practical applications of counseling with regard to the profession and its specialties. </w:t>
      </w:r>
      <w:r>
        <w:rPr>
          <w:rFonts w:ascii="Times New Roman" w:hAnsi="Times New Roman"/>
          <w:sz w:val="20"/>
          <w:szCs w:val="20"/>
        </w:rPr>
        <w:t xml:space="preserve"> </w:t>
      </w:r>
      <w:r w:rsidRPr="002C48C1">
        <w:rPr>
          <w:rFonts w:ascii="Times New Roman" w:hAnsi="Times New Roman"/>
          <w:sz w:val="20"/>
          <w:szCs w:val="20"/>
        </w:rPr>
        <w:t xml:space="preserve">Ethical issues in Professional Counseling are introduced.  Students will gain an understanding </w:t>
      </w:r>
      <w:r>
        <w:rPr>
          <w:rFonts w:ascii="Times New Roman" w:hAnsi="Times New Roman"/>
          <w:sz w:val="20"/>
          <w:szCs w:val="20"/>
        </w:rPr>
        <w:t xml:space="preserve"> </w:t>
      </w:r>
      <w:r w:rsidRPr="002C48C1">
        <w:rPr>
          <w:rFonts w:ascii="Times New Roman" w:hAnsi="Times New Roman"/>
          <w:sz w:val="20"/>
          <w:szCs w:val="20"/>
        </w:rPr>
        <w:t>of basic counseling interventions and the array of specialized careers in the counseling</w:t>
      </w:r>
      <w:r>
        <w:rPr>
          <w:rFonts w:ascii="Times New Roman" w:hAnsi="Times New Roman"/>
          <w:sz w:val="20"/>
          <w:szCs w:val="20"/>
        </w:rPr>
        <w:t xml:space="preserve"> </w:t>
      </w:r>
      <w:r w:rsidRPr="002C48C1">
        <w:rPr>
          <w:rFonts w:ascii="Times New Roman" w:hAnsi="Times New Roman"/>
          <w:sz w:val="20"/>
          <w:szCs w:val="20"/>
        </w:rPr>
        <w:t xml:space="preserve"> profession.  The purpose of this course is to introdu</w:t>
      </w:r>
      <w:r>
        <w:rPr>
          <w:rFonts w:ascii="Times New Roman" w:hAnsi="Times New Roman"/>
          <w:sz w:val="20"/>
          <w:szCs w:val="20"/>
        </w:rPr>
        <w:t>ce students to the scope of the c</w:t>
      </w:r>
      <w:r w:rsidRPr="002C48C1">
        <w:rPr>
          <w:rFonts w:ascii="Times New Roman" w:hAnsi="Times New Roman"/>
          <w:sz w:val="20"/>
          <w:szCs w:val="20"/>
        </w:rPr>
        <w:t>ounseling profession.</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5001Intorduction to Professional Writing……………………………………….3(3-0)</w:t>
      </w:r>
    </w:p>
    <w:p w:rsidR="006A756D" w:rsidRDefault="006A756D" w:rsidP="006A756D">
      <w:pPr>
        <w:spacing w:after="0"/>
        <w:ind w:left="360" w:right="180" w:firstLine="0"/>
        <w:jc w:val="both"/>
        <w:rPr>
          <w:rFonts w:ascii="Times New Roman" w:hAnsi="Times New Roman"/>
          <w:b/>
          <w:bCs/>
          <w:color w:val="191919"/>
          <w:sz w:val="20"/>
          <w:szCs w:val="20"/>
        </w:rPr>
      </w:pPr>
      <w:r w:rsidRPr="00E10AA1">
        <w:rPr>
          <w:rFonts w:ascii="Times New Roman" w:hAnsi="Times New Roman"/>
          <w:bCs/>
          <w:sz w:val="20"/>
          <w:szCs w:val="20"/>
        </w:rPr>
        <w:t>This course introduces students to professional writing that aligns with standard practices outlined in the 6</w:t>
      </w:r>
      <w:r w:rsidRPr="00E10AA1">
        <w:rPr>
          <w:rFonts w:ascii="Times New Roman" w:hAnsi="Times New Roman"/>
          <w:bCs/>
          <w:sz w:val="20"/>
          <w:szCs w:val="20"/>
          <w:vertAlign w:val="superscript"/>
        </w:rPr>
        <w:t>th</w:t>
      </w:r>
      <w:r w:rsidRPr="00E10AA1">
        <w:rPr>
          <w:rFonts w:ascii="Times New Roman" w:hAnsi="Times New Roman"/>
          <w:bCs/>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5002 Professional Issues in Counseling……………………………………………3(3-0)</w:t>
      </w:r>
    </w:p>
    <w:p w:rsidR="006A756D" w:rsidRDefault="006A756D" w:rsidP="006A756D">
      <w:pPr>
        <w:spacing w:after="0"/>
        <w:ind w:left="360" w:right="180" w:firstLine="0"/>
        <w:jc w:val="both"/>
        <w:rPr>
          <w:rFonts w:ascii="Times New Roman" w:hAnsi="Times New Roman"/>
          <w:b/>
          <w:bCs/>
          <w:color w:val="191919"/>
          <w:sz w:val="20"/>
          <w:szCs w:val="20"/>
        </w:rPr>
      </w:pPr>
      <w:r w:rsidRPr="00E10AA1">
        <w:rPr>
          <w:rFonts w:ascii="Times New Roman" w:hAnsi="Times New Roman"/>
          <w:bCs/>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Pr>
          <w:rFonts w:ascii="Times New Roman" w:hAnsi="Times New Roman"/>
          <w:b/>
          <w:bCs/>
          <w:color w:val="191919"/>
          <w:sz w:val="20"/>
          <w:szCs w:val="20"/>
        </w:rPr>
        <w:tab/>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5500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Counseling</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 xml:space="preserve">....................................................................................3(3-0) </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 introduction to counseling theories.  Students examine the historical development of counseling theories and explore a</w:t>
      </w:r>
      <w:r>
        <w:rPr>
          <w:rFonts w:ascii="Times New Roman" w:hAnsi="Times New Roman"/>
          <w:color w:val="191919"/>
          <w:spacing w:val="-4"/>
          <w:sz w:val="20"/>
          <w:szCs w:val="20"/>
        </w:rPr>
        <w:t>f</w:t>
      </w:r>
      <w:r>
        <w:rPr>
          <w:rFonts w:ascii="Times New Roman" w:hAnsi="Times New Roman"/>
          <w:color w:val="191919"/>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5501 Lifepan Developmen</w:t>
      </w:r>
      <w:r>
        <w:rPr>
          <w:rFonts w:ascii="Times New Roman" w:hAnsi="Times New Roman"/>
          <w:b/>
          <w:bCs/>
          <w:color w:val="191919"/>
          <w:spacing w:val="9"/>
          <w:sz w:val="20"/>
          <w:szCs w:val="20"/>
        </w:rPr>
        <w:t>t</w:t>
      </w:r>
      <w:r>
        <w:rPr>
          <w:rFonts w:ascii="Times New Roman" w:hAnsi="Times New Roman"/>
          <w:b/>
          <w:bCs/>
          <w:color w:val="191919"/>
          <w:sz w:val="20"/>
          <w:szCs w:val="20"/>
        </w:rPr>
        <w:t xml:space="preserve">.......................................................................................3(3-0) </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color w:val="191919"/>
          <w:sz w:val="20"/>
          <w:szCs w:val="20"/>
        </w:rPr>
        <w:t>This course o</w:t>
      </w:r>
      <w:r>
        <w:rPr>
          <w:rFonts w:ascii="Times New Roman" w:hAnsi="Times New Roman"/>
          <w:color w:val="191919"/>
          <w:spacing w:val="-4"/>
          <w:sz w:val="20"/>
          <w:szCs w:val="20"/>
        </w:rPr>
        <w:t>f</w:t>
      </w:r>
      <w:r>
        <w:rPr>
          <w:rFonts w:ascii="Times New Roman" w:hAnsi="Times New Roman"/>
          <w:color w:val="191919"/>
          <w:sz w:val="20"/>
          <w:szCs w:val="20"/>
        </w:rPr>
        <w:t>fers an introduction to the study of human development from conception through death (i.e., the lifespan) that includes theories of physical, psychological, psychosocial, cognitive, moral, identit</w:t>
      </w:r>
      <w:r>
        <w:rPr>
          <w:rFonts w:ascii="Times New Roman" w:hAnsi="Times New Roman"/>
          <w:color w:val="191919"/>
          <w:spacing w:val="-13"/>
          <w:sz w:val="20"/>
          <w:szCs w:val="20"/>
        </w:rPr>
        <w:t>y</w:t>
      </w:r>
      <w:r>
        <w:rPr>
          <w:rFonts w:ascii="Times New Roman" w:hAnsi="Times New Roman"/>
          <w:color w:val="191919"/>
          <w:sz w:val="20"/>
          <w:szCs w:val="20"/>
        </w:rPr>
        <w:t>, and personality aspects of human existence.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The course will also explore environmental and genetic factors (also known as nature </w:t>
      </w:r>
      <w:r>
        <w:rPr>
          <w:rFonts w:ascii="Times New Roman" w:hAnsi="Times New Roman"/>
          <w:color w:val="191919"/>
          <w:spacing w:val="-13"/>
          <w:sz w:val="20"/>
          <w:szCs w:val="20"/>
        </w:rPr>
        <w:t>v</w:t>
      </w:r>
      <w:r>
        <w:rPr>
          <w:rFonts w:ascii="Times New Roman" w:hAnsi="Times New Roman"/>
          <w:color w:val="191919"/>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 a developmental guidance and counseling framework.</w:t>
      </w:r>
      <w:r w:rsidRPr="00A867E4">
        <w:rPr>
          <w:rFonts w:ascii="Times New Roman" w:hAnsi="Times New Roman"/>
          <w:b/>
          <w:bCs/>
          <w:color w:val="191919"/>
          <w:sz w:val="20"/>
          <w:szCs w:val="20"/>
        </w:rPr>
        <w:t xml:space="preserve"> </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5506 School Counseling Foundation</w:t>
      </w:r>
      <w:r>
        <w:rPr>
          <w:rFonts w:ascii="Times New Roman" w:hAnsi="Times New Roman"/>
          <w:b/>
          <w:bCs/>
          <w:color w:val="191919"/>
          <w:spacing w:val="8"/>
          <w:sz w:val="20"/>
          <w:szCs w:val="20"/>
        </w:rPr>
        <w:t>s</w:t>
      </w:r>
      <w:r>
        <w:rPr>
          <w:rFonts w:ascii="Times New Roman" w:hAnsi="Times New Roman"/>
          <w:b/>
          <w:bCs/>
          <w:color w:val="191919"/>
          <w:sz w:val="20"/>
          <w:szCs w:val="20"/>
        </w:rPr>
        <w:t xml:space="preserve">.....................................................................3(3-0) </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Overview of principles of counseling in modern schools and study of counseling services, best practices and basic concepts relating to o</w:t>
      </w:r>
      <w:r>
        <w:rPr>
          <w:rFonts w:ascii="Times New Roman" w:hAnsi="Times New Roman"/>
          <w:color w:val="191919"/>
          <w:spacing w:val="-4"/>
          <w:sz w:val="20"/>
          <w:szCs w:val="20"/>
        </w:rPr>
        <w:t>r</w:t>
      </w:r>
      <w:r>
        <w:rPr>
          <w:rFonts w:ascii="Times New Roman" w:hAnsi="Times New Roman"/>
          <w:color w:val="191919"/>
          <w:sz w:val="20"/>
          <w:szCs w:val="20"/>
        </w:rPr>
        <w:t>ganization and operation of school counseling programs. Investigation of program research; design implementation and evaluation; counseling intervention approaches; and the integration of counseling theor</w:t>
      </w:r>
      <w:r>
        <w:rPr>
          <w:rFonts w:ascii="Times New Roman" w:hAnsi="Times New Roman"/>
          <w:color w:val="191919"/>
          <w:spacing w:val="-13"/>
          <w:sz w:val="20"/>
          <w:szCs w:val="20"/>
        </w:rPr>
        <w:t>y</w:t>
      </w:r>
      <w:r>
        <w:rPr>
          <w:rFonts w:ascii="Times New Roman" w:hAnsi="Times New Roman"/>
          <w:color w:val="191919"/>
          <w:sz w:val="20"/>
          <w:szCs w:val="20"/>
        </w:rPr>
        <w:t>, principles, practice and applied research.</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5510</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Assessment and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Appraisal</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 xml:space="preserve">...............................................................................3(3-0) </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sidRPr="00A867E4">
        <w:rPr>
          <w:rFonts w:ascii="Times New Roman" w:hAnsi="Times New Roman"/>
          <w:bCs/>
          <w:color w:val="191919"/>
          <w:sz w:val="20"/>
          <w:szCs w:val="20"/>
        </w:rPr>
        <w:t>Overview of p</w:t>
      </w:r>
      <w:r w:rsidRPr="00A867E4">
        <w:rPr>
          <w:rFonts w:ascii="Times New Roman" w:hAnsi="Times New Roman"/>
          <w:color w:val="191919"/>
          <w:sz w:val="20"/>
          <w:szCs w:val="20"/>
        </w:rPr>
        <w:t>ri</w:t>
      </w:r>
      <w:r>
        <w:rPr>
          <w:rFonts w:ascii="Times New Roman" w:hAnsi="Times New Roman"/>
          <w:color w:val="191919"/>
          <w:sz w:val="20"/>
          <w:szCs w:val="20"/>
        </w:rPr>
        <w:t>nciples and techniques of testing and assessment in counseling. Focusing on interpretation of test scores, statistical concepts, reliabilit</w:t>
      </w:r>
      <w:r>
        <w:rPr>
          <w:rFonts w:ascii="Times New Roman" w:hAnsi="Times New Roman"/>
          <w:color w:val="191919"/>
          <w:spacing w:val="-13"/>
          <w:sz w:val="20"/>
          <w:szCs w:val="20"/>
        </w:rPr>
        <w:t>y</w:t>
      </w:r>
      <w:r>
        <w:rPr>
          <w:rFonts w:ascii="Times New Roman" w:hAnsi="Times New Roman"/>
          <w:color w:val="191919"/>
          <w:sz w:val="20"/>
          <w:szCs w:val="20"/>
        </w:rPr>
        <w:t>, and validit</w:t>
      </w:r>
      <w:r>
        <w:rPr>
          <w:rFonts w:ascii="Times New Roman" w:hAnsi="Times New Roman"/>
          <w:color w:val="191919"/>
          <w:spacing w:val="-13"/>
          <w:sz w:val="20"/>
          <w:szCs w:val="20"/>
        </w:rPr>
        <w:t>y. S</w:t>
      </w:r>
      <w:r>
        <w:rPr>
          <w:rFonts w:ascii="Times New Roman" w:hAnsi="Times New Roman"/>
          <w:color w:val="191919"/>
          <w:sz w:val="20"/>
          <w:szCs w:val="20"/>
        </w:rPr>
        <w:t>trategies for selecting, administering, and interpreting assessment and evaluation instruments.</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5512 Counseling Strategies and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echniques</w:t>
      </w:r>
      <w:r>
        <w:rPr>
          <w:rFonts w:ascii="Times New Roman" w:hAnsi="Times New Roman"/>
          <w:b/>
          <w:bCs/>
          <w:color w:val="191919"/>
          <w:spacing w:val="-31"/>
          <w:sz w:val="20"/>
          <w:szCs w:val="20"/>
        </w:rPr>
        <w:t xml:space="preserve"> </w:t>
      </w:r>
      <w:r>
        <w:rPr>
          <w:rFonts w:ascii="Times New Roman" w:hAnsi="Times New Roman"/>
          <w:b/>
          <w:bCs/>
          <w:color w:val="191919"/>
          <w:sz w:val="20"/>
          <w:szCs w:val="20"/>
        </w:rPr>
        <w:t xml:space="preserve">...........................................................3(3-0) </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Pr>
          <w:rFonts w:ascii="Times New Roman" w:hAnsi="Times New Roman"/>
          <w:color w:val="191919"/>
          <w:spacing w:val="-4"/>
          <w:sz w:val="20"/>
          <w:szCs w:val="20"/>
        </w:rPr>
        <w:t>r</w:t>
      </w:r>
      <w:r>
        <w:rPr>
          <w:rFonts w:ascii="Times New Roman" w:hAnsi="Times New Roman"/>
          <w:color w:val="191919"/>
          <w:sz w:val="20"/>
          <w:szCs w:val="20"/>
        </w:rPr>
        <w:t>minating the counselo</w:t>
      </w:r>
      <w:r>
        <w:rPr>
          <w:rFonts w:ascii="Times New Roman" w:hAnsi="Times New Roman"/>
          <w:color w:val="191919"/>
          <w:spacing w:val="-4"/>
          <w:sz w:val="20"/>
          <w:szCs w:val="20"/>
        </w:rPr>
        <w:t>r</w:t>
      </w:r>
      <w:r>
        <w:rPr>
          <w:rFonts w:ascii="Times New Roman" w:hAnsi="Times New Roman"/>
          <w:color w:val="191919"/>
          <w:sz w:val="20"/>
          <w:szCs w:val="20"/>
        </w:rPr>
        <w:t xml:space="preserve">-client relationship.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5515 G</w:t>
      </w:r>
      <w:r>
        <w:rPr>
          <w:rFonts w:ascii="Times New Roman" w:hAnsi="Times New Roman"/>
          <w:b/>
          <w:bCs/>
          <w:color w:val="191919"/>
          <w:spacing w:val="-4"/>
          <w:sz w:val="20"/>
          <w:szCs w:val="20"/>
        </w:rPr>
        <w:t>r</w:t>
      </w:r>
      <w:r>
        <w:rPr>
          <w:rFonts w:ascii="Times New Roman" w:hAnsi="Times New Roman"/>
          <w:b/>
          <w:bCs/>
          <w:color w:val="191919"/>
          <w:sz w:val="20"/>
          <w:szCs w:val="20"/>
        </w:rPr>
        <w:t>oup Counseling and Dynamic</w:t>
      </w:r>
      <w:r>
        <w:rPr>
          <w:rFonts w:ascii="Times New Roman" w:hAnsi="Times New Roman"/>
          <w:b/>
          <w:bCs/>
          <w:color w:val="191919"/>
          <w:spacing w:val="12"/>
          <w:sz w:val="20"/>
          <w:szCs w:val="20"/>
        </w:rPr>
        <w:t>s</w:t>
      </w:r>
      <w:r>
        <w:rPr>
          <w:rFonts w:ascii="Times New Roman" w:hAnsi="Times New Roman"/>
          <w:b/>
          <w:bCs/>
          <w:color w:val="191919"/>
          <w:sz w:val="20"/>
          <w:szCs w:val="20"/>
        </w:rPr>
        <w:t xml:space="preserve">...................................................................3(3-0) </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5517 Family 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...........................................................................................3(3-0) </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Uses a systems perspective for understanding family dynamics and examines major models of family and related interventions.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rationale is introduced for selecting family and other systems theories as appropriate modalities for family assessment and counseling.</w:t>
      </w:r>
    </w:p>
    <w:p w:rsidR="006A756D" w:rsidRDefault="006A756D" w:rsidP="006A756D">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6A756D"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5520 Multicultural 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and Practice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p>
    <w:p w:rsidR="006A756D"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 examination of the cultural context of relationships, issues and trends in a multicultural and diverse society related to such factors as culture, ethnicit</w:t>
      </w:r>
      <w:r>
        <w:rPr>
          <w:rFonts w:ascii="Times New Roman" w:hAnsi="Times New Roman"/>
          <w:color w:val="191919"/>
          <w:spacing w:val="-13"/>
          <w:sz w:val="20"/>
          <w:szCs w:val="20"/>
        </w:rPr>
        <w:t>y</w:t>
      </w:r>
      <w:r>
        <w:rPr>
          <w:rFonts w:ascii="Times New Roman" w:hAnsi="Times New Roman"/>
          <w:color w:val="191919"/>
          <w:sz w:val="20"/>
          <w:szCs w:val="20"/>
        </w:rPr>
        <w:t>, nationalit</w:t>
      </w:r>
      <w:r>
        <w:rPr>
          <w:rFonts w:ascii="Times New Roman" w:hAnsi="Times New Roman"/>
          <w:color w:val="191919"/>
          <w:spacing w:val="-13"/>
          <w:sz w:val="20"/>
          <w:szCs w:val="20"/>
        </w:rPr>
        <w:t>y</w:t>
      </w:r>
      <w:r>
        <w:rPr>
          <w:rFonts w:ascii="Times New Roman" w:hAnsi="Times New Roman"/>
          <w:color w:val="191919"/>
          <w:sz w:val="20"/>
          <w:szCs w:val="20"/>
        </w:rPr>
        <w:t>, age, gende</w:t>
      </w:r>
      <w:r>
        <w:rPr>
          <w:rFonts w:ascii="Times New Roman" w:hAnsi="Times New Roman"/>
          <w:color w:val="191919"/>
          <w:spacing w:val="-8"/>
          <w:sz w:val="20"/>
          <w:szCs w:val="20"/>
        </w:rPr>
        <w:t>r</w:t>
      </w:r>
      <w:r>
        <w:rPr>
          <w:rFonts w:ascii="Times New Roman" w:hAnsi="Times New Roman"/>
          <w:color w:val="191919"/>
          <w:sz w:val="20"/>
          <w:szCs w:val="20"/>
        </w:rPr>
        <w:t>, sexual orientation, mental and physical characteristics, education, family values, religious and spir</w:t>
      </w:r>
      <w:r>
        <w:rPr>
          <w:rFonts w:ascii="Times New Roman" w:hAnsi="Times New Roman"/>
          <w:color w:val="191919"/>
          <w:spacing w:val="-4"/>
          <w:sz w:val="20"/>
          <w:szCs w:val="20"/>
        </w:rPr>
        <w:t>i</w:t>
      </w:r>
      <w:r>
        <w:rPr>
          <w:rFonts w:ascii="Times New Roman" w:hAnsi="Times New Roman"/>
          <w:color w:val="191919"/>
          <w:sz w:val="20"/>
          <w:szCs w:val="20"/>
        </w:rPr>
        <w:t xml:space="preserve">tual values, socioeconomic status and unique characteristics of individuals, couples, families, ethnic groups, and communities.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5531 Ca</w:t>
      </w:r>
      <w:r>
        <w:rPr>
          <w:rFonts w:ascii="Times New Roman" w:hAnsi="Times New Roman"/>
          <w:b/>
          <w:bCs/>
          <w:color w:val="191919"/>
          <w:spacing w:val="-4"/>
          <w:sz w:val="20"/>
          <w:szCs w:val="20"/>
        </w:rPr>
        <w:t>r</w:t>
      </w:r>
      <w:r>
        <w:rPr>
          <w:rFonts w:ascii="Times New Roman" w:hAnsi="Times New Roman"/>
          <w:b/>
          <w:bCs/>
          <w:color w:val="191919"/>
          <w:sz w:val="20"/>
          <w:szCs w:val="20"/>
        </w:rPr>
        <w:t>eer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Development and Counselin</w:t>
      </w:r>
      <w:r>
        <w:rPr>
          <w:rFonts w:ascii="Times New Roman" w:hAnsi="Times New Roman"/>
          <w:b/>
          <w:bCs/>
          <w:color w:val="191919"/>
          <w:spacing w:val="5"/>
          <w:sz w:val="20"/>
          <w:szCs w:val="20"/>
        </w:rPr>
        <w:t>g</w:t>
      </w:r>
      <w:r>
        <w:rPr>
          <w:rFonts w:ascii="Times New Roman" w:hAnsi="Times New Roman"/>
          <w:b/>
          <w:bCs/>
          <w:color w:val="191919"/>
          <w:sz w:val="20"/>
          <w:szCs w:val="20"/>
        </w:rPr>
        <w:t xml:space="preserve">.............................................................3(3-0) </w:t>
      </w:r>
    </w:p>
    <w:p w:rsidR="00A3250A" w:rsidRDefault="006A756D" w:rsidP="006A756D">
      <w:pPr>
        <w:widowControl w:val="0"/>
        <w:autoSpaceDE w:val="0"/>
        <w:autoSpaceDN w:val="0"/>
        <w:adjustRightInd w:val="0"/>
        <w:spacing w:after="0" w:line="250" w:lineRule="auto"/>
        <w:ind w:left="360" w:right="180" w:firstLine="0"/>
        <w:jc w:val="both"/>
        <w:rPr>
          <w:rFonts w:ascii="Times New Roman" w:hAnsi="Times New Roman"/>
          <w:i/>
          <w:iCs/>
          <w:color w:val="191919"/>
          <w:sz w:val="20"/>
          <w:szCs w:val="20"/>
        </w:rPr>
      </w:pPr>
      <w:r>
        <w:rPr>
          <w:rFonts w:ascii="Times New Roman" w:hAnsi="Times New Roman"/>
          <w:color w:val="191919"/>
          <w:sz w:val="20"/>
          <w:szCs w:val="20"/>
        </w:rPr>
        <w:t>Focus on career development theories and decision-making models, occupational and labor market information resources, technology-based career information systems; career development and educational planning, implementation, and evaluation.</w:t>
      </w:r>
      <w:r>
        <w:rPr>
          <w:rFonts w:ascii="Times New Roman" w:hAnsi="Times New Roman"/>
          <w:color w:val="191919"/>
          <w:spacing w:val="4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191919"/>
          <w:sz w:val="20"/>
          <w:szCs w:val="20"/>
        </w:rPr>
      </w:pPr>
    </w:p>
    <w:p w:rsidR="006A756D" w:rsidRDefault="006A756D" w:rsidP="006A756D">
      <w:pPr>
        <w:widowControl w:val="0"/>
        <w:autoSpaceDE w:val="0"/>
        <w:autoSpaceDN w:val="0"/>
        <w:adjustRightInd w:val="0"/>
        <w:spacing w:before="27" w:after="0" w:line="250"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COUN 5540 Consultation</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Exploration of e</w:t>
      </w:r>
      <w:r>
        <w:rPr>
          <w:rFonts w:ascii="Times New Roman" w:hAnsi="Times New Roman"/>
          <w:color w:val="191919"/>
          <w:spacing w:val="-4"/>
          <w:sz w:val="20"/>
          <w:szCs w:val="20"/>
        </w:rPr>
        <w:t>f</w:t>
      </w:r>
      <w:r>
        <w:rPr>
          <w:rFonts w:ascii="Times New Roman" w:hAnsi="Times New Roman"/>
          <w:color w:val="191919"/>
          <w:sz w:val="20"/>
          <w:szCs w:val="20"/>
        </w:rPr>
        <w:t>fective counseling and consultation with teachers, administrators, parents and community resources. Emphasizes the theories, models, and processes of consultation</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and change with teachers, administrators, other school personnel, parents, community groups, agencies, and students as appropriate; strategies to promote, develop, and enhance e</w:t>
      </w:r>
      <w:r>
        <w:rPr>
          <w:rFonts w:ascii="Times New Roman" w:hAnsi="Times New Roman"/>
          <w:color w:val="191919"/>
          <w:spacing w:val="-4"/>
          <w:sz w:val="20"/>
          <w:szCs w:val="20"/>
        </w:rPr>
        <w:t>f</w:t>
      </w:r>
      <w:r>
        <w:rPr>
          <w:rFonts w:ascii="Times New Roman" w:hAnsi="Times New Roman"/>
          <w:color w:val="191919"/>
          <w:sz w:val="20"/>
          <w:szCs w:val="20"/>
        </w:rPr>
        <w:t>fective teamwork within the school and la</w:t>
      </w:r>
      <w:r>
        <w:rPr>
          <w:rFonts w:ascii="Times New Roman" w:hAnsi="Times New Roman"/>
          <w:color w:val="191919"/>
          <w:spacing w:val="-4"/>
          <w:sz w:val="20"/>
          <w:szCs w:val="20"/>
        </w:rPr>
        <w:t>r</w:t>
      </w:r>
      <w:r>
        <w:rPr>
          <w:rFonts w:ascii="Times New Roman" w:hAnsi="Times New Roman"/>
          <w:color w:val="191919"/>
          <w:sz w:val="20"/>
          <w:szCs w:val="20"/>
        </w:rPr>
        <w:t>ger communit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5528</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COUN 5555 Di</w:t>
      </w:r>
      <w:r>
        <w:rPr>
          <w:rFonts w:ascii="Times New Roman" w:hAnsi="Times New Roman"/>
          <w:b/>
          <w:bCs/>
          <w:color w:val="191919"/>
          <w:spacing w:val="-4"/>
          <w:sz w:val="20"/>
          <w:szCs w:val="20"/>
        </w:rPr>
        <w:t>r</w:t>
      </w:r>
      <w:r>
        <w:rPr>
          <w:rFonts w:ascii="Times New Roman" w:hAnsi="Times New Roman"/>
          <w:b/>
          <w:bCs/>
          <w:color w:val="191919"/>
          <w:sz w:val="20"/>
          <w:szCs w:val="20"/>
        </w:rPr>
        <w:t>ected Independent Study</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systematic study of problems of special interest in counseling.  Students are guided in topic selection and provided with the opportunity to conduct an independent or action research project.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5506, COUN 5528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COUN 5570  Practicu</w:t>
      </w:r>
      <w:r>
        <w:rPr>
          <w:rFonts w:ascii="Times New Roman" w:hAnsi="Times New Roman"/>
          <w:b/>
          <w:bCs/>
          <w:color w:val="191919"/>
          <w:spacing w:val="10"/>
          <w:sz w:val="20"/>
          <w:szCs w:val="20"/>
        </w:rPr>
        <w:t>m</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100 clock hours of supervised clinical experience conducive to the modeling, demonstration, and development of counseling skills.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 COUN 5506, COUN 5512, COUN 5520, COUN 5528, COUN 5531, COUN 5600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6A756D"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COUN 5575 Selected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 in Counseling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This seminar features a combination of lecture, discussion, research and presentation.</w:t>
      </w:r>
      <w:r>
        <w:rPr>
          <w:rFonts w:ascii="Times New Roman" w:hAnsi="Times New Roman"/>
          <w:color w:val="191919"/>
          <w:spacing w:val="47"/>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vary each time course is o</w:t>
      </w:r>
      <w:r>
        <w:rPr>
          <w:rFonts w:ascii="Times New Roman" w:hAnsi="Times New Roman"/>
          <w:color w:val="191919"/>
          <w:spacing w:val="-4"/>
          <w:sz w:val="20"/>
          <w:szCs w:val="20"/>
        </w:rPr>
        <w:t>f</w:t>
      </w:r>
      <w:r>
        <w:rPr>
          <w:rFonts w:ascii="Times New Roman" w:hAnsi="Times New Roman"/>
          <w:color w:val="191919"/>
          <w:sz w:val="20"/>
          <w:szCs w:val="20"/>
        </w:rPr>
        <w:t>fered.</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This class may be taken more than once for credit under different topics.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5595 Internship</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.........................................................................................................3(3-0) </w:t>
      </w:r>
    </w:p>
    <w:p w:rsidR="00A3250A"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Supervised 600 clock hour internship in a school setting.</w:t>
      </w:r>
      <w:r>
        <w:rPr>
          <w:rFonts w:ascii="Times New Roman" w:hAnsi="Times New Roman"/>
          <w:color w:val="191919"/>
          <w:spacing w:val="-4"/>
          <w:sz w:val="20"/>
          <w:szCs w:val="20"/>
        </w:rPr>
        <w:t xml:space="preserve"> </w:t>
      </w:r>
      <w:r>
        <w:rPr>
          <w:rFonts w:ascii="Times New Roman" w:hAnsi="Times New Roman"/>
          <w:color w:val="191919"/>
          <w:sz w:val="20"/>
          <w:szCs w:val="20"/>
        </w:rPr>
        <w:t>The requirement includes a mini- mum of 240 direct service clock hours and supervision by the University supervisor and the cooperating school counselo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5596 Thesi</w:t>
      </w:r>
      <w:r>
        <w:rPr>
          <w:rFonts w:ascii="Times New Roman" w:hAnsi="Times New Roman"/>
          <w:b/>
          <w:bCs/>
          <w:color w:val="191919"/>
          <w:spacing w:val="12"/>
          <w:sz w:val="20"/>
          <w:szCs w:val="20"/>
        </w:rPr>
        <w:t>s</w:t>
      </w:r>
      <w:r>
        <w:rPr>
          <w:rFonts w:ascii="Times New Roman" w:hAnsi="Times New Roman"/>
          <w:b/>
          <w:bCs/>
          <w:color w:val="191919"/>
          <w:sz w:val="20"/>
          <w:szCs w:val="20"/>
        </w:rPr>
        <w:t>................................................................................................................3(3-0)</w:t>
      </w:r>
    </w:p>
    <w:p w:rsidR="00A3250A"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 xml:space="preserve"> </w:t>
      </w:r>
      <w:r>
        <w:rPr>
          <w:rFonts w:ascii="Times New Roman" w:hAnsi="Times New Roman"/>
          <w:color w:val="191919"/>
          <w:sz w:val="20"/>
          <w:szCs w:val="20"/>
        </w:rPr>
        <w:t>Preparation and defense of student research under the supervision of the thesis adviso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 xml:space="preserve">equisites:  COUN 5510, COUN 5620 and all COUN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 courses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5600 Ethical and Legal Issues in Counselin</w:t>
      </w:r>
      <w:r>
        <w:rPr>
          <w:rFonts w:ascii="Times New Roman" w:hAnsi="Times New Roman"/>
          <w:b/>
          <w:bCs/>
          <w:color w:val="191919"/>
          <w:spacing w:val="3"/>
          <w:sz w:val="20"/>
          <w:szCs w:val="20"/>
        </w:rPr>
        <w:t>g</w:t>
      </w:r>
      <w:r>
        <w:rPr>
          <w:rFonts w:ascii="Times New Roman" w:hAnsi="Times New Roman"/>
          <w:b/>
          <w:bCs/>
          <w:color w:val="191919"/>
          <w:sz w:val="20"/>
          <w:szCs w:val="20"/>
        </w:rPr>
        <w:t xml:space="preserve">.........................................................3(3-0) </w:t>
      </w:r>
    </w:p>
    <w:p w:rsidR="00A3250A"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 course will provide information germane to current issues, policies, laws, and ethical code mandates to professional school counselors.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thorough examination of the</w:t>
      </w:r>
      <w:r>
        <w:rPr>
          <w:rFonts w:ascii="Times New Roman" w:hAnsi="Times New Roman"/>
          <w:color w:val="191919"/>
          <w:spacing w:val="-11"/>
          <w:sz w:val="20"/>
          <w:szCs w:val="20"/>
        </w:rPr>
        <w:t xml:space="preserve"> </w:t>
      </w:r>
      <w:r>
        <w:rPr>
          <w:rFonts w:ascii="Times New Roman" w:hAnsi="Times New Roman"/>
          <w:color w:val="191919"/>
          <w:sz w:val="20"/>
          <w:szCs w:val="20"/>
        </w:rPr>
        <w:t>ACA</w:t>
      </w:r>
      <w:r>
        <w:rPr>
          <w:rFonts w:ascii="Times New Roman" w:hAnsi="Times New Roman"/>
          <w:color w:val="191919"/>
          <w:spacing w:val="-11"/>
          <w:sz w:val="20"/>
          <w:szCs w:val="20"/>
        </w:rPr>
        <w:t xml:space="preserve"> </w:t>
      </w:r>
      <w:r>
        <w:rPr>
          <w:rFonts w:ascii="Times New Roman" w:hAnsi="Times New Roman"/>
          <w:color w:val="191919"/>
          <w:sz w:val="20"/>
          <w:szCs w:val="20"/>
        </w:rPr>
        <w:t>and ASCA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ethical codes and standards will be included.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5605 Leadership and Advocacy</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 xml:space="preserve">...............................................................................3(3-0) </w:t>
      </w:r>
    </w:p>
    <w:p w:rsidR="00A3250A" w:rsidRDefault="00A3250A" w:rsidP="006A756D">
      <w:pPr>
        <w:spacing w:after="0"/>
        <w:ind w:left="360" w:right="180" w:firstLine="0"/>
        <w:jc w:val="both"/>
        <w:rPr>
          <w:rFonts w:ascii="Times New Roman" w:hAnsi="Times New Roman"/>
          <w:sz w:val="20"/>
          <w:szCs w:val="20"/>
        </w:rPr>
      </w:pPr>
      <w:r w:rsidRPr="000F0AD6">
        <w:rPr>
          <w:rFonts w:ascii="Times New Roman" w:hAnsi="Times New Roman"/>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F31B43" w:rsidRDefault="00A3250A" w:rsidP="006A756D">
      <w:pPr>
        <w:spacing w:after="0"/>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5610 Crisis Counseling and Interventio</w:t>
      </w:r>
      <w:r>
        <w:rPr>
          <w:rFonts w:ascii="Times New Roman" w:hAnsi="Times New Roman"/>
          <w:b/>
          <w:bCs/>
          <w:color w:val="191919"/>
          <w:spacing w:val="3"/>
          <w:sz w:val="20"/>
          <w:szCs w:val="20"/>
        </w:rPr>
        <w:t>n</w:t>
      </w:r>
      <w:r>
        <w:rPr>
          <w:rFonts w:ascii="Times New Roman" w:hAnsi="Times New Roman"/>
          <w:b/>
          <w:bCs/>
          <w:color w:val="191919"/>
          <w:sz w:val="20"/>
          <w:szCs w:val="20"/>
        </w:rPr>
        <w:t>................................................................3(3-0)</w:t>
      </w:r>
    </w:p>
    <w:p w:rsidR="00A3250A" w:rsidRDefault="00A3250A" w:rsidP="006A756D">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This course provides an overview of the types and models of crisis intervention used in school and community settings. Consideration of school culture, o</w:t>
      </w:r>
      <w:r>
        <w:rPr>
          <w:rFonts w:ascii="Times New Roman" w:hAnsi="Times New Roman"/>
          <w:color w:val="191919"/>
          <w:spacing w:val="-4"/>
          <w:sz w:val="20"/>
          <w:szCs w:val="20"/>
        </w:rPr>
        <w:t>r</w:t>
      </w:r>
      <w:r>
        <w:rPr>
          <w:rFonts w:ascii="Times New Roman" w:hAnsi="Times New Roman"/>
          <w:color w:val="191919"/>
          <w:sz w:val="20"/>
          <w:szCs w:val="20"/>
        </w:rPr>
        <w:t>ganization, client variables including developmental needs, diversity and cultural issues will be addressed. Primar</w:t>
      </w:r>
      <w:r>
        <w:rPr>
          <w:rFonts w:ascii="Times New Roman" w:hAnsi="Times New Roman"/>
          <w:color w:val="191919"/>
          <w:spacing w:val="-13"/>
          <w:sz w:val="20"/>
          <w:szCs w:val="20"/>
        </w:rPr>
        <w:t>y</w:t>
      </w:r>
      <w:r>
        <w:rPr>
          <w:rFonts w:ascii="Times New Roman" w:hAnsi="Times New Roman"/>
          <w:color w:val="191919"/>
          <w:sz w:val="20"/>
          <w:szCs w:val="20"/>
        </w:rPr>
        <w:t>, secondar</w:t>
      </w:r>
      <w:r>
        <w:rPr>
          <w:rFonts w:ascii="Times New Roman" w:hAnsi="Times New Roman"/>
          <w:color w:val="191919"/>
          <w:spacing w:val="-13"/>
          <w:sz w:val="20"/>
          <w:szCs w:val="20"/>
        </w:rPr>
        <w:t>y</w:t>
      </w:r>
      <w:r>
        <w:rPr>
          <w:rFonts w:ascii="Times New Roman" w:hAnsi="Times New Roman"/>
          <w:color w:val="191919"/>
          <w:sz w:val="20"/>
          <w:szCs w:val="20"/>
        </w:rPr>
        <w:t>, and tertiary prevention in the School setting will be included.</w:t>
      </w:r>
    </w:p>
    <w:p w:rsidR="00A3250A" w:rsidRDefault="00A3250A" w:rsidP="006A756D">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5512</w:t>
      </w:r>
    </w:p>
    <w:p w:rsidR="00A3250A"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5620 Resea</w:t>
      </w:r>
      <w:r>
        <w:rPr>
          <w:rFonts w:ascii="Times New Roman" w:hAnsi="Times New Roman"/>
          <w:b/>
          <w:bCs/>
          <w:color w:val="191919"/>
          <w:spacing w:val="-4"/>
          <w:sz w:val="20"/>
          <w:szCs w:val="20"/>
        </w:rPr>
        <w:t>r</w:t>
      </w:r>
      <w:r>
        <w:rPr>
          <w:rFonts w:ascii="Times New Roman" w:hAnsi="Times New Roman"/>
          <w:b/>
          <w:bCs/>
          <w:color w:val="191919"/>
          <w:sz w:val="20"/>
          <w:szCs w:val="20"/>
        </w:rPr>
        <w:t>ch and P</w:t>
      </w:r>
      <w:r>
        <w:rPr>
          <w:rFonts w:ascii="Times New Roman" w:hAnsi="Times New Roman"/>
          <w:b/>
          <w:bCs/>
          <w:color w:val="191919"/>
          <w:spacing w:val="-4"/>
          <w:sz w:val="20"/>
          <w:szCs w:val="20"/>
        </w:rPr>
        <w:t>r</w:t>
      </w:r>
      <w:r>
        <w:rPr>
          <w:rFonts w:ascii="Times New Roman" w:hAnsi="Times New Roman"/>
          <w:b/>
          <w:bCs/>
          <w:color w:val="191919"/>
          <w:sz w:val="20"/>
          <w:szCs w:val="20"/>
        </w:rPr>
        <w:t>ogram Evaluation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Counselors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 xml:space="preserve">......................................3(3-0) </w:t>
      </w:r>
    </w:p>
    <w:p w:rsidR="00A3250A"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191919"/>
          <w:sz w:val="20"/>
          <w:szCs w:val="20"/>
        </w:rPr>
      </w:pPr>
      <w:r>
        <w:rPr>
          <w:rFonts w:ascii="Times New Roman" w:hAnsi="Times New Roman"/>
          <w:color w:val="191919"/>
          <w:sz w:val="20"/>
          <w:szCs w:val="20"/>
        </w:rPr>
        <w:t xml:space="preserve">This course presents a survey of research methods, statistical analysis, needs assessment, and program evaluation. Students use technology and statistical methods in conducting research and program evaluation.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191919"/>
          <w:sz w:val="20"/>
          <w:szCs w:val="20"/>
        </w:rPr>
      </w:pPr>
    </w:p>
    <w:p w:rsidR="006A756D" w:rsidRDefault="006A756D" w:rsidP="00A3250A">
      <w:pPr>
        <w:widowControl w:val="0"/>
        <w:autoSpaceDE w:val="0"/>
        <w:autoSpaceDN w:val="0"/>
        <w:adjustRightInd w:val="0"/>
        <w:spacing w:before="10" w:after="0" w:line="250" w:lineRule="auto"/>
        <w:ind w:left="360" w:right="180" w:firstLine="0"/>
        <w:jc w:val="both"/>
        <w:rPr>
          <w:rFonts w:ascii="Times New Roman" w:hAnsi="Times New Roman"/>
          <w:i/>
          <w:iCs/>
          <w:color w:val="191919"/>
          <w:sz w:val="20"/>
          <w:szCs w:val="20"/>
        </w:rPr>
      </w:pPr>
    </w:p>
    <w:p w:rsidR="00A3250A" w:rsidRPr="00475F35" w:rsidRDefault="00A3250A" w:rsidP="00A3250A">
      <w:pPr>
        <w:pStyle w:val="Heading2"/>
        <w:spacing w:before="0"/>
        <w:ind w:firstLine="360"/>
        <w:rPr>
          <w:rFonts w:ascii="Times New Roman" w:hAnsi="Times New Roman"/>
          <w:color w:val="808080" w:themeColor="background1" w:themeShade="80"/>
          <w:sz w:val="28"/>
          <w:szCs w:val="28"/>
        </w:rPr>
      </w:pPr>
      <w:bookmarkStart w:id="372" w:name="_Toc294969802"/>
      <w:bookmarkStart w:id="373" w:name="_Toc295897061"/>
      <w:r w:rsidRPr="00475F35">
        <w:rPr>
          <w:rFonts w:ascii="Times New Roman" w:hAnsi="Times New Roman"/>
          <w:bCs w:val="0"/>
          <w:color w:val="808080" w:themeColor="background1" w:themeShade="80"/>
          <w:spacing w:val="-26"/>
          <w:sz w:val="28"/>
          <w:szCs w:val="28"/>
        </w:rPr>
        <w:t>T</w:t>
      </w:r>
      <w:r w:rsidRPr="00475F35">
        <w:rPr>
          <w:rFonts w:ascii="Times New Roman" w:hAnsi="Times New Roman"/>
          <w:bCs w:val="0"/>
          <w:color w:val="808080" w:themeColor="background1" w:themeShade="80"/>
          <w:sz w:val="28"/>
          <w:szCs w:val="28"/>
        </w:rPr>
        <w:t>eacher</w:t>
      </w:r>
      <w:r w:rsidRPr="00475F35">
        <w:rPr>
          <w:rFonts w:ascii="Times New Roman" w:hAnsi="Times New Roman"/>
          <w:bCs w:val="0"/>
          <w:color w:val="808080" w:themeColor="background1" w:themeShade="80"/>
          <w:spacing w:val="-5"/>
          <w:sz w:val="28"/>
          <w:szCs w:val="28"/>
        </w:rPr>
        <w:t xml:space="preserve"> </w:t>
      </w:r>
      <w:r w:rsidRPr="00475F35">
        <w:rPr>
          <w:rFonts w:ascii="Times New Roman" w:hAnsi="Times New Roman"/>
          <w:bCs w:val="0"/>
          <w:color w:val="808080" w:themeColor="background1" w:themeShade="80"/>
          <w:sz w:val="28"/>
          <w:szCs w:val="28"/>
        </w:rPr>
        <w:t>Support Services Endorsement</w:t>
      </w:r>
      <w:bookmarkEnd w:id="372"/>
      <w:bookmarkEnd w:id="373"/>
    </w:p>
    <w:p w:rsidR="006A756D" w:rsidRDefault="006A756D" w:rsidP="006A756D">
      <w:pPr>
        <w:widowControl w:val="0"/>
        <w:autoSpaceDE w:val="0"/>
        <w:autoSpaceDN w:val="0"/>
        <w:adjustRightInd w:val="0"/>
        <w:spacing w:after="0" w:line="223" w:lineRule="exact"/>
        <w:ind w:left="360" w:right="180" w:firstLine="0"/>
        <w:jc w:val="both"/>
        <w:rPr>
          <w:rFonts w:ascii="Times New Roman" w:hAnsi="Times New Roman"/>
          <w:color w:val="191919"/>
          <w:sz w:val="20"/>
          <w:szCs w:val="20"/>
        </w:rPr>
      </w:pPr>
      <w:r>
        <w:rPr>
          <w:rFonts w:ascii="Times New Roman" w:hAnsi="Times New Roman"/>
          <w:color w:val="191919"/>
          <w:sz w:val="20"/>
          <w:szCs w:val="20"/>
        </w:rPr>
        <w:t>This certification endorsement program is available to professional teachers who hold LEVEL</w:t>
      </w:r>
      <w:r>
        <w:rPr>
          <w:rFonts w:ascii="Times New Roman" w:hAnsi="Times New Roman"/>
          <w:color w:val="191919"/>
          <w:spacing w:val="-7"/>
          <w:sz w:val="20"/>
          <w:szCs w:val="20"/>
        </w:rPr>
        <w:t xml:space="preserve"> </w:t>
      </w:r>
      <w:r>
        <w:rPr>
          <w:rFonts w:ascii="Times New Roman" w:hAnsi="Times New Roman"/>
          <w:color w:val="191919"/>
          <w:sz w:val="20"/>
          <w:szCs w:val="20"/>
        </w:rPr>
        <w:t>5 certification and who are nominated by their school principals.</w:t>
      </w:r>
      <w:r>
        <w:rPr>
          <w:rFonts w:ascii="Times New Roman" w:hAnsi="Times New Roman"/>
          <w:color w:val="191919"/>
          <w:spacing w:val="-3"/>
          <w:sz w:val="20"/>
          <w:szCs w:val="20"/>
        </w:rPr>
        <w:t xml:space="preserve"> </w:t>
      </w:r>
      <w:r>
        <w:rPr>
          <w:rFonts w:ascii="Times New Roman" w:hAnsi="Times New Roman"/>
          <w:color w:val="191919"/>
          <w:sz w:val="20"/>
          <w:szCs w:val="20"/>
        </w:rPr>
        <w:t>The 6 semester hour sequence leads to certification in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Services (TSS).</w:t>
      </w:r>
      <w:r>
        <w:rPr>
          <w:rFonts w:ascii="Times New Roman" w:hAnsi="Times New Roman"/>
          <w:color w:val="191919"/>
          <w:spacing w:val="-4"/>
          <w:sz w:val="20"/>
          <w:szCs w:val="20"/>
        </w:rPr>
        <w:t xml:space="preserve"> </w:t>
      </w:r>
      <w:r>
        <w:rPr>
          <w:rFonts w:ascii="Times New Roman" w:hAnsi="Times New Roman"/>
          <w:color w:val="191919"/>
          <w:sz w:val="20"/>
          <w:szCs w:val="20"/>
        </w:rPr>
        <w:t>This type of certification is in- tended for professional classroom teachers who are preparing to be supervisors of student teachers, mentors for interns and beginning teachers, and other sta</w:t>
      </w:r>
      <w:r>
        <w:rPr>
          <w:rFonts w:ascii="Times New Roman" w:hAnsi="Times New Roman"/>
          <w:color w:val="191919"/>
          <w:spacing w:val="-4"/>
          <w:sz w:val="20"/>
          <w:szCs w:val="20"/>
        </w:rPr>
        <w:t>f</w:t>
      </w:r>
      <w:r>
        <w:rPr>
          <w:rFonts w:ascii="Times New Roman" w:hAnsi="Times New Roman"/>
          <w:color w:val="191919"/>
          <w:sz w:val="20"/>
          <w:szCs w:val="20"/>
        </w:rPr>
        <w:t>f development services.</w:t>
      </w:r>
      <w:r>
        <w:rPr>
          <w:rFonts w:ascii="Times New Roman" w:hAnsi="Times New Roman"/>
          <w:color w:val="191919"/>
          <w:spacing w:val="-4"/>
          <w:sz w:val="20"/>
          <w:szCs w:val="20"/>
        </w:rPr>
        <w:t xml:space="preserve"> </w:t>
      </w:r>
      <w:r>
        <w:rPr>
          <w:rFonts w:ascii="Times New Roman" w:hAnsi="Times New Roman"/>
          <w:color w:val="191919"/>
          <w:sz w:val="20"/>
          <w:szCs w:val="20"/>
        </w:rPr>
        <w:t>The complete program consists of the following courses:</w:t>
      </w:r>
    </w:p>
    <w:p w:rsidR="00A3250A"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sz w:val="20"/>
          <w:szCs w:val="20"/>
        </w:rPr>
      </w:pPr>
    </w:p>
    <w:p w:rsidR="00A3250A" w:rsidRDefault="00A3250A" w:rsidP="00A3250A">
      <w:pPr>
        <w:widowControl w:val="0"/>
        <w:tabs>
          <w:tab w:val="left" w:pos="9720"/>
        </w:tabs>
        <w:autoSpaceDE w:val="0"/>
        <w:autoSpaceDN w:val="0"/>
        <w:adjustRightInd w:val="0"/>
        <w:spacing w:after="0"/>
        <w:ind w:left="990" w:right="20" w:firstLine="0"/>
        <w:jc w:val="both"/>
        <w:rPr>
          <w:rFonts w:ascii="Times New Roman" w:hAnsi="Times New Roman"/>
          <w:color w:val="000000"/>
          <w:sz w:val="20"/>
          <w:szCs w:val="20"/>
        </w:rPr>
      </w:pPr>
      <w:r>
        <w:rPr>
          <w:rFonts w:ascii="Times New Roman" w:hAnsi="Times New Roman"/>
          <w:color w:val="191919"/>
          <w:sz w:val="20"/>
          <w:szCs w:val="20"/>
        </w:rPr>
        <w:t>EDUC 5587 Introduction to</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Services</w:t>
      </w:r>
      <w:r>
        <w:rPr>
          <w:rFonts w:ascii="Times New Roman" w:hAnsi="Times New Roman"/>
          <w:color w:val="191919"/>
          <w:spacing w:val="-18"/>
          <w:sz w:val="20"/>
          <w:szCs w:val="20"/>
        </w:rPr>
        <w:t xml:space="preserve"> </w:t>
      </w:r>
      <w:r>
        <w:rPr>
          <w:rFonts w:ascii="Times New Roman" w:hAnsi="Times New Roman"/>
          <w:color w:val="191919"/>
          <w:sz w:val="20"/>
          <w:szCs w:val="20"/>
        </w:rPr>
        <w:t>..................................................3 hrs</w:t>
      </w:r>
    </w:p>
    <w:p w:rsidR="00A3250A" w:rsidRDefault="00A3250A" w:rsidP="00A3250A">
      <w:pPr>
        <w:widowControl w:val="0"/>
        <w:tabs>
          <w:tab w:val="left" w:pos="9720"/>
        </w:tabs>
        <w:autoSpaceDE w:val="0"/>
        <w:autoSpaceDN w:val="0"/>
        <w:adjustRightInd w:val="0"/>
        <w:spacing w:before="10" w:after="0"/>
        <w:ind w:left="990" w:right="20" w:firstLine="0"/>
        <w:jc w:val="both"/>
        <w:rPr>
          <w:rFonts w:ascii="Times New Roman" w:hAnsi="Times New Roman"/>
          <w:color w:val="000000"/>
          <w:sz w:val="20"/>
          <w:szCs w:val="20"/>
        </w:rPr>
      </w:pPr>
      <w:r>
        <w:rPr>
          <w:rFonts w:ascii="Times New Roman" w:hAnsi="Times New Roman"/>
          <w:color w:val="191919"/>
          <w:sz w:val="20"/>
          <w:szCs w:val="20"/>
        </w:rPr>
        <w:t>EDUC 5588 Internship in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w:t>
      </w:r>
      <w:r>
        <w:rPr>
          <w:rFonts w:ascii="Times New Roman" w:hAnsi="Times New Roman"/>
          <w:color w:val="191919"/>
          <w:spacing w:val="9"/>
          <w:sz w:val="20"/>
          <w:szCs w:val="20"/>
        </w:rPr>
        <w:t>s</w:t>
      </w:r>
      <w:r>
        <w:rPr>
          <w:rFonts w:ascii="Times New Roman" w:hAnsi="Times New Roman"/>
          <w:color w:val="191919"/>
          <w:sz w:val="20"/>
          <w:szCs w:val="20"/>
        </w:rPr>
        <w:t>......................................................3 hrs</w:t>
      </w:r>
    </w:p>
    <w:p w:rsidR="00A3250A"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sz w:val="20"/>
          <w:szCs w:val="20"/>
        </w:rPr>
      </w:pPr>
    </w:p>
    <w:p w:rsidR="00DD3D7A" w:rsidRDefault="00DD3D7A">
      <w:pPr>
        <w:rPr>
          <w:rFonts w:ascii="Times New Roman" w:hAnsi="Times New Roman"/>
          <w:color w:val="000000"/>
          <w:sz w:val="26"/>
          <w:szCs w:val="26"/>
        </w:rPr>
      </w:pPr>
      <w:r>
        <w:rPr>
          <w:rFonts w:ascii="Times New Roman" w:hAnsi="Times New Roman"/>
          <w:color w:val="000000"/>
          <w:sz w:val="26"/>
          <w:szCs w:val="26"/>
        </w:rPr>
        <w:br w:type="page"/>
      </w:r>
    </w:p>
    <w:p w:rsidR="00FB5121" w:rsidRDefault="00FB5121"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sz w:val="26"/>
          <w:szCs w:val="26"/>
        </w:rPr>
        <w:sectPr w:rsidR="00FB5121" w:rsidSect="00C21518">
          <w:headerReference w:type="even" r:id="rId60"/>
          <w:pgSz w:w="12240" w:h="15840" w:code="1"/>
          <w:pgMar w:top="720" w:right="720" w:bottom="288" w:left="1440" w:header="720" w:footer="288" w:gutter="0"/>
          <w:cols w:space="720"/>
          <w:docGrid w:linePitch="360"/>
        </w:sectPr>
      </w:pPr>
    </w:p>
    <w:p w:rsidR="00A3250A"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sz w:val="26"/>
          <w:szCs w:val="26"/>
        </w:rPr>
      </w:pPr>
    </w:p>
    <w:p w:rsidR="00A3250A" w:rsidRPr="00475F35" w:rsidRDefault="00A3250A" w:rsidP="00A3250A">
      <w:pPr>
        <w:pStyle w:val="Heading2"/>
        <w:spacing w:before="0"/>
        <w:ind w:left="360" w:right="180" w:firstLine="0"/>
        <w:rPr>
          <w:rFonts w:ascii="Impact" w:hAnsi="Impact" w:cs="Impact"/>
          <w:color w:val="808080" w:themeColor="background1" w:themeShade="80"/>
          <w:sz w:val="36"/>
          <w:szCs w:val="36"/>
        </w:rPr>
      </w:pPr>
      <w:bookmarkStart w:id="374" w:name="_Toc294969803"/>
      <w:bookmarkStart w:id="375" w:name="_Toc295897062"/>
      <w:r w:rsidRPr="00475F35">
        <w:rPr>
          <w:rFonts w:ascii="Impact" w:hAnsi="Impact" w:cs="Impact"/>
          <w:color w:val="808080" w:themeColor="background1" w:themeShade="80"/>
          <w:sz w:val="36"/>
          <w:szCs w:val="36"/>
        </w:rPr>
        <w:t>EDUC</w:t>
      </w:r>
      <w:r w:rsidRPr="00475F35">
        <w:rPr>
          <w:rFonts w:ascii="Impact" w:hAnsi="Impact" w:cs="Impact"/>
          <w:color w:val="808080" w:themeColor="background1" w:themeShade="80"/>
          <w:spacing w:val="-19"/>
          <w:sz w:val="36"/>
          <w:szCs w:val="36"/>
        </w:rPr>
        <w:t>A</w:t>
      </w:r>
      <w:r w:rsidRPr="00475F35">
        <w:rPr>
          <w:rFonts w:ascii="Impact" w:hAnsi="Impact" w:cs="Impact"/>
          <w:color w:val="808080" w:themeColor="background1" w:themeShade="80"/>
          <w:sz w:val="36"/>
          <w:szCs w:val="36"/>
        </w:rPr>
        <w:t>TIONA</w:t>
      </w:r>
      <w:r w:rsidRPr="00475F35">
        <w:rPr>
          <w:rFonts w:ascii="Impact" w:hAnsi="Impact" w:cs="Impact"/>
          <w:color w:val="808080" w:themeColor="background1" w:themeShade="80"/>
          <w:spacing w:val="10"/>
          <w:sz w:val="36"/>
          <w:szCs w:val="36"/>
        </w:rPr>
        <w:t>L</w:t>
      </w:r>
      <w:r w:rsidRPr="00475F35">
        <w:rPr>
          <w:rFonts w:ascii="Impact" w:hAnsi="Impact" w:cs="Impact"/>
          <w:color w:val="808080" w:themeColor="background1" w:themeShade="80"/>
          <w:sz w:val="36"/>
          <w:szCs w:val="36"/>
        </w:rPr>
        <w:t>, PSYCHO</w:t>
      </w:r>
      <w:r w:rsidRPr="00475F35">
        <w:rPr>
          <w:rFonts w:ascii="Impact" w:hAnsi="Impact" w:cs="Impact"/>
          <w:color w:val="808080" w:themeColor="background1" w:themeShade="80"/>
          <w:spacing w:val="-6"/>
          <w:sz w:val="36"/>
          <w:szCs w:val="36"/>
        </w:rPr>
        <w:t>L</w:t>
      </w:r>
      <w:r w:rsidRPr="00475F35">
        <w:rPr>
          <w:rFonts w:ascii="Impact" w:hAnsi="Impact" w:cs="Impact"/>
          <w:color w:val="808080" w:themeColor="background1" w:themeShade="80"/>
          <w:sz w:val="36"/>
          <w:szCs w:val="36"/>
        </w:rPr>
        <w:t>OGICAL  AND READING FOUND</w:t>
      </w:r>
      <w:r w:rsidRPr="00475F35">
        <w:rPr>
          <w:rFonts w:ascii="Impact" w:hAnsi="Impact" w:cs="Impact"/>
          <w:color w:val="808080" w:themeColor="background1" w:themeShade="80"/>
          <w:spacing w:val="-20"/>
          <w:sz w:val="36"/>
          <w:szCs w:val="36"/>
        </w:rPr>
        <w:t>A</w:t>
      </w:r>
      <w:r w:rsidRPr="00475F35">
        <w:rPr>
          <w:rFonts w:ascii="Impact" w:hAnsi="Impact" w:cs="Impact"/>
          <w:color w:val="808080" w:themeColor="background1" w:themeShade="80"/>
          <w:sz w:val="36"/>
          <w:szCs w:val="36"/>
        </w:rPr>
        <w:t>TIONS</w:t>
      </w:r>
      <w:bookmarkEnd w:id="374"/>
      <w:bookmarkEnd w:id="375"/>
    </w:p>
    <w:p w:rsidR="00A3250A" w:rsidRPr="00475F35" w:rsidRDefault="00A3250A" w:rsidP="00A3250A">
      <w:pPr>
        <w:pStyle w:val="Heading2"/>
        <w:spacing w:before="0"/>
        <w:ind w:left="360" w:right="180" w:firstLine="0"/>
        <w:rPr>
          <w:rFonts w:ascii="Impact" w:hAnsi="Impact" w:cs="Impact"/>
          <w:color w:val="808080" w:themeColor="background1" w:themeShade="80"/>
          <w:sz w:val="36"/>
          <w:szCs w:val="36"/>
        </w:rPr>
      </w:pPr>
      <w:bookmarkStart w:id="376" w:name="_Toc294969804"/>
      <w:bookmarkStart w:id="377" w:name="_Toc295897063"/>
      <w:r w:rsidRPr="00475F35">
        <w:rPr>
          <w:rFonts w:ascii="Impact" w:hAnsi="Impact" w:cs="Impact"/>
          <w:color w:val="808080" w:themeColor="background1" w:themeShade="80"/>
          <w:position w:val="-1"/>
          <w:sz w:val="36"/>
          <w:szCs w:val="36"/>
        </w:rPr>
        <w:t>COURSE DESCRIPTIONS</w:t>
      </w:r>
      <w:bookmarkEnd w:id="376"/>
      <w:bookmarkEnd w:id="377"/>
    </w:p>
    <w:p w:rsidR="00145354"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EDRG 5594 -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&amp; Pedagogy in Reading Educatio</w:t>
      </w:r>
      <w:r>
        <w:rPr>
          <w:rFonts w:ascii="Times New Roman" w:hAnsi="Times New Roman"/>
          <w:b/>
          <w:bCs/>
          <w:color w:val="191919"/>
          <w:spacing w:val="2"/>
          <w:sz w:val="20"/>
          <w:szCs w:val="20"/>
        </w:rPr>
        <w:t>n</w:t>
      </w:r>
      <w:r>
        <w:rPr>
          <w:rFonts w:ascii="Times New Roman" w:hAnsi="Times New Roman"/>
          <w:b/>
          <w:bCs/>
          <w:color w:val="191919"/>
          <w:sz w:val="20"/>
          <w:szCs w:val="20"/>
        </w:rPr>
        <w:t xml:space="preserve">........................3(3-0) </w:t>
      </w:r>
    </w:p>
    <w:p w:rsidR="00145354"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provide</w:t>
      </w:r>
      <w:r>
        <w:rPr>
          <w:rFonts w:ascii="Times New Roman" w:hAnsi="Times New Roman"/>
          <w:color w:val="191919"/>
          <w:spacing w:val="-3"/>
          <w:sz w:val="20"/>
          <w:szCs w:val="20"/>
        </w:rPr>
        <w:t xml:space="preserve"> </w:t>
      </w:r>
      <w:r>
        <w:rPr>
          <w:rFonts w:ascii="Times New Roman" w:hAnsi="Times New Roman"/>
          <w:color w:val="191919"/>
          <w:sz w:val="20"/>
          <w:szCs w:val="20"/>
        </w:rPr>
        <w:t>an</w:t>
      </w:r>
      <w:r>
        <w:rPr>
          <w:rFonts w:ascii="Times New Roman" w:hAnsi="Times New Roman"/>
          <w:color w:val="191919"/>
          <w:spacing w:val="-3"/>
          <w:sz w:val="20"/>
          <w:szCs w:val="20"/>
        </w:rPr>
        <w:t xml:space="preserve"> </w:t>
      </w:r>
      <w:r>
        <w:rPr>
          <w:rFonts w:ascii="Times New Roman" w:hAnsi="Times New Roman"/>
          <w:color w:val="191919"/>
          <w:sz w:val="20"/>
          <w:szCs w:val="20"/>
        </w:rPr>
        <w:t>overview</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foundational</w:t>
      </w:r>
      <w:r>
        <w:rPr>
          <w:rFonts w:ascii="Times New Roman" w:hAnsi="Times New Roman"/>
          <w:color w:val="191919"/>
          <w:spacing w:val="-3"/>
          <w:sz w:val="20"/>
          <w:szCs w:val="20"/>
        </w:rPr>
        <w:t xml:space="preserve"> </w:t>
      </w:r>
      <w:r>
        <w:rPr>
          <w:rFonts w:ascii="Times New Roman" w:hAnsi="Times New Roman"/>
          <w:color w:val="191919"/>
          <w:sz w:val="20"/>
          <w:szCs w:val="20"/>
        </w:rPr>
        <w:t>knowledge</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instruc</w:t>
      </w:r>
      <w:r>
        <w:rPr>
          <w:rFonts w:ascii="Times New Roman" w:hAnsi="Times New Roman"/>
          <w:color w:val="191919"/>
          <w:spacing w:val="2"/>
          <w:sz w:val="20"/>
          <w:szCs w:val="20"/>
        </w:rPr>
        <w:t>tio</w:t>
      </w:r>
      <w:r>
        <w:rPr>
          <w:rFonts w:ascii="Times New Roman" w:hAnsi="Times New Roman"/>
          <w:color w:val="191919"/>
          <w:sz w:val="20"/>
          <w:szCs w:val="20"/>
        </w:rPr>
        <w:t xml:space="preserve">n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practical</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2"/>
          <w:sz w:val="20"/>
          <w:szCs w:val="20"/>
        </w:rPr>
        <w:t>technologica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theoretica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informatio</w:t>
      </w:r>
      <w:r>
        <w:rPr>
          <w:rFonts w:ascii="Times New Roman" w:hAnsi="Times New Roman"/>
          <w:color w:val="191919"/>
          <w:sz w:val="20"/>
          <w:szCs w:val="20"/>
        </w:rPr>
        <w:t>n</w:t>
      </w:r>
      <w:r>
        <w:rPr>
          <w:rFonts w:ascii="Times New Roman" w:hAnsi="Times New Roman"/>
          <w:color w:val="191919"/>
          <w:spacing w:val="1"/>
          <w:sz w:val="20"/>
          <w:szCs w:val="20"/>
        </w:rPr>
        <w:t xml:space="preserve"> </w:t>
      </w:r>
      <w:r>
        <w:rPr>
          <w:rFonts w:ascii="Times New Roman" w:hAnsi="Times New Roman"/>
          <w:color w:val="191919"/>
          <w:spacing w:val="2"/>
          <w:sz w:val="20"/>
          <w:szCs w:val="20"/>
        </w:rPr>
        <w:t>abou</w:t>
      </w:r>
      <w:r>
        <w:rPr>
          <w:rFonts w:ascii="Times New Roman" w:hAnsi="Times New Roman"/>
          <w:color w:val="191919"/>
          <w:sz w:val="20"/>
          <w:szCs w:val="20"/>
        </w:rPr>
        <w:t xml:space="preserve">t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readin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 xml:space="preserve">writing </w:t>
      </w:r>
      <w:r>
        <w:rPr>
          <w:rFonts w:ascii="Times New Roman" w:hAnsi="Times New Roman"/>
          <w:color w:val="191919"/>
          <w:sz w:val="20"/>
          <w:szCs w:val="20"/>
        </w:rPr>
        <w:t>processes needed</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instruct</w:t>
      </w:r>
      <w:r>
        <w:rPr>
          <w:rFonts w:ascii="Times New Roman" w:hAnsi="Times New Roman"/>
          <w:color w:val="191919"/>
          <w:spacing w:val="1"/>
          <w:sz w:val="20"/>
          <w:szCs w:val="20"/>
        </w:rPr>
        <w:t xml:space="preserve"> </w:t>
      </w:r>
      <w:r>
        <w:rPr>
          <w:rFonts w:ascii="Times New Roman" w:hAnsi="Times New Roman"/>
          <w:color w:val="191919"/>
          <w:sz w:val="20"/>
          <w:szCs w:val="20"/>
        </w:rPr>
        <w:t>diverse</w:t>
      </w:r>
      <w:r>
        <w:rPr>
          <w:rFonts w:ascii="Times New Roman" w:hAnsi="Times New Roman"/>
          <w:color w:val="191919"/>
          <w:spacing w:val="1"/>
          <w:sz w:val="20"/>
          <w:szCs w:val="20"/>
        </w:rPr>
        <w:t xml:space="preserve"> </w:t>
      </w:r>
      <w:r>
        <w:rPr>
          <w:rFonts w:ascii="Times New Roman" w:hAnsi="Times New Roman"/>
          <w:color w:val="191919"/>
          <w:sz w:val="20"/>
          <w:szCs w:val="20"/>
        </w:rPr>
        <w:t>populations</w:t>
      </w:r>
      <w:r>
        <w:rPr>
          <w:rFonts w:ascii="Times New Roman" w:hAnsi="Times New Roman"/>
          <w:color w:val="191919"/>
          <w:spacing w:val="1"/>
          <w:sz w:val="20"/>
          <w:szCs w:val="20"/>
        </w:rPr>
        <w:t xml:space="preserve"> </w:t>
      </w:r>
      <w:r>
        <w:rPr>
          <w:rFonts w:ascii="Times New Roman" w:hAnsi="Times New Roman"/>
          <w:color w:val="191919"/>
          <w:sz w:val="20"/>
          <w:szCs w:val="20"/>
        </w:rPr>
        <w:t>are</w:t>
      </w:r>
      <w:r>
        <w:rPr>
          <w:rFonts w:ascii="Times New Roman" w:hAnsi="Times New Roman"/>
          <w:color w:val="191919"/>
          <w:spacing w:val="1"/>
          <w:sz w:val="20"/>
          <w:szCs w:val="20"/>
        </w:rPr>
        <w:t xml:space="preserve"> </w:t>
      </w:r>
      <w:r>
        <w:rPr>
          <w:rFonts w:ascii="Times New Roman" w:hAnsi="Times New Roman"/>
          <w:color w:val="191919"/>
          <w:sz w:val="20"/>
          <w:szCs w:val="20"/>
        </w:rPr>
        <w:t>covered.</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field</w:t>
      </w:r>
      <w:r>
        <w:rPr>
          <w:rFonts w:ascii="Times New Roman" w:hAnsi="Times New Roman"/>
          <w:color w:val="191919"/>
          <w:spacing w:val="1"/>
          <w:sz w:val="20"/>
          <w:szCs w:val="20"/>
        </w:rPr>
        <w:t xml:space="preserve"> </w:t>
      </w:r>
      <w:r>
        <w:rPr>
          <w:rFonts w:ascii="Times New Roman" w:hAnsi="Times New Roman"/>
          <w:color w:val="191919"/>
          <w:sz w:val="20"/>
          <w:szCs w:val="20"/>
        </w:rPr>
        <w:t>of reading education is included to equip the teacher with a balanced perspective.</w:t>
      </w:r>
    </w:p>
    <w:p w:rsidR="00145354"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EDRG 5595 - Diagnostic &amp; P</w:t>
      </w:r>
      <w:r>
        <w:rPr>
          <w:rFonts w:ascii="Times New Roman" w:hAnsi="Times New Roman"/>
          <w:b/>
          <w:bCs/>
          <w:color w:val="191919"/>
          <w:spacing w:val="-4"/>
          <w:sz w:val="20"/>
          <w:szCs w:val="20"/>
        </w:rPr>
        <w:t>r</w:t>
      </w:r>
      <w:r>
        <w:rPr>
          <w:rFonts w:ascii="Times New Roman" w:hAnsi="Times New Roman"/>
          <w:b/>
          <w:bCs/>
          <w:color w:val="191919"/>
          <w:sz w:val="20"/>
          <w:szCs w:val="20"/>
        </w:rPr>
        <w:t>escriptive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 in Reading Educatio</w:t>
      </w:r>
      <w:r>
        <w:rPr>
          <w:rFonts w:ascii="Times New Roman" w:hAnsi="Times New Roman"/>
          <w:b/>
          <w:bCs/>
          <w:color w:val="191919"/>
          <w:spacing w:val="7"/>
          <w:sz w:val="20"/>
          <w:szCs w:val="20"/>
        </w:rPr>
        <w:t>n</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designed</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provide</w:t>
      </w:r>
      <w:r>
        <w:rPr>
          <w:rFonts w:ascii="Times New Roman" w:hAnsi="Times New Roman"/>
          <w:color w:val="191919"/>
          <w:spacing w:val="-2"/>
          <w:sz w:val="20"/>
          <w:szCs w:val="20"/>
        </w:rPr>
        <w:t xml:space="preserve"> </w:t>
      </w:r>
      <w:r>
        <w:rPr>
          <w:rFonts w:ascii="Times New Roman" w:hAnsi="Times New Roman"/>
          <w:color w:val="191919"/>
          <w:sz w:val="20"/>
          <w:szCs w:val="20"/>
        </w:rPr>
        <w:t>teachers</w:t>
      </w:r>
      <w:r>
        <w:rPr>
          <w:rFonts w:ascii="Times New Roman" w:hAnsi="Times New Roman"/>
          <w:color w:val="191919"/>
          <w:spacing w:val="-2"/>
          <w:sz w:val="20"/>
          <w:szCs w:val="20"/>
        </w:rPr>
        <w:t xml:space="preserve"> </w:t>
      </w:r>
      <w:r>
        <w:rPr>
          <w:rFonts w:ascii="Times New Roman" w:hAnsi="Times New Roman"/>
          <w:color w:val="191919"/>
          <w:sz w:val="20"/>
          <w:szCs w:val="20"/>
        </w:rPr>
        <w:t>with</w:t>
      </w:r>
      <w:r>
        <w:rPr>
          <w:rFonts w:ascii="Times New Roman" w:hAnsi="Times New Roman"/>
          <w:color w:val="191919"/>
          <w:spacing w:val="-2"/>
          <w:sz w:val="20"/>
          <w:szCs w:val="20"/>
        </w:rPr>
        <w:t xml:space="preserve"> </w:t>
      </w:r>
      <w:r>
        <w:rPr>
          <w:rFonts w:ascii="Times New Roman" w:hAnsi="Times New Roman"/>
          <w:color w:val="191919"/>
          <w:sz w:val="20"/>
          <w:szCs w:val="20"/>
        </w:rPr>
        <w:t>knowledge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skills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varied</w:t>
      </w:r>
      <w:r>
        <w:rPr>
          <w:rFonts w:ascii="Times New Roman" w:hAnsi="Times New Roman"/>
          <w:color w:val="191919"/>
          <w:spacing w:val="-2"/>
          <w:sz w:val="20"/>
          <w:szCs w:val="20"/>
        </w:rPr>
        <w:t xml:space="preserve"> </w:t>
      </w:r>
      <w:r>
        <w:rPr>
          <w:rFonts w:ascii="Times New Roman" w:hAnsi="Times New Roman"/>
          <w:color w:val="191919"/>
          <w:sz w:val="20"/>
          <w:szCs w:val="20"/>
        </w:rPr>
        <w:t>assessment</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formatio</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4"/>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compare</w:t>
      </w:r>
      <w:r>
        <w:rPr>
          <w:rFonts w:ascii="Times New Roman" w:hAnsi="Times New Roman"/>
          <w:color w:val="191919"/>
          <w:sz w:val="20"/>
          <w:szCs w:val="20"/>
        </w:rPr>
        <w: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contras</w:t>
      </w:r>
      <w:r>
        <w:rPr>
          <w:rFonts w:ascii="Times New Roman" w:hAnsi="Times New Roman"/>
          <w:color w:val="191919"/>
          <w:sz w:val="20"/>
          <w:szCs w:val="20"/>
        </w:rPr>
        <w:t>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analyz</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di</w:t>
      </w:r>
      <w:r>
        <w:rPr>
          <w:rFonts w:ascii="Times New Roman" w:hAnsi="Times New Roman"/>
          <w:color w:val="191919"/>
          <w:spacing w:val="-2"/>
          <w:sz w:val="20"/>
          <w:szCs w:val="20"/>
        </w:rPr>
        <w:t>f</w:t>
      </w:r>
      <w:r>
        <w:rPr>
          <w:rFonts w:ascii="Times New Roman" w:hAnsi="Times New Roman"/>
          <w:color w:val="191919"/>
          <w:spacing w:val="1"/>
          <w:sz w:val="20"/>
          <w:szCs w:val="20"/>
        </w:rPr>
        <w:t xml:space="preserve">ficulties. </w:t>
      </w:r>
      <w:r>
        <w:rPr>
          <w:rFonts w:ascii="Times New Roman" w:hAnsi="Times New Roman"/>
          <w:color w:val="191919"/>
          <w:spacing w:val="-1"/>
          <w:sz w:val="20"/>
          <w:szCs w:val="20"/>
        </w:rPr>
        <w:t>Also</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recognizin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variabilit</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level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extendin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assessmen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1"/>
          <w:sz w:val="20"/>
          <w:szCs w:val="20"/>
        </w:rPr>
        <w:t>furthe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determin</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ap</w:t>
      </w:r>
      <w:r>
        <w:rPr>
          <w:rFonts w:ascii="Times New Roman" w:hAnsi="Times New Roman"/>
          <w:color w:val="191919"/>
          <w:sz w:val="20"/>
          <w:szCs w:val="20"/>
        </w:rPr>
        <w:t>propriate services are emphasized.</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EDRG 5596 - Content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Literacy ....................................................................................3(3-0)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This course is designed to provide teachers with knowledge and skills of varied instructional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informatio</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assis</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transmi</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thes</w:t>
      </w:r>
      <w:r>
        <w:rPr>
          <w:rFonts w:ascii="Times New Roman" w:hAnsi="Times New Roman"/>
          <w:color w:val="191919"/>
          <w:sz w:val="20"/>
          <w:szCs w:val="20"/>
        </w:rPr>
        <w:t>e</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 xml:space="preserve">to </w:t>
      </w:r>
      <w:r>
        <w:rPr>
          <w:rFonts w:ascii="Times New Roman" w:hAnsi="Times New Roman"/>
          <w:color w:val="191919"/>
          <w:sz w:val="20"/>
          <w:szCs w:val="20"/>
        </w:rPr>
        <w:t>support</w:t>
      </w:r>
      <w:r>
        <w:rPr>
          <w:rFonts w:ascii="Times New Roman" w:hAnsi="Times New Roman"/>
          <w:color w:val="191919"/>
          <w:spacing w:val="1"/>
          <w:sz w:val="20"/>
          <w:szCs w:val="20"/>
        </w:rPr>
        <w:t xml:space="preserve"> </w:t>
      </w:r>
      <w:r>
        <w:rPr>
          <w:rFonts w:ascii="Times New Roman" w:hAnsi="Times New Roman"/>
          <w:color w:val="191919"/>
          <w:sz w:val="20"/>
          <w:szCs w:val="20"/>
        </w:rPr>
        <w:t>reading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writing</w:t>
      </w:r>
      <w:r>
        <w:rPr>
          <w:rFonts w:ascii="Times New Roman" w:hAnsi="Times New Roman"/>
          <w:color w:val="191919"/>
          <w:spacing w:val="1"/>
          <w:sz w:val="20"/>
          <w:szCs w:val="20"/>
        </w:rPr>
        <w:t xml:space="preserve"> </w:t>
      </w:r>
      <w:r>
        <w:rPr>
          <w:rFonts w:ascii="Times New Roman" w:hAnsi="Times New Roman"/>
          <w:color w:val="191919"/>
          <w:sz w:val="20"/>
          <w:szCs w:val="20"/>
        </w:rPr>
        <w:t>instruction.</w:t>
      </w:r>
      <w:r>
        <w:rPr>
          <w:rFonts w:ascii="Times New Roman" w:hAnsi="Times New Roman"/>
          <w:color w:val="191919"/>
          <w:spacing w:val="-10"/>
          <w:sz w:val="20"/>
          <w:szCs w:val="20"/>
        </w:rPr>
        <w:t xml:space="preserve"> </w:t>
      </w:r>
      <w:r>
        <w:rPr>
          <w:rFonts w:ascii="Times New Roman" w:hAnsi="Times New Roman"/>
          <w:color w:val="191919"/>
          <w:sz w:val="20"/>
          <w:szCs w:val="20"/>
        </w:rPr>
        <w:t>Also,</w:t>
      </w:r>
      <w:r>
        <w:rPr>
          <w:rFonts w:ascii="Times New Roman" w:hAnsi="Times New Roman"/>
          <w:color w:val="191919"/>
          <w:spacing w:val="1"/>
          <w:sz w:val="20"/>
          <w:szCs w:val="20"/>
        </w:rPr>
        <w:t xml:space="preserve"> </w:t>
      </w:r>
      <w:r>
        <w:rPr>
          <w:rFonts w:ascii="Times New Roman" w:hAnsi="Times New Roman"/>
          <w:color w:val="191919"/>
          <w:sz w:val="20"/>
          <w:szCs w:val="20"/>
        </w:rPr>
        <w:t>identifying</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4"/>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styles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helping learners connect their learning styles with methods of literacy skills in content areas are emphasized.</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5500 - Educational Statistics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descriptiv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statistic</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education</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Dat</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graph</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tables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probabilit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sam</w:t>
      </w:r>
      <w:r>
        <w:rPr>
          <w:rFonts w:ascii="Times New Roman" w:hAnsi="Times New Roman"/>
          <w:color w:val="191919"/>
          <w:sz w:val="20"/>
          <w:szCs w:val="20"/>
        </w:rPr>
        <w:t>pling statistics, correlation and hypothesis testing are studied.</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5501 -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w:t>
      </w:r>
      <w:r>
        <w:rPr>
          <w:rFonts w:ascii="Times New Roman" w:hAnsi="Times New Roman"/>
          <w:b/>
          <w:bCs/>
          <w:color w:val="191919"/>
          <w:spacing w:val="10"/>
          <w:sz w:val="20"/>
          <w:szCs w:val="20"/>
        </w:rPr>
        <w:t>h</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8"/>
          <w:sz w:val="20"/>
          <w:szCs w:val="20"/>
        </w:rPr>
        <w:t>W</w:t>
      </w:r>
      <w:r>
        <w:rPr>
          <w:rFonts w:ascii="Times New Roman" w:hAnsi="Times New Roman"/>
          <w:color w:val="191919"/>
          <w:sz w:val="20"/>
          <w:szCs w:val="20"/>
        </w:rPr>
        <w:t>riting reports in the field of education and related areas are presented.</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5502 -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Action/Class</w:t>
      </w:r>
      <w:r>
        <w:rPr>
          <w:rFonts w:ascii="Times New Roman" w:hAnsi="Times New Roman"/>
          <w:b/>
          <w:bCs/>
          <w:color w:val="191919"/>
          <w:spacing w:val="-4"/>
          <w:sz w:val="20"/>
          <w:szCs w:val="20"/>
        </w:rPr>
        <w:t>r</w:t>
      </w:r>
      <w:r>
        <w:rPr>
          <w:rFonts w:ascii="Times New Roman" w:hAnsi="Times New Roman"/>
          <w:b/>
          <w:bCs/>
          <w:color w:val="191919"/>
          <w:sz w:val="20"/>
          <w:szCs w:val="20"/>
        </w:rPr>
        <w:t>oom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000000"/>
          <w:sz w:val="20"/>
          <w:szCs w:val="20"/>
        </w:rPr>
        <w:t>Advanced research, including action research, as it applies to the classroom.</w:t>
      </w:r>
    </w:p>
    <w:p w:rsidR="00145354" w:rsidRDefault="00145354" w:rsidP="00145354">
      <w:pPr>
        <w:widowControl w:val="0"/>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EDUC 5504 - History of Education</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p>
    <w:p w:rsidR="00145354" w:rsidRDefault="00145354" w:rsidP="00145354">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5"/>
          <w:sz w:val="20"/>
          <w:szCs w:val="20"/>
        </w:rPr>
        <w:t xml:space="preserve"> </w:t>
      </w:r>
      <w:r>
        <w:rPr>
          <w:rFonts w:ascii="Times New Roman" w:hAnsi="Times New Roman"/>
          <w:color w:val="191919"/>
          <w:sz w:val="20"/>
          <w:szCs w:val="20"/>
        </w:rPr>
        <w:t>survey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major</w:t>
      </w:r>
      <w:r>
        <w:rPr>
          <w:rFonts w:ascii="Times New Roman" w:hAnsi="Times New Roman"/>
          <w:color w:val="191919"/>
          <w:spacing w:val="7"/>
          <w:sz w:val="20"/>
          <w:szCs w:val="20"/>
        </w:rPr>
        <w:t xml:space="preserve"> </w:t>
      </w:r>
      <w:r>
        <w:rPr>
          <w:rFonts w:ascii="Times New Roman" w:hAnsi="Times New Roman"/>
          <w:color w:val="191919"/>
          <w:sz w:val="20"/>
          <w:szCs w:val="20"/>
        </w:rPr>
        <w:t>developments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rise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public</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6"/>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U.S.</w:t>
      </w:r>
      <w:r>
        <w:rPr>
          <w:rFonts w:ascii="Times New Roman" w:hAnsi="Times New Roman"/>
          <w:color w:val="191919"/>
          <w:spacing w:val="6"/>
          <w:sz w:val="20"/>
          <w:szCs w:val="20"/>
        </w:rPr>
        <w:t xml:space="preserve"> </w:t>
      </w:r>
      <w:r>
        <w:rPr>
          <w:rFonts w:ascii="Times New Roman" w:hAnsi="Times New Roman"/>
          <w:color w:val="191919"/>
          <w:sz w:val="20"/>
          <w:szCs w:val="20"/>
        </w:rPr>
        <w:t>from</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colonial</w:t>
      </w:r>
      <w:r>
        <w:rPr>
          <w:rFonts w:ascii="Times New Roman" w:hAnsi="Times New Roman"/>
          <w:color w:val="191919"/>
          <w:spacing w:val="7"/>
          <w:sz w:val="20"/>
          <w:szCs w:val="20"/>
        </w:rPr>
        <w:t xml:space="preserve"> </w:t>
      </w:r>
      <w:r>
        <w:rPr>
          <w:rFonts w:ascii="Times New Roman" w:hAnsi="Times New Roman"/>
          <w:color w:val="191919"/>
          <w:sz w:val="20"/>
          <w:szCs w:val="20"/>
        </w:rPr>
        <w:t>period to the present.</w:t>
      </w:r>
    </w:p>
    <w:p w:rsidR="00145354"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5509 - Philosophy of Education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the basic tenets of education focusing on current issues and their basic assumptions in schools.</w:t>
      </w:r>
      <w:r>
        <w:rPr>
          <w:rFonts w:ascii="Times New Roman" w:hAnsi="Times New Roman"/>
          <w:color w:val="191919"/>
          <w:spacing w:val="-4"/>
          <w:sz w:val="20"/>
          <w:szCs w:val="20"/>
        </w:rPr>
        <w:t xml:space="preserve"> </w:t>
      </w:r>
      <w:r>
        <w:rPr>
          <w:rFonts w:ascii="Times New Roman" w:hAnsi="Times New Roman"/>
          <w:color w:val="191919"/>
          <w:sz w:val="20"/>
          <w:szCs w:val="20"/>
        </w:rPr>
        <w:t>The derivations of issues and practices are analyzed.</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5512 - Sociology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3"/>
          <w:sz w:val="20"/>
          <w:szCs w:val="20"/>
        </w:rPr>
        <w:t>d</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inne</w:t>
      </w:r>
      <w:r>
        <w:rPr>
          <w:rFonts w:ascii="Times New Roman" w:hAnsi="Times New Roman"/>
          <w:color w:val="191919"/>
          <w:spacing w:val="-4"/>
          <w:sz w:val="20"/>
          <w:szCs w:val="20"/>
        </w:rPr>
        <w:t>r</w:t>
      </w:r>
      <w:r>
        <w:rPr>
          <w:rFonts w:ascii="Times New Roman" w:hAnsi="Times New Roman"/>
          <w:color w:val="191919"/>
          <w:sz w:val="20"/>
          <w:szCs w:val="20"/>
        </w:rPr>
        <w:t>-city</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4"/>
          <w:sz w:val="20"/>
          <w:szCs w:val="20"/>
        </w:rPr>
        <w:t xml:space="preserve"> </w:t>
      </w:r>
      <w:r>
        <w:rPr>
          <w:rFonts w:ascii="Times New Roman" w:hAnsi="Times New Roman"/>
          <w:color w:val="191919"/>
          <w:sz w:val="20"/>
          <w:szCs w:val="20"/>
        </w:rPr>
        <w:t>It</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implementation of strategies to e</w:t>
      </w:r>
      <w:r>
        <w:rPr>
          <w:rFonts w:ascii="Times New Roman" w:hAnsi="Times New Roman"/>
          <w:color w:val="191919"/>
          <w:spacing w:val="-4"/>
          <w:sz w:val="20"/>
          <w:szCs w:val="20"/>
        </w:rPr>
        <w:t>f</w:t>
      </w:r>
      <w:r>
        <w:rPr>
          <w:rFonts w:ascii="Times New Roman" w:hAnsi="Times New Roman"/>
          <w:color w:val="191919"/>
          <w:sz w:val="20"/>
          <w:szCs w:val="20"/>
        </w:rPr>
        <w:t>fectively assist with understanding inne</w:t>
      </w:r>
      <w:r>
        <w:rPr>
          <w:rFonts w:ascii="Times New Roman" w:hAnsi="Times New Roman"/>
          <w:color w:val="191919"/>
          <w:spacing w:val="-4"/>
          <w:sz w:val="20"/>
          <w:szCs w:val="20"/>
        </w:rPr>
        <w:t>r</w:t>
      </w:r>
      <w:r>
        <w:rPr>
          <w:rFonts w:ascii="Times New Roman" w:hAnsi="Times New Roman"/>
          <w:color w:val="191919"/>
          <w:sz w:val="20"/>
          <w:szCs w:val="20"/>
        </w:rPr>
        <w:t>-city children.</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5513 - Language Study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B33835"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r>
        <w:rPr>
          <w:rFonts w:ascii="Times New Roman" w:hAnsi="Times New Roman"/>
          <w:color w:val="191919"/>
          <w:sz w:val="20"/>
          <w:szCs w:val="20"/>
        </w:rPr>
        <w:t>Focuses on elements of language study appropriate to middle childhood including the history and</w:t>
      </w:r>
      <w:r>
        <w:rPr>
          <w:rFonts w:ascii="Times New Roman" w:hAnsi="Times New Roman"/>
          <w:color w:val="191919"/>
          <w:spacing w:val="-8"/>
          <w:sz w:val="20"/>
          <w:szCs w:val="20"/>
        </w:rPr>
        <w:t xml:space="preserve"> </w:t>
      </w:r>
      <w:r>
        <w:rPr>
          <w:rFonts w:ascii="Times New Roman" w:hAnsi="Times New Roman"/>
          <w:color w:val="191919"/>
          <w:sz w:val="20"/>
          <w:szCs w:val="20"/>
        </w:rPr>
        <w:t>nature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language,</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grammar</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English,</w:t>
      </w:r>
      <w:r>
        <w:rPr>
          <w:rFonts w:ascii="Times New Roman" w:hAnsi="Times New Roman"/>
          <w:color w:val="191919"/>
          <w:spacing w:val="-8"/>
          <w:sz w:val="20"/>
          <w:szCs w:val="20"/>
        </w:rPr>
        <w:t xml:space="preserve"> </w:t>
      </w:r>
      <w:r>
        <w:rPr>
          <w:rFonts w:ascii="Times New Roman" w:hAnsi="Times New Roman"/>
          <w:color w:val="191919"/>
          <w:sz w:val="20"/>
          <w:szCs w:val="20"/>
        </w:rPr>
        <w:t>dialects,</w:t>
      </w:r>
      <w:r>
        <w:rPr>
          <w:rFonts w:ascii="Times New Roman" w:hAnsi="Times New Roman"/>
          <w:color w:val="191919"/>
          <w:spacing w:val="-8"/>
          <w:sz w:val="20"/>
          <w:szCs w:val="20"/>
        </w:rPr>
        <w:t xml:space="preserve"> </w:t>
      </w:r>
      <w:r>
        <w:rPr>
          <w:rFonts w:ascii="Times New Roman" w:hAnsi="Times New Roman"/>
          <w:color w:val="191919"/>
          <w:sz w:val="20"/>
          <w:szCs w:val="20"/>
        </w:rPr>
        <w:t>usage,</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skills,</w:t>
      </w:r>
      <w:r>
        <w:rPr>
          <w:rFonts w:ascii="Times New Roman" w:hAnsi="Times New Roman"/>
          <w:color w:val="191919"/>
          <w:spacing w:val="-8"/>
          <w:sz w:val="20"/>
          <w:szCs w:val="20"/>
        </w:rPr>
        <w:t xml:space="preserve"> </w:t>
      </w:r>
      <w:r>
        <w:rPr>
          <w:rFonts w:ascii="Times New Roman" w:hAnsi="Times New Roman"/>
          <w:color w:val="191919"/>
          <w:sz w:val="20"/>
          <w:szCs w:val="20"/>
        </w:rPr>
        <w:t>spelling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hand- writing.</w:t>
      </w:r>
    </w:p>
    <w:p w:rsidR="00145354"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EDUC 5514 - Literatu</w:t>
      </w:r>
      <w:r>
        <w:rPr>
          <w:rFonts w:ascii="Times New Roman" w:hAnsi="Times New Roman"/>
          <w:b/>
          <w:bCs/>
          <w:color w:val="191919"/>
          <w:spacing w:val="-4"/>
          <w:sz w:val="20"/>
          <w:szCs w:val="20"/>
        </w:rPr>
        <w:t>r</w:t>
      </w:r>
      <w:r>
        <w:rPr>
          <w:rFonts w:ascii="Times New Roman" w:hAnsi="Times New Roman"/>
          <w:b/>
          <w:bCs/>
          <w:color w:val="191919"/>
          <w:sz w:val="20"/>
          <w:szCs w:val="20"/>
        </w:rPr>
        <w:t>e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20"/>
          <w:sz w:val="20"/>
          <w:szCs w:val="20"/>
        </w:rPr>
        <w:t xml:space="preserve"> </w:t>
      </w:r>
      <w:r>
        <w:rPr>
          <w:rFonts w:ascii="Times New Roman" w:hAnsi="Times New Roman"/>
          <w:b/>
          <w:bCs/>
          <w:color w:val="191919"/>
          <w:sz w:val="20"/>
          <w:szCs w:val="20"/>
        </w:rPr>
        <w:t xml:space="preserve">...................................................................3(3-0) </w:t>
      </w:r>
    </w:p>
    <w:p w:rsidR="00145354"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color w:val="000000"/>
          <w:sz w:val="20"/>
          <w:szCs w:val="20"/>
        </w:rPr>
      </w:pPr>
      <w:r>
        <w:rPr>
          <w:rFonts w:ascii="Times New Roman" w:hAnsi="Times New Roman"/>
          <w:color w:val="191919"/>
          <w:spacing w:val="-9"/>
          <w:sz w:val="20"/>
          <w:szCs w:val="20"/>
        </w:rPr>
        <w:t>W</w:t>
      </w:r>
      <w:r>
        <w:rPr>
          <w:rFonts w:ascii="Times New Roman" w:hAnsi="Times New Roman"/>
          <w:color w:val="191919"/>
          <w:spacing w:val="-1"/>
          <w:sz w:val="20"/>
          <w:szCs w:val="20"/>
        </w:rPr>
        <w:t>id</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critiqu</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youth</w:t>
      </w:r>
      <w:r>
        <w:rPr>
          <w:rFonts w:ascii="Times New Roman" w:hAnsi="Times New Roman"/>
          <w:color w:val="191919"/>
          <w:sz w:val="20"/>
          <w:szCs w:val="20"/>
        </w:rPr>
        <w: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cu</w:t>
      </w:r>
      <w:r>
        <w:rPr>
          <w:rFonts w:ascii="Times New Roman" w:hAnsi="Times New Roman"/>
          <w:color w:val="191919"/>
          <w:spacing w:val="-5"/>
          <w:sz w:val="20"/>
          <w:szCs w:val="20"/>
        </w:rPr>
        <w:t>r</w:t>
      </w:r>
      <w:r>
        <w:rPr>
          <w:rFonts w:ascii="Times New Roman" w:hAnsi="Times New Roman"/>
          <w:color w:val="191919"/>
          <w:sz w:val="20"/>
          <w:szCs w:val="20"/>
        </w:rPr>
        <w:t>riculum will be covered in this course.</w:t>
      </w:r>
    </w:p>
    <w:p w:rsidR="00145354"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works,</w:t>
      </w:r>
      <w:r>
        <w:rPr>
          <w:rFonts w:ascii="Times New Roman" w:hAnsi="Times New Roman"/>
          <w:color w:val="191919"/>
          <w:spacing w:val="-7"/>
          <w:sz w:val="20"/>
          <w:szCs w:val="20"/>
        </w:rPr>
        <w:t xml:space="preserve"> </w:t>
      </w:r>
      <w:r>
        <w:rPr>
          <w:rFonts w:ascii="Times New Roman" w:hAnsi="Times New Roman"/>
          <w:color w:val="191919"/>
          <w:sz w:val="20"/>
          <w:szCs w:val="20"/>
        </w:rPr>
        <w:t>including</w:t>
      </w:r>
      <w:r>
        <w:rPr>
          <w:rFonts w:ascii="Times New Roman" w:hAnsi="Times New Roman"/>
          <w:color w:val="191919"/>
          <w:spacing w:val="-7"/>
          <w:sz w:val="20"/>
          <w:szCs w:val="20"/>
        </w:rPr>
        <w:t xml:space="preserve"> </w:t>
      </w:r>
      <w:r>
        <w:rPr>
          <w:rFonts w:ascii="Times New Roman" w:hAnsi="Times New Roman"/>
          <w:color w:val="191919"/>
          <w:sz w:val="20"/>
          <w:szCs w:val="20"/>
        </w:rPr>
        <w:t>drama,</w:t>
      </w:r>
      <w:r>
        <w:rPr>
          <w:rFonts w:ascii="Times New Roman" w:hAnsi="Times New Roman"/>
          <w:color w:val="191919"/>
          <w:spacing w:val="-7"/>
          <w:sz w:val="20"/>
          <w:szCs w:val="20"/>
        </w:rPr>
        <w:t xml:space="preserve"> </w:t>
      </w:r>
      <w:r>
        <w:rPr>
          <w:rFonts w:ascii="Times New Roman" w:hAnsi="Times New Roman"/>
          <w:color w:val="191919"/>
          <w:sz w:val="20"/>
          <w:szCs w:val="20"/>
        </w:rPr>
        <w:t>short</w:t>
      </w:r>
      <w:r>
        <w:rPr>
          <w:rFonts w:ascii="Times New Roman" w:hAnsi="Times New Roman"/>
          <w:color w:val="191919"/>
          <w:spacing w:val="-7"/>
          <w:sz w:val="20"/>
          <w:szCs w:val="20"/>
        </w:rPr>
        <w:t xml:space="preserve"> </w:t>
      </w:r>
      <w:r>
        <w:rPr>
          <w:rFonts w:ascii="Times New Roman" w:hAnsi="Times New Roman"/>
          <w:color w:val="191919"/>
          <w:sz w:val="20"/>
          <w:szCs w:val="20"/>
        </w:rPr>
        <w:t>stor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poetr</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1"/>
          <w:sz w:val="20"/>
          <w:szCs w:val="20"/>
        </w:rPr>
        <w:t>essa</w:t>
      </w:r>
      <w:r>
        <w:rPr>
          <w:rFonts w:ascii="Times New Roman" w:hAnsi="Times New Roman"/>
          <w:color w:val="191919"/>
          <w:sz w:val="20"/>
          <w:szCs w:val="20"/>
        </w:rPr>
        <w:t xml:space="preserve">y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novel</w:t>
      </w:r>
      <w:r>
        <w:rPr>
          <w:rFonts w:ascii="Times New Roman" w:hAnsi="Times New Roman"/>
          <w:color w:val="191919"/>
          <w:sz w:val="20"/>
          <w:szCs w:val="20"/>
        </w:rPr>
        <w:t xml:space="preserve">, </w:t>
      </w:r>
      <w:r>
        <w:rPr>
          <w:rFonts w:ascii="Times New Roman" w:hAnsi="Times New Roman"/>
          <w:color w:val="191919"/>
          <w:spacing w:val="1"/>
          <w:sz w:val="20"/>
          <w:szCs w:val="20"/>
        </w:rPr>
        <w:t>relevan</w:t>
      </w:r>
      <w:r>
        <w:rPr>
          <w:rFonts w:ascii="Times New Roman" w:hAnsi="Times New Roman"/>
          <w:color w:val="191919"/>
          <w:sz w:val="20"/>
          <w:szCs w:val="20"/>
        </w:rPr>
        <w:t xml:space="preserve">t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needs</w:t>
      </w:r>
      <w:r>
        <w:rPr>
          <w:rFonts w:ascii="Times New Roman" w:hAnsi="Times New Roman"/>
          <w:color w:val="191919"/>
          <w:sz w:val="20"/>
          <w:szCs w:val="20"/>
        </w:rPr>
        <w:t xml:space="preserve">, </w:t>
      </w:r>
      <w:r>
        <w:rPr>
          <w:rFonts w:ascii="Times New Roman" w:hAnsi="Times New Roman"/>
          <w:color w:val="191919"/>
          <w:spacing w:val="1"/>
          <w:sz w:val="20"/>
          <w:szCs w:val="20"/>
        </w:rPr>
        <w:t>value</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interest</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adolescents</w:t>
      </w:r>
      <w:r>
        <w:rPr>
          <w:rFonts w:ascii="Times New Roman" w:hAnsi="Times New Roman"/>
          <w:color w:val="191919"/>
          <w:sz w:val="20"/>
          <w:szCs w:val="20"/>
        </w:rPr>
        <w:t xml:space="preserve">. </w:t>
      </w:r>
      <w:r>
        <w:rPr>
          <w:rFonts w:ascii="Times New Roman" w:hAnsi="Times New Roman"/>
          <w:color w:val="191919"/>
          <w:spacing w:val="1"/>
          <w:sz w:val="20"/>
          <w:szCs w:val="20"/>
        </w:rPr>
        <w:t>Consideratio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is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selection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materials,</w:t>
      </w:r>
      <w:r>
        <w:rPr>
          <w:rFonts w:ascii="Times New Roman" w:hAnsi="Times New Roman"/>
          <w:color w:val="191919"/>
          <w:spacing w:val="-3"/>
          <w:sz w:val="20"/>
          <w:szCs w:val="20"/>
        </w:rPr>
        <w:t xml:space="preserve"> </w:t>
      </w:r>
      <w:r>
        <w:rPr>
          <w:rFonts w:ascii="Times New Roman" w:hAnsi="Times New Roman"/>
          <w:color w:val="191919"/>
          <w:sz w:val="20"/>
          <w:szCs w:val="20"/>
        </w:rPr>
        <w:t>motivation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literary</w:t>
      </w:r>
      <w:r>
        <w:rPr>
          <w:rFonts w:ascii="Times New Roman" w:hAnsi="Times New Roman"/>
          <w:color w:val="191919"/>
          <w:spacing w:val="-3"/>
          <w:sz w:val="20"/>
          <w:szCs w:val="20"/>
        </w:rPr>
        <w:t xml:space="preserve"> </w:t>
      </w:r>
      <w:r>
        <w:rPr>
          <w:rFonts w:ascii="Times New Roman" w:hAnsi="Times New Roman"/>
          <w:color w:val="191919"/>
          <w:sz w:val="20"/>
          <w:szCs w:val="20"/>
        </w:rPr>
        <w:t>skills</w:t>
      </w:r>
      <w:r>
        <w:rPr>
          <w:rFonts w:ascii="Times New Roman" w:hAnsi="Times New Roman"/>
          <w:color w:val="191919"/>
          <w:spacing w:val="-3"/>
          <w:sz w:val="20"/>
          <w:szCs w:val="20"/>
        </w:rPr>
        <w:t xml:space="preserve"> </w:t>
      </w:r>
      <w:r>
        <w:rPr>
          <w:rFonts w:ascii="Times New Roman" w:hAnsi="Times New Roman"/>
          <w:color w:val="191919"/>
          <w:sz w:val="20"/>
          <w:szCs w:val="20"/>
        </w:rPr>
        <w:t>appreciation.</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5518 - Methods and Materials of Language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Arts in the Elementary Schoo</w:t>
      </w:r>
      <w:r>
        <w:rPr>
          <w:rFonts w:ascii="Times New Roman" w:hAnsi="Times New Roman"/>
          <w:b/>
          <w:bCs/>
          <w:color w:val="191919"/>
          <w:spacing w:val="12"/>
          <w:sz w:val="20"/>
          <w:szCs w:val="20"/>
        </w:rPr>
        <w:t>l</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cove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institutiona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w:t>
      </w:r>
      <w:r>
        <w:rPr>
          <w:rFonts w:ascii="Times New Roman" w:hAnsi="Times New Roman"/>
          <w:color w:val="191919"/>
          <w:sz w:val="20"/>
          <w:szCs w:val="20"/>
        </w:rPr>
        <w:t>cedures in teaching language arts in early childhood education.</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5524 -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Englis</w:t>
      </w:r>
      <w:r>
        <w:rPr>
          <w:rFonts w:ascii="Times New Roman" w:hAnsi="Times New Roman"/>
          <w:b/>
          <w:bCs/>
          <w:color w:val="191919"/>
          <w:spacing w:val="11"/>
          <w:sz w:val="20"/>
          <w:szCs w:val="20"/>
        </w:rPr>
        <w:t>h</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activities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Englis</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and </w:t>
      </w:r>
      <w:r>
        <w:rPr>
          <w:rFonts w:ascii="Times New Roman" w:hAnsi="Times New Roman"/>
          <w:color w:val="191919"/>
          <w:sz w:val="20"/>
          <w:szCs w:val="20"/>
        </w:rPr>
        <w:t>secondary schools.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5528 -</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Composition in Secondary School</w:t>
      </w:r>
      <w:r>
        <w:rPr>
          <w:rFonts w:ascii="Times New Roman" w:hAnsi="Times New Roman"/>
          <w:b/>
          <w:bCs/>
          <w:color w:val="191919"/>
          <w:spacing w:val="11"/>
          <w:sz w:val="20"/>
          <w:szCs w:val="20"/>
        </w:rPr>
        <w:t>s</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compositio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secondar</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schools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the </w:t>
      </w:r>
      <w:r>
        <w:rPr>
          <w:rFonts w:ascii="Times New Roman" w:hAnsi="Times New Roman"/>
          <w:color w:val="191919"/>
          <w:sz w:val="20"/>
          <w:szCs w:val="20"/>
        </w:rPr>
        <w:t>theories, approaches, techniques and procedures from prewriting through evaluation.</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5531 - Mathematics Concepts in Secondary Schools</w:t>
      </w:r>
      <w:r>
        <w:rPr>
          <w:rFonts w:ascii="Times New Roman" w:hAnsi="Times New Roman"/>
          <w:b/>
          <w:bCs/>
          <w:color w:val="191919"/>
          <w:spacing w:val="-32"/>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Current problems in teaching mathematics in the secondary school with emphasis on defining objectives, analyzing content and individualized instruction.</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5533 -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Secondary School Mathematics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methods,</w:t>
      </w:r>
      <w:r>
        <w:rPr>
          <w:rFonts w:ascii="Times New Roman" w:hAnsi="Times New Roman"/>
          <w:color w:val="191919"/>
          <w:spacing w:val="-1"/>
          <w:sz w:val="20"/>
          <w:szCs w:val="20"/>
        </w:rPr>
        <w:t xml:space="preserve"> </w:t>
      </w:r>
      <w:r>
        <w:rPr>
          <w:rFonts w:ascii="Times New Roman" w:hAnsi="Times New Roman"/>
          <w:color w:val="191919"/>
          <w:sz w:val="20"/>
          <w:szCs w:val="20"/>
        </w:rPr>
        <w:t>materials and</w:t>
      </w:r>
      <w:r>
        <w:rPr>
          <w:rFonts w:ascii="Times New Roman" w:hAnsi="Times New Roman"/>
          <w:color w:val="191919"/>
          <w:spacing w:val="-1"/>
          <w:sz w:val="20"/>
          <w:szCs w:val="20"/>
        </w:rPr>
        <w:t xml:space="preserve"> </w:t>
      </w:r>
      <w:r>
        <w:rPr>
          <w:rFonts w:ascii="Times New Roman" w:hAnsi="Times New Roman"/>
          <w:color w:val="191919"/>
          <w:sz w:val="20"/>
          <w:szCs w:val="20"/>
        </w:rPr>
        <w:t>strategies for</w:t>
      </w:r>
      <w:r>
        <w:rPr>
          <w:rFonts w:ascii="Times New Roman" w:hAnsi="Times New Roman"/>
          <w:color w:val="191919"/>
          <w:spacing w:val="-1"/>
          <w:sz w:val="20"/>
          <w:szCs w:val="20"/>
        </w:rPr>
        <w:t xml:space="preserve"> </w:t>
      </w:r>
      <w:r>
        <w:rPr>
          <w:rFonts w:ascii="Times New Roman" w:hAnsi="Times New Roman"/>
          <w:color w:val="191919"/>
          <w:sz w:val="20"/>
          <w:szCs w:val="20"/>
        </w:rPr>
        <w:t>teaching mathematics; evaluative processes</w:t>
      </w:r>
      <w:r>
        <w:rPr>
          <w:rFonts w:ascii="Times New Roman" w:hAnsi="Times New Roman"/>
          <w:color w:val="191919"/>
          <w:spacing w:val="-1"/>
          <w:sz w:val="20"/>
          <w:szCs w:val="20"/>
        </w:rPr>
        <w:t xml:space="preserve"> </w:t>
      </w:r>
      <w:r>
        <w:rPr>
          <w:rFonts w:ascii="Times New Roman" w:hAnsi="Times New Roman"/>
          <w:color w:val="191919"/>
          <w:sz w:val="20"/>
          <w:szCs w:val="20"/>
        </w:rPr>
        <w:t>and current problems in mathematics education.</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5538 - Curriculum Planning</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Principles of curriculum planning and development are applied to the specific subtitle area.</w:t>
      </w:r>
    </w:p>
    <w:p w:rsidR="00145354"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191919"/>
          <w:spacing w:val="7"/>
          <w:sz w:val="20"/>
          <w:szCs w:val="20"/>
        </w:rPr>
      </w:pPr>
      <w:r>
        <w:rPr>
          <w:rFonts w:ascii="Times New Roman" w:hAnsi="Times New Roman"/>
          <w:b/>
          <w:bCs/>
          <w:color w:val="191919"/>
          <w:sz w:val="20"/>
          <w:szCs w:val="20"/>
        </w:rPr>
        <w:t>EDUC 5540 - Curriculum Principle</w:t>
      </w:r>
      <w:r>
        <w:rPr>
          <w:rFonts w:ascii="Times New Roman" w:hAnsi="Times New Roman"/>
          <w:b/>
          <w:bCs/>
          <w:color w:val="191919"/>
          <w:spacing w:val="1"/>
          <w:sz w:val="20"/>
          <w:szCs w:val="20"/>
        </w:rPr>
        <w:t>s</w:t>
      </w:r>
      <w:r>
        <w:rPr>
          <w:rFonts w:ascii="Times New Roman" w:hAnsi="Times New Roman"/>
          <w:b/>
          <w:bCs/>
          <w:color w:val="191919"/>
          <w:sz w:val="20"/>
          <w:szCs w:val="20"/>
        </w:rPr>
        <w:t>.....................................................................................</w:t>
      </w:r>
      <w:r>
        <w:rPr>
          <w:rFonts w:ascii="Times New Roman" w:hAnsi="Times New Roman"/>
          <w:b/>
          <w:bCs/>
          <w:color w:val="191919"/>
          <w:spacing w:val="7"/>
          <w:sz w:val="20"/>
          <w:szCs w:val="20"/>
        </w:rPr>
        <w:t xml:space="preserve">3(3-0) </w:t>
      </w:r>
    </w:p>
    <w:p w:rsidR="00145354"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Models for curriculum development and the forces that bear on curriculum decision-making 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studied. This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basic</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graduate students, including those from diverse backgrounds with a variety of career goals.</w:t>
      </w:r>
    </w:p>
    <w:p w:rsidR="00145354"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5542 - Curriculum Needs and</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Thorough analysis of the nature and curriculum needs and trends of middle grade students, including program rationale,</w:t>
      </w:r>
      <w:r>
        <w:rPr>
          <w:rFonts w:ascii="Times New Roman" w:hAnsi="Times New Roman"/>
          <w:color w:val="191919"/>
          <w:spacing w:val="1"/>
          <w:sz w:val="20"/>
          <w:szCs w:val="20"/>
        </w:rPr>
        <w:t xml:space="preserve"> </w:t>
      </w:r>
      <w:r>
        <w:rPr>
          <w:rFonts w:ascii="Times New Roman" w:hAnsi="Times New Roman"/>
          <w:color w:val="191919"/>
          <w:sz w:val="20"/>
          <w:szCs w:val="20"/>
        </w:rPr>
        <w:t>goals, principles, 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patterns and instructional</w:t>
      </w:r>
      <w:r>
        <w:rPr>
          <w:rFonts w:ascii="Times New Roman" w:hAnsi="Times New Roman"/>
          <w:color w:val="191919"/>
          <w:spacing w:val="1"/>
          <w:sz w:val="20"/>
          <w:szCs w:val="20"/>
        </w:rPr>
        <w:t xml:space="preserve"> </w:t>
      </w:r>
      <w:r>
        <w:rPr>
          <w:rFonts w:ascii="Times New Roman" w:hAnsi="Times New Roman"/>
          <w:color w:val="191919"/>
          <w:sz w:val="20"/>
          <w:szCs w:val="20"/>
        </w:rPr>
        <w:t>altern</w:t>
      </w:r>
      <w:r>
        <w:rPr>
          <w:rFonts w:ascii="Times New Roman" w:hAnsi="Times New Roman"/>
          <w:color w:val="191919"/>
          <w:spacing w:val="-4"/>
          <w:sz w:val="20"/>
          <w:szCs w:val="20"/>
        </w:rPr>
        <w:t>a</w:t>
      </w:r>
      <w:r>
        <w:rPr>
          <w:rFonts w:ascii="Times New Roman" w:hAnsi="Times New Roman"/>
          <w:color w:val="191919"/>
          <w:sz w:val="20"/>
          <w:szCs w:val="20"/>
        </w:rPr>
        <w:t>tives.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5550 - Educational 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29"/>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Theory and use of standardized measurement instruments in educational settings.</w:t>
      </w:r>
    </w:p>
    <w:p w:rsidR="00145354"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EDUC 5553 - Psychology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8"/>
          <w:sz w:val="20"/>
          <w:szCs w:val="20"/>
        </w:rPr>
        <w:t>d</w:t>
      </w:r>
      <w:r>
        <w:rPr>
          <w:rFonts w:ascii="Times New Roman" w:hAnsi="Times New Roman"/>
          <w:b/>
          <w:bCs/>
          <w:color w:val="191919"/>
          <w:sz w:val="20"/>
          <w:szCs w:val="20"/>
        </w:rPr>
        <w:t xml:space="preserve">................................................................3(3-0) </w:t>
      </w:r>
    </w:p>
    <w:p w:rsidR="00145354"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Analysis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problems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1"/>
          <w:sz w:val="20"/>
          <w:szCs w:val="20"/>
        </w:rPr>
        <w:t xml:space="preserve"> </w:t>
      </w:r>
      <w:r>
        <w:rPr>
          <w:rFonts w:ascii="Times New Roman" w:hAnsi="Times New Roman"/>
          <w:color w:val="191919"/>
          <w:sz w:val="20"/>
          <w:szCs w:val="20"/>
        </w:rPr>
        <w:t>arise</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relationship</w:t>
      </w:r>
      <w:r>
        <w:rPr>
          <w:rFonts w:ascii="Times New Roman" w:hAnsi="Times New Roman"/>
          <w:color w:val="191919"/>
          <w:spacing w:val="-1"/>
          <w:sz w:val="20"/>
          <w:szCs w:val="20"/>
        </w:rPr>
        <w:t xml:space="preserve"> </w:t>
      </w:r>
      <w:r>
        <w:rPr>
          <w:rFonts w:ascii="Times New Roman" w:hAnsi="Times New Roman"/>
          <w:color w:val="191919"/>
          <w:sz w:val="20"/>
          <w:szCs w:val="20"/>
        </w:rPr>
        <w:t>between</w:t>
      </w:r>
      <w:r>
        <w:rPr>
          <w:rFonts w:ascii="Times New Roman" w:hAnsi="Times New Roman"/>
          <w:color w:val="191919"/>
          <w:spacing w:val="-1"/>
          <w:sz w:val="20"/>
          <w:szCs w:val="20"/>
        </w:rPr>
        <w:t xml:space="preserve"> </w:t>
      </w:r>
      <w:r>
        <w:rPr>
          <w:rFonts w:ascii="Times New Roman" w:hAnsi="Times New Roman"/>
          <w:color w:val="191919"/>
          <w:sz w:val="20"/>
          <w:szCs w:val="20"/>
        </w:rPr>
        <w:t>teachers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in the inne</w:t>
      </w:r>
      <w:r>
        <w:rPr>
          <w:rFonts w:ascii="Times New Roman" w:hAnsi="Times New Roman"/>
          <w:color w:val="191919"/>
          <w:spacing w:val="-4"/>
          <w:sz w:val="20"/>
          <w:szCs w:val="20"/>
        </w:rPr>
        <w:t>r</w:t>
      </w:r>
      <w:r>
        <w:rPr>
          <w:rFonts w:ascii="Times New Roman" w:hAnsi="Times New Roman"/>
          <w:color w:val="191919"/>
          <w:sz w:val="20"/>
          <w:szCs w:val="20"/>
        </w:rPr>
        <w:t>-city community; review of innovative programs with field observations and investigations of psychological,</w:t>
      </w:r>
      <w:r>
        <w:rPr>
          <w:rFonts w:ascii="Times New Roman" w:hAnsi="Times New Roman"/>
          <w:color w:val="191919"/>
          <w:spacing w:val="1"/>
          <w:sz w:val="20"/>
          <w:szCs w:val="20"/>
        </w:rPr>
        <w:t xml:space="preserve"> </w:t>
      </w:r>
      <w:r>
        <w:rPr>
          <w:rFonts w:ascii="Times New Roman" w:hAnsi="Times New Roman"/>
          <w:color w:val="191919"/>
          <w:sz w:val="20"/>
          <w:szCs w:val="20"/>
        </w:rPr>
        <w:t>cultural</w:t>
      </w:r>
      <w:r>
        <w:rPr>
          <w:rFonts w:ascii="Times New Roman" w:hAnsi="Times New Roman"/>
          <w:color w:val="191919"/>
          <w:spacing w:val="1"/>
          <w:sz w:val="20"/>
          <w:szCs w:val="20"/>
        </w:rPr>
        <w:t xml:space="preserve"> </w:t>
      </w:r>
      <w:r>
        <w:rPr>
          <w:rFonts w:ascii="Times New Roman" w:hAnsi="Times New Roman"/>
          <w:color w:val="191919"/>
          <w:sz w:val="20"/>
          <w:szCs w:val="20"/>
        </w:rPr>
        <w:t>and ecological</w:t>
      </w:r>
      <w:r>
        <w:rPr>
          <w:rFonts w:ascii="Times New Roman" w:hAnsi="Times New Roman"/>
          <w:color w:val="191919"/>
          <w:spacing w:val="1"/>
          <w:sz w:val="20"/>
          <w:szCs w:val="20"/>
        </w:rPr>
        <w:t xml:space="preserve"> </w:t>
      </w:r>
      <w:r>
        <w:rPr>
          <w:rFonts w:ascii="Times New Roman" w:hAnsi="Times New Roman"/>
          <w:color w:val="191919"/>
          <w:sz w:val="20"/>
          <w:szCs w:val="20"/>
        </w:rPr>
        <w:t>factors which most strongly influence</w:t>
      </w:r>
      <w:r>
        <w:rPr>
          <w:rFonts w:ascii="Times New Roman" w:hAnsi="Times New Roman"/>
          <w:color w:val="191919"/>
          <w:spacing w:val="1"/>
          <w:sz w:val="20"/>
          <w:szCs w:val="20"/>
        </w:rPr>
        <w:t xml:space="preserve"> </w:t>
      </w:r>
      <w:r>
        <w:rPr>
          <w:rFonts w:ascii="Times New Roman" w:hAnsi="Times New Roman"/>
          <w:color w:val="191919"/>
          <w:sz w:val="20"/>
          <w:szCs w:val="20"/>
        </w:rPr>
        <w:t>education in this setting.</w:t>
      </w:r>
    </w:p>
    <w:p w:rsidR="00145354"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5555 - Clinical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w:t>
      </w:r>
      <w:r>
        <w:rPr>
          <w:rFonts w:ascii="Times New Roman" w:hAnsi="Times New Roman"/>
          <w:b/>
          <w:bCs/>
          <w:color w:val="191919"/>
          <w:spacing w:val="-4"/>
          <w:sz w:val="20"/>
          <w:szCs w:val="20"/>
        </w:rPr>
        <w:t>r</w:t>
      </w:r>
      <w:r>
        <w:rPr>
          <w:rFonts w:ascii="Times New Roman" w:hAnsi="Times New Roman"/>
          <w:b/>
          <w:bCs/>
          <w:color w:val="191919"/>
          <w:sz w:val="20"/>
          <w:szCs w:val="20"/>
        </w:rPr>
        <w:t>oach to Class</w:t>
      </w:r>
      <w:r>
        <w:rPr>
          <w:rFonts w:ascii="Times New Roman" w:hAnsi="Times New Roman"/>
          <w:b/>
          <w:bCs/>
          <w:color w:val="191919"/>
          <w:spacing w:val="-4"/>
          <w:sz w:val="20"/>
          <w:szCs w:val="20"/>
        </w:rPr>
        <w:t>r</w:t>
      </w:r>
      <w:r>
        <w:rPr>
          <w:rFonts w:ascii="Times New Roman" w:hAnsi="Times New Roman"/>
          <w:b/>
          <w:bCs/>
          <w:color w:val="191919"/>
          <w:sz w:val="20"/>
          <w:szCs w:val="20"/>
        </w:rPr>
        <w:t>oom</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Analysis</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various</w:t>
      </w:r>
      <w:r>
        <w:rPr>
          <w:rFonts w:ascii="Times New Roman" w:hAnsi="Times New Roman"/>
          <w:color w:val="191919"/>
          <w:spacing w:val="-1"/>
          <w:sz w:val="20"/>
          <w:szCs w:val="20"/>
        </w:rPr>
        <w:t xml:space="preserve"> </w:t>
      </w:r>
      <w:r>
        <w:rPr>
          <w:rFonts w:ascii="Times New Roman" w:hAnsi="Times New Roman"/>
          <w:color w:val="191919"/>
          <w:sz w:val="20"/>
          <w:szCs w:val="20"/>
        </w:rPr>
        <w:t>components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teaching-learning process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classroom</w:t>
      </w:r>
      <w:r>
        <w:rPr>
          <w:rFonts w:ascii="Times New Roman" w:hAnsi="Times New Roman"/>
          <w:color w:val="191919"/>
          <w:spacing w:val="-1"/>
          <w:sz w:val="20"/>
          <w:szCs w:val="20"/>
        </w:rPr>
        <w:t xml:space="preserve"> </w:t>
      </w:r>
      <w:r>
        <w:rPr>
          <w:rFonts w:ascii="Times New Roman" w:hAnsi="Times New Roman"/>
          <w:color w:val="191919"/>
          <w:sz w:val="20"/>
          <w:szCs w:val="20"/>
        </w:rPr>
        <w:t>using the latest instructional technolog</w:t>
      </w:r>
      <w:r>
        <w:rPr>
          <w:rFonts w:ascii="Times New Roman" w:hAnsi="Times New Roman"/>
          <w:color w:val="191919"/>
          <w:spacing w:val="-13"/>
          <w:sz w:val="20"/>
          <w:szCs w:val="20"/>
        </w:rPr>
        <w:t>y</w:t>
      </w:r>
      <w:r>
        <w:rPr>
          <w:rFonts w:ascii="Times New Roman" w:hAnsi="Times New Roman"/>
          <w:color w:val="191919"/>
          <w:sz w:val="20"/>
          <w:szCs w:val="20"/>
        </w:rPr>
        <w:t>.</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5563 - Science in the School Curriculum</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5570 - Strategies of Instruction in Science</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Designed</w:t>
      </w:r>
      <w:r>
        <w:rPr>
          <w:rFonts w:ascii="Times New Roman" w:hAnsi="Times New Roman"/>
          <w:color w:val="191919"/>
          <w:spacing w:val="1"/>
          <w:sz w:val="20"/>
          <w:szCs w:val="20"/>
        </w:rPr>
        <w:t xml:space="preserve"> </w:t>
      </w:r>
      <w:r>
        <w:rPr>
          <w:rFonts w:ascii="Times New Roman" w:hAnsi="Times New Roman"/>
          <w:color w:val="191919"/>
          <w:sz w:val="20"/>
          <w:szCs w:val="20"/>
        </w:rPr>
        <w:t>for teachers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high</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Provides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following topics: nature of science and implication for teaching nature of learning science, a system for instruction, instructional skills and evaluation of science teaching.</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5587 -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Support Service</w:t>
      </w:r>
      <w:r>
        <w:rPr>
          <w:rFonts w:ascii="Times New Roman" w:hAnsi="Times New Roman"/>
          <w:b/>
          <w:bCs/>
          <w:color w:val="191919"/>
          <w:spacing w:val="3"/>
          <w:sz w:val="20"/>
          <w:szCs w:val="20"/>
        </w:rPr>
        <w:t>s</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Designed to introduce the professional teacher to the theories and practices of supervising stu</w:t>
      </w:r>
      <w:r>
        <w:rPr>
          <w:rFonts w:ascii="Times New Roman" w:hAnsi="Times New Roman"/>
          <w:color w:val="191919"/>
          <w:spacing w:val="-1"/>
          <w:sz w:val="20"/>
          <w:szCs w:val="20"/>
        </w:rPr>
        <w:t>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teaching</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internships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mentorin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beginnin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teacher</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othe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suppor</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for </w:t>
      </w:r>
      <w:r>
        <w:rPr>
          <w:rFonts w:ascii="Times New Roman" w:hAnsi="Times New Roman"/>
          <w:color w:val="191919"/>
          <w:sz w:val="20"/>
          <w:szCs w:val="20"/>
        </w:rPr>
        <w:t>sta</w:t>
      </w:r>
      <w:r>
        <w:rPr>
          <w:rFonts w:ascii="Times New Roman" w:hAnsi="Times New Roman"/>
          <w:color w:val="191919"/>
          <w:spacing w:val="-4"/>
          <w:sz w:val="20"/>
          <w:szCs w:val="20"/>
        </w:rPr>
        <w:t>f</w:t>
      </w:r>
      <w:r>
        <w:rPr>
          <w:rFonts w:ascii="Times New Roman" w:hAnsi="Times New Roman"/>
          <w:color w:val="191919"/>
          <w:sz w:val="20"/>
          <w:szCs w:val="20"/>
        </w:rPr>
        <w:t>f development of professional personnel. Prerequisite: Consent of instructor</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5588 - Internship in Supervision of Student</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............................................3(1-9)</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 practices</w:t>
      </w:r>
      <w:r>
        <w:rPr>
          <w:rFonts w:ascii="Times New Roman" w:hAnsi="Times New Roman"/>
          <w:color w:val="191919"/>
          <w:spacing w:val="1"/>
          <w:sz w:val="20"/>
          <w:szCs w:val="20"/>
        </w:rPr>
        <w:t xml:space="preserve"> </w:t>
      </w:r>
      <w:r>
        <w:rPr>
          <w:rFonts w:ascii="Times New Roman" w:hAnsi="Times New Roman"/>
          <w:color w:val="191919"/>
          <w:sz w:val="20"/>
          <w:szCs w:val="20"/>
        </w:rPr>
        <w:t>introduced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in EDUC 5587.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Pr>
          <w:rFonts w:ascii="Times New Roman" w:hAnsi="Times New Roman"/>
          <w:i/>
          <w:iCs/>
          <w:color w:val="191919"/>
          <w:spacing w:val="1"/>
          <w:sz w:val="20"/>
          <w:szCs w:val="20"/>
        </w:rPr>
        <w:t xml:space="preserve"> </w:t>
      </w:r>
      <w:r>
        <w:rPr>
          <w:rFonts w:ascii="Times New Roman" w:hAnsi="Times New Roman"/>
          <w:i/>
          <w:iCs/>
          <w:color w:val="191919"/>
          <w:sz w:val="20"/>
          <w:szCs w:val="20"/>
        </w:rPr>
        <w:t>Must be as- signed to supervise a student teache</w:t>
      </w:r>
      <w:r>
        <w:rPr>
          <w:rFonts w:ascii="Times New Roman" w:hAnsi="Times New Roman"/>
          <w:i/>
          <w:iCs/>
          <w:color w:val="191919"/>
          <w:spacing w:val="-22"/>
          <w:sz w:val="20"/>
          <w:szCs w:val="20"/>
        </w:rPr>
        <w:t>r</w:t>
      </w:r>
      <w:r>
        <w:rPr>
          <w:rFonts w:ascii="Times New Roman" w:hAnsi="Times New Roman"/>
          <w:i/>
          <w:iCs/>
          <w:color w:val="191919"/>
          <w:sz w:val="20"/>
          <w:szCs w:val="20"/>
        </w:rPr>
        <w:t>, intern or beginning teacher</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5590 - Practicum I: Internship in Early Childhood Education (p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children in the area preschool of early childhood education.</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5591- Practicum II: Internship in Early Childhood Education (primary</w:t>
      </w:r>
      <w:r>
        <w:rPr>
          <w:rFonts w:ascii="Times New Roman" w:hAnsi="Times New Roman"/>
          <w:b/>
          <w:bCs/>
          <w:color w:val="191919"/>
          <w:spacing w:val="12"/>
          <w:sz w:val="20"/>
          <w:szCs w:val="20"/>
        </w:rPr>
        <w:t>)</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children in the area preschool of early childhood education.</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5593-4-5 - Internship in the Secondary 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gain</w:t>
      </w:r>
      <w:r>
        <w:rPr>
          <w:rFonts w:ascii="Times New Roman" w:hAnsi="Times New Roman"/>
          <w:color w:val="191919"/>
          <w:spacing w:val="1"/>
          <w:sz w:val="20"/>
          <w:szCs w:val="20"/>
        </w:rPr>
        <w:t xml:space="preserve"> </w:t>
      </w:r>
      <w:r>
        <w:rPr>
          <w:rFonts w:ascii="Times New Roman" w:hAnsi="Times New Roman"/>
          <w:color w:val="191919"/>
          <w:sz w:val="20"/>
          <w:szCs w:val="20"/>
        </w:rPr>
        <w:t>potential</w:t>
      </w:r>
      <w:r>
        <w:rPr>
          <w:rFonts w:ascii="Times New Roman" w:hAnsi="Times New Roman"/>
          <w:color w:val="191919"/>
          <w:spacing w:val="1"/>
          <w:sz w:val="20"/>
          <w:szCs w:val="20"/>
        </w:rPr>
        <w:t xml:space="preserve"> </w:t>
      </w: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knowledge</w:t>
      </w:r>
      <w:r>
        <w:rPr>
          <w:rFonts w:ascii="Times New Roman" w:hAnsi="Times New Roman"/>
          <w:color w:val="191919"/>
          <w:spacing w:val="1"/>
          <w:sz w:val="20"/>
          <w:szCs w:val="20"/>
        </w:rPr>
        <w:t xml:space="preserve"> </w:t>
      </w:r>
      <w:r>
        <w:rPr>
          <w:rFonts w:ascii="Times New Roman" w:hAnsi="Times New Roman"/>
          <w:color w:val="191919"/>
          <w:sz w:val="20"/>
          <w:szCs w:val="20"/>
        </w:rPr>
        <w:t>gained</w:t>
      </w:r>
      <w:r>
        <w:rPr>
          <w:rFonts w:ascii="Times New Roman" w:hAnsi="Times New Roman"/>
          <w:color w:val="191919"/>
          <w:spacing w:val="1"/>
          <w:sz w:val="20"/>
          <w:szCs w:val="20"/>
        </w:rPr>
        <w:t xml:space="preserve"> </w:t>
      </w:r>
      <w:r>
        <w:rPr>
          <w:rFonts w:ascii="Times New Roman" w:hAnsi="Times New Roman"/>
          <w:color w:val="191919"/>
          <w:sz w:val="20"/>
          <w:szCs w:val="20"/>
        </w:rPr>
        <w:t>through</w:t>
      </w:r>
      <w:r>
        <w:rPr>
          <w:rFonts w:ascii="Times New Roman" w:hAnsi="Times New Roman"/>
          <w:color w:val="191919"/>
          <w:spacing w:val="1"/>
          <w:sz w:val="20"/>
          <w:szCs w:val="20"/>
        </w:rPr>
        <w:t xml:space="preserve"> </w:t>
      </w:r>
      <w:r>
        <w:rPr>
          <w:rFonts w:ascii="Times New Roman" w:hAnsi="Times New Roman"/>
          <w:color w:val="191919"/>
          <w:sz w:val="20"/>
          <w:szCs w:val="20"/>
        </w:rPr>
        <w:t>courses</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taken.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instructor</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6600 -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Psychology</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2"/>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public</w:t>
      </w:r>
      <w:r>
        <w:rPr>
          <w:rFonts w:ascii="Times New Roman" w:hAnsi="Times New Roman"/>
          <w:color w:val="191919"/>
          <w:spacing w:val="-1"/>
          <w:sz w:val="20"/>
          <w:szCs w:val="20"/>
        </w:rPr>
        <w:t xml:space="preserve"> </w:t>
      </w:r>
      <w:r>
        <w:rPr>
          <w:rFonts w:ascii="Times New Roman" w:hAnsi="Times New Roman"/>
          <w:color w:val="191919"/>
          <w:sz w:val="20"/>
          <w:szCs w:val="20"/>
        </w:rPr>
        <w:t>elementary</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secondary</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at- tention</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2"/>
          <w:sz w:val="20"/>
          <w:szCs w:val="20"/>
        </w:rPr>
        <w:t xml:space="preserve"> </w:t>
      </w:r>
      <w:r>
        <w:rPr>
          <w:rFonts w:ascii="Times New Roman" w:hAnsi="Times New Roman"/>
          <w:color w:val="191919"/>
          <w:sz w:val="20"/>
          <w:szCs w:val="20"/>
        </w:rPr>
        <w:t>model.</w:t>
      </w:r>
      <w:r>
        <w:rPr>
          <w:rFonts w:ascii="Times New Roman" w:hAnsi="Times New Roman"/>
          <w:color w:val="191919"/>
          <w:spacing w:val="-2"/>
          <w:sz w:val="20"/>
          <w:szCs w:val="20"/>
        </w:rPr>
        <w:t xml:space="preserve"> </w:t>
      </w:r>
      <w:r>
        <w:rPr>
          <w:rFonts w:ascii="Times New Roman" w:hAnsi="Times New Roman"/>
          <w:color w:val="191919"/>
          <w:sz w:val="20"/>
          <w:szCs w:val="20"/>
        </w:rPr>
        <w:t>Basic</w:t>
      </w:r>
      <w:r>
        <w:rPr>
          <w:rFonts w:ascii="Times New Roman" w:hAnsi="Times New Roman"/>
          <w:color w:val="191919"/>
          <w:spacing w:val="-2"/>
          <w:sz w:val="20"/>
          <w:szCs w:val="20"/>
        </w:rPr>
        <w:t xml:space="preserve"> </w:t>
      </w:r>
      <w:r>
        <w:rPr>
          <w:rFonts w:ascii="Times New Roman" w:hAnsi="Times New Roman"/>
          <w:color w:val="191919"/>
          <w:sz w:val="20"/>
          <w:szCs w:val="20"/>
        </w:rPr>
        <w:t>overview</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memory</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behavior</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presented.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thrust of the course is to improve learning in schools.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6700 - Foundations in Education.</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z w:val="20"/>
          <w:szCs w:val="20"/>
        </w:rPr>
        <w:t>general</w:t>
      </w:r>
      <w:r>
        <w:rPr>
          <w:rFonts w:ascii="Times New Roman" w:hAnsi="Times New Roman"/>
          <w:color w:val="191919"/>
          <w:spacing w:val="-7"/>
          <w:sz w:val="20"/>
          <w:szCs w:val="20"/>
        </w:rPr>
        <w:t xml:space="preserve"> </w:t>
      </w:r>
      <w:r>
        <w:rPr>
          <w:rFonts w:ascii="Times New Roman" w:hAnsi="Times New Roman"/>
          <w:color w:val="191919"/>
          <w:sz w:val="20"/>
          <w:szCs w:val="20"/>
        </w:rPr>
        <w:t>survey</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7"/>
          <w:sz w:val="20"/>
          <w:szCs w:val="20"/>
        </w:rPr>
        <w:t xml:space="preserve"> </w:t>
      </w:r>
      <w:r>
        <w:rPr>
          <w:rFonts w:ascii="Times New Roman" w:hAnsi="Times New Roman"/>
          <w:color w:val="191919"/>
          <w:sz w:val="20"/>
          <w:szCs w:val="20"/>
        </w:rPr>
        <w:t>design,</w:t>
      </w:r>
      <w:r>
        <w:rPr>
          <w:rFonts w:ascii="Times New Roman" w:hAnsi="Times New Roman"/>
          <w:color w:val="191919"/>
          <w:spacing w:val="-8"/>
          <w:sz w:val="20"/>
          <w:szCs w:val="20"/>
        </w:rPr>
        <w:t xml:space="preserve"> </w:t>
      </w:r>
      <w:r>
        <w:rPr>
          <w:rFonts w:ascii="Times New Roman" w:hAnsi="Times New Roman"/>
          <w:color w:val="191919"/>
          <w:sz w:val="20"/>
          <w:szCs w:val="20"/>
        </w:rPr>
        <w:t>governance,</w:t>
      </w:r>
      <w:r>
        <w:rPr>
          <w:rFonts w:ascii="Times New Roman" w:hAnsi="Times New Roman"/>
          <w:color w:val="191919"/>
          <w:spacing w:val="-7"/>
          <w:sz w:val="20"/>
          <w:szCs w:val="20"/>
        </w:rPr>
        <w:t xml:space="preserve"> </w:t>
      </w:r>
      <w:r>
        <w:rPr>
          <w:rFonts w:ascii="Times New Roman" w:hAnsi="Times New Roman"/>
          <w:color w:val="191919"/>
          <w:sz w:val="20"/>
          <w:szCs w:val="20"/>
        </w:rPr>
        <w:t>finance,</w:t>
      </w:r>
      <w:r>
        <w:rPr>
          <w:rFonts w:ascii="Times New Roman" w:hAnsi="Times New Roman"/>
          <w:color w:val="191919"/>
          <w:spacing w:val="-7"/>
          <w:sz w:val="20"/>
          <w:szCs w:val="20"/>
        </w:rPr>
        <w:t xml:space="preserve"> </w:t>
      </w:r>
      <w:r>
        <w:rPr>
          <w:rFonts w:ascii="Times New Roman" w:hAnsi="Times New Roman"/>
          <w:color w:val="191919"/>
          <w:sz w:val="20"/>
          <w:szCs w:val="20"/>
        </w:rPr>
        <w:t>philosoph</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curriculum, leadership, classroom control, management and psychology of learning.</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7101 -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34"/>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10"/>
          <w:sz w:val="20"/>
          <w:szCs w:val="20"/>
        </w:rPr>
        <w:t>W</w:t>
      </w:r>
      <w:r>
        <w:rPr>
          <w:rFonts w:ascii="Times New Roman" w:hAnsi="Times New Roman"/>
          <w:color w:val="191919"/>
          <w:spacing w:val="-2"/>
          <w:sz w:val="20"/>
          <w:szCs w:val="20"/>
        </w:rPr>
        <w:t>ritin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report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fiel</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educatio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relate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area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presented</w:t>
      </w:r>
      <w:r>
        <w:rPr>
          <w:rFonts w:ascii="Times New Roman" w:hAnsi="Times New Roman"/>
          <w:color w:val="191919"/>
          <w:sz w:val="20"/>
          <w:szCs w:val="20"/>
        </w:rPr>
        <w:t>.</w:t>
      </w:r>
      <w:r>
        <w:rPr>
          <w:rFonts w:ascii="Times New Roman" w:hAnsi="Times New Roman"/>
          <w:color w:val="191919"/>
          <w:spacing w:val="-20"/>
          <w:sz w:val="20"/>
          <w:szCs w:val="20"/>
        </w:rPr>
        <w:t xml:space="preserve"> </w:t>
      </w:r>
      <w:r>
        <w:rPr>
          <w:rFonts w:ascii="Times New Roman" w:hAnsi="Times New Roman"/>
          <w:color w:val="191919"/>
          <w:spacing w:val="-2"/>
          <w:sz w:val="20"/>
          <w:szCs w:val="20"/>
        </w:rPr>
        <w:t>Actio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focused </w:t>
      </w:r>
      <w:r>
        <w:rPr>
          <w:rFonts w:ascii="Times New Roman" w:hAnsi="Times New Roman"/>
          <w:color w:val="191919"/>
          <w:sz w:val="20"/>
          <w:szCs w:val="20"/>
        </w:rPr>
        <w:t>on current problems in schools.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MEED 5500 - Int</w:t>
      </w:r>
      <w:r>
        <w:rPr>
          <w:rFonts w:ascii="Times New Roman" w:hAnsi="Times New Roman"/>
          <w:b/>
          <w:bCs/>
          <w:color w:val="191919"/>
          <w:spacing w:val="-4"/>
          <w:sz w:val="20"/>
          <w:szCs w:val="20"/>
        </w:rPr>
        <w:t>r</w:t>
      </w:r>
      <w:r>
        <w:rPr>
          <w:rFonts w:ascii="Times New Roman" w:hAnsi="Times New Roman"/>
          <w:b/>
          <w:bCs/>
          <w:color w:val="191919"/>
          <w:sz w:val="20"/>
          <w:szCs w:val="20"/>
        </w:rPr>
        <w:t>oduction to the Selection of Print and Non-Print Materials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process.</w:t>
      </w:r>
      <w:r>
        <w:rPr>
          <w:rFonts w:ascii="Times New Roman" w:hAnsi="Times New Roman"/>
          <w:color w:val="191919"/>
          <w:spacing w:val="-9"/>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develop</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many</w:t>
      </w:r>
      <w:r>
        <w:rPr>
          <w:rFonts w:ascii="Times New Roman" w:hAnsi="Times New Roman"/>
          <w:color w:val="191919"/>
          <w:spacing w:val="-5"/>
          <w:sz w:val="20"/>
          <w:szCs w:val="20"/>
        </w:rPr>
        <w:t xml:space="preserve"> </w:t>
      </w:r>
      <w:r>
        <w:rPr>
          <w:rFonts w:ascii="Times New Roman" w:hAnsi="Times New Roman"/>
          <w:color w:val="191919"/>
          <w:sz w:val="20"/>
          <w:szCs w:val="20"/>
        </w:rPr>
        <w:t>types of materials and will evaluate selection services.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MEED 5510 - P</w:t>
      </w:r>
      <w:r>
        <w:rPr>
          <w:rFonts w:ascii="Times New Roman" w:hAnsi="Times New Roman"/>
          <w:b/>
          <w:bCs/>
          <w:color w:val="191919"/>
          <w:spacing w:val="-4"/>
          <w:sz w:val="20"/>
          <w:szCs w:val="20"/>
        </w:rPr>
        <w:t>r</w:t>
      </w:r>
      <w:r>
        <w:rPr>
          <w:rFonts w:ascii="Times New Roman" w:hAnsi="Times New Roman"/>
          <w:b/>
          <w:bCs/>
          <w:color w:val="191919"/>
          <w:sz w:val="20"/>
          <w:szCs w:val="20"/>
        </w:rPr>
        <w:t>oduction of Educational Media</w:t>
      </w:r>
      <w:r>
        <w:rPr>
          <w:rFonts w:ascii="Times New Roman" w:hAnsi="Times New Roman"/>
          <w:b/>
          <w:bCs/>
          <w:color w:val="191919"/>
          <w:spacing w:val="-1"/>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Design and production of instructional materials. Design and application are related to current theories of communication.</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MEED 5530 - Selection and Utilization of Educational Medi</w:t>
      </w:r>
      <w:r>
        <w:rPr>
          <w:rFonts w:ascii="Times New Roman" w:hAnsi="Times New Roman"/>
          <w:b/>
          <w:bCs/>
          <w:color w:val="191919"/>
          <w:spacing w:val="12"/>
          <w:sz w:val="20"/>
          <w:szCs w:val="20"/>
        </w:rPr>
        <w:t>a</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mee</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educator</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improv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competencie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select, </w:t>
      </w:r>
      <w:r>
        <w:rPr>
          <w:rFonts w:ascii="Times New Roman" w:hAnsi="Times New Roman"/>
          <w:color w:val="191919"/>
          <w:sz w:val="20"/>
          <w:szCs w:val="20"/>
        </w:rPr>
        <w:t>utilize, evaluate and modify the wide range of educational media.</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Behavior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Introduction to the principles underlying behavior modification and behavior analysis as they apply</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settings.</w:t>
      </w:r>
      <w:r>
        <w:rPr>
          <w:rFonts w:ascii="Times New Roman" w:hAnsi="Times New Roman"/>
          <w:color w:val="191919"/>
          <w:spacing w:val="-7"/>
          <w:sz w:val="20"/>
          <w:szCs w:val="20"/>
        </w:rPr>
        <w:t xml:space="preserve"> </w:t>
      </w:r>
      <w:r>
        <w:rPr>
          <w:rFonts w:ascii="Times New Roman" w:hAnsi="Times New Roman"/>
          <w:color w:val="191919"/>
          <w:sz w:val="20"/>
          <w:szCs w:val="20"/>
        </w:rPr>
        <w:t>Applied</w:t>
      </w:r>
      <w:r>
        <w:rPr>
          <w:rFonts w:ascii="Times New Roman" w:hAnsi="Times New Roman"/>
          <w:color w:val="191919"/>
          <w:spacing w:val="4"/>
          <w:sz w:val="20"/>
          <w:szCs w:val="20"/>
        </w:rPr>
        <w:t xml:space="preserve"> </w:t>
      </w:r>
      <w:r>
        <w:rPr>
          <w:rFonts w:ascii="Times New Roman" w:hAnsi="Times New Roman"/>
          <w:color w:val="191919"/>
          <w:sz w:val="20"/>
          <w:szCs w:val="20"/>
        </w:rPr>
        <w:t>behavior</w:t>
      </w:r>
      <w:r>
        <w:rPr>
          <w:rFonts w:ascii="Times New Roman" w:hAnsi="Times New Roman"/>
          <w:color w:val="191919"/>
          <w:spacing w:val="4"/>
          <w:sz w:val="20"/>
          <w:szCs w:val="20"/>
        </w:rPr>
        <w:t xml:space="preserve"> </w:t>
      </w:r>
      <w:r>
        <w:rPr>
          <w:rFonts w:ascii="Times New Roman" w:hAnsi="Times New Roman"/>
          <w:color w:val="191919"/>
          <w:sz w:val="20"/>
          <w:szCs w:val="20"/>
        </w:rPr>
        <w:t>projects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required.</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placed on empirical findings.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5515 - Educational Psychology</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1"/>
          <w:sz w:val="20"/>
          <w:szCs w:val="20"/>
        </w:rPr>
        <w:t xml:space="preserve"> </w:t>
      </w:r>
      <w:r>
        <w:rPr>
          <w:rFonts w:ascii="Times New Roman" w:hAnsi="Times New Roman"/>
          <w:color w:val="191919"/>
          <w:sz w:val="20"/>
          <w:szCs w:val="20"/>
        </w:rPr>
        <w:t>to the application</w:t>
      </w:r>
      <w:r>
        <w:rPr>
          <w:rFonts w:ascii="Times New Roman" w:hAnsi="Times New Roman"/>
          <w:color w:val="191919"/>
          <w:spacing w:val="1"/>
          <w:sz w:val="20"/>
          <w:szCs w:val="20"/>
        </w:rPr>
        <w:t xml:space="preserve"> </w:t>
      </w:r>
      <w:r>
        <w:rPr>
          <w:rFonts w:ascii="Times New Roman" w:hAnsi="Times New Roman"/>
          <w:color w:val="191919"/>
          <w:sz w:val="20"/>
          <w:szCs w:val="20"/>
        </w:rPr>
        <w:t>of psychological</w:t>
      </w:r>
      <w:r>
        <w:rPr>
          <w:rFonts w:ascii="Times New Roman" w:hAnsi="Times New Roman"/>
          <w:color w:val="191919"/>
          <w:spacing w:val="1"/>
          <w:sz w:val="20"/>
          <w:szCs w:val="20"/>
        </w:rPr>
        <w:t xml:space="preserve"> </w:t>
      </w:r>
      <w:r>
        <w:rPr>
          <w:rFonts w:ascii="Times New Roman" w:hAnsi="Times New Roman"/>
          <w:color w:val="191919"/>
          <w:sz w:val="20"/>
          <w:szCs w:val="20"/>
        </w:rPr>
        <w:t>theory of educational</w:t>
      </w:r>
      <w:r>
        <w:rPr>
          <w:rFonts w:ascii="Times New Roman" w:hAnsi="Times New Roman"/>
          <w:color w:val="191919"/>
          <w:spacing w:val="1"/>
          <w:sz w:val="20"/>
          <w:szCs w:val="20"/>
        </w:rPr>
        <w:t xml:space="preserve"> </w:t>
      </w:r>
      <w:r>
        <w:rPr>
          <w:rFonts w:ascii="Times New Roman" w:hAnsi="Times New Roman"/>
          <w:color w:val="191919"/>
          <w:sz w:val="20"/>
          <w:szCs w:val="20"/>
        </w:rPr>
        <w:t>problems, including</w:t>
      </w:r>
      <w:r>
        <w:rPr>
          <w:rFonts w:ascii="Times New Roman" w:hAnsi="Times New Roman"/>
          <w:color w:val="191919"/>
          <w:spacing w:val="1"/>
          <w:sz w:val="20"/>
          <w:szCs w:val="20"/>
        </w:rPr>
        <w:t xml:space="preserve"> </w:t>
      </w:r>
      <w:r>
        <w:rPr>
          <w:rFonts w:ascii="Times New Roman" w:hAnsi="Times New Roman"/>
          <w:color w:val="191919"/>
          <w:sz w:val="20"/>
          <w:szCs w:val="20"/>
        </w:rPr>
        <w:t>the methods of learning and instruction. (This course is a prerequisite for advanced courses in re- lated areas.)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5520 - Developmental Psycholog</w:t>
      </w:r>
      <w:r>
        <w:rPr>
          <w:rFonts w:ascii="Times New Roman" w:hAnsi="Times New Roman"/>
          <w:b/>
          <w:bCs/>
          <w:color w:val="191919"/>
          <w:spacing w:val="-11"/>
          <w:sz w:val="20"/>
          <w:szCs w:val="20"/>
        </w:rPr>
        <w:t>y</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Examination of dynamics of psychological development throughout the human life cycle with emphasis on the period from infancy through adolescence.</w:t>
      </w:r>
      <w:r>
        <w:rPr>
          <w:rFonts w:ascii="Times New Roman" w:hAnsi="Times New Roman"/>
          <w:color w:val="191919"/>
          <w:spacing w:val="-3"/>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arious theoretical perspectives, as welt as related research, are studied. (This course is a prerequisite for more advanced courses in related areas.)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5530 -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Psychology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theory and research on behavior and development of adolescents and youth with emphasis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implications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these</w:t>
      </w:r>
      <w:r>
        <w:rPr>
          <w:rFonts w:ascii="Times New Roman" w:hAnsi="Times New Roman"/>
          <w:color w:val="191919"/>
          <w:spacing w:val="-5"/>
          <w:sz w:val="20"/>
          <w:szCs w:val="20"/>
        </w:rPr>
        <w:t xml:space="preserve"> </w:t>
      </w:r>
      <w:r>
        <w:rPr>
          <w:rFonts w:ascii="Times New Roman" w:hAnsi="Times New Roman"/>
          <w:color w:val="191919"/>
          <w:sz w:val="20"/>
          <w:szCs w:val="20"/>
        </w:rPr>
        <w:t>data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education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socialization</w:t>
      </w:r>
      <w:r>
        <w:rPr>
          <w:rFonts w:ascii="Times New Roman" w:hAnsi="Times New Roman"/>
          <w:color w:val="191919"/>
          <w:spacing w:val="-5"/>
          <w:sz w:val="20"/>
          <w:szCs w:val="20"/>
        </w:rPr>
        <w:t xml:space="preserve"> </w:t>
      </w:r>
      <w:r>
        <w:rPr>
          <w:rFonts w:ascii="Times New Roman" w:hAnsi="Times New Roman"/>
          <w:color w:val="191919"/>
          <w:sz w:val="20"/>
          <w:szCs w:val="20"/>
        </w:rPr>
        <w:t>over</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transitional</w:t>
      </w:r>
      <w:r>
        <w:rPr>
          <w:rFonts w:ascii="Times New Roman" w:hAnsi="Times New Roman"/>
          <w:color w:val="191919"/>
          <w:spacing w:val="-5"/>
          <w:sz w:val="20"/>
          <w:szCs w:val="20"/>
        </w:rPr>
        <w:t xml:space="preserve"> </w:t>
      </w:r>
      <w:r>
        <w:rPr>
          <w:rFonts w:ascii="Times New Roman" w:hAnsi="Times New Roman"/>
          <w:color w:val="191919"/>
          <w:sz w:val="20"/>
          <w:szCs w:val="20"/>
        </w:rPr>
        <w:t>period from childhood in contemporary</w:t>
      </w:r>
      <w:r>
        <w:rPr>
          <w:rFonts w:ascii="Times New Roman" w:hAnsi="Times New Roman"/>
          <w:color w:val="191919"/>
          <w:spacing w:val="-11"/>
          <w:sz w:val="20"/>
          <w:szCs w:val="20"/>
        </w:rPr>
        <w:t xml:space="preserve"> </w:t>
      </w:r>
      <w:r>
        <w:rPr>
          <w:rFonts w:ascii="Times New Roman" w:hAnsi="Times New Roman"/>
          <w:color w:val="191919"/>
          <w:sz w:val="20"/>
          <w:szCs w:val="20"/>
        </w:rPr>
        <w:t>American societ</w:t>
      </w:r>
      <w:r>
        <w:rPr>
          <w:rFonts w:ascii="Times New Roman" w:hAnsi="Times New Roman"/>
          <w:color w:val="191919"/>
          <w:spacing w:val="-13"/>
          <w:sz w:val="20"/>
          <w:szCs w:val="20"/>
        </w:rPr>
        <w:t>y</w:t>
      </w:r>
      <w:r>
        <w:rPr>
          <w:rFonts w:ascii="Times New Roman" w:hAnsi="Times New Roman"/>
          <w:color w:val="191919"/>
          <w:sz w:val="20"/>
          <w:szCs w:val="20"/>
        </w:rPr>
        <w:t>.</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5550 -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Learning</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various theories of learning using tapes, film, lectures and class discussion.</w:t>
      </w:r>
    </w:p>
    <w:p w:rsidR="00145354" w:rsidRDefault="00145354" w:rsidP="00145354">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5555 - Conditions of Learning</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145354" w:rsidRDefault="003756FF" w:rsidP="00145354">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r w:rsidRPr="003756FF">
        <w:rPr>
          <w:noProof/>
        </w:rPr>
        <w:pict>
          <v:polyline id="_x0000_s1046" style="position:absolute;left:0;text-align:left;z-index:-251326464;mso-position-horizontal-relative:page;mso-position-vertical-relative:text" points="540.35pt,9.25pt,540.35pt,45.45pt" coordsize="0,724" o:allowincell="f" filled="f" strokecolor="#191919" strokeweight="4pt">
            <v:path arrowok="t"/>
            <w10:wrap anchorx="page"/>
          </v:polyline>
        </w:pict>
      </w:r>
      <w:r w:rsidR="00145354">
        <w:rPr>
          <w:rFonts w:ascii="Times New Roman" w:hAnsi="Times New Roman"/>
          <w:color w:val="191919"/>
          <w:sz w:val="20"/>
          <w:szCs w:val="20"/>
        </w:rPr>
        <w:t>A</w:t>
      </w:r>
      <w:r w:rsidR="00145354">
        <w:rPr>
          <w:rFonts w:ascii="Times New Roman" w:hAnsi="Times New Roman"/>
          <w:color w:val="191919"/>
          <w:spacing w:val="-9"/>
          <w:sz w:val="20"/>
          <w:szCs w:val="20"/>
        </w:rPr>
        <w:t xml:space="preserve"> </w:t>
      </w:r>
      <w:r w:rsidR="00145354">
        <w:rPr>
          <w:rFonts w:ascii="Times New Roman" w:hAnsi="Times New Roman"/>
          <w:color w:val="191919"/>
          <w:sz w:val="20"/>
          <w:szCs w:val="20"/>
        </w:rPr>
        <w:t>study</w:t>
      </w:r>
      <w:r w:rsidR="00145354">
        <w:rPr>
          <w:rFonts w:ascii="Times New Roman" w:hAnsi="Times New Roman"/>
          <w:color w:val="191919"/>
          <w:spacing w:val="2"/>
          <w:sz w:val="20"/>
          <w:szCs w:val="20"/>
        </w:rPr>
        <w:t xml:space="preserve"> </w:t>
      </w:r>
      <w:r w:rsidR="00145354">
        <w:rPr>
          <w:rFonts w:ascii="Times New Roman" w:hAnsi="Times New Roman"/>
          <w:color w:val="191919"/>
          <w:sz w:val="20"/>
          <w:szCs w:val="20"/>
        </w:rPr>
        <w:t>of</w:t>
      </w:r>
      <w:r w:rsidR="00145354">
        <w:rPr>
          <w:rFonts w:ascii="Times New Roman" w:hAnsi="Times New Roman"/>
          <w:color w:val="191919"/>
          <w:spacing w:val="2"/>
          <w:sz w:val="20"/>
          <w:szCs w:val="20"/>
        </w:rPr>
        <w:t xml:space="preserve"> </w:t>
      </w:r>
      <w:r w:rsidR="00145354">
        <w:rPr>
          <w:rFonts w:ascii="Times New Roman" w:hAnsi="Times New Roman"/>
          <w:color w:val="191919"/>
          <w:sz w:val="20"/>
          <w:szCs w:val="20"/>
        </w:rPr>
        <w:t>the</w:t>
      </w:r>
      <w:r w:rsidR="00145354">
        <w:rPr>
          <w:rFonts w:ascii="Times New Roman" w:hAnsi="Times New Roman"/>
          <w:color w:val="191919"/>
          <w:spacing w:val="2"/>
          <w:sz w:val="20"/>
          <w:szCs w:val="20"/>
        </w:rPr>
        <w:t xml:space="preserve"> </w:t>
      </w:r>
      <w:r w:rsidR="00145354">
        <w:rPr>
          <w:rFonts w:ascii="Times New Roman" w:hAnsi="Times New Roman"/>
          <w:color w:val="191919"/>
          <w:sz w:val="20"/>
          <w:szCs w:val="20"/>
        </w:rPr>
        <w:t>fundamental</w:t>
      </w:r>
      <w:r w:rsidR="00145354">
        <w:rPr>
          <w:rFonts w:ascii="Times New Roman" w:hAnsi="Times New Roman"/>
          <w:color w:val="191919"/>
          <w:spacing w:val="3"/>
          <w:sz w:val="20"/>
          <w:szCs w:val="20"/>
        </w:rPr>
        <w:t xml:space="preserve"> </w:t>
      </w:r>
      <w:r w:rsidR="00145354">
        <w:rPr>
          <w:rFonts w:ascii="Times New Roman" w:hAnsi="Times New Roman"/>
          <w:color w:val="191919"/>
          <w:sz w:val="20"/>
          <w:szCs w:val="20"/>
        </w:rPr>
        <w:t>principles</w:t>
      </w:r>
      <w:r w:rsidR="00145354">
        <w:rPr>
          <w:rFonts w:ascii="Times New Roman" w:hAnsi="Times New Roman"/>
          <w:color w:val="191919"/>
          <w:spacing w:val="2"/>
          <w:sz w:val="20"/>
          <w:szCs w:val="20"/>
        </w:rPr>
        <w:t xml:space="preserve"> </w:t>
      </w:r>
      <w:r w:rsidR="00145354">
        <w:rPr>
          <w:rFonts w:ascii="Times New Roman" w:hAnsi="Times New Roman"/>
          <w:color w:val="191919"/>
          <w:sz w:val="20"/>
          <w:szCs w:val="20"/>
        </w:rPr>
        <w:t>of</w:t>
      </w:r>
      <w:r w:rsidR="00145354">
        <w:rPr>
          <w:rFonts w:ascii="Times New Roman" w:hAnsi="Times New Roman"/>
          <w:color w:val="191919"/>
          <w:spacing w:val="2"/>
          <w:sz w:val="20"/>
          <w:szCs w:val="20"/>
        </w:rPr>
        <w:t xml:space="preserve"> </w:t>
      </w:r>
      <w:r w:rsidR="00145354">
        <w:rPr>
          <w:rFonts w:ascii="Times New Roman" w:hAnsi="Times New Roman"/>
          <w:color w:val="191919"/>
          <w:sz w:val="20"/>
          <w:szCs w:val="20"/>
        </w:rPr>
        <w:t>human</w:t>
      </w:r>
      <w:r w:rsidR="00145354">
        <w:rPr>
          <w:rFonts w:ascii="Times New Roman" w:hAnsi="Times New Roman"/>
          <w:color w:val="191919"/>
          <w:spacing w:val="2"/>
          <w:sz w:val="20"/>
          <w:szCs w:val="20"/>
        </w:rPr>
        <w:t xml:space="preserve"> </w:t>
      </w:r>
      <w:r w:rsidR="00145354">
        <w:rPr>
          <w:rFonts w:ascii="Times New Roman" w:hAnsi="Times New Roman"/>
          <w:color w:val="191919"/>
          <w:sz w:val="20"/>
          <w:szCs w:val="20"/>
        </w:rPr>
        <w:t>learning.</w:t>
      </w:r>
      <w:r w:rsidR="00145354">
        <w:rPr>
          <w:rFonts w:ascii="Times New Roman" w:hAnsi="Times New Roman"/>
          <w:color w:val="191919"/>
          <w:spacing w:val="-1"/>
          <w:sz w:val="20"/>
          <w:szCs w:val="20"/>
        </w:rPr>
        <w:t xml:space="preserve"> </w:t>
      </w:r>
      <w:r w:rsidR="00145354">
        <w:rPr>
          <w:rFonts w:ascii="Times New Roman" w:hAnsi="Times New Roman"/>
          <w:color w:val="191919"/>
          <w:sz w:val="20"/>
          <w:szCs w:val="20"/>
        </w:rPr>
        <w:t>The</w:t>
      </w:r>
      <w:r w:rsidR="00145354">
        <w:rPr>
          <w:rFonts w:ascii="Times New Roman" w:hAnsi="Times New Roman"/>
          <w:color w:val="191919"/>
          <w:spacing w:val="2"/>
          <w:sz w:val="20"/>
          <w:szCs w:val="20"/>
        </w:rPr>
        <w:t xml:space="preserve"> </w:t>
      </w:r>
      <w:r w:rsidR="00145354">
        <w:rPr>
          <w:rFonts w:ascii="Times New Roman" w:hAnsi="Times New Roman"/>
          <w:color w:val="191919"/>
          <w:sz w:val="20"/>
          <w:szCs w:val="20"/>
        </w:rPr>
        <w:t>practical</w:t>
      </w:r>
      <w:r w:rsidR="00145354">
        <w:rPr>
          <w:rFonts w:ascii="Times New Roman" w:hAnsi="Times New Roman"/>
          <w:color w:val="191919"/>
          <w:spacing w:val="3"/>
          <w:sz w:val="20"/>
          <w:szCs w:val="20"/>
        </w:rPr>
        <w:t xml:space="preserve"> </w:t>
      </w:r>
      <w:r w:rsidR="00145354">
        <w:rPr>
          <w:rFonts w:ascii="Times New Roman" w:hAnsi="Times New Roman"/>
          <w:color w:val="191919"/>
          <w:sz w:val="20"/>
          <w:szCs w:val="20"/>
        </w:rPr>
        <w:t>implications</w:t>
      </w:r>
      <w:r w:rsidR="00145354">
        <w:rPr>
          <w:rFonts w:ascii="Times New Roman" w:hAnsi="Times New Roman"/>
          <w:color w:val="191919"/>
          <w:spacing w:val="3"/>
          <w:sz w:val="20"/>
          <w:szCs w:val="20"/>
        </w:rPr>
        <w:t xml:space="preserve"> </w:t>
      </w:r>
      <w:r w:rsidR="00145354">
        <w:rPr>
          <w:rFonts w:ascii="Times New Roman" w:hAnsi="Times New Roman"/>
          <w:color w:val="191919"/>
          <w:sz w:val="20"/>
          <w:szCs w:val="20"/>
        </w:rPr>
        <w:t>in</w:t>
      </w:r>
      <w:r w:rsidR="00145354">
        <w:rPr>
          <w:rFonts w:ascii="Times New Roman" w:hAnsi="Times New Roman"/>
          <w:color w:val="191919"/>
          <w:spacing w:val="2"/>
          <w:sz w:val="20"/>
          <w:szCs w:val="20"/>
        </w:rPr>
        <w:t xml:space="preserve"> </w:t>
      </w:r>
      <w:r w:rsidR="00145354">
        <w:rPr>
          <w:rFonts w:ascii="Times New Roman" w:hAnsi="Times New Roman"/>
          <w:color w:val="191919"/>
          <w:sz w:val="20"/>
          <w:szCs w:val="20"/>
        </w:rPr>
        <w:t>educa-</w:t>
      </w:r>
    </w:p>
    <w:p w:rsidR="00145354" w:rsidRDefault="00145354" w:rsidP="00145354">
      <w:pPr>
        <w:widowControl w:val="0"/>
        <w:autoSpaceDE w:val="0"/>
        <w:autoSpaceDN w:val="0"/>
        <w:adjustRightInd w:val="0"/>
        <w:spacing w:before="26"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tion, including learning processes involved in conditioning, verbal learning, transfe</w:t>
      </w:r>
      <w:r>
        <w:rPr>
          <w:rFonts w:ascii="Times New Roman" w:hAnsi="Times New Roman"/>
          <w:color w:val="191919"/>
          <w:spacing w:val="-8"/>
          <w:sz w:val="20"/>
          <w:szCs w:val="20"/>
        </w:rPr>
        <w:t>r</w:t>
      </w:r>
      <w:r>
        <w:rPr>
          <w:rFonts w:ascii="Times New Roman" w:hAnsi="Times New Roman"/>
          <w:color w:val="191919"/>
          <w:sz w:val="20"/>
          <w:szCs w:val="20"/>
        </w:rPr>
        <w:t>, memor</w:t>
      </w:r>
      <w:r>
        <w:rPr>
          <w:rFonts w:ascii="Times New Roman" w:hAnsi="Times New Roman"/>
          <w:color w:val="191919"/>
          <w:spacing w:val="-13"/>
          <w:sz w:val="20"/>
          <w:szCs w:val="20"/>
        </w:rPr>
        <w:t>y</w:t>
      </w:r>
      <w:r>
        <w:rPr>
          <w:rFonts w:ascii="Times New Roman" w:hAnsi="Times New Roman"/>
          <w:color w:val="191919"/>
          <w:sz w:val="20"/>
          <w:szCs w:val="20"/>
        </w:rPr>
        <w:t>, concept formation, perceptual learning, problem-solving, thinking, language and motor learning.</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READ 5503 - Imp</w:t>
      </w:r>
      <w:r>
        <w:rPr>
          <w:rFonts w:ascii="Times New Roman" w:hAnsi="Times New Roman"/>
          <w:b/>
          <w:bCs/>
          <w:color w:val="191919"/>
          <w:spacing w:val="-4"/>
          <w:sz w:val="20"/>
          <w:szCs w:val="20"/>
        </w:rPr>
        <w:t>r</w:t>
      </w:r>
      <w:r>
        <w:rPr>
          <w:rFonts w:ascii="Times New Roman" w:hAnsi="Times New Roman"/>
          <w:b/>
          <w:bCs/>
          <w:color w:val="191919"/>
          <w:sz w:val="20"/>
          <w:szCs w:val="20"/>
        </w:rPr>
        <w:t>oving Reading Instruction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Middle School Reading P</w:t>
      </w:r>
      <w:r>
        <w:rPr>
          <w:rFonts w:ascii="Times New Roman" w:hAnsi="Times New Roman"/>
          <w:b/>
          <w:bCs/>
          <w:color w:val="191919"/>
          <w:spacing w:val="-4"/>
          <w:sz w:val="20"/>
          <w:szCs w:val="20"/>
        </w:rPr>
        <w:t>r</w:t>
      </w:r>
      <w:r>
        <w:rPr>
          <w:rFonts w:ascii="Times New Roman" w:hAnsi="Times New Roman"/>
          <w:b/>
          <w:bCs/>
          <w:color w:val="191919"/>
          <w:sz w:val="20"/>
          <w:szCs w:val="20"/>
        </w:rPr>
        <w:t xml:space="preserve">ogram  </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6"/>
          <w:sz w:val="20"/>
          <w:szCs w:val="20"/>
        </w:rPr>
        <w:t xml:space="preserve"> </w:t>
      </w:r>
      <w:r>
        <w:rPr>
          <w:rFonts w:ascii="Times New Roman" w:hAnsi="Times New Roman"/>
          <w:color w:val="191919"/>
          <w:sz w:val="20"/>
          <w:szCs w:val="20"/>
        </w:rPr>
        <w:t>course</w:t>
      </w:r>
      <w:r>
        <w:rPr>
          <w:rFonts w:ascii="Times New Roman" w:hAnsi="Times New Roman"/>
          <w:color w:val="191919"/>
          <w:spacing w:val="-5"/>
          <w:sz w:val="20"/>
          <w:szCs w:val="20"/>
        </w:rPr>
        <w:t xml:space="preserve"> </w:t>
      </w:r>
      <w:r>
        <w:rPr>
          <w:rFonts w:ascii="Times New Roman" w:hAnsi="Times New Roman"/>
          <w:color w:val="191919"/>
          <w:sz w:val="20"/>
          <w:szCs w:val="20"/>
        </w:rPr>
        <w:t>designed</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acquaint</w:t>
      </w:r>
      <w:r>
        <w:rPr>
          <w:rFonts w:ascii="Times New Roman" w:hAnsi="Times New Roman"/>
          <w:color w:val="191919"/>
          <w:spacing w:val="-5"/>
          <w:sz w:val="20"/>
          <w:szCs w:val="20"/>
        </w:rPr>
        <w:t xml:space="preserve"> </w:t>
      </w:r>
      <w:r>
        <w:rPr>
          <w:rFonts w:ascii="Times New Roman" w:hAnsi="Times New Roman"/>
          <w:color w:val="191919"/>
          <w:sz w:val="20"/>
          <w:szCs w:val="20"/>
        </w:rPr>
        <w:t>middle</w:t>
      </w:r>
      <w:r>
        <w:rPr>
          <w:rFonts w:ascii="Times New Roman" w:hAnsi="Times New Roman"/>
          <w:color w:val="191919"/>
          <w:spacing w:val="-5"/>
          <w:sz w:val="20"/>
          <w:szCs w:val="20"/>
        </w:rPr>
        <w:t xml:space="preserve"> </w:t>
      </w:r>
      <w:r>
        <w:rPr>
          <w:rFonts w:ascii="Times New Roman" w:hAnsi="Times New Roman"/>
          <w:color w:val="191919"/>
          <w:sz w:val="20"/>
          <w:szCs w:val="20"/>
        </w:rPr>
        <w:t>grade</w:t>
      </w:r>
      <w:r>
        <w:rPr>
          <w:rFonts w:ascii="Times New Roman" w:hAnsi="Times New Roman"/>
          <w:color w:val="191919"/>
          <w:spacing w:val="-5"/>
          <w:sz w:val="20"/>
          <w:szCs w:val="20"/>
        </w:rPr>
        <w:t xml:space="preserve"> </w:t>
      </w:r>
      <w:r>
        <w:rPr>
          <w:rFonts w:ascii="Times New Roman" w:hAnsi="Times New Roman"/>
          <w:color w:val="191919"/>
          <w:sz w:val="20"/>
          <w:szCs w:val="20"/>
        </w:rPr>
        <w:t>teachers</w:t>
      </w:r>
      <w:r>
        <w:rPr>
          <w:rFonts w:ascii="Times New Roman" w:hAnsi="Times New Roman"/>
          <w:color w:val="191919"/>
          <w:spacing w:val="-5"/>
          <w:sz w:val="20"/>
          <w:szCs w:val="20"/>
        </w:rPr>
        <w:t xml:space="preserve"> </w:t>
      </w:r>
      <w:r>
        <w:rPr>
          <w:rFonts w:ascii="Times New Roman" w:hAnsi="Times New Roman"/>
          <w:color w:val="191919"/>
          <w:sz w:val="20"/>
          <w:szCs w:val="20"/>
        </w:rPr>
        <w:t>with</w:t>
      </w:r>
      <w:r>
        <w:rPr>
          <w:rFonts w:ascii="Times New Roman" w:hAnsi="Times New Roman"/>
          <w:color w:val="191919"/>
          <w:spacing w:val="-5"/>
          <w:sz w:val="20"/>
          <w:szCs w:val="20"/>
        </w:rPr>
        <w:t xml:space="preserve"> </w:t>
      </w:r>
      <w:r>
        <w:rPr>
          <w:rFonts w:ascii="Times New Roman" w:hAnsi="Times New Roman"/>
          <w:color w:val="191919"/>
          <w:sz w:val="20"/>
          <w:szCs w:val="20"/>
        </w:rPr>
        <w:t>strategies</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improving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teaching of</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middle</w:t>
      </w:r>
      <w:r>
        <w:rPr>
          <w:rFonts w:ascii="Times New Roman" w:hAnsi="Times New Roman"/>
          <w:color w:val="191919"/>
          <w:spacing w:val="-4"/>
          <w:sz w:val="20"/>
          <w:szCs w:val="20"/>
        </w:rPr>
        <w:t xml:space="preserve"> </w:t>
      </w:r>
      <w:r>
        <w:rPr>
          <w:rFonts w:ascii="Times New Roman" w:hAnsi="Times New Roman"/>
          <w:color w:val="191919"/>
          <w:sz w:val="20"/>
          <w:szCs w:val="20"/>
        </w:rPr>
        <w:t>grades.</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on</w:t>
      </w:r>
      <w:r>
        <w:rPr>
          <w:rFonts w:ascii="Times New Roman" w:hAnsi="Times New Roman"/>
          <w:color w:val="191919"/>
          <w:spacing w:val="-4"/>
          <w:sz w:val="20"/>
          <w:szCs w:val="20"/>
        </w:rPr>
        <w:t xml:space="preserve"> </w:t>
      </w:r>
      <w:r>
        <w:rPr>
          <w:rFonts w:ascii="Times New Roman" w:hAnsi="Times New Roman"/>
          <w:color w:val="191919"/>
          <w:sz w:val="20"/>
          <w:szCs w:val="20"/>
        </w:rPr>
        <w:t>improving</w:t>
      </w:r>
      <w:r>
        <w:rPr>
          <w:rFonts w:ascii="Times New Roman" w:hAnsi="Times New Roman"/>
          <w:color w:val="191919"/>
          <w:spacing w:val="-4"/>
          <w:sz w:val="20"/>
          <w:szCs w:val="20"/>
        </w:rPr>
        <w:t xml:space="preserve"> </w:t>
      </w:r>
      <w:r>
        <w:rPr>
          <w:rFonts w:ascii="Times New Roman" w:hAnsi="Times New Roman"/>
          <w:color w:val="191919"/>
          <w:sz w:val="20"/>
          <w:szCs w:val="20"/>
        </w:rPr>
        <w:t>content,</w:t>
      </w:r>
      <w:r>
        <w:rPr>
          <w:rFonts w:ascii="Times New Roman" w:hAnsi="Times New Roman"/>
          <w:color w:val="191919"/>
          <w:spacing w:val="-4"/>
          <w:sz w:val="20"/>
          <w:szCs w:val="20"/>
        </w:rPr>
        <w:t xml:space="preserve"> </w:t>
      </w:r>
      <w:r>
        <w:rPr>
          <w:rFonts w:ascii="Times New Roman" w:hAnsi="Times New Roman"/>
          <w:color w:val="191919"/>
          <w:sz w:val="20"/>
          <w:szCs w:val="20"/>
        </w:rPr>
        <w:t>reading-study</w:t>
      </w:r>
      <w:r>
        <w:rPr>
          <w:rFonts w:ascii="Times New Roman" w:hAnsi="Times New Roman"/>
          <w:color w:val="191919"/>
          <w:spacing w:val="-4"/>
          <w:sz w:val="20"/>
          <w:szCs w:val="20"/>
        </w:rPr>
        <w:t xml:space="preserve"> </w:t>
      </w:r>
      <w:r>
        <w:rPr>
          <w:rFonts w:ascii="Times New Roman" w:hAnsi="Times New Roman"/>
          <w:color w:val="191919"/>
          <w:sz w:val="20"/>
          <w:szCs w:val="20"/>
        </w:rPr>
        <w:t>skills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writing-thinking skills.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Imp</w:t>
      </w:r>
      <w:r>
        <w:rPr>
          <w:rFonts w:ascii="Times New Roman" w:hAnsi="Times New Roman"/>
          <w:b/>
          <w:bCs/>
          <w:color w:val="191919"/>
          <w:spacing w:val="-4"/>
          <w:sz w:val="20"/>
          <w:szCs w:val="20"/>
        </w:rPr>
        <w:t>r</w:t>
      </w:r>
      <w:r>
        <w:rPr>
          <w:rFonts w:ascii="Times New Roman" w:hAnsi="Times New Roman"/>
          <w:b/>
          <w:bCs/>
          <w:color w:val="191919"/>
          <w:sz w:val="20"/>
          <w:szCs w:val="20"/>
        </w:rPr>
        <w:t>oving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Content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eas....................................3(3-0)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acquaint</w:t>
      </w:r>
      <w:r>
        <w:rPr>
          <w:rFonts w:ascii="Times New Roman" w:hAnsi="Times New Roman"/>
          <w:color w:val="191919"/>
          <w:spacing w:val="3"/>
          <w:sz w:val="20"/>
          <w:szCs w:val="20"/>
        </w:rPr>
        <w:t xml:space="preserve"> </w:t>
      </w:r>
      <w:r>
        <w:rPr>
          <w:rFonts w:ascii="Times New Roman" w:hAnsi="Times New Roman"/>
          <w:color w:val="191919"/>
          <w:sz w:val="20"/>
          <w:szCs w:val="20"/>
        </w:rPr>
        <w:t>secondary</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teachers</w:t>
      </w:r>
      <w:r>
        <w:rPr>
          <w:rFonts w:ascii="Times New Roman" w:hAnsi="Times New Roman"/>
          <w:color w:val="191919"/>
          <w:spacing w:val="3"/>
          <w:sz w:val="20"/>
          <w:szCs w:val="20"/>
        </w:rPr>
        <w:t xml:space="preserve"> </w:t>
      </w:r>
      <w:r>
        <w:rPr>
          <w:rFonts w:ascii="Times New Roman" w:hAnsi="Times New Roman"/>
          <w:color w:val="191919"/>
          <w:sz w:val="20"/>
          <w:szCs w:val="20"/>
        </w:rPr>
        <w:t>with</w:t>
      </w:r>
      <w:r>
        <w:rPr>
          <w:rFonts w:ascii="Times New Roman" w:hAnsi="Times New Roman"/>
          <w:color w:val="191919"/>
          <w:spacing w:val="3"/>
          <w:sz w:val="20"/>
          <w:szCs w:val="20"/>
        </w:rPr>
        <w:t xml:space="preserve"> </w:t>
      </w:r>
      <w:r>
        <w:rPr>
          <w:rFonts w:ascii="Times New Roman" w:hAnsi="Times New Roman"/>
          <w:color w:val="191919"/>
          <w:sz w:val="20"/>
          <w:szCs w:val="20"/>
        </w:rPr>
        <w:t>instructional</w:t>
      </w:r>
      <w:r>
        <w:rPr>
          <w:rFonts w:ascii="Times New Roman" w:hAnsi="Times New Roman"/>
          <w:color w:val="191919"/>
          <w:spacing w:val="3"/>
          <w:sz w:val="20"/>
          <w:szCs w:val="20"/>
        </w:rPr>
        <w:t xml:space="preserve"> </w:t>
      </w:r>
      <w:r>
        <w:rPr>
          <w:rFonts w:ascii="Times New Roman" w:hAnsi="Times New Roman"/>
          <w:color w:val="191919"/>
          <w:sz w:val="20"/>
          <w:szCs w:val="20"/>
        </w:rPr>
        <w:t>strategies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materials for implementing reading instruction through subject matter courses.</w:t>
      </w:r>
    </w:p>
    <w:p w:rsidR="00145354"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Diagnosis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Difficulties.....................................................................3(3-0)</w:t>
      </w:r>
    </w:p>
    <w:p w:rsidR="00145354"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7"/>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causes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problems</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well</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provide</w:t>
      </w:r>
      <w:r>
        <w:rPr>
          <w:rFonts w:ascii="Times New Roman" w:hAnsi="Times New Roman"/>
          <w:color w:val="191919"/>
          <w:spacing w:val="4"/>
          <w:sz w:val="20"/>
          <w:szCs w:val="20"/>
        </w:rPr>
        <w:t xml:space="preserve"> </w:t>
      </w:r>
      <w:r>
        <w:rPr>
          <w:rFonts w:ascii="Times New Roman" w:hAnsi="Times New Roman"/>
          <w:color w:val="191919"/>
          <w:sz w:val="20"/>
          <w:szCs w:val="20"/>
        </w:rPr>
        <w:t>knowledge</w:t>
      </w:r>
      <w:r>
        <w:rPr>
          <w:rFonts w:ascii="Times New Roman" w:hAnsi="Times New Roman"/>
          <w:color w:val="191919"/>
          <w:spacing w:val="4"/>
          <w:sz w:val="20"/>
          <w:szCs w:val="20"/>
        </w:rPr>
        <w:t xml:space="preserve"> </w:t>
      </w:r>
      <w:r>
        <w:rPr>
          <w:rFonts w:ascii="Times New Roman" w:hAnsi="Times New Roman"/>
          <w:color w:val="191919"/>
          <w:sz w:val="20"/>
          <w:szCs w:val="20"/>
        </w:rPr>
        <w:t>in the principles of diagnosis and remediation, with major emphasis on formal and informal assessment techniques.</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sectPr w:rsidR="00B33835" w:rsidSect="00C21518">
          <w:headerReference w:type="even" r:id="rId61"/>
          <w:pgSz w:w="12240" w:h="15840" w:code="1"/>
          <w:pgMar w:top="720" w:right="720" w:bottom="288" w:left="1440" w:header="720" w:footer="288" w:gutter="0"/>
          <w:cols w:space="720"/>
          <w:docGrid w:linePitch="360"/>
        </w:sectPr>
      </w:pPr>
    </w:p>
    <w:p w:rsidR="00B33835" w:rsidRPr="004B400E" w:rsidRDefault="00B33835" w:rsidP="00B33835">
      <w:pPr>
        <w:pStyle w:val="Heading1"/>
        <w:spacing w:before="0"/>
        <w:ind w:left="360" w:right="180" w:firstLine="0"/>
        <w:rPr>
          <w:rFonts w:ascii="Impact" w:hAnsi="Impact" w:cs="Impact"/>
          <w:color w:val="808080" w:themeColor="background1" w:themeShade="80"/>
        </w:rPr>
      </w:pPr>
      <w:bookmarkStart w:id="378" w:name="_Toc294969805"/>
      <w:bookmarkStart w:id="379" w:name="_Toc295897064"/>
      <w:r w:rsidRPr="00DD3D7A">
        <w:rPr>
          <w:rFonts w:ascii="Impact" w:hAnsi="Impact" w:cs="Impact"/>
          <w:color w:val="808080" w:themeColor="background1" w:themeShade="80"/>
          <w:spacing w:val="9"/>
          <w:fitText w:val="3888" w:id="-162703360"/>
        </w:rPr>
        <w:t>General Administrative Officer</w:t>
      </w:r>
      <w:r w:rsidRPr="00DD3D7A">
        <w:rPr>
          <w:rFonts w:ascii="Impact" w:hAnsi="Impact" w:cs="Impact"/>
          <w:color w:val="808080" w:themeColor="background1" w:themeShade="80"/>
          <w:spacing w:val="15"/>
          <w:fitText w:val="3888" w:id="-162703360"/>
        </w:rPr>
        <w:t>s</w:t>
      </w:r>
      <w:bookmarkEnd w:id="378"/>
      <w:bookmarkEnd w:id="379"/>
    </w:p>
    <w:p w:rsidR="00B33835" w:rsidRDefault="00B33835" w:rsidP="00B33835">
      <w:pPr>
        <w:widowControl w:val="0"/>
        <w:autoSpaceDE w:val="0"/>
        <w:autoSpaceDN w:val="0"/>
        <w:adjustRightInd w:val="0"/>
        <w:spacing w:before="19" w:after="0" w:line="240" w:lineRule="exact"/>
        <w:ind w:left="360" w:right="180" w:firstLine="0"/>
        <w:jc w:val="both"/>
        <w:rPr>
          <w:rFonts w:ascii="Impact" w:hAnsi="Impact" w:cs="Impact"/>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Freeman, Everette J.</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esident</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B.A.,</w:t>
      </w:r>
      <w:r>
        <w:rPr>
          <w:rFonts w:ascii="Times New Roman" w:hAnsi="Times New Roman"/>
          <w:spacing w:val="-11"/>
          <w:sz w:val="20"/>
          <w:szCs w:val="20"/>
        </w:rPr>
        <w:t xml:space="preserve"> </w:t>
      </w:r>
      <w:r>
        <w:rPr>
          <w:rFonts w:ascii="Times New Roman" w:hAnsi="Times New Roman"/>
          <w:sz w:val="20"/>
          <w:szCs w:val="20"/>
        </w:rPr>
        <w:t xml:space="preserve">Antioch College </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M.A., University of Illinois Ed.D., Rutgers University</w:t>
      </w:r>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Del="0051227A" w:rsidRDefault="00B33835" w:rsidP="00B33835">
      <w:pPr>
        <w:widowControl w:val="0"/>
        <w:autoSpaceDE w:val="0"/>
        <w:autoSpaceDN w:val="0"/>
        <w:adjustRightInd w:val="0"/>
        <w:spacing w:after="0"/>
        <w:ind w:left="360" w:right="180" w:firstLine="0"/>
        <w:jc w:val="both"/>
        <w:rPr>
          <w:del w:id="380" w:author="rmcclend" w:date="2011-07-06T13:48:00Z"/>
          <w:rFonts w:ascii="Times New Roman" w:hAnsi="Times New Roman"/>
          <w:sz w:val="20"/>
          <w:szCs w:val="20"/>
        </w:rPr>
      </w:pPr>
      <w:del w:id="381" w:author="rmcclend" w:date="2011-07-06T13:48:00Z">
        <w:r w:rsidDel="0051227A">
          <w:rPr>
            <w:rFonts w:ascii="Times New Roman" w:hAnsi="Times New Roman"/>
            <w:sz w:val="20"/>
            <w:szCs w:val="20"/>
          </w:rPr>
          <w:delText>Murfree, Joshua</w:delText>
        </w:r>
      </w:del>
    </w:p>
    <w:p w:rsidR="00B33835" w:rsidDel="0051227A" w:rsidRDefault="00B33835" w:rsidP="00B33835">
      <w:pPr>
        <w:widowControl w:val="0"/>
        <w:autoSpaceDE w:val="0"/>
        <w:autoSpaceDN w:val="0"/>
        <w:adjustRightInd w:val="0"/>
        <w:spacing w:before="10" w:after="0" w:line="250" w:lineRule="auto"/>
        <w:ind w:left="360" w:right="180" w:firstLine="0"/>
        <w:jc w:val="both"/>
        <w:rPr>
          <w:del w:id="382" w:author="rmcclend" w:date="2011-07-06T13:48:00Z"/>
          <w:rFonts w:ascii="Times New Roman" w:hAnsi="Times New Roman"/>
          <w:sz w:val="20"/>
          <w:szCs w:val="20"/>
        </w:rPr>
      </w:pPr>
      <w:del w:id="383" w:author="rmcclend" w:date="2011-07-06T13:48:00Z">
        <w:r w:rsidDel="0051227A">
          <w:rPr>
            <w:rFonts w:ascii="Times New Roman" w:hAnsi="Times New Roman"/>
            <w:i/>
            <w:iCs/>
            <w:sz w:val="20"/>
            <w:szCs w:val="20"/>
          </w:rPr>
          <w:delText>Executive</w:delText>
        </w:r>
        <w:r w:rsidDel="0051227A">
          <w:rPr>
            <w:rFonts w:ascii="Times New Roman" w:hAnsi="Times New Roman"/>
            <w:i/>
            <w:iCs/>
            <w:spacing w:val="-4"/>
            <w:sz w:val="20"/>
            <w:szCs w:val="20"/>
          </w:rPr>
          <w:delText xml:space="preserve"> </w:delText>
        </w:r>
        <w:r w:rsidDel="0051227A">
          <w:rPr>
            <w:rFonts w:ascii="Times New Roman" w:hAnsi="Times New Roman"/>
            <w:i/>
            <w:iCs/>
            <w:sz w:val="20"/>
            <w:szCs w:val="20"/>
          </w:rPr>
          <w:delText>Assistant to the P</w:delText>
        </w:r>
        <w:r w:rsidDel="0051227A">
          <w:rPr>
            <w:rFonts w:ascii="Times New Roman" w:hAnsi="Times New Roman"/>
            <w:i/>
            <w:iCs/>
            <w:spacing w:val="-7"/>
            <w:sz w:val="20"/>
            <w:szCs w:val="20"/>
          </w:rPr>
          <w:delText>r</w:delText>
        </w:r>
        <w:r w:rsidDel="0051227A">
          <w:rPr>
            <w:rFonts w:ascii="Times New Roman" w:hAnsi="Times New Roman"/>
            <w:i/>
            <w:iCs/>
            <w:sz w:val="20"/>
            <w:szCs w:val="20"/>
          </w:rPr>
          <w:delText>esident Adminsitrative Chief of Staff Di</w:delText>
        </w:r>
        <w:r w:rsidDel="0051227A">
          <w:rPr>
            <w:rFonts w:ascii="Times New Roman" w:hAnsi="Times New Roman"/>
            <w:i/>
            <w:iCs/>
            <w:spacing w:val="-7"/>
            <w:sz w:val="20"/>
            <w:szCs w:val="20"/>
          </w:rPr>
          <w:delText>r</w:delText>
        </w:r>
        <w:r w:rsidDel="0051227A">
          <w:rPr>
            <w:rFonts w:ascii="Times New Roman" w:hAnsi="Times New Roman"/>
            <w:i/>
            <w:iCs/>
            <w:sz w:val="20"/>
            <w:szCs w:val="20"/>
          </w:rPr>
          <w:delText>ector of</w:delText>
        </w:r>
        <w:r w:rsidDel="0051227A">
          <w:rPr>
            <w:rFonts w:ascii="Times New Roman" w:hAnsi="Times New Roman"/>
            <w:i/>
            <w:iCs/>
            <w:spacing w:val="-4"/>
            <w:sz w:val="20"/>
            <w:szCs w:val="20"/>
          </w:rPr>
          <w:delText xml:space="preserve"> </w:delText>
        </w:r>
        <w:r w:rsidDel="0051227A">
          <w:rPr>
            <w:rFonts w:ascii="Times New Roman" w:hAnsi="Times New Roman"/>
            <w:i/>
            <w:iCs/>
            <w:sz w:val="20"/>
            <w:szCs w:val="20"/>
          </w:rPr>
          <w:delText>Athletics</w:delText>
        </w:r>
      </w:del>
    </w:p>
    <w:p w:rsidR="00B33835" w:rsidDel="0051227A" w:rsidRDefault="00B33835" w:rsidP="00B33835">
      <w:pPr>
        <w:widowControl w:val="0"/>
        <w:autoSpaceDE w:val="0"/>
        <w:autoSpaceDN w:val="0"/>
        <w:adjustRightInd w:val="0"/>
        <w:spacing w:after="0" w:line="250" w:lineRule="auto"/>
        <w:ind w:left="360" w:right="180" w:firstLine="0"/>
        <w:jc w:val="both"/>
        <w:rPr>
          <w:del w:id="384" w:author="rmcclend" w:date="2011-07-06T13:48:00Z"/>
          <w:rFonts w:ascii="Times New Roman" w:hAnsi="Times New Roman"/>
          <w:sz w:val="20"/>
          <w:szCs w:val="20"/>
        </w:rPr>
      </w:pPr>
      <w:del w:id="385" w:author="rmcclend" w:date="2011-07-06T13:48:00Z">
        <w:r w:rsidDel="0051227A">
          <w:rPr>
            <w:rFonts w:ascii="Times New Roman" w:hAnsi="Times New Roman"/>
            <w:sz w:val="20"/>
            <w:szCs w:val="20"/>
          </w:rPr>
          <w:delText>B.A., Fort</w:delText>
        </w:r>
        <w:r w:rsidDel="0051227A">
          <w:rPr>
            <w:rFonts w:ascii="Times New Roman" w:hAnsi="Times New Roman"/>
            <w:spacing w:val="-4"/>
            <w:sz w:val="20"/>
            <w:szCs w:val="20"/>
          </w:rPr>
          <w:delText xml:space="preserve"> </w:delText>
        </w:r>
        <w:r w:rsidDel="0051227A">
          <w:rPr>
            <w:rFonts w:ascii="Times New Roman" w:hAnsi="Times New Roman"/>
            <w:spacing w:val="-22"/>
            <w:sz w:val="20"/>
            <w:szCs w:val="20"/>
          </w:rPr>
          <w:delText>V</w:delText>
        </w:r>
        <w:r w:rsidDel="0051227A">
          <w:rPr>
            <w:rFonts w:ascii="Times New Roman" w:hAnsi="Times New Roman"/>
            <w:sz w:val="20"/>
            <w:szCs w:val="20"/>
          </w:rPr>
          <w:delText>alley State University M.S.,</w:delText>
        </w:r>
        <w:r w:rsidDel="0051227A">
          <w:rPr>
            <w:rFonts w:ascii="Times New Roman" w:hAnsi="Times New Roman"/>
            <w:spacing w:val="-4"/>
            <w:sz w:val="20"/>
            <w:szCs w:val="20"/>
          </w:rPr>
          <w:delText xml:space="preserve"> </w:delText>
        </w:r>
        <w:r w:rsidDel="0051227A">
          <w:rPr>
            <w:rFonts w:ascii="Times New Roman" w:hAnsi="Times New Roman"/>
            <w:spacing w:val="-22"/>
            <w:sz w:val="20"/>
            <w:szCs w:val="20"/>
          </w:rPr>
          <w:delText>V</w:delText>
        </w:r>
        <w:r w:rsidDel="0051227A">
          <w:rPr>
            <w:rFonts w:ascii="Times New Roman" w:hAnsi="Times New Roman"/>
            <w:sz w:val="20"/>
            <w:szCs w:val="20"/>
          </w:rPr>
          <w:delText>aldosta State University Ph.D., Howard University</w:delText>
        </w:r>
      </w:del>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Ojemakinde,</w:t>
      </w:r>
      <w:r>
        <w:rPr>
          <w:rFonts w:ascii="Times New Roman" w:hAnsi="Times New Roman"/>
          <w:spacing w:val="-11"/>
          <w:sz w:val="20"/>
          <w:szCs w:val="20"/>
        </w:rPr>
        <w:t xml:space="preserve"> </w:t>
      </w:r>
      <w:r>
        <w:rPr>
          <w:rFonts w:ascii="Times New Roman" w:hAnsi="Times New Roman"/>
          <w:sz w:val="20"/>
          <w:szCs w:val="20"/>
        </w:rPr>
        <w:t>Abiodun</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pacing w:val="-15"/>
          <w:sz w:val="20"/>
          <w:szCs w:val="20"/>
        </w:rPr>
        <w:t>V</w:t>
      </w:r>
      <w:r>
        <w:rPr>
          <w:rFonts w:ascii="Times New Roman" w:hAnsi="Times New Roman"/>
          <w:i/>
          <w:iCs/>
          <w:sz w:val="20"/>
          <w:szCs w:val="20"/>
        </w:rPr>
        <w:t>ice P</w:t>
      </w:r>
      <w:r>
        <w:rPr>
          <w:rFonts w:ascii="Times New Roman" w:hAnsi="Times New Roman"/>
          <w:i/>
          <w:iCs/>
          <w:spacing w:val="-7"/>
          <w:sz w:val="20"/>
          <w:szCs w:val="20"/>
        </w:rPr>
        <w:t>r</w:t>
      </w:r>
      <w:r>
        <w:rPr>
          <w:rFonts w:ascii="Times New Roman" w:hAnsi="Times New Roman"/>
          <w:i/>
          <w:iCs/>
          <w:sz w:val="20"/>
          <w:szCs w:val="20"/>
        </w:rPr>
        <w:t>esident for</w:t>
      </w:r>
      <w:r>
        <w:rPr>
          <w:rFonts w:ascii="Times New Roman" w:hAnsi="Times New Roman"/>
          <w:i/>
          <w:iCs/>
          <w:spacing w:val="-4"/>
          <w:sz w:val="20"/>
          <w:szCs w:val="20"/>
        </w:rPr>
        <w:t xml:space="preserve"> </w:t>
      </w:r>
      <w:r>
        <w:rPr>
          <w:rFonts w:ascii="Times New Roman" w:hAnsi="Times New Roman"/>
          <w:i/>
          <w:iCs/>
          <w:sz w:val="20"/>
          <w:szCs w:val="20"/>
        </w:rPr>
        <w:t>Academic</w:t>
      </w:r>
      <w:r>
        <w:rPr>
          <w:rFonts w:ascii="Times New Roman" w:hAnsi="Times New Roman"/>
          <w:i/>
          <w:iCs/>
          <w:spacing w:val="-4"/>
          <w:sz w:val="20"/>
          <w:szCs w:val="20"/>
        </w:rPr>
        <w:t xml:space="preserve"> </w:t>
      </w:r>
      <w:r>
        <w:rPr>
          <w:rFonts w:ascii="Times New Roman" w:hAnsi="Times New Roman"/>
          <w:i/>
          <w:iCs/>
          <w:sz w:val="20"/>
          <w:szCs w:val="20"/>
        </w:rPr>
        <w:t>Affairs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B.S., University of Ife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M.S., Ph.D., Louisiana State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pacing w:val="-16"/>
          <w:sz w:val="20"/>
          <w:szCs w:val="20"/>
        </w:rPr>
        <w:t>W</w:t>
      </w:r>
      <w:r>
        <w:rPr>
          <w:rFonts w:ascii="Times New Roman" w:hAnsi="Times New Roman"/>
          <w:sz w:val="20"/>
          <w:szCs w:val="20"/>
        </w:rPr>
        <w:t>akefield, Larry</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i/>
          <w:iCs/>
          <w:spacing w:val="-15"/>
          <w:sz w:val="20"/>
          <w:szCs w:val="20"/>
        </w:rPr>
        <w:t>V</w:t>
      </w:r>
      <w:r>
        <w:rPr>
          <w:rFonts w:ascii="Times New Roman" w:hAnsi="Times New Roman"/>
          <w:i/>
          <w:iCs/>
          <w:sz w:val="20"/>
          <w:szCs w:val="20"/>
        </w:rPr>
        <w:t>ice P</w:t>
      </w:r>
      <w:r>
        <w:rPr>
          <w:rFonts w:ascii="Times New Roman" w:hAnsi="Times New Roman"/>
          <w:i/>
          <w:iCs/>
          <w:spacing w:val="-7"/>
          <w:sz w:val="20"/>
          <w:szCs w:val="20"/>
        </w:rPr>
        <w:t>r</w:t>
      </w:r>
      <w:r>
        <w:rPr>
          <w:rFonts w:ascii="Times New Roman" w:hAnsi="Times New Roman"/>
          <w:i/>
          <w:iCs/>
          <w:sz w:val="20"/>
          <w:szCs w:val="20"/>
        </w:rPr>
        <w:t>esident for Fiscal</w:t>
      </w:r>
      <w:r>
        <w:rPr>
          <w:rFonts w:ascii="Times New Roman" w:hAnsi="Times New Roman"/>
          <w:i/>
          <w:iCs/>
          <w:spacing w:val="-4"/>
          <w:sz w:val="20"/>
          <w:szCs w:val="20"/>
        </w:rPr>
        <w:t xml:space="preserve"> </w:t>
      </w:r>
      <w:r>
        <w:rPr>
          <w:rFonts w:ascii="Times New Roman" w:hAnsi="Times New Roman"/>
          <w:i/>
          <w:iCs/>
          <w:sz w:val="20"/>
          <w:szCs w:val="20"/>
        </w:rPr>
        <w:t xml:space="preserve">Affairs </w:t>
      </w:r>
      <w:r>
        <w:rPr>
          <w:rFonts w:ascii="Times New Roman" w:hAnsi="Times New Roman"/>
          <w:sz w:val="20"/>
          <w:szCs w:val="20"/>
        </w:rPr>
        <w:t>B.S., University of</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ennessee M.B.A.,</w:t>
      </w:r>
      <w:r>
        <w:rPr>
          <w:rFonts w:ascii="Times New Roman" w:hAnsi="Times New Roman"/>
          <w:spacing w:val="-11"/>
          <w:sz w:val="20"/>
          <w:szCs w:val="20"/>
        </w:rPr>
        <w:t xml:space="preserve"> </w:t>
      </w:r>
      <w:r>
        <w:rPr>
          <w:rFonts w:ascii="Times New Roman" w:hAnsi="Times New Roman"/>
          <w:sz w:val="20"/>
          <w:szCs w:val="20"/>
        </w:rPr>
        <w:t>Austin Peay State</w:t>
      </w:r>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Berry, Edgar L.</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Vice President for Student Affairs</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BA. St. Augustine’s College</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MA. Clark Atlanta University</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Ed.D Texas Southern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Associate</w:t>
      </w:r>
      <w:r w:rsidRPr="0012240A">
        <w:rPr>
          <w:rFonts w:ascii="Times New Roman" w:hAnsi="Times New Roman"/>
          <w:color w:val="FF0000"/>
          <w:spacing w:val="-4"/>
          <w:sz w:val="20"/>
          <w:szCs w:val="20"/>
        </w:rPr>
        <w:t xml:space="preserve"> </w:t>
      </w:r>
      <w:r w:rsidRPr="0012240A">
        <w:rPr>
          <w:rFonts w:ascii="Times New Roman" w:hAnsi="Times New Roman"/>
          <w:color w:val="FF0000"/>
          <w:spacing w:val="-12"/>
          <w:sz w:val="20"/>
          <w:szCs w:val="20"/>
        </w:rPr>
        <w:t>V</w:t>
      </w:r>
      <w:r w:rsidRPr="0012240A">
        <w:rPr>
          <w:rFonts w:ascii="Times New Roman" w:hAnsi="Times New Roman"/>
          <w:color w:val="FF0000"/>
          <w:sz w:val="20"/>
          <w:szCs w:val="20"/>
        </w:rPr>
        <w:t>ice President for Research and</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Sponsored Programs (TBA)</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Porte</w:t>
      </w:r>
      <w:r>
        <w:rPr>
          <w:rFonts w:ascii="Times New Roman" w:hAnsi="Times New Roman"/>
          <w:spacing w:val="-8"/>
          <w:sz w:val="20"/>
          <w:szCs w:val="20"/>
        </w:rPr>
        <w:t>r</w:t>
      </w:r>
      <w:r>
        <w:rPr>
          <w:rFonts w:ascii="Times New Roman" w:hAnsi="Times New Roman"/>
          <w:sz w:val="20"/>
          <w:szCs w:val="20"/>
        </w:rPr>
        <w:t>, Cli</w:t>
      </w:r>
      <w:r>
        <w:rPr>
          <w:rFonts w:ascii="Times New Roman" w:hAnsi="Times New Roman"/>
          <w:spacing w:val="-4"/>
          <w:sz w:val="20"/>
          <w:szCs w:val="20"/>
        </w:rPr>
        <w:t>f</w:t>
      </w:r>
      <w:r>
        <w:rPr>
          <w:rFonts w:ascii="Times New Roman" w:hAnsi="Times New Roman"/>
          <w:sz w:val="20"/>
          <w:szCs w:val="20"/>
        </w:rPr>
        <w:t>ford</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sidRPr="00B071FA">
        <w:rPr>
          <w:rFonts w:ascii="Times New Roman" w:hAnsi="Times New Roman"/>
          <w:i/>
          <w:iCs/>
          <w:color w:val="FF0000"/>
          <w:spacing w:val="-15"/>
          <w:sz w:val="20"/>
          <w:szCs w:val="20"/>
        </w:rPr>
        <w:t>V</w:t>
      </w:r>
      <w:r w:rsidRPr="00B071FA">
        <w:rPr>
          <w:rFonts w:ascii="Times New Roman" w:hAnsi="Times New Roman"/>
          <w:i/>
          <w:iCs/>
          <w:color w:val="FF0000"/>
          <w:sz w:val="20"/>
          <w:szCs w:val="20"/>
        </w:rPr>
        <w:t>ice P</w:t>
      </w:r>
      <w:r w:rsidRPr="00B071FA">
        <w:rPr>
          <w:rFonts w:ascii="Times New Roman" w:hAnsi="Times New Roman"/>
          <w:i/>
          <w:iCs/>
          <w:color w:val="FF0000"/>
          <w:spacing w:val="-7"/>
          <w:sz w:val="20"/>
          <w:szCs w:val="20"/>
        </w:rPr>
        <w:t>r</w:t>
      </w:r>
      <w:r w:rsidRPr="00B071FA">
        <w:rPr>
          <w:rFonts w:ascii="Times New Roman" w:hAnsi="Times New Roman"/>
          <w:i/>
          <w:iCs/>
          <w:color w:val="FF0000"/>
          <w:sz w:val="20"/>
          <w:szCs w:val="20"/>
        </w:rPr>
        <w:t>esident</w:t>
      </w:r>
      <w:r>
        <w:rPr>
          <w:rFonts w:ascii="Times New Roman" w:hAnsi="Times New Roman"/>
          <w:i/>
          <w:iCs/>
          <w:sz w:val="20"/>
          <w:szCs w:val="20"/>
        </w:rPr>
        <w:t xml:space="preserve"> for Institutional</w:t>
      </w:r>
      <w:r>
        <w:rPr>
          <w:rFonts w:ascii="Times New Roman" w:hAnsi="Times New Roman"/>
          <w:i/>
          <w:iCs/>
          <w:spacing w:val="-4"/>
          <w:sz w:val="20"/>
          <w:szCs w:val="20"/>
        </w:rPr>
        <w:t xml:space="preserve"> </w:t>
      </w:r>
      <w:r>
        <w:rPr>
          <w:rFonts w:ascii="Times New Roman" w:hAnsi="Times New Roman"/>
          <w:i/>
          <w:iCs/>
          <w:sz w:val="20"/>
          <w:szCs w:val="20"/>
        </w:rPr>
        <w:t xml:space="preserve">Advancement </w:t>
      </w: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after="0"/>
        <w:ind w:left="360" w:right="180" w:firstLine="0"/>
        <w:jc w:val="both"/>
        <w:rPr>
          <w:ins w:id="386" w:author="rgeorge" w:date="2011-07-06T14:54:00Z"/>
          <w:rFonts w:ascii="Times New Roman" w:hAnsi="Times New Roman"/>
          <w:sz w:val="20"/>
          <w:szCs w:val="20"/>
        </w:rPr>
      </w:pPr>
      <w:r>
        <w:rPr>
          <w:rFonts w:ascii="Times New Roman" w:hAnsi="Times New Roman"/>
          <w:sz w:val="20"/>
          <w:szCs w:val="20"/>
        </w:rPr>
        <w:t>J.D., Nova Southeastern University</w:t>
      </w:r>
    </w:p>
    <w:p w:rsidR="00D217C8" w:rsidRDefault="00D217C8" w:rsidP="00B33835">
      <w:pPr>
        <w:widowControl w:val="0"/>
        <w:autoSpaceDE w:val="0"/>
        <w:autoSpaceDN w:val="0"/>
        <w:adjustRightInd w:val="0"/>
        <w:spacing w:after="0"/>
        <w:ind w:left="360" w:right="180" w:firstLine="0"/>
        <w:jc w:val="both"/>
        <w:rPr>
          <w:ins w:id="387" w:author="rgeorge" w:date="2011-07-06T14:54:00Z"/>
          <w:rFonts w:ascii="Times New Roman" w:hAnsi="Times New Roman"/>
          <w:sz w:val="20"/>
          <w:szCs w:val="20"/>
        </w:rPr>
      </w:pPr>
    </w:p>
    <w:p w:rsidR="00D217C8" w:rsidRDefault="00D217C8" w:rsidP="00B33835">
      <w:pPr>
        <w:widowControl w:val="0"/>
        <w:autoSpaceDE w:val="0"/>
        <w:autoSpaceDN w:val="0"/>
        <w:adjustRightInd w:val="0"/>
        <w:spacing w:after="0"/>
        <w:ind w:left="360" w:right="180" w:firstLine="0"/>
        <w:jc w:val="both"/>
        <w:rPr>
          <w:ins w:id="388" w:author="rgeorge" w:date="2011-07-06T14:56:00Z"/>
          <w:rFonts w:ascii="Times New Roman" w:hAnsi="Times New Roman"/>
          <w:sz w:val="20"/>
          <w:szCs w:val="20"/>
        </w:rPr>
      </w:pPr>
      <w:ins w:id="389" w:author="rgeorge" w:date="2011-07-06T14:54:00Z">
        <w:r>
          <w:rPr>
            <w:rFonts w:ascii="Times New Roman" w:hAnsi="Times New Roman"/>
            <w:sz w:val="20"/>
            <w:szCs w:val="20"/>
          </w:rPr>
          <w:t xml:space="preserve">Stewart, </w:t>
        </w:r>
      </w:ins>
      <w:ins w:id="390" w:author="rgeorge" w:date="2011-07-06T15:15:00Z">
        <w:r w:rsidR="00E213DC">
          <w:rPr>
            <w:rFonts w:ascii="Times New Roman" w:hAnsi="Times New Roman"/>
            <w:sz w:val="20"/>
            <w:szCs w:val="20"/>
          </w:rPr>
          <w:t>Virginia, L</w:t>
        </w:r>
      </w:ins>
    </w:p>
    <w:p w:rsidR="00D217C8" w:rsidRDefault="00895905" w:rsidP="00B33835">
      <w:pPr>
        <w:widowControl w:val="0"/>
        <w:autoSpaceDE w:val="0"/>
        <w:autoSpaceDN w:val="0"/>
        <w:adjustRightInd w:val="0"/>
        <w:spacing w:after="0"/>
        <w:ind w:left="360" w:right="180" w:firstLine="0"/>
        <w:jc w:val="both"/>
        <w:rPr>
          <w:ins w:id="391" w:author="rgeorge" w:date="2011-07-06T14:56:00Z"/>
          <w:rFonts w:ascii="Times New Roman" w:hAnsi="Times New Roman"/>
          <w:sz w:val="20"/>
          <w:szCs w:val="20"/>
        </w:rPr>
      </w:pPr>
      <w:ins w:id="392" w:author="rgeorge" w:date="2011-07-06T15:31:00Z">
        <w:r>
          <w:rPr>
            <w:rFonts w:ascii="Times New Roman" w:hAnsi="Times New Roman"/>
            <w:sz w:val="20"/>
            <w:szCs w:val="20"/>
          </w:rPr>
          <w:t xml:space="preserve">Vice President for </w:t>
        </w:r>
      </w:ins>
      <w:ins w:id="393" w:author="rgeorge" w:date="2011-07-06T15:32:00Z">
        <w:r>
          <w:rPr>
            <w:rFonts w:ascii="Times New Roman" w:hAnsi="Times New Roman"/>
            <w:sz w:val="20"/>
            <w:szCs w:val="20"/>
          </w:rPr>
          <w:t>Information</w:t>
        </w:r>
      </w:ins>
      <w:ins w:id="394" w:author="rgeorge" w:date="2011-07-06T15:31:00Z">
        <w:r>
          <w:rPr>
            <w:rFonts w:ascii="Times New Roman" w:hAnsi="Times New Roman"/>
            <w:sz w:val="20"/>
            <w:szCs w:val="20"/>
          </w:rPr>
          <w:t xml:space="preserve"> </w:t>
        </w:r>
      </w:ins>
      <w:ins w:id="395" w:author="rgeorge" w:date="2011-07-06T15:32:00Z">
        <w:r>
          <w:rPr>
            <w:rFonts w:ascii="Times New Roman" w:hAnsi="Times New Roman"/>
            <w:sz w:val="20"/>
            <w:szCs w:val="20"/>
          </w:rPr>
          <w:t>&amp; Instructional Technolgy</w:t>
        </w:r>
      </w:ins>
    </w:p>
    <w:p w:rsidR="00D217C8" w:rsidDel="00895905" w:rsidRDefault="00D217C8" w:rsidP="00B33835">
      <w:pPr>
        <w:widowControl w:val="0"/>
        <w:autoSpaceDE w:val="0"/>
        <w:autoSpaceDN w:val="0"/>
        <w:adjustRightInd w:val="0"/>
        <w:spacing w:after="0"/>
        <w:ind w:left="360" w:right="180" w:firstLine="0"/>
        <w:jc w:val="both"/>
        <w:rPr>
          <w:del w:id="396" w:author="rgeorge" w:date="2011-07-06T15:32:00Z"/>
          <w:rFonts w:ascii="Times New Roman" w:hAnsi="Times New Roman"/>
          <w:sz w:val="20"/>
          <w:szCs w:val="20"/>
        </w:rPr>
      </w:pP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Albritten,</w:t>
      </w:r>
      <w:r>
        <w:rPr>
          <w:rFonts w:ascii="Times New Roman" w:hAnsi="Times New Roman"/>
          <w:spacing w:val="-11"/>
          <w:sz w:val="20"/>
          <w:szCs w:val="20"/>
        </w:rPr>
        <w:t xml:space="preserve"> </w:t>
      </w:r>
      <w:r>
        <w:rPr>
          <w:rFonts w:ascii="Times New Roman" w:hAnsi="Times New Roman"/>
          <w:sz w:val="20"/>
          <w:szCs w:val="20"/>
        </w:rPr>
        <w:t>Arna</w:t>
      </w:r>
      <w:r>
        <w:rPr>
          <w:rFonts w:ascii="Times New Roman" w:hAnsi="Times New Roman"/>
          <w:spacing w:val="-4"/>
          <w:sz w:val="20"/>
          <w:szCs w:val="20"/>
        </w:rPr>
        <w:t xml:space="preserve"> </w:t>
      </w:r>
      <w:r>
        <w:rPr>
          <w:rFonts w:ascii="Times New Roman" w:hAnsi="Times New Roman"/>
          <w:spacing w:val="-15"/>
          <w:sz w:val="20"/>
          <w:szCs w:val="20"/>
        </w:rPr>
        <w:t>T</w:t>
      </w:r>
      <w:r>
        <w:rPr>
          <w:rFonts w:ascii="Times New Roman" w:hAnsi="Times New Roman"/>
          <w:sz w:val="20"/>
          <w:szCs w:val="20"/>
        </w:rPr>
        <w:t>. Registrar</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College</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M.B.Ed., Geo</w:t>
      </w:r>
      <w:r>
        <w:rPr>
          <w:rFonts w:ascii="Times New Roman" w:hAnsi="Times New Roman"/>
          <w:spacing w:val="-4"/>
          <w:sz w:val="20"/>
          <w:szCs w:val="20"/>
        </w:rPr>
        <w:t>r</w:t>
      </w:r>
      <w:r>
        <w:rPr>
          <w:rFonts w:ascii="Times New Roman" w:hAnsi="Times New Roman"/>
          <w:sz w:val="20"/>
          <w:szCs w:val="20"/>
        </w:rPr>
        <w:t>gia State University</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Pr="0012240A" w:rsidRDefault="00B33835" w:rsidP="00B33835">
      <w:pPr>
        <w:widowControl w:val="0"/>
        <w:autoSpaceDE w:val="0"/>
        <w:autoSpaceDN w:val="0"/>
        <w:adjustRightInd w:val="0"/>
        <w:spacing w:after="0"/>
        <w:ind w:left="360" w:right="180" w:firstLine="0"/>
        <w:rPr>
          <w:rFonts w:ascii="Times New Roman" w:hAnsi="Times New Roman"/>
          <w:color w:val="FF0000"/>
          <w:sz w:val="20"/>
          <w:szCs w:val="20"/>
        </w:rPr>
      </w:pPr>
      <w:r w:rsidRPr="0012240A">
        <w:rPr>
          <w:rFonts w:ascii="Times New Roman" w:hAnsi="Times New Roman"/>
          <w:color w:val="FF0000"/>
          <w:spacing w:val="-7"/>
          <w:sz w:val="20"/>
          <w:szCs w:val="20"/>
        </w:rPr>
        <w:t>T</w:t>
      </w:r>
      <w:r w:rsidRPr="0012240A">
        <w:rPr>
          <w:rFonts w:ascii="Times New Roman" w:hAnsi="Times New Roman"/>
          <w:color w:val="FF0000"/>
          <w:sz w:val="20"/>
          <w:szCs w:val="20"/>
        </w:rPr>
        <w:t>ucke</w:t>
      </w:r>
      <w:r w:rsidRPr="0012240A">
        <w:rPr>
          <w:rFonts w:ascii="Times New Roman" w:hAnsi="Times New Roman"/>
          <w:color w:val="FF0000"/>
          <w:spacing w:val="-8"/>
          <w:sz w:val="20"/>
          <w:szCs w:val="20"/>
        </w:rPr>
        <w:t>r</w:t>
      </w:r>
      <w:r w:rsidRPr="0012240A">
        <w:rPr>
          <w:rFonts w:ascii="Times New Roman" w:hAnsi="Times New Roman"/>
          <w:color w:val="FF0000"/>
          <w:sz w:val="20"/>
          <w:szCs w:val="20"/>
        </w:rPr>
        <w:t>, Sharon “Nyota”</w:t>
      </w:r>
    </w:p>
    <w:p w:rsidR="00B33835" w:rsidRPr="0012240A" w:rsidRDefault="00B33835" w:rsidP="00B33835">
      <w:pPr>
        <w:widowControl w:val="0"/>
        <w:autoSpaceDE w:val="0"/>
        <w:autoSpaceDN w:val="0"/>
        <w:adjustRightInd w:val="0"/>
        <w:spacing w:before="10" w:after="0"/>
        <w:ind w:left="360" w:right="180" w:firstLine="0"/>
        <w:rPr>
          <w:rFonts w:ascii="Times New Roman" w:hAnsi="Times New Roman"/>
          <w:color w:val="FF0000"/>
          <w:sz w:val="20"/>
          <w:szCs w:val="20"/>
        </w:rPr>
      </w:pPr>
      <w:r w:rsidRPr="0012240A">
        <w:rPr>
          <w:rFonts w:ascii="Times New Roman" w:hAnsi="Times New Roman"/>
          <w:i/>
          <w:iCs/>
          <w:color w:val="FF0000"/>
          <w:sz w:val="20"/>
          <w:szCs w:val="20"/>
        </w:rPr>
        <w:t>Chief of Staff  and University Counsel</w:t>
      </w:r>
    </w:p>
    <w:p w:rsidR="00B33835" w:rsidRPr="0012240A" w:rsidRDefault="00B33835" w:rsidP="00B33835">
      <w:pPr>
        <w:widowControl w:val="0"/>
        <w:autoSpaceDE w:val="0"/>
        <w:autoSpaceDN w:val="0"/>
        <w:adjustRightInd w:val="0"/>
        <w:spacing w:before="10" w:after="0"/>
        <w:ind w:left="360" w:right="180" w:firstLine="0"/>
        <w:rPr>
          <w:rFonts w:ascii="Times New Roman" w:hAnsi="Times New Roman"/>
          <w:color w:val="FF0000"/>
          <w:sz w:val="20"/>
          <w:szCs w:val="20"/>
        </w:rPr>
      </w:pPr>
      <w:r w:rsidRPr="0012240A">
        <w:rPr>
          <w:rFonts w:ascii="Times New Roman" w:hAnsi="Times New Roman"/>
          <w:color w:val="FF0000"/>
          <w:sz w:val="20"/>
          <w:szCs w:val="20"/>
        </w:rPr>
        <w:t>B.A., Howard University</w:t>
      </w:r>
    </w:p>
    <w:p w:rsidR="00B33835" w:rsidRDefault="00B33835" w:rsidP="00B33835">
      <w:pPr>
        <w:widowControl w:val="0"/>
        <w:autoSpaceDE w:val="0"/>
        <w:autoSpaceDN w:val="0"/>
        <w:adjustRightInd w:val="0"/>
        <w:spacing w:before="10" w:after="0"/>
        <w:ind w:left="360" w:right="180" w:firstLine="0"/>
        <w:rPr>
          <w:rFonts w:ascii="Times New Roman" w:hAnsi="Times New Roman"/>
          <w:color w:val="FF0000"/>
          <w:sz w:val="20"/>
          <w:szCs w:val="20"/>
        </w:rPr>
      </w:pPr>
      <w:r w:rsidRPr="0012240A">
        <w:rPr>
          <w:rFonts w:ascii="Times New Roman" w:hAnsi="Times New Roman"/>
          <w:color w:val="FF0000"/>
          <w:sz w:val="20"/>
          <w:szCs w:val="20"/>
        </w:rPr>
        <w:t>J.D., University of Geo</w:t>
      </w:r>
      <w:r w:rsidRPr="0012240A">
        <w:rPr>
          <w:rFonts w:ascii="Times New Roman" w:hAnsi="Times New Roman"/>
          <w:color w:val="FF0000"/>
          <w:spacing w:val="-4"/>
          <w:sz w:val="20"/>
          <w:szCs w:val="20"/>
        </w:rPr>
        <w:t>r</w:t>
      </w:r>
      <w:r w:rsidRPr="0012240A">
        <w:rPr>
          <w:rFonts w:ascii="Times New Roman" w:hAnsi="Times New Roman"/>
          <w:color w:val="FF0000"/>
          <w:sz w:val="20"/>
          <w:szCs w:val="20"/>
        </w:rPr>
        <w:t>gia</w:t>
      </w:r>
    </w:p>
    <w:p w:rsidR="00B33835" w:rsidRDefault="00B33835" w:rsidP="00B33835">
      <w:pPr>
        <w:widowControl w:val="0"/>
        <w:autoSpaceDE w:val="0"/>
        <w:autoSpaceDN w:val="0"/>
        <w:adjustRightInd w:val="0"/>
        <w:spacing w:before="10" w:after="0"/>
        <w:ind w:left="360" w:right="180" w:firstLine="0"/>
        <w:rPr>
          <w:rFonts w:ascii="Times New Roman" w:hAnsi="Times New Roman"/>
          <w:color w:val="FF0000"/>
          <w:sz w:val="20"/>
          <w:szCs w:val="20"/>
        </w:rPr>
      </w:pPr>
    </w:p>
    <w:p w:rsidR="00B33835" w:rsidRDefault="00B33835" w:rsidP="00B33835">
      <w:pPr>
        <w:widowControl w:val="0"/>
        <w:autoSpaceDE w:val="0"/>
        <w:autoSpaceDN w:val="0"/>
        <w:adjustRightInd w:val="0"/>
        <w:spacing w:before="26" w:after="0"/>
        <w:ind w:left="360" w:right="180" w:firstLine="0"/>
        <w:jc w:val="both"/>
        <w:rPr>
          <w:rFonts w:ascii="Times New Roman" w:hAnsi="Times New Roman"/>
          <w:sz w:val="20"/>
          <w:szCs w:val="20"/>
        </w:rPr>
      </w:pPr>
      <w:r>
        <w:rPr>
          <w:rFonts w:ascii="Times New Roman" w:hAnsi="Times New Roman"/>
          <w:sz w:val="20"/>
          <w:szCs w:val="20"/>
        </w:rPr>
        <w:t>Harris,</w:t>
      </w:r>
      <w:r>
        <w:rPr>
          <w:rFonts w:ascii="Times New Roman" w:hAnsi="Times New Roman"/>
          <w:spacing w:val="-4"/>
          <w:sz w:val="20"/>
          <w:szCs w:val="20"/>
        </w:rPr>
        <w:t xml:space="preserve"> </w:t>
      </w:r>
      <w:r>
        <w:rPr>
          <w:rFonts w:ascii="Times New Roman" w:hAnsi="Times New Roman"/>
          <w:sz w:val="20"/>
          <w:szCs w:val="20"/>
        </w:rPr>
        <w:t>Thomas</w:t>
      </w:r>
    </w:p>
    <w:p w:rsidR="00B33835" w:rsidRDefault="003756FF" w:rsidP="00B33835">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sidRPr="003756FF">
        <w:rPr>
          <w:noProof/>
        </w:rPr>
        <w:pict>
          <v:rect id="_x0000_s1034" style="position:absolute;left:0;text-align:left;margin-left:315.3pt;margin-top:-61.95pt;width:31pt;height:31pt;z-index:-251467776;mso-position-horizontal-relative:page" o:allowincell="f" filled="f" stroked="f">
            <v:textbox style="mso-next-textbox:#_x0000_s1034" inset="0,0,0,0">
              <w:txbxContent>
                <w:p w:rsidR="0051227A" w:rsidRDefault="0051227A" w:rsidP="00B33835">
                  <w:pPr>
                    <w:spacing w:after="0" w:line="620" w:lineRule="atLeast"/>
                    <w:rPr>
                      <w:rFonts w:ascii="Times New Roman" w:hAnsi="Times New Roman"/>
                      <w:sz w:val="24"/>
                      <w:szCs w:val="24"/>
                    </w:rPr>
                  </w:pPr>
                  <w:r>
                    <w:rPr>
                      <w:rFonts w:ascii="Times New Roman" w:hAnsi="Times New Roman"/>
                      <w:noProof/>
                      <w:sz w:val="24"/>
                      <w:szCs w:val="24"/>
                      <w:lang w:eastAsia="en-US"/>
                    </w:rPr>
                    <w:drawing>
                      <wp:inline distT="0" distB="0" distL="0" distR="0">
                        <wp:extent cx="407670" cy="393700"/>
                        <wp:effectExtent l="19050" t="0" r="0" b="0"/>
                        <wp:docPr id="1658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33835">
                  <w:pPr>
                    <w:widowControl w:val="0"/>
                    <w:autoSpaceDE w:val="0"/>
                    <w:autoSpaceDN w:val="0"/>
                    <w:adjustRightInd w:val="0"/>
                    <w:spacing w:after="0"/>
                    <w:rPr>
                      <w:rFonts w:ascii="Times New Roman" w:hAnsi="Times New Roman"/>
                      <w:sz w:val="24"/>
                      <w:szCs w:val="24"/>
                    </w:rPr>
                  </w:pPr>
                </w:p>
              </w:txbxContent>
            </v:textbox>
            <w10:wrap anchorx="page"/>
          </v:rect>
        </w:pict>
      </w:r>
      <w:r w:rsidR="00B33835">
        <w:rPr>
          <w:rFonts w:ascii="Times New Roman" w:hAnsi="Times New Roman"/>
          <w:i/>
          <w:iCs/>
          <w:sz w:val="20"/>
          <w:szCs w:val="20"/>
        </w:rPr>
        <w:t>Di</w:t>
      </w:r>
      <w:r w:rsidR="00B33835">
        <w:rPr>
          <w:rFonts w:ascii="Times New Roman" w:hAnsi="Times New Roman"/>
          <w:i/>
          <w:iCs/>
          <w:spacing w:val="-7"/>
          <w:sz w:val="20"/>
          <w:szCs w:val="20"/>
        </w:rPr>
        <w:t>r</w:t>
      </w:r>
      <w:r w:rsidR="00B33835">
        <w:rPr>
          <w:rFonts w:ascii="Times New Roman" w:hAnsi="Times New Roman"/>
          <w:i/>
          <w:iCs/>
          <w:sz w:val="20"/>
          <w:szCs w:val="20"/>
        </w:rPr>
        <w:t>ector of Financial</w:t>
      </w:r>
      <w:r w:rsidR="00B33835">
        <w:rPr>
          <w:rFonts w:ascii="Times New Roman" w:hAnsi="Times New Roman"/>
          <w:i/>
          <w:iCs/>
          <w:spacing w:val="-4"/>
          <w:sz w:val="20"/>
          <w:szCs w:val="20"/>
        </w:rPr>
        <w:t xml:space="preserve"> </w:t>
      </w:r>
      <w:r w:rsidR="00B33835">
        <w:rPr>
          <w:rFonts w:ascii="Times New Roman" w:hAnsi="Times New Roman"/>
          <w:i/>
          <w:iCs/>
          <w:sz w:val="20"/>
          <w:szCs w:val="20"/>
        </w:rPr>
        <w:t>Aid</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i/>
          <w:iCs/>
          <w:sz w:val="20"/>
          <w:szCs w:val="20"/>
        </w:rPr>
        <w:t xml:space="preserve"> </w:t>
      </w: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 xml:space="preserve">Albany State College </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Salte</w:t>
      </w:r>
      <w:r>
        <w:rPr>
          <w:rFonts w:ascii="Times New Roman" w:hAnsi="Times New Roman"/>
          <w:spacing w:val="-8"/>
          <w:sz w:val="20"/>
          <w:szCs w:val="20"/>
        </w:rPr>
        <w:t>r</w:t>
      </w:r>
      <w:r>
        <w:rPr>
          <w:rFonts w:ascii="Times New Roman" w:hAnsi="Times New Roman"/>
          <w:sz w:val="20"/>
          <w:szCs w:val="20"/>
        </w:rPr>
        <w:t>, Ruth</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 xml:space="preserve">Assistant </w:t>
      </w:r>
      <w:r>
        <w:rPr>
          <w:rFonts w:ascii="Times New Roman" w:hAnsi="Times New Roman"/>
          <w:i/>
          <w:iCs/>
          <w:spacing w:val="-15"/>
          <w:sz w:val="20"/>
          <w:szCs w:val="20"/>
        </w:rPr>
        <w:t>V</w:t>
      </w:r>
      <w:r>
        <w:rPr>
          <w:rFonts w:ascii="Times New Roman" w:hAnsi="Times New Roman"/>
          <w:i/>
          <w:iCs/>
          <w:sz w:val="20"/>
          <w:szCs w:val="20"/>
        </w:rPr>
        <w:t>ice P</w:t>
      </w:r>
      <w:r>
        <w:rPr>
          <w:rFonts w:ascii="Times New Roman" w:hAnsi="Times New Roman"/>
          <w:i/>
          <w:iCs/>
          <w:spacing w:val="-7"/>
          <w:sz w:val="20"/>
          <w:szCs w:val="20"/>
        </w:rPr>
        <w:t>r</w:t>
      </w:r>
      <w:r>
        <w:rPr>
          <w:rFonts w:ascii="Times New Roman" w:hAnsi="Times New Roman"/>
          <w:i/>
          <w:iCs/>
          <w:sz w:val="20"/>
          <w:szCs w:val="20"/>
        </w:rPr>
        <w:t>esident for</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i/>
          <w:iCs/>
          <w:sz w:val="20"/>
          <w:szCs w:val="20"/>
        </w:rPr>
        <w:t>Institutional Resea</w:t>
      </w:r>
      <w:r>
        <w:rPr>
          <w:rFonts w:ascii="Times New Roman" w:hAnsi="Times New Roman"/>
          <w:i/>
          <w:iCs/>
          <w:spacing w:val="-7"/>
          <w:sz w:val="20"/>
          <w:szCs w:val="20"/>
        </w:rPr>
        <w:t>r</w:t>
      </w:r>
      <w:r>
        <w:rPr>
          <w:rFonts w:ascii="Times New Roman" w:hAnsi="Times New Roman"/>
          <w:i/>
          <w:iCs/>
          <w:sz w:val="20"/>
          <w:szCs w:val="20"/>
        </w:rPr>
        <w:t xml:space="preserve">ch and Effectiveness </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B.B.A.,</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 xml:space="preserve">aldosta State University </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M.B.A., Campbell University</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Ph.D., Geo</w:t>
      </w:r>
      <w:r>
        <w:rPr>
          <w:rFonts w:ascii="Times New Roman" w:hAnsi="Times New Roman"/>
          <w:spacing w:val="-4"/>
          <w:sz w:val="20"/>
          <w:szCs w:val="20"/>
        </w:rPr>
        <w:t>r</w:t>
      </w:r>
      <w:r>
        <w:rPr>
          <w:rFonts w:ascii="Times New Roman" w:hAnsi="Times New Roman"/>
          <w:sz w:val="20"/>
          <w:szCs w:val="20"/>
        </w:rPr>
        <w:t>gia State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Harris-Joll</w:t>
      </w:r>
      <w:r>
        <w:rPr>
          <w:rFonts w:ascii="Times New Roman" w:hAnsi="Times New Roman"/>
          <w:spacing w:val="-13"/>
          <w:sz w:val="20"/>
          <w:szCs w:val="20"/>
        </w:rPr>
        <w:t>y</w:t>
      </w:r>
      <w:r>
        <w:rPr>
          <w:rFonts w:ascii="Times New Roman" w:hAnsi="Times New Roman"/>
          <w:sz w:val="20"/>
          <w:szCs w:val="20"/>
        </w:rPr>
        <w:t xml:space="preserve">, Stephanie R. </w:t>
      </w:r>
      <w:r>
        <w:rPr>
          <w:rFonts w:ascii="Times New Roman" w:hAnsi="Times New Roman"/>
          <w:i/>
          <w:iCs/>
          <w:sz w:val="20"/>
          <w:szCs w:val="20"/>
        </w:rPr>
        <w:t>Di</w:t>
      </w:r>
      <w:r>
        <w:rPr>
          <w:rFonts w:ascii="Times New Roman" w:hAnsi="Times New Roman"/>
          <w:i/>
          <w:iCs/>
          <w:spacing w:val="-7"/>
          <w:sz w:val="20"/>
          <w:szCs w:val="20"/>
        </w:rPr>
        <w:t>r</w:t>
      </w:r>
      <w:r>
        <w:rPr>
          <w:rFonts w:ascii="Times New Roman" w:hAnsi="Times New Roman"/>
          <w:i/>
          <w:iCs/>
          <w:sz w:val="20"/>
          <w:szCs w:val="20"/>
        </w:rPr>
        <w:t>ecto</w:t>
      </w:r>
      <w:r>
        <w:rPr>
          <w:rFonts w:ascii="Times New Roman" w:hAnsi="Times New Roman"/>
          <w:i/>
          <w:iCs/>
          <w:spacing w:val="-22"/>
          <w:sz w:val="20"/>
          <w:szCs w:val="20"/>
        </w:rPr>
        <w:t>r</w:t>
      </w:r>
      <w:r>
        <w:rPr>
          <w:rFonts w:ascii="Times New Roman" w:hAnsi="Times New Roman"/>
          <w:i/>
          <w:iCs/>
          <w:sz w:val="20"/>
          <w:szCs w:val="20"/>
        </w:rPr>
        <w:t xml:space="preserve">, Counseling, </w:t>
      </w:r>
      <w:r>
        <w:rPr>
          <w:rFonts w:ascii="Times New Roman" w:hAnsi="Times New Roman"/>
          <w:i/>
          <w:iCs/>
          <w:spacing w:val="-18"/>
          <w:sz w:val="20"/>
          <w:szCs w:val="20"/>
        </w:rPr>
        <w:t>T</w:t>
      </w:r>
      <w:r>
        <w:rPr>
          <w:rFonts w:ascii="Times New Roman" w:hAnsi="Times New Roman"/>
          <w:i/>
          <w:iCs/>
          <w:sz w:val="20"/>
          <w:szCs w:val="20"/>
        </w:rPr>
        <w:t>esting and Student Disability Services</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B.A.,</w:t>
      </w:r>
      <w:r>
        <w:rPr>
          <w:rFonts w:ascii="Times New Roman" w:hAnsi="Times New Roman"/>
          <w:spacing w:val="-11"/>
          <w:sz w:val="20"/>
          <w:szCs w:val="20"/>
        </w:rPr>
        <w:t xml:space="preserve"> </w:t>
      </w:r>
      <w:r>
        <w:rPr>
          <w:rFonts w:ascii="Times New Roman" w:hAnsi="Times New Roman"/>
          <w:sz w:val="20"/>
          <w:szCs w:val="20"/>
        </w:rPr>
        <w:t xml:space="preserve">Albany State College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M.A., Clark</w:t>
      </w:r>
      <w:r>
        <w:rPr>
          <w:rFonts w:ascii="Times New Roman" w:hAnsi="Times New Roman"/>
          <w:spacing w:val="-11"/>
          <w:sz w:val="20"/>
          <w:szCs w:val="20"/>
        </w:rPr>
        <w:t xml:space="preserve"> </w:t>
      </w:r>
      <w:r>
        <w:rPr>
          <w:rFonts w:ascii="Times New Roman" w:hAnsi="Times New Roman"/>
          <w:sz w:val="20"/>
          <w:szCs w:val="20"/>
        </w:rPr>
        <w:t xml:space="preserve">Atlanta University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Ph.D., University of Cincinnati</w:t>
      </w:r>
    </w:p>
    <w:p w:rsidR="00B33835" w:rsidRDefault="00B33835" w:rsidP="00B33835">
      <w:pPr>
        <w:widowControl w:val="0"/>
        <w:autoSpaceDE w:val="0"/>
        <w:autoSpaceDN w:val="0"/>
        <w:adjustRightInd w:val="0"/>
        <w:spacing w:after="0" w:line="240" w:lineRule="exact"/>
        <w:ind w:left="360" w:right="180" w:firstLine="0"/>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rPr>
          <w:rFonts w:ascii="Times New Roman" w:hAnsi="Times New Roman"/>
          <w:i/>
          <w:iCs/>
          <w:sz w:val="20"/>
          <w:szCs w:val="20"/>
        </w:rPr>
      </w:pPr>
      <w:r>
        <w:rPr>
          <w:rFonts w:ascii="Times New Roman" w:hAnsi="Times New Roman"/>
          <w:sz w:val="20"/>
          <w:szCs w:val="20"/>
        </w:rPr>
        <w:t>McLaughlin, La</w:t>
      </w:r>
      <w:r>
        <w:rPr>
          <w:rFonts w:ascii="Times New Roman" w:hAnsi="Times New Roman"/>
          <w:spacing w:val="-22"/>
          <w:sz w:val="20"/>
          <w:szCs w:val="20"/>
        </w:rPr>
        <w:t>V</w:t>
      </w:r>
      <w:r>
        <w:rPr>
          <w:rFonts w:ascii="Times New Roman" w:hAnsi="Times New Roman"/>
          <w:sz w:val="20"/>
          <w:szCs w:val="20"/>
        </w:rPr>
        <w:t xml:space="preserve">erne </w:t>
      </w:r>
      <w:r>
        <w:rPr>
          <w:rFonts w:ascii="Times New Roman" w:hAnsi="Times New Roman"/>
          <w:i/>
          <w:iCs/>
          <w:sz w:val="20"/>
          <w:szCs w:val="20"/>
        </w:rPr>
        <w:t>Di</w:t>
      </w:r>
      <w:r>
        <w:rPr>
          <w:rFonts w:ascii="Times New Roman" w:hAnsi="Times New Roman"/>
          <w:i/>
          <w:iCs/>
          <w:spacing w:val="-7"/>
          <w:sz w:val="20"/>
          <w:szCs w:val="20"/>
        </w:rPr>
        <w:t>r</w:t>
      </w:r>
      <w:r>
        <w:rPr>
          <w:rFonts w:ascii="Times New Roman" w:hAnsi="Times New Roman"/>
          <w:i/>
          <w:iCs/>
          <w:sz w:val="20"/>
          <w:szCs w:val="20"/>
        </w:rPr>
        <w:t xml:space="preserve">ector of Library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B.A., Spelman College</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M.S.L.S.,</w:t>
      </w:r>
      <w:r>
        <w:rPr>
          <w:rFonts w:ascii="Times New Roman" w:hAnsi="Times New Roman"/>
          <w:spacing w:val="-11"/>
          <w:sz w:val="20"/>
          <w:szCs w:val="20"/>
        </w:rPr>
        <w:t xml:space="preserve"> </w:t>
      </w:r>
      <w:r>
        <w:rPr>
          <w:rFonts w:ascii="Times New Roman" w:hAnsi="Times New Roman"/>
          <w:sz w:val="20"/>
          <w:szCs w:val="20"/>
        </w:rPr>
        <w:t>Atlanta University</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Ph.D., Kennedy-</w:t>
      </w:r>
      <w:r>
        <w:rPr>
          <w:rFonts w:ascii="Times New Roman" w:hAnsi="Times New Roman"/>
          <w:spacing w:val="-16"/>
          <w:sz w:val="20"/>
          <w:szCs w:val="20"/>
        </w:rPr>
        <w:t>W</w:t>
      </w:r>
      <w:r>
        <w:rPr>
          <w:rFonts w:ascii="Times New Roman" w:hAnsi="Times New Roman"/>
          <w:sz w:val="20"/>
          <w:szCs w:val="20"/>
        </w:rPr>
        <w:t>estern University</w:t>
      </w:r>
    </w:p>
    <w:p w:rsidR="00B33835" w:rsidRDefault="00B33835" w:rsidP="00B33835">
      <w:pPr>
        <w:widowControl w:val="0"/>
        <w:autoSpaceDE w:val="0"/>
        <w:autoSpaceDN w:val="0"/>
        <w:adjustRightInd w:val="0"/>
        <w:spacing w:before="17" w:after="0" w:line="220" w:lineRule="exact"/>
        <w:ind w:left="360" w:right="180" w:firstLine="0"/>
        <w:rPr>
          <w:rFonts w:ascii="Times New Roman" w:hAnsi="Times New Roman"/>
        </w:rPr>
      </w:pPr>
    </w:p>
    <w:p w:rsidR="00B33835" w:rsidRPr="004B400E" w:rsidRDefault="00B33835" w:rsidP="00B33835">
      <w:pPr>
        <w:pStyle w:val="Heading1"/>
        <w:spacing w:before="0"/>
        <w:ind w:left="360" w:right="180" w:firstLine="0"/>
        <w:rPr>
          <w:rFonts w:ascii="Impact" w:hAnsi="Impact" w:cs="Impact"/>
          <w:color w:val="808080" w:themeColor="background1" w:themeShade="80"/>
        </w:rPr>
      </w:pPr>
      <w:bookmarkStart w:id="397" w:name="_Toc294969806"/>
      <w:bookmarkStart w:id="398" w:name="_Toc295897065"/>
      <w:r w:rsidRPr="00B33835">
        <w:rPr>
          <w:rFonts w:ascii="Impact" w:hAnsi="Impact" w:cs="Impact"/>
          <w:color w:val="808080" w:themeColor="background1" w:themeShade="80"/>
          <w:spacing w:val="12"/>
          <w:fitText w:val="2304" w:id="-162703359"/>
        </w:rPr>
        <w:t>Academic Officer</w:t>
      </w:r>
      <w:r w:rsidRPr="00B33835">
        <w:rPr>
          <w:rFonts w:ascii="Impact" w:hAnsi="Impact" w:cs="Impact"/>
          <w:color w:val="808080" w:themeColor="background1" w:themeShade="80"/>
          <w:spacing w:val="13"/>
          <w:fitText w:val="2304" w:id="-162703359"/>
        </w:rPr>
        <w:t>s</w:t>
      </w:r>
      <w:bookmarkEnd w:id="397"/>
      <w:bookmarkEnd w:id="398"/>
    </w:p>
    <w:p w:rsidR="00B33835" w:rsidRDefault="00B33835" w:rsidP="00B33835">
      <w:pPr>
        <w:widowControl w:val="0"/>
        <w:autoSpaceDE w:val="0"/>
        <w:autoSpaceDN w:val="0"/>
        <w:adjustRightInd w:val="0"/>
        <w:spacing w:before="19" w:after="0" w:line="240" w:lineRule="exact"/>
        <w:ind w:left="360" w:right="180" w:firstLine="0"/>
        <w:rPr>
          <w:rFonts w:ascii="Impact" w:hAnsi="Impact" w:cs="Impact"/>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Bynum, Leroy 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Dean, College of</w:t>
      </w:r>
      <w:r>
        <w:rPr>
          <w:rFonts w:ascii="Times New Roman" w:hAnsi="Times New Roman"/>
          <w:i/>
          <w:iCs/>
          <w:spacing w:val="-4"/>
          <w:sz w:val="20"/>
          <w:szCs w:val="20"/>
        </w:rPr>
        <w:t xml:space="preserve"> </w:t>
      </w:r>
      <w:r>
        <w:rPr>
          <w:rFonts w:ascii="Times New Roman" w:hAnsi="Times New Roman"/>
          <w:i/>
          <w:iCs/>
          <w:sz w:val="20"/>
          <w:szCs w:val="20"/>
        </w:rPr>
        <w:t>Arts and Humanities</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B.M., University of North Carolina at Chapel Hill</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M.M., University of South Florida</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D.M.A., University of Geo</w:t>
      </w:r>
      <w:r>
        <w:rPr>
          <w:rFonts w:ascii="Times New Roman" w:hAnsi="Times New Roman"/>
          <w:spacing w:val="-4"/>
          <w:sz w:val="20"/>
          <w:szCs w:val="20"/>
        </w:rPr>
        <w:t>r</w:t>
      </w:r>
      <w:r>
        <w:rPr>
          <w:rFonts w:ascii="Times New Roman" w:hAnsi="Times New Roman"/>
          <w:sz w:val="20"/>
          <w:szCs w:val="20"/>
        </w:rPr>
        <w:t>gia</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Pr="0012240A" w:rsidRDefault="00B33835" w:rsidP="00B33835">
      <w:pPr>
        <w:widowControl w:val="0"/>
        <w:autoSpaceDE w:val="0"/>
        <w:autoSpaceDN w:val="0"/>
        <w:adjustRightInd w:val="0"/>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King-Jupiter, L., Kimberly</w:t>
      </w:r>
    </w:p>
    <w:p w:rsidR="00D217C8" w:rsidRDefault="00B33835" w:rsidP="00B33835">
      <w:pPr>
        <w:widowControl w:val="0"/>
        <w:autoSpaceDE w:val="0"/>
        <w:autoSpaceDN w:val="0"/>
        <w:adjustRightInd w:val="0"/>
        <w:spacing w:before="10" w:after="0" w:line="250" w:lineRule="auto"/>
        <w:ind w:left="360" w:right="180" w:firstLine="0"/>
        <w:jc w:val="both"/>
        <w:rPr>
          <w:ins w:id="399" w:author="rgeorge" w:date="2011-07-06T14:57:00Z"/>
          <w:rFonts w:ascii="Times New Roman" w:hAnsi="Times New Roman"/>
          <w:i/>
          <w:iCs/>
          <w:color w:val="FF0000"/>
          <w:sz w:val="20"/>
          <w:szCs w:val="20"/>
        </w:rPr>
      </w:pPr>
      <w:r w:rsidRPr="0012240A">
        <w:rPr>
          <w:rFonts w:ascii="Times New Roman" w:hAnsi="Times New Roman"/>
          <w:i/>
          <w:iCs/>
          <w:color w:val="FF0000"/>
          <w:sz w:val="20"/>
          <w:szCs w:val="20"/>
        </w:rPr>
        <w:t xml:space="preserve">Dean, College of Education </w:t>
      </w:r>
    </w:p>
    <w:p w:rsidR="00B33835" w:rsidRPr="0012240A"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 xml:space="preserve">B.A., Grinnell College </w:t>
      </w:r>
    </w:p>
    <w:p w:rsidR="00B33835" w:rsidRPr="0012240A"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M.Ed., Ph.D., Indiana University</w:t>
      </w:r>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ge, Rani</w:t>
      </w:r>
    </w:p>
    <w:p w:rsidR="00D217C8" w:rsidRDefault="00B33835" w:rsidP="00B33835">
      <w:pPr>
        <w:widowControl w:val="0"/>
        <w:autoSpaceDE w:val="0"/>
        <w:autoSpaceDN w:val="0"/>
        <w:adjustRightInd w:val="0"/>
        <w:spacing w:before="10" w:after="0" w:line="250" w:lineRule="auto"/>
        <w:ind w:left="360" w:right="180" w:firstLine="0"/>
        <w:jc w:val="both"/>
        <w:rPr>
          <w:ins w:id="400" w:author="rgeorge" w:date="2011-07-06T14:56:00Z"/>
          <w:rFonts w:ascii="Times New Roman" w:hAnsi="Times New Roman"/>
          <w:i/>
          <w:iCs/>
          <w:sz w:val="20"/>
          <w:szCs w:val="20"/>
        </w:rPr>
      </w:pPr>
      <w:r w:rsidRPr="00B071FA">
        <w:rPr>
          <w:rFonts w:ascii="Times New Roman" w:hAnsi="Times New Roman"/>
          <w:i/>
          <w:iCs/>
          <w:color w:val="FF0000"/>
          <w:sz w:val="20"/>
          <w:szCs w:val="20"/>
        </w:rPr>
        <w:t>Dean</w:t>
      </w:r>
      <w:r>
        <w:rPr>
          <w:rFonts w:ascii="Times New Roman" w:hAnsi="Times New Roman"/>
          <w:i/>
          <w:iCs/>
          <w:sz w:val="20"/>
          <w:szCs w:val="20"/>
        </w:rPr>
        <w:t xml:space="preserve">, Graduate School </w:t>
      </w:r>
    </w:p>
    <w:p w:rsidR="00D217C8" w:rsidRDefault="00B33835" w:rsidP="00B33835">
      <w:pPr>
        <w:widowControl w:val="0"/>
        <w:autoSpaceDE w:val="0"/>
        <w:autoSpaceDN w:val="0"/>
        <w:adjustRightInd w:val="0"/>
        <w:spacing w:before="10" w:after="0" w:line="250" w:lineRule="auto"/>
        <w:ind w:left="360" w:right="180" w:firstLine="0"/>
        <w:jc w:val="both"/>
        <w:rPr>
          <w:ins w:id="401" w:author="rgeorge" w:date="2011-07-06T14:57:00Z"/>
          <w:rFonts w:ascii="Times New Roman" w:hAnsi="Times New Roman"/>
          <w:sz w:val="20"/>
          <w:szCs w:val="20"/>
        </w:rPr>
      </w:pPr>
      <w:r>
        <w:rPr>
          <w:rFonts w:ascii="Times New Roman" w:hAnsi="Times New Roman"/>
          <w:sz w:val="20"/>
          <w:szCs w:val="20"/>
        </w:rPr>
        <w:t>B.A., M.A., University of Madras</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 M.A., Ph.D., University of Delaware</w:t>
      </w:r>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Johnson, Joyce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Dean, College of Sciecnes andHealth P</w:t>
      </w:r>
      <w:r>
        <w:rPr>
          <w:rFonts w:ascii="Times New Roman" w:hAnsi="Times New Roman"/>
          <w:i/>
          <w:iCs/>
          <w:spacing w:val="-7"/>
          <w:sz w:val="20"/>
          <w:szCs w:val="20"/>
        </w:rPr>
        <w:t>r</w:t>
      </w:r>
      <w:r>
        <w:rPr>
          <w:rFonts w:ascii="Times New Roman" w:hAnsi="Times New Roman"/>
          <w:i/>
          <w:iCs/>
          <w:sz w:val="20"/>
          <w:szCs w:val="20"/>
        </w:rPr>
        <w:t>ofessions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B.S.N.,</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anderbilt University</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M.N., Emory University</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Ph.D., University of Mississippi</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iCs/>
          <w:color w:val="FF0000"/>
          <w:sz w:val="20"/>
          <w:szCs w:val="20"/>
        </w:rPr>
      </w:pPr>
      <w:r w:rsidRPr="0012240A">
        <w:rPr>
          <w:rFonts w:ascii="Times New Roman" w:hAnsi="Times New Roman"/>
          <w:iCs/>
          <w:color w:val="FF0000"/>
          <w:sz w:val="20"/>
          <w:szCs w:val="20"/>
        </w:rPr>
        <w:t>Dean, College of Business</w:t>
      </w:r>
      <w:r>
        <w:rPr>
          <w:rFonts w:ascii="Times New Roman" w:hAnsi="Times New Roman"/>
          <w:iCs/>
          <w:color w:val="FF0000"/>
          <w:sz w:val="20"/>
          <w:szCs w:val="20"/>
        </w:rPr>
        <w:t xml:space="preserve"> </w:t>
      </w:r>
      <w:r w:rsidRPr="0012240A">
        <w:rPr>
          <w:rFonts w:ascii="Times New Roman" w:hAnsi="Times New Roman"/>
          <w:iCs/>
          <w:color w:val="FF0000"/>
          <w:sz w:val="20"/>
          <w:szCs w:val="20"/>
        </w:rPr>
        <w:t>(TBA)</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Pr="004B400E" w:rsidRDefault="003756FF" w:rsidP="00B33835">
      <w:pPr>
        <w:pStyle w:val="Heading1"/>
        <w:spacing w:before="0"/>
        <w:ind w:left="360" w:right="180" w:firstLine="0"/>
        <w:rPr>
          <w:rFonts w:ascii="Impact" w:hAnsi="Impact" w:cs="Impact"/>
          <w:color w:val="808080" w:themeColor="background1" w:themeShade="80"/>
        </w:rPr>
      </w:pPr>
      <w:r w:rsidRPr="003756FF">
        <w:rPr>
          <w:noProof/>
          <w:color w:val="808080" w:themeColor="background1" w:themeShade="80"/>
        </w:rPr>
        <w:pict>
          <v:rect id="_x0000_s1035" style="position:absolute;left:0;text-align:left;margin-left:265.85pt;margin-top:-46.65pt;width:31pt;height:31pt;z-index:-251465728;mso-position-horizontal-relative:page" o:allowincell="f" filled="f" stroked="f">
            <v:textbox style="mso-next-textbox:#_x0000_s1035" inset="0,0,0,0">
              <w:txbxContent>
                <w:p w:rsidR="0051227A" w:rsidRDefault="0051227A" w:rsidP="00B33835">
                  <w:pPr>
                    <w:spacing w:after="0" w:line="620" w:lineRule="atLeast"/>
                    <w:rPr>
                      <w:rFonts w:ascii="Times New Roman" w:hAnsi="Times New Roman"/>
                      <w:sz w:val="24"/>
                      <w:szCs w:val="24"/>
                    </w:rPr>
                  </w:pPr>
                  <w:r>
                    <w:rPr>
                      <w:rFonts w:ascii="Times New Roman" w:hAnsi="Times New Roman"/>
                      <w:noProof/>
                      <w:sz w:val="24"/>
                      <w:szCs w:val="24"/>
                      <w:lang w:eastAsia="en-US"/>
                    </w:rPr>
                    <w:drawing>
                      <wp:inline distT="0" distB="0" distL="0" distR="0">
                        <wp:extent cx="407670" cy="393700"/>
                        <wp:effectExtent l="19050" t="0" r="0" b="0"/>
                        <wp:docPr id="1665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33835">
                  <w:pPr>
                    <w:widowControl w:val="0"/>
                    <w:autoSpaceDE w:val="0"/>
                    <w:autoSpaceDN w:val="0"/>
                    <w:adjustRightInd w:val="0"/>
                    <w:spacing w:after="0"/>
                    <w:rPr>
                      <w:rFonts w:ascii="Times New Roman" w:hAnsi="Times New Roman"/>
                      <w:sz w:val="24"/>
                      <w:szCs w:val="24"/>
                    </w:rPr>
                  </w:pPr>
                </w:p>
              </w:txbxContent>
            </v:textbox>
            <w10:wrap anchorx="page"/>
          </v:rect>
        </w:pict>
      </w:r>
      <w:bookmarkStart w:id="402" w:name="_Toc294969807"/>
      <w:bookmarkStart w:id="403" w:name="_Toc295897066"/>
      <w:r w:rsidR="00B33835" w:rsidRPr="00BA590D">
        <w:rPr>
          <w:rFonts w:ascii="Impact" w:hAnsi="Impact" w:cs="Impact"/>
          <w:color w:val="808080" w:themeColor="background1" w:themeShade="80"/>
          <w:spacing w:val="15"/>
          <w:position w:val="-1"/>
          <w:fitText w:val="3744" w:id="-162703104"/>
        </w:rPr>
        <w:t>Academic Department Chair</w:t>
      </w:r>
      <w:r w:rsidR="00B33835" w:rsidRPr="00BA590D">
        <w:rPr>
          <w:rFonts w:ascii="Impact" w:hAnsi="Impact" w:cs="Impact"/>
          <w:color w:val="808080" w:themeColor="background1" w:themeShade="80"/>
          <w:spacing w:val="14"/>
          <w:position w:val="-1"/>
          <w:fitText w:val="3744" w:id="-162703104"/>
        </w:rPr>
        <w:t>s</w:t>
      </w:r>
      <w:bookmarkEnd w:id="402"/>
      <w:bookmarkEnd w:id="403"/>
    </w:p>
    <w:p w:rsidR="00B33835" w:rsidRDefault="00B33835" w:rsidP="00B33835">
      <w:pPr>
        <w:widowControl w:val="0"/>
        <w:autoSpaceDE w:val="0"/>
        <w:autoSpaceDN w:val="0"/>
        <w:adjustRightInd w:val="0"/>
        <w:spacing w:before="19" w:after="0" w:line="240" w:lineRule="exact"/>
        <w:ind w:left="360" w:right="180" w:firstLine="0"/>
        <w:jc w:val="both"/>
        <w:rPr>
          <w:rFonts w:ascii="Impact" w:hAnsi="Impact" w:cs="Impact"/>
          <w:sz w:val="24"/>
          <w:szCs w:val="24"/>
        </w:rPr>
      </w:pPr>
    </w:p>
    <w:p w:rsidR="00B33835" w:rsidRPr="0012240A" w:rsidRDefault="00B33835" w:rsidP="00B33835">
      <w:pPr>
        <w:widowControl w:val="0"/>
        <w:autoSpaceDE w:val="0"/>
        <w:autoSpaceDN w:val="0"/>
        <w:adjustRightInd w:val="0"/>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Fields, Kimberly S., Interim Chairperson</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i/>
          <w:iCs/>
          <w:color w:val="FF0000"/>
          <w:spacing w:val="-18"/>
          <w:sz w:val="20"/>
          <w:szCs w:val="20"/>
        </w:rPr>
        <w:t>T</w:t>
      </w:r>
      <w:r w:rsidRPr="0012240A">
        <w:rPr>
          <w:rFonts w:ascii="Times New Roman" w:hAnsi="Times New Roman"/>
          <w:i/>
          <w:iCs/>
          <w:color w:val="FF0000"/>
          <w:sz w:val="20"/>
          <w:szCs w:val="20"/>
        </w:rPr>
        <w:t>eacher Education</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B.S., Albany State College</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M.Ed.</w:t>
      </w:r>
      <w:del w:id="404" w:author="rgeorge" w:date="2011-07-06T14:59:00Z">
        <w:r w:rsidRPr="0012240A" w:rsidDel="00D217C8">
          <w:rPr>
            <w:rFonts w:ascii="Times New Roman" w:hAnsi="Times New Roman"/>
            <w:color w:val="FF0000"/>
            <w:sz w:val="20"/>
            <w:szCs w:val="20"/>
          </w:rPr>
          <w:delText>,</w:delText>
        </w:r>
        <w:r w:rsidRPr="0012240A" w:rsidDel="00D217C8">
          <w:rPr>
            <w:rFonts w:ascii="Times New Roman" w:hAnsi="Times New Roman"/>
            <w:color w:val="FF0000"/>
            <w:spacing w:val="-11"/>
            <w:sz w:val="20"/>
            <w:szCs w:val="20"/>
          </w:rPr>
          <w:delText xml:space="preserve"> </w:delText>
        </w:r>
      </w:del>
      <w:ins w:id="405" w:author="rgeorge" w:date="2011-07-06T14:59:00Z">
        <w:r w:rsidR="00D217C8" w:rsidRPr="0012240A">
          <w:rPr>
            <w:rFonts w:ascii="Times New Roman" w:hAnsi="Times New Roman"/>
            <w:color w:val="FF0000"/>
            <w:sz w:val="20"/>
            <w:szCs w:val="20"/>
          </w:rPr>
          <w:t>,</w:t>
        </w:r>
        <w:r w:rsidR="00D217C8" w:rsidRPr="0012240A">
          <w:rPr>
            <w:rFonts w:ascii="Times New Roman" w:hAnsi="Times New Roman"/>
            <w:color w:val="FF0000"/>
            <w:spacing w:val="-11"/>
            <w:sz w:val="20"/>
            <w:szCs w:val="20"/>
          </w:rPr>
          <w:t xml:space="preserve"> </w:t>
        </w:r>
        <w:r w:rsidR="00D217C8">
          <w:rPr>
            <w:rFonts w:ascii="Times New Roman" w:hAnsi="Times New Roman"/>
            <w:color w:val="FF0000"/>
            <w:spacing w:val="-11"/>
            <w:sz w:val="20"/>
            <w:szCs w:val="20"/>
          </w:rPr>
          <w:t xml:space="preserve">Ed.S. </w:t>
        </w:r>
      </w:ins>
      <w:r w:rsidRPr="0012240A">
        <w:rPr>
          <w:rFonts w:ascii="Times New Roman" w:hAnsi="Times New Roman"/>
          <w:color w:val="FF0000"/>
          <w:sz w:val="20"/>
          <w:szCs w:val="20"/>
        </w:rPr>
        <w:t>Albany State University</w:t>
      </w:r>
    </w:p>
    <w:p w:rsidR="00B33835" w:rsidRPr="0012240A" w:rsidDel="00D217C8" w:rsidRDefault="00B33835" w:rsidP="00B33835">
      <w:pPr>
        <w:widowControl w:val="0"/>
        <w:autoSpaceDE w:val="0"/>
        <w:autoSpaceDN w:val="0"/>
        <w:adjustRightInd w:val="0"/>
        <w:spacing w:before="10" w:after="0"/>
        <w:ind w:left="360" w:right="180" w:firstLine="0"/>
        <w:jc w:val="both"/>
        <w:rPr>
          <w:del w:id="406" w:author="rgeorge" w:date="2011-07-06T14:59:00Z"/>
          <w:rFonts w:ascii="Times New Roman" w:hAnsi="Times New Roman"/>
          <w:color w:val="FF0000"/>
          <w:sz w:val="20"/>
          <w:szCs w:val="20"/>
        </w:rPr>
      </w:pPr>
      <w:del w:id="407" w:author="rgeorge" w:date="2011-07-06T14:59:00Z">
        <w:r w:rsidRPr="0012240A" w:rsidDel="00D217C8">
          <w:rPr>
            <w:rFonts w:ascii="Times New Roman" w:hAnsi="Times New Roman"/>
            <w:color w:val="FF0000"/>
            <w:sz w:val="20"/>
            <w:szCs w:val="20"/>
          </w:rPr>
          <w:delText>Ed.S., Albany State University</w:delText>
        </w:r>
      </w:del>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sidRPr="0012240A">
        <w:rPr>
          <w:rFonts w:ascii="Times New Roman" w:hAnsi="Times New Roman"/>
          <w:color w:val="FF0000"/>
          <w:sz w:val="20"/>
          <w:szCs w:val="20"/>
        </w:rPr>
        <w:t>Ed.D., Georgia Southern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Bembr</w:t>
      </w:r>
      <w:r>
        <w:rPr>
          <w:rFonts w:ascii="Times New Roman" w:hAnsi="Times New Roman"/>
          <w:spacing w:val="-13"/>
          <w:sz w:val="20"/>
          <w:szCs w:val="20"/>
        </w:rPr>
        <w:t>y</w:t>
      </w:r>
      <w:r>
        <w:rPr>
          <w:rFonts w:ascii="Times New Roman" w:hAnsi="Times New Roman"/>
          <w:sz w:val="20"/>
          <w:szCs w:val="20"/>
        </w:rPr>
        <w:t xml:space="preserve">, Deborah, Interim Chairperson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i/>
          <w:iCs/>
          <w:sz w:val="20"/>
          <w:szCs w:val="20"/>
        </w:rPr>
        <w:t xml:space="preserve">Counseling and Educational Leadership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College</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M.Ed., University of Illinois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Ph.D., University of Iowa</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Pr="0012240A" w:rsidRDefault="00B33835" w:rsidP="00B33835">
      <w:pPr>
        <w:spacing w:after="0"/>
        <w:ind w:left="360" w:right="180" w:firstLine="0"/>
        <w:jc w:val="both"/>
        <w:rPr>
          <w:rFonts w:ascii="Times New Roman" w:hAnsi="Times New Roman"/>
          <w:b/>
          <w:bCs/>
          <w:i/>
          <w:iCs/>
          <w:color w:val="FF0000"/>
          <w:sz w:val="20"/>
          <w:szCs w:val="20"/>
        </w:rPr>
      </w:pPr>
      <w:r w:rsidRPr="0012240A">
        <w:rPr>
          <w:rFonts w:ascii="Times New Roman" w:hAnsi="Times New Roman"/>
          <w:b/>
          <w:bCs/>
          <w:i/>
          <w:iCs/>
          <w:color w:val="FF0000"/>
          <w:sz w:val="20"/>
          <w:szCs w:val="20"/>
        </w:rPr>
        <w:t>Monds, Kathaleena E., Chairperson</w:t>
      </w:r>
    </w:p>
    <w:p w:rsidR="00B33835" w:rsidRPr="0012240A" w:rsidRDefault="00B33835" w:rsidP="00B33835">
      <w:pPr>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B.S., Spel</w:t>
      </w:r>
      <w:del w:id="408" w:author="rmcclend" w:date="2011-07-06T13:51:00Z">
        <w:r w:rsidRPr="0012240A" w:rsidDel="0051227A">
          <w:rPr>
            <w:rFonts w:ascii="Times New Roman" w:hAnsi="Times New Roman"/>
            <w:color w:val="FF0000"/>
            <w:sz w:val="20"/>
            <w:szCs w:val="20"/>
          </w:rPr>
          <w:delText>l</w:delText>
        </w:r>
      </w:del>
      <w:r w:rsidRPr="0012240A">
        <w:rPr>
          <w:rFonts w:ascii="Times New Roman" w:hAnsi="Times New Roman"/>
          <w:color w:val="FF0000"/>
          <w:sz w:val="20"/>
          <w:szCs w:val="20"/>
        </w:rPr>
        <w:t>man College</w:t>
      </w:r>
    </w:p>
    <w:p w:rsidR="00B33835" w:rsidRPr="0012240A" w:rsidRDefault="00B33835" w:rsidP="00B33835">
      <w:pPr>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M.S., Wayne State University</w:t>
      </w:r>
    </w:p>
    <w:p w:rsidR="00B33835" w:rsidRPr="0012240A" w:rsidRDefault="00B33835" w:rsidP="00B33835">
      <w:pPr>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Ph.D., Wayne State University</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B33835" w:rsidRPr="0012240A" w:rsidRDefault="00B33835" w:rsidP="00B33835">
      <w:pPr>
        <w:widowControl w:val="0"/>
        <w:autoSpaceDE w:val="0"/>
        <w:autoSpaceDN w:val="0"/>
        <w:adjustRightInd w:val="0"/>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Wrensford, Louise Chairperson</w:t>
      </w:r>
    </w:p>
    <w:p w:rsidR="00BA590D" w:rsidRDefault="00BA590D" w:rsidP="00B33835">
      <w:pPr>
        <w:widowControl w:val="0"/>
        <w:autoSpaceDE w:val="0"/>
        <w:autoSpaceDN w:val="0"/>
        <w:adjustRightInd w:val="0"/>
        <w:spacing w:before="10" w:after="0"/>
        <w:ind w:left="360" w:right="180" w:firstLine="0"/>
        <w:jc w:val="both"/>
        <w:rPr>
          <w:rFonts w:ascii="Times New Roman" w:hAnsi="Times New Roman"/>
          <w:i/>
          <w:iCs/>
          <w:color w:val="FF0000"/>
          <w:w w:val="133"/>
          <w:sz w:val="20"/>
          <w:szCs w:val="20"/>
        </w:rPr>
        <w:sectPr w:rsidR="00BA590D" w:rsidSect="00C21518">
          <w:headerReference w:type="even" r:id="rId63"/>
          <w:headerReference w:type="default" r:id="rId64"/>
          <w:pgSz w:w="12240" w:h="15840" w:code="1"/>
          <w:pgMar w:top="720" w:right="720" w:bottom="288" w:left="1440" w:header="720" w:footer="288" w:gutter="0"/>
          <w:cols w:num="2" w:space="720"/>
          <w:docGrid w:linePitch="360"/>
        </w:sectPr>
      </w:pP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i/>
          <w:iCs/>
          <w:color w:val="FF0000"/>
          <w:w w:val="133"/>
          <w:sz w:val="20"/>
          <w:szCs w:val="20"/>
        </w:rPr>
        <w:t>N</w:t>
      </w:r>
      <w:r w:rsidRPr="0012240A">
        <w:rPr>
          <w:rFonts w:ascii="Times New Roman" w:hAnsi="Times New Roman"/>
          <w:i/>
          <w:iCs/>
          <w:color w:val="FF0000"/>
          <w:sz w:val="20"/>
          <w:szCs w:val="20"/>
        </w:rPr>
        <w:t>atural Sciences</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B.S., University of the Virgin Islands</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Ph.D., Brown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Elufiede, Babafemi, Chairperson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i/>
          <w:iCs/>
          <w:sz w:val="20"/>
          <w:szCs w:val="20"/>
        </w:rPr>
        <w:t>Histor</w:t>
      </w:r>
      <w:r>
        <w:rPr>
          <w:rFonts w:ascii="Times New Roman" w:hAnsi="Times New Roman"/>
          <w:i/>
          <w:iCs/>
          <w:spacing w:val="-11"/>
          <w:sz w:val="20"/>
          <w:szCs w:val="20"/>
        </w:rPr>
        <w:t>y</w:t>
      </w:r>
      <w:r>
        <w:rPr>
          <w:rFonts w:ascii="Times New Roman" w:hAnsi="Times New Roman"/>
          <w:i/>
          <w:iCs/>
          <w:sz w:val="20"/>
          <w:szCs w:val="20"/>
        </w:rPr>
        <w:t>, Political Science &amp; Public</w:t>
      </w:r>
      <w:r>
        <w:rPr>
          <w:rFonts w:ascii="Times New Roman" w:hAnsi="Times New Roman"/>
          <w:i/>
          <w:iCs/>
          <w:spacing w:val="-4"/>
          <w:sz w:val="20"/>
          <w:szCs w:val="20"/>
        </w:rPr>
        <w:t xml:space="preserve"> </w:t>
      </w:r>
      <w:r>
        <w:rPr>
          <w:rFonts w:ascii="Times New Roman" w:hAnsi="Times New Roman"/>
          <w:i/>
          <w:iCs/>
          <w:sz w:val="20"/>
          <w:szCs w:val="20"/>
        </w:rPr>
        <w:t>Administration</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B.A.,</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ennessee State University</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M.A., Ph.D., Clark-Atlanta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Grimsle</w:t>
      </w:r>
      <w:r>
        <w:rPr>
          <w:rFonts w:ascii="Times New Roman" w:hAnsi="Times New Roman"/>
          <w:spacing w:val="-13"/>
          <w:sz w:val="20"/>
          <w:szCs w:val="20"/>
        </w:rPr>
        <w:t>y</w:t>
      </w:r>
      <w:r>
        <w:rPr>
          <w:rFonts w:ascii="Times New Roman" w:hAnsi="Times New Roman"/>
          <w:sz w:val="20"/>
          <w:szCs w:val="20"/>
        </w:rPr>
        <w:t>, Linda, Chairperson</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 xml:space="preserve">Department of </w:t>
      </w:r>
      <w:r>
        <w:rPr>
          <w:rFonts w:ascii="Times New Roman" w:hAnsi="Times New Roman"/>
          <w:i/>
          <w:iCs/>
          <w:w w:val="133"/>
          <w:sz w:val="20"/>
          <w:szCs w:val="20"/>
        </w:rPr>
        <w:t>o</w:t>
      </w:r>
      <w:r>
        <w:rPr>
          <w:rFonts w:ascii="Times New Roman" w:hAnsi="Times New Roman"/>
          <w:i/>
          <w:iCs/>
          <w:sz w:val="20"/>
          <w:szCs w:val="20"/>
        </w:rPr>
        <w:t>ursing</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A.A., B.S., Geo</w:t>
      </w:r>
      <w:r>
        <w:rPr>
          <w:rFonts w:ascii="Times New Roman" w:hAnsi="Times New Roman"/>
          <w:spacing w:val="-4"/>
          <w:sz w:val="20"/>
          <w:szCs w:val="20"/>
        </w:rPr>
        <w:t>r</w:t>
      </w:r>
      <w:r>
        <w:rPr>
          <w:rFonts w:ascii="Times New Roman" w:hAnsi="Times New Roman"/>
          <w:sz w:val="20"/>
          <w:szCs w:val="20"/>
        </w:rPr>
        <w:t>gia Southwestern</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M.S.N.,</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aldosta State University</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D.S.N., University of</w:t>
      </w:r>
      <w:r>
        <w:rPr>
          <w:rFonts w:ascii="Times New Roman" w:hAnsi="Times New Roman"/>
          <w:spacing w:val="-11"/>
          <w:sz w:val="20"/>
          <w:szCs w:val="20"/>
        </w:rPr>
        <w:t xml:space="preserve"> </w:t>
      </w:r>
      <w:r>
        <w:rPr>
          <w:rFonts w:ascii="Times New Roman" w:hAnsi="Times New Roman"/>
          <w:sz w:val="20"/>
          <w:szCs w:val="20"/>
        </w:rPr>
        <w:t>Alabama at Birmingham</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Hill, James L., Interim Chairperson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i/>
          <w:iCs/>
          <w:sz w:val="20"/>
          <w:szCs w:val="20"/>
        </w:rPr>
        <w:t xml:space="preserve">English and Modern Languages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B.S., 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 xml:space="preserve">alley State College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M.A.,</w:t>
      </w:r>
      <w:r>
        <w:rPr>
          <w:rFonts w:ascii="Times New Roman" w:hAnsi="Times New Roman"/>
          <w:spacing w:val="-11"/>
          <w:sz w:val="20"/>
          <w:szCs w:val="20"/>
        </w:rPr>
        <w:t xml:space="preserve"> </w:t>
      </w:r>
      <w:r>
        <w:rPr>
          <w:rFonts w:ascii="Times New Roman" w:hAnsi="Times New Roman"/>
          <w:sz w:val="20"/>
          <w:szCs w:val="20"/>
        </w:rPr>
        <w:t>Atlanta University</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Ph.D., University of Iowa</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Hood, Marcia, Chairperson</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i/>
          <w:iCs/>
          <w:sz w:val="20"/>
          <w:szCs w:val="20"/>
        </w:rPr>
        <w:t>Fine</w:t>
      </w:r>
      <w:r>
        <w:rPr>
          <w:rFonts w:ascii="Times New Roman" w:hAnsi="Times New Roman"/>
          <w:i/>
          <w:iCs/>
          <w:spacing w:val="-4"/>
          <w:sz w:val="20"/>
          <w:szCs w:val="20"/>
        </w:rPr>
        <w:t xml:space="preserve"> </w:t>
      </w:r>
      <w:r>
        <w:rPr>
          <w:rFonts w:ascii="Times New Roman" w:hAnsi="Times New Roman"/>
          <w:i/>
          <w:iCs/>
          <w:sz w:val="20"/>
          <w:szCs w:val="20"/>
        </w:rPr>
        <w:t>Arts</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B.A., M.S., University of</w:t>
      </w:r>
      <w:r>
        <w:rPr>
          <w:rFonts w:ascii="Times New Roman" w:hAnsi="Times New Roman"/>
          <w:spacing w:val="-11"/>
          <w:sz w:val="20"/>
          <w:szCs w:val="20"/>
        </w:rPr>
        <w:t xml:space="preserve"> </w:t>
      </w:r>
      <w:r>
        <w:rPr>
          <w:rFonts w:ascii="Times New Roman" w:hAnsi="Times New Roman"/>
          <w:sz w:val="20"/>
          <w:szCs w:val="20"/>
        </w:rPr>
        <w:t>Alabama at</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uskegee</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Ph.D., University of</w:t>
      </w:r>
      <w:r>
        <w:rPr>
          <w:rFonts w:ascii="Times New Roman" w:hAnsi="Times New Roman"/>
          <w:spacing w:val="-11"/>
          <w:sz w:val="20"/>
          <w:szCs w:val="20"/>
        </w:rPr>
        <w:t xml:space="preserve"> </w:t>
      </w:r>
      <w:r>
        <w:rPr>
          <w:rFonts w:ascii="Times New Roman" w:hAnsi="Times New Roman"/>
          <w:sz w:val="20"/>
          <w:szCs w:val="20"/>
        </w:rPr>
        <w:t>Alabama at</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uscaloosa</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Jones, Rosalyn, Chairperson</w:t>
      </w:r>
    </w:p>
    <w:p w:rsidR="00B33835" w:rsidRDefault="00B33835" w:rsidP="00B33835">
      <w:pPr>
        <w:widowControl w:val="0"/>
        <w:autoSpaceDE w:val="0"/>
        <w:autoSpaceDN w:val="0"/>
        <w:adjustRightInd w:val="0"/>
        <w:spacing w:before="10" w:after="0" w:line="250" w:lineRule="auto"/>
        <w:ind w:left="360" w:right="180" w:firstLine="0"/>
        <w:rPr>
          <w:rFonts w:ascii="Times New Roman" w:hAnsi="Times New Roman"/>
          <w:sz w:val="20"/>
          <w:szCs w:val="20"/>
        </w:rPr>
      </w:pPr>
      <w:r>
        <w:rPr>
          <w:rFonts w:ascii="Times New Roman" w:hAnsi="Times New Roman"/>
          <w:i/>
          <w:iCs/>
          <w:sz w:val="20"/>
          <w:szCs w:val="20"/>
        </w:rPr>
        <w:t xml:space="preserve">Center for Excellence in </w:t>
      </w:r>
      <w:r>
        <w:rPr>
          <w:rFonts w:ascii="Times New Roman" w:hAnsi="Times New Roman"/>
          <w:i/>
          <w:iCs/>
          <w:spacing w:val="-18"/>
          <w:sz w:val="20"/>
          <w:szCs w:val="20"/>
        </w:rPr>
        <w:t>T</w:t>
      </w:r>
      <w:r>
        <w:rPr>
          <w:rFonts w:ascii="Times New Roman" w:hAnsi="Times New Roman"/>
          <w:i/>
          <w:iCs/>
          <w:sz w:val="20"/>
          <w:szCs w:val="20"/>
        </w:rPr>
        <w:t>eaching, Learning and</w:t>
      </w:r>
      <w:r>
        <w:rPr>
          <w:rFonts w:ascii="Times New Roman" w:hAnsi="Times New Roman"/>
          <w:i/>
          <w:iCs/>
          <w:spacing w:val="-4"/>
          <w:sz w:val="20"/>
          <w:szCs w:val="20"/>
        </w:rPr>
        <w:t xml:space="preserve"> </w:t>
      </w:r>
      <w:r>
        <w:rPr>
          <w:rFonts w:ascii="Times New Roman" w:hAnsi="Times New Roman"/>
          <w:i/>
          <w:iCs/>
          <w:sz w:val="20"/>
          <w:szCs w:val="20"/>
        </w:rPr>
        <w:t>Advising</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B.S., Cheyney State College</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M.S.,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emple University</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Default="00B33835" w:rsidP="00B33835">
      <w:pPr>
        <w:widowControl w:val="0"/>
        <w:autoSpaceDE w:val="0"/>
        <w:autoSpaceDN w:val="0"/>
        <w:adjustRightInd w:val="0"/>
        <w:spacing w:before="9" w:after="0" w:line="240" w:lineRule="exact"/>
        <w:ind w:left="360" w:right="180" w:firstLine="0"/>
        <w:rPr>
          <w:rFonts w:ascii="Times New Roman" w:hAnsi="Times New Roman"/>
          <w:sz w:val="20"/>
          <w:szCs w:val="20"/>
        </w:rPr>
      </w:pPr>
      <w:r>
        <w:rPr>
          <w:rFonts w:ascii="Times New Roman" w:hAnsi="Times New Roman"/>
          <w:sz w:val="20"/>
          <w:szCs w:val="20"/>
        </w:rPr>
        <w:t xml:space="preserve">Ochie, Charles O., Chairperson </w:t>
      </w:r>
      <w:r>
        <w:rPr>
          <w:rFonts w:ascii="Times New Roman" w:hAnsi="Times New Roman"/>
          <w:i/>
          <w:iCs/>
          <w:sz w:val="20"/>
          <w:szCs w:val="20"/>
        </w:rPr>
        <w:t>Criminal Justice and Fo</w:t>
      </w:r>
      <w:r>
        <w:rPr>
          <w:rFonts w:ascii="Times New Roman" w:hAnsi="Times New Roman"/>
          <w:i/>
          <w:iCs/>
          <w:spacing w:val="-7"/>
          <w:sz w:val="20"/>
          <w:szCs w:val="20"/>
        </w:rPr>
        <w:t>r</w:t>
      </w:r>
      <w:r>
        <w:rPr>
          <w:rFonts w:ascii="Times New Roman" w:hAnsi="Times New Roman"/>
          <w:i/>
          <w:iCs/>
          <w:sz w:val="20"/>
          <w:szCs w:val="20"/>
        </w:rPr>
        <w:t xml:space="preserve">ensic Sciences </w:t>
      </w: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M.S.,</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aldosta State University</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Ph.D., Oklahoma State University</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Pr="0012240A" w:rsidRDefault="00B33835" w:rsidP="00B33835">
      <w:pPr>
        <w:widowControl w:val="0"/>
        <w:autoSpaceDE w:val="0"/>
        <w:autoSpaceDN w:val="0"/>
        <w:adjustRightInd w:val="0"/>
        <w:spacing w:after="0"/>
        <w:ind w:left="360" w:right="180" w:firstLine="0"/>
        <w:rPr>
          <w:rFonts w:ascii="Times New Roman" w:hAnsi="Times New Roman"/>
          <w:color w:val="FF0000"/>
          <w:sz w:val="20"/>
          <w:szCs w:val="20"/>
        </w:rPr>
      </w:pPr>
      <w:r w:rsidRPr="0012240A">
        <w:rPr>
          <w:rFonts w:ascii="Times New Roman" w:hAnsi="Times New Roman"/>
          <w:color w:val="FF0000"/>
          <w:sz w:val="20"/>
          <w:szCs w:val="20"/>
        </w:rPr>
        <w:t>Rogers, Michael, Chairperson</w:t>
      </w:r>
    </w:p>
    <w:p w:rsidR="00B33835" w:rsidRPr="0012240A" w:rsidRDefault="00B33835" w:rsidP="00B33835">
      <w:pPr>
        <w:widowControl w:val="0"/>
        <w:autoSpaceDE w:val="0"/>
        <w:autoSpaceDN w:val="0"/>
        <w:adjustRightInd w:val="0"/>
        <w:spacing w:before="10" w:after="0" w:line="250" w:lineRule="auto"/>
        <w:ind w:left="360" w:right="180" w:firstLine="0"/>
        <w:rPr>
          <w:rFonts w:ascii="Times New Roman" w:hAnsi="Times New Roman"/>
          <w:color w:val="FF0000"/>
          <w:sz w:val="20"/>
          <w:szCs w:val="20"/>
        </w:rPr>
      </w:pPr>
      <w:r w:rsidRPr="0012240A">
        <w:rPr>
          <w:rFonts w:ascii="Times New Roman" w:hAnsi="Times New Roman"/>
          <w:i/>
          <w:iCs/>
          <w:color w:val="FF0000"/>
          <w:sz w:val="20"/>
          <w:szCs w:val="20"/>
        </w:rPr>
        <w:t>Business</w:t>
      </w:r>
      <w:r w:rsidRPr="0012240A">
        <w:rPr>
          <w:rFonts w:ascii="Times New Roman" w:hAnsi="Times New Roman"/>
          <w:i/>
          <w:iCs/>
          <w:color w:val="FF0000"/>
          <w:spacing w:val="-4"/>
          <w:sz w:val="20"/>
          <w:szCs w:val="20"/>
        </w:rPr>
        <w:t xml:space="preserve"> </w:t>
      </w:r>
      <w:r w:rsidRPr="0012240A">
        <w:rPr>
          <w:rFonts w:ascii="Times New Roman" w:hAnsi="Times New Roman"/>
          <w:i/>
          <w:iCs/>
          <w:color w:val="FF0000"/>
          <w:sz w:val="20"/>
          <w:szCs w:val="20"/>
        </w:rPr>
        <w:t xml:space="preserve">Administration </w:t>
      </w:r>
    </w:p>
    <w:p w:rsidR="00B33835" w:rsidRPr="0012240A" w:rsidRDefault="00B33835" w:rsidP="00B33835">
      <w:pPr>
        <w:widowControl w:val="0"/>
        <w:autoSpaceDE w:val="0"/>
        <w:autoSpaceDN w:val="0"/>
        <w:adjustRightInd w:val="0"/>
        <w:spacing w:before="10" w:after="0" w:line="250" w:lineRule="auto"/>
        <w:ind w:left="360" w:right="180" w:firstLine="0"/>
        <w:rPr>
          <w:rFonts w:ascii="Times New Roman" w:hAnsi="Times New Roman"/>
          <w:color w:val="FF0000"/>
          <w:sz w:val="20"/>
          <w:szCs w:val="20"/>
        </w:rPr>
      </w:pPr>
      <w:r w:rsidRPr="0012240A">
        <w:rPr>
          <w:rFonts w:ascii="Times New Roman" w:hAnsi="Times New Roman"/>
          <w:color w:val="FF0000"/>
          <w:sz w:val="20"/>
          <w:szCs w:val="20"/>
        </w:rPr>
        <w:t>B.S., M.S., Ph.D., University of Tennessee</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 xml:space="preserve">Roosta, Seyed H., Chairperson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i/>
          <w:iCs/>
          <w:sz w:val="20"/>
          <w:szCs w:val="20"/>
        </w:rPr>
      </w:pPr>
      <w:r>
        <w:rPr>
          <w:rFonts w:ascii="Times New Roman" w:hAnsi="Times New Roman"/>
          <w:i/>
          <w:iCs/>
          <w:sz w:val="20"/>
          <w:szCs w:val="20"/>
        </w:rPr>
        <w:t xml:space="preserve">Mathematics and Computer Science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B.S.,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ehran University</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M.S., Ph.D., University of Iowa</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Pr="0012240A" w:rsidRDefault="00B33835" w:rsidP="00B33835">
      <w:pPr>
        <w:widowControl w:val="0"/>
        <w:autoSpaceDE w:val="0"/>
        <w:autoSpaceDN w:val="0"/>
        <w:adjustRightInd w:val="0"/>
        <w:spacing w:after="0" w:line="250" w:lineRule="auto"/>
        <w:ind w:left="360" w:right="180" w:firstLine="0"/>
        <w:rPr>
          <w:rFonts w:ascii="Times New Roman" w:hAnsi="Times New Roman"/>
          <w:color w:val="FF0000"/>
          <w:sz w:val="20"/>
          <w:szCs w:val="20"/>
        </w:rPr>
      </w:pPr>
      <w:r w:rsidRPr="0012240A">
        <w:rPr>
          <w:rFonts w:ascii="Times New Roman" w:hAnsi="Times New Roman"/>
          <w:color w:val="FF0000"/>
          <w:sz w:val="20"/>
          <w:szCs w:val="20"/>
        </w:rPr>
        <w:t xml:space="preserve">Amankwaa, Adansi A., </w:t>
      </w:r>
      <w:r>
        <w:rPr>
          <w:rFonts w:ascii="Times New Roman" w:hAnsi="Times New Roman"/>
          <w:color w:val="FF0000"/>
          <w:sz w:val="20"/>
          <w:szCs w:val="20"/>
        </w:rPr>
        <w:t xml:space="preserve"> </w:t>
      </w:r>
      <w:r w:rsidRPr="0012240A">
        <w:rPr>
          <w:rFonts w:ascii="Times New Roman" w:hAnsi="Times New Roman"/>
          <w:color w:val="FF0000"/>
          <w:sz w:val="20"/>
          <w:szCs w:val="20"/>
        </w:rPr>
        <w:t xml:space="preserve">Interim Chairperson </w:t>
      </w:r>
    </w:p>
    <w:p w:rsidR="00B33835" w:rsidRPr="0012240A" w:rsidRDefault="00B33835" w:rsidP="00B33835">
      <w:pPr>
        <w:widowControl w:val="0"/>
        <w:autoSpaceDE w:val="0"/>
        <w:autoSpaceDN w:val="0"/>
        <w:adjustRightInd w:val="0"/>
        <w:spacing w:after="0" w:line="250" w:lineRule="auto"/>
        <w:ind w:left="360" w:right="180" w:firstLine="0"/>
        <w:rPr>
          <w:rFonts w:ascii="Times New Roman" w:hAnsi="Times New Roman"/>
          <w:i/>
          <w:iCs/>
          <w:color w:val="FF0000"/>
          <w:sz w:val="20"/>
          <w:szCs w:val="20"/>
        </w:rPr>
      </w:pPr>
      <w:r w:rsidRPr="0012240A">
        <w:rPr>
          <w:rFonts w:ascii="Times New Roman" w:hAnsi="Times New Roman"/>
          <w:i/>
          <w:iCs/>
          <w:color w:val="FF0000"/>
          <w:sz w:val="20"/>
          <w:szCs w:val="20"/>
        </w:rPr>
        <w:t>Behavioral Sciences</w:t>
      </w:r>
    </w:p>
    <w:p w:rsidR="00B33835" w:rsidRPr="0012240A" w:rsidRDefault="00B33835" w:rsidP="00B33835">
      <w:pPr>
        <w:widowControl w:val="0"/>
        <w:autoSpaceDE w:val="0"/>
        <w:autoSpaceDN w:val="0"/>
        <w:adjustRightInd w:val="0"/>
        <w:spacing w:after="0" w:line="250" w:lineRule="auto"/>
        <w:ind w:left="360" w:right="180" w:firstLine="0"/>
        <w:rPr>
          <w:rFonts w:ascii="Times New Roman" w:hAnsi="Times New Roman"/>
          <w:color w:val="FF0000"/>
          <w:sz w:val="20"/>
          <w:szCs w:val="20"/>
        </w:rPr>
      </w:pPr>
      <w:r w:rsidRPr="0012240A">
        <w:rPr>
          <w:rFonts w:ascii="Times New Roman" w:hAnsi="Times New Roman"/>
          <w:i/>
          <w:iCs/>
          <w:color w:val="FF0000"/>
          <w:sz w:val="20"/>
          <w:szCs w:val="20"/>
        </w:rPr>
        <w:t xml:space="preserve"> </w:t>
      </w:r>
      <w:r w:rsidRPr="0012240A">
        <w:rPr>
          <w:rFonts w:ascii="Times New Roman" w:hAnsi="Times New Roman"/>
          <w:color w:val="FF0000"/>
          <w:sz w:val="20"/>
          <w:szCs w:val="20"/>
        </w:rPr>
        <w:t>B.A., University of Ghana</w:t>
      </w:r>
    </w:p>
    <w:p w:rsidR="00B33835" w:rsidRPr="0012240A" w:rsidRDefault="00B33835" w:rsidP="00B33835">
      <w:pPr>
        <w:widowControl w:val="0"/>
        <w:autoSpaceDE w:val="0"/>
        <w:autoSpaceDN w:val="0"/>
        <w:adjustRightInd w:val="0"/>
        <w:spacing w:after="0"/>
        <w:ind w:left="360" w:right="180" w:firstLine="0"/>
        <w:rPr>
          <w:rFonts w:ascii="Times New Roman" w:hAnsi="Times New Roman"/>
          <w:color w:val="FF0000"/>
          <w:sz w:val="20"/>
          <w:szCs w:val="20"/>
        </w:rPr>
      </w:pPr>
      <w:r w:rsidRPr="0012240A">
        <w:rPr>
          <w:rFonts w:ascii="Times New Roman" w:hAnsi="Times New Roman"/>
          <w:color w:val="FF0000"/>
          <w:sz w:val="20"/>
          <w:szCs w:val="20"/>
        </w:rPr>
        <w:t>M.A., Lakehead University</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sidRPr="0012240A">
        <w:rPr>
          <w:rFonts w:ascii="Times New Roman" w:hAnsi="Times New Roman"/>
          <w:color w:val="FF0000"/>
          <w:sz w:val="20"/>
          <w:szCs w:val="20"/>
        </w:rPr>
        <w:t>Ph.D.,</w:t>
      </w:r>
      <w:r w:rsidRPr="0012240A">
        <w:rPr>
          <w:rFonts w:ascii="Times New Roman" w:hAnsi="Times New Roman"/>
          <w:color w:val="FF0000"/>
          <w:spacing w:val="-4"/>
          <w:sz w:val="20"/>
          <w:szCs w:val="20"/>
        </w:rPr>
        <w:t xml:space="preserve"> </w:t>
      </w:r>
      <w:r w:rsidRPr="0012240A">
        <w:rPr>
          <w:rFonts w:ascii="Times New Roman" w:hAnsi="Times New Roman"/>
          <w:color w:val="FF0000"/>
          <w:sz w:val="20"/>
          <w:szCs w:val="20"/>
        </w:rPr>
        <w:t>Florida State University</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illiams, Richard, Chairperson</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i/>
          <w:iCs/>
          <w:sz w:val="20"/>
          <w:szCs w:val="20"/>
        </w:rPr>
        <w:t>Health, Physical Education &amp; Rec</w:t>
      </w:r>
      <w:r>
        <w:rPr>
          <w:rFonts w:ascii="Times New Roman" w:hAnsi="Times New Roman"/>
          <w:i/>
          <w:iCs/>
          <w:spacing w:val="-8"/>
          <w:sz w:val="20"/>
          <w:szCs w:val="20"/>
        </w:rPr>
        <w:t>r</w:t>
      </w:r>
      <w:r>
        <w:rPr>
          <w:rFonts w:ascii="Times New Roman" w:hAnsi="Times New Roman"/>
          <w:i/>
          <w:iCs/>
          <w:sz w:val="20"/>
          <w:szCs w:val="20"/>
        </w:rPr>
        <w:t>eation</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B.S., M.Ed., Ed.D., University of Geo</w:t>
      </w:r>
      <w:r>
        <w:rPr>
          <w:rFonts w:ascii="Times New Roman" w:hAnsi="Times New Roman"/>
          <w:spacing w:val="-4"/>
          <w:sz w:val="20"/>
          <w:szCs w:val="20"/>
        </w:rPr>
        <w:t>r</w:t>
      </w:r>
      <w:r>
        <w:rPr>
          <w:rFonts w:ascii="Times New Roman" w:hAnsi="Times New Roman"/>
          <w:sz w:val="20"/>
          <w:szCs w:val="20"/>
        </w:rPr>
        <w:t>gia</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p>
    <w:p w:rsidR="00B33835" w:rsidRPr="004B400E" w:rsidRDefault="00B33835" w:rsidP="00B33835">
      <w:pPr>
        <w:pStyle w:val="Heading1"/>
        <w:spacing w:before="0"/>
        <w:ind w:left="360" w:right="180" w:firstLine="0"/>
        <w:rPr>
          <w:rFonts w:ascii="Impact" w:hAnsi="Impact" w:cs="Impact"/>
          <w:color w:val="808080" w:themeColor="background1" w:themeShade="80"/>
          <w:sz w:val="32"/>
          <w:szCs w:val="32"/>
        </w:rPr>
      </w:pPr>
      <w:bookmarkStart w:id="409" w:name="_Toc294969808"/>
      <w:bookmarkStart w:id="410" w:name="_Toc295897067"/>
      <w:r w:rsidRPr="004B400E">
        <w:rPr>
          <w:rFonts w:ascii="Impact" w:hAnsi="Impact" w:cs="Impact"/>
          <w:color w:val="808080" w:themeColor="background1" w:themeShade="80"/>
          <w:sz w:val="32"/>
          <w:szCs w:val="32"/>
        </w:rPr>
        <w:t>Administrative</w:t>
      </w:r>
      <w:r w:rsidRPr="004B400E">
        <w:rPr>
          <w:rFonts w:ascii="Impact" w:hAnsi="Impact" w:cs="Impact"/>
          <w:color w:val="808080" w:themeColor="background1" w:themeShade="80"/>
          <w:spacing w:val="-1"/>
          <w:sz w:val="32"/>
          <w:szCs w:val="32"/>
        </w:rPr>
        <w:t xml:space="preserve"> </w:t>
      </w:r>
      <w:r w:rsidRPr="004B400E">
        <w:rPr>
          <w:rFonts w:ascii="Impact" w:hAnsi="Impact" w:cs="Impact"/>
          <w:color w:val="808080" w:themeColor="background1" w:themeShade="80"/>
          <w:sz w:val="32"/>
          <w:szCs w:val="32"/>
        </w:rPr>
        <w:t>Suppo</w:t>
      </w:r>
      <w:r w:rsidRPr="004B400E">
        <w:rPr>
          <w:rFonts w:ascii="Impact" w:hAnsi="Impact" w:cs="Impact"/>
          <w:color w:val="808080" w:themeColor="background1" w:themeShade="80"/>
          <w:spacing w:val="6"/>
          <w:sz w:val="32"/>
          <w:szCs w:val="32"/>
        </w:rPr>
        <w:t>r</w:t>
      </w:r>
      <w:r w:rsidRPr="004B400E">
        <w:rPr>
          <w:rFonts w:ascii="Impact" w:hAnsi="Impact" w:cs="Impact"/>
          <w:color w:val="808080" w:themeColor="background1" w:themeShade="80"/>
          <w:sz w:val="32"/>
          <w:szCs w:val="32"/>
        </w:rPr>
        <w:t>t Staff</w:t>
      </w:r>
      <w:bookmarkEnd w:id="409"/>
      <w:bookmarkEnd w:id="410"/>
    </w:p>
    <w:p w:rsidR="00B33835" w:rsidRDefault="00B33835" w:rsidP="00B33835">
      <w:pPr>
        <w:widowControl w:val="0"/>
        <w:autoSpaceDE w:val="0"/>
        <w:autoSpaceDN w:val="0"/>
        <w:adjustRightInd w:val="0"/>
        <w:spacing w:before="3" w:after="0" w:line="260" w:lineRule="exact"/>
        <w:ind w:left="360" w:right="180" w:firstLine="0"/>
        <w:jc w:val="both"/>
        <w:rPr>
          <w:rFonts w:ascii="Impact" w:hAnsi="Impact" w:cs="Impact"/>
          <w:sz w:val="26"/>
          <w:szCs w:val="26"/>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rice, Gwinetta, Director</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Student</w:t>
      </w:r>
      <w:r>
        <w:rPr>
          <w:rFonts w:ascii="Times New Roman" w:hAnsi="Times New Roman"/>
          <w:i/>
          <w:iCs/>
          <w:spacing w:val="-4"/>
          <w:sz w:val="20"/>
          <w:szCs w:val="20"/>
        </w:rPr>
        <w:t xml:space="preserve"> </w:t>
      </w:r>
      <w:r>
        <w:rPr>
          <w:rFonts w:ascii="Times New Roman" w:hAnsi="Times New Roman"/>
          <w:i/>
          <w:iCs/>
          <w:sz w:val="20"/>
          <w:szCs w:val="20"/>
        </w:rPr>
        <w:t>Activities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B.S., M.B.A.,</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illiams, Glorya E., Director</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Ca</w:t>
      </w:r>
      <w:r>
        <w:rPr>
          <w:rFonts w:ascii="Times New Roman" w:hAnsi="Times New Roman"/>
          <w:i/>
          <w:iCs/>
          <w:spacing w:val="-7"/>
          <w:sz w:val="20"/>
          <w:szCs w:val="20"/>
        </w:rPr>
        <w:t>r</w:t>
      </w:r>
      <w:r>
        <w:rPr>
          <w:rFonts w:ascii="Times New Roman" w:hAnsi="Times New Roman"/>
          <w:i/>
          <w:iCs/>
          <w:sz w:val="20"/>
          <w:szCs w:val="20"/>
        </w:rPr>
        <w:t>eer Services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B.A.,</w:t>
      </w:r>
      <w:r>
        <w:rPr>
          <w:rFonts w:ascii="Times New Roman" w:hAnsi="Times New Roman"/>
          <w:spacing w:val="-11"/>
          <w:sz w:val="20"/>
          <w:szCs w:val="20"/>
        </w:rPr>
        <w:t xml:space="preserve"> </w:t>
      </w:r>
      <w:r>
        <w:rPr>
          <w:rFonts w:ascii="Times New Roman" w:hAnsi="Times New Roman"/>
          <w:sz w:val="20"/>
          <w:szCs w:val="20"/>
        </w:rPr>
        <w:t>Albany State College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M.Ed., University of Geo</w:t>
      </w:r>
      <w:r>
        <w:rPr>
          <w:rFonts w:ascii="Times New Roman" w:hAnsi="Times New Roman"/>
          <w:spacing w:val="-4"/>
          <w:sz w:val="20"/>
          <w:szCs w:val="20"/>
        </w:rPr>
        <w:t>r</w:t>
      </w:r>
      <w:r>
        <w:rPr>
          <w:rFonts w:ascii="Times New Roman" w:hAnsi="Times New Roman"/>
          <w:sz w:val="20"/>
          <w:szCs w:val="20"/>
        </w:rPr>
        <w:t>gia</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White, William, Major</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Chair, Military Science/ROTC</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B.S.  -  Troy State University</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M.S.  - Troy State University</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M.A.  - University of Buffalo</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del w:id="411" w:author="rmcclend" w:date="2011-07-06T13:48:00Z">
        <w:r w:rsidDel="0051227A">
          <w:rPr>
            <w:rFonts w:ascii="Times New Roman" w:hAnsi="Times New Roman"/>
            <w:spacing w:val="-14"/>
            <w:sz w:val="20"/>
            <w:szCs w:val="20"/>
          </w:rPr>
          <w:delText>T</w:delText>
        </w:r>
        <w:r w:rsidDel="0051227A">
          <w:rPr>
            <w:rFonts w:ascii="Times New Roman" w:hAnsi="Times New Roman"/>
            <w:sz w:val="20"/>
            <w:szCs w:val="20"/>
          </w:rPr>
          <w:delText>ownsend</w:delText>
        </w:r>
      </w:del>
      <w:ins w:id="412" w:author="rmcclend" w:date="2011-07-06T13:48:00Z">
        <w:r w:rsidR="0051227A">
          <w:rPr>
            <w:rFonts w:ascii="Times New Roman" w:hAnsi="Times New Roman"/>
            <w:sz w:val="20"/>
            <w:szCs w:val="20"/>
          </w:rPr>
          <w:t xml:space="preserve"> Porter</w:t>
        </w:r>
      </w:ins>
      <w:r>
        <w:rPr>
          <w:rFonts w:ascii="Times New Roman" w:hAnsi="Times New Roman"/>
          <w:sz w:val="20"/>
          <w:szCs w:val="20"/>
        </w:rPr>
        <w:t xml:space="preserve">, Bonisha, </w:t>
      </w:r>
      <w:del w:id="413" w:author="rmcclend" w:date="2011-07-06T13:48:00Z">
        <w:r w:rsidDel="0051227A">
          <w:rPr>
            <w:rFonts w:ascii="Times New Roman" w:hAnsi="Times New Roman"/>
            <w:sz w:val="20"/>
            <w:szCs w:val="20"/>
          </w:rPr>
          <w:delText xml:space="preserve">Interim </w:delText>
        </w:r>
      </w:del>
      <w:r>
        <w:rPr>
          <w:rFonts w:ascii="Times New Roman" w:hAnsi="Times New Roman"/>
          <w:sz w:val="20"/>
          <w:szCs w:val="20"/>
        </w:rPr>
        <w:t>Director</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Housing and Residence Life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B.A., Central State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Grant, Steve, Director</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i/>
          <w:iCs/>
          <w:sz w:val="20"/>
          <w:szCs w:val="20"/>
        </w:rPr>
        <w:t>human Resou</w:t>
      </w:r>
      <w:r>
        <w:rPr>
          <w:rFonts w:ascii="Times New Roman" w:hAnsi="Times New Roman"/>
          <w:i/>
          <w:iCs/>
          <w:spacing w:val="-7"/>
          <w:sz w:val="20"/>
          <w:szCs w:val="20"/>
        </w:rPr>
        <w:t>r</w:t>
      </w:r>
      <w:r>
        <w:rPr>
          <w:rFonts w:ascii="Times New Roman" w:hAnsi="Times New Roman"/>
          <w:i/>
          <w:iCs/>
          <w:sz w:val="20"/>
          <w:szCs w:val="20"/>
        </w:rPr>
        <w:t xml:space="preserve">ces Management </w:t>
      </w:r>
      <w:r>
        <w:rPr>
          <w:rFonts w:ascii="Times New Roman" w:hAnsi="Times New Roman"/>
          <w:sz w:val="20"/>
          <w:szCs w:val="20"/>
        </w:rPr>
        <w:t>B.A., Geo</w:t>
      </w:r>
      <w:r>
        <w:rPr>
          <w:rFonts w:ascii="Times New Roman" w:hAnsi="Times New Roman"/>
          <w:spacing w:val="-4"/>
          <w:sz w:val="20"/>
          <w:szCs w:val="20"/>
        </w:rPr>
        <w:t>r</w:t>
      </w:r>
      <w:r>
        <w:rPr>
          <w:rFonts w:ascii="Times New Roman" w:hAnsi="Times New Roman"/>
          <w:sz w:val="20"/>
          <w:szCs w:val="20"/>
        </w:rPr>
        <w:t>gia State University M.B.A., Columbia College</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Qawi</w:t>
      </w:r>
      <w:r>
        <w:rPr>
          <w:rFonts w:ascii="Times New Roman" w:hAnsi="Times New Roman"/>
          <w:spacing w:val="-13"/>
          <w:sz w:val="20"/>
          <w:szCs w:val="20"/>
        </w:rPr>
        <w:t>y</w:t>
      </w:r>
      <w:r>
        <w:rPr>
          <w:rFonts w:ascii="Times New Roman" w:hAnsi="Times New Roman"/>
          <w:sz w:val="20"/>
          <w:szCs w:val="20"/>
        </w:rPr>
        <w:t>, Qadriyyah, Director</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i/>
          <w:iCs/>
          <w:sz w:val="20"/>
          <w:szCs w:val="20"/>
        </w:rPr>
        <w:t>Advisement Center</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B.S., M.Ed.,</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Pr="002E4512" w:rsidRDefault="00B33835" w:rsidP="00B33835">
      <w:pPr>
        <w:spacing w:after="0"/>
        <w:ind w:left="360" w:right="180" w:firstLine="0"/>
        <w:rPr>
          <w:rFonts w:ascii="Times New Roman" w:hAnsi="Times New Roman"/>
          <w:color w:val="FF0000"/>
          <w:sz w:val="20"/>
          <w:szCs w:val="20"/>
        </w:rPr>
      </w:pPr>
      <w:r w:rsidRPr="002E4512">
        <w:rPr>
          <w:rFonts w:ascii="Times New Roman" w:hAnsi="Times New Roman"/>
          <w:color w:val="FF0000"/>
          <w:sz w:val="20"/>
          <w:szCs w:val="20"/>
        </w:rPr>
        <w:t>Phillips, Vicki, Director</w:t>
      </w:r>
    </w:p>
    <w:p w:rsidR="00B33835" w:rsidRPr="002E4512" w:rsidRDefault="00B33835" w:rsidP="00B33835">
      <w:pPr>
        <w:spacing w:after="0"/>
        <w:ind w:left="360" w:right="180" w:firstLine="0"/>
        <w:rPr>
          <w:rFonts w:ascii="Times New Roman" w:hAnsi="Times New Roman"/>
          <w:i/>
          <w:iCs/>
          <w:color w:val="FF0000"/>
          <w:sz w:val="20"/>
          <w:szCs w:val="20"/>
        </w:rPr>
      </w:pPr>
      <w:r>
        <w:rPr>
          <w:rFonts w:ascii="Times New Roman" w:hAnsi="Times New Roman"/>
          <w:i/>
          <w:iCs/>
          <w:color w:val="FF0000"/>
          <w:sz w:val="20"/>
          <w:szCs w:val="20"/>
        </w:rPr>
        <w:t xml:space="preserve"> </w:t>
      </w:r>
      <w:r w:rsidRPr="002E4512">
        <w:rPr>
          <w:rFonts w:ascii="Times New Roman" w:hAnsi="Times New Roman"/>
          <w:i/>
          <w:iCs/>
          <w:color w:val="FF0000"/>
          <w:sz w:val="20"/>
          <w:szCs w:val="20"/>
        </w:rPr>
        <w:t>Student Health Services</w:t>
      </w:r>
    </w:p>
    <w:p w:rsidR="00B33835" w:rsidRPr="002E4512" w:rsidRDefault="00B33835" w:rsidP="00B33835">
      <w:pPr>
        <w:spacing w:after="0"/>
        <w:ind w:left="360" w:right="180" w:firstLine="0"/>
        <w:rPr>
          <w:rFonts w:ascii="Times New Roman" w:hAnsi="Times New Roman"/>
          <w:color w:val="FF0000"/>
          <w:sz w:val="20"/>
          <w:szCs w:val="20"/>
        </w:rPr>
      </w:pPr>
      <w:r w:rsidRPr="002E4512">
        <w:rPr>
          <w:rFonts w:ascii="Times New Roman" w:hAnsi="Times New Roman"/>
          <w:color w:val="FF0000"/>
          <w:sz w:val="20"/>
          <w:szCs w:val="20"/>
        </w:rPr>
        <w:t>B.S.N.,M.S.N., Albany State University</w:t>
      </w:r>
    </w:p>
    <w:p w:rsidR="00B33835" w:rsidRPr="002E4512" w:rsidRDefault="00B33835" w:rsidP="00B33835">
      <w:pPr>
        <w:spacing w:after="0"/>
        <w:ind w:left="360" w:right="180" w:firstLine="0"/>
        <w:rPr>
          <w:rFonts w:ascii="Times New Roman" w:hAnsi="Times New Roman"/>
          <w:color w:val="FF0000"/>
          <w:sz w:val="20"/>
          <w:szCs w:val="20"/>
        </w:rPr>
      </w:pPr>
      <w:r w:rsidRPr="002E4512">
        <w:rPr>
          <w:rFonts w:ascii="Times New Roman" w:hAnsi="Times New Roman"/>
          <w:color w:val="FF0000"/>
          <w:sz w:val="20"/>
          <w:szCs w:val="20"/>
        </w:rPr>
        <w:t>D.N.P., Medical College of Georgia</w:t>
      </w:r>
    </w:p>
    <w:p w:rsidR="00B33835" w:rsidRDefault="00B33835" w:rsidP="00B33835">
      <w:pPr>
        <w:widowControl w:val="0"/>
        <w:autoSpaceDE w:val="0"/>
        <w:autoSpaceDN w:val="0"/>
        <w:adjustRightInd w:val="0"/>
        <w:spacing w:before="8" w:after="0" w:line="220" w:lineRule="exact"/>
        <w:ind w:left="360" w:right="180" w:firstLine="0"/>
        <w:rPr>
          <w:rFonts w:ascii="Times New Roman" w:hAnsi="Times New Roman"/>
        </w:rPr>
      </w:pPr>
    </w:p>
    <w:p w:rsidR="0051227A" w:rsidRPr="00816AE8" w:rsidRDefault="003756FF" w:rsidP="0051227A">
      <w:pPr>
        <w:widowControl w:val="0"/>
        <w:autoSpaceDE w:val="0"/>
        <w:autoSpaceDN w:val="0"/>
        <w:adjustRightInd w:val="0"/>
        <w:spacing w:before="10" w:after="0"/>
        <w:ind w:firstLine="360"/>
        <w:rPr>
          <w:ins w:id="414" w:author="rmcclend" w:date="2011-07-06T13:56:00Z"/>
          <w:rFonts w:ascii="Times New Roman" w:hAnsi="Times New Roman"/>
          <w:color w:val="FF0000"/>
          <w:sz w:val="20"/>
          <w:szCs w:val="20"/>
          <w:rPrChange w:id="415" w:author="rmcclend" w:date="2011-07-06T14:03:00Z">
            <w:rPr>
              <w:ins w:id="416" w:author="rmcclend" w:date="2011-07-06T13:56:00Z"/>
              <w:rFonts w:ascii="Times New Roman" w:hAnsi="Times New Roman"/>
              <w:b/>
              <w:color w:val="FF0000"/>
              <w:sz w:val="20"/>
              <w:szCs w:val="20"/>
            </w:rPr>
          </w:rPrChange>
        </w:rPr>
      </w:pPr>
      <w:ins w:id="417" w:author="rmcclend" w:date="2011-07-06T13:56:00Z">
        <w:r w:rsidRPr="003756FF">
          <w:rPr>
            <w:rFonts w:ascii="Times New Roman" w:hAnsi="Times New Roman"/>
            <w:color w:val="FF0000"/>
            <w:sz w:val="20"/>
            <w:szCs w:val="20"/>
            <w:rPrChange w:id="418" w:author="rmcclend" w:date="2011-07-06T14:03:00Z">
              <w:rPr>
                <w:rFonts w:ascii="Times New Roman" w:hAnsi="Times New Roman"/>
                <w:b/>
                <w:color w:val="FF0000"/>
                <w:sz w:val="20"/>
                <w:szCs w:val="20"/>
              </w:rPr>
            </w:rPrChange>
          </w:rPr>
          <w:t>Spearman, Marilyn, Director</w:t>
        </w:r>
      </w:ins>
    </w:p>
    <w:p w:rsidR="0051227A" w:rsidRPr="00816AE8" w:rsidRDefault="003756FF" w:rsidP="0051227A">
      <w:pPr>
        <w:widowControl w:val="0"/>
        <w:autoSpaceDE w:val="0"/>
        <w:autoSpaceDN w:val="0"/>
        <w:adjustRightInd w:val="0"/>
        <w:spacing w:before="10" w:after="0"/>
        <w:ind w:firstLine="360"/>
        <w:rPr>
          <w:ins w:id="419" w:author="rmcclend" w:date="2011-07-06T13:56:00Z"/>
          <w:rFonts w:ascii="Times New Roman" w:hAnsi="Times New Roman"/>
          <w:i/>
          <w:color w:val="FF0000"/>
          <w:sz w:val="20"/>
          <w:szCs w:val="20"/>
          <w:rPrChange w:id="420" w:author="rmcclend" w:date="2011-07-06T14:04:00Z">
            <w:rPr>
              <w:ins w:id="421" w:author="rmcclend" w:date="2011-07-06T13:56:00Z"/>
              <w:rFonts w:ascii="Times New Roman" w:hAnsi="Times New Roman"/>
              <w:b/>
              <w:color w:val="FF0000"/>
              <w:sz w:val="20"/>
              <w:szCs w:val="20"/>
            </w:rPr>
          </w:rPrChange>
        </w:rPr>
      </w:pPr>
      <w:ins w:id="422" w:author="rmcclend" w:date="2011-07-06T13:56:00Z">
        <w:r w:rsidRPr="003756FF">
          <w:rPr>
            <w:rFonts w:ascii="Times New Roman" w:hAnsi="Times New Roman"/>
            <w:i/>
            <w:color w:val="FF0000"/>
            <w:sz w:val="20"/>
            <w:szCs w:val="20"/>
            <w:rPrChange w:id="423" w:author="rmcclend" w:date="2011-07-06T14:04:00Z">
              <w:rPr>
                <w:rFonts w:ascii="Times New Roman" w:hAnsi="Times New Roman"/>
                <w:b/>
                <w:color w:val="FF0000"/>
                <w:sz w:val="20"/>
                <w:szCs w:val="20"/>
              </w:rPr>
            </w:rPrChange>
          </w:rPr>
          <w:t>Social Work Academic Program</w:t>
        </w:r>
      </w:ins>
    </w:p>
    <w:p w:rsidR="0051227A" w:rsidRPr="00816AE8" w:rsidRDefault="003756FF" w:rsidP="0051227A">
      <w:pPr>
        <w:widowControl w:val="0"/>
        <w:autoSpaceDE w:val="0"/>
        <w:autoSpaceDN w:val="0"/>
        <w:adjustRightInd w:val="0"/>
        <w:spacing w:before="10" w:after="0"/>
        <w:ind w:firstLine="360"/>
        <w:rPr>
          <w:ins w:id="424" w:author="rmcclend" w:date="2011-07-06T13:56:00Z"/>
          <w:rFonts w:ascii="Times New Roman" w:hAnsi="Times New Roman"/>
          <w:color w:val="FF0000"/>
          <w:sz w:val="20"/>
          <w:szCs w:val="20"/>
          <w:rPrChange w:id="425" w:author="rmcclend" w:date="2011-07-06T14:03:00Z">
            <w:rPr>
              <w:ins w:id="426" w:author="rmcclend" w:date="2011-07-06T13:56:00Z"/>
              <w:rFonts w:ascii="Times New Roman" w:hAnsi="Times New Roman"/>
              <w:b/>
              <w:color w:val="FF0000"/>
              <w:sz w:val="20"/>
              <w:szCs w:val="20"/>
            </w:rPr>
          </w:rPrChange>
        </w:rPr>
      </w:pPr>
      <w:ins w:id="427" w:author="rmcclend" w:date="2011-07-06T13:56:00Z">
        <w:r w:rsidRPr="003756FF">
          <w:rPr>
            <w:rFonts w:ascii="Times New Roman" w:hAnsi="Times New Roman"/>
            <w:color w:val="FF0000"/>
            <w:sz w:val="20"/>
            <w:szCs w:val="20"/>
            <w:rPrChange w:id="428" w:author="rmcclend" w:date="2011-07-06T14:03:00Z">
              <w:rPr>
                <w:rFonts w:ascii="Times New Roman" w:hAnsi="Times New Roman"/>
                <w:b/>
                <w:color w:val="FF0000"/>
                <w:sz w:val="20"/>
                <w:szCs w:val="20"/>
              </w:rPr>
            </w:rPrChange>
          </w:rPr>
          <w:t>B.S.W., Saint Francis College</w:t>
        </w:r>
      </w:ins>
    </w:p>
    <w:p w:rsidR="0051227A" w:rsidRPr="00816AE8" w:rsidRDefault="003756FF" w:rsidP="0051227A">
      <w:pPr>
        <w:widowControl w:val="0"/>
        <w:autoSpaceDE w:val="0"/>
        <w:autoSpaceDN w:val="0"/>
        <w:adjustRightInd w:val="0"/>
        <w:spacing w:before="10" w:after="0"/>
        <w:ind w:firstLine="360"/>
        <w:rPr>
          <w:ins w:id="429" w:author="rmcclend" w:date="2011-07-06T13:56:00Z"/>
          <w:rFonts w:ascii="Times New Roman" w:hAnsi="Times New Roman"/>
          <w:color w:val="FF0000"/>
          <w:sz w:val="20"/>
          <w:szCs w:val="20"/>
          <w:rPrChange w:id="430" w:author="rmcclend" w:date="2011-07-06T14:03:00Z">
            <w:rPr>
              <w:ins w:id="431" w:author="rmcclend" w:date="2011-07-06T13:56:00Z"/>
              <w:rFonts w:ascii="Times New Roman" w:hAnsi="Times New Roman"/>
              <w:b/>
              <w:color w:val="FF0000"/>
              <w:sz w:val="20"/>
              <w:szCs w:val="20"/>
            </w:rPr>
          </w:rPrChange>
        </w:rPr>
      </w:pPr>
      <w:ins w:id="432" w:author="rmcclend" w:date="2011-07-06T13:56:00Z">
        <w:r w:rsidRPr="003756FF">
          <w:rPr>
            <w:rFonts w:ascii="Times New Roman" w:hAnsi="Times New Roman"/>
            <w:color w:val="FF0000"/>
            <w:sz w:val="20"/>
            <w:szCs w:val="20"/>
            <w:rPrChange w:id="433" w:author="rmcclend" w:date="2011-07-06T14:03:00Z">
              <w:rPr>
                <w:rFonts w:ascii="Times New Roman" w:hAnsi="Times New Roman"/>
                <w:b/>
                <w:color w:val="FF0000"/>
                <w:sz w:val="20"/>
                <w:szCs w:val="20"/>
              </w:rPr>
            </w:rPrChange>
          </w:rPr>
          <w:t>M.S.W., University of Louisville</w:t>
        </w:r>
      </w:ins>
    </w:p>
    <w:p w:rsidR="0051227A" w:rsidRPr="00816AE8" w:rsidRDefault="003756FF" w:rsidP="0051227A">
      <w:pPr>
        <w:widowControl w:val="0"/>
        <w:autoSpaceDE w:val="0"/>
        <w:autoSpaceDN w:val="0"/>
        <w:adjustRightInd w:val="0"/>
        <w:spacing w:before="10" w:after="0"/>
        <w:ind w:firstLine="360"/>
        <w:rPr>
          <w:ins w:id="434" w:author="rmcclend" w:date="2011-07-06T13:56:00Z"/>
          <w:rFonts w:ascii="Times New Roman" w:hAnsi="Times New Roman"/>
          <w:color w:val="FF0000"/>
          <w:sz w:val="20"/>
          <w:szCs w:val="20"/>
          <w:rPrChange w:id="435" w:author="rmcclend" w:date="2011-07-06T14:03:00Z">
            <w:rPr>
              <w:ins w:id="436" w:author="rmcclend" w:date="2011-07-06T13:56:00Z"/>
              <w:rFonts w:ascii="Times New Roman" w:hAnsi="Times New Roman"/>
              <w:b/>
              <w:color w:val="FF0000"/>
              <w:sz w:val="20"/>
              <w:szCs w:val="20"/>
            </w:rPr>
          </w:rPrChange>
        </w:rPr>
      </w:pPr>
      <w:ins w:id="437" w:author="rmcclend" w:date="2011-07-06T13:56:00Z">
        <w:r w:rsidRPr="003756FF">
          <w:rPr>
            <w:rFonts w:ascii="Times New Roman" w:hAnsi="Times New Roman"/>
            <w:color w:val="FF0000"/>
            <w:sz w:val="20"/>
            <w:szCs w:val="20"/>
            <w:rPrChange w:id="438" w:author="rmcclend" w:date="2011-07-06T14:03:00Z">
              <w:rPr>
                <w:rFonts w:ascii="Times New Roman" w:hAnsi="Times New Roman"/>
                <w:b/>
                <w:color w:val="FF0000"/>
                <w:sz w:val="20"/>
                <w:szCs w:val="20"/>
              </w:rPr>
            </w:rPrChange>
          </w:rPr>
          <w:t>Ph.D., Ohio State University</w:t>
        </w:r>
      </w:ins>
    </w:p>
    <w:p w:rsidR="00B33835" w:rsidRPr="00816AE8" w:rsidRDefault="00B33835" w:rsidP="00B33835">
      <w:pPr>
        <w:widowControl w:val="0"/>
        <w:autoSpaceDE w:val="0"/>
        <w:autoSpaceDN w:val="0"/>
        <w:adjustRightInd w:val="0"/>
        <w:spacing w:before="3" w:after="0" w:line="260" w:lineRule="exact"/>
        <w:ind w:left="360" w:right="180" w:firstLine="0"/>
        <w:rPr>
          <w:rFonts w:ascii="Times New Roman" w:hAnsi="Times New Roman" w:cs="Times New Roman"/>
          <w:sz w:val="20"/>
          <w:szCs w:val="20"/>
          <w:rPrChange w:id="439" w:author="rmcclend" w:date="2011-07-06T14:03:00Z">
            <w:rPr>
              <w:rFonts w:ascii="Impact" w:hAnsi="Impact" w:cs="Impact"/>
              <w:sz w:val="26"/>
              <w:szCs w:val="26"/>
            </w:rPr>
          </w:rPrChange>
        </w:rPr>
      </w:pPr>
    </w:p>
    <w:p w:rsidR="0051227A" w:rsidRPr="00816AE8" w:rsidRDefault="003756FF" w:rsidP="0051227A">
      <w:pPr>
        <w:spacing w:after="0"/>
        <w:ind w:firstLine="360"/>
        <w:rPr>
          <w:ins w:id="440" w:author="rmcclend" w:date="2011-07-06T13:57:00Z"/>
          <w:rFonts w:ascii="Times New Roman" w:hAnsi="Times New Roman"/>
          <w:bCs/>
          <w:color w:val="FF0000"/>
          <w:sz w:val="20"/>
          <w:szCs w:val="20"/>
          <w:rPrChange w:id="441" w:author="rmcclend" w:date="2011-07-06T14:03:00Z">
            <w:rPr>
              <w:ins w:id="442" w:author="rmcclend" w:date="2011-07-06T13:57:00Z"/>
              <w:rFonts w:ascii="Times New Roman" w:hAnsi="Times New Roman"/>
              <w:b/>
              <w:bCs/>
              <w:color w:val="FF0000"/>
              <w:sz w:val="20"/>
              <w:szCs w:val="20"/>
            </w:rPr>
          </w:rPrChange>
        </w:rPr>
      </w:pPr>
      <w:ins w:id="443" w:author="rmcclend" w:date="2011-07-06T13:57:00Z">
        <w:r w:rsidRPr="003756FF">
          <w:rPr>
            <w:rFonts w:ascii="Times New Roman" w:hAnsi="Times New Roman"/>
            <w:bCs/>
            <w:color w:val="FF0000"/>
            <w:sz w:val="20"/>
            <w:szCs w:val="20"/>
            <w:rPrChange w:id="444" w:author="rmcclend" w:date="2011-07-06T14:03:00Z">
              <w:rPr>
                <w:rFonts w:ascii="Times New Roman" w:hAnsi="Times New Roman"/>
                <w:b/>
                <w:bCs/>
                <w:color w:val="FF0000"/>
                <w:sz w:val="20"/>
                <w:szCs w:val="20"/>
              </w:rPr>
            </w:rPrChange>
          </w:rPr>
          <w:t>Ngwafu, Peter A., Director</w:t>
        </w:r>
      </w:ins>
    </w:p>
    <w:p w:rsidR="0051227A" w:rsidRPr="00816AE8" w:rsidRDefault="003756FF" w:rsidP="0051227A">
      <w:pPr>
        <w:spacing w:after="0"/>
        <w:ind w:firstLine="360"/>
        <w:rPr>
          <w:ins w:id="445" w:author="rmcclend" w:date="2011-07-06T13:57:00Z"/>
          <w:rFonts w:ascii="Times New Roman" w:hAnsi="Times New Roman"/>
          <w:bCs/>
          <w:i/>
          <w:color w:val="FF0000"/>
          <w:sz w:val="20"/>
          <w:szCs w:val="20"/>
          <w:rPrChange w:id="446" w:author="rmcclend" w:date="2011-07-06T14:04:00Z">
            <w:rPr>
              <w:ins w:id="447" w:author="rmcclend" w:date="2011-07-06T13:57:00Z"/>
              <w:rFonts w:ascii="Times New Roman" w:hAnsi="Times New Roman"/>
              <w:b/>
              <w:bCs/>
              <w:color w:val="FF0000"/>
              <w:sz w:val="20"/>
              <w:szCs w:val="20"/>
            </w:rPr>
          </w:rPrChange>
        </w:rPr>
      </w:pPr>
      <w:ins w:id="448" w:author="rmcclend" w:date="2011-07-06T13:57:00Z">
        <w:r w:rsidRPr="003756FF">
          <w:rPr>
            <w:rFonts w:ascii="Times New Roman" w:hAnsi="Times New Roman"/>
            <w:bCs/>
            <w:i/>
            <w:color w:val="FF0000"/>
            <w:sz w:val="20"/>
            <w:szCs w:val="20"/>
            <w:rPrChange w:id="449" w:author="rmcclend" w:date="2011-07-06T14:04:00Z">
              <w:rPr>
                <w:rFonts w:ascii="Times New Roman" w:hAnsi="Times New Roman"/>
                <w:b/>
                <w:bCs/>
                <w:color w:val="FF0000"/>
                <w:sz w:val="20"/>
                <w:szCs w:val="20"/>
              </w:rPr>
            </w:rPrChange>
          </w:rPr>
          <w:t>Master of Public Administration Program</w:t>
        </w:r>
      </w:ins>
    </w:p>
    <w:p w:rsidR="003756FF" w:rsidRPr="003756FF" w:rsidRDefault="003756FF" w:rsidP="003756FF">
      <w:pPr>
        <w:pStyle w:val="ListParagraph"/>
        <w:spacing w:before="100" w:beforeAutospacing="1" w:after="0" w:line="240" w:lineRule="auto"/>
        <w:ind w:left="0" w:firstLine="360"/>
        <w:rPr>
          <w:ins w:id="450" w:author="rmcclend" w:date="2011-07-06T14:02:00Z"/>
          <w:rFonts w:ascii="Times New Roman" w:hAnsi="Times New Roman"/>
          <w:color w:val="FF0000"/>
          <w:sz w:val="20"/>
          <w:szCs w:val="20"/>
          <w:rPrChange w:id="451" w:author="rmcclend" w:date="2011-07-06T14:03:00Z">
            <w:rPr>
              <w:ins w:id="452" w:author="rmcclend" w:date="2011-07-06T14:02:00Z"/>
              <w:rFonts w:ascii="Times New Roman" w:hAnsi="Times New Roman"/>
              <w:b/>
              <w:color w:val="FF0000"/>
              <w:sz w:val="20"/>
              <w:szCs w:val="20"/>
            </w:rPr>
          </w:rPrChange>
        </w:rPr>
        <w:pPrChange w:id="453" w:author="rmcclend" w:date="2011-07-06T13:58:00Z">
          <w:pPr>
            <w:pStyle w:val="ListParagraph"/>
            <w:ind w:left="0" w:firstLine="360"/>
          </w:pPr>
        </w:pPrChange>
      </w:pPr>
      <w:ins w:id="454" w:author="rmcclend" w:date="2011-07-06T13:57:00Z">
        <w:r w:rsidRPr="003756FF">
          <w:rPr>
            <w:rFonts w:ascii="Times New Roman" w:hAnsi="Times New Roman"/>
            <w:color w:val="FF0000"/>
            <w:sz w:val="20"/>
            <w:szCs w:val="20"/>
            <w:rPrChange w:id="455" w:author="rmcclend" w:date="2011-07-06T14:03:00Z">
              <w:rPr>
                <w:rFonts w:ascii="Times New Roman" w:hAnsi="Times New Roman"/>
                <w:b/>
                <w:color w:val="FF0000"/>
                <w:sz w:val="20"/>
                <w:szCs w:val="20"/>
              </w:rPr>
            </w:rPrChange>
          </w:rPr>
          <w:t>B.A., Yaounde University</w:t>
        </w:r>
      </w:ins>
    </w:p>
    <w:p w:rsidR="003756FF" w:rsidRPr="003756FF" w:rsidRDefault="003756FF" w:rsidP="003756FF">
      <w:pPr>
        <w:pStyle w:val="ListParagraph"/>
        <w:spacing w:before="100" w:beforeAutospacing="1" w:after="0" w:line="240" w:lineRule="auto"/>
        <w:ind w:left="0" w:firstLine="360"/>
        <w:rPr>
          <w:ins w:id="456" w:author="rmcclend" w:date="2011-07-06T14:02:00Z"/>
          <w:rFonts w:ascii="Times New Roman" w:hAnsi="Times New Roman"/>
          <w:color w:val="FF0000"/>
          <w:sz w:val="20"/>
          <w:szCs w:val="20"/>
          <w:rPrChange w:id="457" w:author="rmcclend" w:date="2011-07-06T14:03:00Z">
            <w:rPr>
              <w:ins w:id="458" w:author="rmcclend" w:date="2011-07-06T14:02:00Z"/>
              <w:rFonts w:ascii="Times New Roman" w:hAnsi="Times New Roman"/>
              <w:b/>
              <w:color w:val="FF0000"/>
              <w:sz w:val="20"/>
              <w:szCs w:val="20"/>
            </w:rPr>
          </w:rPrChange>
        </w:rPr>
        <w:pPrChange w:id="459" w:author="rmcclend" w:date="2011-07-06T13:58:00Z">
          <w:pPr>
            <w:pStyle w:val="ListParagraph"/>
            <w:ind w:left="0" w:firstLine="360"/>
          </w:pPr>
        </w:pPrChange>
      </w:pPr>
      <w:ins w:id="460" w:author="rmcclend" w:date="2011-07-06T14:02:00Z">
        <w:r w:rsidRPr="003756FF">
          <w:rPr>
            <w:rFonts w:ascii="Times New Roman" w:hAnsi="Times New Roman"/>
            <w:color w:val="FF0000"/>
            <w:sz w:val="20"/>
            <w:szCs w:val="20"/>
            <w:rPrChange w:id="461" w:author="rmcclend" w:date="2011-07-06T14:03:00Z">
              <w:rPr>
                <w:rFonts w:ascii="Times New Roman" w:hAnsi="Times New Roman"/>
                <w:b/>
                <w:color w:val="FF0000"/>
                <w:sz w:val="20"/>
                <w:szCs w:val="20"/>
              </w:rPr>
            </w:rPrChange>
          </w:rPr>
          <w:t>M.A., Illinois State University</w:t>
        </w:r>
      </w:ins>
    </w:p>
    <w:p w:rsidR="003756FF" w:rsidRPr="003756FF" w:rsidRDefault="003756FF" w:rsidP="003756FF">
      <w:pPr>
        <w:pStyle w:val="ListParagraph"/>
        <w:spacing w:before="100" w:beforeAutospacing="1" w:after="0" w:line="240" w:lineRule="auto"/>
        <w:ind w:left="0" w:firstLine="360"/>
        <w:rPr>
          <w:ins w:id="462" w:author="rmcclend" w:date="2011-07-06T13:57:00Z"/>
          <w:rFonts w:ascii="Times New Roman" w:hAnsi="Times New Roman"/>
          <w:color w:val="FF0000"/>
          <w:sz w:val="20"/>
          <w:szCs w:val="20"/>
          <w:rPrChange w:id="463" w:author="rmcclend" w:date="2011-07-06T14:03:00Z">
            <w:rPr>
              <w:ins w:id="464" w:author="rmcclend" w:date="2011-07-06T13:57:00Z"/>
              <w:rFonts w:ascii="Times New Roman" w:hAnsi="Times New Roman"/>
              <w:b/>
              <w:color w:val="FF0000"/>
              <w:sz w:val="20"/>
              <w:szCs w:val="20"/>
            </w:rPr>
          </w:rPrChange>
        </w:rPr>
        <w:pPrChange w:id="465" w:author="rmcclend" w:date="2011-07-06T13:58:00Z">
          <w:pPr>
            <w:pStyle w:val="ListParagraph"/>
            <w:ind w:left="0" w:firstLine="360"/>
          </w:pPr>
        </w:pPrChange>
      </w:pPr>
      <w:ins w:id="466" w:author="rmcclend" w:date="2011-07-06T14:02:00Z">
        <w:r w:rsidRPr="003756FF">
          <w:rPr>
            <w:rFonts w:ascii="Times New Roman" w:hAnsi="Times New Roman"/>
            <w:color w:val="FF0000"/>
            <w:sz w:val="20"/>
            <w:szCs w:val="20"/>
            <w:rPrChange w:id="467" w:author="rmcclend" w:date="2011-07-06T14:03:00Z">
              <w:rPr>
                <w:rFonts w:ascii="Times New Roman" w:hAnsi="Times New Roman"/>
                <w:b/>
                <w:color w:val="FF0000"/>
                <w:sz w:val="20"/>
                <w:szCs w:val="20"/>
              </w:rPr>
            </w:rPrChange>
          </w:rPr>
          <w:t>M.P.A., Atlanta University</w:t>
        </w:r>
      </w:ins>
    </w:p>
    <w:p w:rsidR="0051227A" w:rsidRPr="00816AE8" w:rsidRDefault="003756FF" w:rsidP="0051227A">
      <w:pPr>
        <w:pStyle w:val="ListParagraph"/>
        <w:ind w:left="0" w:firstLine="360"/>
        <w:rPr>
          <w:ins w:id="468" w:author="rmcclend" w:date="2011-07-06T13:57:00Z"/>
          <w:rFonts w:ascii="Times New Roman" w:hAnsi="Times New Roman"/>
          <w:color w:val="FF0000"/>
          <w:sz w:val="20"/>
          <w:szCs w:val="20"/>
          <w:rPrChange w:id="469" w:author="rmcclend" w:date="2011-07-06T14:03:00Z">
            <w:rPr>
              <w:ins w:id="470" w:author="rmcclend" w:date="2011-07-06T13:57:00Z"/>
              <w:rFonts w:ascii="Times New Roman" w:hAnsi="Times New Roman"/>
              <w:b/>
              <w:color w:val="FF0000"/>
              <w:sz w:val="20"/>
              <w:szCs w:val="20"/>
            </w:rPr>
          </w:rPrChange>
        </w:rPr>
      </w:pPr>
      <w:ins w:id="471" w:author="rmcclend" w:date="2011-07-06T13:57:00Z">
        <w:r w:rsidRPr="003756FF">
          <w:rPr>
            <w:rFonts w:ascii="Times New Roman" w:hAnsi="Times New Roman"/>
            <w:color w:val="FF0000"/>
            <w:sz w:val="20"/>
            <w:szCs w:val="20"/>
            <w:rPrChange w:id="472" w:author="rmcclend" w:date="2011-07-06T14:03:00Z">
              <w:rPr>
                <w:rFonts w:ascii="Times New Roman" w:hAnsi="Times New Roman"/>
                <w:b/>
                <w:color w:val="FF0000"/>
                <w:sz w:val="20"/>
                <w:szCs w:val="20"/>
              </w:rPr>
            </w:rPrChange>
          </w:rPr>
          <w:t>Ph.D., Clark- Atlanta University</w:t>
        </w:r>
      </w:ins>
    </w:p>
    <w:p w:rsidR="00B33835" w:rsidRPr="00816AE8" w:rsidDel="00816AE8" w:rsidRDefault="003756FF" w:rsidP="00B33835">
      <w:pPr>
        <w:widowControl w:val="0"/>
        <w:autoSpaceDE w:val="0"/>
        <w:autoSpaceDN w:val="0"/>
        <w:adjustRightInd w:val="0"/>
        <w:spacing w:after="0" w:line="240" w:lineRule="exact"/>
        <w:ind w:left="360" w:right="180" w:firstLine="0"/>
        <w:rPr>
          <w:del w:id="473" w:author="rmcclend" w:date="2011-07-06T13:59:00Z"/>
          <w:rFonts w:ascii="Times New Roman" w:hAnsi="Times New Roman"/>
          <w:b/>
          <w:color w:val="000000"/>
          <w:sz w:val="20"/>
          <w:szCs w:val="20"/>
          <w:rPrChange w:id="474" w:author="rmcclend" w:date="2011-07-06T14:04:00Z">
            <w:rPr>
              <w:del w:id="475" w:author="rmcclend" w:date="2011-07-06T13:59:00Z"/>
              <w:rFonts w:ascii="Times New Roman" w:hAnsi="Times New Roman"/>
              <w:color w:val="000000"/>
              <w:sz w:val="24"/>
              <w:szCs w:val="24"/>
            </w:rPr>
          </w:rPrChange>
        </w:rPr>
      </w:pPr>
      <w:ins w:id="476" w:author="rmcclend" w:date="2011-07-06T14:01:00Z">
        <w:r w:rsidRPr="003756FF">
          <w:rPr>
            <w:rFonts w:ascii="Times New Roman" w:hAnsi="Times New Roman"/>
            <w:b/>
            <w:color w:val="000000"/>
            <w:sz w:val="20"/>
            <w:szCs w:val="20"/>
            <w:rPrChange w:id="477" w:author="rmcclend" w:date="2011-07-06T14:04:00Z">
              <w:rPr>
                <w:rFonts w:ascii="Times New Roman" w:eastAsiaTheme="minorHAnsi" w:hAnsi="Times New Roman"/>
                <w:color w:val="000000"/>
                <w:sz w:val="24"/>
                <w:szCs w:val="24"/>
                <w:lang w:eastAsia="en-US"/>
              </w:rPr>
            </w:rPrChange>
          </w:rPr>
          <w:t>Elimimian, Johonathan U., Chair</w:t>
        </w:r>
      </w:ins>
    </w:p>
    <w:p w:rsidR="0051227A" w:rsidRPr="00816AE8" w:rsidRDefault="003756FF" w:rsidP="00816AE8">
      <w:pPr>
        <w:spacing w:after="0"/>
        <w:ind w:left="360" w:firstLine="0"/>
        <w:rPr>
          <w:ins w:id="478" w:author="rmcclend" w:date="2011-07-06T13:58:00Z"/>
          <w:rFonts w:ascii="Times New Roman" w:hAnsi="Times New Roman"/>
          <w:b/>
          <w:bCs/>
          <w:i/>
          <w:color w:val="FF0000"/>
          <w:sz w:val="20"/>
          <w:szCs w:val="20"/>
          <w:rPrChange w:id="479" w:author="rmcclend" w:date="2011-07-06T14:04:00Z">
            <w:rPr>
              <w:ins w:id="480" w:author="rmcclend" w:date="2011-07-06T13:58:00Z"/>
              <w:rFonts w:ascii="Times New Roman" w:hAnsi="Times New Roman"/>
              <w:b/>
              <w:bCs/>
              <w:color w:val="FF0000"/>
              <w:sz w:val="20"/>
              <w:szCs w:val="20"/>
            </w:rPr>
          </w:rPrChange>
        </w:rPr>
      </w:pPr>
      <w:ins w:id="481" w:author="rmcclend" w:date="2011-07-06T13:58:00Z">
        <w:r w:rsidRPr="003756FF">
          <w:rPr>
            <w:rFonts w:ascii="Times New Roman" w:hAnsi="Times New Roman"/>
            <w:b/>
            <w:bCs/>
            <w:i/>
            <w:color w:val="FF0000"/>
            <w:sz w:val="20"/>
            <w:szCs w:val="20"/>
            <w:rPrChange w:id="482" w:author="rmcclend" w:date="2011-07-06T14:04:00Z">
              <w:rPr>
                <w:rFonts w:ascii="Times New Roman" w:eastAsiaTheme="minorHAnsi" w:hAnsi="Times New Roman"/>
                <w:b/>
                <w:bCs/>
                <w:color w:val="FF0000"/>
                <w:sz w:val="20"/>
                <w:szCs w:val="20"/>
                <w:lang w:eastAsia="en-US"/>
              </w:rPr>
            </w:rPrChange>
          </w:rPr>
          <w:t>MBA Program</w:t>
        </w:r>
      </w:ins>
    </w:p>
    <w:p w:rsidR="0051227A" w:rsidRPr="00816AE8" w:rsidRDefault="003756FF" w:rsidP="00816AE8">
      <w:pPr>
        <w:spacing w:after="0"/>
        <w:ind w:left="360" w:firstLine="0"/>
        <w:rPr>
          <w:ins w:id="483" w:author="rmcclend" w:date="2011-07-06T13:58:00Z"/>
          <w:rFonts w:ascii="Times New Roman" w:hAnsi="Times New Roman"/>
          <w:b/>
          <w:bCs/>
          <w:color w:val="FF0000"/>
          <w:sz w:val="20"/>
          <w:szCs w:val="20"/>
        </w:rPr>
      </w:pPr>
      <w:ins w:id="484" w:author="rmcclend" w:date="2011-07-06T13:58:00Z">
        <w:r w:rsidRPr="003756FF">
          <w:rPr>
            <w:rFonts w:ascii="Times New Roman" w:hAnsi="Times New Roman"/>
            <w:b/>
            <w:bCs/>
            <w:color w:val="FF0000"/>
            <w:sz w:val="20"/>
            <w:szCs w:val="20"/>
            <w:rPrChange w:id="485" w:author="rmcclend" w:date="2011-07-06T14:03:00Z">
              <w:rPr>
                <w:rFonts w:ascii="Times New Roman" w:eastAsiaTheme="minorHAnsi" w:hAnsi="Times New Roman"/>
                <w:b/>
                <w:bCs/>
                <w:color w:val="FF0000"/>
                <w:sz w:val="20"/>
                <w:szCs w:val="20"/>
                <w:lang w:eastAsia="en-US"/>
              </w:rPr>
            </w:rPrChange>
          </w:rPr>
          <w:t>B.S., University of Houston</w:t>
        </w:r>
      </w:ins>
    </w:p>
    <w:p w:rsidR="0051227A" w:rsidRPr="00816AE8" w:rsidRDefault="003756FF" w:rsidP="00816AE8">
      <w:pPr>
        <w:spacing w:after="0"/>
        <w:ind w:left="360" w:firstLine="0"/>
        <w:rPr>
          <w:ins w:id="486" w:author="rmcclend" w:date="2011-07-06T13:58:00Z"/>
          <w:rFonts w:ascii="Times New Roman" w:hAnsi="Times New Roman"/>
          <w:b/>
          <w:bCs/>
          <w:color w:val="FF0000"/>
          <w:sz w:val="20"/>
          <w:szCs w:val="20"/>
        </w:rPr>
      </w:pPr>
      <w:ins w:id="487" w:author="rmcclend" w:date="2011-07-06T13:58:00Z">
        <w:r w:rsidRPr="003756FF">
          <w:rPr>
            <w:rFonts w:ascii="Times New Roman" w:hAnsi="Times New Roman"/>
            <w:b/>
            <w:bCs/>
            <w:color w:val="FF0000"/>
            <w:sz w:val="20"/>
            <w:szCs w:val="20"/>
            <w:rPrChange w:id="488" w:author="rmcclend" w:date="2011-07-06T14:03:00Z">
              <w:rPr>
                <w:rFonts w:ascii="Times New Roman" w:eastAsiaTheme="minorHAnsi" w:hAnsi="Times New Roman"/>
                <w:b/>
                <w:bCs/>
                <w:color w:val="FF0000"/>
                <w:sz w:val="20"/>
                <w:szCs w:val="20"/>
                <w:lang w:eastAsia="en-US"/>
              </w:rPr>
            </w:rPrChange>
          </w:rPr>
          <w:t xml:space="preserve">MBA, Atlanta University </w:t>
        </w:r>
      </w:ins>
    </w:p>
    <w:p w:rsidR="0051227A" w:rsidRPr="00816AE8" w:rsidRDefault="003756FF" w:rsidP="00816AE8">
      <w:pPr>
        <w:spacing w:after="0"/>
        <w:ind w:left="360" w:firstLine="0"/>
        <w:rPr>
          <w:ins w:id="489" w:author="rmcclend" w:date="2011-07-06T13:58:00Z"/>
          <w:rFonts w:ascii="Times New Roman" w:hAnsi="Times New Roman"/>
          <w:b/>
          <w:bCs/>
          <w:color w:val="FF0000"/>
          <w:sz w:val="20"/>
          <w:szCs w:val="20"/>
        </w:rPr>
      </w:pPr>
      <w:ins w:id="490" w:author="rmcclend" w:date="2011-07-06T13:58:00Z">
        <w:r w:rsidRPr="003756FF">
          <w:rPr>
            <w:rFonts w:ascii="Times New Roman" w:hAnsi="Times New Roman"/>
            <w:b/>
            <w:bCs/>
            <w:color w:val="FF0000"/>
            <w:sz w:val="20"/>
            <w:szCs w:val="20"/>
            <w:rPrChange w:id="491" w:author="rmcclend" w:date="2011-07-06T14:03:00Z">
              <w:rPr>
                <w:rFonts w:ascii="Times New Roman" w:eastAsiaTheme="minorHAnsi" w:hAnsi="Times New Roman"/>
                <w:b/>
                <w:bCs/>
                <w:color w:val="FF0000"/>
                <w:sz w:val="20"/>
                <w:szCs w:val="20"/>
                <w:lang w:eastAsia="en-US"/>
              </w:rPr>
            </w:rPrChange>
          </w:rPr>
          <w:t xml:space="preserve">Ed.D Atlanta University </w:t>
        </w:r>
      </w:ins>
    </w:p>
    <w:p w:rsidR="0051227A" w:rsidRPr="00816AE8" w:rsidRDefault="003756FF" w:rsidP="00816AE8">
      <w:pPr>
        <w:spacing w:after="0"/>
        <w:ind w:left="360" w:firstLine="0"/>
        <w:rPr>
          <w:ins w:id="492" w:author="rmcclend" w:date="2011-07-06T13:58:00Z"/>
          <w:rFonts w:ascii="Times New Roman" w:hAnsi="Times New Roman"/>
          <w:b/>
          <w:bCs/>
          <w:color w:val="FF0000"/>
          <w:sz w:val="20"/>
          <w:szCs w:val="20"/>
        </w:rPr>
      </w:pPr>
      <w:ins w:id="493" w:author="rmcclend" w:date="2011-07-06T13:58:00Z">
        <w:r w:rsidRPr="003756FF">
          <w:rPr>
            <w:rFonts w:ascii="Times New Roman" w:hAnsi="Times New Roman"/>
            <w:b/>
            <w:bCs/>
            <w:color w:val="FF0000"/>
            <w:sz w:val="20"/>
            <w:szCs w:val="20"/>
            <w:rPrChange w:id="494" w:author="rmcclend" w:date="2011-07-06T14:03:00Z">
              <w:rPr>
                <w:rFonts w:ascii="Times New Roman" w:eastAsiaTheme="minorHAnsi" w:hAnsi="Times New Roman"/>
                <w:b/>
                <w:bCs/>
                <w:color w:val="FF0000"/>
                <w:sz w:val="20"/>
                <w:szCs w:val="20"/>
                <w:lang w:eastAsia="en-US"/>
              </w:rPr>
            </w:rPrChange>
          </w:rPr>
          <w:t>Ph.D. Pacific University</w:t>
        </w:r>
      </w:ins>
    </w:p>
    <w:p w:rsidR="0051227A" w:rsidRPr="00816AE8" w:rsidRDefault="003756FF" w:rsidP="00816AE8">
      <w:pPr>
        <w:spacing w:after="0"/>
        <w:ind w:left="360" w:firstLine="0"/>
        <w:rPr>
          <w:ins w:id="495" w:author="rmcclend" w:date="2011-07-06T13:58:00Z"/>
          <w:rFonts w:ascii="Times New Roman" w:hAnsi="Times New Roman"/>
          <w:b/>
          <w:bCs/>
          <w:color w:val="FF0000"/>
          <w:sz w:val="20"/>
          <w:szCs w:val="20"/>
        </w:rPr>
      </w:pPr>
      <w:ins w:id="496" w:author="rmcclend" w:date="2011-07-06T13:58:00Z">
        <w:r w:rsidRPr="003756FF">
          <w:rPr>
            <w:rFonts w:ascii="Times New Roman" w:hAnsi="Times New Roman"/>
            <w:b/>
            <w:bCs/>
            <w:color w:val="FF0000"/>
            <w:sz w:val="20"/>
            <w:szCs w:val="20"/>
            <w:rPrChange w:id="497" w:author="rmcclend" w:date="2011-07-06T14:03:00Z">
              <w:rPr>
                <w:rFonts w:ascii="Times New Roman" w:eastAsiaTheme="minorHAnsi" w:hAnsi="Times New Roman"/>
                <w:b/>
                <w:bCs/>
                <w:color w:val="FF0000"/>
                <w:sz w:val="20"/>
                <w:szCs w:val="20"/>
                <w:lang w:eastAsia="en-US"/>
              </w:rPr>
            </w:rPrChange>
          </w:rPr>
          <w:t xml:space="preserve">D.B.A., United States Intl. University </w:t>
        </w:r>
      </w:ins>
    </w:p>
    <w:p w:rsidR="00BA590D" w:rsidRDefault="00BA590D" w:rsidP="00B33835">
      <w:pPr>
        <w:widowControl w:val="0"/>
        <w:autoSpaceDE w:val="0"/>
        <w:autoSpaceDN w:val="0"/>
        <w:adjustRightInd w:val="0"/>
        <w:spacing w:after="0"/>
        <w:ind w:left="360" w:right="180" w:firstLine="0"/>
        <w:rPr>
          <w:rFonts w:ascii="Times New Roman" w:hAnsi="Times New Roman"/>
          <w:color w:val="363435"/>
          <w:sz w:val="20"/>
          <w:szCs w:val="20"/>
        </w:rPr>
        <w:sectPr w:rsidR="00BA590D" w:rsidSect="00C21518">
          <w:headerReference w:type="default" r:id="rId65"/>
          <w:pgSz w:w="12240" w:h="15840" w:code="1"/>
          <w:pgMar w:top="720" w:right="720" w:bottom="288" w:left="1440" w:header="720" w:footer="288" w:gutter="0"/>
          <w:cols w:num="2" w:space="720"/>
          <w:docGrid w:linePitch="360"/>
        </w:sectPr>
      </w:pPr>
    </w:p>
    <w:p w:rsidR="00BA590D" w:rsidRPr="004B400E" w:rsidRDefault="00BA590D" w:rsidP="00BA590D">
      <w:pPr>
        <w:pStyle w:val="Heading1"/>
        <w:spacing w:before="0"/>
        <w:ind w:left="360" w:right="180" w:firstLine="0"/>
        <w:rPr>
          <w:rFonts w:ascii="Impact" w:hAnsi="Impact" w:cs="Impact"/>
          <w:color w:val="808080" w:themeColor="background1" w:themeShade="80"/>
          <w:sz w:val="32"/>
          <w:szCs w:val="32"/>
        </w:rPr>
      </w:pPr>
      <w:bookmarkStart w:id="498" w:name="_Toc294969809"/>
      <w:bookmarkStart w:id="499" w:name="_Toc295897068"/>
      <w:r w:rsidRPr="004B400E">
        <w:rPr>
          <w:rFonts w:ascii="Impact" w:hAnsi="Impact" w:cs="Impact"/>
          <w:color w:val="808080" w:themeColor="background1" w:themeShade="80"/>
          <w:sz w:val="32"/>
          <w:szCs w:val="32"/>
        </w:rPr>
        <w:t>Personnel Emeriti</w:t>
      </w:r>
      <w:bookmarkEnd w:id="498"/>
      <w:bookmarkEnd w:id="499"/>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Anderson,</w:t>
      </w:r>
      <w:r>
        <w:rPr>
          <w:rFonts w:ascii="Times New Roman" w:hAnsi="Times New Roman"/>
          <w:color w:val="363435"/>
          <w:spacing w:val="-4"/>
          <w:sz w:val="20"/>
          <w:szCs w:val="20"/>
        </w:rPr>
        <w:t xml:space="preserve"> </w:t>
      </w:r>
      <w:r>
        <w:rPr>
          <w:rFonts w:ascii="Times New Roman" w:hAnsi="Times New Roman"/>
          <w:color w:val="363435"/>
          <w:sz w:val="20"/>
          <w:szCs w:val="20"/>
        </w:rPr>
        <w:t>Thelma D.</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Business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 Oakwood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M.B.E., University of Oklahoma</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Ed.D., University of Oklahoma</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Bacon, Egbert</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Music </w:t>
      </w: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ginia State College M.M., University of Michigan Ed.D., University of Oklahoma</w:t>
      </w:r>
    </w:p>
    <w:p w:rsidR="00BA590D" w:rsidRDefault="00BA590D" w:rsidP="00BA590D">
      <w:pPr>
        <w:widowControl w:val="0"/>
        <w:autoSpaceDE w:val="0"/>
        <w:autoSpaceDN w:val="0"/>
        <w:adjustRightInd w:val="0"/>
        <w:spacing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Bealing, Sara</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363435"/>
          <w:sz w:val="20"/>
          <w:szCs w:val="20"/>
        </w:rPr>
      </w:pP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 M.Ed.,</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ennessee State University Ph.D., Florida State University</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363435"/>
          <w:sz w:val="20"/>
          <w:szCs w:val="20"/>
        </w:rPr>
      </w:pP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sidRPr="0012240A">
        <w:rPr>
          <w:rFonts w:ascii="Times New Roman" w:hAnsi="Times New Roman"/>
          <w:color w:val="FF0000"/>
          <w:sz w:val="20"/>
          <w:szCs w:val="20"/>
        </w:rPr>
        <w:t>*</w:t>
      </w:r>
      <w:r>
        <w:rPr>
          <w:rFonts w:ascii="Times New Roman" w:hAnsi="Times New Roman"/>
          <w:color w:val="363435"/>
          <w:sz w:val="20"/>
          <w:szCs w:val="20"/>
        </w:rPr>
        <w:t>Benson, Ernest</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w:t>
      </w:r>
    </w:p>
    <w:p w:rsidR="00BA590D" w:rsidRDefault="003756FF" w:rsidP="00BA590D">
      <w:pPr>
        <w:widowControl w:val="0"/>
        <w:autoSpaceDE w:val="0"/>
        <w:autoSpaceDN w:val="0"/>
        <w:adjustRightInd w:val="0"/>
        <w:spacing w:before="10" w:after="0"/>
        <w:ind w:left="360" w:firstLine="0"/>
        <w:rPr>
          <w:rFonts w:ascii="Times New Roman" w:hAnsi="Times New Roman"/>
          <w:color w:val="000000"/>
          <w:sz w:val="20"/>
          <w:szCs w:val="20"/>
        </w:rPr>
      </w:pPr>
      <w:r w:rsidRPr="003756FF">
        <w:rPr>
          <w:noProof/>
        </w:rPr>
        <w:pict>
          <v:rect id="_x0000_s1037" style="position:absolute;left:0;text-align:left;margin-left:317.3pt;margin-top:-66.7pt;width:31pt;height:31pt;z-index:-251451392;mso-position-horizontal-relative:page" o:allowincell="f" filled="f" stroked="f">
            <v:textbox style="mso-next-textbox:#_x0000_s1037" inset="0,0,0,0">
              <w:txbxContent>
                <w:p w:rsidR="0051227A" w:rsidRDefault="0051227A" w:rsidP="00BA590D">
                  <w:pPr>
                    <w:spacing w:after="0" w:line="620" w:lineRule="atLeast"/>
                    <w:rPr>
                      <w:rFonts w:ascii="Times New Roman" w:hAnsi="Times New Roman"/>
                      <w:sz w:val="24"/>
                      <w:szCs w:val="24"/>
                    </w:rPr>
                  </w:pPr>
                  <w:r>
                    <w:rPr>
                      <w:rFonts w:ascii="Times New Roman" w:hAnsi="Times New Roman"/>
                      <w:noProof/>
                      <w:sz w:val="24"/>
                      <w:szCs w:val="24"/>
                      <w:lang w:eastAsia="en-US"/>
                    </w:rPr>
                    <w:drawing>
                      <wp:inline distT="0" distB="0" distL="0" distR="0">
                        <wp:extent cx="407670" cy="393700"/>
                        <wp:effectExtent l="19050" t="0" r="0" b="0"/>
                        <wp:docPr id="18731"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A590D">
                  <w:pPr>
                    <w:widowControl w:val="0"/>
                    <w:autoSpaceDE w:val="0"/>
                    <w:autoSpaceDN w:val="0"/>
                    <w:adjustRightInd w:val="0"/>
                    <w:spacing w:after="0"/>
                    <w:rPr>
                      <w:rFonts w:ascii="Times New Roman" w:hAnsi="Times New Roman"/>
                      <w:sz w:val="24"/>
                      <w:szCs w:val="24"/>
                    </w:rPr>
                  </w:pPr>
                </w:p>
              </w:txbxContent>
            </v:textbox>
            <w10:wrap anchorx="page"/>
          </v:rect>
        </w:pict>
      </w:r>
      <w:r w:rsidR="00BA590D">
        <w:rPr>
          <w:rFonts w:ascii="Times New Roman" w:hAnsi="Times New Roman"/>
          <w:i/>
          <w:iCs/>
          <w:color w:val="363435"/>
          <w:spacing w:val="-15"/>
          <w:sz w:val="20"/>
          <w:szCs w:val="20"/>
        </w:rPr>
        <w:t>V</w:t>
      </w:r>
      <w:r w:rsidR="00BA590D">
        <w:rPr>
          <w:rFonts w:ascii="Times New Roman" w:hAnsi="Times New Roman"/>
          <w:i/>
          <w:iCs/>
          <w:color w:val="363435"/>
          <w:sz w:val="20"/>
          <w:szCs w:val="20"/>
        </w:rPr>
        <w:t>ice P</w:t>
      </w:r>
      <w:r w:rsidR="00BA590D">
        <w:rPr>
          <w:rFonts w:ascii="Times New Roman" w:hAnsi="Times New Roman"/>
          <w:i/>
          <w:iCs/>
          <w:color w:val="363435"/>
          <w:spacing w:val="-7"/>
          <w:sz w:val="20"/>
          <w:szCs w:val="20"/>
        </w:rPr>
        <w:t>r</w:t>
      </w:r>
      <w:r w:rsidR="00BA590D">
        <w:rPr>
          <w:rFonts w:ascii="Times New Roman" w:hAnsi="Times New Roman"/>
          <w:i/>
          <w:iCs/>
          <w:color w:val="363435"/>
          <w:sz w:val="20"/>
          <w:szCs w:val="20"/>
        </w:rPr>
        <w:t>esident Emeritus of</w:t>
      </w:r>
      <w:r w:rsidR="00BA590D">
        <w:rPr>
          <w:rFonts w:ascii="Times New Roman" w:hAnsi="Times New Roman"/>
          <w:i/>
          <w:iCs/>
          <w:color w:val="363435"/>
          <w:spacing w:val="-4"/>
          <w:sz w:val="20"/>
          <w:szCs w:val="20"/>
        </w:rPr>
        <w:t xml:space="preserve"> </w:t>
      </w:r>
      <w:r w:rsidR="00BA590D">
        <w:rPr>
          <w:rFonts w:ascii="Times New Roman" w:hAnsi="Times New Roman"/>
          <w:i/>
          <w:iCs/>
          <w:color w:val="363435"/>
          <w:sz w:val="20"/>
          <w:szCs w:val="20"/>
        </w:rPr>
        <w:t>Academic</w:t>
      </w:r>
      <w:r w:rsidR="00BA590D">
        <w:rPr>
          <w:rFonts w:ascii="Times New Roman" w:hAnsi="Times New Roman"/>
          <w:i/>
          <w:iCs/>
          <w:color w:val="363435"/>
          <w:spacing w:val="-4"/>
          <w:sz w:val="20"/>
          <w:szCs w:val="20"/>
        </w:rPr>
        <w:t xml:space="preserve"> </w:t>
      </w:r>
      <w:r w:rsidR="00BA590D">
        <w:rPr>
          <w:rFonts w:ascii="Times New Roman" w:hAnsi="Times New Roman"/>
          <w:i/>
          <w:iCs/>
          <w:color w:val="363435"/>
          <w:sz w:val="20"/>
          <w:szCs w:val="20"/>
        </w:rPr>
        <w:t>Affairs</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color w:val="363435"/>
          <w:sz w:val="20"/>
          <w:szCs w:val="20"/>
        </w:rPr>
        <w:t>B.S., University of Evansville M.A., Indiana University Ph.D., University of Geo</w:t>
      </w:r>
      <w:r>
        <w:rPr>
          <w:rFonts w:ascii="Times New Roman" w:hAnsi="Times New Roman"/>
          <w:color w:val="363435"/>
          <w:spacing w:val="-4"/>
          <w:sz w:val="20"/>
          <w:szCs w:val="20"/>
        </w:rPr>
        <w:t>r</w:t>
      </w:r>
      <w:r>
        <w:rPr>
          <w:rFonts w:ascii="Times New Roman" w:hAnsi="Times New Roman"/>
          <w:color w:val="363435"/>
          <w:sz w:val="20"/>
          <w:szCs w:val="20"/>
        </w:rPr>
        <w:t>gia</w:t>
      </w:r>
    </w:p>
    <w:p w:rsidR="00BA590D" w:rsidRDefault="00BA590D" w:rsidP="00BA590D">
      <w:pPr>
        <w:widowControl w:val="0"/>
        <w:autoSpaceDE w:val="0"/>
        <w:autoSpaceDN w:val="0"/>
        <w:adjustRightInd w:val="0"/>
        <w:spacing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Benson, Sara J.</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Businnes Edu- cation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B.S.,</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Albany State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M.B.E., Geo</w:t>
      </w:r>
      <w:r>
        <w:rPr>
          <w:rFonts w:ascii="Times New Roman" w:hAnsi="Times New Roman"/>
          <w:i/>
          <w:iCs/>
          <w:color w:val="363435"/>
          <w:spacing w:val="-7"/>
          <w:sz w:val="20"/>
          <w:szCs w:val="20"/>
        </w:rPr>
        <w:t>r</w:t>
      </w:r>
      <w:r>
        <w:rPr>
          <w:rFonts w:ascii="Times New Roman" w:hAnsi="Times New Roman"/>
          <w:i/>
          <w:iCs/>
          <w:color w:val="363435"/>
          <w:sz w:val="20"/>
          <w:szCs w:val="20"/>
        </w:rPr>
        <w:t>gia State University</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Berr</w:t>
      </w:r>
      <w:r>
        <w:rPr>
          <w:rFonts w:ascii="Times New Roman" w:hAnsi="Times New Roman"/>
          <w:i/>
          <w:iCs/>
          <w:color w:val="363435"/>
          <w:spacing w:val="-11"/>
          <w:sz w:val="20"/>
          <w:szCs w:val="20"/>
        </w:rPr>
        <w:t>y</w:t>
      </w:r>
      <w:r>
        <w:rPr>
          <w:rFonts w:ascii="Times New Roman" w:hAnsi="Times New Roman"/>
          <w:i/>
          <w:iCs/>
          <w:color w:val="363435"/>
          <w:sz w:val="20"/>
          <w:szCs w:val="20"/>
        </w:rPr>
        <w:t>,</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Arthur R.</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Associate Professor Emeritus of</w:t>
      </w:r>
      <w:r>
        <w:rPr>
          <w:rFonts w:ascii="Times New Roman" w:hAnsi="Times New Roman"/>
          <w:color w:val="363435"/>
          <w:spacing w:val="-11"/>
          <w:sz w:val="20"/>
          <w:szCs w:val="20"/>
        </w:rPr>
        <w:t xml:space="preserve"> </w:t>
      </w:r>
      <w:r>
        <w:rPr>
          <w:rFonts w:ascii="Times New Roman" w:hAnsi="Times New Roman"/>
          <w:color w:val="363435"/>
          <w:sz w:val="20"/>
          <w:szCs w:val="20"/>
        </w:rPr>
        <w:t>Art</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B.A., Fisk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eachers College, Columbia University</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*Black, Billy C.</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esident Emeritus</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uskegee Institute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M.S., Ph.D., Iowa State University</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*Blaylock, Christine D.</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 Indiana University</w:t>
      </w: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363435"/>
          <w:sz w:val="20"/>
          <w:szCs w:val="20"/>
        </w:rPr>
        <w:t>Bronson, Clement</w:t>
      </w:r>
      <w:r>
        <w:rPr>
          <w:rFonts w:ascii="Times New Roman" w:hAnsi="Times New Roman"/>
          <w:color w:val="363435"/>
          <w:spacing w:val="-11"/>
          <w:sz w:val="20"/>
          <w:szCs w:val="20"/>
        </w:rPr>
        <w:t xml:space="preserve"> </w:t>
      </w:r>
      <w:r>
        <w:rPr>
          <w:rFonts w:ascii="Times New Roman" w:hAnsi="Times New Roman"/>
          <w:color w:val="363435"/>
          <w:sz w:val="20"/>
          <w:szCs w:val="20"/>
        </w:rPr>
        <w:t>A.</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Education </w:t>
      </w:r>
      <w:r>
        <w:rPr>
          <w:rFonts w:ascii="Times New Roman" w:hAnsi="Times New Roman"/>
          <w:color w:val="363435"/>
          <w:sz w:val="20"/>
          <w:szCs w:val="20"/>
        </w:rPr>
        <w:t>B.S., M.S.,</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uskegee Institute Ph.D., Penn State University</w:t>
      </w:r>
    </w:p>
    <w:p w:rsidR="00BA590D" w:rsidRDefault="00BA590D" w:rsidP="00BA590D">
      <w:pPr>
        <w:widowControl w:val="0"/>
        <w:autoSpaceDE w:val="0"/>
        <w:autoSpaceDN w:val="0"/>
        <w:adjustRightInd w:val="0"/>
        <w:spacing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line="250" w:lineRule="auto"/>
        <w:ind w:left="360" w:firstLine="0"/>
        <w:rPr>
          <w:rFonts w:ascii="Times New Roman" w:hAnsi="Times New Roman"/>
          <w:color w:val="000000"/>
          <w:sz w:val="20"/>
          <w:szCs w:val="20"/>
        </w:rPr>
      </w:pPr>
      <w:r>
        <w:rPr>
          <w:rFonts w:ascii="Times New Roman" w:hAnsi="Times New Roman"/>
          <w:color w:val="363435"/>
          <w:sz w:val="20"/>
          <w:szCs w:val="20"/>
        </w:rPr>
        <w:t>*Brown,</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Aaron </w:t>
      </w: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esident Emeritus </w:t>
      </w:r>
      <w:r>
        <w:rPr>
          <w:rFonts w:ascii="Times New Roman" w:hAnsi="Times New Roman"/>
          <w:color w:val="363435"/>
          <w:sz w:val="20"/>
          <w:szCs w:val="20"/>
        </w:rPr>
        <w:t>B.A.,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alladega College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Ph.D., University of Chicago</w:t>
      </w:r>
    </w:p>
    <w:p w:rsidR="00BA590D" w:rsidRDefault="00BA590D" w:rsidP="00BA590D">
      <w:pPr>
        <w:widowControl w:val="0"/>
        <w:autoSpaceDE w:val="0"/>
        <w:autoSpaceDN w:val="0"/>
        <w:adjustRightInd w:val="0"/>
        <w:spacing w:before="10"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*Cederbe</w:t>
      </w:r>
      <w:r>
        <w:rPr>
          <w:rFonts w:ascii="Times New Roman" w:hAnsi="Times New Roman"/>
          <w:color w:val="363435"/>
          <w:spacing w:val="-4"/>
          <w:sz w:val="20"/>
          <w:szCs w:val="20"/>
        </w:rPr>
        <w:t>r</w:t>
      </w:r>
      <w:r>
        <w:rPr>
          <w:rFonts w:ascii="Times New Roman" w:hAnsi="Times New Roman"/>
          <w:color w:val="363435"/>
          <w:sz w:val="20"/>
          <w:szCs w:val="20"/>
        </w:rPr>
        <w:t>g, Joo-</w:t>
      </w:r>
      <w:r>
        <w:rPr>
          <w:rFonts w:ascii="Times New Roman" w:hAnsi="Times New Roman"/>
          <w:color w:val="363435"/>
          <w:spacing w:val="-20"/>
          <w:sz w:val="20"/>
          <w:szCs w:val="20"/>
        </w:rPr>
        <w:t>Y</w:t>
      </w:r>
      <w:r>
        <w:rPr>
          <w:rFonts w:ascii="Times New Roman" w:hAnsi="Times New Roman"/>
          <w:color w:val="363435"/>
          <w:sz w:val="20"/>
          <w:szCs w:val="20"/>
        </w:rPr>
        <w:t>on Ohm</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Art</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w:t>
      </w:r>
      <w:r>
        <w:rPr>
          <w:rFonts w:ascii="Times New Roman" w:hAnsi="Times New Roman"/>
          <w:color w:val="363435"/>
          <w:spacing w:val="-16"/>
          <w:sz w:val="20"/>
          <w:szCs w:val="20"/>
        </w:rPr>
        <w:t>F</w:t>
      </w:r>
      <w:r>
        <w:rPr>
          <w:rFonts w:ascii="Times New Roman" w:hAnsi="Times New Roman"/>
          <w:color w:val="363435"/>
          <w:sz w:val="20"/>
          <w:szCs w:val="20"/>
        </w:rPr>
        <w:t>.A., Minneapolis College of</w:t>
      </w:r>
      <w:r>
        <w:rPr>
          <w:rFonts w:ascii="Times New Roman" w:hAnsi="Times New Roman"/>
          <w:color w:val="363435"/>
          <w:spacing w:val="-11"/>
          <w:sz w:val="20"/>
          <w:szCs w:val="20"/>
        </w:rPr>
        <w:t xml:space="preserve"> </w:t>
      </w:r>
      <w:r>
        <w:rPr>
          <w:rFonts w:ascii="Times New Roman" w:hAnsi="Times New Roman"/>
          <w:color w:val="363435"/>
          <w:sz w:val="20"/>
          <w:szCs w:val="20"/>
        </w:rPr>
        <w:t>Art and Design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w:t>
      </w:r>
      <w:r>
        <w:rPr>
          <w:rFonts w:ascii="Times New Roman" w:hAnsi="Times New Roman"/>
          <w:color w:val="363435"/>
          <w:spacing w:val="-16"/>
          <w:sz w:val="20"/>
          <w:szCs w:val="20"/>
        </w:rPr>
        <w:t>F</w:t>
      </w:r>
      <w:r>
        <w:rPr>
          <w:rFonts w:ascii="Times New Roman" w:hAnsi="Times New Roman"/>
          <w:color w:val="363435"/>
          <w:sz w:val="20"/>
          <w:szCs w:val="20"/>
        </w:rPr>
        <w:t>.A., Cranbrook</w:t>
      </w:r>
      <w:r>
        <w:rPr>
          <w:rFonts w:ascii="Times New Roman" w:hAnsi="Times New Roman"/>
          <w:color w:val="363435"/>
          <w:spacing w:val="-11"/>
          <w:sz w:val="20"/>
          <w:szCs w:val="20"/>
        </w:rPr>
        <w:t xml:space="preserve"> </w:t>
      </w:r>
      <w:r>
        <w:rPr>
          <w:rFonts w:ascii="Times New Roman" w:hAnsi="Times New Roman"/>
          <w:color w:val="363435"/>
          <w:sz w:val="20"/>
          <w:szCs w:val="20"/>
        </w:rPr>
        <w:t>Academy</w:t>
      </w:r>
    </w:p>
    <w:p w:rsidR="00BA590D" w:rsidRDefault="00BA590D" w:rsidP="00BA590D">
      <w:pPr>
        <w:widowControl w:val="0"/>
        <w:autoSpaceDE w:val="0"/>
        <w:autoSpaceDN w:val="0"/>
        <w:adjustRightInd w:val="0"/>
        <w:spacing w:before="10"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Cochraine,</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.A.R.</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before="10"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*Cross, Robert</w:t>
      </w:r>
      <w:r>
        <w:rPr>
          <w:rFonts w:ascii="Times New Roman" w:hAnsi="Times New Roman"/>
          <w:color w:val="363435"/>
          <w:spacing w:val="-11"/>
          <w:sz w:val="20"/>
          <w:szCs w:val="20"/>
        </w:rPr>
        <w:t xml:space="preserve"> </w:t>
      </w:r>
      <w:r>
        <w:rPr>
          <w:rFonts w:ascii="Times New Roman" w:hAnsi="Times New Roman"/>
          <w:color w:val="363435"/>
          <w:sz w:val="20"/>
          <w:szCs w:val="20"/>
        </w:rPr>
        <w:t>A.</w:t>
      </w:r>
    </w:p>
    <w:p w:rsidR="00BA590D" w:rsidRDefault="003756FF" w:rsidP="00BA590D">
      <w:pPr>
        <w:widowControl w:val="0"/>
        <w:autoSpaceDE w:val="0"/>
        <w:autoSpaceDN w:val="0"/>
        <w:adjustRightInd w:val="0"/>
        <w:spacing w:before="10" w:after="0"/>
        <w:ind w:left="360" w:firstLine="0"/>
        <w:rPr>
          <w:rFonts w:ascii="Times New Roman" w:hAnsi="Times New Roman"/>
          <w:color w:val="000000"/>
          <w:sz w:val="20"/>
          <w:szCs w:val="20"/>
        </w:rPr>
      </w:pPr>
      <w:r w:rsidRPr="003756FF">
        <w:rPr>
          <w:noProof/>
        </w:rPr>
        <w:pict>
          <v:shape id="_x0000_s1038" style="position:absolute;left:0;text-align:left;margin-left:542pt;margin-top:731.8pt;width:0;height:36.15pt;z-index:-251449344;mso-position-horizontal-relative:page;mso-position-vertical-relative:page" coordsize="0,724" o:allowincell="f" path="m,l,724e" filled="f" strokecolor="#363435" strokeweight="4pt">
            <v:path arrowok="t"/>
            <w10:wrap anchorx="page" anchory="page"/>
          </v:shape>
        </w:pict>
      </w:r>
      <w:r w:rsidR="00BA590D">
        <w:rPr>
          <w:rFonts w:ascii="Times New Roman" w:hAnsi="Times New Roman"/>
          <w:i/>
          <w:iCs/>
          <w:color w:val="363435"/>
          <w:sz w:val="20"/>
          <w:szCs w:val="20"/>
        </w:rPr>
        <w:t>Assistant P</w:t>
      </w:r>
      <w:r w:rsidR="00BA590D">
        <w:rPr>
          <w:rFonts w:ascii="Times New Roman" w:hAnsi="Times New Roman"/>
          <w:i/>
          <w:iCs/>
          <w:color w:val="363435"/>
          <w:spacing w:val="-7"/>
          <w:sz w:val="20"/>
          <w:szCs w:val="20"/>
        </w:rPr>
        <w:t>r</w:t>
      </w:r>
      <w:r w:rsidR="00BA590D">
        <w:rPr>
          <w:rFonts w:ascii="Times New Roman" w:hAnsi="Times New Roman"/>
          <w:i/>
          <w:iCs/>
          <w:color w:val="363435"/>
          <w:sz w:val="20"/>
          <w:szCs w:val="20"/>
        </w:rPr>
        <w:t>ofessor Emeritus of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College</w:t>
      </w:r>
    </w:p>
    <w:p w:rsidR="00BA590D" w:rsidRDefault="00BA590D" w:rsidP="00BA590D">
      <w:pPr>
        <w:widowControl w:val="0"/>
        <w:autoSpaceDE w:val="0"/>
        <w:autoSpaceDN w:val="0"/>
        <w:adjustRightInd w:val="0"/>
        <w:spacing w:before="10" w:after="0"/>
        <w:ind w:left="360" w:firstLine="0"/>
        <w:rPr>
          <w:rFonts w:ascii="Times New Roman" w:hAnsi="Times New Roman"/>
          <w:color w:val="363435"/>
          <w:sz w:val="20"/>
          <w:szCs w:val="20"/>
        </w:rPr>
      </w:pPr>
      <w:r>
        <w:rPr>
          <w:rFonts w:ascii="Times New Roman" w:hAnsi="Times New Roman"/>
          <w:color w:val="363435"/>
          <w:sz w:val="20"/>
          <w:szCs w:val="20"/>
        </w:rPr>
        <w:t>M.S., Indiana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363435"/>
          <w:sz w:val="20"/>
          <w:szCs w:val="20"/>
        </w:rPr>
      </w:pP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Pr>
          <w:rFonts w:ascii="Times New Roman" w:hAnsi="Times New Roman"/>
          <w:color w:val="363435"/>
          <w:sz w:val="20"/>
          <w:szCs w:val="20"/>
        </w:rPr>
        <w:t>*Dunson, Charles K.</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B.A., Morehouse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Ed.D., University of Northern Colorado</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Fort, Bruce H.</w:t>
      </w:r>
    </w:p>
    <w:p w:rsidR="00BA590D" w:rsidRDefault="00BA590D" w:rsidP="00BA590D">
      <w:pPr>
        <w:widowControl w:val="0"/>
        <w:autoSpaceDE w:val="0"/>
        <w:autoSpaceDN w:val="0"/>
        <w:adjustRightInd w:val="0"/>
        <w:spacing w:before="10" w:after="0" w:line="250" w:lineRule="auto"/>
        <w:ind w:left="360" w:right="1234" w:firstLine="0"/>
        <w:rPr>
          <w:rFonts w:ascii="Times New Roman" w:hAnsi="Times New Roman"/>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Biology </w:t>
      </w: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 M.S.,</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Atlanta University </w:t>
      </w:r>
    </w:p>
    <w:p w:rsidR="00BA590D" w:rsidRDefault="00BA590D" w:rsidP="00BA590D">
      <w:pPr>
        <w:widowControl w:val="0"/>
        <w:autoSpaceDE w:val="0"/>
        <w:autoSpaceDN w:val="0"/>
        <w:adjustRightInd w:val="0"/>
        <w:spacing w:before="10" w:after="0" w:line="250" w:lineRule="auto"/>
        <w:ind w:left="360" w:right="1234"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5"/>
          <w:sz w:val="20"/>
          <w:szCs w:val="20"/>
        </w:rPr>
        <w:t>T</w:t>
      </w:r>
      <w:r>
        <w:rPr>
          <w:rFonts w:ascii="Times New Roman" w:hAnsi="Times New Roman"/>
          <w:color w:val="363435"/>
          <w:sz w:val="20"/>
          <w:szCs w:val="20"/>
        </w:rPr>
        <w:t>., Brown University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Medical College of Geo</w:t>
      </w:r>
      <w:r>
        <w:rPr>
          <w:rFonts w:ascii="Times New Roman" w:hAnsi="Times New Roman"/>
          <w:color w:val="363435"/>
          <w:spacing w:val="-4"/>
          <w:sz w:val="20"/>
          <w:szCs w:val="20"/>
        </w:rPr>
        <w:t>r</w:t>
      </w:r>
      <w:r>
        <w:rPr>
          <w:rFonts w:ascii="Times New Roman" w:hAnsi="Times New Roman"/>
          <w:color w:val="363435"/>
          <w:sz w:val="20"/>
          <w:szCs w:val="20"/>
        </w:rPr>
        <w:t>gia</w:t>
      </w:r>
    </w:p>
    <w:p w:rsidR="00BA590D" w:rsidRDefault="00BA590D" w:rsidP="00BA590D">
      <w:pPr>
        <w:widowControl w:val="0"/>
        <w:autoSpaceDE w:val="0"/>
        <w:autoSpaceDN w:val="0"/>
        <w:adjustRightInd w:val="0"/>
        <w:spacing w:before="10"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Foste</w:t>
      </w:r>
      <w:r>
        <w:rPr>
          <w:rFonts w:ascii="Times New Roman" w:hAnsi="Times New Roman"/>
          <w:color w:val="363435"/>
          <w:spacing w:val="-8"/>
          <w:sz w:val="20"/>
          <w:szCs w:val="20"/>
        </w:rPr>
        <w:t>r</w:t>
      </w:r>
      <w:r>
        <w:rPr>
          <w:rFonts w:ascii="Times New Roman" w:hAnsi="Times New Roman"/>
          <w:color w:val="363435"/>
          <w:sz w:val="20"/>
          <w:szCs w:val="20"/>
        </w:rPr>
        <w:t>, Helen 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Business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B.A., Clark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M.S., University 9of</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isconsin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Ed.D., University of Northern Illinois</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Grant, C.</w:t>
      </w:r>
      <w:r>
        <w:rPr>
          <w:rFonts w:ascii="Times New Roman" w:hAnsi="Times New Roman"/>
          <w:color w:val="363435"/>
          <w:spacing w:val="-18"/>
          <w:sz w:val="20"/>
          <w:szCs w:val="20"/>
        </w:rPr>
        <w:t>W</w:t>
      </w:r>
      <w:r>
        <w:rPr>
          <w:rFonts w:ascii="Times New Roman" w:hAnsi="Times New Roman"/>
          <w:color w:val="363435"/>
          <w:sz w:val="20"/>
          <w:szCs w:val="20"/>
        </w:rPr>
        <w:t>.</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pacing w:val="-15"/>
          <w:sz w:val="20"/>
          <w:szCs w:val="20"/>
        </w:rPr>
        <w:t>V</w:t>
      </w:r>
      <w:r>
        <w:rPr>
          <w:rFonts w:ascii="Times New Roman" w:hAnsi="Times New Roman"/>
          <w:i/>
          <w:iCs/>
          <w:color w:val="363435"/>
          <w:sz w:val="20"/>
          <w:szCs w:val="20"/>
        </w:rPr>
        <w:t>ice P</w:t>
      </w:r>
      <w:r>
        <w:rPr>
          <w:rFonts w:ascii="Times New Roman" w:hAnsi="Times New Roman"/>
          <w:i/>
          <w:iCs/>
          <w:color w:val="363435"/>
          <w:spacing w:val="-7"/>
          <w:sz w:val="20"/>
          <w:szCs w:val="20"/>
        </w:rPr>
        <w:t>r</w:t>
      </w:r>
      <w:r>
        <w:rPr>
          <w:rFonts w:ascii="Times New Roman" w:hAnsi="Times New Roman"/>
          <w:i/>
          <w:iCs/>
          <w:color w:val="363435"/>
          <w:sz w:val="20"/>
          <w:szCs w:val="20"/>
        </w:rPr>
        <w:t>esident Emeritus for Student</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Affairs</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J.D., Florida</w:t>
      </w:r>
      <w:r>
        <w:rPr>
          <w:rFonts w:ascii="Times New Roman" w:hAnsi="Times New Roman"/>
          <w:color w:val="363435"/>
          <w:spacing w:val="-11"/>
          <w:sz w:val="20"/>
          <w:szCs w:val="20"/>
        </w:rPr>
        <w:t xml:space="preserve"> </w:t>
      </w:r>
      <w:r>
        <w:rPr>
          <w:rFonts w:ascii="Times New Roman" w:hAnsi="Times New Roman"/>
          <w:color w:val="363435"/>
          <w:sz w:val="20"/>
          <w:szCs w:val="20"/>
        </w:rPr>
        <w:t>A&amp;M University</w:t>
      </w: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*Grant,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 xml:space="preserve">elma </w:t>
      </w:r>
      <w:r>
        <w:rPr>
          <w:rFonts w:ascii="Times New Roman" w:hAnsi="Times New Roman"/>
          <w:color w:val="363435"/>
          <w:spacing w:val="-16"/>
          <w:sz w:val="20"/>
          <w:szCs w:val="20"/>
        </w:rPr>
        <w:t>F</w:t>
      </w:r>
      <w:r>
        <w:rPr>
          <w:rFonts w:ascii="Times New Roman" w:hAnsi="Times New Roman"/>
          <w:color w:val="363435"/>
          <w:sz w:val="20"/>
          <w:szCs w:val="20"/>
        </w:rPr>
        <w:t>.</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BA590D"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color w:val="363435"/>
          <w:sz w:val="20"/>
          <w:szCs w:val="20"/>
        </w:rPr>
        <w:t>B.A., Clark College 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 Ed.D., Rutgers University</w:t>
      </w:r>
    </w:p>
    <w:p w:rsidR="00BA590D" w:rsidRDefault="00BA590D" w:rsidP="00BA590D">
      <w:pPr>
        <w:widowControl w:val="0"/>
        <w:autoSpaceDE w:val="0"/>
        <w:autoSpaceDN w:val="0"/>
        <w:adjustRightInd w:val="0"/>
        <w:spacing w:after="0" w:line="240" w:lineRule="exact"/>
        <w:ind w:left="360" w:firstLine="0"/>
        <w:jc w:val="both"/>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*Hayes, Charles Leonard</w:t>
      </w:r>
    </w:p>
    <w:p w:rsidR="00BA590D"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esident Emeritus </w:t>
      </w:r>
      <w:r>
        <w:rPr>
          <w:rFonts w:ascii="Times New Roman" w:hAnsi="Times New Roman"/>
          <w:color w:val="363435"/>
          <w:sz w:val="20"/>
          <w:szCs w:val="20"/>
        </w:rPr>
        <w:t>A.B., Leland College Ed.M., Loyola University</w:t>
      </w: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Ed.D., University of Northern Colorado</w:t>
      </w:r>
    </w:p>
    <w:p w:rsidR="00BA590D" w:rsidRDefault="00BA590D" w:rsidP="00BA590D">
      <w:pPr>
        <w:widowControl w:val="0"/>
        <w:autoSpaceDE w:val="0"/>
        <w:autoSpaceDN w:val="0"/>
        <w:adjustRightInd w:val="0"/>
        <w:spacing w:before="10" w:after="0" w:line="240" w:lineRule="exact"/>
        <w:ind w:left="360" w:firstLine="0"/>
        <w:jc w:val="both"/>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Hill, Fera K.</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color w:val="363435"/>
          <w:sz w:val="20"/>
          <w:szCs w:val="20"/>
        </w:rPr>
        <w:t>A.B., Clark College</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line="240" w:lineRule="exact"/>
        <w:ind w:left="360" w:firstLine="0"/>
        <w:jc w:val="both"/>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*Hollis, Lois</w:t>
      </w:r>
    </w:p>
    <w:p w:rsidR="00BA590D"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Political Sci- ence</w:t>
      </w:r>
    </w:p>
    <w:p w:rsidR="00BA590D" w:rsidRDefault="00BA590D" w:rsidP="00BA590D">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363435"/>
          <w:sz w:val="20"/>
          <w:szCs w:val="20"/>
        </w:rPr>
        <w:t>A.B., Clark College 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 Ph.D.,</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after="0" w:line="240" w:lineRule="exact"/>
        <w:ind w:left="360" w:firstLine="0"/>
        <w:jc w:val="both"/>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Jackson, Prather S.</w:t>
      </w:r>
    </w:p>
    <w:p w:rsidR="00BA590D"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Health, Physi- cal Education and Rec</w:t>
      </w:r>
      <w:r>
        <w:rPr>
          <w:rFonts w:ascii="Times New Roman" w:hAnsi="Times New Roman"/>
          <w:i/>
          <w:iCs/>
          <w:color w:val="363435"/>
          <w:spacing w:val="-7"/>
          <w:sz w:val="20"/>
          <w:szCs w:val="20"/>
        </w:rPr>
        <w:t>r</w:t>
      </w:r>
      <w:r>
        <w:rPr>
          <w:rFonts w:ascii="Times New Roman" w:hAnsi="Times New Roman"/>
          <w:i/>
          <w:iCs/>
          <w:color w:val="363435"/>
          <w:sz w:val="20"/>
          <w:szCs w:val="20"/>
        </w:rPr>
        <w:t>eation</w:t>
      </w: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B.A.,</w:t>
      </w:r>
      <w:r>
        <w:rPr>
          <w:rFonts w:ascii="Times New Roman" w:hAnsi="Times New Roman"/>
          <w:color w:val="363435"/>
          <w:spacing w:val="-11"/>
          <w:sz w:val="20"/>
          <w:szCs w:val="20"/>
        </w:rPr>
        <w:t xml:space="preserve"> </w:t>
      </w:r>
      <w:r>
        <w:rPr>
          <w:rFonts w:ascii="Times New Roman" w:hAnsi="Times New Roman"/>
          <w:color w:val="363435"/>
          <w:sz w:val="20"/>
          <w:szCs w:val="20"/>
        </w:rPr>
        <w:t>Albany State University</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363435"/>
          <w:sz w:val="20"/>
          <w:szCs w:val="20"/>
        </w:rPr>
      </w:pPr>
      <w:r>
        <w:rPr>
          <w:rFonts w:ascii="Times New Roman" w:hAnsi="Times New Roman"/>
          <w:color w:val="363435"/>
          <w:sz w:val="20"/>
          <w:szCs w:val="20"/>
        </w:rPr>
        <w:t>M.A.,</w:t>
      </w:r>
      <w:r>
        <w:rPr>
          <w:rFonts w:ascii="Times New Roman" w:hAnsi="Times New Roman"/>
          <w:color w:val="363435"/>
          <w:spacing w:val="-4"/>
          <w:sz w:val="20"/>
          <w:szCs w:val="20"/>
        </w:rPr>
        <w:t xml:space="preserve"> </w:t>
      </w:r>
      <w:r>
        <w:rPr>
          <w:rFonts w:ascii="Times New Roman" w:hAnsi="Times New Roman"/>
          <w:color w:val="363435"/>
          <w:spacing w:val="-16"/>
          <w:sz w:val="20"/>
          <w:szCs w:val="20"/>
        </w:rPr>
        <w:t>W</w:t>
      </w:r>
      <w:r>
        <w:rPr>
          <w:rFonts w:ascii="Times New Roman" w:hAnsi="Times New Roman"/>
          <w:color w:val="363435"/>
          <w:sz w:val="20"/>
          <w:szCs w:val="20"/>
        </w:rPr>
        <w:t>estern Reserve University</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363435"/>
          <w:sz w:val="20"/>
          <w:szCs w:val="20"/>
        </w:rPr>
      </w:pP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Pr>
          <w:rFonts w:ascii="Times New Roman" w:hAnsi="Times New Roman"/>
          <w:color w:val="363435"/>
          <w:sz w:val="20"/>
          <w:szCs w:val="20"/>
        </w:rPr>
        <w:t>*Johnson, Leroy</w:t>
      </w:r>
    </w:p>
    <w:p w:rsidR="00DD3D7A" w:rsidRDefault="00BA590D" w:rsidP="00BA590D">
      <w:pPr>
        <w:widowControl w:val="0"/>
        <w:autoSpaceDE w:val="0"/>
        <w:autoSpaceDN w:val="0"/>
        <w:adjustRightInd w:val="0"/>
        <w:spacing w:before="10" w:after="0" w:line="250" w:lineRule="auto"/>
        <w:ind w:left="360" w:firstLine="0"/>
        <w:rPr>
          <w:rFonts w:ascii="Times New Roman" w:hAnsi="Times New Roman"/>
          <w:i/>
          <w:iCs/>
          <w:color w:val="363435"/>
          <w:spacing w:val="-4"/>
          <w:sz w:val="20"/>
          <w:szCs w:val="20"/>
        </w:rPr>
        <w:sectPr w:rsidR="00DD3D7A" w:rsidSect="00C21518">
          <w:headerReference w:type="even" r:id="rId66"/>
          <w:headerReference w:type="default" r:id="rId67"/>
          <w:pgSz w:w="12240" w:h="15840" w:code="1"/>
          <w:pgMar w:top="720" w:right="720" w:bottom="288" w:left="1440" w:header="720" w:footer="288" w:gutter="0"/>
          <w:cols w:num="2" w:space="720"/>
          <w:docGrid w:linePitch="360"/>
        </w:sect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Business</w:t>
      </w:r>
      <w:r>
        <w:rPr>
          <w:rFonts w:ascii="Times New Roman" w:hAnsi="Times New Roman"/>
          <w:i/>
          <w:iCs/>
          <w:color w:val="363435"/>
          <w:spacing w:val="-4"/>
          <w:sz w:val="20"/>
          <w:szCs w:val="20"/>
        </w:rPr>
        <w:t xml:space="preserve"> </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Administration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Bluefield State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M.Litt., M.Ed., University of Pittsbu</w:t>
      </w:r>
      <w:r>
        <w:rPr>
          <w:rFonts w:ascii="Times New Roman" w:hAnsi="Times New Roman"/>
          <w:color w:val="363435"/>
          <w:spacing w:val="-4"/>
          <w:sz w:val="20"/>
          <w:szCs w:val="20"/>
        </w:rPr>
        <w:t>r</w:t>
      </w:r>
      <w:r>
        <w:rPr>
          <w:rFonts w:ascii="Times New Roman" w:hAnsi="Times New Roman"/>
          <w:color w:val="363435"/>
          <w:sz w:val="20"/>
          <w:szCs w:val="20"/>
        </w:rPr>
        <w:t>gh</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Jones,</w:t>
      </w:r>
      <w:r>
        <w:rPr>
          <w:rFonts w:ascii="Times New Roman" w:hAnsi="Times New Roman"/>
          <w:color w:val="363435"/>
          <w:spacing w:val="-4"/>
          <w:sz w:val="20"/>
          <w:szCs w:val="20"/>
        </w:rPr>
        <w:t xml:space="preserve"> </w:t>
      </w:r>
      <w:r>
        <w:rPr>
          <w:rFonts w:ascii="Times New Roman" w:hAnsi="Times New Roman"/>
          <w:color w:val="363435"/>
          <w:spacing w:val="-15"/>
          <w:sz w:val="20"/>
          <w:szCs w:val="20"/>
        </w:rPr>
        <w:t>T</w:t>
      </w:r>
      <w:r>
        <w:rPr>
          <w:rFonts w:ascii="Times New Roman" w:hAnsi="Times New Roman"/>
          <w:color w:val="363435"/>
          <w:sz w:val="20"/>
          <w:szCs w:val="20"/>
        </w:rPr>
        <w:t>. Marshall</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Music </w:t>
      </w: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ginia State University M.M., University of Michigan D.M.E., University of Oklahoma</w:t>
      </w:r>
    </w:p>
    <w:p w:rsidR="00BA590D" w:rsidRDefault="00BA590D" w:rsidP="00BA590D">
      <w:pPr>
        <w:widowControl w:val="0"/>
        <w:autoSpaceDE w:val="0"/>
        <w:autoSpaceDN w:val="0"/>
        <w:adjustRightInd w:val="0"/>
        <w:spacing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*Kirkpatrick, Forrest L.</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Health and</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 xml:space="preserve">Physical Education </w:t>
      </w:r>
      <w:r>
        <w:rPr>
          <w:rFonts w:ascii="Times New Roman" w:hAnsi="Times New Roman"/>
          <w:color w:val="363435"/>
          <w:sz w:val="20"/>
          <w:szCs w:val="20"/>
        </w:rPr>
        <w:t>A.B.,</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alladega College 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*Latime</w:t>
      </w:r>
      <w:r>
        <w:rPr>
          <w:rFonts w:ascii="Times New Roman" w:hAnsi="Times New Roman"/>
          <w:color w:val="363435"/>
          <w:spacing w:val="-8"/>
          <w:sz w:val="20"/>
          <w:szCs w:val="20"/>
        </w:rPr>
        <w:t>r</w:t>
      </w:r>
      <w:r>
        <w:rPr>
          <w:rFonts w:ascii="Times New Roman" w:hAnsi="Times New Roman"/>
          <w:color w:val="363435"/>
          <w:sz w:val="20"/>
          <w:szCs w:val="20"/>
        </w:rPr>
        <w:t>,</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roas Lewis</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Social Sciences</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A.B., Spelman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p>
    <w:p w:rsidR="00BA590D" w:rsidRDefault="00BA590D" w:rsidP="00BA590D">
      <w:pPr>
        <w:widowControl w:val="0"/>
        <w:autoSpaceDE w:val="0"/>
        <w:autoSpaceDN w:val="0"/>
        <w:adjustRightInd w:val="0"/>
        <w:spacing w:after="0" w:line="250" w:lineRule="auto"/>
        <w:ind w:left="360" w:right="1961" w:firstLine="0"/>
        <w:rPr>
          <w:rFonts w:ascii="Times New Roman" w:hAnsi="Times New Roman"/>
          <w:color w:val="000000"/>
          <w:sz w:val="20"/>
          <w:szCs w:val="20"/>
        </w:rPr>
      </w:pPr>
      <w:r>
        <w:rPr>
          <w:rFonts w:ascii="Times New Roman" w:hAnsi="Times New Roman"/>
          <w:color w:val="363435"/>
          <w:sz w:val="20"/>
          <w:szCs w:val="20"/>
        </w:rPr>
        <w:t>*Lightfoote,</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 xml:space="preserve">illiam E. </w:t>
      </w: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Education </w:t>
      </w: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uskegee Institute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eachers College, Columbia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Ed.D., Indiana University</w:t>
      </w:r>
    </w:p>
    <w:p w:rsidR="00BA590D" w:rsidRDefault="00BA590D" w:rsidP="00BA590D">
      <w:pPr>
        <w:widowControl w:val="0"/>
        <w:autoSpaceDE w:val="0"/>
        <w:autoSpaceDN w:val="0"/>
        <w:adjustRightInd w:val="0"/>
        <w:spacing w:before="26" w:after="0"/>
        <w:ind w:left="360" w:right="280" w:firstLine="0"/>
        <w:rPr>
          <w:rFonts w:ascii="Times New Roman" w:hAnsi="Times New Roman"/>
          <w:color w:val="000000"/>
          <w:sz w:val="20"/>
          <w:szCs w:val="20"/>
        </w:rPr>
      </w:pPr>
      <w:r>
        <w:rPr>
          <w:rFonts w:ascii="Times New Roman" w:hAnsi="Times New Roman"/>
          <w:color w:val="363435"/>
          <w:sz w:val="20"/>
          <w:szCs w:val="20"/>
        </w:rPr>
        <w:t>Marquis, James H.</w:t>
      </w:r>
    </w:p>
    <w:p w:rsidR="00BA590D" w:rsidRDefault="00BA590D" w:rsidP="00BA590D">
      <w:pPr>
        <w:widowControl w:val="0"/>
        <w:autoSpaceDE w:val="0"/>
        <w:autoSpaceDN w:val="0"/>
        <w:adjustRightInd w:val="0"/>
        <w:spacing w:before="10" w:after="0" w:line="250" w:lineRule="auto"/>
        <w:ind w:left="360" w:right="28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Music </w:t>
      </w:r>
      <w:r>
        <w:rPr>
          <w:rFonts w:ascii="Times New Roman" w:hAnsi="Times New Roman"/>
          <w:color w:val="363435"/>
          <w:sz w:val="20"/>
          <w:szCs w:val="20"/>
        </w:rPr>
        <w:t>B.M., University of Detroit M.M., Boston University Ph.D., University of Iowa</w:t>
      </w:r>
    </w:p>
    <w:p w:rsidR="00BA590D" w:rsidRDefault="00BA590D" w:rsidP="00BA590D">
      <w:pPr>
        <w:widowControl w:val="0"/>
        <w:autoSpaceDE w:val="0"/>
        <w:autoSpaceDN w:val="0"/>
        <w:adjustRightInd w:val="0"/>
        <w:spacing w:after="0" w:line="240" w:lineRule="exact"/>
        <w:ind w:left="360" w:right="28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Marshall, Robert</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Mathematics</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M.S.,</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Ph.D., Southern Illinois University</w:t>
      </w:r>
    </w:p>
    <w:p w:rsidR="00BA590D"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Mayes, Helen M.</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i/>
          <w:iCs/>
          <w:color w:val="363435"/>
          <w:sz w:val="20"/>
          <w:szCs w:val="20"/>
        </w:rPr>
        <w:t>Di</w:t>
      </w:r>
      <w:r>
        <w:rPr>
          <w:rFonts w:ascii="Times New Roman" w:hAnsi="Times New Roman"/>
          <w:i/>
          <w:iCs/>
          <w:color w:val="363435"/>
          <w:spacing w:val="-7"/>
          <w:sz w:val="20"/>
          <w:szCs w:val="20"/>
        </w:rPr>
        <w:t>r</w:t>
      </w:r>
      <w:r>
        <w:rPr>
          <w:rFonts w:ascii="Times New Roman" w:hAnsi="Times New Roman"/>
          <w:i/>
          <w:iCs/>
          <w:color w:val="363435"/>
          <w:sz w:val="20"/>
          <w:szCs w:val="20"/>
        </w:rPr>
        <w:t>ector Emerita of</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Admissions and Reco</w:t>
      </w:r>
      <w:r>
        <w:rPr>
          <w:rFonts w:ascii="Times New Roman" w:hAnsi="Times New Roman"/>
          <w:i/>
          <w:iCs/>
          <w:color w:val="363435"/>
          <w:spacing w:val="-7"/>
          <w:sz w:val="20"/>
          <w:szCs w:val="20"/>
        </w:rPr>
        <w:t>r</w:t>
      </w:r>
      <w:r>
        <w:rPr>
          <w:rFonts w:ascii="Times New Roman" w:hAnsi="Times New Roman"/>
          <w:i/>
          <w:iCs/>
          <w:color w:val="363435"/>
          <w:sz w:val="20"/>
          <w:szCs w:val="20"/>
        </w:rPr>
        <w:t>ds</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B.S., Savannah State College</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Mille</w:t>
      </w:r>
      <w:r>
        <w:rPr>
          <w:rFonts w:ascii="Times New Roman" w:hAnsi="Times New Roman"/>
          <w:color w:val="363435"/>
          <w:spacing w:val="-8"/>
          <w:sz w:val="20"/>
          <w:szCs w:val="20"/>
        </w:rPr>
        <w:t>r</w:t>
      </w:r>
      <w:r>
        <w:rPr>
          <w:rFonts w:ascii="Times New Roman" w:hAnsi="Times New Roman"/>
          <w:color w:val="363435"/>
          <w:sz w:val="20"/>
          <w:szCs w:val="20"/>
        </w:rPr>
        <w:t>, Juanita</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A.B., Clark College</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M.S.L.S.,</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Moble</w:t>
      </w:r>
      <w:r>
        <w:rPr>
          <w:rFonts w:ascii="Times New Roman" w:hAnsi="Times New Roman"/>
          <w:color w:val="363435"/>
          <w:spacing w:val="-13"/>
          <w:sz w:val="20"/>
          <w:szCs w:val="20"/>
        </w:rPr>
        <w:t>y</w:t>
      </w:r>
      <w:r>
        <w:rPr>
          <w:rFonts w:ascii="Times New Roman" w:hAnsi="Times New Roman"/>
          <w:color w:val="363435"/>
          <w:sz w:val="20"/>
          <w:szCs w:val="20"/>
        </w:rPr>
        <w:t xml:space="preserve">, Charles </w:t>
      </w:r>
      <w:r>
        <w:rPr>
          <w:rFonts w:ascii="Times New Roman" w:hAnsi="Times New Roman"/>
          <w:color w:val="363435"/>
          <w:spacing w:val="-22"/>
          <w:sz w:val="20"/>
          <w:szCs w:val="20"/>
        </w:rPr>
        <w:t>P</w:t>
      </w:r>
      <w:r>
        <w:rPr>
          <w:rFonts w:ascii="Times New Roman" w:hAnsi="Times New Roman"/>
          <w:color w:val="363435"/>
          <w:sz w:val="20"/>
          <w:szCs w:val="20"/>
        </w:rPr>
        <w:t>.</w:t>
      </w:r>
    </w:p>
    <w:p w:rsidR="00BA590D" w:rsidRDefault="00BA590D" w:rsidP="00BA590D">
      <w:pPr>
        <w:widowControl w:val="0"/>
        <w:autoSpaceDE w:val="0"/>
        <w:autoSpaceDN w:val="0"/>
        <w:adjustRightInd w:val="0"/>
        <w:spacing w:before="10" w:after="0" w:line="250" w:lineRule="auto"/>
        <w:ind w:left="360" w:right="28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Political Sci- ence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B.S., Florida Memorial College</w:t>
      </w:r>
    </w:p>
    <w:p w:rsidR="00BA590D" w:rsidRDefault="00BA590D" w:rsidP="00BA590D">
      <w:pPr>
        <w:widowControl w:val="0"/>
        <w:autoSpaceDE w:val="0"/>
        <w:autoSpaceDN w:val="0"/>
        <w:adjustRightInd w:val="0"/>
        <w:spacing w:after="0"/>
        <w:ind w:left="360"/>
        <w:rPr>
          <w:rFonts w:ascii="Times New Roman" w:hAnsi="Times New Roman"/>
          <w:color w:val="000000"/>
          <w:sz w:val="20"/>
          <w:szCs w:val="20"/>
        </w:rPr>
      </w:pPr>
    </w:p>
    <w:p w:rsidR="00BA590D" w:rsidRDefault="00BA590D" w:rsidP="00BA590D">
      <w:pPr>
        <w:widowControl w:val="0"/>
        <w:autoSpaceDE w:val="0"/>
        <w:autoSpaceDN w:val="0"/>
        <w:adjustRightInd w:val="0"/>
        <w:spacing w:before="26" w:after="0"/>
        <w:ind w:left="360" w:right="280" w:firstLine="0"/>
        <w:rPr>
          <w:rFonts w:ascii="Times New Roman" w:hAnsi="Times New Roman"/>
          <w:color w:val="000000"/>
          <w:sz w:val="20"/>
          <w:szCs w:val="20"/>
        </w:rPr>
      </w:pPr>
      <w:r>
        <w:rPr>
          <w:rFonts w:ascii="Times New Roman" w:hAnsi="Times New Roman"/>
          <w:color w:val="363435"/>
          <w:sz w:val="20"/>
          <w:szCs w:val="20"/>
        </w:rPr>
        <w:t>*Newsome,</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illiam 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Education</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College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*O’Neal, Obie</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Health and Physical Education</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B.S., Bluefield State College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M.S.,</w:t>
      </w:r>
      <w:r>
        <w:rPr>
          <w:rFonts w:ascii="Times New Roman" w:hAnsi="Times New Roman"/>
          <w:color w:val="363435"/>
          <w:spacing w:val="-4"/>
          <w:sz w:val="20"/>
          <w:szCs w:val="20"/>
        </w:rPr>
        <w:t xml:space="preserve"> </w:t>
      </w:r>
      <w:r>
        <w:rPr>
          <w:rFonts w:ascii="Times New Roman" w:hAnsi="Times New Roman"/>
          <w:color w:val="363435"/>
          <w:spacing w:val="-16"/>
          <w:sz w:val="20"/>
          <w:szCs w:val="20"/>
        </w:rPr>
        <w:t>W</w:t>
      </w:r>
      <w:r>
        <w:rPr>
          <w:rFonts w:ascii="Times New Roman" w:hAnsi="Times New Roman"/>
          <w:color w:val="363435"/>
          <w:sz w:val="20"/>
          <w:szCs w:val="20"/>
        </w:rPr>
        <w:t>est</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ginia University</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*Pende</w:t>
      </w:r>
      <w:r>
        <w:rPr>
          <w:rFonts w:ascii="Times New Roman" w:hAnsi="Times New Roman"/>
          <w:color w:val="363435"/>
          <w:spacing w:val="-4"/>
          <w:sz w:val="20"/>
          <w:szCs w:val="20"/>
        </w:rPr>
        <w:t>r</w:t>
      </w:r>
      <w:r>
        <w:rPr>
          <w:rFonts w:ascii="Times New Roman" w:hAnsi="Times New Roman"/>
          <w:color w:val="363435"/>
          <w:sz w:val="20"/>
          <w:szCs w:val="20"/>
        </w:rPr>
        <w:t>grast, James</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Dean Emeritus for</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Academic</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Affairs</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B.S., North Carolina</w:t>
      </w:r>
      <w:r>
        <w:rPr>
          <w:rFonts w:ascii="Times New Roman" w:hAnsi="Times New Roman"/>
          <w:color w:val="363435"/>
          <w:spacing w:val="-11"/>
          <w:sz w:val="20"/>
          <w:szCs w:val="20"/>
        </w:rPr>
        <w:t xml:space="preserve"> </w:t>
      </w:r>
      <w:r>
        <w:rPr>
          <w:rFonts w:ascii="Times New Roman" w:hAnsi="Times New Roman"/>
          <w:color w:val="363435"/>
          <w:sz w:val="20"/>
          <w:szCs w:val="20"/>
        </w:rPr>
        <w:t>A&amp;T</w:t>
      </w:r>
      <w:r>
        <w:rPr>
          <w:rFonts w:ascii="Times New Roman" w:hAnsi="Times New Roman"/>
          <w:color w:val="363435"/>
          <w:spacing w:val="-4"/>
          <w:sz w:val="20"/>
          <w:szCs w:val="20"/>
        </w:rPr>
        <w:t xml:space="preserve"> </w:t>
      </w:r>
      <w:r>
        <w:rPr>
          <w:rFonts w:ascii="Times New Roman" w:hAnsi="Times New Roman"/>
          <w:color w:val="363435"/>
          <w:sz w:val="20"/>
          <w:szCs w:val="20"/>
        </w:rPr>
        <w:t>State University</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M.S., Howard University</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Ph.D., Penn State</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color w:val="363435"/>
          <w:sz w:val="20"/>
          <w:szCs w:val="20"/>
        </w:rPr>
        <w:t>*Pete, J.</w:t>
      </w:r>
      <w:r>
        <w:rPr>
          <w:rFonts w:ascii="Times New Roman" w:hAnsi="Times New Roman"/>
          <w:color w:val="363435"/>
          <w:spacing w:val="-11"/>
          <w:sz w:val="20"/>
          <w:szCs w:val="20"/>
        </w:rPr>
        <w:t xml:space="preserve"> </w:t>
      </w:r>
      <w:r>
        <w:rPr>
          <w:rFonts w:ascii="Times New Roman" w:hAnsi="Times New Roman"/>
          <w:color w:val="363435"/>
          <w:sz w:val="20"/>
          <w:szCs w:val="20"/>
        </w:rPr>
        <w:t>Allen</w:t>
      </w:r>
    </w:p>
    <w:p w:rsidR="00BA590D" w:rsidRDefault="00BA590D" w:rsidP="00BA590D">
      <w:pPr>
        <w:widowControl w:val="0"/>
        <w:autoSpaceDE w:val="0"/>
        <w:autoSpaceDN w:val="0"/>
        <w:adjustRightInd w:val="0"/>
        <w:spacing w:after="0"/>
        <w:ind w:left="360" w:right="280" w:firstLine="0"/>
        <w:jc w:val="both"/>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Education </w:t>
      </w:r>
      <w:r>
        <w:rPr>
          <w:rFonts w:ascii="Times New Roman" w:hAnsi="Times New Roman"/>
          <w:color w:val="363435"/>
          <w:sz w:val="20"/>
          <w:szCs w:val="20"/>
        </w:rPr>
        <w:t>B.S., M.A., Southern University Ed.D., University of Kansas</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Reese,</w:t>
      </w:r>
      <w:r>
        <w:rPr>
          <w:rFonts w:ascii="Times New Roman" w:hAnsi="Times New Roman"/>
          <w:color w:val="363435"/>
          <w:spacing w:val="-11"/>
          <w:sz w:val="20"/>
          <w:szCs w:val="20"/>
        </w:rPr>
        <w:t xml:space="preserve"> </w:t>
      </w:r>
      <w:r>
        <w:rPr>
          <w:rFonts w:ascii="Times New Roman" w:hAnsi="Times New Roman"/>
          <w:color w:val="363435"/>
          <w:sz w:val="20"/>
          <w:szCs w:val="20"/>
        </w:rPr>
        <w:t>Alma</w:t>
      </w:r>
      <w:r>
        <w:rPr>
          <w:rFonts w:ascii="Times New Roman" w:hAnsi="Times New Roman"/>
          <w:color w:val="363435"/>
          <w:spacing w:val="-4"/>
          <w:sz w:val="20"/>
          <w:szCs w:val="20"/>
        </w:rPr>
        <w:t xml:space="preserve"> </w:t>
      </w:r>
      <w:r>
        <w:rPr>
          <w:rFonts w:ascii="Times New Roman" w:hAnsi="Times New Roman"/>
          <w:color w:val="363435"/>
          <w:spacing w:val="-26"/>
          <w:sz w:val="20"/>
          <w:szCs w:val="20"/>
        </w:rPr>
        <w:t>V</w:t>
      </w:r>
      <w:r>
        <w:rPr>
          <w:rFonts w:ascii="Times New Roman" w:hAnsi="Times New Roman"/>
          <w:color w:val="363435"/>
          <w:sz w:val="20"/>
          <w:szCs w:val="20"/>
        </w:rPr>
        <w:t>.</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M.S., University of Geo</w:t>
      </w:r>
      <w:r>
        <w:rPr>
          <w:rFonts w:ascii="Times New Roman" w:hAnsi="Times New Roman"/>
          <w:color w:val="363435"/>
          <w:spacing w:val="-4"/>
          <w:sz w:val="20"/>
          <w:szCs w:val="20"/>
        </w:rPr>
        <w:t>r</w:t>
      </w:r>
      <w:r>
        <w:rPr>
          <w:rFonts w:ascii="Times New Roman" w:hAnsi="Times New Roman"/>
          <w:color w:val="363435"/>
          <w:sz w:val="20"/>
          <w:szCs w:val="20"/>
        </w:rPr>
        <w:t>gia</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*Reese, James C.</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Education</w:t>
      </w:r>
    </w:p>
    <w:p w:rsidR="00A3250A"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363435"/>
          <w:sz w:val="20"/>
          <w:szCs w:val="20"/>
        </w:rPr>
      </w:pPr>
      <w:r>
        <w:rPr>
          <w:rFonts w:ascii="Times New Roman" w:hAnsi="Times New Roman"/>
          <w:color w:val="363435"/>
          <w:sz w:val="20"/>
          <w:szCs w:val="20"/>
        </w:rPr>
        <w:t>A.B., Morris Brown College M.Ed.,</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 LLD., Union Baptist Seminary</w:t>
      </w:r>
    </w:p>
    <w:p w:rsidR="00BA590D"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*Reese, Mamie B.</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Spelman College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M.S., Drake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Rice,</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illiam R.</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Modern Languages</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 University of</w:t>
      </w:r>
      <w:r>
        <w:rPr>
          <w:rFonts w:ascii="Times New Roman" w:hAnsi="Times New Roman"/>
          <w:color w:val="363435"/>
          <w:spacing w:val="-11"/>
          <w:sz w:val="20"/>
          <w:szCs w:val="20"/>
        </w:rPr>
        <w:t xml:space="preserve"> </w:t>
      </w:r>
      <w:r>
        <w:rPr>
          <w:rFonts w:ascii="Times New Roman" w:hAnsi="Times New Roman"/>
          <w:color w:val="363435"/>
          <w:sz w:val="20"/>
          <w:szCs w:val="20"/>
        </w:rPr>
        <w:t>Akron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M.Ed., Kent State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*Rivers, Birnell D.</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Business</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Administration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Savannah State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M.B.A.,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*She</w:t>
      </w:r>
      <w:r>
        <w:rPr>
          <w:rFonts w:ascii="Times New Roman" w:hAnsi="Times New Roman"/>
          <w:color w:val="363435"/>
          <w:spacing w:val="-4"/>
          <w:sz w:val="20"/>
          <w:szCs w:val="20"/>
        </w:rPr>
        <w:t>f</w:t>
      </w:r>
      <w:r>
        <w:rPr>
          <w:rFonts w:ascii="Times New Roman" w:hAnsi="Times New Roman"/>
          <w:color w:val="363435"/>
          <w:sz w:val="20"/>
          <w:szCs w:val="20"/>
        </w:rPr>
        <w:t>field,</w:t>
      </w:r>
      <w:r>
        <w:rPr>
          <w:rFonts w:ascii="Times New Roman" w:hAnsi="Times New Roman"/>
          <w:color w:val="363435"/>
          <w:spacing w:val="-11"/>
          <w:sz w:val="20"/>
          <w:szCs w:val="20"/>
        </w:rPr>
        <w:t xml:space="preserve"> </w:t>
      </w:r>
      <w:r>
        <w:rPr>
          <w:rFonts w:ascii="Times New Roman" w:hAnsi="Times New Roman"/>
          <w:color w:val="363435"/>
          <w:sz w:val="20"/>
          <w:szCs w:val="20"/>
        </w:rPr>
        <w:t>Annie L.</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A.B.,</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 Columbia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Sherman, Eugene</w:t>
      </w:r>
    </w:p>
    <w:p w:rsidR="00BA590D" w:rsidRDefault="00BA590D" w:rsidP="00BA590D">
      <w:pPr>
        <w:widowControl w:val="0"/>
        <w:autoSpaceDE w:val="0"/>
        <w:autoSpaceDN w:val="0"/>
        <w:adjustRightInd w:val="0"/>
        <w:spacing w:after="0"/>
        <w:ind w:left="360"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Sociology </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B.A.,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 xml:space="preserve">alley State College </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 xml:space="preserve">M.A., Southern Illinois University </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Ph.D., Purdue University</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Pr>
          <w:rFonts w:ascii="Times New Roman" w:hAnsi="Times New Roman"/>
          <w:color w:val="363435"/>
          <w:sz w:val="20"/>
          <w:szCs w:val="20"/>
        </w:rPr>
        <w:t>Shields, Portia H.</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esident Emerita</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District of Columbia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eachers College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 Geo</w:t>
      </w:r>
      <w:r>
        <w:rPr>
          <w:rFonts w:ascii="Times New Roman" w:hAnsi="Times New Roman"/>
          <w:color w:val="363435"/>
          <w:spacing w:val="-4"/>
          <w:sz w:val="20"/>
          <w:szCs w:val="20"/>
        </w:rPr>
        <w:t>r</w:t>
      </w:r>
      <w:r>
        <w:rPr>
          <w:rFonts w:ascii="Times New Roman" w:hAnsi="Times New Roman"/>
          <w:color w:val="363435"/>
          <w:sz w:val="20"/>
          <w:szCs w:val="20"/>
        </w:rPr>
        <w:t>ge</w:t>
      </w:r>
      <w:r>
        <w:rPr>
          <w:rFonts w:ascii="Times New Roman" w:hAnsi="Times New Roman"/>
          <w:color w:val="363435"/>
          <w:spacing w:val="-4"/>
          <w:sz w:val="20"/>
          <w:szCs w:val="20"/>
        </w:rPr>
        <w:t xml:space="preserve"> </w:t>
      </w:r>
      <w:r>
        <w:rPr>
          <w:rFonts w:ascii="Times New Roman" w:hAnsi="Times New Roman"/>
          <w:color w:val="363435"/>
          <w:spacing w:val="-16"/>
          <w:sz w:val="20"/>
          <w:szCs w:val="20"/>
        </w:rPr>
        <w:t>W</w:t>
      </w:r>
      <w:r>
        <w:rPr>
          <w:rFonts w:ascii="Times New Roman" w:hAnsi="Times New Roman"/>
          <w:color w:val="363435"/>
          <w:sz w:val="20"/>
          <w:szCs w:val="20"/>
        </w:rPr>
        <w:t>ashington University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University of Maryland</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Simmons, Daisy</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 Bennett College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M.Ed., Florida</w:t>
      </w:r>
      <w:r>
        <w:rPr>
          <w:rFonts w:ascii="Times New Roman" w:hAnsi="Times New Roman"/>
          <w:color w:val="363435"/>
          <w:spacing w:val="-11"/>
          <w:sz w:val="20"/>
          <w:szCs w:val="20"/>
        </w:rPr>
        <w:t xml:space="preserve"> </w:t>
      </w:r>
      <w:r>
        <w:rPr>
          <w:rFonts w:ascii="Times New Roman" w:hAnsi="Times New Roman"/>
          <w:color w:val="363435"/>
          <w:sz w:val="20"/>
          <w:szCs w:val="20"/>
        </w:rPr>
        <w:t>A&amp;M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*Smith, Cli</w:t>
      </w:r>
      <w:r>
        <w:rPr>
          <w:rFonts w:ascii="Times New Roman" w:hAnsi="Times New Roman"/>
          <w:color w:val="363435"/>
          <w:spacing w:val="-4"/>
          <w:sz w:val="20"/>
          <w:szCs w:val="20"/>
        </w:rPr>
        <w:t>f</w:t>
      </w:r>
      <w:r>
        <w:rPr>
          <w:rFonts w:ascii="Times New Roman" w:hAnsi="Times New Roman"/>
          <w:color w:val="363435"/>
          <w:sz w:val="20"/>
          <w:szCs w:val="20"/>
        </w:rPr>
        <w:t>ford L.</w:t>
      </w:r>
    </w:p>
    <w:p w:rsidR="00BA590D" w:rsidRDefault="00BA590D" w:rsidP="00BA590D">
      <w:pPr>
        <w:widowControl w:val="0"/>
        <w:autoSpaceDE w:val="0"/>
        <w:autoSpaceDN w:val="0"/>
        <w:adjustRightInd w:val="0"/>
        <w:spacing w:after="0"/>
        <w:ind w:left="360"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Chemistry </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 xml:space="preserve">ginia Union University </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Iowa State University</w:t>
      </w:r>
    </w:p>
    <w:p w:rsidR="00BA590D" w:rsidRDefault="00BA590D" w:rsidP="00BA590D">
      <w:pPr>
        <w:widowControl w:val="0"/>
        <w:autoSpaceDE w:val="0"/>
        <w:autoSpaceDN w:val="0"/>
        <w:adjustRightInd w:val="0"/>
        <w:spacing w:before="10" w:after="0" w:line="220" w:lineRule="exact"/>
        <w:ind w:left="36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Steele, Jack</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Chemistry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 De Pauw University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University of Kentucky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Sykes, Ellis</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pacing w:val="-15"/>
          <w:sz w:val="20"/>
          <w:szCs w:val="20"/>
        </w:rPr>
        <w:t>V</w:t>
      </w:r>
      <w:r>
        <w:rPr>
          <w:rFonts w:ascii="Times New Roman" w:hAnsi="Times New Roman"/>
          <w:i/>
          <w:iCs/>
          <w:color w:val="363435"/>
          <w:sz w:val="20"/>
          <w:szCs w:val="20"/>
        </w:rPr>
        <w:t>ice P</w:t>
      </w:r>
      <w:r>
        <w:rPr>
          <w:rFonts w:ascii="Times New Roman" w:hAnsi="Times New Roman"/>
          <w:i/>
          <w:iCs/>
          <w:color w:val="363435"/>
          <w:spacing w:val="-7"/>
          <w:sz w:val="20"/>
          <w:szCs w:val="20"/>
        </w:rPr>
        <w:t>r</w:t>
      </w:r>
      <w:r>
        <w:rPr>
          <w:rFonts w:ascii="Times New Roman" w:hAnsi="Times New Roman"/>
          <w:i/>
          <w:iCs/>
          <w:color w:val="363435"/>
          <w:sz w:val="20"/>
          <w:szCs w:val="20"/>
        </w:rPr>
        <w:t>esident Emeritus of</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Academic</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Affairs</w:t>
      </w:r>
    </w:p>
    <w:p w:rsidR="00BA590D" w:rsidRDefault="00BA590D" w:rsidP="00BA590D">
      <w:pPr>
        <w:widowControl w:val="0"/>
        <w:autoSpaceDE w:val="0"/>
        <w:autoSpaceDN w:val="0"/>
        <w:adjustRightInd w:val="0"/>
        <w:spacing w:after="0"/>
        <w:ind w:left="360" w:right="457" w:firstLine="0"/>
        <w:rPr>
          <w:rFonts w:ascii="Times New Roman" w:hAnsi="Times New Roman"/>
          <w:color w:val="363435"/>
          <w:sz w:val="20"/>
          <w:szCs w:val="20"/>
        </w:rPr>
      </w:pPr>
      <w:r>
        <w:rPr>
          <w:rFonts w:ascii="Times New Roman" w:hAnsi="Times New Roman"/>
          <w:color w:val="363435"/>
          <w:sz w:val="20"/>
          <w:szCs w:val="20"/>
        </w:rPr>
        <w:t xml:space="preserve">B.S., Morehouse College </w:t>
      </w:r>
    </w:p>
    <w:p w:rsidR="00BA590D" w:rsidRDefault="00BA590D" w:rsidP="00BA590D">
      <w:pPr>
        <w:widowControl w:val="0"/>
        <w:autoSpaceDE w:val="0"/>
        <w:autoSpaceDN w:val="0"/>
        <w:adjustRightInd w:val="0"/>
        <w:spacing w:after="0"/>
        <w:ind w:left="360" w:right="457" w:firstLine="0"/>
        <w:rPr>
          <w:rFonts w:ascii="Times New Roman" w:hAnsi="Times New Roman"/>
          <w:color w:val="363435"/>
          <w:sz w:val="20"/>
          <w:szCs w:val="20"/>
        </w:rPr>
      </w:pPr>
      <w:r>
        <w:rPr>
          <w:rFonts w:ascii="Times New Roman" w:hAnsi="Times New Roman"/>
          <w:color w:val="363435"/>
          <w:sz w:val="20"/>
          <w:szCs w:val="20"/>
        </w:rPr>
        <w:t>M.S., University of Geo</w:t>
      </w:r>
      <w:r>
        <w:rPr>
          <w:rFonts w:ascii="Times New Roman" w:hAnsi="Times New Roman"/>
          <w:color w:val="363435"/>
          <w:spacing w:val="-4"/>
          <w:sz w:val="20"/>
          <w:szCs w:val="20"/>
        </w:rPr>
        <w:t>r</w:t>
      </w:r>
      <w:r>
        <w:rPr>
          <w:rFonts w:ascii="Times New Roman" w:hAnsi="Times New Roman"/>
          <w:color w:val="363435"/>
          <w:sz w:val="20"/>
          <w:szCs w:val="20"/>
        </w:rPr>
        <w:t xml:space="preserve">gia </w:t>
      </w:r>
    </w:p>
    <w:p w:rsidR="00BA590D" w:rsidRDefault="00BA590D" w:rsidP="00BA590D">
      <w:pPr>
        <w:widowControl w:val="0"/>
        <w:autoSpaceDE w:val="0"/>
        <w:autoSpaceDN w:val="0"/>
        <w:adjustRightInd w:val="0"/>
        <w:spacing w:after="0"/>
        <w:ind w:left="360" w:right="457" w:firstLine="0"/>
        <w:rPr>
          <w:rFonts w:ascii="Times New Roman" w:hAnsi="Times New Roman"/>
          <w:color w:val="000000"/>
          <w:sz w:val="20"/>
          <w:szCs w:val="20"/>
        </w:rPr>
      </w:pPr>
      <w:r>
        <w:rPr>
          <w:rFonts w:ascii="Times New Roman" w:hAnsi="Times New Roman"/>
          <w:color w:val="363435"/>
          <w:sz w:val="20"/>
          <w:szCs w:val="20"/>
        </w:rPr>
        <w:t>Ph.D., University of Geo</w:t>
      </w:r>
      <w:r>
        <w:rPr>
          <w:rFonts w:ascii="Times New Roman" w:hAnsi="Times New Roman"/>
          <w:color w:val="363435"/>
          <w:spacing w:val="-4"/>
          <w:sz w:val="20"/>
          <w:szCs w:val="20"/>
        </w:rPr>
        <w:t>r</w:t>
      </w:r>
      <w:r>
        <w:rPr>
          <w:rFonts w:ascii="Times New Roman" w:hAnsi="Times New Roman"/>
          <w:color w:val="363435"/>
          <w:sz w:val="20"/>
          <w:szCs w:val="20"/>
        </w:rPr>
        <w:t>gia</w:t>
      </w:r>
    </w:p>
    <w:p w:rsidR="00BA590D"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w:t>
      </w:r>
      <w:r>
        <w:rPr>
          <w:rFonts w:ascii="Times New Roman" w:hAnsi="Times New Roman"/>
          <w:color w:val="363435"/>
          <w:spacing w:val="-7"/>
          <w:sz w:val="20"/>
          <w:szCs w:val="20"/>
        </w:rPr>
        <w:t>T</w:t>
      </w:r>
      <w:r>
        <w:rPr>
          <w:rFonts w:ascii="Times New Roman" w:hAnsi="Times New Roman"/>
          <w:color w:val="363435"/>
          <w:sz w:val="20"/>
          <w:szCs w:val="20"/>
        </w:rPr>
        <w:t>ift, Rosa B.</w:t>
      </w:r>
    </w:p>
    <w:p w:rsidR="00BA590D" w:rsidRDefault="00BA590D" w:rsidP="00BA590D">
      <w:pPr>
        <w:widowControl w:val="0"/>
        <w:autoSpaceDE w:val="0"/>
        <w:autoSpaceDN w:val="0"/>
        <w:adjustRightInd w:val="0"/>
        <w:spacing w:after="0"/>
        <w:ind w:left="360" w:right="7"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Reading </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University M.A., Florida</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A&amp;M University </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Ph.D., Florida State University</w:t>
      </w:r>
    </w:p>
    <w:p w:rsidR="00BA590D" w:rsidRDefault="00BA590D" w:rsidP="00BA590D">
      <w:pPr>
        <w:widowControl w:val="0"/>
        <w:autoSpaceDE w:val="0"/>
        <w:autoSpaceDN w:val="0"/>
        <w:adjustRightInd w:val="0"/>
        <w:spacing w:after="0" w:line="200" w:lineRule="exact"/>
        <w:ind w:left="360" w:right="7" w:firstLine="0"/>
        <w:rPr>
          <w:rFonts w:ascii="Times New Roman" w:hAnsi="Times New Roman"/>
          <w:color w:val="000000"/>
          <w:sz w:val="20"/>
          <w:szCs w:val="20"/>
        </w:rPr>
      </w:pPr>
    </w:p>
    <w:p w:rsidR="00BA590D" w:rsidRDefault="00BA590D" w:rsidP="00BA590D">
      <w:pPr>
        <w:widowControl w:val="0"/>
        <w:autoSpaceDE w:val="0"/>
        <w:autoSpaceDN w:val="0"/>
        <w:adjustRightInd w:val="0"/>
        <w:spacing w:after="0" w:line="260" w:lineRule="exact"/>
        <w:ind w:left="360" w:right="7" w:firstLine="0"/>
        <w:rPr>
          <w:rFonts w:ascii="Times New Roman" w:hAnsi="Times New Roman"/>
          <w:color w:val="000000"/>
          <w:sz w:val="26"/>
          <w:szCs w:val="26"/>
        </w:rPr>
      </w:pPr>
    </w:p>
    <w:p w:rsidR="00BA590D" w:rsidRDefault="00BA590D" w:rsidP="00BA590D">
      <w:pPr>
        <w:widowControl w:val="0"/>
        <w:autoSpaceDE w:val="0"/>
        <w:autoSpaceDN w:val="0"/>
        <w:adjustRightInd w:val="0"/>
        <w:spacing w:after="0"/>
        <w:ind w:left="360" w:right="7" w:firstLine="0"/>
        <w:rPr>
          <w:rFonts w:ascii="Times New Roman" w:hAnsi="Times New Roman"/>
          <w:i/>
          <w:iCs/>
          <w:color w:val="363435"/>
          <w:sz w:val="20"/>
          <w:szCs w:val="20"/>
        </w:rPr>
      </w:pPr>
      <w:r>
        <w:rPr>
          <w:rFonts w:ascii="Times New Roman" w:hAnsi="Times New Roman"/>
          <w:color w:val="363435"/>
          <w:spacing w:val="-16"/>
          <w:sz w:val="20"/>
          <w:szCs w:val="20"/>
        </w:rPr>
        <w:t>W</w:t>
      </w:r>
      <w:r>
        <w:rPr>
          <w:rFonts w:ascii="Times New Roman" w:hAnsi="Times New Roman"/>
          <w:color w:val="363435"/>
          <w:sz w:val="20"/>
          <w:szCs w:val="20"/>
        </w:rPr>
        <w:t xml:space="preserve">ashington, Betty J. </w:t>
      </w: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Biology </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t xml:space="preserve">B.S., Grambling College </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Atlanta University </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Ph.D.,</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rPr>
      </w:pP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pacing w:val="-8"/>
          <w:sz w:val="20"/>
          <w:szCs w:val="20"/>
        </w:rPr>
        <w:t>W</w:t>
      </w:r>
      <w:r>
        <w:rPr>
          <w:rFonts w:ascii="Times New Roman" w:hAnsi="Times New Roman"/>
          <w:color w:val="363435"/>
          <w:sz w:val="20"/>
          <w:szCs w:val="20"/>
        </w:rPr>
        <w:t>illiams, Curtis L.</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Speech and Theat</w:t>
      </w:r>
      <w:r>
        <w:rPr>
          <w:rFonts w:ascii="Times New Roman" w:hAnsi="Times New Roman"/>
          <w:i/>
          <w:iCs/>
          <w:color w:val="363435"/>
          <w:spacing w:val="-7"/>
          <w:sz w:val="20"/>
          <w:szCs w:val="20"/>
        </w:rPr>
        <w:t>r</w:t>
      </w:r>
      <w:r>
        <w:rPr>
          <w:rFonts w:ascii="Times New Roman" w:hAnsi="Times New Roman"/>
          <w:i/>
          <w:iCs/>
          <w:color w:val="363435"/>
          <w:sz w:val="20"/>
          <w:szCs w:val="20"/>
        </w:rPr>
        <w:t>e</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A.A., Friendship Junior College</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B.A., Morehouse College</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Ph.D., University of</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exas at</w:t>
      </w:r>
      <w:r>
        <w:rPr>
          <w:rFonts w:ascii="Times New Roman" w:hAnsi="Times New Roman"/>
          <w:color w:val="363435"/>
          <w:spacing w:val="-11"/>
          <w:sz w:val="20"/>
          <w:szCs w:val="20"/>
        </w:rPr>
        <w:t xml:space="preserve"> </w:t>
      </w:r>
      <w:r>
        <w:rPr>
          <w:rFonts w:ascii="Times New Roman" w:hAnsi="Times New Roman"/>
          <w:color w:val="363435"/>
          <w:sz w:val="20"/>
          <w:szCs w:val="20"/>
        </w:rPr>
        <w:t>Austin</w:t>
      </w:r>
    </w:p>
    <w:p w:rsidR="00BA590D"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rPr>
      </w:pP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pacing w:val="-8"/>
          <w:sz w:val="20"/>
          <w:szCs w:val="20"/>
        </w:rPr>
        <w:t>W</w:t>
      </w:r>
      <w:r>
        <w:rPr>
          <w:rFonts w:ascii="Times New Roman" w:hAnsi="Times New Roman"/>
          <w:color w:val="363435"/>
          <w:sz w:val="20"/>
          <w:szCs w:val="20"/>
        </w:rPr>
        <w:t>ilson, Maudecca L.</w:t>
      </w:r>
    </w:p>
    <w:p w:rsidR="00BA590D" w:rsidRDefault="00BA590D" w:rsidP="00BA590D">
      <w:pPr>
        <w:widowControl w:val="0"/>
        <w:autoSpaceDE w:val="0"/>
        <w:autoSpaceDN w:val="0"/>
        <w:adjustRightInd w:val="0"/>
        <w:spacing w:after="0"/>
        <w:ind w:left="360" w:right="7"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Education </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Albany State University </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Ph.D., University of Oklahoma</w:t>
      </w:r>
    </w:p>
    <w:p w:rsidR="00BA590D"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rPr>
      </w:pP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w:t>
      </w:r>
      <w:r>
        <w:rPr>
          <w:rFonts w:ascii="Times New Roman" w:hAnsi="Times New Roman"/>
          <w:color w:val="363435"/>
          <w:spacing w:val="-8"/>
          <w:sz w:val="20"/>
          <w:szCs w:val="20"/>
        </w:rPr>
        <w:t>W</w:t>
      </w:r>
      <w:r>
        <w:rPr>
          <w:rFonts w:ascii="Times New Roman" w:hAnsi="Times New Roman"/>
          <w:color w:val="363435"/>
          <w:sz w:val="20"/>
          <w:szCs w:val="20"/>
        </w:rPr>
        <w:t>inde</w:t>
      </w:r>
      <w:r>
        <w:rPr>
          <w:rFonts w:ascii="Times New Roman" w:hAnsi="Times New Roman"/>
          <w:color w:val="363435"/>
          <w:spacing w:val="-8"/>
          <w:sz w:val="20"/>
          <w:szCs w:val="20"/>
        </w:rPr>
        <w:t>r</w:t>
      </w:r>
      <w:r>
        <w:rPr>
          <w:rFonts w:ascii="Times New Roman" w:hAnsi="Times New Roman"/>
          <w:color w:val="363435"/>
          <w:sz w:val="20"/>
          <w:szCs w:val="20"/>
        </w:rPr>
        <w:t>, Eleanor</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w:t>
      </w:r>
      <w:r>
        <w:rPr>
          <w:rFonts w:ascii="Times New Roman" w:hAnsi="Times New Roman"/>
          <w:i/>
          <w:iCs/>
          <w:color w:val="363435"/>
          <w:w w:val="133"/>
          <w:sz w:val="20"/>
          <w:szCs w:val="20"/>
        </w:rPr>
        <w:t>o</w:t>
      </w:r>
      <w:r>
        <w:rPr>
          <w:rFonts w:ascii="Times New Roman" w:hAnsi="Times New Roman"/>
          <w:i/>
          <w:iCs/>
          <w:color w:val="363435"/>
          <w:sz w:val="20"/>
          <w:szCs w:val="20"/>
        </w:rPr>
        <w:t>ursing</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B.S.,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t>M.A., Fisk University</w:t>
      </w:r>
    </w:p>
    <w:p w:rsidR="00BA590D"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rPr>
          <w:rFonts w:ascii="Times New Roman" w:hAnsi="Times New Roman"/>
          <w:sz w:val="20"/>
          <w:szCs w:val="20"/>
        </w:rPr>
      </w:pPr>
      <w:r>
        <w:rPr>
          <w:rFonts w:ascii="Times New Roman" w:hAnsi="Times New Roman"/>
          <w:sz w:val="20"/>
          <w:szCs w:val="20"/>
        </w:rPr>
        <w:br w:type="page"/>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sectPr w:rsidR="00B33835" w:rsidSect="00C21518">
          <w:headerReference w:type="default" r:id="rId68"/>
          <w:pgSz w:w="12240" w:h="15840" w:code="1"/>
          <w:pgMar w:top="720" w:right="720" w:bottom="288" w:left="1440" w:header="720" w:footer="288" w:gutter="0"/>
          <w:cols w:num="2" w:space="720"/>
          <w:docGrid w:linePitch="360"/>
        </w:sect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Pr="004B400E" w:rsidRDefault="003756FF" w:rsidP="00B33835">
      <w:pPr>
        <w:pStyle w:val="Heading1"/>
        <w:spacing w:before="0"/>
        <w:ind w:left="360" w:firstLine="0"/>
        <w:rPr>
          <w:rFonts w:ascii="Impact" w:hAnsi="Impact" w:cs="Impact"/>
          <w:color w:val="808080" w:themeColor="background1" w:themeShade="80"/>
          <w:sz w:val="32"/>
          <w:szCs w:val="32"/>
        </w:rPr>
      </w:pPr>
      <w:r w:rsidRPr="003756FF">
        <w:rPr>
          <w:noProof/>
          <w:color w:val="808080" w:themeColor="background1" w:themeShade="80"/>
        </w:rPr>
        <w:pict>
          <v:rect id="_x0000_s1036" style="position:absolute;left:0;text-align:left;margin-left:265.85pt;margin-top:-74.2pt;width:31pt;height:31pt;z-index:-251457536;mso-position-horizontal-relative:page" o:allowincell="f" filled="f" stroked="f">
            <v:textbox style="mso-next-textbox:#_x0000_s1036" inset="0,0,0,0">
              <w:txbxContent>
                <w:p w:rsidR="0051227A" w:rsidRDefault="0051227A" w:rsidP="00B33835">
                  <w:pPr>
                    <w:spacing w:after="0" w:line="620" w:lineRule="atLeast"/>
                    <w:rPr>
                      <w:rFonts w:ascii="Times New Roman" w:hAnsi="Times New Roman"/>
                      <w:sz w:val="24"/>
                      <w:szCs w:val="24"/>
                    </w:rPr>
                  </w:pPr>
                  <w:r>
                    <w:rPr>
                      <w:rFonts w:ascii="Times New Roman" w:hAnsi="Times New Roman"/>
                      <w:noProof/>
                      <w:sz w:val="24"/>
                      <w:szCs w:val="24"/>
                      <w:lang w:eastAsia="en-US"/>
                    </w:rPr>
                    <w:drawing>
                      <wp:inline distT="0" distB="0" distL="0" distR="0">
                        <wp:extent cx="407670" cy="393700"/>
                        <wp:effectExtent l="19050" t="0" r="0" b="0"/>
                        <wp:docPr id="1680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33835">
                  <w:pPr>
                    <w:widowControl w:val="0"/>
                    <w:autoSpaceDE w:val="0"/>
                    <w:autoSpaceDN w:val="0"/>
                    <w:adjustRightInd w:val="0"/>
                    <w:spacing w:after="0"/>
                    <w:rPr>
                      <w:rFonts w:ascii="Times New Roman" w:hAnsi="Times New Roman"/>
                      <w:sz w:val="24"/>
                      <w:szCs w:val="24"/>
                    </w:rPr>
                  </w:pPr>
                </w:p>
              </w:txbxContent>
            </v:textbox>
            <w10:wrap anchorx="page"/>
          </v:rect>
        </w:pict>
      </w:r>
      <w:bookmarkStart w:id="500" w:name="_Toc294969810"/>
      <w:bookmarkStart w:id="501" w:name="_Toc295897069"/>
      <w:r w:rsidR="00B33835" w:rsidRPr="004B400E">
        <w:rPr>
          <w:rFonts w:ascii="Impact" w:hAnsi="Impact" w:cs="Impact"/>
          <w:color w:val="808080" w:themeColor="background1" w:themeShade="80"/>
          <w:spacing w:val="-13"/>
          <w:position w:val="-1"/>
          <w:sz w:val="32"/>
          <w:szCs w:val="32"/>
        </w:rPr>
        <w:t>T</w:t>
      </w:r>
      <w:r w:rsidR="00B33835" w:rsidRPr="004B400E">
        <w:rPr>
          <w:rFonts w:ascii="Impact" w:hAnsi="Impact" w:cs="Impact"/>
          <w:color w:val="808080" w:themeColor="background1" w:themeShade="80"/>
          <w:position w:val="-1"/>
          <w:sz w:val="32"/>
          <w:szCs w:val="32"/>
        </w:rPr>
        <w:t>elephone Directo</w:t>
      </w:r>
      <w:r w:rsidR="00B33835" w:rsidRPr="004B400E">
        <w:rPr>
          <w:rFonts w:ascii="Impact" w:hAnsi="Impact" w:cs="Impact"/>
          <w:color w:val="808080" w:themeColor="background1" w:themeShade="80"/>
          <w:spacing w:val="6"/>
          <w:position w:val="-1"/>
          <w:sz w:val="32"/>
          <w:szCs w:val="32"/>
        </w:rPr>
        <w:t>r</w:t>
      </w:r>
      <w:r w:rsidR="00B33835" w:rsidRPr="004B400E">
        <w:rPr>
          <w:rFonts w:ascii="Impact" w:hAnsi="Impact" w:cs="Impact"/>
          <w:color w:val="808080" w:themeColor="background1" w:themeShade="80"/>
          <w:position w:val="-1"/>
          <w:sz w:val="32"/>
          <w:szCs w:val="32"/>
        </w:rPr>
        <w:t>y</w:t>
      </w:r>
      <w:bookmarkEnd w:id="500"/>
      <w:bookmarkEnd w:id="501"/>
    </w:p>
    <w:p w:rsidR="00B33835" w:rsidRDefault="00B33835" w:rsidP="00B33835">
      <w:pPr>
        <w:widowControl w:val="0"/>
        <w:autoSpaceDE w:val="0"/>
        <w:autoSpaceDN w:val="0"/>
        <w:adjustRightInd w:val="0"/>
        <w:spacing w:after="0" w:line="200" w:lineRule="exact"/>
        <w:ind w:left="360" w:firstLine="0"/>
        <w:rPr>
          <w:rFonts w:ascii="Impact" w:hAnsi="Impact" w:cs="Impact"/>
          <w:sz w:val="20"/>
          <w:szCs w:val="20"/>
        </w:rPr>
      </w:pPr>
    </w:p>
    <w:p w:rsidR="00B33835" w:rsidRDefault="00B33835" w:rsidP="00B33835">
      <w:pPr>
        <w:widowControl w:val="0"/>
        <w:autoSpaceDE w:val="0"/>
        <w:autoSpaceDN w:val="0"/>
        <w:adjustRightInd w:val="0"/>
        <w:spacing w:before="16" w:after="0" w:line="200" w:lineRule="exact"/>
        <w:ind w:left="360" w:firstLine="0"/>
        <w:rPr>
          <w:rFonts w:ascii="Impact" w:hAnsi="Impact" w:cs="Impact"/>
          <w:sz w:val="20"/>
          <w:szCs w:val="20"/>
        </w:rPr>
      </w:pPr>
    </w:p>
    <w:p w:rsidR="00B33835" w:rsidRDefault="00B33835" w:rsidP="00B33835">
      <w:pPr>
        <w:widowControl w:val="0"/>
        <w:autoSpaceDE w:val="0"/>
        <w:autoSpaceDN w:val="0"/>
        <w:adjustRightInd w:val="0"/>
        <w:spacing w:before="26" w:after="0"/>
        <w:ind w:left="360" w:firstLine="0"/>
        <w:rPr>
          <w:rFonts w:ascii="Times New Roman" w:hAnsi="Times New Roman"/>
          <w:sz w:val="20"/>
          <w:szCs w:val="20"/>
        </w:rPr>
      </w:pP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w:t>
      </w:r>
      <w:r>
        <w:rPr>
          <w:rFonts w:ascii="Times New Roman" w:hAnsi="Times New Roman"/>
          <w:spacing w:val="-33"/>
          <w:sz w:val="20"/>
          <w:szCs w:val="20"/>
        </w:rPr>
        <w:t xml:space="preserve"> </w:t>
      </w:r>
      <w:r>
        <w:rPr>
          <w:rFonts w:ascii="Times New Roman" w:hAnsi="Times New Roman"/>
          <w:sz w:val="20"/>
          <w:szCs w:val="20"/>
        </w:rPr>
        <w:t>......................................................................................................(229) 430-4635</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Admissions</w:t>
      </w:r>
      <w:r>
        <w:rPr>
          <w:rFonts w:ascii="Times New Roman" w:hAnsi="Times New Roman"/>
          <w:spacing w:val="-15"/>
          <w:sz w:val="20"/>
          <w:szCs w:val="20"/>
        </w:rPr>
        <w:t xml:space="preserve"> </w:t>
      </w:r>
      <w:r>
        <w:rPr>
          <w:rFonts w:ascii="Times New Roman" w:hAnsi="Times New Roman"/>
          <w:sz w:val="20"/>
          <w:szCs w:val="20"/>
        </w:rPr>
        <w:t>...............................................................................................................(229) 430-4646</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line="438" w:lineRule="auto"/>
        <w:ind w:left="360" w:right="706" w:firstLine="0"/>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oll Free Inside Geo</w:t>
      </w:r>
      <w:r>
        <w:rPr>
          <w:rFonts w:ascii="Times New Roman" w:hAnsi="Times New Roman"/>
          <w:spacing w:val="-4"/>
          <w:sz w:val="20"/>
          <w:szCs w:val="20"/>
        </w:rPr>
        <w:t>r</w:t>
      </w:r>
      <w:r>
        <w:rPr>
          <w:rFonts w:ascii="Times New Roman" w:hAnsi="Times New Roman"/>
          <w:sz w:val="20"/>
          <w:szCs w:val="20"/>
        </w:rPr>
        <w:t>gia</w:t>
      </w:r>
      <w:r>
        <w:rPr>
          <w:rFonts w:ascii="Times New Roman" w:hAnsi="Times New Roman"/>
          <w:spacing w:val="-24"/>
          <w:sz w:val="20"/>
          <w:szCs w:val="20"/>
        </w:rPr>
        <w:t xml:space="preserve"> </w:t>
      </w:r>
      <w:r>
        <w:rPr>
          <w:rFonts w:ascii="Times New Roman" w:hAnsi="Times New Roman"/>
          <w:sz w:val="20"/>
          <w:szCs w:val="20"/>
        </w:rPr>
        <w:t>............................................................................</w:t>
      </w:r>
      <w:r>
        <w:rPr>
          <w:rFonts w:ascii="Times New Roman" w:hAnsi="Times New Roman"/>
          <w:sz w:val="20"/>
          <w:szCs w:val="20"/>
        </w:rPr>
        <w:tab/>
        <w:t xml:space="preserve">…....800-822-RAMS </w:t>
      </w:r>
    </w:p>
    <w:p w:rsidR="00B33835" w:rsidRDefault="00B33835" w:rsidP="00B33835">
      <w:pPr>
        <w:widowControl w:val="0"/>
        <w:autoSpaceDE w:val="0"/>
        <w:autoSpaceDN w:val="0"/>
        <w:adjustRightInd w:val="0"/>
        <w:spacing w:after="0" w:line="438" w:lineRule="auto"/>
        <w:ind w:left="360" w:right="706" w:firstLine="0"/>
        <w:rPr>
          <w:rFonts w:ascii="Times New Roman" w:hAnsi="Times New Roman"/>
          <w:sz w:val="20"/>
          <w:szCs w:val="20"/>
        </w:rPr>
      </w:pP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firmative</w:t>
      </w:r>
      <w:r>
        <w:rPr>
          <w:rFonts w:ascii="Times New Roman" w:hAnsi="Times New Roman"/>
          <w:spacing w:val="-11"/>
          <w:sz w:val="20"/>
          <w:szCs w:val="20"/>
        </w:rPr>
        <w:t xml:space="preserve"> </w:t>
      </w:r>
      <w:r>
        <w:rPr>
          <w:rFonts w:ascii="Times New Roman" w:hAnsi="Times New Roman"/>
          <w:sz w:val="20"/>
          <w:szCs w:val="20"/>
        </w:rPr>
        <w:t>Actio</w:t>
      </w:r>
      <w:r>
        <w:rPr>
          <w:rFonts w:ascii="Times New Roman" w:hAnsi="Times New Roman"/>
          <w:spacing w:val="6"/>
          <w:sz w:val="20"/>
          <w:szCs w:val="20"/>
        </w:rPr>
        <w:t>n</w:t>
      </w:r>
      <w:r>
        <w:rPr>
          <w:rFonts w:ascii="Times New Roman" w:hAnsi="Times New Roman"/>
          <w:sz w:val="20"/>
          <w:szCs w:val="20"/>
        </w:rPr>
        <w:t>....................................................................................................(229) 430-4603</w:t>
      </w:r>
    </w:p>
    <w:p w:rsidR="00B33835" w:rsidRDefault="00B33835" w:rsidP="00B33835">
      <w:pPr>
        <w:widowControl w:val="0"/>
        <w:autoSpaceDE w:val="0"/>
        <w:autoSpaceDN w:val="0"/>
        <w:adjustRightInd w:val="0"/>
        <w:spacing w:before="7" w:after="0"/>
        <w:ind w:left="360" w:firstLine="0"/>
        <w:rPr>
          <w:rFonts w:ascii="Times New Roman" w:hAnsi="Times New Roman"/>
          <w:sz w:val="20"/>
          <w:szCs w:val="20"/>
        </w:rPr>
      </w:pPr>
      <w:r>
        <w:rPr>
          <w:rFonts w:ascii="Times New Roman" w:hAnsi="Times New Roman"/>
          <w:sz w:val="20"/>
          <w:szCs w:val="20"/>
        </w:rPr>
        <w:t>ASU Foundation, Inc.</w:t>
      </w:r>
      <w:r>
        <w:rPr>
          <w:rFonts w:ascii="Times New Roman" w:hAnsi="Times New Roman"/>
          <w:spacing w:val="13"/>
          <w:sz w:val="20"/>
          <w:szCs w:val="20"/>
        </w:rPr>
        <w:t xml:space="preserve"> </w:t>
      </w:r>
      <w:r>
        <w:rPr>
          <w:rFonts w:ascii="Times New Roman" w:hAnsi="Times New Roman"/>
          <w:sz w:val="20"/>
          <w:szCs w:val="20"/>
        </w:rPr>
        <w:t>..............................................................................................(229) 430-4663</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Athletic</w:t>
      </w:r>
      <w:r>
        <w:rPr>
          <w:rFonts w:ascii="Times New Roman" w:hAnsi="Times New Roman"/>
          <w:spacing w:val="7"/>
          <w:sz w:val="20"/>
          <w:szCs w:val="20"/>
        </w:rPr>
        <w:t>s</w:t>
      </w:r>
      <w:r>
        <w:rPr>
          <w:rFonts w:ascii="Times New Roman" w:hAnsi="Times New Roman"/>
          <w:sz w:val="20"/>
          <w:szCs w:val="20"/>
        </w:rPr>
        <w:t>....................................................................................................................(229) 430-4654</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Bookstor</w:t>
      </w:r>
      <w:r>
        <w:rPr>
          <w:rFonts w:ascii="Times New Roman" w:hAnsi="Times New Roman"/>
          <w:spacing w:val="7"/>
          <w:sz w:val="20"/>
          <w:szCs w:val="20"/>
        </w:rPr>
        <w:t>e</w:t>
      </w:r>
      <w:r>
        <w:rPr>
          <w:rFonts w:ascii="Times New Roman" w:hAnsi="Times New Roman"/>
          <w:sz w:val="20"/>
          <w:szCs w:val="20"/>
        </w:rPr>
        <w:t>..................................................................................................................(229) 430-4746</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Center for Student Development, Counseling and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esting</w:t>
      </w:r>
      <w:r>
        <w:rPr>
          <w:rFonts w:ascii="Times New Roman" w:hAnsi="Times New Roman"/>
          <w:spacing w:val="-8"/>
          <w:sz w:val="20"/>
          <w:szCs w:val="20"/>
        </w:rPr>
        <w:t xml:space="preserve"> </w:t>
      </w:r>
      <w:r>
        <w:rPr>
          <w:rFonts w:ascii="Times New Roman" w:hAnsi="Times New Roman"/>
          <w:sz w:val="20"/>
          <w:szCs w:val="20"/>
        </w:rPr>
        <w:t>......................................(229) 430-4667</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Financial</w:t>
      </w:r>
      <w:r>
        <w:rPr>
          <w:rFonts w:ascii="Times New Roman" w:hAnsi="Times New Roman"/>
          <w:spacing w:val="-11"/>
          <w:sz w:val="20"/>
          <w:szCs w:val="20"/>
        </w:rPr>
        <w:t xml:space="preserve"> </w:t>
      </w:r>
      <w:r>
        <w:rPr>
          <w:rFonts w:ascii="Times New Roman" w:hAnsi="Times New Roman"/>
          <w:sz w:val="20"/>
          <w:szCs w:val="20"/>
        </w:rPr>
        <w:t>Aid</w:t>
      </w:r>
      <w:r>
        <w:rPr>
          <w:rFonts w:ascii="Times New Roman" w:hAnsi="Times New Roman"/>
          <w:spacing w:val="-4"/>
          <w:sz w:val="20"/>
          <w:szCs w:val="20"/>
        </w:rPr>
        <w:t xml:space="preserve"> </w:t>
      </w:r>
      <w:r>
        <w:rPr>
          <w:rFonts w:ascii="Times New Roman" w:hAnsi="Times New Roman"/>
          <w:sz w:val="20"/>
          <w:szCs w:val="20"/>
        </w:rPr>
        <w:t>............................................................................................................(229) 430-4650</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Fiscal</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............................................................................................................(229) 430-4609</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General Information</w:t>
      </w:r>
      <w:r>
        <w:rPr>
          <w:rFonts w:ascii="Times New Roman" w:hAnsi="Times New Roman"/>
          <w:spacing w:val="-9"/>
          <w:sz w:val="20"/>
          <w:szCs w:val="20"/>
        </w:rPr>
        <w:t xml:space="preserve"> </w:t>
      </w:r>
      <w:r>
        <w:rPr>
          <w:rFonts w:ascii="Times New Roman" w:hAnsi="Times New Roman"/>
          <w:sz w:val="20"/>
          <w:szCs w:val="20"/>
        </w:rPr>
        <w:t>.................................................................................................(229) 430-4600</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Librar</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7"/>
          <w:sz w:val="20"/>
          <w:szCs w:val="20"/>
        </w:rPr>
        <w:t xml:space="preserve"> </w:t>
      </w:r>
      <w:r>
        <w:rPr>
          <w:rFonts w:ascii="Times New Roman" w:hAnsi="Times New Roman"/>
          <w:sz w:val="20"/>
          <w:szCs w:val="20"/>
        </w:rPr>
        <w:t>.....................................................................................................................(229) 430-4799</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Public Safet</w:t>
      </w:r>
      <w:r>
        <w:rPr>
          <w:rFonts w:ascii="Times New Roman" w:hAnsi="Times New Roman"/>
          <w:spacing w:val="7"/>
          <w:sz w:val="20"/>
          <w:szCs w:val="20"/>
        </w:rPr>
        <w:t>y</w:t>
      </w:r>
      <w:r>
        <w:rPr>
          <w:rFonts w:ascii="Times New Roman" w:hAnsi="Times New Roman"/>
          <w:sz w:val="20"/>
          <w:szCs w:val="20"/>
        </w:rPr>
        <w:t>.............................................................................................................(229) 430-47</w:t>
      </w:r>
      <w:r>
        <w:rPr>
          <w:rFonts w:ascii="Times New Roman" w:hAnsi="Times New Roman"/>
          <w:spacing w:val="-7"/>
          <w:sz w:val="20"/>
          <w:szCs w:val="20"/>
        </w:rPr>
        <w:t>1</w:t>
      </w:r>
      <w:r>
        <w:rPr>
          <w:rFonts w:ascii="Times New Roman" w:hAnsi="Times New Roman"/>
          <w:sz w:val="20"/>
          <w:szCs w:val="20"/>
        </w:rPr>
        <w:t>1</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Registra</w:t>
      </w:r>
      <w:r>
        <w:rPr>
          <w:rFonts w:ascii="Times New Roman" w:hAnsi="Times New Roman"/>
          <w:spacing w:val="-4"/>
          <w:sz w:val="20"/>
          <w:szCs w:val="20"/>
        </w:rPr>
        <w:t>r</w:t>
      </w:r>
      <w:r>
        <w:rPr>
          <w:rFonts w:ascii="Times New Roman" w:hAnsi="Times New Roman"/>
          <w:sz w:val="20"/>
          <w:szCs w:val="20"/>
        </w:rPr>
        <w:t>-</w:t>
      </w:r>
      <w:r>
        <w:rPr>
          <w:rFonts w:ascii="Times New Roman" w:hAnsi="Times New Roman"/>
          <w:spacing w:val="-7"/>
          <w:sz w:val="20"/>
          <w:szCs w:val="20"/>
        </w:rPr>
        <w:t>T</w:t>
      </w:r>
      <w:r>
        <w:rPr>
          <w:rFonts w:ascii="Times New Roman" w:hAnsi="Times New Roman"/>
          <w:sz w:val="20"/>
          <w:szCs w:val="20"/>
        </w:rPr>
        <w:t>ranscripts, Readmission, Enrollment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erification</w:t>
      </w:r>
      <w:r>
        <w:rPr>
          <w:rFonts w:ascii="Times New Roman" w:hAnsi="Times New Roman"/>
          <w:spacing w:val="-33"/>
          <w:sz w:val="20"/>
          <w:szCs w:val="20"/>
        </w:rPr>
        <w:t xml:space="preserve"> </w:t>
      </w:r>
      <w:r>
        <w:rPr>
          <w:rFonts w:ascii="Times New Roman" w:hAnsi="Times New Roman"/>
          <w:sz w:val="20"/>
          <w:szCs w:val="20"/>
        </w:rPr>
        <w:t>..................................(229) 430-4638</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College of</w:t>
      </w:r>
      <w:r>
        <w:rPr>
          <w:rFonts w:ascii="Times New Roman" w:hAnsi="Times New Roman"/>
          <w:spacing w:val="-11"/>
          <w:sz w:val="20"/>
          <w:szCs w:val="20"/>
        </w:rPr>
        <w:t xml:space="preserve"> </w:t>
      </w:r>
      <w:r>
        <w:rPr>
          <w:rFonts w:ascii="Times New Roman" w:hAnsi="Times New Roman"/>
          <w:sz w:val="20"/>
          <w:szCs w:val="20"/>
        </w:rPr>
        <w:t>Arts and Humanities</w:t>
      </w:r>
      <w:r>
        <w:rPr>
          <w:rFonts w:ascii="Times New Roman" w:hAnsi="Times New Roman"/>
          <w:spacing w:val="-4"/>
          <w:sz w:val="20"/>
          <w:szCs w:val="20"/>
        </w:rPr>
        <w:t xml:space="preserve"> </w:t>
      </w:r>
      <w:r>
        <w:rPr>
          <w:rFonts w:ascii="Times New Roman" w:hAnsi="Times New Roman"/>
          <w:sz w:val="20"/>
          <w:szCs w:val="20"/>
        </w:rPr>
        <w:t>...............................................................................(229) 430-4832</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College of Business</w:t>
      </w:r>
      <w:r>
        <w:rPr>
          <w:rFonts w:ascii="Times New Roman" w:hAnsi="Times New Roman"/>
          <w:spacing w:val="-21"/>
          <w:sz w:val="20"/>
          <w:szCs w:val="20"/>
        </w:rPr>
        <w:t xml:space="preserve"> </w:t>
      </w:r>
      <w:r>
        <w:rPr>
          <w:rFonts w:ascii="Times New Roman" w:hAnsi="Times New Roman"/>
          <w:sz w:val="20"/>
          <w:szCs w:val="20"/>
        </w:rPr>
        <w:t>..................................................................................................(229) 430-2749</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College of Education</w:t>
      </w:r>
      <w:r>
        <w:rPr>
          <w:rFonts w:ascii="Times New Roman" w:hAnsi="Times New Roman"/>
          <w:spacing w:val="-20"/>
          <w:sz w:val="20"/>
          <w:szCs w:val="20"/>
        </w:rPr>
        <w:t xml:space="preserve"> </w:t>
      </w:r>
      <w:r>
        <w:rPr>
          <w:rFonts w:ascii="Times New Roman" w:hAnsi="Times New Roman"/>
          <w:sz w:val="20"/>
          <w:szCs w:val="20"/>
        </w:rPr>
        <w:t>................................................................................................(229) 430-4715</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College of Sciences and Health Professions</w:t>
      </w:r>
      <w:r>
        <w:rPr>
          <w:rFonts w:ascii="Times New Roman" w:hAnsi="Times New Roman"/>
          <w:spacing w:val="-3"/>
          <w:sz w:val="20"/>
          <w:szCs w:val="20"/>
        </w:rPr>
        <w:t xml:space="preserve"> </w:t>
      </w:r>
      <w:r>
        <w:rPr>
          <w:rFonts w:ascii="Times New Roman" w:hAnsi="Times New Roman"/>
          <w:sz w:val="20"/>
          <w:szCs w:val="20"/>
        </w:rPr>
        <w:t>............................................................(229) 430-4724</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Graduate School</w:t>
      </w:r>
      <w:r>
        <w:rPr>
          <w:rFonts w:ascii="Times New Roman" w:hAnsi="Times New Roman"/>
          <w:spacing w:val="-9"/>
          <w:sz w:val="20"/>
          <w:szCs w:val="20"/>
        </w:rPr>
        <w:t xml:space="preserve"> </w:t>
      </w:r>
      <w:r>
        <w:rPr>
          <w:rFonts w:ascii="Times New Roman" w:hAnsi="Times New Roman"/>
          <w:sz w:val="20"/>
          <w:szCs w:val="20"/>
        </w:rPr>
        <w:t>.......................................................................................................(229) 430-4862</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Housing O</w:t>
      </w:r>
      <w:r>
        <w:rPr>
          <w:rFonts w:ascii="Times New Roman" w:hAnsi="Times New Roman"/>
          <w:spacing w:val="-4"/>
          <w:sz w:val="20"/>
          <w:szCs w:val="20"/>
        </w:rPr>
        <w:t>f</w:t>
      </w:r>
      <w:r>
        <w:rPr>
          <w:rFonts w:ascii="Times New Roman" w:hAnsi="Times New Roman"/>
          <w:sz w:val="20"/>
          <w:szCs w:val="20"/>
        </w:rPr>
        <w:t>fice</w:t>
      </w:r>
      <w:r>
        <w:rPr>
          <w:rFonts w:ascii="Times New Roman" w:hAnsi="Times New Roman"/>
          <w:spacing w:val="-6"/>
          <w:sz w:val="20"/>
          <w:szCs w:val="20"/>
        </w:rPr>
        <w:t xml:space="preserve"> </w:t>
      </w:r>
      <w:r>
        <w:rPr>
          <w:rFonts w:ascii="Times New Roman" w:hAnsi="Times New Roman"/>
          <w:sz w:val="20"/>
          <w:szCs w:val="20"/>
        </w:rPr>
        <w:t>.........................................................................................................(229) 430-4741</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Student</w:t>
      </w:r>
      <w:r>
        <w:rPr>
          <w:rFonts w:ascii="Times New Roman" w:hAnsi="Times New Roman"/>
          <w:spacing w:val="-11"/>
          <w:sz w:val="20"/>
          <w:szCs w:val="20"/>
        </w:rPr>
        <w:t xml:space="preserve"> </w:t>
      </w:r>
      <w:r>
        <w:rPr>
          <w:rFonts w:ascii="Times New Roman" w:hAnsi="Times New Roman"/>
          <w:sz w:val="20"/>
          <w:szCs w:val="20"/>
        </w:rPr>
        <w:t>Activitie</w:t>
      </w:r>
      <w:r>
        <w:rPr>
          <w:rFonts w:ascii="Times New Roman" w:hAnsi="Times New Roman"/>
          <w:spacing w:val="2"/>
          <w:sz w:val="20"/>
          <w:szCs w:val="20"/>
        </w:rPr>
        <w:t>s</w:t>
      </w:r>
      <w:r>
        <w:rPr>
          <w:rFonts w:ascii="Times New Roman" w:hAnsi="Times New Roman"/>
          <w:sz w:val="20"/>
          <w:szCs w:val="20"/>
        </w:rPr>
        <w:t>......................................................................................................(229) 430-4739</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Student Government</w:t>
      </w:r>
      <w:r>
        <w:rPr>
          <w:rFonts w:ascii="Times New Roman" w:hAnsi="Times New Roman"/>
          <w:spacing w:val="-11"/>
          <w:sz w:val="20"/>
          <w:szCs w:val="20"/>
        </w:rPr>
        <w:t xml:space="preserve"> </w:t>
      </w:r>
      <w:r>
        <w:rPr>
          <w:rFonts w:ascii="Times New Roman" w:hAnsi="Times New Roman"/>
          <w:sz w:val="20"/>
          <w:szCs w:val="20"/>
        </w:rPr>
        <w:t>Association</w:t>
      </w:r>
      <w:r>
        <w:rPr>
          <w:rFonts w:ascii="Times New Roman" w:hAnsi="Times New Roman"/>
          <w:spacing w:val="-15"/>
          <w:sz w:val="20"/>
          <w:szCs w:val="20"/>
        </w:rPr>
        <w:t xml:space="preserve"> </w:t>
      </w:r>
      <w:r>
        <w:rPr>
          <w:rFonts w:ascii="Times New Roman" w:hAnsi="Times New Roman"/>
          <w:sz w:val="20"/>
          <w:szCs w:val="20"/>
        </w:rPr>
        <w:t>.............................................................................(229) 430-4738</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University Communications</w:t>
      </w:r>
      <w:r>
        <w:rPr>
          <w:rFonts w:ascii="Times New Roman" w:hAnsi="Times New Roman"/>
          <w:spacing w:val="-32"/>
          <w:sz w:val="20"/>
          <w:szCs w:val="20"/>
        </w:rPr>
        <w:t xml:space="preserve"> </w:t>
      </w:r>
      <w:r>
        <w:rPr>
          <w:rFonts w:ascii="Times New Roman" w:hAnsi="Times New Roman"/>
          <w:sz w:val="20"/>
          <w:szCs w:val="20"/>
        </w:rPr>
        <w:t>.....................................................................................(229) 430-4671</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eterans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w:t>
      </w:r>
      <w:r>
        <w:rPr>
          <w:rFonts w:ascii="Times New Roman" w:hAnsi="Times New Roman"/>
          <w:spacing w:val="-11"/>
          <w:sz w:val="20"/>
          <w:szCs w:val="20"/>
        </w:rPr>
        <w:t xml:space="preserve"> </w:t>
      </w:r>
      <w:r>
        <w:rPr>
          <w:rFonts w:ascii="Times New Roman" w:hAnsi="Times New Roman"/>
          <w:sz w:val="20"/>
          <w:szCs w:val="20"/>
        </w:rPr>
        <w:t>........................................................................................................(229) 430-2715</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sectPr w:rsidR="00B33835" w:rsidSect="00C21518">
          <w:headerReference w:type="even" r:id="rId69"/>
          <w:headerReference w:type="default" r:id="rId70"/>
          <w:type w:val="continuous"/>
          <w:pgSz w:w="12240" w:h="15840" w:code="1"/>
          <w:pgMar w:top="720" w:right="720" w:bottom="288" w:left="1440" w:header="720" w:footer="288" w:gutter="0"/>
          <w:cols w:space="720"/>
          <w:docGrid w:linePitch="360"/>
        </w:sectPr>
      </w:pPr>
    </w:p>
    <w:p w:rsidR="00B33835" w:rsidRPr="004B400E" w:rsidRDefault="00B33835" w:rsidP="00B33835">
      <w:pPr>
        <w:pStyle w:val="Heading1"/>
        <w:spacing w:before="0"/>
        <w:ind w:left="360" w:right="180" w:firstLine="0"/>
        <w:rPr>
          <w:rFonts w:ascii="Impact" w:hAnsi="Impact" w:cs="Impact"/>
          <w:color w:val="808080" w:themeColor="background1" w:themeShade="80"/>
          <w:sz w:val="32"/>
          <w:szCs w:val="32"/>
        </w:rPr>
      </w:pPr>
      <w:bookmarkStart w:id="502" w:name="_Toc294969811"/>
      <w:bookmarkStart w:id="503" w:name="_Toc295897070"/>
      <w:r w:rsidRPr="004B400E">
        <w:rPr>
          <w:rFonts w:ascii="Impact" w:hAnsi="Impact" w:cs="Impact"/>
          <w:color w:val="808080" w:themeColor="background1" w:themeShade="80"/>
          <w:position w:val="-1"/>
          <w:sz w:val="32"/>
          <w:szCs w:val="32"/>
        </w:rPr>
        <w:t>Universi</w:t>
      </w:r>
      <w:r w:rsidRPr="004B400E">
        <w:rPr>
          <w:rFonts w:ascii="Impact" w:hAnsi="Impact" w:cs="Impact"/>
          <w:color w:val="808080" w:themeColor="background1" w:themeShade="80"/>
          <w:spacing w:val="6"/>
          <w:position w:val="-1"/>
          <w:sz w:val="32"/>
          <w:szCs w:val="32"/>
        </w:rPr>
        <w:t>t</w:t>
      </w:r>
      <w:r w:rsidRPr="004B400E">
        <w:rPr>
          <w:rFonts w:ascii="Impact" w:hAnsi="Impact" w:cs="Impact"/>
          <w:color w:val="808080" w:themeColor="background1" w:themeShade="80"/>
          <w:position w:val="-1"/>
          <w:sz w:val="32"/>
          <w:szCs w:val="32"/>
        </w:rPr>
        <w:t>y System of Georgia</w:t>
      </w:r>
      <w:bookmarkEnd w:id="502"/>
      <w:bookmarkEnd w:id="503"/>
    </w:p>
    <w:p w:rsidR="00B33835" w:rsidRDefault="00B33835" w:rsidP="00B33835">
      <w:pPr>
        <w:widowControl w:val="0"/>
        <w:autoSpaceDE w:val="0"/>
        <w:autoSpaceDN w:val="0"/>
        <w:adjustRightInd w:val="0"/>
        <w:spacing w:before="12" w:after="0" w:line="220" w:lineRule="exact"/>
        <w:ind w:left="360" w:right="180" w:firstLine="0"/>
        <w:rPr>
          <w:rFonts w:ascii="Impact" w:hAnsi="Impact" w:cs="Impact"/>
        </w:rPr>
      </w:pPr>
    </w:p>
    <w:p w:rsid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sz w:val="20"/>
          <w:szCs w:val="20"/>
        </w:rPr>
      </w:pPr>
      <w:r>
        <w:rPr>
          <w:rFonts w:ascii="Times New Roman" w:hAnsi="Times New Roman"/>
          <w:b/>
          <w:bCs/>
          <w:sz w:val="20"/>
          <w:szCs w:val="20"/>
          <w:u w:val="single"/>
        </w:rPr>
        <w:t>Regent</w:t>
      </w:r>
      <w:r>
        <w:rPr>
          <w:rFonts w:ascii="Times New Roman" w:hAnsi="Times New Roman"/>
          <w:b/>
          <w:bCs/>
          <w:sz w:val="20"/>
          <w:szCs w:val="20"/>
        </w:rPr>
        <w:tab/>
      </w:r>
      <w:r>
        <w:rPr>
          <w:rFonts w:ascii="Times New Roman" w:hAnsi="Times New Roman"/>
          <w:b/>
          <w:bCs/>
          <w:sz w:val="20"/>
          <w:szCs w:val="20"/>
          <w:u w:val="single"/>
        </w:rPr>
        <w:t>District</w:t>
      </w:r>
      <w:r>
        <w:rPr>
          <w:rFonts w:ascii="Times New Roman" w:hAnsi="Times New Roman"/>
          <w:b/>
          <w:bCs/>
          <w:spacing w:val="-94"/>
          <w:sz w:val="20"/>
          <w:szCs w:val="20"/>
          <w:u w:val="single"/>
        </w:rPr>
        <w:t xml:space="preserve"> </w:t>
      </w:r>
      <w:r>
        <w:rPr>
          <w:rFonts w:ascii="Times New Roman" w:hAnsi="Times New Roman"/>
          <w:b/>
          <w:bCs/>
          <w:sz w:val="20"/>
          <w:szCs w:val="20"/>
          <w:u w:val="single"/>
        </w:rPr>
        <w:t>&amp;</w:t>
      </w:r>
      <w:r>
        <w:rPr>
          <w:rFonts w:ascii="Times New Roman" w:hAnsi="Times New Roman"/>
          <w:b/>
          <w:bCs/>
          <w:spacing w:val="-98"/>
          <w:sz w:val="20"/>
          <w:szCs w:val="20"/>
          <w:u w:val="single"/>
        </w:rPr>
        <w:t xml:space="preserve"> </w:t>
      </w:r>
      <w:r>
        <w:rPr>
          <w:rFonts w:ascii="Times New Roman" w:hAnsi="Times New Roman"/>
          <w:b/>
          <w:bCs/>
          <w:spacing w:val="-18"/>
          <w:sz w:val="20"/>
          <w:szCs w:val="20"/>
          <w:u w:val="single"/>
        </w:rPr>
        <w:t>T</w:t>
      </w:r>
      <w:r>
        <w:rPr>
          <w:rFonts w:ascii="Times New Roman" w:hAnsi="Times New Roman"/>
          <w:b/>
          <w:bCs/>
          <w:sz w:val="20"/>
          <w:szCs w:val="20"/>
          <w:u w:val="single"/>
        </w:rPr>
        <w:t>erm</w:t>
      </w:r>
    </w:p>
    <w:p w:rsidR="00B33835" w:rsidRDefault="00B33835" w:rsidP="00B33835">
      <w:pPr>
        <w:widowControl w:val="0"/>
        <w:autoSpaceDE w:val="0"/>
        <w:autoSpaceDN w:val="0"/>
        <w:adjustRightInd w:val="0"/>
        <w:spacing w:before="15" w:after="0" w:line="200" w:lineRule="exact"/>
        <w:ind w:left="360" w:right="180" w:firstLine="0"/>
        <w:rPr>
          <w:rFonts w:ascii="Times New Roman" w:hAnsi="Times New Roman"/>
          <w:sz w:val="20"/>
          <w:szCs w:val="20"/>
        </w:rPr>
      </w:pP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Kenneth R. Bernard, Jr.</w:t>
      </w:r>
      <w:r w:rsidRPr="00B33835">
        <w:rPr>
          <w:rFonts w:ascii="Times New Roman" w:hAnsi="Times New Roman"/>
          <w:b/>
          <w:bCs/>
          <w:sz w:val="20"/>
          <w:szCs w:val="20"/>
        </w:rPr>
        <w:tab/>
        <w:t>Thirteenth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(01/01/07 - 01/01/14)</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James A. Bishop</w:t>
      </w:r>
      <w:r w:rsidRPr="00B33835">
        <w:rPr>
          <w:rFonts w:ascii="Times New Roman" w:hAnsi="Times New Roman"/>
          <w:b/>
          <w:bCs/>
          <w:sz w:val="20"/>
          <w:szCs w:val="20"/>
        </w:rPr>
        <w:tab/>
        <w:t>First</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(1/01/07 - 1/01/11)</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Hugh A. Carter, Jr.</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(8/08/00 - 1/01/09)</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William H. Cleveland</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(10/04/01 - 1/01/09)</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Robert F. Hatcher</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(Vice Chair)</w:t>
      </w:r>
      <w:r w:rsidRPr="00B33835">
        <w:rPr>
          <w:rFonts w:ascii="Times New Roman" w:hAnsi="Times New Roman"/>
          <w:b/>
          <w:bCs/>
          <w:sz w:val="20"/>
          <w:szCs w:val="20"/>
        </w:rPr>
        <w:tab/>
        <w:t>(1/06/06 - 1/01/13)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Felton Jenkins</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(1/06/06 - 1/01/13)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 Mansfield Jennings, Jr.</w:t>
      </w:r>
      <w:r w:rsidRPr="00B33835">
        <w:rPr>
          <w:rFonts w:ascii="Times New Roman" w:hAnsi="Times New Roman"/>
          <w:b/>
          <w:bCs/>
          <w:sz w:val="20"/>
          <w:szCs w:val="20"/>
        </w:rPr>
        <w:tab/>
        <w:t>Eighth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(1/06/06 - 1/01/13)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James R. Jolly</w:t>
      </w:r>
      <w:r w:rsidRPr="00B33835">
        <w:rPr>
          <w:rFonts w:ascii="Times New Roman" w:hAnsi="Times New Roman"/>
          <w:b/>
          <w:bCs/>
          <w:sz w:val="20"/>
          <w:szCs w:val="20"/>
        </w:rPr>
        <w:tab/>
        <w:t>Ninth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(1/01/08 - 1/01/15)</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Donald M. Leebern, Jr.</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(1/01/05 - 1/01/12)</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Elridge McMillan</w:t>
      </w:r>
      <w:r w:rsidRPr="00B33835">
        <w:rPr>
          <w:rFonts w:ascii="Times New Roman" w:hAnsi="Times New Roman"/>
          <w:b/>
          <w:bCs/>
          <w:sz w:val="20"/>
          <w:szCs w:val="20"/>
        </w:rPr>
        <w:tab/>
        <w:t>Fifth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(1/01/03 - 1/01/10)</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William NeSmith, Jr.</w:t>
      </w:r>
      <w:r w:rsidRPr="00B33835">
        <w:rPr>
          <w:rFonts w:ascii="Times New Roman" w:hAnsi="Times New Roman"/>
          <w:b/>
          <w:bCs/>
          <w:sz w:val="20"/>
          <w:szCs w:val="20"/>
        </w:rPr>
        <w:tab/>
        <w:t>Tenth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(03/13/08 - 01/01/15)</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Doreen Stiles Poitevint</w:t>
      </w:r>
      <w:r w:rsidRPr="00B33835">
        <w:rPr>
          <w:rFonts w:ascii="Times New Roman" w:hAnsi="Times New Roman"/>
          <w:b/>
          <w:bCs/>
          <w:sz w:val="20"/>
          <w:szCs w:val="20"/>
        </w:rPr>
        <w:tab/>
        <w:t>Second</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(1/13/04 - 1/01/11)</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Willis J. Potts</w:t>
      </w:r>
      <w:r w:rsidRPr="00B33835">
        <w:rPr>
          <w:rFonts w:ascii="Times New Roman" w:hAnsi="Times New Roman"/>
          <w:b/>
          <w:bCs/>
          <w:sz w:val="20"/>
          <w:szCs w:val="20"/>
        </w:rPr>
        <w:tab/>
        <w:t>Eleventh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(3/07/06 - 1/01/13)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Wanda Yancey Rodwell</w:t>
      </w:r>
      <w:r w:rsidRPr="00B33835">
        <w:rPr>
          <w:rFonts w:ascii="Times New Roman" w:hAnsi="Times New Roman"/>
          <w:b/>
          <w:bCs/>
          <w:sz w:val="20"/>
          <w:szCs w:val="20"/>
        </w:rPr>
        <w:tab/>
        <w:t>Fourth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(1/1/05 - 1/01/12)</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Kessel Stelling, Jr.</w:t>
      </w:r>
      <w:r w:rsidRPr="00B33835">
        <w:rPr>
          <w:rFonts w:ascii="Times New Roman" w:hAnsi="Times New Roman"/>
          <w:b/>
          <w:bCs/>
          <w:sz w:val="20"/>
          <w:szCs w:val="20"/>
        </w:rPr>
        <w:tab/>
        <w:t>Sixth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(01/01/08 - 01/01/15)</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Benjamin J. Tarbutton, III</w:t>
      </w:r>
      <w:r w:rsidRPr="00B33835">
        <w:rPr>
          <w:rFonts w:ascii="Times New Roman" w:hAnsi="Times New Roman"/>
          <w:b/>
          <w:bCs/>
          <w:sz w:val="20"/>
          <w:szCs w:val="20"/>
        </w:rPr>
        <w:tab/>
        <w:t>Twelfth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(1/06/06 - 1/01/13)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Richard L. Tucker</w:t>
      </w:r>
      <w:r w:rsidRPr="00B33835">
        <w:rPr>
          <w:rFonts w:ascii="Times New Roman" w:hAnsi="Times New Roman"/>
          <w:b/>
          <w:bCs/>
          <w:sz w:val="20"/>
          <w:szCs w:val="20"/>
        </w:rPr>
        <w:tab/>
        <w:t>Seventh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(Chair)</w:t>
      </w:r>
      <w:r w:rsidRPr="00B33835">
        <w:rPr>
          <w:rFonts w:ascii="Times New Roman" w:hAnsi="Times New Roman"/>
          <w:b/>
          <w:bCs/>
          <w:sz w:val="20"/>
          <w:szCs w:val="20"/>
        </w:rPr>
        <w:tab/>
        <w:t>(1/28/05 - 1/01/12)</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Allan Vigil</w:t>
      </w:r>
      <w:r w:rsidRPr="00B33835">
        <w:rPr>
          <w:rFonts w:ascii="Times New Roman" w:hAnsi="Times New Roman"/>
          <w:b/>
          <w:bCs/>
          <w:sz w:val="20"/>
          <w:szCs w:val="20"/>
        </w:rPr>
        <w:tab/>
        <w:t>Third</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(8/06/03 - 1/01/10)</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Chancellor:</w:t>
      </w:r>
      <w:r>
        <w:rPr>
          <w:rFonts w:ascii="Times New Roman" w:hAnsi="Times New Roman"/>
          <w:b/>
          <w:bCs/>
          <w:sz w:val="20"/>
          <w:szCs w:val="20"/>
        </w:rPr>
        <w:tab/>
      </w:r>
      <w:r w:rsidRPr="00B33835">
        <w:rPr>
          <w:rFonts w:ascii="Times New Roman" w:hAnsi="Times New Roman"/>
          <w:b/>
          <w:bCs/>
          <w:sz w:val="20"/>
          <w:szCs w:val="20"/>
        </w:rPr>
        <w:t xml:space="preserve"> Davis, Erroll B., Jr.</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6E5472" w:rsidRDefault="006E5472">
      <w:pPr>
        <w:rPr>
          <w:rFonts w:ascii="Times New Roman" w:hAnsi="Times New Roman"/>
          <w:sz w:val="20"/>
          <w:szCs w:val="20"/>
        </w:rPr>
      </w:pPr>
      <w:r>
        <w:rPr>
          <w:rFonts w:ascii="Times New Roman" w:hAnsi="Times New Roman"/>
          <w:sz w:val="20"/>
          <w:szCs w:val="20"/>
        </w:rPr>
        <w:br w:type="page"/>
      </w:r>
    </w:p>
    <w:p w:rsidR="006E547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808080" w:themeColor="background1" w:themeShade="80"/>
          <w:position w:val="-1"/>
          <w:sz w:val="44"/>
          <w:szCs w:val="44"/>
        </w:rPr>
        <w:sectPr w:rsidR="006E5472" w:rsidSect="00C21518">
          <w:headerReference w:type="even" r:id="rId71"/>
          <w:headerReference w:type="default" r:id="rId72"/>
          <w:pgSz w:w="12240" w:h="15840" w:code="1"/>
          <w:pgMar w:top="720" w:right="720" w:bottom="288" w:left="1440" w:header="720" w:footer="288" w:gutter="0"/>
          <w:cols w:space="720"/>
          <w:docGrid w:linePitch="360"/>
        </w:sectPr>
      </w:pPr>
      <w:bookmarkStart w:id="504" w:name="_Toc294969812"/>
    </w:p>
    <w:p w:rsidR="006E547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808080" w:themeColor="background1" w:themeShade="80"/>
          <w:position w:val="-1"/>
          <w:sz w:val="44"/>
          <w:szCs w:val="44"/>
        </w:rPr>
      </w:pPr>
      <w:r w:rsidRPr="004B400E">
        <w:rPr>
          <w:rFonts w:ascii="Impact" w:hAnsi="Impact" w:cs="Impact"/>
          <w:color w:val="808080" w:themeColor="background1" w:themeShade="80"/>
          <w:position w:val="-1"/>
          <w:sz w:val="44"/>
          <w:szCs w:val="44"/>
        </w:rPr>
        <w:t>The Universi</w:t>
      </w:r>
      <w:r w:rsidRPr="004B400E">
        <w:rPr>
          <w:rFonts w:ascii="Impact" w:hAnsi="Impact" w:cs="Impact"/>
          <w:color w:val="808080" w:themeColor="background1" w:themeShade="80"/>
          <w:spacing w:val="9"/>
          <w:position w:val="-1"/>
          <w:sz w:val="44"/>
          <w:szCs w:val="44"/>
        </w:rPr>
        <w:t>t</w:t>
      </w:r>
      <w:r w:rsidRPr="004B400E">
        <w:rPr>
          <w:rFonts w:ascii="Impact" w:hAnsi="Impact" w:cs="Impact"/>
          <w:color w:val="808080" w:themeColor="background1" w:themeShade="80"/>
          <w:position w:val="-1"/>
          <w:sz w:val="44"/>
          <w:szCs w:val="44"/>
        </w:rPr>
        <w:t>y System of Georgia</w:t>
      </w:r>
      <w:bookmarkEnd w:id="504"/>
    </w:p>
    <w:p w:rsidR="006E547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808080" w:themeColor="background1" w:themeShade="80"/>
          <w:position w:val="-1"/>
          <w:sz w:val="44"/>
          <w:szCs w:val="44"/>
        </w:rPr>
      </w:pPr>
    </w:p>
    <w:p w:rsidR="006E5472" w:rsidRDefault="006E5472" w:rsidP="006E5472">
      <w:pPr>
        <w:widowControl w:val="0"/>
        <w:tabs>
          <w:tab w:val="right" w:pos="9360"/>
        </w:tabs>
        <w:autoSpaceDE w:val="0"/>
        <w:autoSpaceDN w:val="0"/>
        <w:adjustRightInd w:val="0"/>
        <w:spacing w:after="0"/>
        <w:ind w:right="180"/>
        <w:rPr>
          <w:rFonts w:ascii="Impact" w:hAnsi="Impact" w:cs="Impact"/>
          <w:color w:val="808080" w:themeColor="background1" w:themeShade="80"/>
          <w:position w:val="-1"/>
          <w:sz w:val="44"/>
          <w:szCs w:val="44"/>
        </w:rPr>
        <w:sectPr w:rsidR="006E5472" w:rsidSect="00C21518">
          <w:headerReference w:type="even" r:id="rId73"/>
          <w:headerReference w:type="default" r:id="rId74"/>
          <w:pgSz w:w="12240" w:h="15840" w:code="1"/>
          <w:pgMar w:top="720" w:right="720" w:bottom="288" w:left="1440" w:header="720" w:footer="288" w:gutter="0"/>
          <w:cols w:space="720"/>
          <w:docGrid w:linePitch="360"/>
        </w:sectPr>
      </w:pPr>
    </w:p>
    <w:p w:rsidR="00B33835" w:rsidRDefault="00B33835" w:rsidP="006E5472">
      <w:pPr>
        <w:widowControl w:val="0"/>
        <w:tabs>
          <w:tab w:val="right" w:pos="9360"/>
        </w:tabs>
        <w:autoSpaceDE w:val="0"/>
        <w:autoSpaceDN w:val="0"/>
        <w:adjustRightInd w:val="0"/>
        <w:spacing w:after="0"/>
        <w:ind w:left="360" w:right="180" w:firstLine="0"/>
        <w:jc w:val="center"/>
        <w:rPr>
          <w:rFonts w:ascii="Times New Roman" w:hAnsi="Times New Roman"/>
          <w:sz w:val="20"/>
          <w:szCs w:val="20"/>
        </w:rPr>
      </w:pPr>
    </w:p>
    <w:p w:rsidR="006E5472" w:rsidRDefault="006E5472" w:rsidP="006E5472">
      <w:pPr>
        <w:widowControl w:val="0"/>
        <w:autoSpaceDE w:val="0"/>
        <w:autoSpaceDN w:val="0"/>
        <w:adjustRightInd w:val="0"/>
        <w:spacing w:before="49" w:after="0" w:line="250" w:lineRule="auto"/>
        <w:ind w:left="180" w:right="-25" w:firstLine="360"/>
        <w:jc w:val="both"/>
        <w:rPr>
          <w:rFonts w:ascii="Times New Roman" w:hAnsi="Times New Roman"/>
          <w:sz w:val="20"/>
          <w:szCs w:val="20"/>
        </w:rPr>
      </w:pPr>
      <w:r>
        <w:rPr>
          <w:rFonts w:ascii="Times New Roman" w:hAnsi="Times New Roman"/>
          <w:sz w:val="20"/>
          <w:szCs w:val="20"/>
        </w:rPr>
        <w:t>The University System of Geo</w:t>
      </w:r>
      <w:r>
        <w:rPr>
          <w:rFonts w:ascii="Times New Roman" w:hAnsi="Times New Roman"/>
          <w:spacing w:val="-4"/>
          <w:sz w:val="20"/>
          <w:szCs w:val="20"/>
        </w:rPr>
        <w:t>r</w:t>
      </w:r>
      <w:r>
        <w:rPr>
          <w:rFonts w:ascii="Times New Roman" w:hAnsi="Times New Roman"/>
          <w:sz w:val="20"/>
          <w:szCs w:val="20"/>
        </w:rPr>
        <w:t>gia in- cludes all state-operated institutions of higher education in Geo</w:t>
      </w:r>
      <w:r>
        <w:rPr>
          <w:rFonts w:ascii="Times New Roman" w:hAnsi="Times New Roman"/>
          <w:spacing w:val="-4"/>
          <w:sz w:val="20"/>
          <w:szCs w:val="20"/>
        </w:rPr>
        <w:t>r</w:t>
      </w:r>
      <w:r>
        <w:rPr>
          <w:rFonts w:ascii="Times New Roman" w:hAnsi="Times New Roman"/>
          <w:sz w:val="20"/>
          <w:szCs w:val="20"/>
        </w:rPr>
        <w:t>gia-four research universities, two regional universities, 13 state universities and 15 colleges.</w:t>
      </w:r>
      <w:r>
        <w:rPr>
          <w:rFonts w:ascii="Times New Roman" w:hAnsi="Times New Roman"/>
          <w:spacing w:val="-4"/>
          <w:sz w:val="20"/>
          <w:szCs w:val="20"/>
        </w:rPr>
        <w:t xml:space="preserve"> </w:t>
      </w:r>
      <w:r>
        <w:rPr>
          <w:rFonts w:ascii="Times New Roman" w:hAnsi="Times New Roman"/>
          <w:sz w:val="20"/>
          <w:szCs w:val="20"/>
        </w:rPr>
        <w:t>These 34 public institutions are located throughout the state.</w:t>
      </w:r>
    </w:p>
    <w:p w:rsidR="006E5472" w:rsidRDefault="006E5472" w:rsidP="006E5472">
      <w:pPr>
        <w:widowControl w:val="0"/>
        <w:autoSpaceDE w:val="0"/>
        <w:autoSpaceDN w:val="0"/>
        <w:adjustRightInd w:val="0"/>
        <w:spacing w:before="10" w:after="0" w:line="250" w:lineRule="auto"/>
        <w:ind w:left="180" w:right="38"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1 5-member constitutional Board of Re- gents governs the University System, which has been in operation since 1932.</w:t>
      </w:r>
      <w:r>
        <w:rPr>
          <w:rFonts w:ascii="Times New Roman" w:hAnsi="Times New Roman"/>
          <w:spacing w:val="-11"/>
          <w:sz w:val="20"/>
          <w:szCs w:val="20"/>
        </w:rPr>
        <w:t xml:space="preserve"> </w:t>
      </w:r>
      <w:r>
        <w:rPr>
          <w:rFonts w:ascii="Times New Roman" w:hAnsi="Times New Roman"/>
          <w:sz w:val="20"/>
          <w:szCs w:val="20"/>
        </w:rPr>
        <w:t>Appointments of Board members are made by the Gov- erno</w:t>
      </w:r>
      <w:r>
        <w:rPr>
          <w:rFonts w:ascii="Times New Roman" w:hAnsi="Times New Roman"/>
          <w:spacing w:val="-8"/>
          <w:sz w:val="20"/>
          <w:szCs w:val="20"/>
        </w:rPr>
        <w:t>r</w:t>
      </w:r>
      <w:r>
        <w:rPr>
          <w:rFonts w:ascii="Times New Roman" w:hAnsi="Times New Roman"/>
          <w:sz w:val="20"/>
          <w:szCs w:val="20"/>
        </w:rPr>
        <w:t>, subject to confirmation by the State Senate.</w:t>
      </w:r>
      <w:r>
        <w:rPr>
          <w:rFonts w:ascii="Times New Roman" w:hAnsi="Times New Roman"/>
          <w:spacing w:val="-4"/>
          <w:sz w:val="20"/>
          <w:szCs w:val="20"/>
        </w:rPr>
        <w:t xml:space="preserve"> </w:t>
      </w:r>
      <w:r>
        <w:rPr>
          <w:rFonts w:ascii="Times New Roman" w:hAnsi="Times New Roman"/>
          <w:sz w:val="20"/>
          <w:szCs w:val="20"/>
        </w:rPr>
        <w:t>The regular term of Board members is seven years.</w:t>
      </w:r>
    </w:p>
    <w:p w:rsidR="006E5472" w:rsidRDefault="006E5472" w:rsidP="006E5472">
      <w:pPr>
        <w:widowControl w:val="0"/>
        <w:autoSpaceDE w:val="0"/>
        <w:autoSpaceDN w:val="0"/>
        <w:adjustRightInd w:val="0"/>
        <w:spacing w:after="0" w:line="250" w:lineRule="auto"/>
        <w:ind w:left="180" w:right="-34" w:firstLine="360"/>
        <w:jc w:val="both"/>
        <w:rPr>
          <w:rFonts w:ascii="Times New Roman" w:hAnsi="Times New Roman"/>
          <w:sz w:val="20"/>
          <w:szCs w:val="20"/>
        </w:rPr>
      </w:pPr>
      <w:r>
        <w:rPr>
          <w:rFonts w:ascii="Times New Roman" w:hAnsi="Times New Roman"/>
          <w:sz w:val="20"/>
          <w:szCs w:val="20"/>
        </w:rPr>
        <w:t>The Chairperson,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Chairperson and other o</w:t>
      </w:r>
      <w:r>
        <w:rPr>
          <w:rFonts w:ascii="Times New Roman" w:hAnsi="Times New Roman"/>
          <w:spacing w:val="-4"/>
          <w:sz w:val="20"/>
          <w:szCs w:val="20"/>
        </w:rPr>
        <w:t>f</w:t>
      </w:r>
      <w:r>
        <w:rPr>
          <w:rFonts w:ascii="Times New Roman" w:hAnsi="Times New Roman"/>
          <w:sz w:val="20"/>
          <w:szCs w:val="20"/>
        </w:rPr>
        <w:t>ficers of the Board are elected by the members of the Board.</w:t>
      </w:r>
      <w:r>
        <w:rPr>
          <w:rFonts w:ascii="Times New Roman" w:hAnsi="Times New Roman"/>
          <w:spacing w:val="-4"/>
          <w:sz w:val="20"/>
          <w:szCs w:val="20"/>
        </w:rPr>
        <w:t xml:space="preserve"> </w:t>
      </w:r>
      <w:r>
        <w:rPr>
          <w:rFonts w:ascii="Times New Roman" w:hAnsi="Times New Roman"/>
          <w:sz w:val="20"/>
          <w:szCs w:val="20"/>
        </w:rPr>
        <w:t>The Chancello</w:t>
      </w:r>
      <w:r>
        <w:rPr>
          <w:rFonts w:ascii="Times New Roman" w:hAnsi="Times New Roman"/>
          <w:spacing w:val="-8"/>
          <w:sz w:val="20"/>
          <w:szCs w:val="20"/>
        </w:rPr>
        <w:t>r</w:t>
      </w:r>
      <w:r>
        <w:rPr>
          <w:rFonts w:ascii="Times New Roman" w:hAnsi="Times New Roman"/>
          <w:sz w:val="20"/>
          <w:szCs w:val="20"/>
        </w:rPr>
        <w:t>, who is not a member of the Board, is the chief execu- tive o</w:t>
      </w:r>
      <w:r>
        <w:rPr>
          <w:rFonts w:ascii="Times New Roman" w:hAnsi="Times New Roman"/>
          <w:spacing w:val="-4"/>
          <w:sz w:val="20"/>
          <w:szCs w:val="20"/>
        </w:rPr>
        <w:t>f</w:t>
      </w:r>
      <w:r>
        <w:rPr>
          <w:rFonts w:ascii="Times New Roman" w:hAnsi="Times New Roman"/>
          <w:sz w:val="20"/>
          <w:szCs w:val="20"/>
        </w:rPr>
        <w:t>ficer of the Board and the chief administrative o</w:t>
      </w:r>
      <w:r>
        <w:rPr>
          <w:rFonts w:ascii="Times New Roman" w:hAnsi="Times New Roman"/>
          <w:spacing w:val="-4"/>
          <w:sz w:val="20"/>
          <w:szCs w:val="20"/>
        </w:rPr>
        <w:t>f</w:t>
      </w:r>
      <w:r>
        <w:rPr>
          <w:rFonts w:ascii="Times New Roman" w:hAnsi="Times New Roman"/>
          <w:sz w:val="20"/>
          <w:szCs w:val="20"/>
        </w:rPr>
        <w:t>ficer of the University System.</w:t>
      </w:r>
    </w:p>
    <w:p w:rsidR="006E5472" w:rsidRDefault="006E5472" w:rsidP="006E5472">
      <w:pPr>
        <w:widowControl w:val="0"/>
        <w:autoSpaceDE w:val="0"/>
        <w:autoSpaceDN w:val="0"/>
        <w:adjustRightInd w:val="0"/>
        <w:spacing w:after="0" w:line="250" w:lineRule="auto"/>
        <w:ind w:left="180" w:right="161" w:firstLine="360"/>
        <w:jc w:val="both"/>
        <w:rPr>
          <w:rFonts w:ascii="Times New Roman" w:hAnsi="Times New Roman"/>
          <w:sz w:val="20"/>
          <w:szCs w:val="20"/>
        </w:rPr>
      </w:pPr>
      <w:r>
        <w:rPr>
          <w:rFonts w:ascii="Times New Roman" w:hAnsi="Times New Roman"/>
          <w:sz w:val="20"/>
          <w:szCs w:val="20"/>
        </w:rPr>
        <w:t>The overall programs and services of the University System are o</w:t>
      </w:r>
      <w:r>
        <w:rPr>
          <w:rFonts w:ascii="Times New Roman" w:hAnsi="Times New Roman"/>
          <w:spacing w:val="-4"/>
          <w:sz w:val="20"/>
          <w:szCs w:val="20"/>
        </w:rPr>
        <w:t>f</w:t>
      </w:r>
      <w:r>
        <w:rPr>
          <w:rFonts w:ascii="Times New Roman" w:hAnsi="Times New Roman"/>
          <w:sz w:val="20"/>
          <w:szCs w:val="20"/>
        </w:rPr>
        <w:t>fered through three major components: Instruction; Public Service/Continuing Education; Research.</w:t>
      </w:r>
    </w:p>
    <w:p w:rsidR="006E5472" w:rsidRDefault="006E5472" w:rsidP="006E5472">
      <w:pPr>
        <w:widowControl w:val="0"/>
        <w:autoSpaceDE w:val="0"/>
        <w:autoSpaceDN w:val="0"/>
        <w:adjustRightInd w:val="0"/>
        <w:spacing w:after="0" w:line="250" w:lineRule="auto"/>
        <w:ind w:left="180" w:right="27" w:firstLine="360"/>
        <w:jc w:val="both"/>
        <w:rPr>
          <w:rFonts w:ascii="Times New Roman" w:hAnsi="Times New Roman"/>
          <w:sz w:val="20"/>
          <w:szCs w:val="20"/>
        </w:rPr>
      </w:pPr>
      <w:r>
        <w:rPr>
          <w:rFonts w:ascii="Times New Roman" w:hAnsi="Times New Roman"/>
          <w:sz w:val="20"/>
          <w:szCs w:val="20"/>
        </w:rPr>
        <w:t>Instruction consists of programs of study leading toward degrees, ranging from the associate (two-year) level to the doctoral level, and certificates.</w:t>
      </w:r>
    </w:p>
    <w:p w:rsidR="006E5472" w:rsidRDefault="006E5472" w:rsidP="006E5472">
      <w:pPr>
        <w:widowControl w:val="0"/>
        <w:autoSpaceDE w:val="0"/>
        <w:autoSpaceDN w:val="0"/>
        <w:adjustRightInd w:val="0"/>
        <w:spacing w:after="0" w:line="250" w:lineRule="auto"/>
        <w:ind w:left="180" w:right="44" w:firstLine="360"/>
        <w:jc w:val="both"/>
        <w:rPr>
          <w:rFonts w:ascii="Times New Roman" w:hAnsi="Times New Roman"/>
          <w:sz w:val="20"/>
          <w:szCs w:val="20"/>
        </w:rPr>
      </w:pPr>
      <w:r>
        <w:rPr>
          <w:rFonts w:ascii="Times New Roman" w:hAnsi="Times New Roman"/>
          <w:sz w:val="20"/>
          <w:szCs w:val="20"/>
        </w:rPr>
        <w:t>Requirements for admission of students to instructional programs at each institution are determined, pursuant to policies of the Board of Regents, by the institution.</w:t>
      </w:r>
      <w:r>
        <w:rPr>
          <w:rFonts w:ascii="Times New Roman" w:hAnsi="Times New Roman"/>
          <w:spacing w:val="-4"/>
          <w:sz w:val="20"/>
          <w:szCs w:val="20"/>
        </w:rPr>
        <w:t xml:space="preserve"> </w:t>
      </w:r>
      <w:r>
        <w:rPr>
          <w:rFonts w:ascii="Times New Roman" w:hAnsi="Times New Roman"/>
          <w:sz w:val="20"/>
          <w:szCs w:val="20"/>
        </w:rPr>
        <w:t>The Board establishes minimum academic standards and leaves to each institution the prerogative to establish higher standards.</w:t>
      </w:r>
      <w:r>
        <w:rPr>
          <w:rFonts w:ascii="Times New Roman" w:hAnsi="Times New Roman"/>
          <w:spacing w:val="-11"/>
          <w:sz w:val="20"/>
          <w:szCs w:val="20"/>
        </w:rPr>
        <w:t xml:space="preserve"> </w:t>
      </w:r>
      <w:r>
        <w:rPr>
          <w:rFonts w:ascii="Times New Roman" w:hAnsi="Times New Roman"/>
          <w:sz w:val="20"/>
          <w:szCs w:val="20"/>
        </w:rPr>
        <w:t>Applications for admission should be addressed in all cases to the institutions.</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6E5472" w:rsidRDefault="006E5472" w:rsidP="006E5472">
      <w:pPr>
        <w:widowControl w:val="0"/>
        <w:tabs>
          <w:tab w:val="left" w:pos="4770"/>
        </w:tabs>
        <w:autoSpaceDE w:val="0"/>
        <w:autoSpaceDN w:val="0"/>
        <w:adjustRightInd w:val="0"/>
        <w:spacing w:before="49" w:after="0" w:line="250" w:lineRule="auto"/>
        <w:ind w:right="360" w:firstLine="410"/>
        <w:jc w:val="both"/>
        <w:rPr>
          <w:rFonts w:ascii="Times New Roman" w:hAnsi="Times New Roman"/>
          <w:sz w:val="20"/>
          <w:szCs w:val="20"/>
        </w:rPr>
      </w:pPr>
      <w:r>
        <w:rPr>
          <w:rFonts w:ascii="Times New Roman" w:hAnsi="Times New Roman"/>
          <w:sz w:val="20"/>
          <w:szCs w:val="20"/>
        </w:rPr>
        <w:t>Public Service/Continuing Education consists of non-degree activities, primaril</w:t>
      </w:r>
      <w:r>
        <w:rPr>
          <w:rFonts w:ascii="Times New Roman" w:hAnsi="Times New Roman"/>
          <w:spacing w:val="-13"/>
          <w:sz w:val="20"/>
          <w:szCs w:val="20"/>
        </w:rPr>
        <w:t>y</w:t>
      </w:r>
      <w:r>
        <w:rPr>
          <w:rFonts w:ascii="Times New Roman" w:hAnsi="Times New Roman"/>
          <w:sz w:val="20"/>
          <w:szCs w:val="20"/>
        </w:rPr>
        <w:t>, and special types of college-degree-credit courses. The non-degree activities are of several types, including short courses, seminars, conferences, lectures and consultative and advisory services in a la</w:t>
      </w:r>
      <w:r>
        <w:rPr>
          <w:rFonts w:ascii="Times New Roman" w:hAnsi="Times New Roman"/>
          <w:spacing w:val="-4"/>
          <w:sz w:val="20"/>
          <w:szCs w:val="20"/>
        </w:rPr>
        <w:t>r</w:t>
      </w:r>
      <w:r>
        <w:rPr>
          <w:rFonts w:ascii="Times New Roman" w:hAnsi="Times New Roman"/>
          <w:sz w:val="20"/>
          <w:szCs w:val="20"/>
        </w:rPr>
        <w:t>ge number of areas of interest.</w:t>
      </w:r>
      <w:r>
        <w:rPr>
          <w:rFonts w:ascii="Times New Roman" w:hAnsi="Times New Roman"/>
          <w:spacing w:val="-4"/>
          <w:sz w:val="20"/>
          <w:szCs w:val="20"/>
        </w:rPr>
        <w:t xml:space="preserve"> </w:t>
      </w:r>
      <w:r>
        <w:rPr>
          <w:rFonts w:ascii="Times New Roman" w:hAnsi="Times New Roman"/>
          <w:sz w:val="20"/>
          <w:szCs w:val="20"/>
        </w:rPr>
        <w:t>These ac- tivities are designed by each institution to meet special educational, informational and cultural needs of the people of the service areas of that institution.</w:t>
      </w:r>
    </w:p>
    <w:p w:rsidR="006E5472" w:rsidRDefault="006E5472" w:rsidP="006E5472">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ypical college-degree-credit public service/ continuing education courses are those o</w:t>
      </w:r>
      <w:r>
        <w:rPr>
          <w:rFonts w:ascii="Times New Roman" w:hAnsi="Times New Roman"/>
          <w:spacing w:val="-4"/>
          <w:sz w:val="20"/>
          <w:szCs w:val="20"/>
        </w:rPr>
        <w:t>f</w:t>
      </w:r>
      <w:r>
        <w:rPr>
          <w:rFonts w:ascii="Times New Roman" w:hAnsi="Times New Roman"/>
          <w:sz w:val="20"/>
          <w:szCs w:val="20"/>
        </w:rPr>
        <w:t>- fered through extension center programs and teacher education consortiums.</w:t>
      </w:r>
    </w:p>
    <w:p w:rsidR="006E5472" w:rsidRDefault="006E5472" w:rsidP="006E5472">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z w:val="20"/>
          <w:szCs w:val="20"/>
        </w:rPr>
        <w:t>Research encompasses investigations conducted primarily for discovery and application of knowledge.</w:t>
      </w:r>
      <w:r>
        <w:rPr>
          <w:rFonts w:ascii="Times New Roman" w:hAnsi="Times New Roman"/>
          <w:spacing w:val="-4"/>
          <w:sz w:val="20"/>
          <w:szCs w:val="20"/>
        </w:rPr>
        <w:t xml:space="preserve"> </w:t>
      </w:r>
      <w:r>
        <w:rPr>
          <w:rFonts w:ascii="Times New Roman" w:hAnsi="Times New Roman"/>
          <w:sz w:val="20"/>
          <w:szCs w:val="20"/>
        </w:rPr>
        <w:t>These investigations, conducted on campuses and at many o</w:t>
      </w:r>
      <w:r>
        <w:rPr>
          <w:rFonts w:ascii="Times New Roman" w:hAnsi="Times New Roman"/>
          <w:spacing w:val="-4"/>
          <w:sz w:val="20"/>
          <w:szCs w:val="20"/>
        </w:rPr>
        <w:t>f</w:t>
      </w:r>
      <w:r>
        <w:rPr>
          <w:rFonts w:ascii="Times New Roman" w:hAnsi="Times New Roman"/>
          <w:sz w:val="20"/>
          <w:szCs w:val="20"/>
        </w:rPr>
        <w:t>f-campuses and at many o</w:t>
      </w:r>
      <w:r>
        <w:rPr>
          <w:rFonts w:ascii="Times New Roman" w:hAnsi="Times New Roman"/>
          <w:spacing w:val="-4"/>
          <w:sz w:val="20"/>
          <w:szCs w:val="20"/>
        </w:rPr>
        <w:t>f</w:t>
      </w:r>
      <w:r>
        <w:rPr>
          <w:rFonts w:ascii="Times New Roman" w:hAnsi="Times New Roman"/>
          <w:sz w:val="20"/>
          <w:szCs w:val="20"/>
        </w:rPr>
        <w:t>f-campus locations, cover a la</w:t>
      </w:r>
      <w:r>
        <w:rPr>
          <w:rFonts w:ascii="Times New Roman" w:hAnsi="Times New Roman"/>
          <w:spacing w:val="-4"/>
          <w:sz w:val="20"/>
          <w:szCs w:val="20"/>
        </w:rPr>
        <w:t>r</w:t>
      </w:r>
      <w:r>
        <w:rPr>
          <w:rFonts w:ascii="Times New Roman" w:hAnsi="Times New Roman"/>
          <w:sz w:val="20"/>
          <w:szCs w:val="20"/>
        </w:rPr>
        <w:t>ge num- ber and a la</w:t>
      </w:r>
      <w:r>
        <w:rPr>
          <w:rFonts w:ascii="Times New Roman" w:hAnsi="Times New Roman"/>
          <w:spacing w:val="-4"/>
          <w:sz w:val="20"/>
          <w:szCs w:val="20"/>
        </w:rPr>
        <w:t>r</w:t>
      </w:r>
      <w:r>
        <w:rPr>
          <w:rFonts w:ascii="Times New Roman" w:hAnsi="Times New Roman"/>
          <w:sz w:val="20"/>
          <w:szCs w:val="20"/>
        </w:rPr>
        <w:t>ge variety of matters related to the educational objectives of the institutions and to general societal needs.</w:t>
      </w:r>
    </w:p>
    <w:p w:rsidR="006E5472" w:rsidRDefault="006E5472" w:rsidP="006E5472">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z w:val="20"/>
          <w:szCs w:val="20"/>
        </w:rPr>
        <w:t>Most of the research is conducted through the universities; howeve</w:t>
      </w:r>
      <w:r>
        <w:rPr>
          <w:rFonts w:ascii="Times New Roman" w:hAnsi="Times New Roman"/>
          <w:spacing w:val="-8"/>
          <w:sz w:val="20"/>
          <w:szCs w:val="20"/>
        </w:rPr>
        <w:t>r</w:t>
      </w:r>
      <w:r>
        <w:rPr>
          <w:rFonts w:ascii="Times New Roman" w:hAnsi="Times New Roman"/>
          <w:sz w:val="20"/>
          <w:szCs w:val="20"/>
        </w:rPr>
        <w:t>, some of it is conducted through several of the senior colleges.</w:t>
      </w:r>
    </w:p>
    <w:p w:rsidR="006E5472" w:rsidRDefault="006E5472" w:rsidP="006E5472">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z w:val="20"/>
          <w:szCs w:val="20"/>
        </w:rPr>
        <w:t>The policies of the Board of Regents for the government, management and control of the University System provide autonomy of high degree for each institution.</w:t>
      </w:r>
      <w:r>
        <w:rPr>
          <w:rFonts w:ascii="Times New Roman" w:hAnsi="Times New Roman"/>
          <w:spacing w:val="-4"/>
          <w:sz w:val="20"/>
          <w:szCs w:val="20"/>
        </w:rPr>
        <w:t xml:space="preserve"> </w:t>
      </w:r>
      <w:r>
        <w:rPr>
          <w:rFonts w:ascii="Times New Roman" w:hAnsi="Times New Roman"/>
          <w:sz w:val="20"/>
          <w:szCs w:val="20"/>
        </w:rPr>
        <w:t>The executive head of each institution is the President, whose election is recommended by the Chancellor and approved by the Board.State appropriations for the University System are requested b</w:t>
      </w:r>
      <w:r>
        <w:rPr>
          <w:rFonts w:ascii="Times New Roman" w:hAnsi="Times New Roman"/>
          <w:spacing w:val="-13"/>
          <w:sz w:val="20"/>
          <w:szCs w:val="20"/>
        </w:rPr>
        <w:t>y</w:t>
      </w:r>
      <w:r>
        <w:rPr>
          <w:rFonts w:ascii="Times New Roman" w:hAnsi="Times New Roman"/>
          <w:sz w:val="20"/>
          <w:szCs w:val="20"/>
        </w:rPr>
        <w:t>, made to, and allocated by the Board of Regents.</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6E5472" w:rsidRDefault="006E5472">
      <w:pPr>
        <w:rPr>
          <w:rFonts w:ascii="Times New Roman" w:hAnsi="Times New Roman"/>
          <w:sz w:val="20"/>
          <w:szCs w:val="20"/>
        </w:rPr>
      </w:pPr>
      <w:r>
        <w:rPr>
          <w:rFonts w:ascii="Times New Roman" w:hAnsi="Times New Roman"/>
          <w:sz w:val="20"/>
          <w:szCs w:val="20"/>
        </w:rPr>
        <w:br w:type="page"/>
      </w:r>
    </w:p>
    <w:p w:rsidR="00DD3D7A" w:rsidRDefault="00DD3D7A" w:rsidP="00A411BF">
      <w:pPr>
        <w:pStyle w:val="Heading1"/>
        <w:spacing w:before="0"/>
        <w:ind w:firstLine="360"/>
        <w:rPr>
          <w:rFonts w:ascii="Impact" w:hAnsi="Impact" w:cs="Impact"/>
          <w:position w:val="-1"/>
          <w:sz w:val="44"/>
          <w:szCs w:val="44"/>
        </w:rPr>
        <w:sectPr w:rsidR="00DD3D7A" w:rsidSect="00C21518">
          <w:type w:val="continuous"/>
          <w:pgSz w:w="12240" w:h="15840"/>
          <w:pgMar w:top="240" w:right="1260" w:bottom="0" w:left="1620" w:header="720" w:footer="1065" w:gutter="0"/>
          <w:cols w:num="2" w:space="720" w:equalWidth="0">
            <w:col w:w="4545" w:space="630"/>
            <w:col w:w="4185"/>
          </w:cols>
          <w:noEndnote/>
        </w:sectPr>
      </w:pPr>
      <w:bookmarkStart w:id="505" w:name="_Toc294969813"/>
    </w:p>
    <w:p w:rsidR="006E5472" w:rsidRDefault="006E5472" w:rsidP="00A411BF">
      <w:pPr>
        <w:pStyle w:val="Heading1"/>
        <w:spacing w:before="0"/>
        <w:ind w:firstLine="360"/>
        <w:rPr>
          <w:rFonts w:ascii="Impact" w:hAnsi="Impact" w:cs="Impact"/>
          <w:sz w:val="44"/>
          <w:szCs w:val="44"/>
        </w:rPr>
      </w:pPr>
      <w:bookmarkStart w:id="506" w:name="_Toc295897071"/>
      <w:r>
        <w:rPr>
          <w:rFonts w:ascii="Impact" w:hAnsi="Impact" w:cs="Impact"/>
          <w:position w:val="-1"/>
          <w:sz w:val="44"/>
          <w:szCs w:val="44"/>
        </w:rPr>
        <w:t>Institutions</w:t>
      </w:r>
      <w:bookmarkEnd w:id="505"/>
      <w:bookmarkEnd w:id="506"/>
    </w:p>
    <w:p w:rsidR="006E5472" w:rsidRDefault="006E5472" w:rsidP="00A411BF">
      <w:pPr>
        <w:widowControl w:val="0"/>
        <w:autoSpaceDE w:val="0"/>
        <w:autoSpaceDN w:val="0"/>
        <w:adjustRightInd w:val="0"/>
        <w:spacing w:after="0"/>
        <w:ind w:left="360" w:firstLine="0"/>
        <w:jc w:val="both"/>
        <w:rPr>
          <w:rFonts w:ascii="Impact" w:hAnsi="Impact" w:cs="Impact"/>
          <w:sz w:val="10"/>
          <w:szCs w:val="10"/>
        </w:rPr>
      </w:pPr>
    </w:p>
    <w:p w:rsidR="006E5472" w:rsidRPr="004B400E" w:rsidRDefault="006E5472" w:rsidP="00A411BF">
      <w:pPr>
        <w:widowControl w:val="0"/>
        <w:autoSpaceDE w:val="0"/>
        <w:autoSpaceDN w:val="0"/>
        <w:adjustRightInd w:val="0"/>
        <w:spacing w:after="0"/>
        <w:ind w:left="360" w:right="225" w:firstLine="0"/>
        <w:jc w:val="both"/>
        <w:rPr>
          <w:rFonts w:ascii="Impact" w:hAnsi="Impact" w:cs="Impact"/>
          <w:color w:val="808080" w:themeColor="background1" w:themeShade="80"/>
          <w:sz w:val="28"/>
          <w:szCs w:val="28"/>
        </w:rPr>
      </w:pPr>
      <w:r w:rsidRPr="004B400E">
        <w:rPr>
          <w:rFonts w:ascii="Impact" w:hAnsi="Impact" w:cs="Impact"/>
          <w:color w:val="808080" w:themeColor="background1" w:themeShade="80"/>
          <w:sz w:val="28"/>
          <w:szCs w:val="28"/>
        </w:rPr>
        <w:t>Universities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Athens 30602</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University of Geo</w:t>
      </w:r>
      <w:r>
        <w:rPr>
          <w:rFonts w:ascii="Times New Roman" w:hAnsi="Times New Roman"/>
          <w:spacing w:val="-4"/>
          <w:sz w:val="20"/>
          <w:szCs w:val="20"/>
        </w:rPr>
        <w:t>r</w:t>
      </w:r>
      <w:r>
        <w:rPr>
          <w:rFonts w:ascii="Times New Roman" w:hAnsi="Times New Roman"/>
          <w:sz w:val="20"/>
          <w:szCs w:val="20"/>
        </w:rPr>
        <w:t>gia - H;</w:t>
      </w:r>
      <w:r>
        <w:rPr>
          <w:rFonts w:ascii="Times New Roman" w:hAnsi="Times New Roman"/>
          <w:spacing w:val="-11"/>
          <w:sz w:val="20"/>
          <w:szCs w:val="20"/>
        </w:rPr>
        <w:t xml:space="preserve"> </w:t>
      </w:r>
      <w:r>
        <w:rPr>
          <w:rFonts w:ascii="Times New Roman" w:hAnsi="Times New Roman"/>
          <w:sz w:val="20"/>
          <w:szCs w:val="20"/>
        </w:rPr>
        <w:t>A, BJMS, D Atlanta 30332</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Institute of</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echnology - H; B, M, D Atlanta 30303</w:t>
      </w:r>
    </w:p>
    <w:p w:rsidR="006E5472" w:rsidRDefault="006E5472" w:rsidP="00A411BF">
      <w:pPr>
        <w:widowControl w:val="0"/>
        <w:tabs>
          <w:tab w:val="left" w:pos="4410"/>
        </w:tabs>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State University -</w:t>
      </w:r>
      <w:r>
        <w:rPr>
          <w:rFonts w:ascii="Times New Roman" w:hAnsi="Times New Roman"/>
          <w:spacing w:val="-11"/>
          <w:sz w:val="20"/>
          <w:szCs w:val="20"/>
        </w:rPr>
        <w:t xml:space="preserve"> </w:t>
      </w:r>
      <w:r>
        <w:rPr>
          <w:rFonts w:ascii="Times New Roman" w:hAnsi="Times New Roman"/>
          <w:sz w:val="20"/>
          <w:szCs w:val="20"/>
        </w:rPr>
        <w:t xml:space="preserve">A, B, J, M, S, D </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Augusta 30912</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Medical College of Geo</w:t>
      </w:r>
      <w:r>
        <w:rPr>
          <w:rFonts w:ascii="Times New Roman" w:hAnsi="Times New Roman"/>
          <w:spacing w:val="-4"/>
          <w:sz w:val="20"/>
          <w:szCs w:val="20"/>
        </w:rPr>
        <w:t>r</w:t>
      </w:r>
      <w:r>
        <w:rPr>
          <w:rFonts w:ascii="Times New Roman" w:hAnsi="Times New Roman"/>
          <w:sz w:val="20"/>
          <w:szCs w:val="20"/>
        </w:rPr>
        <w:t>gia - H;</w:t>
      </w:r>
      <w:r>
        <w:rPr>
          <w:rFonts w:ascii="Times New Roman" w:hAnsi="Times New Roman"/>
          <w:spacing w:val="-11"/>
          <w:sz w:val="20"/>
          <w:szCs w:val="20"/>
        </w:rPr>
        <w:t xml:space="preserve"> </w:t>
      </w:r>
      <w:r>
        <w:rPr>
          <w:rFonts w:ascii="Times New Roman" w:hAnsi="Times New Roman"/>
          <w:sz w:val="20"/>
          <w:szCs w:val="20"/>
        </w:rPr>
        <w:t>A, B, M, S, cD</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13"/>
          <w:szCs w:val="13"/>
        </w:rPr>
      </w:pPr>
    </w:p>
    <w:p w:rsidR="006E5472" w:rsidRPr="004B400E" w:rsidRDefault="006E5472" w:rsidP="00A411BF">
      <w:pPr>
        <w:widowControl w:val="0"/>
        <w:autoSpaceDE w:val="0"/>
        <w:autoSpaceDN w:val="0"/>
        <w:adjustRightInd w:val="0"/>
        <w:spacing w:after="0"/>
        <w:ind w:left="360" w:right="225" w:firstLine="0"/>
        <w:jc w:val="both"/>
        <w:rPr>
          <w:rFonts w:ascii="Impact" w:hAnsi="Impact" w:cs="Impact"/>
          <w:color w:val="808080" w:themeColor="background1" w:themeShade="80"/>
          <w:sz w:val="28"/>
          <w:szCs w:val="28"/>
        </w:rPr>
      </w:pPr>
      <w:r w:rsidRPr="004B400E">
        <w:rPr>
          <w:rFonts w:ascii="Impact" w:hAnsi="Impact" w:cs="Impact"/>
          <w:color w:val="808080" w:themeColor="background1" w:themeShade="80"/>
          <w:sz w:val="28"/>
          <w:szCs w:val="28"/>
        </w:rPr>
        <w:t>Regional Universities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Statesboro 30460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 xml:space="preserve">gia Southern University - </w:t>
      </w:r>
      <w:r>
        <w:rPr>
          <w:rFonts w:ascii="Times New Roman" w:hAnsi="Times New Roman"/>
          <w:spacing w:val="34"/>
          <w:sz w:val="20"/>
          <w:szCs w:val="20"/>
        </w:rPr>
        <w:t xml:space="preserve"> </w:t>
      </w:r>
      <w:r>
        <w:rPr>
          <w:rFonts w:ascii="Times New Roman" w:hAnsi="Times New Roman"/>
          <w:sz w:val="20"/>
          <w:szCs w:val="20"/>
        </w:rPr>
        <w:t>H;</w:t>
      </w:r>
      <w:r>
        <w:rPr>
          <w:rFonts w:ascii="Times New Roman" w:hAnsi="Times New Roman"/>
          <w:spacing w:val="-11"/>
          <w:sz w:val="20"/>
          <w:szCs w:val="20"/>
        </w:rPr>
        <w:t xml:space="preserve"> </w:t>
      </w:r>
      <w:r>
        <w:rPr>
          <w:rFonts w:ascii="Times New Roman" w:hAnsi="Times New Roman"/>
          <w:sz w:val="20"/>
          <w:szCs w:val="20"/>
        </w:rPr>
        <w:t xml:space="preserve">A, B, M, S, cD </w:t>
      </w:r>
    </w:p>
    <w:p w:rsidR="006E5472" w:rsidRDefault="006E5472" w:rsidP="00A411BF">
      <w:pPr>
        <w:widowControl w:val="0"/>
        <w:autoSpaceDE w:val="0"/>
        <w:autoSpaceDN w:val="0"/>
        <w:adjustRightInd w:val="0"/>
        <w:spacing w:after="0"/>
        <w:ind w:right="225" w:firstLine="360"/>
        <w:jc w:val="both"/>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aldosta 31698</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aldosta State University - H;</w:t>
      </w:r>
      <w:r>
        <w:rPr>
          <w:rFonts w:ascii="Times New Roman" w:hAnsi="Times New Roman"/>
          <w:spacing w:val="-11"/>
          <w:sz w:val="20"/>
          <w:szCs w:val="20"/>
        </w:rPr>
        <w:t xml:space="preserve"> </w:t>
      </w:r>
      <w:r>
        <w:rPr>
          <w:rFonts w:ascii="Times New Roman" w:hAnsi="Times New Roman"/>
          <w:sz w:val="20"/>
          <w:szCs w:val="20"/>
        </w:rPr>
        <w:t>A, B, M, S, cD</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13"/>
          <w:szCs w:val="13"/>
        </w:rPr>
      </w:pPr>
    </w:p>
    <w:p w:rsidR="006E5472" w:rsidRPr="004B400E" w:rsidRDefault="006E5472" w:rsidP="00A411BF">
      <w:pPr>
        <w:widowControl w:val="0"/>
        <w:autoSpaceDE w:val="0"/>
        <w:autoSpaceDN w:val="0"/>
        <w:adjustRightInd w:val="0"/>
        <w:spacing w:after="0"/>
        <w:ind w:left="360" w:right="225" w:firstLine="0"/>
        <w:jc w:val="both"/>
        <w:rPr>
          <w:rFonts w:ascii="Impact" w:hAnsi="Impact" w:cs="Impact"/>
          <w:color w:val="808080" w:themeColor="background1" w:themeShade="80"/>
          <w:sz w:val="28"/>
          <w:szCs w:val="28"/>
        </w:rPr>
      </w:pPr>
      <w:r w:rsidRPr="004B400E">
        <w:rPr>
          <w:rFonts w:ascii="Impact" w:hAnsi="Impact" w:cs="Impact"/>
          <w:color w:val="808080" w:themeColor="background1" w:themeShade="80"/>
          <w:sz w:val="28"/>
          <w:szCs w:val="28"/>
        </w:rPr>
        <w:t>Universities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Albany 31705</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Albany State University - H;</w:t>
      </w:r>
      <w:r>
        <w:rPr>
          <w:rFonts w:ascii="Times New Roman" w:hAnsi="Times New Roman"/>
          <w:spacing w:val="-11"/>
          <w:sz w:val="20"/>
          <w:szCs w:val="20"/>
        </w:rPr>
        <w:t xml:space="preserve"> </w:t>
      </w:r>
      <w:r>
        <w:rPr>
          <w:rFonts w:ascii="Times New Roman" w:hAnsi="Times New Roman"/>
          <w:sz w:val="20"/>
          <w:szCs w:val="20"/>
        </w:rPr>
        <w:t>A, B, M, S, Americus 31709</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Southwestern University - H;</w:t>
      </w:r>
      <w:r>
        <w:rPr>
          <w:rFonts w:ascii="Times New Roman" w:hAnsi="Times New Roman"/>
          <w:spacing w:val="-11"/>
          <w:sz w:val="20"/>
          <w:szCs w:val="20"/>
        </w:rPr>
        <w:t xml:space="preserve"> </w:t>
      </w:r>
      <w:r>
        <w:rPr>
          <w:rFonts w:ascii="Times New Roman" w:hAnsi="Times New Roman"/>
          <w:sz w:val="20"/>
          <w:szCs w:val="20"/>
        </w:rPr>
        <w:t>A, B, M, 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Augusta 30910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Augusta College -</w:t>
      </w:r>
      <w:r>
        <w:rPr>
          <w:rFonts w:ascii="Times New Roman" w:hAnsi="Times New Roman"/>
          <w:spacing w:val="-11"/>
          <w:sz w:val="20"/>
          <w:szCs w:val="20"/>
        </w:rPr>
        <w:t xml:space="preserve"> </w:t>
      </w:r>
      <w:r>
        <w:rPr>
          <w:rFonts w:ascii="Times New Roman" w:hAnsi="Times New Roman"/>
          <w:sz w:val="20"/>
          <w:szCs w:val="20"/>
        </w:rPr>
        <w:t>A, B, M, S, cD Carrollton 30</w:t>
      </w:r>
      <w:r>
        <w:rPr>
          <w:rFonts w:ascii="Times New Roman" w:hAnsi="Times New Roman"/>
          <w:spacing w:val="-7"/>
          <w:sz w:val="20"/>
          <w:szCs w:val="20"/>
        </w:rPr>
        <w:t>1</w:t>
      </w:r>
      <w:r>
        <w:rPr>
          <w:rFonts w:ascii="Times New Roman" w:hAnsi="Times New Roman"/>
          <w:sz w:val="20"/>
          <w:szCs w:val="20"/>
        </w:rPr>
        <w:t>18</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pacing w:val="-16"/>
          <w:sz w:val="20"/>
          <w:szCs w:val="20"/>
        </w:rPr>
        <w:t>W</w:t>
      </w:r>
      <w:r>
        <w:rPr>
          <w:rFonts w:ascii="Times New Roman" w:hAnsi="Times New Roman"/>
          <w:sz w:val="20"/>
          <w:szCs w:val="20"/>
        </w:rPr>
        <w:t>est Geo</w:t>
      </w:r>
      <w:r>
        <w:rPr>
          <w:rFonts w:ascii="Times New Roman" w:hAnsi="Times New Roman"/>
          <w:spacing w:val="-4"/>
          <w:sz w:val="20"/>
          <w:szCs w:val="20"/>
        </w:rPr>
        <w:t>r</w:t>
      </w:r>
      <w:r>
        <w:rPr>
          <w:rFonts w:ascii="Times New Roman" w:hAnsi="Times New Roman"/>
          <w:sz w:val="20"/>
          <w:szCs w:val="20"/>
        </w:rPr>
        <w:t>gia College - H;</w:t>
      </w:r>
      <w:r>
        <w:rPr>
          <w:rFonts w:ascii="Times New Roman" w:hAnsi="Times New Roman"/>
          <w:spacing w:val="-11"/>
          <w:sz w:val="20"/>
          <w:szCs w:val="20"/>
        </w:rPr>
        <w:t xml:space="preserve"> </w:t>
      </w:r>
      <w:r>
        <w:rPr>
          <w:rFonts w:ascii="Times New Roman" w:hAnsi="Times New Roman"/>
          <w:sz w:val="20"/>
          <w:szCs w:val="20"/>
        </w:rPr>
        <w:t>A, B, M, S, cD Columbus 31993</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Columbus University - H;</w:t>
      </w:r>
      <w:r>
        <w:rPr>
          <w:rFonts w:ascii="Times New Roman" w:hAnsi="Times New Roman"/>
          <w:spacing w:val="-11"/>
          <w:sz w:val="20"/>
          <w:szCs w:val="20"/>
        </w:rPr>
        <w:t xml:space="preserve"> </w:t>
      </w:r>
      <w:r>
        <w:rPr>
          <w:rFonts w:ascii="Times New Roman" w:hAnsi="Times New Roman"/>
          <w:sz w:val="20"/>
          <w:szCs w:val="20"/>
        </w:rPr>
        <w:t>A, B, M, S, cD Dahlonega 30597</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North Geo</w:t>
      </w:r>
      <w:r>
        <w:rPr>
          <w:rFonts w:ascii="Times New Roman" w:hAnsi="Times New Roman"/>
          <w:spacing w:val="-4"/>
          <w:sz w:val="20"/>
          <w:szCs w:val="20"/>
        </w:rPr>
        <w:t>r</w:t>
      </w:r>
      <w:r>
        <w:rPr>
          <w:rFonts w:ascii="Times New Roman" w:hAnsi="Times New Roman"/>
          <w:sz w:val="20"/>
          <w:szCs w:val="20"/>
        </w:rPr>
        <w:t>gia University - H;</w:t>
      </w:r>
      <w:r>
        <w:rPr>
          <w:rFonts w:ascii="Times New Roman" w:hAnsi="Times New Roman"/>
          <w:spacing w:val="-11"/>
          <w:sz w:val="20"/>
          <w:szCs w:val="20"/>
        </w:rPr>
        <w:t xml:space="preserve"> </w:t>
      </w:r>
      <w:r>
        <w:rPr>
          <w:rFonts w:ascii="Times New Roman" w:hAnsi="Times New Roman"/>
          <w:sz w:val="20"/>
          <w:szCs w:val="20"/>
        </w:rPr>
        <w:t>A, B, M 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alley 31030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alley State University - H;</w:t>
      </w:r>
      <w:r>
        <w:rPr>
          <w:rFonts w:ascii="Times New Roman" w:hAnsi="Times New Roman"/>
          <w:spacing w:val="-11"/>
          <w:sz w:val="20"/>
          <w:szCs w:val="20"/>
        </w:rPr>
        <w:t xml:space="preserve"> </w:t>
      </w:r>
      <w:r>
        <w:rPr>
          <w:rFonts w:ascii="Times New Roman" w:hAnsi="Times New Roman"/>
          <w:sz w:val="20"/>
          <w:szCs w:val="20"/>
        </w:rPr>
        <w:t>A, B, M Marietta 30060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Kennesaw University -</w:t>
      </w:r>
      <w:r>
        <w:rPr>
          <w:rFonts w:ascii="Times New Roman" w:hAnsi="Times New Roman"/>
          <w:spacing w:val="-11"/>
          <w:sz w:val="20"/>
          <w:szCs w:val="20"/>
        </w:rPr>
        <w:t xml:space="preserve"> </w:t>
      </w:r>
      <w:r>
        <w:rPr>
          <w:rFonts w:ascii="Times New Roman" w:hAnsi="Times New Roman"/>
          <w:sz w:val="20"/>
          <w:szCs w:val="20"/>
        </w:rPr>
        <w:t>A, B, M Marietta 30060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Southern College of</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echnology - H;</w:t>
      </w:r>
      <w:r>
        <w:rPr>
          <w:rFonts w:ascii="Times New Roman" w:hAnsi="Times New Roman"/>
          <w:spacing w:val="-11"/>
          <w:sz w:val="20"/>
          <w:szCs w:val="20"/>
        </w:rPr>
        <w:t xml:space="preserve"> </w:t>
      </w:r>
      <w:r>
        <w:rPr>
          <w:rFonts w:ascii="Times New Roman" w:hAnsi="Times New Roman"/>
          <w:sz w:val="20"/>
          <w:szCs w:val="20"/>
        </w:rPr>
        <w:t>A, B Milledgeville 30601</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College and State University - H;</w:t>
      </w:r>
      <w:r>
        <w:rPr>
          <w:rFonts w:ascii="Times New Roman" w:hAnsi="Times New Roman"/>
          <w:spacing w:val="-11"/>
          <w:sz w:val="20"/>
          <w:szCs w:val="20"/>
        </w:rPr>
        <w:t xml:space="preserve"> </w:t>
      </w:r>
      <w:r>
        <w:rPr>
          <w:rFonts w:ascii="Times New Roman" w:hAnsi="Times New Roman"/>
          <w:sz w:val="20"/>
          <w:szCs w:val="20"/>
        </w:rPr>
        <w:t>A, B, M, 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Morrow 30260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Clayton College and State University -A, B Savannah 31406</w:t>
      </w:r>
    </w:p>
    <w:p w:rsidR="006E5472" w:rsidRDefault="006E5472" w:rsidP="006E5472">
      <w:pPr>
        <w:widowControl w:val="0"/>
        <w:autoSpaceDE w:val="0"/>
        <w:autoSpaceDN w:val="0"/>
        <w:adjustRightInd w:val="0"/>
        <w:spacing w:before="2" w:after="0" w:line="292" w:lineRule="auto"/>
        <w:ind w:left="360" w:right="225" w:firstLine="360"/>
        <w:rPr>
          <w:rFonts w:ascii="Times New Roman" w:hAnsi="Times New Roman"/>
          <w:sz w:val="20"/>
          <w:szCs w:val="20"/>
        </w:rPr>
      </w:pPr>
      <w:r>
        <w:rPr>
          <w:rFonts w:ascii="Times New Roman" w:hAnsi="Times New Roman"/>
          <w:sz w:val="20"/>
          <w:szCs w:val="20"/>
        </w:rPr>
        <w:t>Armstrong State University - H;</w:t>
      </w:r>
      <w:r>
        <w:rPr>
          <w:rFonts w:ascii="Times New Roman" w:hAnsi="Times New Roman"/>
          <w:spacing w:val="-11"/>
          <w:sz w:val="20"/>
          <w:szCs w:val="20"/>
        </w:rPr>
        <w:t xml:space="preserve"> </w:t>
      </w:r>
      <w:r>
        <w:rPr>
          <w:rFonts w:ascii="Times New Roman" w:hAnsi="Times New Roman"/>
          <w:sz w:val="20"/>
          <w:szCs w:val="20"/>
        </w:rPr>
        <w:t xml:space="preserve">A, B, M, S </w:t>
      </w:r>
    </w:p>
    <w:p w:rsidR="006E5472" w:rsidRDefault="006E5472" w:rsidP="006E5472">
      <w:pPr>
        <w:widowControl w:val="0"/>
        <w:autoSpaceDE w:val="0"/>
        <w:autoSpaceDN w:val="0"/>
        <w:adjustRightInd w:val="0"/>
        <w:spacing w:before="2" w:after="0" w:line="292" w:lineRule="auto"/>
        <w:ind w:left="360" w:right="225" w:firstLine="0"/>
        <w:rPr>
          <w:rFonts w:ascii="Times New Roman" w:hAnsi="Times New Roman"/>
          <w:sz w:val="20"/>
          <w:szCs w:val="20"/>
        </w:rPr>
      </w:pPr>
      <w:r>
        <w:rPr>
          <w:rFonts w:ascii="Times New Roman" w:hAnsi="Times New Roman"/>
          <w:sz w:val="20"/>
          <w:szCs w:val="20"/>
        </w:rPr>
        <w:t>Savannah 31404</w:t>
      </w:r>
    </w:p>
    <w:p w:rsidR="00B33835" w:rsidRDefault="006E5472" w:rsidP="006E5472">
      <w:pPr>
        <w:widowControl w:val="0"/>
        <w:tabs>
          <w:tab w:val="right" w:pos="9360"/>
        </w:tabs>
        <w:autoSpaceDE w:val="0"/>
        <w:autoSpaceDN w:val="0"/>
        <w:adjustRightInd w:val="0"/>
        <w:spacing w:after="0"/>
        <w:ind w:left="720" w:right="225" w:firstLine="0"/>
        <w:jc w:val="both"/>
        <w:rPr>
          <w:rFonts w:ascii="Times New Roman" w:hAnsi="Times New Roman"/>
          <w:sz w:val="20"/>
          <w:szCs w:val="20"/>
        </w:rPr>
      </w:pPr>
      <w:r>
        <w:rPr>
          <w:rFonts w:ascii="Times New Roman" w:hAnsi="Times New Roman"/>
          <w:sz w:val="20"/>
          <w:szCs w:val="20"/>
        </w:rPr>
        <w:t>Savannah State University - H;</w:t>
      </w:r>
      <w:r>
        <w:rPr>
          <w:rFonts w:ascii="Times New Roman" w:hAnsi="Times New Roman"/>
          <w:spacing w:val="-11"/>
          <w:sz w:val="20"/>
          <w:szCs w:val="20"/>
        </w:rPr>
        <w:t xml:space="preserve"> </w:t>
      </w:r>
      <w:r>
        <w:rPr>
          <w:rFonts w:ascii="Times New Roman" w:hAnsi="Times New Roman"/>
          <w:sz w:val="20"/>
          <w:szCs w:val="20"/>
        </w:rPr>
        <w:t>A, B, M</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6E5472" w:rsidRPr="004B400E" w:rsidRDefault="006E5472" w:rsidP="006E5472">
      <w:pPr>
        <w:widowControl w:val="0"/>
        <w:autoSpaceDE w:val="0"/>
        <w:autoSpaceDN w:val="0"/>
        <w:adjustRightInd w:val="0"/>
        <w:spacing w:after="0" w:line="337" w:lineRule="exact"/>
        <w:ind w:left="-90" w:firstLine="0"/>
        <w:rPr>
          <w:rFonts w:ascii="Impact" w:hAnsi="Impact" w:cs="Impact"/>
          <w:color w:val="808080" w:themeColor="background1" w:themeShade="80"/>
          <w:sz w:val="28"/>
          <w:szCs w:val="28"/>
        </w:rPr>
      </w:pPr>
      <w:r w:rsidRPr="004B400E">
        <w:rPr>
          <w:rFonts w:ascii="Impact" w:hAnsi="Impact" w:cs="Impact"/>
          <w:color w:val="808080" w:themeColor="background1" w:themeShade="80"/>
          <w:position w:val="-1"/>
          <w:sz w:val="28"/>
          <w:szCs w:val="28"/>
        </w:rPr>
        <w:t>Colleges</w:t>
      </w:r>
    </w:p>
    <w:p w:rsidR="006E5472" w:rsidRDefault="006E5472" w:rsidP="00A411BF">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Albany 31707</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Darton College -</w:t>
      </w:r>
      <w:r>
        <w:rPr>
          <w:rFonts w:ascii="Times New Roman" w:hAnsi="Times New Roman"/>
          <w:spacing w:val="-11"/>
          <w:sz w:val="20"/>
          <w:szCs w:val="20"/>
        </w:rPr>
        <w:t xml:space="preserve"> </w:t>
      </w:r>
      <w:r>
        <w:rPr>
          <w:rFonts w:ascii="Times New Roman" w:hAnsi="Times New Roman"/>
          <w:sz w:val="20"/>
          <w:szCs w:val="20"/>
        </w:rPr>
        <w:t>A Atlanta 30310</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 xml:space="preserve">Atlanta </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Metropolitan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Bainbridge 31717</w:t>
      </w:r>
    </w:p>
    <w:p w:rsidR="006E5472" w:rsidRDefault="006E5472" w:rsidP="00A411BF">
      <w:pPr>
        <w:widowControl w:val="0"/>
        <w:autoSpaceDE w:val="0"/>
        <w:autoSpaceDN w:val="0"/>
        <w:adjustRightInd w:val="0"/>
        <w:spacing w:after="0"/>
        <w:ind w:right="135" w:firstLine="322"/>
        <w:rPr>
          <w:rFonts w:ascii="Times New Roman" w:hAnsi="Times New Roman"/>
          <w:sz w:val="20"/>
          <w:szCs w:val="20"/>
        </w:rPr>
      </w:pPr>
      <w:r>
        <w:rPr>
          <w:rFonts w:ascii="Times New Roman" w:hAnsi="Times New Roman"/>
          <w:sz w:val="20"/>
          <w:szCs w:val="20"/>
        </w:rPr>
        <w:t>Bainbridge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135" w:firstLine="0"/>
        <w:rPr>
          <w:rFonts w:ascii="Times New Roman" w:hAnsi="Times New Roman"/>
          <w:sz w:val="20"/>
          <w:szCs w:val="20"/>
        </w:rPr>
      </w:pPr>
      <w:r>
        <w:rPr>
          <w:rFonts w:ascii="Times New Roman" w:hAnsi="Times New Roman"/>
          <w:sz w:val="20"/>
          <w:szCs w:val="20"/>
        </w:rPr>
        <w:t>Barnesville 30204</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Gordon College - H;</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Brunswick 31523</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Costal Geo</w:t>
      </w:r>
      <w:r>
        <w:rPr>
          <w:rFonts w:ascii="Times New Roman" w:hAnsi="Times New Roman"/>
          <w:spacing w:val="-4"/>
          <w:sz w:val="20"/>
          <w:szCs w:val="20"/>
        </w:rPr>
        <w:t>r</w:t>
      </w:r>
      <w:r>
        <w:rPr>
          <w:rFonts w:ascii="Times New Roman" w:hAnsi="Times New Roman"/>
          <w:sz w:val="20"/>
          <w:szCs w:val="20"/>
        </w:rPr>
        <w:t>gia Community College -</w:t>
      </w:r>
      <w:r>
        <w:rPr>
          <w:rFonts w:ascii="Times New Roman" w:hAnsi="Times New Roman"/>
          <w:spacing w:val="-11"/>
          <w:sz w:val="20"/>
          <w:szCs w:val="20"/>
        </w:rPr>
        <w:t xml:space="preserve"> </w:t>
      </w:r>
      <w:r>
        <w:rPr>
          <w:rFonts w:ascii="Times New Roman" w:hAnsi="Times New Roman"/>
          <w:sz w:val="20"/>
          <w:szCs w:val="20"/>
        </w:rPr>
        <w:t>A Cochran 31014</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Middle Geo</w:t>
      </w:r>
      <w:r>
        <w:rPr>
          <w:rFonts w:ascii="Times New Roman" w:hAnsi="Times New Roman"/>
          <w:spacing w:val="-4"/>
          <w:sz w:val="20"/>
          <w:szCs w:val="20"/>
        </w:rPr>
        <w:t>r</w:t>
      </w:r>
      <w:r>
        <w:rPr>
          <w:rFonts w:ascii="Times New Roman" w:hAnsi="Times New Roman"/>
          <w:sz w:val="20"/>
          <w:szCs w:val="20"/>
        </w:rPr>
        <w:t>gia College - H;</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Dalton 30720</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Dalton State College -</w:t>
      </w:r>
      <w:r>
        <w:rPr>
          <w:rFonts w:ascii="Times New Roman" w:hAnsi="Times New Roman"/>
          <w:spacing w:val="-11"/>
          <w:sz w:val="20"/>
          <w:szCs w:val="20"/>
        </w:rPr>
        <w:t xml:space="preserve"> </w:t>
      </w:r>
      <w:r>
        <w:rPr>
          <w:rFonts w:ascii="Times New Roman" w:hAnsi="Times New Roman"/>
          <w:sz w:val="20"/>
          <w:szCs w:val="20"/>
        </w:rPr>
        <w:t xml:space="preserve">A; B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Decatur 30089-0601</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Perimeter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Douglas 31533</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South Geo</w:t>
      </w:r>
      <w:r>
        <w:rPr>
          <w:rFonts w:ascii="Times New Roman" w:hAnsi="Times New Roman"/>
          <w:spacing w:val="-4"/>
          <w:sz w:val="20"/>
          <w:szCs w:val="20"/>
        </w:rPr>
        <w:t>r</w:t>
      </w:r>
      <w:r>
        <w:rPr>
          <w:rFonts w:ascii="Times New Roman" w:hAnsi="Times New Roman"/>
          <w:sz w:val="20"/>
          <w:szCs w:val="20"/>
        </w:rPr>
        <w:t>gia College - H;</w:t>
      </w:r>
      <w:r>
        <w:rPr>
          <w:rFonts w:ascii="Times New Roman" w:hAnsi="Times New Roman"/>
          <w:spacing w:val="-11"/>
          <w:sz w:val="20"/>
          <w:szCs w:val="20"/>
        </w:rPr>
        <w:t xml:space="preserve"> </w:t>
      </w:r>
      <w:r>
        <w:rPr>
          <w:rFonts w:ascii="Times New Roman" w:hAnsi="Times New Roman"/>
          <w:sz w:val="20"/>
          <w:szCs w:val="20"/>
        </w:rPr>
        <w:t>A Gainesville 30503</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Gainesville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Macon 31297</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Macon State College -</w:t>
      </w:r>
      <w:r>
        <w:rPr>
          <w:rFonts w:ascii="Times New Roman" w:hAnsi="Times New Roman"/>
          <w:spacing w:val="-11"/>
          <w:sz w:val="20"/>
          <w:szCs w:val="20"/>
        </w:rPr>
        <w:t xml:space="preserve"> </w:t>
      </w:r>
      <w:r>
        <w:rPr>
          <w:rFonts w:ascii="Times New Roman" w:hAnsi="Times New Roman"/>
          <w:sz w:val="20"/>
          <w:szCs w:val="20"/>
        </w:rPr>
        <w:t xml:space="preserve">A; B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Rome 30163</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Floyd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Swainsboro</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East Geo</w:t>
      </w:r>
      <w:r>
        <w:rPr>
          <w:rFonts w:ascii="Times New Roman" w:hAnsi="Times New Roman"/>
          <w:spacing w:val="-4"/>
          <w:sz w:val="20"/>
          <w:szCs w:val="20"/>
        </w:rPr>
        <w:t>r</w:t>
      </w:r>
      <w:r>
        <w:rPr>
          <w:rFonts w:ascii="Times New Roman" w:hAnsi="Times New Roman"/>
          <w:sz w:val="20"/>
          <w:szCs w:val="20"/>
        </w:rPr>
        <w:t>gia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ifton</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Abraham Baldwin</w:t>
      </w:r>
      <w:r>
        <w:rPr>
          <w:rFonts w:ascii="Times New Roman" w:hAnsi="Times New Roman"/>
          <w:spacing w:val="-11"/>
          <w:sz w:val="20"/>
          <w:szCs w:val="20"/>
        </w:rPr>
        <w:t xml:space="preserve"> </w:t>
      </w:r>
      <w:r>
        <w:rPr>
          <w:rFonts w:ascii="Times New Roman" w:hAnsi="Times New Roman"/>
          <w:sz w:val="20"/>
          <w:szCs w:val="20"/>
        </w:rPr>
        <w:t>Agricultural College -H;</w:t>
      </w:r>
      <w:r>
        <w:rPr>
          <w:rFonts w:ascii="Times New Roman" w:hAnsi="Times New Roman"/>
          <w:spacing w:val="-11"/>
          <w:sz w:val="20"/>
          <w:szCs w:val="20"/>
        </w:rPr>
        <w:t xml:space="preserve"> </w:t>
      </w:r>
      <w:r>
        <w:rPr>
          <w:rFonts w:ascii="Times New Roman" w:hAnsi="Times New Roman"/>
          <w:sz w:val="20"/>
          <w:szCs w:val="20"/>
        </w:rPr>
        <w:t xml:space="preserve">A </w:t>
      </w:r>
      <w:r>
        <w:rPr>
          <w:rFonts w:ascii="Times New Roman" w:hAnsi="Times New Roman"/>
          <w:spacing w:val="-16"/>
          <w:sz w:val="20"/>
          <w:szCs w:val="20"/>
        </w:rPr>
        <w:t>W</w:t>
      </w:r>
      <w:r>
        <w:rPr>
          <w:rFonts w:ascii="Times New Roman" w:hAnsi="Times New Roman"/>
          <w:sz w:val="20"/>
          <w:szCs w:val="20"/>
        </w:rPr>
        <w:t>aycross</w:t>
      </w:r>
    </w:p>
    <w:p w:rsidR="006E5472" w:rsidRDefault="006E5472" w:rsidP="00A411BF">
      <w:pPr>
        <w:widowControl w:val="0"/>
        <w:autoSpaceDE w:val="0"/>
        <w:autoSpaceDN w:val="0"/>
        <w:adjustRightInd w:val="0"/>
        <w:spacing w:after="0"/>
        <w:ind w:firstLine="322"/>
        <w:rPr>
          <w:rFonts w:ascii="Times New Roman" w:hAnsi="Times New Roman"/>
          <w:sz w:val="20"/>
          <w:szCs w:val="20"/>
        </w:rPr>
      </w:pPr>
      <w:r>
        <w:rPr>
          <w:rFonts w:ascii="Times New Roman" w:hAnsi="Times New Roman"/>
          <w:spacing w:val="-16"/>
          <w:sz w:val="20"/>
          <w:szCs w:val="20"/>
        </w:rPr>
        <w:t>W</w:t>
      </w:r>
      <w:r>
        <w:rPr>
          <w:rFonts w:ascii="Times New Roman" w:hAnsi="Times New Roman"/>
          <w:sz w:val="20"/>
          <w:szCs w:val="20"/>
        </w:rPr>
        <w:t>aycross College -</w:t>
      </w:r>
      <w:r>
        <w:rPr>
          <w:rFonts w:ascii="Times New Roman" w:hAnsi="Times New Roman"/>
          <w:spacing w:val="-11"/>
          <w:sz w:val="20"/>
          <w:szCs w:val="20"/>
        </w:rPr>
        <w:t xml:space="preserve"> </w:t>
      </w:r>
      <w:r>
        <w:rPr>
          <w:rFonts w:ascii="Times New Roman" w:hAnsi="Times New Roman"/>
          <w:sz w:val="20"/>
          <w:szCs w:val="20"/>
        </w:rPr>
        <w:t>A</w:t>
      </w:r>
    </w:p>
    <w:p w:rsidR="006E5472" w:rsidRDefault="006E5472" w:rsidP="00A411BF">
      <w:pPr>
        <w:widowControl w:val="0"/>
        <w:autoSpaceDE w:val="0"/>
        <w:autoSpaceDN w:val="0"/>
        <w:adjustRightInd w:val="0"/>
        <w:spacing w:after="0"/>
        <w:rPr>
          <w:rFonts w:ascii="Times New Roman" w:hAnsi="Times New Roman"/>
          <w:sz w:val="13"/>
          <w:szCs w:val="13"/>
        </w:rPr>
      </w:pPr>
    </w:p>
    <w:p w:rsidR="006E5472" w:rsidRDefault="006E5472" w:rsidP="00A411BF">
      <w:pPr>
        <w:widowControl w:val="0"/>
        <w:autoSpaceDE w:val="0"/>
        <w:autoSpaceDN w:val="0"/>
        <w:adjustRightInd w:val="0"/>
        <w:spacing w:after="0"/>
        <w:rPr>
          <w:rFonts w:ascii="Times New Roman" w:hAnsi="Times New Roman"/>
          <w:sz w:val="20"/>
          <w:szCs w:val="20"/>
        </w:rPr>
      </w:pPr>
    </w:p>
    <w:p w:rsidR="006E5472" w:rsidRDefault="003756F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r w:rsidRPr="003756FF">
        <w:rPr>
          <w:noProof/>
        </w:rPr>
        <w:pict>
          <v:shape id="_x0000_s1039" type="#_x0000_t202" style="position:absolute;left:0;text-align:left;margin-left:0;margin-top:0;width:2in;height:2in;z-index:251869184;mso-wrap-style:none">
            <v:textbox style="mso-next-textbox:#_x0000_s1039;mso-fit-shape-to-text:t">
              <w:txbxContent>
                <w:p w:rsidR="0051227A" w:rsidRPr="004B400E" w:rsidRDefault="0051227A" w:rsidP="00A411BF">
                  <w:pPr>
                    <w:widowControl w:val="0"/>
                    <w:autoSpaceDE w:val="0"/>
                    <w:autoSpaceDN w:val="0"/>
                    <w:adjustRightInd w:val="0"/>
                    <w:spacing w:after="0"/>
                    <w:ind w:left="90" w:firstLine="0"/>
                    <w:rPr>
                      <w:rFonts w:ascii="Impact" w:hAnsi="Impact" w:cs="Impact"/>
                      <w:color w:val="808080" w:themeColor="background1" w:themeShade="80"/>
                      <w:sz w:val="32"/>
                      <w:szCs w:val="32"/>
                    </w:rPr>
                  </w:pPr>
                  <w:r w:rsidRPr="004B400E">
                    <w:rPr>
                      <w:rFonts w:ascii="Impact" w:hAnsi="Impact" w:cs="Impact"/>
                      <w:color w:val="808080" w:themeColor="background1" w:themeShade="80"/>
                      <w:spacing w:val="-2"/>
                      <w:sz w:val="32"/>
                      <w:szCs w:val="32"/>
                    </w:rPr>
                    <w:t>K</w:t>
                  </w:r>
                  <w:r w:rsidRPr="004B400E">
                    <w:rPr>
                      <w:rFonts w:ascii="Impact" w:hAnsi="Impact" w:cs="Impact"/>
                      <w:color w:val="808080" w:themeColor="background1" w:themeShade="80"/>
                      <w:spacing w:val="2"/>
                      <w:sz w:val="32"/>
                      <w:szCs w:val="32"/>
                    </w:rPr>
                    <w:t>E</w:t>
                  </w:r>
                  <w:r w:rsidRPr="004B400E">
                    <w:rPr>
                      <w:rFonts w:ascii="Impact" w:hAnsi="Impact" w:cs="Impact"/>
                      <w:color w:val="808080" w:themeColor="background1" w:themeShade="80"/>
                      <w:sz w:val="32"/>
                      <w:szCs w:val="32"/>
                    </w:rPr>
                    <w:t>Y</w:t>
                  </w:r>
                </w:p>
                <w:p w:rsidR="0051227A" w:rsidRDefault="0051227A" w:rsidP="00A411BF">
                  <w:pPr>
                    <w:widowControl w:val="0"/>
                    <w:autoSpaceDE w:val="0"/>
                    <w:autoSpaceDN w:val="0"/>
                    <w:adjustRightInd w:val="0"/>
                    <w:spacing w:after="0"/>
                    <w:rPr>
                      <w:rFonts w:ascii="Impact" w:hAnsi="Impact" w:cs="Impact"/>
                      <w:sz w:val="26"/>
                      <w:szCs w:val="26"/>
                    </w:rPr>
                  </w:pPr>
                </w:p>
                <w:p w:rsidR="0051227A" w:rsidRDefault="0051227A" w:rsidP="00A411BF">
                  <w:pPr>
                    <w:widowControl w:val="0"/>
                    <w:autoSpaceDE w:val="0"/>
                    <w:autoSpaceDN w:val="0"/>
                    <w:adjustRightInd w:val="0"/>
                    <w:spacing w:after="0"/>
                    <w:ind w:left="245" w:firstLine="25"/>
                    <w:rPr>
                      <w:rFonts w:ascii="Times New Roman" w:hAnsi="Times New Roman"/>
                      <w:sz w:val="20"/>
                      <w:szCs w:val="20"/>
                    </w:rPr>
                  </w:pPr>
                  <w:r>
                    <w:rPr>
                      <w:rFonts w:ascii="Times New Roman" w:hAnsi="Times New Roman"/>
                      <w:sz w:val="20"/>
                      <w:szCs w:val="20"/>
                    </w:rPr>
                    <w:t>H-On Campus Student Housing facilities</w:t>
                  </w:r>
                </w:p>
                <w:p w:rsidR="0051227A" w:rsidRDefault="0051227A" w:rsidP="00A411BF">
                  <w:pPr>
                    <w:widowControl w:val="0"/>
                    <w:autoSpaceDE w:val="0"/>
                    <w:autoSpaceDN w:val="0"/>
                    <w:adjustRightInd w:val="0"/>
                    <w:spacing w:after="0"/>
                    <w:ind w:firstLine="25"/>
                    <w:rPr>
                      <w:rFonts w:ascii="Times New Roman" w:hAnsi="Times New Roman"/>
                      <w:sz w:val="24"/>
                      <w:szCs w:val="24"/>
                    </w:rPr>
                  </w:pPr>
                </w:p>
                <w:p w:rsidR="0051227A" w:rsidRDefault="0051227A" w:rsidP="00A411BF">
                  <w:pPr>
                    <w:widowControl w:val="0"/>
                    <w:autoSpaceDE w:val="0"/>
                    <w:autoSpaceDN w:val="0"/>
                    <w:adjustRightInd w:val="0"/>
                    <w:spacing w:after="0"/>
                    <w:ind w:left="207" w:firstLine="25"/>
                    <w:rPr>
                      <w:rFonts w:ascii="Times New Roman" w:hAnsi="Times New Roman"/>
                      <w:sz w:val="20"/>
                      <w:szCs w:val="20"/>
                    </w:rPr>
                  </w:pPr>
                  <w:r>
                    <w:rPr>
                      <w:rFonts w:ascii="Times New Roman" w:hAnsi="Times New Roman"/>
                      <w:b/>
                      <w:bCs/>
                      <w:sz w:val="20"/>
                      <w:szCs w:val="20"/>
                    </w:rPr>
                    <w:t>Deg</w:t>
                  </w:r>
                  <w:r>
                    <w:rPr>
                      <w:rFonts w:ascii="Times New Roman" w:hAnsi="Times New Roman"/>
                      <w:b/>
                      <w:bCs/>
                      <w:spacing w:val="-4"/>
                      <w:sz w:val="20"/>
                      <w:szCs w:val="20"/>
                    </w:rPr>
                    <w:t>r</w:t>
                  </w:r>
                  <w:r>
                    <w:rPr>
                      <w:rFonts w:ascii="Times New Roman" w:hAnsi="Times New Roman"/>
                      <w:b/>
                      <w:bCs/>
                      <w:sz w:val="20"/>
                      <w:szCs w:val="20"/>
                    </w:rPr>
                    <w:t>ees</w:t>
                  </w:r>
                  <w:r>
                    <w:rPr>
                      <w:rFonts w:ascii="Times New Roman" w:hAnsi="Times New Roman"/>
                      <w:b/>
                      <w:bCs/>
                      <w:spacing w:val="-11"/>
                      <w:sz w:val="20"/>
                      <w:szCs w:val="20"/>
                    </w:rPr>
                    <w:t xml:space="preserve"> </w:t>
                  </w:r>
                  <w:r>
                    <w:rPr>
                      <w:rFonts w:ascii="Times New Roman" w:hAnsi="Times New Roman"/>
                      <w:b/>
                      <w:bCs/>
                      <w:spacing w:val="-15"/>
                      <w:sz w:val="20"/>
                      <w:szCs w:val="20"/>
                    </w:rPr>
                    <w:t>A</w:t>
                  </w:r>
                  <w:r>
                    <w:rPr>
                      <w:rFonts w:ascii="Times New Roman" w:hAnsi="Times New Roman"/>
                      <w:b/>
                      <w:bCs/>
                      <w:sz w:val="20"/>
                      <w:szCs w:val="20"/>
                    </w:rPr>
                    <w:t>warded:</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A-Associates</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B-Bachelor's</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J-Juris Doctor</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M-Master's</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S-Specialist in Education</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D-Doctor's</w:t>
                  </w:r>
                </w:p>
                <w:p w:rsidR="0051227A" w:rsidRPr="00353FF1" w:rsidRDefault="0051227A" w:rsidP="00F677A9">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cD-Doctor's o</w:t>
                  </w:r>
                  <w:r>
                    <w:rPr>
                      <w:rFonts w:ascii="Times New Roman" w:hAnsi="Times New Roman"/>
                      <w:spacing w:val="-4"/>
                      <w:sz w:val="20"/>
                      <w:szCs w:val="20"/>
                    </w:rPr>
                    <w:t>f</w:t>
                  </w:r>
                  <w:r>
                    <w:rPr>
                      <w:rFonts w:ascii="Times New Roman" w:hAnsi="Times New Roman"/>
                      <w:sz w:val="20"/>
                      <w:szCs w:val="20"/>
                    </w:rPr>
                    <w:t>fered in cooperation with a University System universit</w:t>
                  </w:r>
                  <w:r>
                    <w:rPr>
                      <w:rFonts w:ascii="Times New Roman" w:hAnsi="Times New Roman"/>
                      <w:spacing w:val="-13"/>
                      <w:sz w:val="20"/>
                      <w:szCs w:val="20"/>
                    </w:rPr>
                    <w:t>y</w:t>
                  </w:r>
                  <w:r>
                    <w:rPr>
                      <w:rFonts w:ascii="Times New Roman" w:hAnsi="Times New Roman"/>
                      <w:sz w:val="20"/>
                      <w:szCs w:val="20"/>
                    </w:rPr>
                    <w:t>, with degree awarded by the university</w:t>
                  </w:r>
                </w:p>
              </w:txbxContent>
            </v:textbox>
            <w10:wrap type="square"/>
          </v:shape>
        </w:pict>
      </w: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sectPr w:rsidR="00A411BF" w:rsidSect="00C21518">
          <w:headerReference w:type="even" r:id="rId75"/>
          <w:type w:val="continuous"/>
          <w:pgSz w:w="12240" w:h="15840"/>
          <w:pgMar w:top="240" w:right="1260" w:bottom="0" w:left="1620" w:header="720" w:footer="1065" w:gutter="0"/>
          <w:cols w:num="2" w:space="720" w:equalWidth="0">
            <w:col w:w="4545" w:space="630"/>
            <w:col w:w="4185"/>
          </w:cols>
          <w:noEndnote/>
        </w:sectPr>
      </w:pPr>
    </w:p>
    <w:p w:rsidR="006E5472" w:rsidRDefault="006E5472"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A411BF" w:rsidRDefault="00A411BF" w:rsidP="00A411BF">
      <w:pPr>
        <w:widowControl w:val="0"/>
        <w:tabs>
          <w:tab w:val="right" w:leader="dot" w:pos="90"/>
          <w:tab w:val="right" w:leader="dot" w:pos="8190"/>
        </w:tabs>
        <w:autoSpaceDE w:val="0"/>
        <w:autoSpaceDN w:val="0"/>
        <w:adjustRightInd w:val="0"/>
        <w:spacing w:before="26" w:after="0"/>
        <w:ind w:firstLine="0"/>
        <w:rPr>
          <w:rFonts w:ascii="Times New Roman" w:hAnsi="Times New Roman"/>
          <w:sz w:val="20"/>
          <w:szCs w:val="20"/>
        </w:rPr>
      </w:pPr>
      <w:r>
        <w:rPr>
          <w:rFonts w:ascii="Times New Roman" w:hAnsi="Times New Roman"/>
          <w:sz w:val="20"/>
          <w:szCs w:val="20"/>
        </w:rPr>
        <w:t>Academic Calendar</w:t>
      </w:r>
      <w:r>
        <w:rPr>
          <w:rFonts w:ascii="Times New Roman" w:hAnsi="Times New Roman"/>
          <w:spacing w:val="9"/>
          <w:sz w:val="20"/>
          <w:szCs w:val="20"/>
        </w:rPr>
        <w:t>s</w:t>
      </w:r>
      <w:r>
        <w:rPr>
          <w:rFonts w:ascii="Times New Roman" w:hAnsi="Times New Roman"/>
          <w:sz w:val="20"/>
          <w:szCs w:val="20"/>
        </w:rPr>
        <w:t>.......................................................................................................................</w:t>
      </w:r>
      <w:r>
        <w:rPr>
          <w:rFonts w:ascii="Times New Roman" w:hAnsi="Times New Roman"/>
          <w:sz w:val="20"/>
          <w:szCs w:val="20"/>
        </w:rPr>
        <w:tab/>
        <w:t>..7</w:t>
      </w:r>
    </w:p>
    <w:p w:rsidR="00A411BF" w:rsidRDefault="00A411BF" w:rsidP="00A411BF">
      <w:pPr>
        <w:widowControl w:val="0"/>
        <w:tabs>
          <w:tab w:val="left" w:pos="90"/>
          <w:tab w:val="right" w:leader="dot" w:pos="81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Degree Programs</w:t>
      </w:r>
      <w:r>
        <w:rPr>
          <w:rFonts w:ascii="Times New Roman" w:hAnsi="Times New Roman"/>
          <w:sz w:val="20"/>
          <w:szCs w:val="20"/>
        </w:rPr>
        <w:tab/>
        <w:t>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Business</w:t>
      </w:r>
      <w:r>
        <w:rPr>
          <w:rFonts w:ascii="Times New Roman" w:hAnsi="Times New Roman"/>
          <w:spacing w:val="-11"/>
          <w:sz w:val="20"/>
          <w:szCs w:val="20"/>
        </w:rPr>
        <w:t xml:space="preserve"> </w:t>
      </w:r>
      <w:r>
        <w:rPr>
          <w:rFonts w:ascii="Times New Roman" w:hAnsi="Times New Roman"/>
          <w:sz w:val="20"/>
          <w:szCs w:val="20"/>
        </w:rPr>
        <w:t>Administration</w:t>
      </w:r>
      <w:r>
        <w:rPr>
          <w:rFonts w:ascii="Times New Roman" w:hAnsi="Times New Roman"/>
          <w:spacing w:val="-24"/>
          <w:sz w:val="20"/>
          <w:szCs w:val="20"/>
        </w:rPr>
        <w:t xml:space="preserve"> </w:t>
      </w:r>
      <w:r>
        <w:rPr>
          <w:rFonts w:ascii="Times New Roman" w:hAnsi="Times New Roman"/>
          <w:sz w:val="20"/>
          <w:szCs w:val="20"/>
        </w:rPr>
        <w:t>.........................................................................................35</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Education</w:t>
      </w:r>
      <w:r>
        <w:rPr>
          <w:rFonts w:ascii="Times New Roman" w:hAnsi="Times New Roman"/>
          <w:spacing w:val="-23"/>
          <w:sz w:val="20"/>
          <w:szCs w:val="20"/>
        </w:rPr>
        <w:t xml:space="preserve"> </w:t>
      </w:r>
      <w:r>
        <w:rPr>
          <w:rFonts w:ascii="Times New Roman" w:hAnsi="Times New Roman"/>
          <w:sz w:val="20"/>
          <w:szCs w:val="20"/>
        </w:rPr>
        <w:t>................................................................................................................68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Early Childhood Education</w:t>
      </w:r>
      <w:r>
        <w:rPr>
          <w:rFonts w:ascii="Times New Roman" w:hAnsi="Times New Roman"/>
          <w:spacing w:val="-29"/>
          <w:sz w:val="20"/>
          <w:szCs w:val="20"/>
        </w:rPr>
        <w:t xml:space="preserve"> </w:t>
      </w:r>
      <w:r>
        <w:rPr>
          <w:rFonts w:ascii="Times New Roman" w:hAnsi="Times New Roman"/>
          <w:sz w:val="20"/>
          <w:szCs w:val="20"/>
        </w:rPr>
        <w:t>.....................................................................................................73</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Educational Leadership</w:t>
      </w:r>
      <w:r>
        <w:rPr>
          <w:rFonts w:ascii="Times New Roman" w:hAnsi="Times New Roman"/>
          <w:spacing w:val="-34"/>
          <w:sz w:val="20"/>
          <w:szCs w:val="20"/>
        </w:rPr>
        <w:t xml:space="preserve"> </w:t>
      </w:r>
      <w:r>
        <w:rPr>
          <w:rFonts w:ascii="Times New Roman" w:hAnsi="Times New Roman"/>
          <w:sz w:val="20"/>
          <w:szCs w:val="20"/>
        </w:rPr>
        <w:t>...........................................................................................................76</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English Education</w:t>
      </w:r>
      <w:r>
        <w:rPr>
          <w:rFonts w:ascii="Times New Roman" w:hAnsi="Times New Roman"/>
          <w:spacing w:val="-13"/>
          <w:sz w:val="20"/>
          <w:szCs w:val="20"/>
        </w:rPr>
        <w:t xml:space="preserve"> </w:t>
      </w:r>
      <w:r>
        <w:rPr>
          <w:rFonts w:ascii="Times New Roman" w:hAnsi="Times New Roman"/>
          <w:sz w:val="20"/>
          <w:szCs w:val="20"/>
        </w:rPr>
        <w:t>...................................................................................................................80</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Health and Physical Education</w:t>
      </w:r>
      <w:r>
        <w:rPr>
          <w:rFonts w:ascii="Times New Roman" w:hAnsi="Times New Roman"/>
          <w:spacing w:val="-1"/>
          <w:sz w:val="20"/>
          <w:szCs w:val="20"/>
        </w:rPr>
        <w:t xml:space="preserve"> </w:t>
      </w:r>
      <w:r>
        <w:rPr>
          <w:rFonts w:ascii="Times New Roman" w:hAnsi="Times New Roman"/>
          <w:sz w:val="20"/>
          <w:szCs w:val="20"/>
        </w:rPr>
        <w:t>...............................................................................................84</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Mathematics Education</w:t>
      </w:r>
      <w:r>
        <w:rPr>
          <w:rFonts w:ascii="Times New Roman" w:hAnsi="Times New Roman"/>
          <w:spacing w:val="-35"/>
          <w:sz w:val="20"/>
          <w:szCs w:val="20"/>
        </w:rPr>
        <w:t xml:space="preserve"> </w:t>
      </w:r>
      <w:r>
        <w:rPr>
          <w:rFonts w:ascii="Times New Roman" w:hAnsi="Times New Roman"/>
          <w:sz w:val="20"/>
          <w:szCs w:val="20"/>
        </w:rPr>
        <w:t>...........................................................................................................86</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Middle Grades Educatio</w:t>
      </w:r>
      <w:r>
        <w:rPr>
          <w:rFonts w:ascii="Times New Roman" w:hAnsi="Times New Roman"/>
          <w:spacing w:val="4"/>
          <w:sz w:val="20"/>
          <w:szCs w:val="20"/>
        </w:rPr>
        <w:t>n</w:t>
      </w:r>
      <w:r>
        <w:rPr>
          <w:rFonts w:ascii="Times New Roman" w:hAnsi="Times New Roman"/>
          <w:sz w:val="20"/>
          <w:szCs w:val="20"/>
        </w:rPr>
        <w:t>........................................................................................................89</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Music Education</w:t>
      </w:r>
      <w:r>
        <w:rPr>
          <w:rFonts w:ascii="Times New Roman" w:hAnsi="Times New Roman"/>
          <w:spacing w:val="-1"/>
          <w:sz w:val="20"/>
          <w:szCs w:val="20"/>
        </w:rPr>
        <w:t xml:space="preserve"> </w:t>
      </w:r>
      <w:r>
        <w:rPr>
          <w:rFonts w:ascii="Times New Roman" w:hAnsi="Times New Roman"/>
          <w:sz w:val="20"/>
          <w:szCs w:val="20"/>
        </w:rPr>
        <w:t>.....................................................................................................................92</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Science Education</w:t>
      </w:r>
      <w:r>
        <w:rPr>
          <w:rFonts w:ascii="Times New Roman" w:hAnsi="Times New Roman"/>
          <w:spacing w:val="-23"/>
          <w:sz w:val="20"/>
          <w:szCs w:val="20"/>
        </w:rPr>
        <w:t xml:space="preserve"> </w:t>
      </w:r>
      <w:r>
        <w:rPr>
          <w:rFonts w:ascii="Times New Roman" w:hAnsi="Times New Roman"/>
          <w:sz w:val="20"/>
          <w:szCs w:val="20"/>
        </w:rPr>
        <w:t>...................................................................................................................95</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Special Educatio</w:t>
      </w:r>
      <w:r>
        <w:rPr>
          <w:rFonts w:ascii="Times New Roman" w:hAnsi="Times New Roman"/>
          <w:spacing w:val="10"/>
          <w:sz w:val="20"/>
          <w:szCs w:val="20"/>
        </w:rPr>
        <w:t>n</w:t>
      </w:r>
      <w:r>
        <w:rPr>
          <w:rFonts w:ascii="Times New Roman" w:hAnsi="Times New Roman"/>
          <w:sz w:val="20"/>
          <w:szCs w:val="20"/>
        </w:rPr>
        <w:t>..................................................................................................................100</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School Counseling</w:t>
      </w:r>
      <w:r>
        <w:rPr>
          <w:rFonts w:ascii="Times New Roman" w:hAnsi="Times New Roman"/>
          <w:spacing w:val="-7"/>
          <w:sz w:val="20"/>
          <w:szCs w:val="20"/>
        </w:rPr>
        <w:t xml:space="preserve"> </w:t>
      </w:r>
      <w:r>
        <w:rPr>
          <w:rFonts w:ascii="Times New Roman" w:hAnsi="Times New Roman"/>
          <w:sz w:val="20"/>
          <w:szCs w:val="20"/>
        </w:rPr>
        <w:t>................................................................................................................103</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Public</w:t>
      </w:r>
      <w:r>
        <w:rPr>
          <w:rFonts w:ascii="Times New Roman" w:hAnsi="Times New Roman"/>
          <w:spacing w:val="-11"/>
          <w:sz w:val="20"/>
          <w:szCs w:val="20"/>
        </w:rPr>
        <w:t xml:space="preserve"> </w:t>
      </w:r>
      <w:r>
        <w:rPr>
          <w:rFonts w:ascii="Times New Roman" w:hAnsi="Times New Roman"/>
          <w:sz w:val="20"/>
          <w:szCs w:val="20"/>
        </w:rPr>
        <w:t>Administration</w:t>
      </w:r>
      <w:r>
        <w:rPr>
          <w:rFonts w:ascii="Times New Roman" w:hAnsi="Times New Roman"/>
          <w:spacing w:val="-24"/>
          <w:sz w:val="20"/>
          <w:szCs w:val="20"/>
        </w:rPr>
        <w:t xml:space="preserve"> </w:t>
      </w:r>
      <w:r>
        <w:rPr>
          <w:rFonts w:ascii="Times New Roman" w:hAnsi="Times New Roman"/>
          <w:sz w:val="20"/>
          <w:szCs w:val="20"/>
        </w:rPr>
        <w:t>.............................................................................................52</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Science in Criminal Justic</w:t>
      </w:r>
      <w:r>
        <w:rPr>
          <w:rFonts w:ascii="Times New Roman" w:hAnsi="Times New Roman"/>
          <w:spacing w:val="5"/>
          <w:sz w:val="20"/>
          <w:szCs w:val="20"/>
        </w:rPr>
        <w:t>e</w:t>
      </w:r>
      <w:r>
        <w:rPr>
          <w:rFonts w:ascii="Times New Roman" w:hAnsi="Times New Roman"/>
          <w:sz w:val="20"/>
          <w:szCs w:val="20"/>
        </w:rPr>
        <w:t>.....................................................................................46</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Science in Nursing</w:t>
      </w:r>
      <w:r>
        <w:rPr>
          <w:rFonts w:ascii="Times New Roman" w:hAnsi="Times New Roman"/>
          <w:spacing w:val="-34"/>
          <w:sz w:val="20"/>
          <w:szCs w:val="20"/>
        </w:rPr>
        <w:t xml:space="preserve"> </w:t>
      </w:r>
      <w:r>
        <w:rPr>
          <w:rFonts w:ascii="Times New Roman" w:hAnsi="Times New Roman"/>
          <w:sz w:val="20"/>
          <w:szCs w:val="20"/>
        </w:rPr>
        <w:t>..................................................................................................61</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Educational Specialist Degree in Educational Leadership......................................................78</w:t>
      </w:r>
    </w:p>
    <w:p w:rsidR="00A411BF" w:rsidRDefault="00A411BF" w:rsidP="00A411BF">
      <w:pPr>
        <w:widowControl w:val="0"/>
        <w:tabs>
          <w:tab w:val="right" w:leader="dot" w:pos="90"/>
          <w:tab w:val="right" w:leader="dot" w:pos="81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Admission Requirements and Categories</w:t>
      </w:r>
      <w:r>
        <w:rPr>
          <w:rFonts w:ascii="Times New Roman" w:hAnsi="Times New Roman"/>
          <w:spacing w:val="-2"/>
          <w:sz w:val="20"/>
          <w:szCs w:val="20"/>
        </w:rPr>
        <w:t xml:space="preserve"> </w:t>
      </w:r>
      <w:r>
        <w:rPr>
          <w:rFonts w:ascii="Times New Roman" w:hAnsi="Times New Roman"/>
          <w:sz w:val="20"/>
          <w:szCs w:val="20"/>
        </w:rPr>
        <w:t>......................................................................................</w:t>
      </w:r>
      <w:r>
        <w:rPr>
          <w:rFonts w:ascii="Times New Roman" w:hAnsi="Times New Roman"/>
          <w:sz w:val="20"/>
          <w:szCs w:val="20"/>
        </w:rPr>
        <w:tab/>
        <w:t>19</w:t>
      </w:r>
    </w:p>
    <w:p w:rsidR="00A411BF" w:rsidRDefault="00A411BF" w:rsidP="00A411BF">
      <w:pPr>
        <w:widowControl w:val="0"/>
        <w:tabs>
          <w:tab w:val="right" w:leader="dot" w:pos="90"/>
          <w:tab w:val="right" w:leader="dot" w:pos="81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Financial Information</w:t>
      </w:r>
      <w:r>
        <w:rPr>
          <w:rFonts w:ascii="Times New Roman" w:hAnsi="Times New Roman"/>
          <w:spacing w:val="-30"/>
          <w:sz w:val="20"/>
          <w:szCs w:val="20"/>
        </w:rPr>
        <w:t xml:space="preserve"> </w:t>
      </w:r>
      <w:r>
        <w:rPr>
          <w:rFonts w:ascii="Times New Roman" w:hAnsi="Times New Roman"/>
          <w:sz w:val="20"/>
          <w:szCs w:val="20"/>
        </w:rPr>
        <w:t>.....................................................................................................................</w:t>
      </w:r>
      <w:r>
        <w:rPr>
          <w:rFonts w:ascii="Times New Roman" w:hAnsi="Times New Roman"/>
          <w:sz w:val="20"/>
          <w:szCs w:val="20"/>
        </w:rPr>
        <w:tab/>
        <w:t>28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Fee Payment Polic</w:t>
      </w:r>
      <w:r>
        <w:rPr>
          <w:rFonts w:ascii="Times New Roman" w:hAnsi="Times New Roman"/>
          <w:spacing w:val="10"/>
          <w:sz w:val="20"/>
          <w:szCs w:val="20"/>
        </w:rPr>
        <w:t>y</w:t>
      </w:r>
      <w:r>
        <w:rPr>
          <w:rFonts w:ascii="Times New Roman" w:hAnsi="Times New Roman"/>
          <w:sz w:val="20"/>
          <w:szCs w:val="20"/>
        </w:rPr>
        <w:t>.................................................................................................................28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Fees and Expenses Beyond Matriculation Fees</w:t>
      </w:r>
      <w:r>
        <w:rPr>
          <w:rFonts w:ascii="Times New Roman" w:hAnsi="Times New Roman"/>
          <w:spacing w:val="-29"/>
          <w:sz w:val="20"/>
          <w:szCs w:val="20"/>
        </w:rPr>
        <w:t xml:space="preserve"> </w:t>
      </w:r>
      <w:r>
        <w:rPr>
          <w:rFonts w:ascii="Times New Roman" w:hAnsi="Times New Roman"/>
          <w:sz w:val="20"/>
          <w:szCs w:val="20"/>
        </w:rPr>
        <w:t>......................................................................28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Financial</w:t>
      </w:r>
      <w:r>
        <w:rPr>
          <w:rFonts w:ascii="Times New Roman" w:hAnsi="Times New Roman"/>
          <w:spacing w:val="-11"/>
          <w:sz w:val="20"/>
          <w:szCs w:val="20"/>
        </w:rPr>
        <w:t xml:space="preserve"> </w:t>
      </w:r>
      <w:r>
        <w:rPr>
          <w:rFonts w:ascii="Times New Roman" w:hAnsi="Times New Roman"/>
          <w:sz w:val="20"/>
          <w:szCs w:val="20"/>
        </w:rPr>
        <w:t>Assistance</w:t>
      </w:r>
      <w:r>
        <w:rPr>
          <w:rFonts w:ascii="Times New Roman" w:hAnsi="Times New Roman"/>
          <w:spacing w:val="-29"/>
          <w:sz w:val="20"/>
          <w:szCs w:val="20"/>
        </w:rPr>
        <w:t xml:space="preserve"> </w:t>
      </w:r>
      <w:r>
        <w:rPr>
          <w:rFonts w:ascii="Times New Roman" w:hAnsi="Times New Roman"/>
          <w:sz w:val="20"/>
          <w:szCs w:val="20"/>
        </w:rPr>
        <w:t>................................................................................................................30</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Graduate Student Fees</w:t>
      </w:r>
      <w:r>
        <w:rPr>
          <w:rFonts w:ascii="Times New Roman" w:hAnsi="Times New Roman"/>
          <w:spacing w:val="-1"/>
          <w:sz w:val="20"/>
          <w:szCs w:val="20"/>
        </w:rPr>
        <w:t xml:space="preserve"> </w:t>
      </w:r>
      <w:r>
        <w:rPr>
          <w:rFonts w:ascii="Times New Roman" w:hAnsi="Times New Roman"/>
          <w:sz w:val="20"/>
          <w:szCs w:val="20"/>
        </w:rPr>
        <w:t>............................................................................................................28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Refund Policies</w:t>
      </w:r>
      <w:r>
        <w:rPr>
          <w:rFonts w:ascii="Times New Roman" w:hAnsi="Times New Roman"/>
          <w:spacing w:val="-13"/>
          <w:sz w:val="20"/>
          <w:szCs w:val="20"/>
        </w:rPr>
        <w:t xml:space="preserve"> </w:t>
      </w:r>
      <w:r>
        <w:rPr>
          <w:rFonts w:ascii="Times New Roman" w:hAnsi="Times New Roman"/>
          <w:sz w:val="20"/>
          <w:szCs w:val="20"/>
        </w:rPr>
        <w:t>.......................................................................................................................29</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Sources of Financial</w:t>
      </w:r>
      <w:r>
        <w:rPr>
          <w:rFonts w:ascii="Times New Roman" w:hAnsi="Times New Roman"/>
          <w:spacing w:val="-11"/>
          <w:sz w:val="20"/>
          <w:szCs w:val="20"/>
        </w:rPr>
        <w:t xml:space="preserve"> </w:t>
      </w:r>
      <w:r>
        <w:rPr>
          <w:rFonts w:ascii="Times New Roman" w:hAnsi="Times New Roman"/>
          <w:sz w:val="20"/>
          <w:szCs w:val="20"/>
        </w:rPr>
        <w:t>Aid</w:t>
      </w:r>
      <w:r>
        <w:rPr>
          <w:rFonts w:ascii="Times New Roman" w:hAnsi="Times New Roman"/>
          <w:spacing w:val="-24"/>
          <w:sz w:val="20"/>
          <w:szCs w:val="20"/>
        </w:rPr>
        <w:t xml:space="preserve"> </w:t>
      </w:r>
      <w:r>
        <w:rPr>
          <w:rFonts w:ascii="Times New Roman" w:hAnsi="Times New Roman"/>
          <w:sz w:val="20"/>
          <w:szCs w:val="20"/>
        </w:rPr>
        <w:t>.........................................................................................................30</w:t>
      </w:r>
    </w:p>
    <w:p w:rsidR="00A411BF" w:rsidRDefault="00A411BF" w:rsidP="00F01450">
      <w:pPr>
        <w:widowControl w:val="0"/>
        <w:tabs>
          <w:tab w:val="right" w:pos="10080"/>
        </w:tabs>
        <w:autoSpaceDE w:val="0"/>
        <w:autoSpaceDN w:val="0"/>
        <w:adjustRightInd w:val="0"/>
        <w:spacing w:before="50" w:after="0"/>
        <w:ind w:left="720" w:firstLine="0"/>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eterans</w:t>
      </w:r>
      <w:r>
        <w:rPr>
          <w:rFonts w:ascii="Times New Roman" w:hAnsi="Times New Roman"/>
          <w:spacing w:val="-11"/>
          <w:sz w:val="20"/>
          <w:szCs w:val="20"/>
        </w:rPr>
        <w:t xml:space="preserve"> </w:t>
      </w:r>
      <w:r>
        <w:rPr>
          <w:rFonts w:ascii="Times New Roman" w:hAnsi="Times New Roman"/>
          <w:sz w:val="20"/>
          <w:szCs w:val="20"/>
        </w:rPr>
        <w:t>Assistance Program</w:t>
      </w:r>
      <w:r>
        <w:rPr>
          <w:rFonts w:ascii="Times New Roman" w:hAnsi="Times New Roman"/>
          <w:spacing w:val="-12"/>
          <w:sz w:val="20"/>
          <w:szCs w:val="20"/>
        </w:rPr>
        <w:t xml:space="preserve"> </w:t>
      </w:r>
      <w:r>
        <w:rPr>
          <w:rFonts w:ascii="Times New Roman" w:hAnsi="Times New Roman"/>
          <w:sz w:val="20"/>
          <w:szCs w:val="20"/>
        </w:rPr>
        <w:t>..................................................................................................31</w:t>
      </w:r>
      <w:r w:rsidR="00F01450">
        <w:rPr>
          <w:rFonts w:ascii="Times New Roman" w:hAnsi="Times New Roman"/>
          <w:sz w:val="20"/>
          <w:szCs w:val="20"/>
        </w:rPr>
        <w:tab/>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General Policie</w:t>
      </w:r>
      <w:r>
        <w:rPr>
          <w:rFonts w:ascii="Times New Roman" w:hAnsi="Times New Roman"/>
          <w:spacing w:val="3"/>
          <w:sz w:val="20"/>
          <w:szCs w:val="20"/>
        </w:rPr>
        <w:t>s</w:t>
      </w:r>
      <w:r>
        <w:rPr>
          <w:rFonts w:ascii="Times New Roman" w:hAnsi="Times New Roman"/>
          <w:sz w:val="20"/>
          <w:szCs w:val="20"/>
        </w:rPr>
        <w:t>...........................................................................................................................</w:t>
      </w:r>
      <w:r>
        <w:rPr>
          <w:rFonts w:ascii="Times New Roman" w:hAnsi="Times New Roman"/>
          <w:sz w:val="20"/>
          <w:szCs w:val="20"/>
        </w:rPr>
        <w:tab/>
        <w:t>...26</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Readmission and Other</w:t>
      </w:r>
      <w:r>
        <w:rPr>
          <w:rFonts w:ascii="Times New Roman" w:hAnsi="Times New Roman"/>
          <w:spacing w:val="-11"/>
          <w:sz w:val="20"/>
          <w:szCs w:val="20"/>
        </w:rPr>
        <w:t xml:space="preserve"> </w:t>
      </w:r>
      <w:r>
        <w:rPr>
          <w:rFonts w:ascii="Times New Roman" w:hAnsi="Times New Roman"/>
          <w:sz w:val="20"/>
          <w:szCs w:val="20"/>
        </w:rPr>
        <w:t>Academic Policie</w:t>
      </w:r>
      <w:r>
        <w:rPr>
          <w:rFonts w:ascii="Times New Roman" w:hAnsi="Times New Roman"/>
          <w:spacing w:val="9"/>
          <w:sz w:val="20"/>
          <w:szCs w:val="20"/>
        </w:rPr>
        <w:t>s</w:t>
      </w:r>
      <w:r>
        <w:rPr>
          <w:rFonts w:ascii="Times New Roman" w:hAnsi="Times New Roman"/>
          <w:sz w:val="20"/>
          <w:szCs w:val="20"/>
        </w:rPr>
        <w:t>....................................................................................</w:t>
      </w:r>
      <w:r>
        <w:rPr>
          <w:rFonts w:ascii="Times New Roman" w:hAnsi="Times New Roman"/>
          <w:sz w:val="20"/>
          <w:szCs w:val="20"/>
        </w:rPr>
        <w:tab/>
        <w:t>22</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Advisement</w:t>
      </w:r>
      <w:r>
        <w:rPr>
          <w:rFonts w:ascii="Times New Roman" w:hAnsi="Times New Roman"/>
          <w:spacing w:val="-7"/>
          <w:sz w:val="20"/>
          <w:szCs w:val="20"/>
        </w:rPr>
        <w:t xml:space="preserve"> </w:t>
      </w:r>
      <w:r>
        <w:rPr>
          <w:rFonts w:ascii="Times New Roman" w:hAnsi="Times New Roman"/>
          <w:sz w:val="20"/>
          <w:szCs w:val="20"/>
        </w:rPr>
        <w:t>............................................................................................................24</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Academic Standard</w:t>
      </w:r>
      <w:r>
        <w:rPr>
          <w:rFonts w:ascii="Times New Roman" w:hAnsi="Times New Roman"/>
          <w:spacing w:val="10"/>
          <w:sz w:val="20"/>
          <w:szCs w:val="20"/>
        </w:rPr>
        <w:t>s</w:t>
      </w:r>
      <w:r>
        <w:rPr>
          <w:rFonts w:ascii="Times New Roman" w:hAnsi="Times New Roman"/>
          <w:sz w:val="20"/>
          <w:szCs w:val="20"/>
        </w:rPr>
        <w:t>................................................................................................................23</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Degree Requirements</w:t>
      </w:r>
      <w:r>
        <w:rPr>
          <w:rFonts w:ascii="Times New Roman" w:hAnsi="Times New Roman"/>
          <w:spacing w:val="-29"/>
          <w:sz w:val="20"/>
          <w:szCs w:val="20"/>
        </w:rPr>
        <w:t xml:space="preserve"> </w:t>
      </w:r>
      <w:r>
        <w:rPr>
          <w:rFonts w:ascii="Times New Roman" w:hAnsi="Times New Roman"/>
          <w:sz w:val="20"/>
          <w:szCs w:val="20"/>
        </w:rPr>
        <w:t>..............................................................................................................22</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Following Scholastic</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ermination</w:t>
      </w:r>
      <w:r>
        <w:rPr>
          <w:rFonts w:ascii="Times New Roman" w:hAnsi="Times New Roman"/>
          <w:spacing w:val="-6"/>
          <w:sz w:val="20"/>
          <w:szCs w:val="20"/>
        </w:rPr>
        <w:t xml:space="preserve"> </w:t>
      </w:r>
      <w:r>
        <w:rPr>
          <w:rFonts w:ascii="Times New Roman" w:hAnsi="Times New Roman"/>
          <w:sz w:val="20"/>
          <w:szCs w:val="20"/>
        </w:rPr>
        <w:t>..........................................................................................22</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Grading Systems</w:t>
      </w:r>
      <w:r>
        <w:rPr>
          <w:rFonts w:ascii="Times New Roman" w:hAnsi="Times New Roman"/>
          <w:spacing w:val="-13"/>
          <w:sz w:val="20"/>
          <w:szCs w:val="20"/>
        </w:rPr>
        <w:t xml:space="preserve"> </w:t>
      </w:r>
      <w:r>
        <w:rPr>
          <w:rFonts w:ascii="Times New Roman" w:hAnsi="Times New Roman"/>
          <w:sz w:val="20"/>
          <w:szCs w:val="20"/>
        </w:rPr>
        <w:t>.....................................................................................................................23</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Legal Residency Requirement</w:t>
      </w:r>
      <w:r>
        <w:rPr>
          <w:rFonts w:ascii="Times New Roman" w:hAnsi="Times New Roman"/>
          <w:spacing w:val="10"/>
          <w:sz w:val="20"/>
          <w:szCs w:val="20"/>
        </w:rPr>
        <w:t>s</w:t>
      </w:r>
      <w:r>
        <w:rPr>
          <w:rFonts w:ascii="Times New Roman" w:hAnsi="Times New Roman"/>
          <w:sz w:val="20"/>
          <w:szCs w:val="20"/>
        </w:rPr>
        <w:t>...............................................................................................25</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Planned Degree Programs of Study</w:t>
      </w:r>
      <w:r>
        <w:rPr>
          <w:rFonts w:ascii="Times New Roman" w:hAnsi="Times New Roman"/>
          <w:spacing w:val="-12"/>
          <w:sz w:val="20"/>
          <w:szCs w:val="20"/>
        </w:rPr>
        <w:t xml:space="preserve"> </w:t>
      </w:r>
      <w:r>
        <w:rPr>
          <w:rFonts w:ascii="Times New Roman" w:hAnsi="Times New Roman"/>
          <w:sz w:val="20"/>
          <w:szCs w:val="20"/>
        </w:rPr>
        <w:t>........................................................................................23</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Residence Classification</w:t>
      </w:r>
      <w:r>
        <w:rPr>
          <w:rFonts w:ascii="Times New Roman" w:hAnsi="Times New Roman"/>
          <w:spacing w:val="-2"/>
          <w:sz w:val="20"/>
          <w:szCs w:val="20"/>
        </w:rPr>
        <w:t xml:space="preserve"> </w:t>
      </w:r>
      <w:r>
        <w:rPr>
          <w:rFonts w:ascii="Times New Roman" w:hAnsi="Times New Roman"/>
          <w:sz w:val="20"/>
          <w:szCs w:val="20"/>
        </w:rPr>
        <w:t>................................................................................................................</w:t>
      </w:r>
      <w:r>
        <w:rPr>
          <w:rFonts w:ascii="Times New Roman" w:hAnsi="Times New Roman"/>
          <w:sz w:val="20"/>
          <w:szCs w:val="20"/>
        </w:rPr>
        <w:tab/>
        <w:t>25</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Scholastic</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ermination</w:t>
      </w:r>
      <w:r>
        <w:rPr>
          <w:rFonts w:ascii="Times New Roman" w:hAnsi="Times New Roman"/>
          <w:spacing w:val="-24"/>
          <w:sz w:val="20"/>
          <w:szCs w:val="20"/>
        </w:rPr>
        <w:t xml:space="preserve"> </w:t>
      </w:r>
      <w:r>
        <w:rPr>
          <w:rFonts w:ascii="Times New Roman" w:hAnsi="Times New Roman"/>
          <w:sz w:val="20"/>
          <w:szCs w:val="20"/>
        </w:rPr>
        <w:t>...................................................................................................................</w:t>
      </w:r>
      <w:r>
        <w:rPr>
          <w:rFonts w:ascii="Times New Roman" w:hAnsi="Times New Roman"/>
          <w:sz w:val="20"/>
          <w:szCs w:val="20"/>
        </w:rPr>
        <w:tab/>
        <w:t>24</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Scholastic</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arning</w:t>
      </w:r>
      <w:r>
        <w:rPr>
          <w:rFonts w:ascii="Times New Roman" w:hAnsi="Times New Roman"/>
          <w:spacing w:val="-33"/>
          <w:sz w:val="20"/>
          <w:szCs w:val="20"/>
        </w:rPr>
        <w:t xml:space="preserve"> </w:t>
      </w:r>
      <w:r>
        <w:rPr>
          <w:rFonts w:ascii="Times New Roman" w:hAnsi="Times New Roman"/>
          <w:sz w:val="20"/>
          <w:szCs w:val="20"/>
        </w:rPr>
        <w:t>.........................................................................................................................</w:t>
      </w:r>
      <w:r>
        <w:rPr>
          <w:rFonts w:ascii="Times New Roman" w:hAnsi="Times New Roman"/>
          <w:sz w:val="20"/>
          <w:szCs w:val="20"/>
        </w:rPr>
        <w:tab/>
        <w:t>24</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eacher Support Services Endorsement</w:t>
      </w:r>
      <w:r>
        <w:rPr>
          <w:rFonts w:ascii="Times New Roman" w:hAnsi="Times New Roman"/>
          <w:spacing w:val="-27"/>
          <w:sz w:val="20"/>
          <w:szCs w:val="20"/>
        </w:rPr>
        <w:t xml:space="preserve"> </w:t>
      </w:r>
      <w:r>
        <w:rPr>
          <w:rFonts w:ascii="Times New Roman" w:hAnsi="Times New Roman"/>
          <w:sz w:val="20"/>
          <w:szCs w:val="20"/>
        </w:rPr>
        <w:t>.......................................................................................</w:t>
      </w:r>
      <w:r>
        <w:rPr>
          <w:rFonts w:ascii="Times New Roman" w:hAnsi="Times New Roman"/>
          <w:sz w:val="20"/>
          <w:szCs w:val="20"/>
        </w:rPr>
        <w:tab/>
        <w:t>107</w:t>
      </w:r>
    </w:p>
    <w:p w:rsidR="00B33835" w:rsidRDefault="00A411BF" w:rsidP="00A411BF">
      <w:pPr>
        <w:widowControl w:val="0"/>
        <w:tabs>
          <w:tab w:val="right" w:leader="dot" w:pos="270"/>
          <w:tab w:val="right" w:leader="dot" w:pos="9360"/>
        </w:tabs>
        <w:autoSpaceDE w:val="0"/>
        <w:autoSpaceDN w:val="0"/>
        <w:adjustRightInd w:val="0"/>
        <w:spacing w:after="0"/>
        <w:ind w:left="270" w:right="180" w:firstLine="0"/>
        <w:jc w:val="both"/>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ithdrawal from the Universit</w:t>
      </w:r>
      <w:r>
        <w:rPr>
          <w:rFonts w:ascii="Times New Roman" w:hAnsi="Times New Roman"/>
          <w:spacing w:val="6"/>
          <w:sz w:val="20"/>
          <w:szCs w:val="20"/>
        </w:rPr>
        <w:t>y</w:t>
      </w:r>
      <w:r>
        <w:rPr>
          <w:rFonts w:ascii="Times New Roman" w:hAnsi="Times New Roman"/>
          <w:sz w:val="20"/>
          <w:szCs w:val="20"/>
        </w:rPr>
        <w:t>.....................................................................................................</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Pr="00505D4E" w:rsidRDefault="00B33835" w:rsidP="00321BAA">
      <w:pPr>
        <w:widowControl w:val="0"/>
        <w:tabs>
          <w:tab w:val="right" w:pos="9360"/>
        </w:tabs>
        <w:autoSpaceDE w:val="0"/>
        <w:autoSpaceDN w:val="0"/>
        <w:adjustRightInd w:val="0"/>
        <w:spacing w:after="0"/>
        <w:ind w:right="180" w:firstLine="0"/>
        <w:jc w:val="both"/>
        <w:rPr>
          <w:rFonts w:ascii="Times New Roman" w:hAnsi="Times New Roman"/>
          <w:sz w:val="20"/>
          <w:szCs w:val="20"/>
        </w:rPr>
      </w:pPr>
    </w:p>
    <w:sectPr w:rsidR="00B33835" w:rsidRPr="00505D4E" w:rsidSect="00C21518">
      <w:headerReference w:type="even" r:id="rId76"/>
      <w:headerReference w:type="default" r:id="rId77"/>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5291" w:rsidRDefault="00415291" w:rsidP="00441123">
      <w:pPr>
        <w:spacing w:after="0"/>
      </w:pPr>
      <w:r>
        <w:separator/>
      </w:r>
    </w:p>
  </w:endnote>
  <w:endnote w:type="continuationSeparator" w:id="0">
    <w:p w:rsidR="00415291" w:rsidRDefault="00415291"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Pr="00441123" w:rsidRDefault="003756FF" w:rsidP="00441123">
    <w:pPr>
      <w:ind w:firstLine="0"/>
      <w:jc w:val="center"/>
      <w:rPr>
        <w:rFonts w:ascii="Times New Roman" w:hAnsi="Times New Roman" w:cs="Times New Roman"/>
        <w:sz w:val="18"/>
        <w:szCs w:val="18"/>
      </w:rPr>
    </w:pPr>
    <w:r w:rsidRPr="003756FF">
      <w:rPr>
        <w:rFonts w:ascii="Times New Roman" w:hAnsi="Times New Roman" w:cs="Times New Roman"/>
        <w:noProof/>
      </w:rPr>
      <w:pict>
        <v:shapetype id="_x0000_t32" coordsize="21600,21600" o:spt="32" o:oned="t" path="m,l21600,21600e" filled="f">
          <v:path arrowok="t" fillok="f" o:connecttype="none"/>
          <o:lock v:ext="edit" shapetype="t"/>
        </v:shapetype>
        <v:shape id="_x0000_s2066" type="#_x0000_t32" style="position:absolute;left:0;text-align:left;margin-left:506.25pt;margin-top:-26.75pt;width:0;height:38.8pt;flip:y;z-index:251665408" o:connectortype="straight" strokeweight="3pt"/>
      </w:pict>
    </w:r>
    <w:r w:rsidRPr="003756FF">
      <w:rPr>
        <w:rFonts w:ascii="Times New Roman" w:hAnsi="Times New Roman" w:cs="Times New Roman"/>
        <w:noProof/>
      </w:rPr>
      <w:pict>
        <v:shapetype id="_x0000_t202" coordsize="21600,21600" o:spt="202" path="m,l,21600r21600,l21600,xe">
          <v:stroke joinstyle="miter"/>
          <v:path gradientshapeok="t" o:connecttype="rect"/>
        </v:shapetype>
        <v:shape id="_x0000_s2065" type="#_x0000_t202" style="position:absolute;left:0;text-align:left;margin-left:506.25pt;margin-top:-20.2pt;width:36.75pt;height:32.25pt;z-index:251664384" stroked="f">
          <v:textbox style="mso-next-textbox:#_x0000_s2065" inset="0,0,0,0">
            <w:txbxContent>
              <w:p w:rsidR="0051227A" w:rsidRPr="00441123" w:rsidRDefault="003756FF" w:rsidP="00441123">
                <w:pPr>
                  <w:ind w:firstLine="0"/>
                  <w:rPr>
                    <w:rFonts w:ascii="Impact" w:hAnsi="Impact"/>
                    <w:sz w:val="40"/>
                    <w:szCs w:val="40"/>
                  </w:rPr>
                </w:pPr>
                <w:r w:rsidRPr="00441123">
                  <w:rPr>
                    <w:rFonts w:ascii="Impact" w:hAnsi="Impact"/>
                    <w:sz w:val="40"/>
                    <w:szCs w:val="40"/>
                  </w:rPr>
                  <w:fldChar w:fldCharType="begin"/>
                </w:r>
                <w:r w:rsidR="0051227A" w:rsidRPr="00441123">
                  <w:rPr>
                    <w:rFonts w:ascii="Impact" w:hAnsi="Impact"/>
                    <w:sz w:val="40"/>
                    <w:szCs w:val="40"/>
                  </w:rPr>
                  <w:instrText xml:space="preserve"> PAGE   \* MERGEFORMAT </w:instrText>
                </w:r>
                <w:r w:rsidRPr="00441123">
                  <w:rPr>
                    <w:rFonts w:ascii="Impact" w:hAnsi="Impact"/>
                    <w:sz w:val="40"/>
                    <w:szCs w:val="40"/>
                  </w:rPr>
                  <w:fldChar w:fldCharType="separate"/>
                </w:r>
                <w:r w:rsidR="00163161">
                  <w:rPr>
                    <w:rFonts w:ascii="Impact" w:hAnsi="Impact"/>
                    <w:noProof/>
                    <w:sz w:val="40"/>
                    <w:szCs w:val="40"/>
                  </w:rPr>
                  <w:t>2</w:t>
                </w:r>
                <w:r w:rsidRPr="00441123">
                  <w:rPr>
                    <w:rFonts w:ascii="Impact" w:hAnsi="Impact"/>
                    <w:sz w:val="40"/>
                    <w:szCs w:val="40"/>
                  </w:rPr>
                  <w:fldChar w:fldCharType="end"/>
                </w:r>
              </w:p>
            </w:txbxContent>
          </v:textbox>
        </v:shape>
      </w:pict>
    </w:r>
    <w:r w:rsidR="0051227A" w:rsidRPr="00441123">
      <w:rPr>
        <w:rFonts w:ascii="Times New Roman" w:hAnsi="Times New Roman" w:cs="Times New Roman"/>
      </w:rPr>
      <w:t xml:space="preserve">2011-2012 </w:t>
    </w:r>
    <w:del w:id="0" w:author="rgeorge" w:date="2011-07-06T15:09:00Z">
      <w:r w:rsidR="0051227A" w:rsidRPr="00441123" w:rsidDel="008E6101">
        <w:rPr>
          <w:rFonts w:ascii="Times New Roman" w:hAnsi="Times New Roman" w:cs="Times New Roman"/>
        </w:rPr>
        <w:delText>U</w:delText>
      </w:r>
      <w:r w:rsidR="0051227A" w:rsidRPr="00441123" w:rsidDel="008E6101">
        <w:rPr>
          <w:rFonts w:ascii="Times New Roman" w:hAnsi="Times New Roman" w:cs="Times New Roman"/>
          <w:sz w:val="18"/>
          <w:szCs w:val="18"/>
        </w:rPr>
        <w:delText>NDER</w:delText>
      </w:r>
    </w:del>
    <w:r w:rsidR="0051227A" w:rsidRPr="00441123">
      <w:rPr>
        <w:rFonts w:ascii="Times New Roman" w:hAnsi="Times New Roman" w:cs="Times New Roman"/>
        <w:sz w:val="18"/>
        <w:szCs w:val="18"/>
      </w:rPr>
      <w:t xml:space="preserve">GRADUATE </w:t>
    </w:r>
    <w:r w:rsidR="0051227A" w:rsidRPr="00441123">
      <w:rPr>
        <w:rFonts w:ascii="Times New Roman" w:hAnsi="Times New Roman" w:cs="Times New Roman"/>
      </w:rPr>
      <w:t>C</w:t>
    </w:r>
    <w:r w:rsidR="0051227A"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Pr="00441123" w:rsidRDefault="003756FF" w:rsidP="00441123">
    <w:pPr>
      <w:jc w:val="center"/>
      <w:rPr>
        <w:rFonts w:ascii="Times New Roman" w:hAnsi="Times New Roman" w:cs="Times New Roman"/>
        <w:sz w:val="18"/>
        <w:szCs w:val="18"/>
      </w:rPr>
    </w:pPr>
    <w:r w:rsidRPr="003756FF">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51227A" w:rsidRPr="00441123" w:rsidRDefault="003756FF" w:rsidP="00441123">
                <w:pPr>
                  <w:ind w:firstLine="0"/>
                  <w:rPr>
                    <w:rFonts w:ascii="Impact" w:hAnsi="Impact"/>
                    <w:sz w:val="40"/>
                    <w:szCs w:val="40"/>
                  </w:rPr>
                </w:pPr>
                <w:r w:rsidRPr="00441123">
                  <w:rPr>
                    <w:rFonts w:ascii="Impact" w:hAnsi="Impact"/>
                    <w:sz w:val="40"/>
                    <w:szCs w:val="40"/>
                  </w:rPr>
                  <w:fldChar w:fldCharType="begin"/>
                </w:r>
                <w:r w:rsidR="0051227A" w:rsidRPr="00441123">
                  <w:rPr>
                    <w:rFonts w:ascii="Impact" w:hAnsi="Impact"/>
                    <w:sz w:val="40"/>
                    <w:szCs w:val="40"/>
                  </w:rPr>
                  <w:instrText xml:space="preserve"> PAGE   \* MERGEFORMAT </w:instrText>
                </w:r>
                <w:r w:rsidRPr="00441123">
                  <w:rPr>
                    <w:rFonts w:ascii="Impact" w:hAnsi="Impact"/>
                    <w:sz w:val="40"/>
                    <w:szCs w:val="40"/>
                  </w:rPr>
                  <w:fldChar w:fldCharType="separate"/>
                </w:r>
                <w:r w:rsidR="00163161">
                  <w:rPr>
                    <w:rFonts w:ascii="Impact" w:hAnsi="Impact"/>
                    <w:noProof/>
                    <w:sz w:val="40"/>
                    <w:szCs w:val="40"/>
                  </w:rPr>
                  <w:t>1</w:t>
                </w:r>
                <w:r w:rsidRPr="00441123">
                  <w:rPr>
                    <w:rFonts w:ascii="Impact" w:hAnsi="Impact"/>
                    <w:sz w:val="40"/>
                    <w:szCs w:val="40"/>
                  </w:rPr>
                  <w:fldChar w:fldCharType="end"/>
                </w:r>
              </w:p>
            </w:txbxContent>
          </v:textbox>
        </v:shape>
      </w:pict>
    </w:r>
    <w:r w:rsidRPr="003756FF">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0051227A" w:rsidRPr="00441123">
      <w:rPr>
        <w:rFonts w:ascii="Times New Roman" w:hAnsi="Times New Roman" w:cs="Times New Roman"/>
      </w:rPr>
      <w:t xml:space="preserve">2011-2012 </w:t>
    </w:r>
    <w:del w:id="1" w:author="rgeorge" w:date="2011-07-06T15:10:00Z">
      <w:r w:rsidR="0051227A" w:rsidRPr="00441123" w:rsidDel="00E213DC">
        <w:rPr>
          <w:rFonts w:ascii="Times New Roman" w:hAnsi="Times New Roman" w:cs="Times New Roman"/>
        </w:rPr>
        <w:delText>U</w:delText>
      </w:r>
      <w:r w:rsidR="0051227A" w:rsidRPr="00441123" w:rsidDel="00E213DC">
        <w:rPr>
          <w:rFonts w:ascii="Times New Roman" w:hAnsi="Times New Roman" w:cs="Times New Roman"/>
          <w:sz w:val="18"/>
          <w:szCs w:val="18"/>
        </w:rPr>
        <w:delText>NDER</w:delText>
      </w:r>
    </w:del>
    <w:r w:rsidR="0051227A" w:rsidRPr="00441123">
      <w:rPr>
        <w:rFonts w:ascii="Times New Roman" w:hAnsi="Times New Roman" w:cs="Times New Roman"/>
        <w:sz w:val="18"/>
        <w:szCs w:val="18"/>
      </w:rPr>
      <w:t xml:space="preserve">GRADUATE </w:t>
    </w:r>
    <w:r w:rsidR="0051227A" w:rsidRPr="00441123">
      <w:rPr>
        <w:rFonts w:ascii="Times New Roman" w:hAnsi="Times New Roman" w:cs="Times New Roman"/>
      </w:rPr>
      <w:t>C</w:t>
    </w:r>
    <w:r w:rsidR="0051227A"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5291" w:rsidRDefault="00415291" w:rsidP="00441123">
      <w:pPr>
        <w:spacing w:after="0"/>
      </w:pPr>
      <w:r>
        <w:separator/>
      </w:r>
    </w:p>
  </w:footnote>
  <w:footnote w:type="continuationSeparator" w:id="0">
    <w:p w:rsidR="00415291" w:rsidRDefault="00415291"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51227A" w:rsidRPr="00872727" w:rsidRDefault="0051227A"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18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188" type="#_x0000_t202" style="position:absolute;left:5856;top:12495;width:4602;height:585">
            <v:textbox style="mso-next-textbox:#_x0000_s2188">
              <w:txbxContent>
                <w:p w:rsidR="0051227A" w:rsidRPr="00872727" w:rsidRDefault="0051227A"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9" type="#_x0000_t32" style="position:absolute;left:480;top:12645;width:5376;height:1;flip:x" o:connectortype="straight"/>
          <v:shape id="_x0000_s2190" type="#_x0000_t32" style="position:absolute;left:480;top:12885;width:5376;height:1;flip:x" o:connectortype="straight"/>
          <v:shape id="_x0000_s2191" type="#_x0000_t32" style="position:absolute;left:10458;top:12645;width:1092;height:0" o:connectortype="straight"/>
          <v:shape id="_x0000_s2192" type="#_x0000_t32" style="position:absolute;left:10458;top:12885;width:1092;height:1" o:connectortype="straight"/>
        </v:group>
      </w:pict>
    </w:r>
    <w:r>
      <w:rPr>
        <w:noProof/>
      </w:rPr>
      <w:pict>
        <v:shape id="_x0000_s2186" type="#_x0000_t202" style="position:absolute;left:0;text-align:left;margin-left:525pt;margin-top:39pt;width:1in;height:663.2pt;z-index:-251577344;mso-position-horizontal-relative:page" o:allowincell="f" filled="f" stroked="f">
          <v:textbox style="layout-flow:vertical;mso-next-textbox:#_x0000_s2186"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193"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194" type="#_x0000_t202" style="position:absolute;left:1779;top:10785;width:4590;height:585">
            <v:textbox style="mso-next-textbox:#_x0000_s2194">
              <w:txbxContent>
                <w:p w:rsidR="0051227A" w:rsidRPr="00872727" w:rsidRDefault="0051227A"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195" type="#_x0000_t32" style="position:absolute;left:690;top:10935;width:1089;height:0;flip:x" o:connectortype="straight"/>
          <v:shape id="_x0000_s2196" type="#_x0000_t32" style="position:absolute;left:690;top:11175;width:1089;height:0;flip:x" o:connectortype="straight"/>
          <v:shape id="_x0000_s2197" type="#_x0000_t32" style="position:absolute;left:6369;top:10935;width:5361;height:0" o:connectortype="straight"/>
          <v:shape id="_x0000_s2198" type="#_x0000_t32" style="position:absolute;left:6369;top:11175;width:5361;height:0" o:connectortype="straight"/>
        </v:group>
      </w:pict>
    </w:r>
    <w:r>
      <w:rPr>
        <w:noProof/>
      </w:rPr>
      <w:pict>
        <v:shape id="_x0000_s2199" type="#_x0000_t202" style="position:absolute;left:0;text-align:left;margin-left:21pt;margin-top:40.5pt;width:1in;height:655.7pt;z-index:-251573248;mso-position-horizontal-relative:page" o:allowincell="f" filled="f" stroked="f">
          <v:textbox style="layout-flow:vertical;mso-layout-flow-alt:bottom-to-top;mso-next-textbox:#_x0000_s2199"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20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202" type="#_x0000_t202" style="position:absolute;left:5856;top:12495;width:4602;height:585">
            <v:textbox style="mso-next-textbox:#_x0000_s2202">
              <w:txbxContent>
                <w:p w:rsidR="0051227A" w:rsidRPr="00872727" w:rsidRDefault="0051227A"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203" type="#_x0000_t32" style="position:absolute;left:480;top:12645;width:5376;height:1;flip:x" o:connectortype="straight"/>
          <v:shape id="_x0000_s2204" type="#_x0000_t32" style="position:absolute;left:480;top:12885;width:5376;height:1;flip:x" o:connectortype="straight"/>
          <v:shape id="_x0000_s2205" type="#_x0000_t32" style="position:absolute;left:10458;top:12645;width:1092;height:0" o:connectortype="straight"/>
          <v:shape id="_x0000_s2206" type="#_x0000_t32" style="position:absolute;left:10458;top:12885;width:1092;height:1" o:connectortype="straight"/>
        </v:group>
      </w:pict>
    </w:r>
    <w:r>
      <w:rPr>
        <w:noProof/>
      </w:rPr>
      <w:pict>
        <v:shape id="_x0000_s2200" type="#_x0000_t202" style="position:absolute;left:0;text-align:left;margin-left:525pt;margin-top:39pt;width:1in;height:663.2pt;z-index:-251571200;mso-position-horizontal-relative:page" o:allowincell="f" filled="f" stroked="f">
          <v:textbox style="layout-flow:vertical;mso-next-textbox:#_x0000_s2200"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13" type="#_x0000_t202" style="position:absolute;left:0;text-align:left;margin-left:527.3pt;margin-top:104.55pt;width:1in;height:495.8pt;z-index:-251567104;mso-position-horizontal-relative:page;mso-position-vertical-relative:page" o:allowincell="f" filled="f" stroked="f">
          <v:textbox style="layout-flow:vertical;mso-next-textbox:#_x0000_s2213"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07" style="position:absolute;left:0;text-align:left;margin-left:2.25pt;margin-top:-20.25pt;width:553.5pt;height:29.25pt;z-index:251748352" coordorigin="480,12495" coordsize="11070,585">
          <v:shape id="_x0000_s2208" type="#_x0000_t202" style="position:absolute;left:5856;top:12495;width:4602;height:585">
            <v:textbox style="mso-next-textbox:#_x0000_s2208">
              <w:txbxContent>
                <w:p w:rsidR="0051227A" w:rsidRPr="00872727" w:rsidRDefault="0051227A"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09" type="#_x0000_t32" style="position:absolute;left:480;top:12645;width:5376;height:1;flip:x" o:connectortype="straight"/>
          <v:shape id="_x0000_s2210" type="#_x0000_t32" style="position:absolute;left:480;top:12885;width:5376;height:1;flip:x" o:connectortype="straight"/>
          <v:shape id="_x0000_s2211" type="#_x0000_t32" style="position:absolute;left:10458;top:12645;width:1092;height:0" o:connectortype="straight"/>
          <v:shape id="_x0000_s2212" type="#_x0000_t32" style="position:absolute;left:10458;top:12885;width:1092;height:1" o:connectortype="straight"/>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284" style="position:absolute;left:0;text-align:left;margin-left:-51pt;margin-top:-18.75pt;width:553.5pt;height:29.25pt;z-index:251868160" coordorigin="690,10785" coordsize="11040,585">
          <v:shapetype id="_x0000_t202" coordsize="21600,21600" o:spt="202" path="m,l,21600r21600,l21600,xe">
            <v:stroke joinstyle="miter"/>
            <v:path gradientshapeok="t" o:connecttype="rect"/>
          </v:shapetype>
          <v:shape id="_x0000_s2285" type="#_x0000_t202" style="position:absolute;left:1779;top:10785;width:4590;height:585">
            <v:textbox style="mso-next-textbox:#_x0000_s2285">
              <w:txbxContent>
                <w:p w:rsidR="0051227A" w:rsidRPr="00872727" w:rsidRDefault="0051227A" w:rsidP="00441123">
                  <w:pPr>
                    <w:rPr>
                      <w:sz w:val="28"/>
                      <w:szCs w:val="28"/>
                    </w:rPr>
                  </w:pPr>
                  <w:r>
                    <w:rPr>
                      <w:sz w:val="36"/>
                      <w:szCs w:val="36"/>
                    </w:rPr>
                    <w:t>B</w:t>
                  </w:r>
                  <w:r>
                    <w:rPr>
                      <w:sz w:val="28"/>
                      <w:szCs w:val="28"/>
                    </w:rPr>
                    <w:t>USINESS</w:t>
                  </w:r>
                  <w:r w:rsidRPr="00872727">
                    <w:rPr>
                      <w:sz w:val="28"/>
                      <w:szCs w:val="28"/>
                    </w:rPr>
                    <w:t xml:space="preserve"> </w:t>
                  </w:r>
                  <w:r>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286" type="#_x0000_t32" style="position:absolute;left:690;top:10935;width:1089;height:0;flip:x" o:connectortype="straight"/>
          <v:shape id="_x0000_s2287" type="#_x0000_t32" style="position:absolute;left:690;top:11175;width:1089;height:0;flip:x" o:connectortype="straight"/>
          <v:shape id="_x0000_s2288" type="#_x0000_t32" style="position:absolute;left:6369;top:10935;width:5361;height:0" o:connectortype="straight"/>
          <v:shape id="_x0000_s2289" type="#_x0000_t32" style="position:absolute;left:6369;top:11175;width:5361;height:0" o:connectortype="straight"/>
        </v:group>
      </w:pict>
    </w:r>
    <w:r>
      <w:rPr>
        <w:noProof/>
      </w:rPr>
      <w:pict>
        <v:shape id="_x0000_s2290" type="#_x0000_t202" style="position:absolute;left:0;text-align:left;margin-left:21pt;margin-top:40.5pt;width:1in;height:655.7pt;z-index:-251447296;mso-position-horizontal-relative:page" o:allowincell="f" filled="f" stroked="f">
          <v:textbox style="layout-flow:vertical;mso-layout-flow-alt:bottom-to-top;mso-next-textbox:#_x0000_s2290"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291" style="position:absolute;left:0;text-align:left;margin-left:-51pt;margin-top:-18.75pt;width:553.5pt;height:29.25pt;z-index:251871232" coordorigin="690,10785" coordsize="11040,585">
          <v:shapetype id="_x0000_t202" coordsize="21600,21600" o:spt="202" path="m,l,21600r21600,l21600,xe">
            <v:stroke joinstyle="miter"/>
            <v:path gradientshapeok="t" o:connecttype="rect"/>
          </v:shapetype>
          <v:shape id="_x0000_s2292" type="#_x0000_t202" style="position:absolute;left:1779;top:10785;width:4590;height:585">
            <v:textbox style="mso-next-textbox:#_x0000_s2292">
              <w:txbxContent>
                <w:p w:rsidR="0051227A" w:rsidRPr="00872727" w:rsidRDefault="0051227A" w:rsidP="00441123">
                  <w:pP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93" type="#_x0000_t32" style="position:absolute;left:690;top:10935;width:1089;height:0;flip:x" o:connectortype="straight"/>
          <v:shape id="_x0000_s2294" type="#_x0000_t32" style="position:absolute;left:690;top:11175;width:1089;height:0;flip:x" o:connectortype="straight"/>
          <v:shape id="_x0000_s2295" type="#_x0000_t32" style="position:absolute;left:6369;top:10935;width:5361;height:0" o:connectortype="straight"/>
          <v:shape id="_x0000_s2296" type="#_x0000_t32" style="position:absolute;left:6369;top:11175;width:5361;height:0" o:connectortype="straight"/>
        </v:group>
      </w:pict>
    </w:r>
    <w:r>
      <w:rPr>
        <w:noProof/>
      </w:rPr>
      <w:pict>
        <v:shape id="_x0000_s2297" type="#_x0000_t202" style="position:absolute;left:0;text-align:left;margin-left:21pt;margin-top:40.5pt;width:1in;height:655.7pt;z-index:-251444224;mso-position-horizontal-relative:page" o:allowincell="f" filled="f" stroked="f">
          <v:textbox style="layout-flow:vertical;mso-layout-flow-alt:bottom-to-top;mso-next-textbox:#_x0000_s2297"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83" type="#_x0000_t202" style="position:absolute;left:0;text-align:left;margin-left:527.3pt;margin-top:104.55pt;width:1in;height:495.8pt;z-index:-251450368;mso-position-horizontal-relative:page;mso-position-vertical-relative:page" o:allowincell="f" filled="f" stroked="f">
          <v:textbox style="layout-flow:vertical;mso-next-textbox:#_x0000_s2283"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77" style="position:absolute;left:0;text-align:left;margin-left:2.25pt;margin-top:-20.25pt;width:553.5pt;height:29.25pt;z-index:251865088" coordorigin="480,12495" coordsize="11070,585">
          <v:shape id="_x0000_s2278" type="#_x0000_t202" style="position:absolute;left:5856;top:12495;width:4602;height:585">
            <v:textbox style="mso-next-textbox:#_x0000_s2278">
              <w:txbxContent>
                <w:p w:rsidR="0051227A" w:rsidRPr="00872727" w:rsidRDefault="0051227A" w:rsidP="00872727">
                  <w:pPr>
                    <w:ind w:firstLine="0"/>
                    <w:jc w:val="cente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79" type="#_x0000_t32" style="position:absolute;left:480;top:12645;width:5376;height:1;flip:x" o:connectortype="straight"/>
          <v:shape id="_x0000_s2280" type="#_x0000_t32" style="position:absolute;left:480;top:12885;width:5376;height:1;flip:x" o:connectortype="straight"/>
          <v:shape id="_x0000_s2281" type="#_x0000_t32" style="position:absolute;left:10458;top:12645;width:1092;height:0" o:connectortype="straight"/>
          <v:shape id="_x0000_s2282" type="#_x0000_t32" style="position:absolute;left:10458;top:12885;width:1092;height:1" o:connectortype="straight"/>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69" type="#_x0000_t202" style="position:absolute;left:0;text-align:left;margin-left:527.3pt;margin-top:104.55pt;width:1in;height:495.8pt;z-index:-251456512;mso-position-horizontal-relative:page;mso-position-vertical-relative:page" o:allowincell="f" filled="f" stroked="f">
          <v:textbox style="layout-flow:vertical;mso-next-textbox:#_x0000_s2269"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63" style="position:absolute;left:0;text-align:left;margin-left:2.25pt;margin-top:-20.25pt;width:553.5pt;height:29.25pt;z-index:251858944" coordorigin="480,12495" coordsize="11070,585">
          <v:shape id="_x0000_s2264" type="#_x0000_t202" style="position:absolute;left:5856;top:12495;width:4602;height:585">
            <v:textbox style="mso-next-textbox:#_x0000_s2264">
              <w:txbxContent>
                <w:p w:rsidR="0051227A" w:rsidRPr="00872727" w:rsidRDefault="0051227A" w:rsidP="00872727">
                  <w:pPr>
                    <w:ind w:firstLine="0"/>
                    <w:jc w:val="center"/>
                    <w:rPr>
                      <w:sz w:val="28"/>
                      <w:szCs w:val="28"/>
                    </w:rPr>
                  </w:pPr>
                  <w:r>
                    <w:rPr>
                      <w:sz w:val="36"/>
                      <w:szCs w:val="36"/>
                    </w:rPr>
                    <w:t>P</w:t>
                  </w:r>
                  <w:r w:rsidRPr="00872727">
                    <w:rPr>
                      <w:sz w:val="28"/>
                      <w:szCs w:val="28"/>
                    </w:rPr>
                    <w:t>U</w:t>
                  </w:r>
                  <w:r>
                    <w:rPr>
                      <w:sz w:val="28"/>
                      <w:szCs w:val="28"/>
                    </w:rPr>
                    <w:t>BLIC</w:t>
                  </w:r>
                  <w:r w:rsidRPr="00872727">
                    <w:rPr>
                      <w:sz w:val="28"/>
                      <w:szCs w:val="28"/>
                    </w:rPr>
                    <w:t xml:space="preserve">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65" type="#_x0000_t32" style="position:absolute;left:480;top:12645;width:5376;height:1;flip:x" o:connectortype="straight"/>
          <v:shape id="_x0000_s2266" type="#_x0000_t32" style="position:absolute;left:480;top:12885;width:5376;height:1;flip:x" o:connectortype="straight"/>
          <v:shape id="_x0000_s2267" type="#_x0000_t32" style="position:absolute;left:10458;top:12645;width:1092;height:0" o:connectortype="straight"/>
          <v:shape id="_x0000_s2268" type="#_x0000_t32" style="position:absolute;left:10458;top:12885;width:1092;height:1"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76" type="#_x0000_t202" style="position:absolute;left:0;text-align:left;margin-left:19.1pt;margin-top:81.6pt;width:1in;height:532.75pt;z-index:-251453440;mso-position-horizontal-relative:page" o:allowincell="f" filled="f" stroked="f">
          <v:textbox style="layout-flow:vertical;mso-layout-flow-alt:bottom-to-top;mso-next-textbox:#_x0000_s2276"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70" style="position:absolute;left:0;text-align:left;margin-left:-51pt;margin-top:-18.75pt;width:553.5pt;height:29.25pt;z-index:251862016" coordorigin="690,10785" coordsize="11040,585">
          <v:shape id="_x0000_s2271" type="#_x0000_t202" style="position:absolute;left:1779;top:10785;width:4590;height:585">
            <v:textbox style="mso-next-textbox:#_x0000_s2271">
              <w:txbxContent>
                <w:p w:rsidR="0051227A" w:rsidRPr="00872727" w:rsidRDefault="0051227A"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72" type="#_x0000_t32" style="position:absolute;left:690;top:10935;width:1089;height:0;flip:x" o:connectortype="straight"/>
          <v:shape id="_x0000_s2273" type="#_x0000_t32" style="position:absolute;left:690;top:11175;width:1089;height:0;flip:x" o:connectortype="straight"/>
          <v:shape id="_x0000_s2274" type="#_x0000_t32" style="position:absolute;left:6369;top:10935;width:5361;height:0" o:connectortype="straight"/>
          <v:shape id="_x0000_s2275" type="#_x0000_t32" style="position:absolute;left:6369;top:11175;width:5361;height:0" o:connectortype="straight"/>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220" type="#_x0000_t202" style="position:absolute;left:0;text-align:left;margin-left:527.3pt;margin-top:104.55pt;width:1in;height:495.8pt;z-index:-251530240;mso-position-horizontal-relative:page;mso-position-vertical-relative:page" o:allowincell="f" filled="f" stroked="f">
          <v:textbox style="layout-flow:vertical;mso-next-textbox:#_x0000_s2220"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14" style="position:absolute;left:0;text-align:left;margin-left:2.25pt;margin-top:-20.25pt;width:553.5pt;height:29.25pt;z-index:251785216" coordorigin="480,12495" coordsize="11070,585">
          <v:shape id="_x0000_s2215" type="#_x0000_t202" style="position:absolute;left:5856;top:12495;width:4602;height:585">
            <v:textbox style="mso-next-textbox:#_x0000_s2215">
              <w:txbxContent>
                <w:p w:rsidR="0051227A" w:rsidRPr="00872727" w:rsidRDefault="0051227A"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216" type="#_x0000_t32" style="position:absolute;left:480;top:12645;width:5376;height:1;flip:x" o:connectortype="straight"/>
          <v:shape id="_x0000_s2217" type="#_x0000_t32" style="position:absolute;left:480;top:12885;width:5376;height:1;flip:x" o:connectortype="straight"/>
          <v:shape id="_x0000_s2218" type="#_x0000_t32" style="position:absolute;left:10458;top:12645;width:1092;height:0" o:connectortype="straight"/>
          <v:shape id="_x0000_s2219" type="#_x0000_t32" style="position:absolute;left:10458;top:12885;width:1092;height:1" o:connectortype="straight"/>
        </v:group>
      </w:pict>
    </w:r>
    <w:r w:rsidR="0051227A">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51227A" w:rsidRPr="00441123" w:rsidRDefault="0051227A"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27" type="#_x0000_t202" style="position:absolute;left:0;text-align:left;margin-left:19.1pt;margin-top:81.6pt;width:1in;height:532.75pt;z-index:-251527168;mso-position-horizontal-relative:page" o:allowincell="f" filled="f" stroked="f">
          <v:textbox style="layout-flow:vertical;mso-layout-flow-alt:bottom-to-top;mso-next-textbox:#_x0000_s2227"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1" style="position:absolute;left:0;text-align:left;margin-left:-51pt;margin-top:-18.75pt;width:553.5pt;height:29.25pt;z-index:251788288" coordorigin="690,10785" coordsize="11040,585">
          <v:shape id="_x0000_s2222" type="#_x0000_t202" style="position:absolute;left:1779;top:10785;width:4590;height:585">
            <v:textbox style="mso-next-textbox:#_x0000_s2222">
              <w:txbxContent>
                <w:p w:rsidR="0051227A" w:rsidRPr="00872727" w:rsidRDefault="0051227A"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223" type="#_x0000_t32" style="position:absolute;left:690;top:10935;width:1089;height:0;flip:x" o:connectortype="straight"/>
          <v:shape id="_x0000_s2224" type="#_x0000_t32" style="position:absolute;left:690;top:11175;width:1089;height:0;flip:x" o:connectortype="straight"/>
          <v:shape id="_x0000_s2225" type="#_x0000_t32" style="position:absolute;left:6369;top:10935;width:5361;height:0" o:connectortype="straight"/>
          <v:shape id="_x0000_s2226" type="#_x0000_t32" style="position:absolute;left:6369;top:11175;width:5361;height:0"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367" type="#_x0000_t202" style="position:absolute;left:0;text-align:left;margin-left:527.3pt;margin-top:104.55pt;width:1in;height:495.8pt;z-index:-251413504;mso-position-horizontal-relative:page;mso-position-vertical-relative:page" o:allowincell="f" filled="f" stroked="f">
          <v:textbox style="layout-flow:vertical;mso-next-textbox:#_x0000_s2367"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61" style="position:absolute;left:0;text-align:left;margin-left:2.25pt;margin-top:-20.25pt;width:553.5pt;height:29.25pt;z-index:251901952" coordorigin="480,12495" coordsize="11070,585">
          <v:shape id="_x0000_s2362" type="#_x0000_t202" style="position:absolute;left:5856;top:12495;width:4602;height:585">
            <v:textbox style="mso-next-textbox:#_x0000_s2362">
              <w:txbxContent>
                <w:p w:rsidR="0051227A" w:rsidRPr="00872727" w:rsidRDefault="0051227A"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63" type="#_x0000_t32" style="position:absolute;left:480;top:12645;width:5376;height:1;flip:x" o:connectortype="straight"/>
          <v:shape id="_x0000_s2364" type="#_x0000_t32" style="position:absolute;left:480;top:12885;width:5376;height:1;flip:x" o:connectortype="straight"/>
          <v:shape id="_x0000_s2365" type="#_x0000_t32" style="position:absolute;left:10458;top:12645;width:1092;height:0" o:connectortype="straight"/>
          <v:shape id="_x0000_s2366" type="#_x0000_t32" style="position:absolute;left:10458;top:12885;width:1092;height:1" o:connectortype="straight"/>
        </v:group>
      </w:pict>
    </w:r>
    <w:r w:rsidR="0051227A">
      <w:tab/>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74" type="#_x0000_t202" style="position:absolute;left:0;text-align:left;margin-left:19.1pt;margin-top:81.6pt;width:1in;height:532.75pt;z-index:-251410432;mso-position-horizontal-relative:page" o:allowincell="f" filled="f" stroked="f">
          <v:textbox style="layout-flow:vertical;mso-layout-flow-alt:bottom-to-top;mso-next-textbox:#_x0000_s2374"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368" style="position:absolute;left:0;text-align:left;margin-left:-51pt;margin-top:-18.75pt;width:553.5pt;height:29.25pt;z-index:251905024" coordorigin="690,10785" coordsize="11040,585">
          <v:shape id="_x0000_s2369" type="#_x0000_t202" style="position:absolute;left:1779;top:10785;width:4590;height:585">
            <v:textbox style="mso-next-textbox:#_x0000_s2369">
              <w:txbxContent>
                <w:p w:rsidR="0051227A" w:rsidRPr="00872727" w:rsidRDefault="0051227A"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70" type="#_x0000_t32" style="position:absolute;left:690;top:10935;width:1089;height:0;flip:x" o:connectortype="straight"/>
          <v:shape id="_x0000_s2371" type="#_x0000_t32" style="position:absolute;left:690;top:11175;width:1089;height:0;flip:x" o:connectortype="straight"/>
          <v:shape id="_x0000_s2372" type="#_x0000_t32" style="position:absolute;left:6369;top:10935;width:5361;height:0" o:connectortype="straight"/>
          <v:shape id="_x0000_s2373" type="#_x0000_t32" style="position:absolute;left:6369;top:11175;width:5361;height:0"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04" type="#_x0000_t202" style="position:absolute;left:0;text-align:left;margin-left:527.3pt;margin-top:104.55pt;width:1in;height:495.8pt;z-index:-251441152;mso-position-horizontal-relative:page;mso-position-vertical-relative:page" o:allowincell="f" filled="f" stroked="f">
          <v:textbox style="layout-flow:vertical;mso-next-textbox:#_x0000_s2304"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98" style="position:absolute;left:0;text-align:left;margin-left:2.25pt;margin-top:-20.25pt;width:553.5pt;height:29.25pt;z-index:251874304" coordorigin="480,12495" coordsize="11070,585">
          <v:shape id="_x0000_s2299" type="#_x0000_t202" style="position:absolute;left:5856;top:12495;width:4602;height:585">
            <v:textbox style="mso-next-textbox:#_x0000_s2299">
              <w:txbxContent>
                <w:p w:rsidR="0051227A" w:rsidRPr="00872727" w:rsidRDefault="0051227A" w:rsidP="00872727">
                  <w:pPr>
                    <w:ind w:firstLine="0"/>
                    <w:jc w:val="center"/>
                    <w:rPr>
                      <w:sz w:val="28"/>
                      <w:szCs w:val="28"/>
                    </w:rPr>
                  </w:pPr>
                  <w:r>
                    <w:rPr>
                      <w:sz w:val="36"/>
                      <w:szCs w:val="36"/>
                    </w:rPr>
                    <w:t>C</w:t>
                  </w:r>
                  <w:r>
                    <w:rPr>
                      <w:sz w:val="28"/>
                      <w:szCs w:val="28"/>
                    </w:rPr>
                    <w:t xml:space="preserve">OLLEGE OF </w:t>
                  </w:r>
                  <w:r w:rsidRPr="00FB5121">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300" type="#_x0000_t32" style="position:absolute;left:480;top:12645;width:5376;height:1;flip:x" o:connectortype="straight"/>
          <v:shape id="_x0000_s2301" type="#_x0000_t32" style="position:absolute;left:480;top:12885;width:5376;height:1;flip:x" o:connectortype="straight"/>
          <v:shape id="_x0000_s2302" type="#_x0000_t32" style="position:absolute;left:10458;top:12645;width:1092;height:0" o:connectortype="straight"/>
          <v:shape id="_x0000_s2303" type="#_x0000_t32" style="position:absolute;left:10458;top:12885;width:1092;height:1"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34" type="#_x0000_t202" style="position:absolute;left:0;text-align:left;margin-left:19.1pt;margin-top:81.6pt;width:1in;height:532.75pt;z-index:-251521024;mso-position-horizontal-relative:page" o:allowincell="f" filled="f" stroked="f">
          <v:textbox style="layout-flow:vertical;mso-layout-flow-alt:bottom-to-top;mso-next-textbox:#_x0000_s2234"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8" style="position:absolute;left:0;text-align:left;margin-left:-51pt;margin-top:-18.75pt;width:553.5pt;height:29.25pt;z-index:251794432" coordorigin="690,10785" coordsize="11040,585">
          <v:shape id="_x0000_s2229" type="#_x0000_t202" style="position:absolute;left:1779;top:10785;width:4590;height:585">
            <v:textbox style="mso-next-textbox:#_x0000_s2229">
              <w:txbxContent>
                <w:p w:rsidR="0051227A" w:rsidRPr="00872727" w:rsidRDefault="0051227A"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230" type="#_x0000_t32" style="position:absolute;left:690;top:10935;width:1089;height:0;flip:x" o:connectortype="straight"/>
          <v:shape id="_x0000_s2231" type="#_x0000_t32" style="position:absolute;left:690;top:11175;width:1089;height:0;flip:x" o:connectortype="straight"/>
          <v:shape id="_x0000_s2232" type="#_x0000_t32" style="position:absolute;left:6369;top:10935;width:5361;height:0" o:connectortype="straight"/>
          <v:shape id="_x0000_s2233" type="#_x0000_t32" style="position:absolute;left:6369;top:11175;width:5361;height:0"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41" type="#_x0000_t202" style="position:absolute;left:0;text-align:left;margin-left:527.3pt;margin-top:104.55pt;width:1in;height:495.8pt;z-index:-251514880;mso-position-horizontal-relative:page;mso-position-vertical-relative:page" o:allowincell="f" filled="f" stroked="f">
          <v:textbox style="layout-flow:vertical;mso-next-textbox:#_x0000_s2241"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35" style="position:absolute;left:0;text-align:left;margin-left:2.25pt;margin-top:-20.25pt;width:553.5pt;height:29.25pt;z-index:251800576" coordorigin="480,12495" coordsize="11070,585">
          <v:shape id="_x0000_s2236" type="#_x0000_t202" style="position:absolute;left:5856;top:12495;width:4602;height:585">
            <v:textbox style="mso-next-textbox:#_x0000_s2236">
              <w:txbxContent>
                <w:p w:rsidR="0051227A" w:rsidRPr="00872727" w:rsidRDefault="0051227A" w:rsidP="00872727">
                  <w:pPr>
                    <w:ind w:firstLine="0"/>
                    <w:jc w:val="center"/>
                    <w:rPr>
                      <w:sz w:val="28"/>
                      <w:szCs w:val="28"/>
                    </w:rPr>
                  </w:pPr>
                  <w:r w:rsidRPr="00572BC6">
                    <w:rPr>
                      <w:sz w:val="36"/>
                      <w:szCs w:val="36"/>
                    </w:rPr>
                    <w:t>E</w:t>
                  </w:r>
                  <w:r>
                    <w:rPr>
                      <w:sz w:val="28"/>
                      <w:szCs w:val="28"/>
                    </w:rPr>
                    <w:t xml:space="preserve">ARLY </w:t>
                  </w:r>
                  <w:r>
                    <w:rPr>
                      <w:sz w:val="36"/>
                      <w:szCs w:val="36"/>
                    </w:rPr>
                    <w:t>C</w:t>
                  </w:r>
                  <w:r>
                    <w:rPr>
                      <w:sz w:val="28"/>
                      <w:szCs w:val="28"/>
                    </w:rPr>
                    <w:t>HILDHOOD</w:t>
                  </w:r>
                </w:p>
              </w:txbxContent>
            </v:textbox>
          </v:shape>
          <v:shapetype id="_x0000_t32" coordsize="21600,21600" o:spt="32" o:oned="t" path="m,l21600,21600e" filled="f">
            <v:path arrowok="t" fillok="f" o:connecttype="none"/>
            <o:lock v:ext="edit" shapetype="t"/>
          </v:shapetype>
          <v:shape id="_x0000_s2237" type="#_x0000_t32" style="position:absolute;left:480;top:12645;width:5376;height:1;flip:x" o:connectortype="straight"/>
          <v:shape id="_x0000_s2238" type="#_x0000_t32" style="position:absolute;left:480;top:12885;width:5376;height:1;flip:x" o:connectortype="straight"/>
          <v:shape id="_x0000_s2239" type="#_x0000_t32" style="position:absolute;left:10458;top:12645;width:1092;height:0" o:connectortype="straight"/>
          <v:shape id="_x0000_s2240" type="#_x0000_t32" style="position:absolute;left:10458;top:12885;width:1092;height:1"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53" type="#_x0000_t202" style="position:absolute;left:0;text-align:left;margin-left:527.3pt;margin-top:104.55pt;width:1in;height:495.8pt;z-index:-251419648;mso-position-horizontal-relative:page;mso-position-vertical-relative:page" o:allowincell="f" filled="f" stroked="f">
          <v:textbox style="layout-flow:vertical;mso-next-textbox:#_x0000_s2353"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7" style="position:absolute;left:0;text-align:left;margin-left:2.25pt;margin-top:-20.25pt;width:553.5pt;height:29.25pt;z-index:251895808" coordorigin="480,12495" coordsize="11070,585">
          <v:shape id="_x0000_s2348" type="#_x0000_t202" style="position:absolute;left:5856;top:12495;width:4602;height:585">
            <v:textbox style="mso-next-textbox:#_x0000_s2348">
              <w:txbxContent>
                <w:p w:rsidR="0051227A" w:rsidRPr="00872727" w:rsidRDefault="0051227A" w:rsidP="00872727">
                  <w:pPr>
                    <w:ind w:firstLine="0"/>
                    <w:jc w:val="center"/>
                    <w:rPr>
                      <w:sz w:val="28"/>
                      <w:szCs w:val="28"/>
                    </w:rPr>
                  </w:pPr>
                  <w:r>
                    <w:rPr>
                      <w:sz w:val="36"/>
                      <w:szCs w:val="36"/>
                    </w:rPr>
                    <w:t>E</w:t>
                  </w:r>
                  <w:r>
                    <w:rPr>
                      <w:sz w:val="28"/>
                      <w:szCs w:val="28"/>
                    </w:rPr>
                    <w:t xml:space="preserve">NGLISH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49" type="#_x0000_t32" style="position:absolute;left:480;top:12645;width:5376;height:1;flip:x" o:connectortype="straight"/>
          <v:shape id="_x0000_s2350" type="#_x0000_t32" style="position:absolute;left:480;top:12885;width:5376;height:1;flip:x" o:connectortype="straight"/>
          <v:shape id="_x0000_s2351" type="#_x0000_t32" style="position:absolute;left:10458;top:12645;width:1092;height:0" o:connectortype="straight"/>
          <v:shape id="_x0000_s2352"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60" type="#_x0000_t202" style="position:absolute;left:0;text-align:left;margin-left:527.3pt;margin-top:104.55pt;width:1in;height:495.8pt;z-index:-251416576;mso-position-horizontal-relative:page;mso-position-vertical-relative:page" o:allowincell="f" filled="f" stroked="f">
          <v:textbox style="layout-flow:vertical;mso-next-textbox:#_x0000_s2360"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54" style="position:absolute;left:0;text-align:left;margin-left:2.25pt;margin-top:-20.25pt;width:553.5pt;height:29.25pt;z-index:251898880" coordorigin="480,12495" coordsize="11070,585">
          <v:shape id="_x0000_s2355" type="#_x0000_t202" style="position:absolute;left:5856;top:12495;width:4602;height:585">
            <v:textbox style="mso-next-textbox:#_x0000_s2355">
              <w:txbxContent>
                <w:p w:rsidR="0051227A" w:rsidRPr="00872727" w:rsidRDefault="0051227A" w:rsidP="00872727">
                  <w:pPr>
                    <w:ind w:firstLine="0"/>
                    <w:jc w:val="center"/>
                    <w:rPr>
                      <w:sz w:val="28"/>
                      <w:szCs w:val="28"/>
                    </w:rPr>
                  </w:pPr>
                  <w:r>
                    <w:rPr>
                      <w:sz w:val="36"/>
                      <w:szCs w:val="36"/>
                    </w:rPr>
                    <w:t>P</w:t>
                  </w:r>
                  <w:r>
                    <w:rPr>
                      <w:sz w:val="28"/>
                      <w:szCs w:val="28"/>
                    </w:rPr>
                    <w:t xml:space="preserve">HYSICAL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56" type="#_x0000_t32" style="position:absolute;left:480;top:12645;width:5376;height:1;flip:x" o:connectortype="straight"/>
          <v:shape id="_x0000_s2357" type="#_x0000_t32" style="position:absolute;left:480;top:12885;width:5376;height:1;flip:x" o:connectortype="straight"/>
          <v:shape id="_x0000_s2358" type="#_x0000_t32" style="position:absolute;left:10458;top:12645;width:1092;height:0" o:connectortype="straight"/>
          <v:shape id="_x0000_s2359" type="#_x0000_t32" style="position:absolute;left:10458;top:12885;width:1092;height:1"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11" type="#_x0000_t202" style="position:absolute;left:0;text-align:left;margin-left:527.3pt;margin-top:104.55pt;width:1in;height:495.8pt;z-index:-251438080;mso-position-horizontal-relative:page;mso-position-vertical-relative:page" o:allowincell="f" filled="f" stroked="f">
          <v:textbox style="layout-flow:vertical;mso-next-textbox:#_x0000_s2311"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05" style="position:absolute;left:0;text-align:left;margin-left:2.25pt;margin-top:-20.25pt;width:553.5pt;height:29.25pt;z-index:251877376" coordorigin="480,12495" coordsize="11070,585">
          <v:shape id="_x0000_s2306" type="#_x0000_t202" style="position:absolute;left:5856;top:12495;width:4602;height:585">
            <v:textbox style="mso-next-textbox:#_x0000_s2306">
              <w:txbxContent>
                <w:p w:rsidR="0051227A" w:rsidRPr="00872727" w:rsidRDefault="0051227A" w:rsidP="00872727">
                  <w:pPr>
                    <w:ind w:firstLine="0"/>
                    <w:jc w:val="center"/>
                    <w:rPr>
                      <w:sz w:val="28"/>
                      <w:szCs w:val="28"/>
                    </w:rPr>
                  </w:pPr>
                  <w:r>
                    <w:rPr>
                      <w:sz w:val="36"/>
                      <w:szCs w:val="36"/>
                    </w:rPr>
                    <w:t>M</w:t>
                  </w:r>
                  <w:r>
                    <w:rPr>
                      <w:sz w:val="28"/>
                      <w:szCs w:val="28"/>
                    </w:rPr>
                    <w:t>ATHEMATICS</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07" type="#_x0000_t32" style="position:absolute;left:480;top:12645;width:5376;height:1;flip:x" o:connectortype="straight"/>
          <v:shape id="_x0000_s2308" type="#_x0000_t32" style="position:absolute;left:480;top:12885;width:5376;height:1;flip:x" o:connectortype="straight"/>
          <v:shape id="_x0000_s2309" type="#_x0000_t32" style="position:absolute;left:10458;top:12645;width:1092;height:0" o:connectortype="straight"/>
          <v:shape id="_x0000_s2310"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18" type="#_x0000_t202" style="position:absolute;left:0;text-align:left;margin-left:527.3pt;margin-top:104.55pt;width:1in;height:495.8pt;z-index:-251435008;mso-position-horizontal-relative:page;mso-position-vertical-relative:page" o:allowincell="f" filled="f" stroked="f">
          <v:textbox style="layout-flow:vertical;mso-next-textbox:#_x0000_s2318"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2" style="position:absolute;left:0;text-align:left;margin-left:2.25pt;margin-top:-20.25pt;width:553.5pt;height:29.25pt;z-index:251880448" coordorigin="480,12495" coordsize="11070,585">
          <v:shape id="_x0000_s2313" type="#_x0000_t202" style="position:absolute;left:5856;top:12495;width:4602;height:585">
            <v:textbox style="mso-next-textbox:#_x0000_s2313">
              <w:txbxContent>
                <w:p w:rsidR="0051227A" w:rsidRPr="00872727" w:rsidRDefault="0051227A" w:rsidP="00872727">
                  <w:pPr>
                    <w:ind w:firstLine="0"/>
                    <w:jc w:val="center"/>
                    <w:rPr>
                      <w:sz w:val="28"/>
                      <w:szCs w:val="28"/>
                    </w:rPr>
                  </w:pPr>
                  <w:r>
                    <w:rPr>
                      <w:sz w:val="36"/>
                      <w:szCs w:val="36"/>
                    </w:rPr>
                    <w:t>M</w:t>
                  </w:r>
                  <w:r>
                    <w:rPr>
                      <w:sz w:val="28"/>
                      <w:szCs w:val="28"/>
                    </w:rPr>
                    <w:t xml:space="preserve">IDDLE </w:t>
                  </w:r>
                  <w:r w:rsidRPr="00FB5121">
                    <w:rPr>
                      <w:sz w:val="36"/>
                      <w:szCs w:val="36"/>
                    </w:rPr>
                    <w:t>G</w:t>
                  </w:r>
                  <w:r>
                    <w:rPr>
                      <w:sz w:val="28"/>
                      <w:szCs w:val="28"/>
                    </w:rPr>
                    <w:t>RADE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14" type="#_x0000_t32" style="position:absolute;left:480;top:12645;width:5376;height:1;flip:x" o:connectortype="straight"/>
          <v:shape id="_x0000_s2315" type="#_x0000_t32" style="position:absolute;left:480;top:12885;width:5376;height:1;flip:x" o:connectortype="straight"/>
          <v:shape id="_x0000_s2316" type="#_x0000_t32" style="position:absolute;left:10458;top:12645;width:1092;height:0" o:connectortype="straight"/>
          <v:shape id="_x0000_s2317" type="#_x0000_t32" style="position:absolute;left:10458;top:12885;width:1092;height:1"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14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146" type="#_x0000_t202" style="position:absolute;left:5856;top:12495;width:4602;height:585">
            <v:textbox style="mso-next-textbox:#_x0000_s2146">
              <w:txbxContent>
                <w:p w:rsidR="0051227A" w:rsidRPr="00872727" w:rsidRDefault="0051227A"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47" type="#_x0000_t32" style="position:absolute;left:480;top:12645;width:5376;height:1;flip:x" o:connectortype="straight"/>
          <v:shape id="_x0000_s2148" type="#_x0000_t32" style="position:absolute;left:480;top:12885;width:5376;height:1;flip:x" o:connectortype="straight"/>
          <v:shape id="_x0000_s2149" type="#_x0000_t32" style="position:absolute;left:10458;top:12645;width:1092;height:0" o:connectortype="straight"/>
          <v:shape id="_x0000_s2150" type="#_x0000_t32" style="position:absolute;left:10458;top:12885;width:1092;height:1" o:connectortype="straight"/>
        </v:group>
      </w:pict>
    </w:r>
    <w:r>
      <w:rPr>
        <w:noProof/>
      </w:rPr>
      <w:pict>
        <v:shape id="_x0000_s2144" type="#_x0000_t202" style="position:absolute;left:0;text-align:left;margin-left:525pt;margin-top:39pt;width:1in;height:663.2pt;z-index:-251595776;mso-position-horizontal-relative:page" o:allowincell="f" filled="f" stroked="f">
          <v:textbox style="layout-flow:vertical;mso-next-textbox:#_x0000_s2144"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25" type="#_x0000_t202" style="position:absolute;left:0;text-align:left;margin-left:527.3pt;margin-top:104.55pt;width:1in;height:495.8pt;z-index:-251431936;mso-position-horizontal-relative:page;mso-position-vertical-relative:page" o:allowincell="f" filled="f" stroked="f">
          <v:textbox style="layout-flow:vertical;mso-next-textbox:#_x0000_s2325"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9" style="position:absolute;left:0;text-align:left;margin-left:2.25pt;margin-top:-20.25pt;width:553.5pt;height:29.25pt;z-index:251883520" coordorigin="480,12495" coordsize="11070,585">
          <v:shape id="_x0000_s2320" type="#_x0000_t202" style="position:absolute;left:5856;top:12495;width:4602;height:585">
            <v:textbox style="mso-next-textbox:#_x0000_s2320">
              <w:txbxContent>
                <w:p w:rsidR="0051227A" w:rsidRPr="00872727" w:rsidRDefault="0051227A" w:rsidP="00872727">
                  <w:pPr>
                    <w:ind w:firstLine="0"/>
                    <w:jc w:val="center"/>
                    <w:rPr>
                      <w:sz w:val="28"/>
                      <w:szCs w:val="28"/>
                    </w:rPr>
                  </w:pPr>
                  <w:r>
                    <w:rPr>
                      <w:sz w:val="36"/>
                      <w:szCs w:val="36"/>
                    </w:rPr>
                    <w:t>S</w:t>
                  </w:r>
                  <w:r>
                    <w:rPr>
                      <w:sz w:val="28"/>
                      <w:szCs w:val="28"/>
                    </w:rPr>
                    <w:t>CIENCE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1" type="#_x0000_t32" style="position:absolute;left:480;top:12645;width:5376;height:1;flip:x" o:connectortype="straight"/>
          <v:shape id="_x0000_s2322" type="#_x0000_t32" style="position:absolute;left:480;top:12885;width:5376;height:1;flip:x" o:connectortype="straight"/>
          <v:shape id="_x0000_s2323" type="#_x0000_t32" style="position:absolute;left:10458;top:12645;width:1092;height:0" o:connectortype="straight"/>
          <v:shape id="_x0000_s2324" type="#_x0000_t32" style="position:absolute;left:10458;top:12885;width:1092;height:1" o:connectortype="straight"/>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32" type="#_x0000_t202" style="position:absolute;left:0;text-align:left;margin-left:527.3pt;margin-top:104.55pt;width:1in;height:495.8pt;z-index:-251428864;mso-position-horizontal-relative:page;mso-position-vertical-relative:page" o:allowincell="f" filled="f" stroked="f">
          <v:textbox style="layout-flow:vertical;mso-next-textbox:#_x0000_s2332"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26" style="position:absolute;left:0;text-align:left;margin-left:2.25pt;margin-top:-20.25pt;width:553.5pt;height:29.25pt;z-index:251886592" coordorigin="480,12495" coordsize="11070,585">
          <v:shape id="_x0000_s2327" type="#_x0000_t202" style="position:absolute;left:5856;top:12495;width:4602;height:585">
            <v:textbox style="mso-next-textbox:#_x0000_s2327">
              <w:txbxContent>
                <w:p w:rsidR="0051227A" w:rsidRPr="00872727" w:rsidRDefault="0051227A" w:rsidP="00872727">
                  <w:pPr>
                    <w:ind w:firstLine="0"/>
                    <w:jc w:val="center"/>
                    <w:rPr>
                      <w:sz w:val="28"/>
                      <w:szCs w:val="28"/>
                    </w:rPr>
                  </w:pPr>
                  <w:r>
                    <w:rPr>
                      <w:sz w:val="36"/>
                      <w:szCs w:val="36"/>
                    </w:rPr>
                    <w:t>S</w:t>
                  </w:r>
                  <w:r>
                    <w:rPr>
                      <w:sz w:val="28"/>
                      <w:szCs w:val="28"/>
                    </w:rPr>
                    <w:t>PECIAL</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8" type="#_x0000_t32" style="position:absolute;left:480;top:12645;width:5376;height:1;flip:x" o:connectortype="straight"/>
          <v:shape id="_x0000_s2329" type="#_x0000_t32" style="position:absolute;left:480;top:12885;width:5376;height:1;flip:x" o:connectortype="straight"/>
          <v:shape id="_x0000_s2330" type="#_x0000_t32" style="position:absolute;left:10458;top:12645;width:1092;height:0" o:connectortype="straight"/>
          <v:shape id="_x0000_s2331" type="#_x0000_t32" style="position:absolute;left:10458;top:12885;width:1092;height:1" o:connectortype="straight"/>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39" type="#_x0000_t202" style="position:absolute;left:0;text-align:left;margin-left:527.3pt;margin-top:104.55pt;width:1in;height:495.8pt;z-index:-251425792;mso-position-horizontal-relative:page;mso-position-vertical-relative:page" o:allowincell="f" filled="f" stroked="f">
          <v:textbox style="layout-flow:vertical;mso-next-textbox:#_x0000_s2339"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33" style="position:absolute;left:0;text-align:left;margin-left:2.25pt;margin-top:-20.25pt;width:553.5pt;height:29.25pt;z-index:251889664" coordorigin="480,12495" coordsize="11070,585">
          <v:shape id="_x0000_s2334" type="#_x0000_t202" style="position:absolute;left:5856;top:12495;width:4602;height:585">
            <v:textbox style="mso-next-textbox:#_x0000_s2334">
              <w:txbxContent>
                <w:p w:rsidR="0051227A" w:rsidRPr="00872727" w:rsidRDefault="0051227A" w:rsidP="00872727">
                  <w:pPr>
                    <w:ind w:firstLine="0"/>
                    <w:jc w:val="center"/>
                    <w:rPr>
                      <w:sz w:val="28"/>
                      <w:szCs w:val="28"/>
                    </w:rPr>
                  </w:pPr>
                  <w:r>
                    <w:rPr>
                      <w:sz w:val="36"/>
                      <w:szCs w:val="36"/>
                    </w:rPr>
                    <w:t>S</w:t>
                  </w:r>
                  <w:r>
                    <w:rPr>
                      <w:sz w:val="28"/>
                      <w:szCs w:val="28"/>
                    </w:rPr>
                    <w:t>CHOOL</w:t>
                  </w:r>
                  <w:r w:rsidRPr="00572BC6">
                    <w:rPr>
                      <w:sz w:val="36"/>
                      <w:szCs w:val="36"/>
                    </w:rPr>
                    <w:t xml:space="preserve"> </w:t>
                  </w:r>
                  <w:r>
                    <w:rPr>
                      <w:sz w:val="36"/>
                      <w:szCs w:val="36"/>
                    </w:rPr>
                    <w:t>C</w:t>
                  </w:r>
                  <w:r>
                    <w:rPr>
                      <w:sz w:val="28"/>
                      <w:szCs w:val="28"/>
                    </w:rPr>
                    <w:t xml:space="preserve">OUNSELING </w:t>
                  </w:r>
                </w:p>
              </w:txbxContent>
            </v:textbox>
          </v:shape>
          <v:shapetype id="_x0000_t32" coordsize="21600,21600" o:spt="32" o:oned="t" path="m,l21600,21600e" filled="f">
            <v:path arrowok="t" fillok="f" o:connecttype="none"/>
            <o:lock v:ext="edit" shapetype="t"/>
          </v:shapetype>
          <v:shape id="_x0000_s2335" type="#_x0000_t32" style="position:absolute;left:480;top:12645;width:5376;height:1;flip:x" o:connectortype="straight"/>
          <v:shape id="_x0000_s2336" type="#_x0000_t32" style="position:absolute;left:480;top:12885;width:5376;height:1;flip:x" o:connectortype="straight"/>
          <v:shape id="_x0000_s2337" type="#_x0000_t32" style="position:absolute;left:10458;top:12645;width:1092;height:0" o:connectortype="straight"/>
          <v:shape id="_x0000_s2338" type="#_x0000_t32" style="position:absolute;left:10458;top:12885;width:1092;height:1" o:connectortype="straight"/>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46" type="#_x0000_t202" style="position:absolute;left:0;text-align:left;margin-left:527.3pt;margin-top:104.55pt;width:1in;height:495.8pt;z-index:-251422720;mso-position-horizontal-relative:page;mso-position-vertical-relative:page" o:allowincell="f" filled="f" stroked="f">
          <v:textbox style="layout-flow:vertical;mso-next-textbox:#_x0000_s2346"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0" style="position:absolute;left:0;text-align:left;margin-left:2.25pt;margin-top:-20.25pt;width:553.5pt;height:29.25pt;z-index:251892736" coordorigin="480,12495" coordsize="11070,585">
          <v:shape id="_x0000_s2341" type="#_x0000_t202" style="position:absolute;left:5856;top:12495;width:4602;height:585">
            <v:textbox style="mso-next-textbox:#_x0000_s2341">
              <w:txbxContent>
                <w:p w:rsidR="0051227A" w:rsidRPr="00872727" w:rsidRDefault="0051227A" w:rsidP="00872727">
                  <w:pPr>
                    <w:ind w:firstLine="0"/>
                    <w:jc w:val="center"/>
                    <w:rPr>
                      <w:sz w:val="28"/>
                      <w:szCs w:val="28"/>
                    </w:rPr>
                  </w:pPr>
                  <w:r>
                    <w:rPr>
                      <w:sz w:val="36"/>
                      <w:szCs w:val="36"/>
                    </w:rPr>
                    <w:t>F</w:t>
                  </w:r>
                  <w:r>
                    <w:rPr>
                      <w:sz w:val="28"/>
                      <w:szCs w:val="28"/>
                    </w:rPr>
                    <w:t>OUNDATION</w:t>
                  </w:r>
                </w:p>
              </w:txbxContent>
            </v:textbox>
          </v:shape>
          <v:shapetype id="_x0000_t32" coordsize="21600,21600" o:spt="32" o:oned="t" path="m,l21600,21600e" filled="f">
            <v:path arrowok="t" fillok="f" o:connecttype="none"/>
            <o:lock v:ext="edit" shapetype="t"/>
          </v:shapetype>
          <v:shape id="_x0000_s2342" type="#_x0000_t32" style="position:absolute;left:480;top:12645;width:5376;height:1;flip:x" o:connectortype="straight"/>
          <v:shape id="_x0000_s2343" type="#_x0000_t32" style="position:absolute;left:480;top:12885;width:5376;height:1;flip:x" o:connectortype="straight"/>
          <v:shape id="_x0000_s2344" type="#_x0000_t32" style="position:absolute;left:10458;top:12645;width:1092;height:0" o:connectortype="straight"/>
          <v:shape id="_x0000_s2345" type="#_x0000_t32" style="position:absolute;left:10458;top:12885;width:1092;height:1" o:connectortype="straight"/>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101" type="#_x0000_t202" style="position:absolute;left:0;text-align:left;margin-left:521.25pt;margin-top:91.25pt;width:1in;height:679.5pt;z-index:-251619328;mso-position-horizontal-relative:page" o:allowincell="f" filled="f" stroked="f">
          <v:textbox style="layout-flow:vertical;mso-next-textbox:#_x0000_s2101" inset="0,0,0,0">
            <w:txbxContent>
              <w:p w:rsidR="0051227A" w:rsidRDefault="0051227A"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095" style="position:absolute;left:0;text-align:left;margin-left:2.25pt;margin-top:-20.25pt;width:553.5pt;height:29.25pt;z-index:251696128" coordorigin="480,12495" coordsize="11070,585">
          <v:shape id="_x0000_s2096" type="#_x0000_t202" style="position:absolute;left:5856;top:12495;width:4602;height:585">
            <v:textbox style="mso-next-textbox:#_x0000_s2096">
              <w:txbxContent>
                <w:p w:rsidR="0051227A" w:rsidRPr="00441123" w:rsidRDefault="0051227A" w:rsidP="00441123">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097" type="#_x0000_t32" style="position:absolute;left:480;top:12645;width:5376;height:1;flip:x" o:connectortype="straight"/>
          <v:shape id="_x0000_s2098" type="#_x0000_t32" style="position:absolute;left:480;top:12885;width:5376;height:1;flip:x" o:connectortype="straight"/>
          <v:shape id="_x0000_s2099" type="#_x0000_t32" style="position:absolute;left:10458;top:12645;width:1092;height:0" o:connectortype="straight"/>
          <v:shape id="_x0000_s2100" type="#_x0000_t32" style="position:absolute;left:10458;top:12885;width:1092;height:1" o:connectortype="straight"/>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073" type="#_x0000_t202" style="position:absolute;left:0;text-align:left;margin-left:18pt;margin-top:6.55pt;width:1in;height:614.25pt;z-index:-251634688;mso-position-horizontal-relative:page" o:allowincell="f" filled="f" stroked="f">
          <v:textbox style="layout-flow:vertical;mso-layout-flow-alt:bottom-to-top;mso-next-textbox:#_x0000_s2073" inset="0,0,0,0">
            <w:txbxContent>
              <w:p w:rsidR="0051227A" w:rsidRDefault="005122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sidRPr="00442EBC">
                  <w:rPr>
                    <w:rFonts w:ascii="Impact" w:hAnsi="Impact" w:cs="Impact"/>
                    <w:color w:val="A3A3A3"/>
                    <w:spacing w:val="70"/>
                    <w:position w:val="1"/>
                    <w:sz w:val="128"/>
                    <w:szCs w:val="128"/>
                  </w:rPr>
                  <w:t>O</w:t>
                </w:r>
                <w:r>
                  <w:rPr>
                    <w:rFonts w:ascii="Impact" w:hAnsi="Impact" w:cs="Impact"/>
                    <w:color w:val="A3A3A3"/>
                    <w:spacing w:val="70"/>
                    <w:position w:val="1"/>
                    <w:sz w:val="105"/>
                    <w:szCs w:val="105"/>
                  </w:rPr>
                  <w:t>FFICIALS</w:t>
                </w:r>
              </w:p>
            </w:txbxContent>
          </v:textbox>
          <w10:wrap anchorx="page"/>
        </v:shape>
      </w:pict>
    </w:r>
    <w:r>
      <w:rPr>
        <w:noProof/>
      </w:rPr>
      <w:pict>
        <v:group id="_x0000_s2067" style="position:absolute;left:0;text-align:left;margin-left:-51pt;margin-top:-18.75pt;width:553.5pt;height:29.25pt;z-index:251680768" coordorigin="690,10785" coordsize="11040,585">
          <v:shape id="_x0000_s2068" type="#_x0000_t202" style="position:absolute;left:1779;top:10785;width:4590;height:585">
            <v:textbox style="mso-next-textbox:#_x0000_s2068">
              <w:txbxContent>
                <w:p w:rsidR="0051227A" w:rsidRPr="00441123" w:rsidRDefault="0051227A" w:rsidP="00442EBC">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p w:rsidR="0051227A" w:rsidRPr="00441123" w:rsidRDefault="0051227A" w:rsidP="00442EBC">
                  <w:pPr>
                    <w:ind w:firstLine="0"/>
                  </w:pPr>
                </w:p>
              </w:txbxContent>
            </v:textbox>
          </v:shape>
          <v:shapetype id="_x0000_t32" coordsize="21600,21600" o:spt="32" o:oned="t" path="m,l21600,21600e" filled="f">
            <v:path arrowok="t" fillok="f" o:connecttype="none"/>
            <o:lock v:ext="edit" shapetype="t"/>
          </v:shapetype>
          <v:shape id="_x0000_s2069" type="#_x0000_t32" style="position:absolute;left:690;top:10935;width:1089;height:0;flip:x" o:connectortype="straight"/>
          <v:shape id="_x0000_s2070" type="#_x0000_t32" style="position:absolute;left:690;top:11175;width:1089;height:0;flip:x" o:connectortype="straight"/>
          <v:shape id="_x0000_s2071" type="#_x0000_t32" style="position:absolute;left:6369;top:10935;width:5361;height:0" o:connectortype="straight"/>
          <v:shape id="_x0000_s2072" type="#_x0000_t32" style="position:absolute;left:6369;top:11175;width:5361;height:0" o:connectortype="straight"/>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108" type="#_x0000_t202" style="position:absolute;left:0;text-align:left;margin-left:21pt;margin-top:65.35pt;width:1in;height:614.25pt;z-index:-251616256;mso-position-horizontal-relative:page" o:allowincell="f" filled="f" stroked="f">
          <v:textbox style="layout-flow:vertical;mso-layout-flow-alt:bottom-to-top;mso-next-textbox:#_x0000_s2108" inset="0,0,0,0">
            <w:txbxContent>
              <w:p w:rsidR="0051227A" w:rsidRDefault="005122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102" style="position:absolute;left:0;text-align:left;margin-left:-51pt;margin-top:-18.75pt;width:553.5pt;height:29.25pt;z-index:251699200" coordorigin="690,10785" coordsize="11040,585">
          <v:shape id="_x0000_s2103" type="#_x0000_t202" style="position:absolute;left:1779;top:10785;width:4590;height:585">
            <v:textbox style="mso-next-textbox:#_x0000_s2103">
              <w:txbxContent>
                <w:p w:rsidR="0051227A" w:rsidRPr="00441123" w:rsidRDefault="0051227A" w:rsidP="00DD3D7A">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104" type="#_x0000_t32" style="position:absolute;left:690;top:10935;width:1089;height:0;flip:x" o:connectortype="straight"/>
          <v:shape id="_x0000_s2105" type="#_x0000_t32" style="position:absolute;left:690;top:11175;width:1089;height:0;flip:x" o:connectortype="straight"/>
          <v:shape id="_x0000_s2106" type="#_x0000_t32" style="position:absolute;left:6369;top:10935;width:5361;height:0" o:connectortype="straight"/>
          <v:shape id="_x0000_s2107" type="#_x0000_t32" style="position:absolute;left:6369;top:11175;width:5361;height:0" o:connectortype="straight"/>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122" type="#_x0000_t202" style="position:absolute;left:0;text-align:left;margin-left:523.5pt;margin-top:108.4pt;width:1in;height:679.5pt;z-index:-251610112;mso-position-horizontal-relative:page" o:allowincell="f" filled="f" stroked="f">
          <v:textbox style="layout-flow:vertical;mso-next-textbox:#_x0000_s2122" inset="0,0,0,0">
            <w:txbxContent>
              <w:p w:rsidR="0051227A" w:rsidRDefault="0051227A"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ERSONNEL </w:t>
                </w:r>
                <w:r>
                  <w:rPr>
                    <w:rFonts w:ascii="Impact" w:hAnsi="Impact" w:cs="Impact"/>
                    <w:color w:val="A3A3A3"/>
                    <w:position w:val="1"/>
                    <w:sz w:val="140"/>
                    <w:szCs w:val="140"/>
                  </w:rPr>
                  <w:t>E</w:t>
                </w:r>
                <w:r>
                  <w:rPr>
                    <w:rFonts w:ascii="Impact" w:hAnsi="Impact" w:cs="Impact"/>
                    <w:color w:val="A3A3A3"/>
                    <w:spacing w:val="70"/>
                    <w:position w:val="1"/>
                    <w:sz w:val="105"/>
                    <w:szCs w:val="105"/>
                  </w:rPr>
                  <w:t xml:space="preserve">MERITI </w:t>
                </w:r>
              </w:p>
            </w:txbxContent>
          </v:textbox>
          <w10:wrap anchorx="page"/>
        </v:shape>
      </w:pict>
    </w:r>
    <w:r>
      <w:rPr>
        <w:noProof/>
      </w:rPr>
      <w:pict>
        <v:group id="_x0000_s2116" style="position:absolute;left:0;text-align:left;margin-left:2.25pt;margin-top:-20.25pt;width:553.5pt;height:29.25pt;z-index:251705344" coordorigin="480,12495" coordsize="11070,585">
          <v:shape id="_x0000_s2117" type="#_x0000_t202" style="position:absolute;left:5856;top:12495;width:4602;height:585">
            <v:textbox style="mso-next-textbox:#_x0000_s2117">
              <w:txbxContent>
                <w:p w:rsidR="0051227A" w:rsidRPr="00DD3D7A" w:rsidRDefault="0051227A" w:rsidP="00DD3D7A">
                  <w:pPr>
                    <w:ind w:firstLine="0"/>
                    <w:jc w:val="center"/>
                    <w:rPr>
                      <w:sz w:val="28"/>
                      <w:szCs w:val="28"/>
                    </w:rPr>
                  </w:pPr>
                  <w:r w:rsidRPr="00DD3D7A">
                    <w:rPr>
                      <w:sz w:val="36"/>
                      <w:szCs w:val="36"/>
                    </w:rPr>
                    <w:t>P</w:t>
                  </w:r>
                  <w:r w:rsidRPr="00DD3D7A">
                    <w:rPr>
                      <w:sz w:val="28"/>
                      <w:szCs w:val="28"/>
                    </w:rPr>
                    <w:t xml:space="preserve">ERSONNEL </w:t>
                  </w:r>
                  <w:r w:rsidRPr="00DD3D7A">
                    <w:rPr>
                      <w:sz w:val="36"/>
                      <w:szCs w:val="36"/>
                    </w:rPr>
                    <w:t>E</w:t>
                  </w:r>
                  <w:r w:rsidRPr="00DD3D7A">
                    <w:rPr>
                      <w:sz w:val="28"/>
                      <w:szCs w:val="28"/>
                    </w:rPr>
                    <w:t>MERITI</w:t>
                  </w:r>
                </w:p>
              </w:txbxContent>
            </v:textbox>
          </v:shape>
          <v:shapetype id="_x0000_t32" coordsize="21600,21600" o:spt="32" o:oned="t" path="m,l21600,21600e" filled="f">
            <v:path arrowok="t" fillok="f" o:connecttype="none"/>
            <o:lock v:ext="edit" shapetype="t"/>
          </v:shapetype>
          <v:shape id="_x0000_s2118" type="#_x0000_t32" style="position:absolute;left:480;top:12645;width:5376;height:1;flip:x" o:connectortype="straight"/>
          <v:shape id="_x0000_s2119" type="#_x0000_t32" style="position:absolute;left:480;top:12885;width:5376;height:1;flip:x" o:connectortype="straight"/>
          <v:shape id="_x0000_s2120" type="#_x0000_t32" style="position:absolute;left:10458;top:12645;width:1092;height:0" o:connectortype="straight"/>
          <v:shape id="_x0000_s2121" type="#_x0000_t32" style="position:absolute;left:10458;top:12885;width:1092;height:1" o:connectortype="straight"/>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115" type="#_x0000_t202" style="position:absolute;left:0;text-align:left;margin-left:15.75pt;margin-top:18.55pt;width:1in;height:614.25pt;z-index:-251613184;mso-position-horizontal-relative:page" o:allowincell="f" filled="f" stroked="f">
          <v:textbox style="layout-flow:vertical;mso-layout-flow-alt:bottom-to-top;mso-next-textbox:#_x0000_s2115" inset="0,0,0,0">
            <w:txbxContent>
              <w:p w:rsidR="0051227A" w:rsidRDefault="005122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109" style="position:absolute;left:0;text-align:left;margin-left:-51pt;margin-top:-18.75pt;width:553.5pt;height:29.25pt;z-index:251702272" coordorigin="690,10785" coordsize="11040,585">
          <v:shape id="_x0000_s2110" type="#_x0000_t202" style="position:absolute;left:1779;top:10785;width:4590;height:585">
            <v:textbox style="mso-next-textbox:#_x0000_s2110">
              <w:txbxContent>
                <w:p w:rsidR="0051227A" w:rsidRPr="00441123" w:rsidRDefault="0051227A" w:rsidP="00441123">
                  <w:r w:rsidRPr="00FB5121">
                    <w:rPr>
                      <w:sz w:val="28"/>
                      <w:szCs w:val="28"/>
                    </w:rPr>
                    <w:t>P</w:t>
                  </w:r>
                  <w:r>
                    <w:t xml:space="preserve">ERSONELL </w:t>
                  </w:r>
                  <w:r w:rsidRPr="00FB5121">
                    <w:rPr>
                      <w:sz w:val="28"/>
                      <w:szCs w:val="28"/>
                    </w:rPr>
                    <w:t>E</w:t>
                  </w:r>
                  <w:r>
                    <w:t>MERITI</w:t>
                  </w:r>
                </w:p>
              </w:txbxContent>
            </v:textbox>
          </v:shape>
          <v:shapetype id="_x0000_t32" coordsize="21600,21600" o:spt="32" o:oned="t" path="m,l21600,21600e" filled="f">
            <v:path arrowok="t" fillok="f" o:connecttype="none"/>
            <o:lock v:ext="edit" shapetype="t"/>
          </v:shapetype>
          <v:shape id="_x0000_s2111" type="#_x0000_t32" style="position:absolute;left:690;top:10935;width:1089;height:0;flip:x" o:connectortype="straight"/>
          <v:shape id="_x0000_s2112" type="#_x0000_t32" style="position:absolute;left:690;top:11175;width:1089;height:0;flip:x" o:connectortype="straight"/>
          <v:shape id="_x0000_s2113" type="#_x0000_t32" style="position:absolute;left:6369;top:10935;width:5361;height:0" o:connectortype="straight"/>
          <v:shape id="_x0000_s2114" type="#_x0000_t32" style="position:absolute;left:6369;top:11175;width:5361;height:0" o:connectortype="straight"/>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48" type="#_x0000_t202" style="position:absolute;left:0;text-align:left;margin-left:15.75pt;margin-top:18.55pt;width:1in;height:614.25pt;z-index:-251468800;mso-position-horizontal-relative:page" o:allowincell="f" filled="f" stroked="f">
          <v:textbox style="layout-flow:vertical;mso-layout-flow-alt:bottom-to-top;mso-next-textbox:#_x0000_s2248" inset="0,0,0,0">
            <w:txbxContent>
              <w:p w:rsidR="0051227A" w:rsidRDefault="005122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242" style="position:absolute;left:0;text-align:left;margin-left:-51pt;margin-top:-18.75pt;width:553.5pt;height:29.25pt;z-index:251846656" coordorigin="690,10785" coordsize="11040,585">
          <v:shape id="_x0000_s2243" type="#_x0000_t202" style="position:absolute;left:1779;top:10785;width:4590;height:585">
            <v:textbox style="mso-next-textbox:#_x0000_s2243">
              <w:txbxContent>
                <w:p w:rsidR="0051227A" w:rsidRPr="00DD3D7A" w:rsidRDefault="0051227A" w:rsidP="00441123">
                  <w:pPr>
                    <w:rPr>
                      <w:sz w:val="28"/>
                      <w:szCs w:val="28"/>
                    </w:rPr>
                  </w:pPr>
                  <w:r w:rsidRPr="00DD3D7A">
                    <w:rPr>
                      <w:sz w:val="36"/>
                      <w:szCs w:val="36"/>
                    </w:rPr>
                    <w:t>P</w:t>
                  </w:r>
                  <w:r w:rsidRPr="00DD3D7A">
                    <w:rPr>
                      <w:sz w:val="28"/>
                      <w:szCs w:val="28"/>
                    </w:rPr>
                    <w:t xml:space="preserve">ERSONNEL </w:t>
                  </w:r>
                  <w:r w:rsidRPr="00DD3D7A">
                    <w:rPr>
                      <w:sz w:val="36"/>
                      <w:szCs w:val="36"/>
                    </w:rPr>
                    <w:t>E</w:t>
                  </w:r>
                  <w:r w:rsidRPr="00DD3D7A">
                    <w:rPr>
                      <w:sz w:val="28"/>
                      <w:szCs w:val="28"/>
                    </w:rPr>
                    <w:t>MERITI</w:t>
                  </w:r>
                </w:p>
              </w:txbxContent>
            </v:textbox>
          </v:shape>
          <v:shapetype id="_x0000_t32" coordsize="21600,21600" o:spt="32" o:oned="t" path="m,l21600,21600e" filled="f">
            <v:path arrowok="t" fillok="f" o:connecttype="none"/>
            <o:lock v:ext="edit" shapetype="t"/>
          </v:shapetype>
          <v:shape id="_x0000_s2244" type="#_x0000_t32" style="position:absolute;left:690;top:10935;width:1089;height:0;flip:x" o:connectortype="straight"/>
          <v:shape id="_x0000_s2245" type="#_x0000_t32" style="position:absolute;left:690;top:11175;width:1089;height:0;flip:x" o:connectortype="straight"/>
          <v:shape id="_x0000_s2246" type="#_x0000_t32" style="position:absolute;left:6369;top:10935;width:5361;height:0" o:connectortype="straight"/>
          <v:shape id="_x0000_s2247" type="#_x0000_t32" style="position:absolute;left:6369;top:11175;width:5361;height:0" o:connectortype="straight"/>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137"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138" type="#_x0000_t202" style="position:absolute;left:1779;top:10785;width:4590;height:585">
            <v:textbox style="mso-next-textbox:#_x0000_s2138">
              <w:txbxContent>
                <w:p w:rsidR="0051227A" w:rsidRPr="00872727" w:rsidRDefault="0051227A"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39" type="#_x0000_t32" style="position:absolute;left:690;top:10935;width:1089;height:0;flip:x" o:connectortype="straight"/>
          <v:shape id="_x0000_s2140" type="#_x0000_t32" style="position:absolute;left:690;top:11175;width:1089;height:0;flip:x" o:connectortype="straight"/>
          <v:shape id="_x0000_s2141" type="#_x0000_t32" style="position:absolute;left:6369;top:10935;width:5361;height:0" o:connectortype="straight"/>
          <v:shape id="_x0000_s2142" type="#_x0000_t32" style="position:absolute;left:6369;top:11175;width:5361;height:0" o:connectortype="straight"/>
        </v:group>
      </w:pict>
    </w:r>
    <w:r>
      <w:rPr>
        <w:noProof/>
      </w:rPr>
      <w:pict>
        <v:shape id="_x0000_s2143" type="#_x0000_t202" style="position:absolute;left:0;text-align:left;margin-left:21pt;margin-top:40.5pt;width:1in;height:655.7pt;z-index:-251597824;mso-position-horizontal-relative:page" o:allowincell="f" filled="f" stroked="f">
          <v:textbox style="layout-flow:vertical;mso-layout-flow-alt:bottom-to-top;mso-next-textbox:#_x0000_s2143"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080" type="#_x0000_t202" style="position:absolute;left:0;text-align:left;margin-left:520.5pt;margin-top:59.75pt;width:1in;height:764pt;z-index:-251628544;mso-wrap-style:none;mso-position-horizontal-relative:page;mso-position-vertical-relative:margin" o:allowincell="f" filled="f" stroked="f">
          <v:textbox style="layout-flow:vertical;mso-next-textbox:#_x0000_s2080" inset="0,0,0,0">
            <w:txbxContent>
              <w:p w:rsidR="0051227A" w:rsidRDefault="0051227A" w:rsidP="00B33835">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074" style="position:absolute;left:0;text-align:left;margin-left:2.25pt;margin-top:-20.25pt;width:553.5pt;height:29.25pt;z-index:251686912" coordorigin="480,12495" coordsize="11070,585">
          <v:shape id="_x0000_s2075" type="#_x0000_t202" style="position:absolute;left:5856;top:12495;width:4602;height:585">
            <v:textbox style="mso-next-textbox:#_x0000_s2075">
              <w:txbxContent>
                <w:p w:rsidR="0051227A" w:rsidRPr="00FB5121" w:rsidRDefault="0051227A" w:rsidP="00441123">
                  <w:pPr>
                    <w:ind w:firstLine="0"/>
                    <w:rPr>
                      <w:sz w:val="24"/>
                      <w:szCs w:val="24"/>
                    </w:rPr>
                  </w:pPr>
                  <w:r w:rsidRPr="00FB5121">
                    <w:rPr>
                      <w:sz w:val="32"/>
                      <w:szCs w:val="32"/>
                    </w:rPr>
                    <w:t>T</w:t>
                  </w:r>
                  <w:r w:rsidRPr="00FB5121">
                    <w:rPr>
                      <w:sz w:val="24"/>
                      <w:szCs w:val="24"/>
                    </w:rPr>
                    <w:t xml:space="preserve">ELEPHONE </w:t>
                  </w:r>
                  <w:r w:rsidRPr="00FB5121">
                    <w:rPr>
                      <w:sz w:val="32"/>
                      <w:szCs w:val="32"/>
                    </w:rPr>
                    <w:t>D</w:t>
                  </w:r>
                  <w:r w:rsidRPr="00FB5121">
                    <w:rPr>
                      <w:sz w:val="24"/>
                      <w:szCs w:val="24"/>
                    </w:rPr>
                    <w:t>IRECTORY</w:t>
                  </w:r>
                </w:p>
              </w:txbxContent>
            </v:textbox>
          </v:shape>
          <v:shapetype id="_x0000_t32" coordsize="21600,21600" o:spt="32" o:oned="t" path="m,l21600,21600e" filled="f">
            <v:path arrowok="t" fillok="f" o:connecttype="none"/>
            <o:lock v:ext="edit" shapetype="t"/>
          </v:shapetype>
          <v:shape id="_x0000_s2076" type="#_x0000_t32" style="position:absolute;left:480;top:12645;width:5376;height:1;flip:x" o:connectortype="straight"/>
          <v:shape id="_x0000_s2077" type="#_x0000_t32" style="position:absolute;left:480;top:12885;width:5376;height:1;flip:x" o:connectortype="straight"/>
          <v:shape id="_x0000_s2078" type="#_x0000_t32" style="position:absolute;left:10458;top:12645;width:1092;height:0" o:connectortype="straight"/>
          <v:shape id="_x0000_s2079" type="#_x0000_t32" style="position:absolute;left:10458;top:12885;width:1092;height:1" o:connectortype="straight"/>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129"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129" inset="0,0,0,0">
            <w:txbxContent>
              <w:p w:rsidR="0051227A" w:rsidRDefault="0051227A"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23" style="position:absolute;left:0;text-align:left;margin-left:-51pt;margin-top:-18.75pt;width:553.5pt;height:29.25pt;z-index:251708416" coordorigin="690,10785" coordsize="11040,585">
          <v:shape id="_x0000_s2124" type="#_x0000_t202" style="position:absolute;left:1779;top:10785;width:4590;height:585">
            <v:textbox style="mso-next-textbox:#_x0000_s2124">
              <w:txbxContent>
                <w:p w:rsidR="0051227A" w:rsidRPr="00DD3D7A" w:rsidRDefault="0051227A" w:rsidP="00441123">
                  <w:pPr>
                    <w:rPr>
                      <w:sz w:val="28"/>
                      <w:szCs w:val="28"/>
                    </w:rPr>
                  </w:pPr>
                  <w:r w:rsidRPr="00DD3D7A">
                    <w:rPr>
                      <w:sz w:val="36"/>
                      <w:szCs w:val="36"/>
                    </w:rPr>
                    <w:t>T</w:t>
                  </w:r>
                  <w:r w:rsidRPr="00DD3D7A">
                    <w:rPr>
                      <w:sz w:val="28"/>
                      <w:szCs w:val="28"/>
                    </w:rPr>
                    <w:t xml:space="preserve">ELEPHONE </w:t>
                  </w:r>
                  <w:r w:rsidRPr="00DD3D7A">
                    <w:rPr>
                      <w:sz w:val="36"/>
                      <w:szCs w:val="36"/>
                    </w:rPr>
                    <w:t>D</w:t>
                  </w:r>
                  <w:r w:rsidRPr="00DD3D7A">
                    <w:rPr>
                      <w:sz w:val="28"/>
                      <w:szCs w:val="28"/>
                    </w:rPr>
                    <w:t>IRECTORY</w:t>
                  </w:r>
                </w:p>
              </w:txbxContent>
            </v:textbox>
          </v:shape>
          <v:shapetype id="_x0000_t32" coordsize="21600,21600" o:spt="32" o:oned="t" path="m,l21600,21600e" filled="f">
            <v:path arrowok="t" fillok="f" o:connecttype="none"/>
            <o:lock v:ext="edit" shapetype="t"/>
          </v:shapetype>
          <v:shape id="_x0000_s2125" type="#_x0000_t32" style="position:absolute;left:690;top:10935;width:1089;height:0;flip:x" o:connectortype="straight"/>
          <v:shape id="_x0000_s2126" type="#_x0000_t32" style="position:absolute;left:690;top:11175;width:1089;height:0;flip:x" o:connectortype="straight"/>
          <v:shape id="_x0000_s2127" type="#_x0000_t32" style="position:absolute;left:6369;top:10935;width:5361;height:0" o:connectortype="straight"/>
          <v:shape id="_x0000_s2128" type="#_x0000_t32" style="position:absolute;left:6369;top:11175;width:5361;height:0" o:connectortype="straight"/>
        </v:group>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136"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136" inset="0,0,0,0">
            <w:txbxContent>
              <w:p w:rsidR="0051227A" w:rsidRDefault="0051227A"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30" style="position:absolute;left:0;text-align:left;margin-left:2.25pt;margin-top:-20.25pt;width:553.5pt;height:29.25pt;z-index:251711488" coordorigin="480,12495" coordsize="11070,585">
          <v:shape id="_x0000_s2131" type="#_x0000_t202" style="position:absolute;left:5856;top:12495;width:4602;height:585">
            <v:textbox style="mso-next-textbox:#_x0000_s2131">
              <w:txbxContent>
                <w:p w:rsidR="0051227A" w:rsidRPr="00DD3D7A" w:rsidRDefault="0051227A" w:rsidP="00DD3D7A">
                  <w:pPr>
                    <w:ind w:firstLine="0"/>
                    <w:jc w:val="cente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132" type="#_x0000_t32" style="position:absolute;left:480;top:12645;width:5376;height:1;flip:x" o:connectortype="straight"/>
          <v:shape id="_x0000_s2133" type="#_x0000_t32" style="position:absolute;left:480;top:12885;width:5376;height:1;flip:x" o:connectortype="straight"/>
          <v:shape id="_x0000_s2134" type="#_x0000_t32" style="position:absolute;left:10458;top:12645;width:1092;height:0" o:connectortype="straight"/>
          <v:shape id="_x0000_s2135" type="#_x0000_t32" style="position:absolute;left:10458;top:12885;width:1092;height:1" o:connectortype="straight"/>
        </v:group>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087" type="#_x0000_t202" style="position:absolute;left:0;text-align:left;margin-left:21pt;margin-top:37.3pt;width:1in;height:614.25pt;z-index:-251625472;mso-position-horizontal-relative:page" o:allowincell="f" filled="f" stroked="f">
          <v:textbox style="layout-flow:vertical;mso-layout-flow-alt:bottom-to-top;mso-next-textbox:#_x0000_s2087" inset="0,0,0,0">
            <w:txbxContent>
              <w:p w:rsidR="0051227A" w:rsidRDefault="005122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081" style="position:absolute;left:0;text-align:left;margin-left:-51pt;margin-top:-18.75pt;width:553.5pt;height:29.25pt;z-index:251689984" coordorigin="690,10785" coordsize="11040,585">
          <v:shape id="_x0000_s2082" type="#_x0000_t202" style="position:absolute;left:1779;top:10785;width:4590;height:585">
            <v:textbox style="mso-next-textbox:#_x0000_s2082">
              <w:txbxContent>
                <w:p w:rsidR="0051227A" w:rsidRPr="00FB5121" w:rsidRDefault="0051227A" w:rsidP="00441123">
                  <w:pP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83" type="#_x0000_t32" style="position:absolute;left:690;top:10935;width:1089;height:0;flip:x" o:connectortype="straight"/>
          <v:shape id="_x0000_s2084" type="#_x0000_t32" style="position:absolute;left:690;top:11175;width:1089;height:0;flip:x" o:connectortype="straight"/>
          <v:shape id="_x0000_s2085" type="#_x0000_t32" style="position:absolute;left:6369;top:10935;width:5361;height:0" o:connectortype="straight"/>
          <v:shape id="_x0000_s2086" type="#_x0000_t32" style="position:absolute;left:6369;top:11175;width:5361;height:0" o:connectortype="straight"/>
        </v:group>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094" type="#_x0000_t202" style="position:absolute;left:0;text-align:left;margin-left:524.25pt;margin-top:78.05pt;width:1in;height:741.6pt;z-index:-251622400;mso-wrap-style:none;mso-position-horizontal-relative:page;mso-position-vertical-relative:margin" o:allowincell="f" filled="f" stroked="f">
          <v:textbox style="layout-flow:vertical;mso-next-textbox:#_x0000_s2094" inset="0,0,0,0">
            <w:txbxContent>
              <w:p w:rsidR="0051227A" w:rsidRDefault="005122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088" style="position:absolute;left:0;text-align:left;margin-left:2.25pt;margin-top:-20.25pt;width:553.5pt;height:29.25pt;z-index:251693056" coordorigin="480,12495" coordsize="11070,585">
          <v:shape id="_x0000_s2089" type="#_x0000_t202" style="position:absolute;left:5856;top:12495;width:4602;height:585">
            <v:textbox style="mso-next-textbox:#_x0000_s2089">
              <w:txbxContent>
                <w:p w:rsidR="0051227A" w:rsidRPr="00FB5121" w:rsidRDefault="0051227A" w:rsidP="00FB5121">
                  <w:pPr>
                    <w:ind w:firstLine="0"/>
                    <w:jc w:val="cente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90" type="#_x0000_t32" style="position:absolute;left:480;top:12645;width:5376;height:1;flip:x" o:connectortype="straight"/>
          <v:shape id="_x0000_s2091" type="#_x0000_t32" style="position:absolute;left:480;top:12885;width:5376;height:1;flip:x" o:connectortype="straight"/>
          <v:shape id="_x0000_s2092" type="#_x0000_t32" style="position:absolute;left:10458;top:12645;width:1092;height:0" o:connectortype="straight"/>
          <v:shape id="_x0000_s2093" type="#_x0000_t32" style="position:absolute;left:10458;top:12885;width:1092;height:1" o:connectortype="straight"/>
        </v:group>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55" type="#_x0000_t202" style="position:absolute;left:0;text-align:left;margin-left:21pt;margin-top:37.3pt;width:1in;height:614.25pt;z-index:-251465728;mso-position-horizontal-relative:page" o:allowincell="f" filled="f" stroked="f">
          <v:textbox style="layout-flow:vertical;mso-layout-flow-alt:bottom-to-top;mso-next-textbox:#_x0000_s2255" inset="0,0,0,0">
            <w:txbxContent>
              <w:p w:rsidR="0051227A" w:rsidRDefault="005122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249" style="position:absolute;left:0;text-align:left;margin-left:-51pt;margin-top:-18.75pt;width:553.5pt;height:29.25pt;z-index:251849728" coordorigin="690,10785" coordsize="11040,585">
          <v:shape id="_x0000_s2250" type="#_x0000_t202" style="position:absolute;left:1779;top:10785;width:4590;height:585">
            <v:textbox style="mso-next-textbox:#_x0000_s2250">
              <w:txbxContent>
                <w:p w:rsidR="0051227A" w:rsidRPr="00DD3D7A" w:rsidRDefault="0051227A" w:rsidP="00441123">
                  <w:pP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251" type="#_x0000_t32" style="position:absolute;left:690;top:10935;width:1089;height:0;flip:x" o:connectortype="straight"/>
          <v:shape id="_x0000_s2252" type="#_x0000_t32" style="position:absolute;left:690;top:11175;width:1089;height:0;flip:x" o:connectortype="straight"/>
          <v:shape id="_x0000_s2253" type="#_x0000_t32" style="position:absolute;left:6369;top:10935;width:5361;height:0" o:connectortype="straight"/>
          <v:shape id="_x0000_s2254" type="#_x0000_t32" style="position:absolute;left:6369;top:11175;width:5361;height:0" o:connectortype="straight"/>
        </v:group>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262" type="#_x0000_t202" style="position:absolute;left:0;text-align:left;margin-left:524.25pt;margin-top:78.05pt;width:1in;height:741.6pt;z-index:-251462656;mso-wrap-style:none;mso-position-horizontal-relative:page;mso-position-vertical-relative:margin" o:allowincell="f" filled="f" stroked="f">
          <v:textbox style="layout-flow:vertical;mso-next-textbox:#_x0000_s2262" inset="0,0,0,0">
            <w:txbxContent>
              <w:p w:rsidR="0051227A" w:rsidRDefault="005122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256" style="position:absolute;left:0;text-align:left;margin-left:2.25pt;margin-top:-20.25pt;width:553.5pt;height:29.25pt;z-index:251852800" coordorigin="480,12495" coordsize="11070,585">
          <v:shape id="_x0000_s2257" type="#_x0000_t202" style="position:absolute;left:5856;top:12495;width:4602;height:585">
            <v:textbox style="mso-next-textbox:#_x0000_s2257">
              <w:txbxContent>
                <w:p w:rsidR="0051227A" w:rsidRPr="00DD3D7A" w:rsidRDefault="0051227A" w:rsidP="00DD3D7A">
                  <w:pPr>
                    <w:ind w:firstLine="0"/>
                    <w:jc w:val="cente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258" type="#_x0000_t32" style="position:absolute;left:480;top:12645;width:5376;height:1;flip:x" o:connectortype="straight"/>
          <v:shape id="_x0000_s2259" type="#_x0000_t32" style="position:absolute;left:480;top:12885;width:5376;height:1;flip:x" o:connectortype="straight"/>
          <v:shape id="_x0000_s2260" type="#_x0000_t32" style="position:absolute;left:10458;top:12645;width:1092;height:0" o:connectortype="straight"/>
          <v:shape id="_x0000_s2261" type="#_x0000_t32" style="position:absolute;left:10458;top:12885;width:1092;height:1" o:connectortype="straight"/>
        </v:group>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88" type="#_x0000_t202" style="position:absolute;left:0;text-align:left;margin-left:524.25pt;margin-top:257.3pt;width:1in;height:269.3pt;z-index:-251459584;mso-wrap-style:none;mso-position-horizontal-relative:page;mso-position-vertical-relative:margin" o:allowincell="f" filled="f" stroked="f">
          <v:textbox style="layout-flow:vertical;mso-next-textbox:#_x0000_s2388" inset="0,0,0,0">
            <w:txbxContent>
              <w:p w:rsidR="0051227A" w:rsidRDefault="005122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82" style="position:absolute;left:0;text-align:left;margin-left:2.25pt;margin-top:-20.25pt;width:553.5pt;height:29.25pt;z-index:251855872" coordorigin="480,12495" coordsize="11070,585">
          <v:shape id="_x0000_s2383" type="#_x0000_t202" style="position:absolute;left:5856;top:12495;width:4602;height:585">
            <v:textbox style="mso-next-textbox:#_x0000_s2383">
              <w:txbxContent>
                <w:p w:rsidR="0051227A" w:rsidRPr="00DD3D7A" w:rsidRDefault="0051227A" w:rsidP="00DD3D7A">
                  <w:pPr>
                    <w:ind w:firstLine="0"/>
                    <w:jc w:val="center"/>
                    <w:rPr>
                      <w:sz w:val="28"/>
                      <w:szCs w:val="28"/>
                    </w:rPr>
                  </w:pPr>
                  <w:r>
                    <w:rPr>
                      <w:sz w:val="36"/>
                      <w:szCs w:val="36"/>
                    </w:rPr>
                    <w:t>I</w:t>
                  </w:r>
                  <w:r w:rsidRPr="00DD3D7A">
                    <w:rPr>
                      <w:sz w:val="28"/>
                      <w:szCs w:val="28"/>
                    </w:rPr>
                    <w:t>N</w:t>
                  </w:r>
                  <w:r>
                    <w:rPr>
                      <w:sz w:val="28"/>
                      <w:szCs w:val="28"/>
                    </w:rPr>
                    <w:t>DEX</w:t>
                  </w:r>
                </w:p>
              </w:txbxContent>
            </v:textbox>
          </v:shape>
          <v:shapetype id="_x0000_t32" coordsize="21600,21600" o:spt="32" o:oned="t" path="m,l21600,21600e" filled="f">
            <v:path arrowok="t" fillok="f" o:connecttype="none"/>
            <o:lock v:ext="edit" shapetype="t"/>
          </v:shapetype>
          <v:shape id="_x0000_s2384" type="#_x0000_t32" style="position:absolute;left:480;top:12645;width:5376;height:1;flip:x" o:connectortype="straight"/>
          <v:shape id="_x0000_s2385" type="#_x0000_t32" style="position:absolute;left:480;top:12885;width:5376;height:1;flip:x" o:connectortype="straight"/>
          <v:shape id="_x0000_s2386" type="#_x0000_t32" style="position:absolute;left:10458;top:12645;width:1092;height:0" o:connectortype="straight"/>
          <v:shape id="_x0000_s2387" type="#_x0000_t32" style="position:absolute;left:10458;top:12885;width:1092;height:1" o:connectortype="straight"/>
        </v:group>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381" inset="0,0,0,0">
            <w:txbxContent>
              <w:p w:rsidR="0051227A" w:rsidRDefault="0051227A"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75" style="position:absolute;left:0;text-align:left;margin-left:-51pt;margin-top:-18.75pt;width:553.5pt;height:29.25pt;z-index:251714560" coordorigin="690,10785" coordsize="11040,585">
          <v:shape id="_x0000_s2376" type="#_x0000_t202" style="position:absolute;left:1779;top:10785;width:4590;height:585">
            <v:textbox style="mso-next-textbox:#_x0000_s2376">
              <w:txbxContent>
                <w:p w:rsidR="0051227A" w:rsidRPr="00DD3D7A" w:rsidRDefault="0051227A"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377" type="#_x0000_t32" style="position:absolute;left:690;top:10935;width:1089;height:0;flip:x" o:connectortype="straight"/>
          <v:shape id="_x0000_s2378" type="#_x0000_t32" style="position:absolute;left:690;top:11175;width:1089;height:0;flip:x" o:connectortype="straight"/>
          <v:shape id="_x0000_s2379" type="#_x0000_t32" style="position:absolute;left:6369;top:10935;width:5361;height:0" o:connectortype="straight"/>
          <v:shape id="_x0000_s2380" type="#_x0000_t32" style="position:absolute;left:6369;top:11175;width:5361;height:0" o:connectortype="straight"/>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15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153" type="#_x0000_t202" style="position:absolute;left:5856;top:12495;width:4602;height:585">
            <v:textbox style="mso-next-textbox:#_x0000_s2153">
              <w:txbxContent>
                <w:p w:rsidR="0051227A" w:rsidRPr="00872727" w:rsidRDefault="0051227A"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54" type="#_x0000_t32" style="position:absolute;left:480;top:12645;width:5376;height:1;flip:x" o:connectortype="straight"/>
          <v:shape id="_x0000_s2155" type="#_x0000_t32" style="position:absolute;left:480;top:12885;width:5376;height:1;flip:x" o:connectortype="straight"/>
          <v:shape id="_x0000_s2156" type="#_x0000_t32" style="position:absolute;left:10458;top:12645;width:1092;height:0" o:connectortype="straight"/>
          <v:shape id="_x0000_s2157" type="#_x0000_t32" style="position:absolute;left:10458;top:12885;width:1092;height:1" o:connectortype="straight"/>
        </v:group>
      </w:pict>
    </w:r>
    <w:r>
      <w:rPr>
        <w:noProof/>
      </w:rPr>
      <w:pict>
        <v:shape id="_x0000_s2151" type="#_x0000_t202" style="position:absolute;left:0;text-align:left;margin-left:525pt;margin-top:39pt;width:1in;height:663.2pt;z-index:-251592704;mso-position-horizontal-relative:page" o:allowincell="f" filled="f" stroked="f">
          <v:textbox style="layout-flow:vertical;mso-next-textbox:#_x0000_s2151"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158"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159" type="#_x0000_t202" style="position:absolute;left:1779;top:10785;width:4590;height:585">
            <v:textbox style="mso-next-textbox:#_x0000_s2159">
              <w:txbxContent>
                <w:p w:rsidR="0051227A" w:rsidRPr="00872727" w:rsidRDefault="0051227A"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60" type="#_x0000_t32" style="position:absolute;left:690;top:10935;width:1089;height:0;flip:x" o:connectortype="straight"/>
          <v:shape id="_x0000_s2161" type="#_x0000_t32" style="position:absolute;left:690;top:11175;width:1089;height:0;flip:x" o:connectortype="straight"/>
          <v:shape id="_x0000_s2162" type="#_x0000_t32" style="position:absolute;left:6369;top:10935;width:5361;height:0" o:connectortype="straight"/>
          <v:shape id="_x0000_s2163" type="#_x0000_t32" style="position:absolute;left:6369;top:11175;width:5361;height:0" o:connectortype="straight"/>
        </v:group>
      </w:pict>
    </w:r>
    <w:r>
      <w:rPr>
        <w:noProof/>
      </w:rPr>
      <w:pict>
        <v:shape id="_x0000_s2164" type="#_x0000_t202" style="position:absolute;left:0;text-align:left;margin-left:21pt;margin-top:40.5pt;width:1in;height:655.7pt;z-index:-251588608;mso-position-horizontal-relative:page" o:allowincell="f" filled="f" stroked="f">
          <v:textbox style="layout-flow:vertical;mso-layout-flow-alt:bottom-to-top;mso-next-textbox:#_x0000_s2164"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16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167" type="#_x0000_t202" style="position:absolute;left:5856;top:12495;width:4602;height:585">
            <v:textbox style="mso-next-textbox:#_x0000_s2167">
              <w:txbxContent>
                <w:p w:rsidR="0051227A" w:rsidRPr="00872727" w:rsidRDefault="0051227A"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r>
      <w:rPr>
        <w:noProof/>
      </w:rPr>
      <w:pict>
        <v:shape id="_x0000_s2165" type="#_x0000_t202" style="position:absolute;left:0;text-align:left;margin-left:525pt;margin-top:39pt;width:1in;height:663.2pt;z-index:-251586560;mso-position-horizontal-relative:page" o:allowincell="f" filled="f" stroked="f">
          <v:textbox style="layout-flow:vertical;mso-next-textbox:#_x0000_s2165"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172" style="position:absolute;left:0;text-align:left;margin-left:-51pt;margin-top:-18.75pt;width:553.5pt;height:29.25pt;z-index:251732992" coordorigin="690,10785" coordsize="11040,585">
          <v:shapetype id="_x0000_t202" coordsize="21600,21600" o:spt="202" path="m,l,21600r21600,l21600,xe">
            <v:stroke joinstyle="miter"/>
            <v:path gradientshapeok="t" o:connecttype="rect"/>
          </v:shapetype>
          <v:shape id="_x0000_s2173" type="#_x0000_t202" style="position:absolute;left:1779;top:10785;width:4590;height:585">
            <v:textbox style="mso-next-textbox:#_x0000_s2173">
              <w:txbxContent>
                <w:p w:rsidR="0051227A" w:rsidRPr="00872727" w:rsidRDefault="0051227A" w:rsidP="00441123">
                  <w:pPr>
                    <w:rPr>
                      <w:sz w:val="28"/>
                      <w:szCs w:val="28"/>
                    </w:rPr>
                  </w:pPr>
                  <w:r w:rsidRPr="00872727">
                    <w:rPr>
                      <w:sz w:val="36"/>
                      <w:szCs w:val="36"/>
                    </w:rPr>
                    <w:t>H</w:t>
                  </w:r>
                  <w:r w:rsidRPr="00872727">
                    <w:rPr>
                      <w:sz w:val="28"/>
                      <w:szCs w:val="28"/>
                    </w:rPr>
                    <w:t xml:space="preserve">ISTORY &amp; </w:t>
                  </w:r>
                  <w:r w:rsidRPr="00872727">
                    <w:rPr>
                      <w:sz w:val="36"/>
                      <w:szCs w:val="36"/>
                    </w:rPr>
                    <w:t>M</w:t>
                  </w:r>
                  <w:r w:rsidRPr="00872727">
                    <w:rPr>
                      <w:sz w:val="28"/>
                      <w:szCs w:val="28"/>
                    </w:rPr>
                    <w:t>ISSION</w:t>
                  </w:r>
                </w:p>
              </w:txbxContent>
            </v:textbox>
          </v:shape>
          <v:shapetype id="_x0000_t32" coordsize="21600,21600" o:spt="32" o:oned="t" path="m,l21600,21600e" filled="f">
            <v:path arrowok="t" fillok="f" o:connecttype="none"/>
            <o:lock v:ext="edit" shapetype="t"/>
          </v:shapetype>
          <v:shape id="_x0000_s2174" type="#_x0000_t32" style="position:absolute;left:690;top:10935;width:1089;height:0;flip:x" o:connectortype="straight"/>
          <v:shape id="_x0000_s2175" type="#_x0000_t32" style="position:absolute;left:690;top:11175;width:1089;height:0;flip:x" o:connectortype="straight"/>
          <v:shape id="_x0000_s2176" type="#_x0000_t32" style="position:absolute;left:6369;top:10935;width:5361;height:0" o:connectortype="straight"/>
          <v:shape id="_x0000_s2177" type="#_x0000_t32" style="position:absolute;left:6369;top:11175;width:5361;height:0" o:connectortype="straight"/>
        </v:group>
      </w:pict>
    </w:r>
    <w:r>
      <w:rPr>
        <w:noProof/>
      </w:rPr>
      <w:pict>
        <v:shape id="_x0000_s2178" type="#_x0000_t202" style="position:absolute;left:0;text-align:left;margin-left:21pt;margin-top:40.5pt;width:1in;height:655.7pt;z-index:-251582464;mso-position-horizontal-relative:page" o:allowincell="f" filled="f" stroked="f">
          <v:textbox style="layout-flow:vertical;mso-layout-flow-alt:bottom-to-top;mso-next-textbox:#_x0000_s2178"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3756FF">
    <w:pPr>
      <w:pStyle w:val="Footer"/>
    </w:pPr>
    <w:r>
      <w:rPr>
        <w:noProof/>
      </w:rPr>
      <w:pict>
        <v:group id="_x0000_s2179"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180" type="#_x0000_t202" style="position:absolute;left:1779;top:10785;width:4590;height:585">
            <v:textbox style="mso-next-textbox:#_x0000_s2180">
              <w:txbxContent>
                <w:p w:rsidR="0051227A" w:rsidRPr="00872727" w:rsidRDefault="0051227A"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1" type="#_x0000_t32" style="position:absolute;left:690;top:10935;width:1089;height:0;flip:x" o:connectortype="straight"/>
          <v:shape id="_x0000_s2182" type="#_x0000_t32" style="position:absolute;left:690;top:11175;width:1089;height:0;flip:x" o:connectortype="straight"/>
          <v:shape id="_x0000_s2183" type="#_x0000_t32" style="position:absolute;left:6369;top:10935;width:5361;height:0" o:connectortype="straight"/>
          <v:shape id="_x0000_s2184" type="#_x0000_t32" style="position:absolute;left:6369;top:11175;width:5361;height:0" o:connectortype="straight"/>
        </v:group>
      </w:pict>
    </w:r>
    <w:r>
      <w:rPr>
        <w:noProof/>
      </w:rPr>
      <w:pict>
        <v:shape id="_x0000_s2185" type="#_x0000_t202" style="position:absolute;left:0;text-align:left;margin-left:21pt;margin-top:40.5pt;width:1in;height:655.7pt;z-index:-251579392;mso-position-horizontal-relative:page" o:allowincell="f" filled="f" stroked="f">
          <v:textbox style="layout-flow:vertical;mso-layout-flow-alt:bottom-to-top;mso-next-textbox:#_x0000_s2185"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734B4"/>
    <w:multiLevelType w:val="hybridMultilevel"/>
    <w:tmpl w:val="4300A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4">
    <w:nsid w:val="189A71B7"/>
    <w:multiLevelType w:val="multilevel"/>
    <w:tmpl w:val="1A56C718"/>
    <w:lvl w:ilvl="0">
      <w:start w:val="1"/>
      <w:numFmt w:val="decimal"/>
      <w:lvlText w:val="%1."/>
      <w:lvlJc w:val="left"/>
      <w:pPr>
        <w:tabs>
          <w:tab w:val="num" w:pos="2520"/>
        </w:tabs>
        <w:ind w:left="2520" w:hanging="360"/>
      </w:pPr>
      <w:rPr>
        <w:rFont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nsid w:val="1EAD1315"/>
    <w:multiLevelType w:val="hybridMultilevel"/>
    <w:tmpl w:val="8CCAC9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C6A2810"/>
    <w:multiLevelType w:val="hybridMultilevel"/>
    <w:tmpl w:val="276CA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B8C6DAA"/>
    <w:multiLevelType w:val="hybridMultilevel"/>
    <w:tmpl w:val="BCBE4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nsid w:val="535A7A7D"/>
    <w:multiLevelType w:val="hybridMultilevel"/>
    <w:tmpl w:val="CC2E81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9646D8"/>
    <w:multiLevelType w:val="hybridMultilevel"/>
    <w:tmpl w:val="E82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32">
    <w:nsid w:val="56FD73C5"/>
    <w:multiLevelType w:val="hybridMultilevel"/>
    <w:tmpl w:val="6310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5F6148FD"/>
    <w:multiLevelType w:val="hybridMultilevel"/>
    <w:tmpl w:val="C07031C8"/>
    <w:lvl w:ilvl="0" w:tplc="30A6B798">
      <w:start w:val="1"/>
      <w:numFmt w:val="decimal"/>
      <w:lvlText w:val="%1."/>
      <w:lvlJc w:val="left"/>
      <w:pPr>
        <w:ind w:left="720" w:hanging="360"/>
      </w:pPr>
      <w:rPr>
        <w:rFonts w:hint="default"/>
        <w:color w:val="1919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E11F91"/>
    <w:multiLevelType w:val="hybridMultilevel"/>
    <w:tmpl w:val="60FC062E"/>
    <w:lvl w:ilvl="0" w:tplc="B10CA1EA">
      <w:start w:val="1"/>
      <w:numFmt w:val="decimal"/>
      <w:lvlText w:val="%1."/>
      <w:lvlJc w:val="left"/>
      <w:pPr>
        <w:ind w:left="900" w:hanging="360"/>
      </w:pPr>
      <w:rPr>
        <w:rFonts w:hint="eastAsia"/>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9">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1">
    <w:nsid w:val="674C1602"/>
    <w:multiLevelType w:val="hybridMultilevel"/>
    <w:tmpl w:val="3F3087BA"/>
    <w:lvl w:ilvl="0" w:tplc="C30AEE58">
      <w:start w:val="1"/>
      <w:numFmt w:val="decimal"/>
      <w:lvlText w:val="%1."/>
      <w:lvlJc w:val="left"/>
      <w:pPr>
        <w:ind w:left="900" w:hanging="360"/>
      </w:pPr>
      <w:rPr>
        <w:rFonts w:hint="default"/>
        <w:color w:val="1919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3">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5">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8">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9504AC5"/>
    <w:multiLevelType w:val="hybridMultilevel"/>
    <w:tmpl w:val="7B587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50"/>
  </w:num>
  <w:num w:numId="3">
    <w:abstractNumId w:val="9"/>
  </w:num>
  <w:num w:numId="4">
    <w:abstractNumId w:val="31"/>
  </w:num>
  <w:num w:numId="5">
    <w:abstractNumId w:val="5"/>
  </w:num>
  <w:num w:numId="6">
    <w:abstractNumId w:val="36"/>
  </w:num>
  <w:num w:numId="7">
    <w:abstractNumId w:val="21"/>
  </w:num>
  <w:num w:numId="8">
    <w:abstractNumId w:val="35"/>
  </w:num>
  <w:num w:numId="9">
    <w:abstractNumId w:val="25"/>
  </w:num>
  <w:num w:numId="10">
    <w:abstractNumId w:val="26"/>
  </w:num>
  <w:num w:numId="11">
    <w:abstractNumId w:val="34"/>
  </w:num>
  <w:num w:numId="12">
    <w:abstractNumId w:val="47"/>
  </w:num>
  <w:num w:numId="13">
    <w:abstractNumId w:val="40"/>
  </w:num>
  <w:num w:numId="14">
    <w:abstractNumId w:val="23"/>
  </w:num>
  <w:num w:numId="15">
    <w:abstractNumId w:val="45"/>
  </w:num>
  <w:num w:numId="16">
    <w:abstractNumId w:val="17"/>
  </w:num>
  <w:num w:numId="17">
    <w:abstractNumId w:val="48"/>
  </w:num>
  <w:num w:numId="18">
    <w:abstractNumId w:val="43"/>
  </w:num>
  <w:num w:numId="19">
    <w:abstractNumId w:val="2"/>
  </w:num>
  <w:num w:numId="20">
    <w:abstractNumId w:val="20"/>
  </w:num>
  <w:num w:numId="21">
    <w:abstractNumId w:val="16"/>
  </w:num>
  <w:num w:numId="22">
    <w:abstractNumId w:val="8"/>
  </w:num>
  <w:num w:numId="23">
    <w:abstractNumId w:val="7"/>
  </w:num>
  <w:num w:numId="24">
    <w:abstractNumId w:val="19"/>
  </w:num>
  <w:num w:numId="25">
    <w:abstractNumId w:val="51"/>
  </w:num>
  <w:num w:numId="26">
    <w:abstractNumId w:val="38"/>
  </w:num>
  <w:num w:numId="27">
    <w:abstractNumId w:val="24"/>
  </w:num>
  <w:num w:numId="28">
    <w:abstractNumId w:val="14"/>
  </w:num>
  <w:num w:numId="29">
    <w:abstractNumId w:val="39"/>
  </w:num>
  <w:num w:numId="30">
    <w:abstractNumId w:val="13"/>
  </w:num>
  <w:num w:numId="31">
    <w:abstractNumId w:val="22"/>
  </w:num>
  <w:num w:numId="32">
    <w:abstractNumId w:val="33"/>
  </w:num>
  <w:num w:numId="33">
    <w:abstractNumId w:val="44"/>
  </w:num>
  <w:num w:numId="34">
    <w:abstractNumId w:val="29"/>
  </w:num>
  <w:num w:numId="35">
    <w:abstractNumId w:val="1"/>
  </w:num>
  <w:num w:numId="36">
    <w:abstractNumId w:val="15"/>
  </w:num>
  <w:num w:numId="37">
    <w:abstractNumId w:val="46"/>
  </w:num>
  <w:num w:numId="38">
    <w:abstractNumId w:val="18"/>
  </w:num>
  <w:num w:numId="39">
    <w:abstractNumId w:val="10"/>
  </w:num>
  <w:num w:numId="40">
    <w:abstractNumId w:val="11"/>
  </w:num>
  <w:num w:numId="41">
    <w:abstractNumId w:val="3"/>
  </w:num>
  <w:num w:numId="42">
    <w:abstractNumId w:val="28"/>
  </w:num>
  <w:num w:numId="43">
    <w:abstractNumId w:val="27"/>
  </w:num>
  <w:num w:numId="44">
    <w:abstractNumId w:val="41"/>
  </w:num>
  <w:num w:numId="45">
    <w:abstractNumId w:val="37"/>
  </w:num>
  <w:num w:numId="46">
    <w:abstractNumId w:val="30"/>
  </w:num>
  <w:num w:numId="47">
    <w:abstractNumId w:val="4"/>
  </w:num>
  <w:num w:numId="48">
    <w:abstractNumId w:val="6"/>
  </w:num>
  <w:num w:numId="49">
    <w:abstractNumId w:val="32"/>
  </w:num>
  <w:num w:numId="50">
    <w:abstractNumId w:val="12"/>
  </w:num>
  <w:num w:numId="51">
    <w:abstractNumId w:val="49"/>
  </w:num>
  <w:num w:numId="52">
    <w:abstractNumId w:val="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trackRevisions/>
  <w:defaultTabStop w:val="720"/>
  <w:evenAndOddHeaders/>
  <w:characterSpacingControl w:val="doNotCompress"/>
  <w:hdrShapeDefaults>
    <o:shapedefaults v:ext="edit" spidmax="6146"/>
    <o:shapelayout v:ext="edit">
      <o:idmap v:ext="edit" data="2"/>
      <o:rules v:ext="edit">
        <o:r id="V:Rule195" type="connector" idref="#_x0000_s2267"/>
        <o:r id="V:Rule196" type="connector" idref="#_x0000_s2206"/>
        <o:r id="V:Rule197" type="connector" idref="#_x0000_s2190"/>
        <o:r id="V:Rule198" type="connector" idref="#_x0000_s2168"/>
        <o:r id="V:Rule199" type="connector" idref="#_x0000_s2261"/>
        <o:r id="V:Rule200" type="connector" idref="#_x0000_s2093"/>
        <o:r id="V:Rule201" type="connector" idref="#_x0000_s2379"/>
        <o:r id="V:Rule202" type="connector" idref="#_x0000_s2259"/>
        <o:r id="V:Rule203" type="connector" idref="#_x0000_s2079"/>
        <o:r id="V:Rule204" type="connector" idref="#_x0000_s2289"/>
        <o:r id="V:Rule205" type="connector" idref="#_x0000_s2238"/>
        <o:r id="V:Rule206" type="connector" idref="#_x0000_s2315"/>
        <o:r id="V:Rule207" type="connector" idref="#_x0000_s2112"/>
        <o:r id="V:Rule208" type="connector" idref="#_x0000_s2300"/>
        <o:r id="V:Rule209" type="connector" idref="#_x0000_s2217"/>
        <o:r id="V:Rule210" type="connector" idref="#_x0000_s2104"/>
        <o:r id="V:Rule211" type="connector" idref="#_x0000_s2083"/>
        <o:r id="V:Rule212" type="connector" idref="#_x0000_s2308"/>
        <o:r id="V:Rule213" type="connector" idref="#_x0000_s2349"/>
        <o:r id="V:Rule214" type="connector" idref="#_x0000_s2230"/>
        <o:r id="V:Rule215" type="connector" idref="#_x0000_s2210"/>
        <o:r id="V:Rule216" type="connector" idref="#_x0000_s2295"/>
        <o:r id="V:Rule217" type="connector" idref="#_x0000_s2055"/>
        <o:r id="V:Rule218" type="connector" idref="#_x0000_s2226"/>
        <o:r id="V:Rule219" type="connector" idref="#_x0000_s2189"/>
        <o:r id="V:Rule220" type="connector" idref="#_x0000_s2100"/>
        <o:r id="V:Rule221" type="connector" idref="#_x0000_s2184"/>
        <o:r id="V:Rule222" type="connector" idref="#_x0000_s2302"/>
        <o:r id="V:Rule223" type="connector" idref="#_x0000_s2287"/>
        <o:r id="V:Rule224" type="connector" idref="#_x0000_s2237"/>
        <o:r id="V:Rule225" type="connector" idref="#_x0000_s2134"/>
        <o:r id="V:Rule226" type="connector" idref="#_x0000_s2370"/>
        <o:r id="V:Rule227" type="connector" idref="#_x0000_s2358"/>
        <o:r id="V:Rule228" type="connector" idref="#_x0000_s2265"/>
        <o:r id="V:Rule229" type="connector" idref="#_x0000_s2384"/>
        <o:r id="V:Rule230" type="connector" idref="#_x0000_s2266"/>
        <o:r id="V:Rule231" type="connector" idref="#_x0000_s2111"/>
        <o:r id="V:Rule232" type="connector" idref="#_x0000_s2076"/>
        <o:r id="V:Rule233" type="connector" idref="#_x0000_s2373"/>
        <o:r id="V:Rule234" type="connector" idref="#_x0000_s2066"/>
        <o:r id="V:Rule235" type="connector" idref="#_x0000_s2191"/>
        <o:r id="V:Rule236" type="connector" idref="#_x0000_s2321"/>
        <o:r id="V:Rule237" type="connector" idref="#_x0000_s2337"/>
        <o:r id="V:Rule238" type="connector" idref="#_x0000_s2293"/>
        <o:r id="V:Rule239" type="connector" idref="#_x0000_s2288"/>
        <o:r id="V:Rule240" type="connector" idref="#_x0000_s2351"/>
        <o:r id="V:Rule241" type="connector" idref="#_x0000_s2132"/>
        <o:r id="V:Rule242" type="connector" idref="#_x0000_s2174"/>
        <o:r id="V:Rule243" type="connector" idref="#_x0000_s2126"/>
        <o:r id="V:Rule244" type="connector" idref="#_x0000_s2099"/>
        <o:r id="V:Rule245" type="connector" idref="#_x0000_s2377"/>
        <o:r id="V:Rule246" type="connector" idref="#_x0000_s2350"/>
        <o:r id="V:Rule247" type="connector" idref="#_x0000_s2356"/>
        <o:r id="V:Rule248" type="connector" idref="#_x0000_s2077"/>
        <o:r id="V:Rule249" type="connector" idref="#_x0000_s2157"/>
        <o:r id="V:Rule250" type="connector" idref="#_x0000_s2139"/>
        <o:r id="V:Rule251" type="connector" idref="#_x0000_s2092"/>
        <o:r id="V:Rule252" type="connector" idref="#_x0000_s2273"/>
        <o:r id="V:Rule253" type="connector" idref="#_x0000_s2061"/>
        <o:r id="V:Rule254" type="connector" idref="#_x0000_s2212"/>
        <o:r id="V:Rule255" type="connector" idref="#_x0000_s2352"/>
        <o:r id="V:Rule256" type="connector" idref="#_x0000_s2056"/>
        <o:r id="V:Rule257" type="connector" idref="#_x0000_s2240"/>
        <o:r id="V:Rule258" type="connector" idref="#_x0000_s2070"/>
        <o:r id="V:Rule259" type="connector" idref="#_x0000_s2205"/>
        <o:r id="V:Rule260" type="connector" idref="#_x0000_s2085"/>
        <o:r id="V:Rule261" type="connector" idref="#_x0000_s2135"/>
        <o:r id="V:Rule262" type="connector" idref="#_x0000_s2225"/>
        <o:r id="V:Rule263" type="connector" idref="#_x0000_s2331"/>
        <o:r id="V:Rule264" type="connector" idref="#_x0000_s2119"/>
        <o:r id="V:Rule265" type="connector" idref="#_x0000_s2128"/>
        <o:r id="V:Rule266" type="connector" idref="#_x0000_s2163"/>
        <o:r id="V:Rule267" type="connector" idref="#_x0000_s2071"/>
        <o:r id="V:Rule268" type="connector" idref="#_x0000_s2316"/>
        <o:r id="V:Rule269" type="connector" idref="#_x0000_s2275"/>
        <o:r id="V:Rule270" type="connector" idref="#_x0000_s2182"/>
        <o:r id="V:Rule271" type="connector" idref="#_x0000_s2343"/>
        <o:r id="V:Rule272" type="connector" idref="#_x0000_s2387"/>
        <o:r id="V:Rule273" type="connector" idref="#_x0000_s2324"/>
        <o:r id="V:Rule274" type="connector" idref="#_x0000_s2338"/>
        <o:r id="V:Rule275" type="connector" idref="#_x0000_s2385"/>
        <o:r id="V:Rule276" type="connector" idref="#_x0000_s2097"/>
        <o:r id="V:Rule277" type="connector" idref="#_x0000_s2254"/>
        <o:r id="V:Rule278" type="connector" idref="#_x0000_s2211"/>
        <o:r id="V:Rule279" type="connector" idref="#_x0000_s2113"/>
        <o:r id="V:Rule280" type="connector" idref="#_x0000_s2280"/>
        <o:r id="V:Rule281" type="connector" idref="#_x0000_s2147"/>
        <o:r id="V:Rule282" type="connector" idref="#_x0000_s2114"/>
        <o:r id="V:Rule283" type="connector" idref="#_x0000_s2162"/>
        <o:r id="V:Rule284" type="connector" idref="#_x0000_s2195"/>
        <o:r id="V:Rule285" type="connector" idref="#_x0000_s2169"/>
        <o:r id="V:Rule286" type="connector" idref="#_x0000_s2105"/>
        <o:r id="V:Rule287" type="connector" idref="#_x0000_s2057"/>
        <o:r id="V:Rule288" type="connector" idref="#_x0000_s2342"/>
        <o:r id="V:Rule289" type="connector" idref="#_x0000_s2086"/>
        <o:r id="V:Rule290" type="connector" idref="#_x0000_s2246"/>
        <o:r id="V:Rule291" type="connector" idref="#_x0000_s2281"/>
        <o:r id="V:Rule292" type="connector" idref="#_x0000_s2197"/>
        <o:r id="V:Rule293" type="connector" idref="#_x0000_s2054"/>
        <o:r id="V:Rule294" type="connector" idref="#_x0000_s2223"/>
        <o:r id="V:Rule295" type="connector" idref="#_x0000_s2260"/>
        <o:r id="V:Rule296" type="connector" idref="#_x0000_s2371"/>
        <o:r id="V:Rule297" type="connector" idref="#_x0000_s2364"/>
        <o:r id="V:Rule298" type="connector" idref="#_x0000_s2322"/>
        <o:r id="V:Rule299" type="connector" idref="#_x0000_s2345"/>
        <o:r id="V:Rule300" type="connector" idref="#_x0000_s2150"/>
        <o:r id="V:Rule301" type="connector" idref="#_x0000_s2176"/>
        <o:r id="V:Rule302" type="connector" idref="#_x0000_s2177"/>
        <o:r id="V:Rule303" type="connector" idref="#_x0000_s2069"/>
        <o:r id="V:Rule304" type="connector" idref="#_x0000_s2232"/>
        <o:r id="V:Rule305" type="connector" idref="#_x0000_s2330"/>
        <o:r id="V:Rule306" type="connector" idref="#_x0000_s2286"/>
        <o:r id="V:Rule307" type="connector" idref="#_x0000_s2380"/>
        <o:r id="V:Rule308" type="connector" idref="#_x0000_s2160"/>
        <o:r id="V:Rule309" type="connector" idref="#_x0000_s2125"/>
        <o:r id="V:Rule310" type="connector" idref="#_x0000_s2307"/>
        <o:r id="V:Rule311" type="connector" idref="#_x0000_s2148"/>
        <o:r id="V:Rule312" type="connector" idref="#_x0000_s2218"/>
        <o:r id="V:Rule313" type="connector" idref="#_x0000_s2296"/>
        <o:r id="V:Rule314" type="connector" idref="#_x0000_s2183"/>
        <o:r id="V:Rule315" type="connector" idref="#_x0000_s2279"/>
        <o:r id="V:Rule316" type="connector" idref="#_x0000_s2363"/>
        <o:r id="V:Rule317" type="connector" idref="#_x0000_s2198"/>
        <o:r id="V:Rule318" type="connector" idref="#_x0000_s2378"/>
        <o:r id="V:Rule319" type="connector" idref="#_x0000_s2062"/>
        <o:r id="V:Rule320" type="connector" idref="#_x0000_s2155"/>
        <o:r id="V:Rule321" type="connector" idref="#_x0000_s2231"/>
        <o:r id="V:Rule322" type="connector" idref="#_x0000_s2245"/>
        <o:r id="V:Rule323" type="connector" idref="#_x0000_s2175"/>
        <o:r id="V:Rule324" type="connector" idref="#_x0000_s2090"/>
        <o:r id="V:Rule325" type="connector" idref="#_x0000_s2282"/>
        <o:r id="V:Rule326" type="connector" idref="#_x0000_s2171"/>
        <o:r id="V:Rule327" type="connector" idref="#_x0000_s2328"/>
        <o:r id="V:Rule328" type="connector" idref="#_x0000_s2294"/>
        <o:r id="V:Rule329" type="connector" idref="#_x0000_s2141"/>
        <o:r id="V:Rule330" type="connector" idref="#_x0000_s2133"/>
        <o:r id="V:Rule331" type="connector" idref="#_x0000_s2359"/>
        <o:r id="V:Rule332" type="connector" idref="#_x0000_s2204"/>
        <o:r id="V:Rule333" type="connector" idref="#_x0000_s2233"/>
        <o:r id="V:Rule334" type="connector" idref="#_x0000_s2366"/>
        <o:r id="V:Rule335" type="connector" idref="#_x0000_s2107"/>
        <o:r id="V:Rule336" type="connector" idref="#_x0000_s2329"/>
        <o:r id="V:Rule337" type="connector" idref="#_x0000_s2317"/>
        <o:r id="V:Rule338" type="connector" idref="#_x0000_s2203"/>
        <o:r id="V:Rule339" type="connector" idref="#_x0000_s2084"/>
        <o:r id="V:Rule340" type="connector" idref="#_x0000_s2154"/>
        <o:r id="V:Rule341" type="connector" idref="#_x0000_s2118"/>
        <o:r id="V:Rule342" type="connector" idref="#_x0000_s2365"/>
        <o:r id="V:Rule343" type="connector" idref="#_x0000_s2357"/>
        <o:r id="V:Rule344" type="connector" idref="#_x0000_s2051"/>
        <o:r id="V:Rule345" type="connector" idref="#_x0000_s2268"/>
        <o:r id="V:Rule346" type="connector" idref="#_x0000_s2121"/>
        <o:r id="V:Rule347" type="connector" idref="#_x0000_s2336"/>
        <o:r id="V:Rule348" type="connector" idref="#_x0000_s2252"/>
        <o:r id="V:Rule349" type="connector" idref="#_x0000_s2272"/>
        <o:r id="V:Rule350" type="connector" idref="#_x0000_s2216"/>
        <o:r id="V:Rule351" type="connector" idref="#_x0000_s2161"/>
        <o:r id="V:Rule352" type="connector" idref="#_x0000_s2314"/>
        <o:r id="V:Rule353" type="connector" idref="#_x0000_s2247"/>
        <o:r id="V:Rule354" type="connector" idref="#_x0000_s2063"/>
        <o:r id="V:Rule355" type="connector" idref="#_x0000_s2344"/>
        <o:r id="V:Rule356" type="connector" idref="#_x0000_s2309"/>
        <o:r id="V:Rule357" type="connector" idref="#_x0000_s2372"/>
        <o:r id="V:Rule358" type="connector" idref="#_x0000_s2310"/>
        <o:r id="V:Rule359" type="connector" idref="#_x0000_s2244"/>
        <o:r id="V:Rule360" type="connector" idref="#_x0000_s2149"/>
        <o:r id="V:Rule361" type="connector" idref="#_x0000_s2142"/>
        <o:r id="V:Rule362" type="connector" idref="#_x0000_s2192"/>
        <o:r id="V:Rule363" type="connector" idref="#_x0000_s2170"/>
        <o:r id="V:Rule364" type="connector" idref="#_x0000_s2098"/>
        <o:r id="V:Rule365" type="connector" idref="#_x0000_s2181"/>
        <o:r id="V:Rule366" type="connector" idref="#_x0000_s2258"/>
        <o:r id="V:Rule367" type="connector" idref="#_x0000_s2274"/>
        <o:r id="V:Rule368" type="connector" idref="#_x0000_s2091"/>
        <o:r id="V:Rule369" type="connector" idref="#_x0000_s2301"/>
        <o:r id="V:Rule370" type="connector" idref="#_x0000_s2209"/>
        <o:r id="V:Rule371" type="connector" idref="#_x0000_s2140"/>
        <o:r id="V:Rule372" type="connector" idref="#_x0000_s2219"/>
        <o:r id="V:Rule373" type="connector" idref="#_x0000_s2303"/>
        <o:r id="V:Rule374" type="connector" idref="#_x0000_s2224"/>
        <o:r id="V:Rule375" type="connector" idref="#_x0000_s2239"/>
        <o:r id="V:Rule376" type="connector" idref="#_x0000_s2064"/>
        <o:r id="V:Rule377" type="connector" idref="#_x0000_s2156"/>
        <o:r id="V:Rule378" type="connector" idref="#_x0000_s2196"/>
        <o:r id="V:Rule379" type="connector" idref="#_x0000_s2120"/>
        <o:r id="V:Rule380" type="connector" idref="#_x0000_s2127"/>
        <o:r id="V:Rule381" type="connector" idref="#_x0000_s2323"/>
        <o:r id="V:Rule382" type="connector" idref="#_x0000_s2106"/>
        <o:r id="V:Rule383" type="connector" idref="#_x0000_s2251"/>
        <o:r id="V:Rule384" type="connector" idref="#_x0000_s2335"/>
        <o:r id="V:Rule385" type="connector" idref="#_x0000_s2072"/>
        <o:r id="V:Rule386" type="connector" idref="#_x0000_s2253"/>
        <o:r id="V:Rule387" type="connector" idref="#_x0000_s2078"/>
        <o:r id="V:Rule388" type="connector" idref="#_x0000_s2386"/>
      </o:rules>
    </o:shapelayout>
  </w:hdrShapeDefaults>
  <w:footnotePr>
    <w:footnote w:id="-1"/>
    <w:footnote w:id="0"/>
  </w:footnotePr>
  <w:endnotePr>
    <w:endnote w:id="-1"/>
    <w:endnote w:id="0"/>
  </w:endnotePr>
  <w:compat>
    <w:useFELayout/>
  </w:compat>
  <w:rsids>
    <w:rsidRoot w:val="00441123"/>
    <w:rsid w:val="00000887"/>
    <w:rsid w:val="00001BCC"/>
    <w:rsid w:val="00041535"/>
    <w:rsid w:val="00062780"/>
    <w:rsid w:val="00080D93"/>
    <w:rsid w:val="00097746"/>
    <w:rsid w:val="00114BDE"/>
    <w:rsid w:val="00141C78"/>
    <w:rsid w:val="00145354"/>
    <w:rsid w:val="00163161"/>
    <w:rsid w:val="001848B7"/>
    <w:rsid w:val="001A2D8D"/>
    <w:rsid w:val="00200D5E"/>
    <w:rsid w:val="0024381A"/>
    <w:rsid w:val="002B2BA7"/>
    <w:rsid w:val="002D47A5"/>
    <w:rsid w:val="002F2042"/>
    <w:rsid w:val="002F344F"/>
    <w:rsid w:val="00321BAA"/>
    <w:rsid w:val="00323FA8"/>
    <w:rsid w:val="0037197F"/>
    <w:rsid w:val="003756FF"/>
    <w:rsid w:val="003E2973"/>
    <w:rsid w:val="00415291"/>
    <w:rsid w:val="004350D3"/>
    <w:rsid w:val="00441123"/>
    <w:rsid w:val="00442EBC"/>
    <w:rsid w:val="0045665E"/>
    <w:rsid w:val="00465DA7"/>
    <w:rsid w:val="004C484D"/>
    <w:rsid w:val="004D4AE5"/>
    <w:rsid w:val="00505D4E"/>
    <w:rsid w:val="0051227A"/>
    <w:rsid w:val="005124D0"/>
    <w:rsid w:val="00523678"/>
    <w:rsid w:val="005401FF"/>
    <w:rsid w:val="00541475"/>
    <w:rsid w:val="00546EE7"/>
    <w:rsid w:val="00557D54"/>
    <w:rsid w:val="00557E42"/>
    <w:rsid w:val="00567EAD"/>
    <w:rsid w:val="00572BC6"/>
    <w:rsid w:val="005C4DF0"/>
    <w:rsid w:val="006602A1"/>
    <w:rsid w:val="0068571A"/>
    <w:rsid w:val="006A756D"/>
    <w:rsid w:val="006E5472"/>
    <w:rsid w:val="006F2981"/>
    <w:rsid w:val="00703096"/>
    <w:rsid w:val="00716E7C"/>
    <w:rsid w:val="007B5A54"/>
    <w:rsid w:val="007C3E5C"/>
    <w:rsid w:val="00807398"/>
    <w:rsid w:val="00816AE8"/>
    <w:rsid w:val="008404C4"/>
    <w:rsid w:val="00865B1C"/>
    <w:rsid w:val="00870B1E"/>
    <w:rsid w:val="00872727"/>
    <w:rsid w:val="00872FE7"/>
    <w:rsid w:val="00874FA6"/>
    <w:rsid w:val="00876E7C"/>
    <w:rsid w:val="00884EB0"/>
    <w:rsid w:val="00895905"/>
    <w:rsid w:val="008B1BA9"/>
    <w:rsid w:val="008D02C3"/>
    <w:rsid w:val="008E6101"/>
    <w:rsid w:val="009263EC"/>
    <w:rsid w:val="00946B9C"/>
    <w:rsid w:val="009908F6"/>
    <w:rsid w:val="009A66D8"/>
    <w:rsid w:val="009B05C3"/>
    <w:rsid w:val="009D07A9"/>
    <w:rsid w:val="00A3250A"/>
    <w:rsid w:val="00A411BF"/>
    <w:rsid w:val="00A4282F"/>
    <w:rsid w:val="00A50B98"/>
    <w:rsid w:val="00AE6B6A"/>
    <w:rsid w:val="00B31C16"/>
    <w:rsid w:val="00B33835"/>
    <w:rsid w:val="00B64ECE"/>
    <w:rsid w:val="00B67D28"/>
    <w:rsid w:val="00B70C7E"/>
    <w:rsid w:val="00BA590D"/>
    <w:rsid w:val="00BB4865"/>
    <w:rsid w:val="00C21518"/>
    <w:rsid w:val="00C30708"/>
    <w:rsid w:val="00C43359"/>
    <w:rsid w:val="00C77593"/>
    <w:rsid w:val="00C80343"/>
    <w:rsid w:val="00CF0BE6"/>
    <w:rsid w:val="00D00D63"/>
    <w:rsid w:val="00D217C8"/>
    <w:rsid w:val="00DA66B2"/>
    <w:rsid w:val="00DC772D"/>
    <w:rsid w:val="00DD3D7A"/>
    <w:rsid w:val="00E126F2"/>
    <w:rsid w:val="00E213DC"/>
    <w:rsid w:val="00E37682"/>
    <w:rsid w:val="00E7326F"/>
    <w:rsid w:val="00EA4995"/>
    <w:rsid w:val="00EA6E24"/>
    <w:rsid w:val="00EF6E73"/>
    <w:rsid w:val="00F01450"/>
    <w:rsid w:val="00F35C28"/>
    <w:rsid w:val="00F56BDC"/>
    <w:rsid w:val="00F677A9"/>
    <w:rsid w:val="00FB5121"/>
    <w:rsid w:val="00FC198E"/>
    <w:rsid w:val="00FD0D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iPriority w:val="99"/>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908F6"/>
    <w:pPr>
      <w:tabs>
        <w:tab w:val="right" w:leader="dot" w:pos="4680"/>
      </w:tabs>
      <w:spacing w:after="0"/>
      <w:ind w:left="360" w:right="187" w:firstLine="0"/>
    </w:pPr>
    <w:rPr>
      <w:rFonts w:ascii="Times New Roman" w:hAnsi="Times New Roman" w:cs="Times New Roman"/>
      <w:bCs/>
      <w:noProof/>
      <w:color w:val="595959" w:themeColor="text1" w:themeTint="A6"/>
      <w:sz w:val="18"/>
      <w:szCs w:val="18"/>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 w:type="paragraph" w:styleId="BodyText3">
    <w:name w:val="Body Text 3"/>
    <w:basedOn w:val="Normal"/>
    <w:link w:val="BodyText3Char"/>
    <w:uiPriority w:val="99"/>
    <w:rsid w:val="00BB4865"/>
    <w:pPr>
      <w:spacing w:after="0"/>
      <w:ind w:firstLine="0"/>
    </w:pPr>
    <w:rPr>
      <w:rFonts w:ascii="Times New Roman" w:eastAsia="Times New Roman" w:hAnsi="Times New Roman" w:cs="Times New Roman"/>
      <w:sz w:val="24"/>
      <w:szCs w:val="20"/>
      <w:lang w:eastAsia="en-US"/>
    </w:rPr>
  </w:style>
  <w:style w:type="character" w:customStyle="1" w:styleId="BodyText3Char">
    <w:name w:val="Body Text 3 Char"/>
    <w:basedOn w:val="DefaultParagraphFont"/>
    <w:link w:val="BodyText3"/>
    <w:uiPriority w:val="99"/>
    <w:rsid w:val="00BB4865"/>
    <w:rPr>
      <w:rFonts w:ascii="Times New Roman" w:eastAsia="Times New Roman" w:hAnsi="Times New Roman" w:cs="Times New Roman"/>
      <w:sz w:val="24"/>
      <w:szCs w:val="20"/>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5.jpeg"/><Relationship Id="rId39" Type="http://schemas.openxmlformats.org/officeDocument/2006/relationships/header" Target="header16.xml"/><Relationship Id="rId21" Type="http://schemas.openxmlformats.org/officeDocument/2006/relationships/header" Target="header9.xml"/><Relationship Id="rId34" Type="http://schemas.openxmlformats.org/officeDocument/2006/relationships/hyperlink" Target="mailto:snyder@asurams.edu" TargetMode="External"/><Relationship Id="rId42" Type="http://schemas.openxmlformats.org/officeDocument/2006/relationships/image" Target="media/image9.jpeg"/><Relationship Id="rId47" Type="http://schemas.openxmlformats.org/officeDocument/2006/relationships/header" Target="header22.xml"/><Relationship Id="rId50" Type="http://schemas.openxmlformats.org/officeDocument/2006/relationships/header" Target="header24.xml"/><Relationship Id="rId55" Type="http://schemas.openxmlformats.org/officeDocument/2006/relationships/header" Target="header27.xml"/><Relationship Id="rId63" Type="http://schemas.openxmlformats.org/officeDocument/2006/relationships/header" Target="header34.xml"/><Relationship Id="rId68" Type="http://schemas.openxmlformats.org/officeDocument/2006/relationships/header" Target="header39.xml"/><Relationship Id="rId76" Type="http://schemas.openxmlformats.org/officeDocument/2006/relationships/header" Target="header47.xml"/><Relationship Id="rId7" Type="http://schemas.openxmlformats.org/officeDocument/2006/relationships/endnotes" Target="endnotes.xml"/><Relationship Id="rId71" Type="http://schemas.openxmlformats.org/officeDocument/2006/relationships/header" Target="header42.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www.fafsa.ed.gov" TargetMode="External"/><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7.xml"/><Relationship Id="rId45" Type="http://schemas.openxmlformats.org/officeDocument/2006/relationships/header" Target="header20.xml"/><Relationship Id="rId53" Type="http://schemas.openxmlformats.org/officeDocument/2006/relationships/header" Target="header25.xml"/><Relationship Id="rId58" Type="http://schemas.openxmlformats.org/officeDocument/2006/relationships/header" Target="header30.xml"/><Relationship Id="rId66" Type="http://schemas.openxmlformats.org/officeDocument/2006/relationships/header" Target="header37.xml"/><Relationship Id="rId74" Type="http://schemas.openxmlformats.org/officeDocument/2006/relationships/header" Target="header4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3.xml"/><Relationship Id="rId10" Type="http://schemas.openxmlformats.org/officeDocument/2006/relationships/image" Target="media/image2.jpeg"/><Relationship Id="rId19" Type="http://schemas.openxmlformats.org/officeDocument/2006/relationships/header" Target="header7.xml"/><Relationship Id="rId31" Type="http://schemas.openxmlformats.org/officeDocument/2006/relationships/header" Target="header12.xml"/><Relationship Id="rId44" Type="http://schemas.openxmlformats.org/officeDocument/2006/relationships/hyperlink" Target="http://www.asurams.edu" TargetMode="External"/><Relationship Id="rId52" Type="http://schemas.openxmlformats.org/officeDocument/2006/relationships/hyperlink" Target="http://fld94.alsnet.peachnet.edu/-bblock" TargetMode="External"/><Relationship Id="rId60" Type="http://schemas.openxmlformats.org/officeDocument/2006/relationships/header" Target="header32.xml"/><Relationship Id="rId65" Type="http://schemas.openxmlformats.org/officeDocument/2006/relationships/header" Target="header36.xml"/><Relationship Id="rId73" Type="http://schemas.openxmlformats.org/officeDocument/2006/relationships/header" Target="header44.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hyperlink" Target="http://www.asurams.edu" TargetMode="External"/><Relationship Id="rId27" Type="http://schemas.openxmlformats.org/officeDocument/2006/relationships/header" Target="header10.xml"/><Relationship Id="rId30" Type="http://schemas.openxmlformats.org/officeDocument/2006/relationships/image" Target="media/image6.jpeg"/><Relationship Id="rId35" Type="http://schemas.openxmlformats.org/officeDocument/2006/relationships/image" Target="media/image7.jpeg"/><Relationship Id="rId43" Type="http://schemas.openxmlformats.org/officeDocument/2006/relationships/header" Target="header19.xml"/><Relationship Id="rId48" Type="http://schemas.openxmlformats.org/officeDocument/2006/relationships/image" Target="media/image10.jpeg"/><Relationship Id="rId56" Type="http://schemas.openxmlformats.org/officeDocument/2006/relationships/header" Target="header28.xml"/><Relationship Id="rId64" Type="http://schemas.openxmlformats.org/officeDocument/2006/relationships/header" Target="header35.xml"/><Relationship Id="rId69" Type="http://schemas.openxmlformats.org/officeDocument/2006/relationships/header" Target="header40.xml"/><Relationship Id="rId77" Type="http://schemas.openxmlformats.org/officeDocument/2006/relationships/header" Target="header48.xml"/><Relationship Id="rId8" Type="http://schemas.openxmlformats.org/officeDocument/2006/relationships/image" Target="media/image1.jpeg"/><Relationship Id="rId51" Type="http://schemas.openxmlformats.org/officeDocument/2006/relationships/hyperlink" Target="http://fld94.alsnet.peachnet.edu/-bblock" TargetMode="External"/><Relationship Id="rId72" Type="http://schemas.openxmlformats.org/officeDocument/2006/relationships/header" Target="header4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mailto:E-mail:" TargetMode="External"/><Relationship Id="rId33" Type="http://schemas.openxmlformats.org/officeDocument/2006/relationships/header" Target="header14.xml"/><Relationship Id="rId38" Type="http://schemas.openxmlformats.org/officeDocument/2006/relationships/hyperlink" Target="mailto:gthomas@asurams.edu" TargetMode="External"/><Relationship Id="rId46" Type="http://schemas.openxmlformats.org/officeDocument/2006/relationships/header" Target="header21.xml"/><Relationship Id="rId59" Type="http://schemas.openxmlformats.org/officeDocument/2006/relationships/header" Target="header31.xml"/><Relationship Id="rId67" Type="http://schemas.openxmlformats.org/officeDocument/2006/relationships/header" Target="header38.xml"/><Relationship Id="rId20" Type="http://schemas.openxmlformats.org/officeDocument/2006/relationships/header" Target="header8.xml"/><Relationship Id="rId41" Type="http://schemas.openxmlformats.org/officeDocument/2006/relationships/header" Target="header18.xml"/><Relationship Id="rId54" Type="http://schemas.openxmlformats.org/officeDocument/2006/relationships/header" Target="header26.xml"/><Relationship Id="rId62" Type="http://schemas.openxmlformats.org/officeDocument/2006/relationships/image" Target="media/image11.png"/><Relationship Id="rId70" Type="http://schemas.openxmlformats.org/officeDocument/2006/relationships/header" Target="header41.xml"/><Relationship Id="rId75" Type="http://schemas.openxmlformats.org/officeDocument/2006/relationships/header" Target="header4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eader" Target="header23.xml"/><Relationship Id="rId57" Type="http://schemas.openxmlformats.org/officeDocument/2006/relationships/header" Target="head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E2112-1FBD-4549-92BE-62D82D244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57631</Words>
  <Characters>328499</Characters>
  <Application>Microsoft Office Word</Application>
  <DocSecurity>0</DocSecurity>
  <Lines>2737</Lines>
  <Paragraphs>770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385360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rmcclend</cp:lastModifiedBy>
  <cp:revision>2</cp:revision>
  <dcterms:created xsi:type="dcterms:W3CDTF">2011-07-06T19:39:00Z</dcterms:created>
  <dcterms:modified xsi:type="dcterms:W3CDTF">2011-07-06T19:39:00Z</dcterms:modified>
</cp:coreProperties>
</file>