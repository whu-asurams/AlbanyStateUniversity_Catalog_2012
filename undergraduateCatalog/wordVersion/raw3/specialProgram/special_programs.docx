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11F2C" w:rsidRDefault="00CC470F" w:rsidP="00C11F2C">
      <w:pPr>
        <w:widowControl w:val="0"/>
        <w:autoSpaceDE w:val="0"/>
        <w:autoSpaceDN w:val="0"/>
        <w:adjustRightInd w:val="0"/>
        <w:spacing w:before="1" w:after="0" w:line="190" w:lineRule="exact"/>
        <w:rPr>
          <w:rFonts w:ascii="Century Gothic" w:hAnsi="Century Gothic" w:cs="Century Gothic"/>
          <w:color w:val="000000"/>
          <w:sz w:val="19"/>
          <w:szCs w:val="19"/>
        </w:rPr>
      </w:pPr>
      <w:r>
        <w:rPr>
          <w:rFonts w:ascii="Century Gothic" w:hAnsi="Century Gothic" w:cs="Century Gothic"/>
          <w:noProof/>
          <w:color w:val="000000"/>
          <w:sz w:val="19"/>
          <w:szCs w:val="19"/>
          <w:lang w:eastAsia="zh-CN"/>
        </w:rPr>
        <w:pict>
          <v:group id="_x0000_s5475" style="position:absolute;margin-left:-57pt;margin-top:-24.1pt;width:191pt;height:795.85pt;z-index:-251590656" coordorigin="-720,-62" coordsize="3820,15917">
            <v:group id="_x0000_s5476" style="position:absolute;left:-720;top:-62;width:3820;height:15917" coordorigin="-720,-62" coordsize="3820,15839">
              <v:rect id="_x0000_s5477" style="position:absolute;top:-62;width:1080;height:248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n52LMUA&#10;AADdAAAADwAAAGRycy9kb3ducmV2LnhtbESPT2vCQBTE70K/w/IKvZlNpY0aXUUKLcVL/Uuvr9ln&#10;Epp9G3a3Jn57Vyh4HGbmN8x82ZtGnMn52rKC5yQFQVxYXXOp4LB/H05A+ICssbFMCi7kYbl4GMwx&#10;17bjLZ13oRQRwj5HBVUIbS6lLyoy6BPbEkfvZJ3BEKUrpXbYRbhp5ChNM2mw5rhQYUtvFRW/uz+j&#10;oHM9vX6U+muSrY/76ffPGNuNU+rpsV/NQATqwz383/7UCrJx9gK3N/EJyMUV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+fnYsxQAAAN0AAAAPAAAAAAAAAAAAAAAAAJgCAABkcnMv&#10;ZG93bnJldi54bWxQSwUGAAAAAAQABAD1AAAAigMAAAAA&#10;" fillcolor="#474747" stroked="f">
                <v:path arrowok="t"/>
              </v:rect>
              <v:rect id="Rectangle 2702" o:spid="_x0000_s5478" style="position:absolute;top:4232;width:1080;height:11545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TLTt8UA&#10;AADdAAAADwAAAGRycy9kb3ducmV2LnhtbESPT2vCQBTE70K/w/IKvemmglGjqxShRbxo/YPXZ/aZ&#10;BLNvw+7WpN++Kwg9DjPzG2a+7Ewt7uR8ZVnB+yABQZxbXXGh4Hj47E9A+ICssbZMCn7Jw3Lx0ptj&#10;pm3L33Tfh0JECPsMFZQhNJmUPi/JoB/Yhjh6V+sMhihdIbXDNsJNLYdJkkqDFceFEhtalZTf9j9G&#10;Qes6Gn0VejtJN6fD9HwZY7NzSr29dh8zEIG68B9+ttdaQTpOR/B4E5+AXP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RMtO3xQAAAN0AAAAPAAAAAAAAAAAAAAAAAJgCAABkcnMv&#10;ZG93bnJldi54bWxQSwUGAAAAAAQABAD1AAAAigMAAAAA&#10;" fillcolor="#dcdcdc" stroked="f">
                <v:path arrowok="t"/>
              </v:rect>
              <v:rect id="Rectangle 2703" o:spid="_x0000_s5479" style="position:absolute;top:2426;width:1080;height:1806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3/GmccA&#10;AADdAAAADwAAAGRycy9kb3ducmV2LnhtbESPT2vCQBTE74V+h+UVehHdmEMsaVaRUqEgHqJt0dsj&#10;+/KHZt+G7JrEb+8WCj0OM/MbJttMphUD9a6xrGC5iEAQF1Y3XCn4PO3mLyCcR9bYWiYFN3KwWT8+&#10;ZJhqO3JOw9FXIkDYpaig9r5LpXRFTQbdwnbEwSttb9AH2VdS9zgGuGllHEWJNNhwWKixo7eaip/j&#10;1Sh4j8/bct/mXX4w568lxWZWXL6Ven6atq8gPE3+P/zX/tAKklWSwO+b8ATk+g4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t/xpnHAAAA3QAAAA8AAAAAAAAAAAAAAAAAmAIAAGRy&#10;cy9kb3ducmV2LnhtbFBLBQYAAAAABAAEAPUAAACMAwAAAAA=&#10;" fillcolor="#dcdcdc" stroked="f">
                <v:path arrowok="t"/>
              </v:rect>
              <v:rect id="_x0000_s5480" style="position:absolute;left:760;top:331;width:2320;height:39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+5iMcUA&#10;AADdAAAADwAAAGRycy9kb3ducmV2LnhtbESPQYvCMBSE78L+h/AWvGmqsFW6RpGFlVW8WL14e23e&#10;tsXmpTSx1n9vBMHjMDPfMItVb2rRUesqywom4wgEcW51xYWC0/F3NAfhPLLG2jIpuJOD1fJjsMBE&#10;2xsfqEt9IQKEXYIKSu+bREqXl2TQjW1DHLx/2xr0QbaF1C3eAtzUchpFsTRYcVgosaGfkvJLejUK&#10;su3+4De706abZ0VT2+w82dsvpYaf/fobhKfev8Ov9p9WEM/iGTzfhCcglw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H7mIxxQAAAN0AAAAPAAAAAAAAAAAAAAAAAJgCAABkcnMv&#10;ZG93bnJldi54bWxQSwUGAAAAAAQABAD1AAAAigMAAAAA&#10;" stroked="f">
                <v:path arrowok="t"/>
              </v:rect>
              <v:rect id="_x0000_s5481" style="position:absolute;left:740;top:311;width:2360;height:43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iNnnMQA&#10;AADdAAAADwAAAGRycy9kb3ducmV2LnhtbERPz2vCMBS+C/sfwhvsIjNVWHXVKCrIPCmrg7HbW/Ns&#10;uzUvJclq/e/NQdjx4/u9WPWmER05X1tWMB4lIIgLq2suFXycds8zED4ga2wsk4IreVgtHwYLzLS9&#10;8Dt1eShFDGGfoYIqhDaT0hcVGfQj2xJH7mydwRChK6V2eInhppGTJEmlwZpjQ4UtbSsqfvM/o+Dn&#10;881tXr9ejsfiu+l2lB6S8XSo1NNjv56DCNSHf/HdvdcK0mka58Y38QnI5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ojZ5zEAAAA3QAAAA8AAAAAAAAAAAAAAAAAmAIAAGRycy9k&#10;b3ducmV2LnhtbFBLBQYAAAAABAAEAPUAAACJAwAAAAA=&#10;" filled="f" strokecolor="#a3a3a3" strokeweight="2pt">
                <v:path arrowok="t"/>
              </v:rect>
              <v:rect id="Rectangle 2706" o:spid="_x0000_s5482" style="position:absolute;top:2422;width:1084;height: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tro5cgA&#10;AADdAAAADwAAAGRycy9kb3ducmV2LnhtbESPQWvCQBSE7wX/w/IEL6VuIhLb1FVEVDwUaa0evD2y&#10;r0kw+zZmVxP/fbdQ8DjMzDfMdN6ZStyocaVlBfEwAkGcWV1yruDwvX55BeE8ssbKMim4k4P5rPc0&#10;xVTblr/otve5CBB2KSoovK9TKV1WkEE3tDVx8H5sY9AH2eRSN9gGuKnkKIoSabDksFBgTcuCsvP+&#10;ahRsdveP0fM5Psarri0P49Ml/5ygUoN+t3gH4anzj/B/e6sVJJPkDf7ehCcgZ7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i2ujlyAAAAN0AAAAPAAAAAAAAAAAAAAAAAJgCAABk&#10;cnMvZG93bnJldi54bWxQSwUGAAAAAAQABAD1AAAAjQMAAAAA&#10;" fillcolor="#191919" stroked="f">
                <v:path arrowok="t"/>
              </v:rect>
              <v:rect id="Rectangle 2707" o:spid="_x0000_s5483" style="position:absolute;top:4222;width:1084;height: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jnXpcUA&#10;AADdAAAADwAAAGRycy9kb3ducmV2LnhtbERPy2rCQBTdF/yH4Qpuik4ixUh0FCkqLoq0PhbuLplr&#10;EszcSTOjiX/vLApdHs57vuxMJR7UuNKygngUgSDOrC45V3A6boZTEM4ja6wsk4InOVguem9zTLVt&#10;+YceB5+LEMIuRQWF93UqpcsKMuhGtiYO3NU2Bn2ATS51g20IN5UcR9FEGiw5NBRY02dB2e1wNwq2&#10;++fX+P0Wn+N115anj8tv/p2gUoN+t5qB8NT5f/Gfe6cVTJIk7A9vwhOQix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2OdelxQAAAN0AAAAPAAAAAAAAAAAAAAAAAJgCAABkcnMv&#10;ZG93bnJldi54bWxQSwUGAAAAAAQABAD1AAAAigMAAAAA&#10;" fillcolor="#191919" stroked="f">
                <v:path arrowok="t"/>
              </v:rect>
              <v:group id="Group 2708" o:spid="_x0000_s5484" style="position:absolute;left:-720;top:6042;width:1804;height:0" coordorigin="-720,6104" coordsize="1804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gnVze8cAAADd&#10;AAAADwAAAAAAAAAAAAAAAACqAgAAZHJzL2Rvd25yZXYueG1sUEsFBgAAAAAEAAQA+gAAAJ4DAAAA&#10;AA==&#10;">
                <v:shape id="Freeform 2709" o:spid="_x0000_s5485" style="position:absolute;left:-720;top:6104;width:1804;height:0;visibility:visible;mso-wrap-style:square;v-text-anchor:top" coordsize="180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nE2csUA&#10;AADdAAAADwAAAGRycy9kb3ducmV2LnhtbESPzWrDMBCE74G+g9hCb7FcH+LgRDGltNCQXPJTSm6L&#10;tZVNrZWR1MR9+yoQyHGYmW+YZT3aXpzJh86xgucsB0HcON2xUXA8vE/nIEJE1tg7JgV/FKBePUyW&#10;WGl34R2d99GIBOFQoYI2xqGSMjQtWQyZG4iT9+28xZikN1J7vCS47WWR5zNpseO00OJAry01P/tf&#10;qyC8rbvPsLbj1vbutPnypTEbr9TT4/iyABFpjPfwrf2hFczKsoDrm/QE5Oo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+cTZyxQAAAN0AAAAPAAAAAAAAAAAAAAAAAJgCAABkcnMv&#10;ZG93bnJldi54bWxQSwUGAAAAAAQABAD1AAAAigMAAAAA&#10;" path="m1804,l720,e" filled="f" strokecolor="#191919" strokeweight="2pt">
                  <v:path arrowok="t" o:connecttype="custom" o:connectlocs="1804,0;720,0" o:connectangles="0,0"/>
                </v:shape>
                <v:shape id="Freeform 2710" o:spid="_x0000_s5486" style="position:absolute;left:-720;top:6104;width:1804;height:0;visibility:visible;mso-wrap-style:square;v-text-anchor:top" coordsize="180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T2T6cUA&#10;AADdAAAADwAAAGRycy9kb3ducmV2LnhtbESPQWsCMRSE74X+h/AKvdVsW3DLanYppQVFL9qKeHts&#10;ntnFzcuSRF3/vRGEHoeZ+YaZVoPtxIl8aB0reB1lIIhrp1s2Cv5+f14+QISIrLFzTAouFKAqHx+m&#10;WGh35hWd1tGIBOFQoIImxr6QMtQNWQwj1xMnb++8xZikN1J7PCe47eRblo2lxZbTQoM9fTVUH9ZH&#10;qyB8z9tNmNthaTu3W2x9bszCK/X8NHxOQEQa4n/43p5pBeM8f4fbm/QEZHk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RPZPpxQAAAN0AAAAPAAAAAAAAAAAAAAAAAJgCAABkcnMv&#10;ZG93bnJldi54bWxQSwUGAAAAAAQABAD1AAAAigMAAAAA&#10;" path="m720,l1804,e" filled="f" strokecolor="#191919" strokeweight="2pt">
                  <v:path arrowok="t" o:connecttype="custom" o:connectlocs="720,0;1804,0" o:connectangles="0,0"/>
                </v:shape>
              </v:group>
              <v:group id="Group 2711" o:spid="_x0000_s5487" style="position:absolute;left:-696;top:7842;width:1780;height:0" coordorigin="-696,7904" coordsize="1780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kgLQ48cAAADd&#10;AAAADwAAAAAAAAAAAAAAAACqAgAAZHJzL2Rvd25yZXYueG1sUEsFBgAAAAAEAAQA+gAAAJ4DAAAA&#10;AA==&#10;">
                <v:shape id="Freeform 2712" o:spid="_x0000_s5488" style="position:absolute;left:-696;top:7904;width:1780;height:0;visibility:visible;mso-wrap-style:square;v-text-anchor:top" coordsize="178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iKgBsUA&#10;AADdAAAADwAAAGRycy9kb3ducmV2LnhtbESPT4vCMBTE7wt+h/AEL4smiqtSjSJS2T3sxT94fjTP&#10;trR5KU2s9dtvFhb2OMzMb5jNrre16Kj1pWMN04kCQZw5U3Ku4Xo5jlcgfEA2WDsmDS/ysNsO3jaY&#10;GPfkE3XnkIsIYZ+ghiKEJpHSZwVZ9BPXEEfv7lqLIco2l6bFZ4TbWs6UWkiLJceFAhs6FJRV54fV&#10;0Kdz2X2qSn1nPJ+m1fssDZeb1qNhv1+DCNSH//Bf+8toWCyXH/D7Jj4Buf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WIqAGxQAAAN0AAAAPAAAAAAAAAAAAAAAAAJgCAABkcnMv&#10;ZG93bnJldi54bWxQSwUGAAAAAAQABAD1AAAAigMAAAAA&#10;" path="m1781,l696,e" filled="f" strokecolor="#191919" strokeweight="2pt">
                  <v:path arrowok="t" o:connecttype="custom" o:connectlocs="1781,0;696,0" o:connectangles="0,0"/>
                </v:shape>
                <v:shape id="Freeform 2713" o:spid="_x0000_s5489" style="position:absolute;left:-696;top:7904;width:1780;height:0;visibility:visible;mso-wrap-style:square;v-text-anchor:top" coordsize="178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vA+ccUA&#10;AADdAAAADwAAAGRycy9kb3ducmV2LnhtbESPQWvCQBSE7wX/w/KEXoruKhIlugmlROyhl2rp+ZF9&#10;JiHZtyG7xvTfu4VCj8PMfMMc8sl2YqTBN441rJYKBHHpTMOVhq/LcbED4QOywc4xafghD3k2ezpg&#10;atydP2k8h0pECPsUNdQh9KmUvqzJol+6njh6VzdYDFEOlTQD3iPcdnKtVCItNhwXauzpraayPd+s&#10;hqnYyPGkWvVR8mZVtC/rIly+tX6eT697EIGm8B/+a78bDcl2m8Dvm/gEZPY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m8D5xxQAAAN0AAAAPAAAAAAAAAAAAAAAAAJgCAABkcnMv&#10;ZG93bnJldi54bWxQSwUGAAAAAAQABAD1AAAAigMAAAAA&#10;" path="m696,l1781,e" filled="f" strokecolor="#191919" strokeweight="2pt">
                  <v:path arrowok="t" o:connecttype="custom" o:connectlocs="696,0;1781,0" o:connectangles="0,0"/>
                </v:shape>
              </v:group>
              <v:group id="Group 2714" o:spid="_x0000_s5490" style="position:absolute;left:-687;top:9642;width:1771;height:0" coordorigin="-687,9704" coordsize="1771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i0E6UxgAAAN0A&#10;AAAPAAAAAAAAAAAAAAAAAKoCAABkcnMvZG93bnJldi54bWxQSwUGAAAAAAQABAD6AAAAnQMAAAAA&#10;">
                <v:shape id="Freeform 2715" o:spid="_x0000_s5491" style="position:absolute;left:-687;top:9704;width:1771;height:0;visibility:visible;mso-wrap-style:square;v-text-anchor:top" coordsize="1771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zIgFMMA&#10;AADdAAAADwAAAGRycy9kb3ducmV2LnhtbERP3WrCMBS+F/YO4Qx2I5q6QSvVKFMm24UIVh/g2Bzb&#10;suakJJlWn95cDLz8+P7ny9604kLON5YVTMYJCOLS6oYrBcfDZjQF4QOyxtYyKbiRh+XiZTDHXNsr&#10;7+lShErEEPY5KqhD6HIpfVmTQT+2HXHkztYZDBG6SmqH1xhuWvmeJKk02HBsqLGjdU3lb/FnFGT3&#10;ydeHNpy2hdt+r/a33fa0GSr19tp/zkAE6sNT/O/+0QrSLItz45v4BOTi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zIgFMMAAADdAAAADwAAAAAAAAAAAAAAAACYAgAAZHJzL2Rv&#10;d25yZXYueG1sUEsFBgAAAAAEAAQA9QAAAIgDAAAAAA==&#10;" path="m1772,l687,e" filled="f" strokecolor="#191919" strokeweight="2pt">
                  <v:path arrowok="t" o:connecttype="custom" o:connectlocs="1772,0;687,0" o:connectangles="0,0"/>
                </v:shape>
                <v:shape id="Freeform 2716" o:spid="_x0000_s5492" style="position:absolute;left:-687;top:9704;width:1771;height:0;visibility:visible;mso-wrap-style:square;v-text-anchor:top" coordsize="1771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H6Fj8cA&#10;AADdAAAADwAAAGRycy9kb3ducmV2LnhtbESP0WrCQBRE34X+w3KFvkjdWCFpo6tUqdQHKZj2A26z&#10;1ySYvRt2txr9ercg9HGYmTPMfNmbVpzI+caygsk4AUFcWt1wpeD7a/P0AsIHZI2tZVJwIQ/LxcNg&#10;jrm2Z97TqQiViBD2OSqoQ+hyKX1Zk0E/th1x9A7WGQxRukpqh+cIN618TpJUGmw4LtTY0bqm8lj8&#10;GgXZdfI+1YbTtnC7j9X+8rn72YyUehz2bzMQgfrwH763t1pBmmWv8PcmPgG5uA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x+hY/HAAAA3QAAAA8AAAAAAAAAAAAAAAAAmAIAAGRy&#10;cy9kb3ducmV2LnhtbFBLBQYAAAAABAAEAPUAAACMAwAAAAA=&#10;" path="m687,l1772,e" filled="f" strokecolor="#191919" strokeweight="2pt">
                  <v:path arrowok="t" o:connecttype="custom" o:connectlocs="687,0;1772,0" o:connectangles="0,0"/>
                </v:shape>
              </v:group>
              <v:group id="Group 2717" o:spid="_x0000_s5493" style="position:absolute;left:-705;top:11442;width:1789;height:0" coordorigin="-705,11504" coordsize="1789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Y7KbHwwAAAN0AAAAP&#10;AAAAAAAAAAAAAAAAAKoCAABkcnMvZG93bnJldi54bWxQSwUGAAAAAAQABAD6AAAAmgMAAAAA&#10;">
                <v:shape id="Freeform 2718" o:spid="_x0000_s5494" style="position:absolute;left:-705;top:11504;width:1789;height:0;visibility:visible;mso-wrap-style:square;v-text-anchor:top" coordsize="178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B3DZMYA&#10;AADdAAAADwAAAGRycy9kb3ducmV2LnhtbESPUUvDQBCE3wv9D8cWfGsv8aHW2GsRwVaRIkZ/wJJb&#10;c6G53Zi7ttFf7xUKfRxm5htmuR58q47Uh0bYQD7LQBFXYhuuDXx9Pk8XoEJEttgKk4FfCrBejUdL&#10;LKyc+IOOZaxVgnAo0ICLsSu0DpUjj2EmHXHyvqX3GJPsa217PCW4b/Vtls21x4bTgsOOnhxV+/Lg&#10;DWy299v87c+J7LXPfqrdu7x22pibyfD4ACrSEK/hS/vFGpjfLXI4v0lPQK/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B3DZMYAAADdAAAADwAAAAAAAAAAAAAAAACYAgAAZHJz&#10;L2Rvd25yZXYueG1sUEsFBgAAAAAEAAQA9QAAAIsDAAAAAA==&#10;" path="m1790,l705,e" filled="f" strokecolor="#191919" strokeweight="2pt">
                  <v:path arrowok="t" o:connecttype="custom" o:connectlocs="1790,0;705,0" o:connectangles="0,0"/>
                </v:shape>
                <v:shape id="Freeform 2719" o:spid="_x0000_s5495" style="position:absolute;left:-705;top:11504;width:1789;height:0;visibility:visible;mso-wrap-style:square;v-text-anchor:top" coordsize="178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M9dE8YA&#10;AADdAAAADwAAAGRycy9kb3ducmV2LnhtbESPzWoCQRCE74G8w9CB3HRWD/5sHCUEjAkioskDNDud&#10;ncWd7nVnohuf3hGEHIuq+oqaLTpfqxO1oRI2MOhnoIgLsRWXBr6/lr0JqBCRLdbCZOCPAizmjw8z&#10;zK2ceUenfSxVgnDI0YCLscm1DoUjj6EvDXHyfqT1GJNsS21bPCe4r/Uwy0baY8VpwWFDb46Kw/7X&#10;G3hfTVeD9cWJHLTPjsVmK5+NNub5qXt9ARWpi//he/vDGhiNJ0O4vUlPQM+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M9dE8YAAADdAAAADwAAAAAAAAAAAAAAAACYAgAAZHJz&#10;L2Rvd25yZXYueG1sUEsFBgAAAAAEAAQA9QAAAIsDAAAAAA==&#10;" path="m705,l1790,e" filled="f" strokecolor="#191919" strokeweight="2pt">
                  <v:path arrowok="t" o:connecttype="custom" o:connectlocs="705,0;1790,0" o:connectangles="0,0"/>
                </v:shape>
              </v:group>
              <v:group id="_x0000_s5496" style="position:absolute;left:-696;top:13242;width:1780;height:0" coordorigin="-696,13304" coordsize="1780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oPjiwxgAAAN0A&#10;AAAPAAAAAAAAAAAAAAAAAKoCAABkcnMvZG93bnJldi54bWxQSwUGAAAAAAQABAD6AAAAnQMAAAAA&#10;">
                <v:shape id="Freeform 2721" o:spid="_x0000_s5497" style="position:absolute;left:-696;top:13304;width:1780;height:0;visibility:visible;mso-wrap-style:square;v-text-anchor:top" coordsize="178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Lt1usUA&#10;AADdAAAADwAAAGRycy9kb3ducmV2LnhtbESPQWvCQBSE70L/w/IKXqTuKsFKdBWRlHroxVh6fmSf&#10;SUj2bchuY/z3XaHgcZiZb5jtfrStGKj3tWMNi7kCQVw4U3Op4fvy8bYG4QOywdYxabiTh/3uZbLF&#10;1Lgbn2nIQykihH2KGqoQulRKX1Rk0c9dRxy9q+sthij7UpoebxFuW7lUaiUt1hwXKuzoWFHR5L9W&#10;w5glcvhUjfoqOFlkzWyZhcuP1tPX8bABEWgMz/B/+2Q0rN7XCTzexCcgd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Mu3W6xQAAAN0AAAAPAAAAAAAAAAAAAAAAAJgCAABkcnMv&#10;ZG93bnJldi54bWxQSwUGAAAAAAQABAD1AAAAigMAAAAA&#10;" path="m1781,l696,e" filled="f" strokecolor="#191919" strokeweight="2pt">
                  <v:path arrowok="t" o:connecttype="custom" o:connectlocs="1781,0;696,0" o:connectangles="0,0"/>
                </v:shape>
                <v:shape id="Freeform 2722" o:spid="_x0000_s5498" style="position:absolute;left:-696;top:13304;width:1780;height:0;visibility:visible;mso-wrap-style:square;v-text-anchor:top" coordsize="178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/fQIcUA&#10;AADdAAAADwAAAGRycy9kb3ducmV2LnhtbESPT4vCMBTE7wt+h/AEL4smiqtSjSJS2T3sxT94fjTP&#10;trR5KU2s9dtvFhb2OMzMb5jNrre16Kj1pWMN04kCQZw5U3Ku4Xo5jlcgfEA2WDsmDS/ysNsO3jaY&#10;GPfkE3XnkIsIYZ+ghiKEJpHSZwVZ9BPXEEfv7lqLIco2l6bFZ4TbWs6UWkiLJceFAhs6FJRV54fV&#10;0Kdz2X2qSn1nPJ+m1fssDZeb1qNhv1+DCNSH//Bf+8toWCxXH/D7Jj4Buf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j99AhxQAAAN0AAAAPAAAAAAAAAAAAAAAAAJgCAABkcnMv&#10;ZG93bnJldi54bWxQSwUGAAAAAAQABAD1AAAAigMAAAAA&#10;" path="m696,l1781,e" filled="f" strokecolor="#191919" strokeweight="2pt">
                  <v:path arrowok="t" o:connecttype="custom" o:connectlocs="696,0;1781,0" o:connectangles="0,0"/>
                </v:shape>
              </v:group>
              <v:shape id="_x0000_s5499" style="position:absolute;left:1039;top:15042;width:45;height:0;visibility:visible;mso-wrap-style:square;v-text-anchor:top" coordsize="45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28ijcQA&#10;AADdAAAADwAAAGRycy9kb3ducmV2LnhtbESPQWuDQBSE74H+h+UVcotrA7ViswklteAlB23p+eG+&#10;qKn7VtyNmn+fLRR6HGbmG2Z3WEwvJhpdZ1nBUxSDIK6t7rhR8PX5sUlBOI+ssbdMCm7k4LB/WO0w&#10;03bmkqbKNyJA2GWooPV+yKR0dUsGXWQH4uCd7WjQBzk2Uo84B7jp5TaOE2mw47DQ4kDHluqf6moU&#10;zEPuLoWpj9W3rE55SUv+/F4qtX5c3l5BeFr8f/ivXWgFyUuawO+b8ATk/g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NvIo3EAAAA3QAAAA8AAAAAAAAAAAAAAAAAmAIAAGRycy9k&#10;b3ducmV2LnhtbFBLBQYAAAAABAAEAPUAAACJAwAAAAA=&#10;" path="m,l44,e" filled="f" strokecolor="#191919" strokeweight="2pt">
                <v:path arrowok="t" o:connecttype="custom" o:connectlocs="0,0;44,0" o:connectangles="0,0"/>
              </v:shape>
              <v:shape id="_x0000_s5500" style="position:absolute;top:15042;width:400;height:0;visibility:visible;mso-wrap-style:square;v-text-anchor:top" coordsize="40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RH3nMQA&#10;AADdAAAADwAAAGRycy9kb3ducmV2LnhtbESPQWsCMRSE74X+h/AKXopmFauyNYqIgnirevD42Lxu&#10;VjcvyyZq/PdGEDwOM/MNM51HW4srtb5yrKDfy0AQF05XXCo47NfdCQgfkDXWjknBnTzMZ58fU8y1&#10;u/EfXXehFAnCPkcFJoQml9IXhiz6nmuIk/fvWoshybaUusVbgttaDrJsJC1WnBYMNrQ0VJx3F6sg&#10;28cfHB5Ox0au6sU3reJwezdKdb7i4hdEoBje4Vd7oxWMxpMxPN+kJyBn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kR95zEAAAA3QAAAA8AAAAAAAAAAAAAAAAAmAIAAGRycy9k&#10;b3ducmV2LnhtbFBLBQYAAAAABAAEAPUAAACJAwAAAAA=&#10;" path="m,l400,e" filled="f" strokecolor="#191919" strokeweight="2pt">
                <v:path arrowok="t" o:connecttype="custom" o:connectlocs="0,0;400,0" o:connectangles="0,0"/>
              </v:shape>
              <v:rect id="_x0000_s5501" style="position:absolute;left:400;top:14802;width:640;height:6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n0QucIA&#10;AADdAAAADwAAAGRycy9kb3ducmV2LnhtbERPTYvCMBC9C/6HMII3TRXU0jUti6Do4kXXy96mzWxb&#10;tpmUJtb6781hwePjfW+zwTSip87VlhUs5hEI4sLqmksFt+/9LAbhPLLGxjIpeJKDLB2Ptpho++AL&#10;9VdfihDCLkEFlfdtIqUrKjLo5rYlDtyv7Qz6ALtS6g4fIdw0chlFa2mw5tBQYUu7ioq/690oyE/n&#10;iz983Q59nJdtY/OfxdmulJpOhs8PEJ4G/xb/u49awXoTh7nhTXgCMn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GfRC5wgAAAN0AAAAPAAAAAAAAAAAAAAAAAJgCAABkcnMvZG93&#10;bnJldi54bWxQSwUGAAAAAAQABAD1AAAAhwMAAAAA&#10;" stroked="f">
                <v:path arrowok="t"/>
              </v:rect>
              <v:rect id="_x0000_s5502" style="position:absolute;left:380;top:14782;width:680;height:68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Y/fKccA&#10;AADdAAAADwAAAGRycy9kb3ducmV2LnhtbESP3UoDMRSE74W+QziF3ojNWmp/1qZFCi3VG3H1AY6b&#10;42bb5GRJ0nZ9eyMIXg4z8w2z2vTOiguF2HpWcD8uQBDXXrfcKPh4390tQMSErNF6JgXfFGGzHtys&#10;sNT+ym90qVIjMoRjiQpMSl0pZawNOYxj3xFn78sHhynL0Egd8JrhzspJUcykw5bzgsGOtobqU3V2&#10;Cuj19vlhfzieXo7aWrOcflbneVBqNOyfHkEk6tN/+K990Apm88USft/kJyDX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2P3ynHAAAA3QAAAA8AAAAAAAAAAAAAAAAAmAIAAGRy&#10;cy9kb3ducmV2LnhtbFBLBQYAAAAABAAEAPUAAACMAwAAAAA=&#10;" filled="f" strokecolor="#191919" strokeweight="2pt">
                <v:path arrowok="t"/>
              </v:rect>
            </v:group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699" o:spid="_x0000_s5503" type="#_x0000_t202" style="position:absolute;left:377;top:13537;width:480;height:1173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" o:allowincell="f" filled="f" stroked="f">
              <v:textbox style="layout-flow:vertical;mso-layout-flow-alt:bottom-to-top;mso-next-textbox:#Text Box 2699" inset="0,0,0,0">
                <w:txbxContent>
                  <w:p w:rsidR="00AD796A" w:rsidRDefault="00AD796A" w:rsidP="00AD796A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Personnel &amp;Index</w:t>
                    </w:r>
                  </w:p>
                </w:txbxContent>
              </v:textbox>
            </v:shape>
            <v:shape id="Text Box 2698" o:spid="_x0000_s5504" type="#_x0000_t202" style="position:absolute;left:377;top:8243;width:720;height:1109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" o:allowincell="f" filled="f" stroked="f">
              <v:textbox style="layout-flow:vertical;mso-layout-flow-alt:bottom-to-top;mso-next-textbox:#Text Box 2698" inset="0,0,0,0">
                <w:txbxContent>
                  <w:p w:rsidR="00AD796A" w:rsidRDefault="00AD796A" w:rsidP="00AD796A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Sciences &amp;</w:t>
                    </w:r>
                  </w:p>
                  <w:p w:rsidR="00AD796A" w:rsidRDefault="00AD796A" w:rsidP="00AD796A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right="202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Health</w:t>
                    </w:r>
                  </w:p>
                  <w:p w:rsidR="00AD796A" w:rsidRDefault="00AD796A" w:rsidP="00AD796A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left="-7" w:right="-7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Professions</w:t>
                    </w:r>
                  </w:p>
                </w:txbxContent>
              </v:textbox>
            </v:shape>
            <v:shape id="Text Box 2697" o:spid="_x0000_s5505" type="#_x0000_t202" style="position:absolute;left:397;top:11806;width:480;height:1218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" o:allowincell="f" filled="f" stroked="f">
              <v:textbox style="layout-flow:vertical;mso-layout-flow-alt:bottom-to-top;mso-next-textbox:#Text Box 2697" inset="0,0,0,0">
                <w:txbxContent>
                  <w:p w:rsidR="00AD796A" w:rsidRDefault="00AD796A" w:rsidP="00AD796A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right="229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Course</w:t>
                    </w:r>
                  </w:p>
                  <w:p w:rsidR="00AD796A" w:rsidRDefault="00AD796A" w:rsidP="00AD796A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Descriptions</w:t>
                    </w:r>
                  </w:p>
                </w:txbxContent>
              </v:textbox>
            </v:shape>
            <v:shape id="Text Box 2696" o:spid="_x0000_s5506" type="#_x0000_t202" style="position:absolute;left:397;top:10116;width:480;height:981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" o:allowincell="f" filled="f" stroked="f">
              <v:textbox style="layout-flow:vertical;mso-layout-flow-alt:bottom-to-top;mso-next-textbox:#Text Box 2696" inset="0,0,0,0">
                <w:txbxContent>
                  <w:p w:rsidR="00AD796A" w:rsidRDefault="00AD796A" w:rsidP="00AD796A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Graduate</w:t>
                    </w:r>
                  </w:p>
                  <w:p w:rsidR="00AD796A" w:rsidRDefault="00AD796A" w:rsidP="00AD796A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right="12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School</w:t>
                    </w:r>
                  </w:p>
                </w:txbxContent>
              </v:textbox>
            </v:shape>
            <v:shape id="Text Box 2695" o:spid="_x0000_s5507" type="#_x0000_t202" style="position:absolute;left:417;top:6480;width:240;height:1017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" o:allowincell="f" filled="f" stroked="f">
              <v:textbox style="layout-flow:vertical;mso-layout-flow-alt:bottom-to-top;mso-next-textbox:#Text Box 2695" inset="0,0,0,0">
                <w:txbxContent>
                  <w:p w:rsidR="00AD796A" w:rsidRDefault="00AD796A" w:rsidP="00AD796A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20" w:right="-30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Education</w:t>
                    </w:r>
                  </w:p>
                </w:txbxContent>
              </v:textbox>
            </v:shape>
            <v:shape id="Text Box 2694" o:spid="_x0000_s5508" type="#_x0000_t202" style="position:absolute;left:417;top:4760;width:240;height:840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" o:allowincell="f" filled="f" stroked="f">
              <v:textbox style="layout-flow:vertical;mso-layout-flow-alt:bottom-to-top;mso-next-textbox:#Text Box 2694" inset="0,0,0,0">
                <w:txbxContent>
                  <w:p w:rsidR="00AD796A" w:rsidRDefault="00AD796A" w:rsidP="00AD796A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20" w:right="-30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Business</w:t>
                    </w:r>
                  </w:p>
                </w:txbxContent>
              </v:textbox>
            </v:shape>
            <v:shape id="Text Box 2693" o:spid="_x0000_s5509" type="#_x0000_t202" style="position:absolute;left:397;top:2475;width:570;height:1724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" o:allowincell="f" filled="f" stroked="f">
              <v:textbox style="layout-flow:vertical;mso-layout-flow-alt:bottom-to-top;mso-next-textbox:#Text Box 2693" inset="0,0,0,0">
                <w:txbxContent>
                  <w:p w:rsidR="00AD796A" w:rsidRPr="008A161B" w:rsidRDefault="00AD796A" w:rsidP="00AD796A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20" w:right="-30"/>
                      <w:rPr>
                        <w:rFonts w:ascii="Century Gothic" w:hAnsi="Century Gothic" w:cs="Century Gothic"/>
                        <w:color w:val="000000" w:themeColor="text1"/>
                        <w:sz w:val="20"/>
                        <w:szCs w:val="20"/>
                      </w:rPr>
                    </w:pPr>
                    <w:r w:rsidRPr="008A161B">
                      <w:rPr>
                        <w:rFonts w:ascii="Century Gothic" w:hAnsi="Century Gothic" w:cs="Century Gothic"/>
                        <w:b/>
                        <w:bCs/>
                        <w:color w:val="000000" w:themeColor="text1"/>
                        <w:sz w:val="20"/>
                        <w:szCs w:val="20"/>
                      </w:rPr>
                      <w:t>Arts &amp; Humanities</w:t>
                    </w:r>
                  </w:p>
                </w:txbxContent>
              </v:textbox>
            </v:shape>
            <v:shape id="Text Box 2692" o:spid="_x0000_s5510" type="#_x0000_t202" style="position:absolute;left:400;top:591;width:477;height:1612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" o:allowincell="f" filled="f" stroked="f">
              <v:textbox style="layout-flow:vertical;mso-layout-flow-alt:bottom-to-top;mso-next-textbox:#Text Box 2692" inset="0,0,0,0">
                <w:txbxContent>
                  <w:p w:rsidR="00AD796A" w:rsidRPr="008A161B" w:rsidRDefault="00AD796A" w:rsidP="00AD796A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20" w:right="-30"/>
                      <w:rPr>
                        <w:rFonts w:ascii="Century Gothic" w:hAnsi="Century Gothic" w:cs="Century Gothic"/>
                        <w:color w:val="FFFFFF" w:themeColor="background1"/>
                        <w:sz w:val="20"/>
                        <w:szCs w:val="20"/>
                      </w:rPr>
                    </w:pPr>
                    <w:r w:rsidRPr="008A161B">
                      <w:rPr>
                        <w:rFonts w:ascii="Century Gothic" w:hAnsi="Century Gothic" w:cs="Century Gothic"/>
                        <w:b/>
                        <w:bCs/>
                        <w:color w:val="FFFFFF" w:themeColor="background1"/>
                        <w:sz w:val="20"/>
                        <w:szCs w:val="20"/>
                      </w:rPr>
                      <w:t xml:space="preserve">Albany State </w:t>
                    </w:r>
                  </w:p>
                </w:txbxContent>
              </v:textbox>
            </v:shape>
          </v:group>
        </w:pict>
      </w: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40" w:lineRule="auto"/>
        <w:ind w:left="1008"/>
        <w:rPr>
          <w:rFonts w:ascii="Times New Roman" w:hAnsi="Times New Roman"/>
          <w:color w:val="000000"/>
          <w:sz w:val="20"/>
          <w:szCs w:val="20"/>
        </w:rPr>
      </w:pPr>
      <w:r>
        <w:rPr>
          <w:rFonts w:ascii="Century Gothic" w:hAnsi="Century Gothic" w:cs="Century Gothic"/>
          <w:noProof/>
          <w:color w:val="000000"/>
          <w:sz w:val="20"/>
          <w:szCs w:val="20"/>
        </w:rPr>
        <w:drawing>
          <wp:inline distT="0" distB="0" distL="0" distR="0">
            <wp:extent cx="6366510" cy="4330700"/>
            <wp:effectExtent l="19050" t="0" r="0" b="0"/>
            <wp:docPr id="1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6510" cy="4330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1F2C" w:rsidRDefault="00C11F2C" w:rsidP="00C11F2C">
      <w:pPr>
        <w:widowControl w:val="0"/>
        <w:autoSpaceDE w:val="0"/>
        <w:autoSpaceDN w:val="0"/>
        <w:adjustRightInd w:val="0"/>
        <w:spacing w:before="12" w:after="0" w:line="240" w:lineRule="exact"/>
        <w:rPr>
          <w:rFonts w:ascii="Times New Roman" w:hAnsi="Times New Roman"/>
          <w:color w:val="000000"/>
          <w:sz w:val="24"/>
          <w:szCs w:val="24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40" w:lineRule="auto"/>
        <w:ind w:left="1344"/>
        <w:rPr>
          <w:rFonts w:ascii="Times New Roman" w:hAnsi="Times New Roman"/>
          <w:color w:val="000000"/>
          <w:sz w:val="96"/>
          <w:szCs w:val="96"/>
        </w:rPr>
      </w:pPr>
      <w:r>
        <w:rPr>
          <w:rFonts w:ascii="Times New Roman" w:hAnsi="Times New Roman"/>
          <w:color w:val="191919"/>
          <w:spacing w:val="-25"/>
          <w:sz w:val="128"/>
          <w:szCs w:val="128"/>
        </w:rPr>
        <w:t>S</w:t>
      </w:r>
      <w:r>
        <w:rPr>
          <w:rFonts w:ascii="Times New Roman" w:hAnsi="Times New Roman"/>
          <w:color w:val="191919"/>
          <w:spacing w:val="-26"/>
          <w:sz w:val="96"/>
          <w:szCs w:val="96"/>
        </w:rPr>
        <w:t>PECIA</w:t>
      </w:r>
      <w:r>
        <w:rPr>
          <w:rFonts w:ascii="Times New Roman" w:hAnsi="Times New Roman"/>
          <w:color w:val="191919"/>
          <w:sz w:val="96"/>
          <w:szCs w:val="96"/>
        </w:rPr>
        <w:t>L</w:t>
      </w:r>
      <w:r>
        <w:rPr>
          <w:rFonts w:ascii="Times New Roman" w:hAnsi="Times New Roman"/>
          <w:color w:val="191919"/>
          <w:spacing w:val="-7"/>
          <w:sz w:val="96"/>
          <w:szCs w:val="96"/>
        </w:rPr>
        <w:t xml:space="preserve"> </w:t>
      </w:r>
      <w:r>
        <w:rPr>
          <w:rFonts w:ascii="Times New Roman" w:hAnsi="Times New Roman"/>
          <w:color w:val="191919"/>
          <w:spacing w:val="-25"/>
          <w:sz w:val="128"/>
          <w:szCs w:val="128"/>
        </w:rPr>
        <w:t>P</w:t>
      </w:r>
      <w:r>
        <w:rPr>
          <w:rFonts w:ascii="Times New Roman" w:hAnsi="Times New Roman"/>
          <w:color w:val="191919"/>
          <w:spacing w:val="-26"/>
          <w:sz w:val="96"/>
          <w:szCs w:val="96"/>
        </w:rPr>
        <w:t>ROGRAMS</w:t>
      </w: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before="3" w:after="0" w:line="220" w:lineRule="exact"/>
        <w:rPr>
          <w:rFonts w:ascii="Times New Roman" w:hAnsi="Times New Roman"/>
          <w:color w:val="000000"/>
        </w:rPr>
      </w:pPr>
    </w:p>
    <w:p w:rsidR="00C11F2C" w:rsidRDefault="00CC470F" w:rsidP="00C11F2C">
      <w:pPr>
        <w:widowControl w:val="0"/>
        <w:autoSpaceDE w:val="0"/>
        <w:autoSpaceDN w:val="0"/>
        <w:adjustRightInd w:val="0"/>
        <w:spacing w:after="0" w:line="240" w:lineRule="auto"/>
        <w:ind w:left="1020"/>
        <w:rPr>
          <w:rFonts w:ascii="Times New Roman" w:hAnsi="Times New Roman"/>
          <w:color w:val="000000"/>
          <w:sz w:val="27"/>
          <w:szCs w:val="27"/>
        </w:rPr>
      </w:pPr>
      <w:r w:rsidRPr="00CC470F">
        <w:pict>
          <v:polyline id="Freeform 1901" o:spid="_x0000_s1054" style="position:absolute;left:0;text-align:left;z-index:-2516961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points="71.95pt,24.1pt,575.95pt,24.1pt" coordsize="10080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" o:allowincell="f" filled="f" strokecolor="#191919" strokeweight=".04408mm">
            <v:path arrowok="t" o:connecttype="custom" o:connectlocs="0,0;6400800,0" o:connectangles="0,0"/>
            <w10:wrap anchorx="page"/>
          </v:polyline>
        </w:pict>
      </w:r>
      <w:r w:rsidR="00C11F2C">
        <w:rPr>
          <w:rFonts w:ascii="Times New Roman" w:hAnsi="Times New Roman"/>
          <w:b/>
          <w:bCs/>
          <w:color w:val="191919"/>
          <w:sz w:val="36"/>
          <w:szCs w:val="36"/>
        </w:rPr>
        <w:t>C</w:t>
      </w:r>
      <w:r w:rsidR="00C11F2C">
        <w:rPr>
          <w:rFonts w:ascii="Times New Roman" w:hAnsi="Times New Roman"/>
          <w:b/>
          <w:bCs/>
          <w:color w:val="191919"/>
          <w:sz w:val="27"/>
          <w:szCs w:val="27"/>
        </w:rPr>
        <w:t>ONTENTS</w:t>
      </w:r>
    </w:p>
    <w:p w:rsidR="00C11F2C" w:rsidRDefault="00C11F2C" w:rsidP="00C11F2C">
      <w:pPr>
        <w:widowControl w:val="0"/>
        <w:autoSpaceDE w:val="0"/>
        <w:autoSpaceDN w:val="0"/>
        <w:adjustRightInd w:val="0"/>
        <w:spacing w:before="7" w:after="0" w:line="140" w:lineRule="exact"/>
        <w:rPr>
          <w:rFonts w:ascii="Times New Roman" w:hAnsi="Times New Roman"/>
          <w:color w:val="000000"/>
          <w:sz w:val="14"/>
          <w:szCs w:val="14"/>
        </w:rPr>
      </w:pPr>
    </w:p>
    <w:p w:rsidR="00C11F2C" w:rsidRDefault="00C11F2C" w:rsidP="00C11F2C">
      <w:pPr>
        <w:spacing w:after="0" w:line="240" w:lineRule="auto"/>
        <w:rPr>
          <w:rFonts w:ascii="Times New Roman" w:hAnsi="Times New Roman"/>
          <w:color w:val="000000"/>
          <w:sz w:val="14"/>
          <w:szCs w:val="14"/>
        </w:rPr>
        <w:sectPr w:rsidR="00C11F2C">
          <w:pgSz w:w="12240" w:h="15840"/>
          <w:pgMar w:top="420" w:right="600" w:bottom="280" w:left="420" w:header="720" w:footer="720" w:gutter="0"/>
          <w:cols w:space="720"/>
        </w:sect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before="31" w:after="0" w:line="240" w:lineRule="auto"/>
        <w:ind w:left="1020" w:right="-45"/>
        <w:rPr>
          <w:rFonts w:ascii="Times New Roman" w:hAnsi="Times New Roman"/>
          <w:color w:val="000000"/>
          <w:sz w:val="17"/>
          <w:szCs w:val="17"/>
        </w:rPr>
      </w:pPr>
      <w:r>
        <w:rPr>
          <w:rFonts w:ascii="Times New Roman" w:hAnsi="Times New Roman"/>
          <w:color w:val="191919"/>
          <w:sz w:val="17"/>
          <w:szCs w:val="17"/>
        </w:rPr>
        <w:lastRenderedPageBreak/>
        <w:t>The Honors Program</w:t>
      </w:r>
      <w:r>
        <w:rPr>
          <w:rFonts w:ascii="Times New Roman" w:hAnsi="Times New Roman"/>
          <w:color w:val="191919"/>
          <w:spacing w:val="15"/>
          <w:sz w:val="17"/>
          <w:szCs w:val="17"/>
        </w:rPr>
        <w:t xml:space="preserve"> </w:t>
      </w:r>
      <w:r>
        <w:rPr>
          <w:rFonts w:ascii="Times New Roman" w:hAnsi="Times New Roman"/>
          <w:color w:val="191919"/>
          <w:sz w:val="17"/>
          <w:szCs w:val="17"/>
        </w:rPr>
        <w:t xml:space="preserve">. . . . . . . . . . . . . . . . . . . . . . . . . . . . . . . . . . . </w:t>
      </w:r>
      <w:proofErr w:type="gramStart"/>
      <w:r>
        <w:rPr>
          <w:rFonts w:ascii="Times New Roman" w:hAnsi="Times New Roman"/>
          <w:color w:val="191919"/>
          <w:sz w:val="17"/>
          <w:szCs w:val="17"/>
        </w:rPr>
        <w:t>.57</w:t>
      </w:r>
      <w:proofErr w:type="gramEnd"/>
    </w:p>
    <w:p w:rsidR="00C11F2C" w:rsidRDefault="00C11F2C" w:rsidP="00C11F2C">
      <w:pPr>
        <w:widowControl w:val="0"/>
        <w:autoSpaceDE w:val="0"/>
        <w:autoSpaceDN w:val="0"/>
        <w:adjustRightInd w:val="0"/>
        <w:spacing w:before="44" w:after="0" w:line="240" w:lineRule="auto"/>
        <w:ind w:left="1260" w:right="-45"/>
        <w:rPr>
          <w:rFonts w:ascii="Times New Roman" w:hAnsi="Times New Roman"/>
          <w:color w:val="000000"/>
          <w:sz w:val="17"/>
          <w:szCs w:val="17"/>
        </w:rPr>
      </w:pPr>
      <w:r>
        <w:rPr>
          <w:rFonts w:ascii="Times New Roman" w:hAnsi="Times New Roman"/>
          <w:color w:val="191919"/>
          <w:sz w:val="17"/>
          <w:szCs w:val="17"/>
        </w:rPr>
        <w:t xml:space="preserve">Cooperative Education </w:t>
      </w:r>
      <w:r>
        <w:rPr>
          <w:rFonts w:ascii="Times New Roman" w:hAnsi="Times New Roman"/>
          <w:color w:val="191919"/>
          <w:spacing w:val="31"/>
          <w:sz w:val="17"/>
          <w:szCs w:val="17"/>
        </w:rPr>
        <w:t xml:space="preserve"> </w:t>
      </w:r>
      <w:r>
        <w:rPr>
          <w:rFonts w:ascii="Times New Roman" w:hAnsi="Times New Roman"/>
          <w:color w:val="191919"/>
          <w:sz w:val="17"/>
          <w:szCs w:val="17"/>
        </w:rPr>
        <w:t xml:space="preserve">. . . . . . . . . . . . . . . . . . . . . . . . . . . . . . </w:t>
      </w:r>
      <w:proofErr w:type="gramStart"/>
      <w:r>
        <w:rPr>
          <w:rFonts w:ascii="Times New Roman" w:hAnsi="Times New Roman"/>
          <w:color w:val="191919"/>
          <w:sz w:val="17"/>
          <w:szCs w:val="17"/>
        </w:rPr>
        <w:t>.58</w:t>
      </w:r>
      <w:proofErr w:type="gramEnd"/>
    </w:p>
    <w:p w:rsidR="00C11F2C" w:rsidRDefault="00C11F2C" w:rsidP="00C11F2C">
      <w:pPr>
        <w:widowControl w:val="0"/>
        <w:autoSpaceDE w:val="0"/>
        <w:autoSpaceDN w:val="0"/>
        <w:adjustRightInd w:val="0"/>
        <w:spacing w:before="44" w:after="0" w:line="240" w:lineRule="auto"/>
        <w:ind w:left="1260" w:right="-45"/>
        <w:rPr>
          <w:rFonts w:ascii="Times New Roman" w:hAnsi="Times New Roman"/>
          <w:color w:val="000000"/>
          <w:sz w:val="17"/>
          <w:szCs w:val="17"/>
        </w:rPr>
      </w:pPr>
      <w:r>
        <w:rPr>
          <w:rFonts w:ascii="Times New Roman" w:hAnsi="Times New Roman"/>
          <w:color w:val="191919"/>
          <w:sz w:val="17"/>
          <w:szCs w:val="17"/>
        </w:rPr>
        <w:t>O</w:t>
      </w:r>
      <w:r>
        <w:rPr>
          <w:rFonts w:ascii="Times New Roman" w:hAnsi="Times New Roman"/>
          <w:color w:val="191919"/>
          <w:spacing w:val="-3"/>
          <w:sz w:val="17"/>
          <w:szCs w:val="17"/>
        </w:rPr>
        <w:t>f</w:t>
      </w:r>
      <w:r>
        <w:rPr>
          <w:rFonts w:ascii="Times New Roman" w:hAnsi="Times New Roman"/>
          <w:color w:val="191919"/>
          <w:sz w:val="17"/>
          <w:szCs w:val="17"/>
        </w:rPr>
        <w:t>f-Campus Programs</w:t>
      </w:r>
      <w:r>
        <w:rPr>
          <w:rFonts w:ascii="Times New Roman" w:hAnsi="Times New Roman"/>
          <w:color w:val="191919"/>
          <w:spacing w:val="9"/>
          <w:sz w:val="17"/>
          <w:szCs w:val="17"/>
        </w:rPr>
        <w:t xml:space="preserve"> </w:t>
      </w:r>
      <w:r>
        <w:rPr>
          <w:rFonts w:ascii="Times New Roman" w:hAnsi="Times New Roman"/>
          <w:color w:val="191919"/>
          <w:sz w:val="17"/>
          <w:szCs w:val="17"/>
        </w:rPr>
        <w:t xml:space="preserve">. . . . . . . . . . . . . . . . . . . . . . . . . . . . . . . </w:t>
      </w:r>
      <w:proofErr w:type="gramStart"/>
      <w:r>
        <w:rPr>
          <w:rFonts w:ascii="Times New Roman" w:hAnsi="Times New Roman"/>
          <w:color w:val="191919"/>
          <w:sz w:val="17"/>
          <w:szCs w:val="17"/>
        </w:rPr>
        <w:t>.58</w:t>
      </w:r>
      <w:proofErr w:type="gramEnd"/>
    </w:p>
    <w:p w:rsidR="00C11F2C" w:rsidRDefault="00C11F2C" w:rsidP="00C11F2C">
      <w:pPr>
        <w:widowControl w:val="0"/>
        <w:autoSpaceDE w:val="0"/>
        <w:autoSpaceDN w:val="0"/>
        <w:adjustRightInd w:val="0"/>
        <w:spacing w:before="44" w:after="0" w:line="240" w:lineRule="auto"/>
        <w:ind w:left="1020" w:right="-45"/>
        <w:rPr>
          <w:rFonts w:ascii="Times New Roman" w:hAnsi="Times New Roman"/>
          <w:color w:val="000000"/>
          <w:sz w:val="17"/>
          <w:szCs w:val="17"/>
        </w:rPr>
      </w:pPr>
      <w:r>
        <w:rPr>
          <w:rFonts w:ascii="Times New Roman" w:hAnsi="Times New Roman"/>
          <w:color w:val="191919"/>
          <w:sz w:val="17"/>
          <w:szCs w:val="17"/>
        </w:rPr>
        <w:t xml:space="preserve">Department of Military Science </w:t>
      </w:r>
      <w:r>
        <w:rPr>
          <w:rFonts w:ascii="Times New Roman" w:hAnsi="Times New Roman"/>
          <w:color w:val="191919"/>
          <w:spacing w:val="15"/>
          <w:sz w:val="17"/>
          <w:szCs w:val="17"/>
        </w:rPr>
        <w:t xml:space="preserve"> </w:t>
      </w:r>
      <w:r>
        <w:rPr>
          <w:rFonts w:ascii="Times New Roman" w:hAnsi="Times New Roman"/>
          <w:color w:val="191919"/>
          <w:sz w:val="17"/>
          <w:szCs w:val="17"/>
        </w:rPr>
        <w:t xml:space="preserve">. . . . . . . . . . . . . . . . . . . . . . . . . . </w:t>
      </w:r>
      <w:proofErr w:type="gramStart"/>
      <w:r>
        <w:rPr>
          <w:rFonts w:ascii="Times New Roman" w:hAnsi="Times New Roman"/>
          <w:color w:val="191919"/>
          <w:sz w:val="17"/>
          <w:szCs w:val="17"/>
        </w:rPr>
        <w:t>.58</w:t>
      </w:r>
      <w:proofErr w:type="gramEnd"/>
    </w:p>
    <w:p w:rsidR="00C11F2C" w:rsidRDefault="00C11F2C" w:rsidP="00C11F2C">
      <w:pPr>
        <w:widowControl w:val="0"/>
        <w:autoSpaceDE w:val="0"/>
        <w:autoSpaceDN w:val="0"/>
        <w:adjustRightInd w:val="0"/>
        <w:spacing w:before="44" w:after="0" w:line="240" w:lineRule="auto"/>
        <w:ind w:left="1260"/>
        <w:rPr>
          <w:rFonts w:ascii="Times New Roman" w:hAnsi="Times New Roman"/>
          <w:color w:val="000000"/>
          <w:sz w:val="17"/>
          <w:szCs w:val="17"/>
        </w:rPr>
      </w:pPr>
      <w:r>
        <w:rPr>
          <w:rFonts w:ascii="Times New Roman" w:hAnsi="Times New Roman"/>
          <w:color w:val="191919"/>
          <w:sz w:val="17"/>
          <w:szCs w:val="17"/>
        </w:rPr>
        <w:t>Army ROTC (Reserve O</w:t>
      </w:r>
      <w:r>
        <w:rPr>
          <w:rFonts w:ascii="Times New Roman" w:hAnsi="Times New Roman"/>
          <w:color w:val="191919"/>
          <w:spacing w:val="-3"/>
          <w:sz w:val="17"/>
          <w:szCs w:val="17"/>
        </w:rPr>
        <w:t>f</w:t>
      </w:r>
      <w:r>
        <w:rPr>
          <w:rFonts w:ascii="Times New Roman" w:hAnsi="Times New Roman"/>
          <w:color w:val="191919"/>
          <w:sz w:val="17"/>
          <w:szCs w:val="17"/>
        </w:rPr>
        <w:t>fice</w:t>
      </w:r>
      <w:r>
        <w:rPr>
          <w:rFonts w:ascii="Times New Roman" w:hAnsi="Times New Roman"/>
          <w:color w:val="191919"/>
          <w:spacing w:val="6"/>
          <w:sz w:val="17"/>
          <w:szCs w:val="17"/>
        </w:rPr>
        <w:t>r</w:t>
      </w:r>
      <w:r>
        <w:rPr>
          <w:rFonts w:ascii="Times New Roman" w:hAnsi="Times New Roman"/>
          <w:color w:val="191919"/>
          <w:spacing w:val="-9"/>
          <w:sz w:val="17"/>
          <w:szCs w:val="17"/>
        </w:rPr>
        <w:t>’</w:t>
      </w:r>
      <w:r>
        <w:rPr>
          <w:rFonts w:ascii="Times New Roman" w:hAnsi="Times New Roman"/>
          <w:color w:val="191919"/>
          <w:sz w:val="17"/>
          <w:szCs w:val="17"/>
        </w:rPr>
        <w:t>s</w:t>
      </w: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180" w:lineRule="exact"/>
        <w:ind w:left="1260" w:right="-45"/>
        <w:rPr>
          <w:rFonts w:ascii="Times New Roman" w:hAnsi="Times New Roman"/>
          <w:color w:val="000000"/>
          <w:sz w:val="17"/>
          <w:szCs w:val="17"/>
        </w:rPr>
      </w:pPr>
      <w:proofErr w:type="gramStart"/>
      <w:r>
        <w:rPr>
          <w:rFonts w:ascii="Times New Roman" w:hAnsi="Times New Roman"/>
          <w:color w:val="191919"/>
          <w:spacing w:val="-6"/>
          <w:sz w:val="17"/>
          <w:szCs w:val="17"/>
        </w:rPr>
        <w:t>T</w:t>
      </w:r>
      <w:r>
        <w:rPr>
          <w:rFonts w:ascii="Times New Roman" w:hAnsi="Times New Roman"/>
          <w:color w:val="191919"/>
          <w:sz w:val="17"/>
          <w:szCs w:val="17"/>
        </w:rPr>
        <w:t>raining Corps) Program</w:t>
      </w:r>
      <w:r>
        <w:rPr>
          <w:rFonts w:ascii="Times New Roman" w:hAnsi="Times New Roman"/>
          <w:color w:val="191919"/>
          <w:spacing w:val="7"/>
          <w:sz w:val="17"/>
          <w:szCs w:val="17"/>
        </w:rPr>
        <w:t xml:space="preserve"> </w:t>
      </w:r>
      <w:r>
        <w:rPr>
          <w:rFonts w:ascii="Times New Roman" w:hAnsi="Times New Roman"/>
          <w:color w:val="191919"/>
          <w:sz w:val="17"/>
          <w:szCs w:val="17"/>
        </w:rPr>
        <w:t>. . . . . . . . . . . . . . . . . . . . . . . . . . . . .</w:t>
      </w:r>
      <w:proofErr w:type="gramEnd"/>
      <w:r>
        <w:rPr>
          <w:rFonts w:ascii="Times New Roman" w:hAnsi="Times New Roman"/>
          <w:color w:val="191919"/>
          <w:sz w:val="17"/>
          <w:szCs w:val="17"/>
        </w:rPr>
        <w:t xml:space="preserve"> .58</w:t>
      </w:r>
    </w:p>
    <w:p w:rsidR="00C11F2C" w:rsidRDefault="00C11F2C" w:rsidP="00C11F2C">
      <w:pPr>
        <w:widowControl w:val="0"/>
        <w:autoSpaceDE w:val="0"/>
        <w:autoSpaceDN w:val="0"/>
        <w:adjustRightInd w:val="0"/>
        <w:spacing w:before="31" w:after="0" w:line="240" w:lineRule="auto"/>
        <w:rPr>
          <w:rFonts w:ascii="Times New Roman" w:hAnsi="Times New Roman"/>
          <w:color w:val="000000"/>
          <w:sz w:val="17"/>
          <w:szCs w:val="17"/>
        </w:rPr>
      </w:pPr>
      <w:r>
        <w:rPr>
          <w:rFonts w:ascii="Times New Roman" w:hAnsi="Times New Roman"/>
          <w:color w:val="000000"/>
          <w:sz w:val="17"/>
          <w:szCs w:val="17"/>
        </w:rPr>
        <w:br w:type="column"/>
      </w:r>
      <w:r>
        <w:rPr>
          <w:rFonts w:ascii="Times New Roman" w:hAnsi="Times New Roman"/>
          <w:color w:val="191919"/>
          <w:sz w:val="17"/>
          <w:szCs w:val="17"/>
        </w:rPr>
        <w:lastRenderedPageBreak/>
        <w:t>Center for Excellence in</w:t>
      </w:r>
      <w:r>
        <w:rPr>
          <w:rFonts w:ascii="Times New Roman" w:hAnsi="Times New Roman"/>
          <w:color w:val="191919"/>
          <w:spacing w:val="-3"/>
          <w:sz w:val="17"/>
          <w:szCs w:val="17"/>
        </w:rPr>
        <w:t xml:space="preserve"> </w:t>
      </w:r>
      <w:r>
        <w:rPr>
          <w:rFonts w:ascii="Times New Roman" w:hAnsi="Times New Roman"/>
          <w:color w:val="191919"/>
          <w:spacing w:val="-12"/>
          <w:sz w:val="17"/>
          <w:szCs w:val="17"/>
        </w:rPr>
        <w:t>T</w:t>
      </w:r>
      <w:r>
        <w:rPr>
          <w:rFonts w:ascii="Times New Roman" w:hAnsi="Times New Roman"/>
          <w:color w:val="191919"/>
          <w:sz w:val="17"/>
          <w:szCs w:val="17"/>
        </w:rPr>
        <w:t>eaching and</w:t>
      </w:r>
    </w:p>
    <w:p w:rsidR="00C11F2C" w:rsidRDefault="00C11F2C" w:rsidP="00C11F2C">
      <w:pPr>
        <w:widowControl w:val="0"/>
        <w:autoSpaceDE w:val="0"/>
        <w:autoSpaceDN w:val="0"/>
        <w:adjustRightInd w:val="0"/>
        <w:spacing w:before="44" w:after="0" w:line="240" w:lineRule="auto"/>
        <w:rPr>
          <w:rFonts w:ascii="Times New Roman" w:hAnsi="Times New Roman"/>
          <w:color w:val="000000"/>
          <w:sz w:val="17"/>
          <w:szCs w:val="17"/>
        </w:rPr>
      </w:pPr>
      <w:r>
        <w:rPr>
          <w:rFonts w:ascii="Times New Roman" w:hAnsi="Times New Roman"/>
          <w:color w:val="191919"/>
          <w:sz w:val="17"/>
          <w:szCs w:val="17"/>
        </w:rPr>
        <w:t xml:space="preserve">Learning/Learning Support Services </w:t>
      </w:r>
      <w:r>
        <w:rPr>
          <w:rFonts w:ascii="Times New Roman" w:hAnsi="Times New Roman"/>
          <w:color w:val="191919"/>
          <w:spacing w:val="38"/>
          <w:sz w:val="17"/>
          <w:szCs w:val="17"/>
        </w:rPr>
        <w:t xml:space="preserve"> </w:t>
      </w:r>
      <w:r>
        <w:rPr>
          <w:rFonts w:ascii="Times New Roman" w:hAnsi="Times New Roman"/>
          <w:color w:val="191919"/>
          <w:sz w:val="17"/>
          <w:szCs w:val="17"/>
        </w:rPr>
        <w:t>. . . . . . . . . . . . . . . . . . . . . . .60</w:t>
      </w:r>
    </w:p>
    <w:p w:rsidR="00C11F2C" w:rsidRDefault="00C11F2C" w:rsidP="00C11F2C">
      <w:pPr>
        <w:widowControl w:val="0"/>
        <w:autoSpaceDE w:val="0"/>
        <w:autoSpaceDN w:val="0"/>
        <w:adjustRightInd w:val="0"/>
        <w:spacing w:before="44" w:after="0" w:line="240" w:lineRule="auto"/>
        <w:rPr>
          <w:rFonts w:ascii="Times New Roman" w:hAnsi="Times New Roman"/>
          <w:color w:val="000000"/>
          <w:sz w:val="17"/>
          <w:szCs w:val="17"/>
        </w:rPr>
      </w:pPr>
      <w:r>
        <w:rPr>
          <w:rFonts w:ascii="Times New Roman" w:hAnsi="Times New Roman"/>
          <w:color w:val="191919"/>
          <w:sz w:val="17"/>
          <w:szCs w:val="17"/>
        </w:rPr>
        <w:t>The</w:t>
      </w:r>
      <w:r>
        <w:rPr>
          <w:rFonts w:ascii="Times New Roman" w:hAnsi="Times New Roman"/>
          <w:color w:val="191919"/>
          <w:spacing w:val="-3"/>
          <w:sz w:val="17"/>
          <w:szCs w:val="17"/>
        </w:rPr>
        <w:t xml:space="preserve"> </w:t>
      </w:r>
      <w:r>
        <w:rPr>
          <w:rFonts w:ascii="Times New Roman" w:hAnsi="Times New Roman"/>
          <w:color w:val="191919"/>
          <w:spacing w:val="-14"/>
          <w:sz w:val="17"/>
          <w:szCs w:val="17"/>
        </w:rPr>
        <w:t>W</w:t>
      </w:r>
      <w:r>
        <w:rPr>
          <w:rFonts w:ascii="Times New Roman" w:hAnsi="Times New Roman"/>
          <w:color w:val="191919"/>
          <w:sz w:val="17"/>
          <w:szCs w:val="17"/>
        </w:rPr>
        <w:t>eekend University</w:t>
      </w:r>
      <w:r>
        <w:rPr>
          <w:rFonts w:ascii="Times New Roman" w:hAnsi="Times New Roman"/>
          <w:color w:val="191919"/>
          <w:spacing w:val="13"/>
          <w:sz w:val="17"/>
          <w:szCs w:val="17"/>
        </w:rPr>
        <w:t xml:space="preserve"> </w:t>
      </w:r>
      <w:r>
        <w:rPr>
          <w:rFonts w:ascii="Times New Roman" w:hAnsi="Times New Roman"/>
          <w:color w:val="191919"/>
          <w:sz w:val="17"/>
          <w:szCs w:val="17"/>
        </w:rPr>
        <w:t xml:space="preserve">. . . . . . . . . . . . . . . . . . . . . . . . . . . . . . . . </w:t>
      </w:r>
      <w:proofErr w:type="gramStart"/>
      <w:r>
        <w:rPr>
          <w:rFonts w:ascii="Times New Roman" w:hAnsi="Times New Roman"/>
          <w:color w:val="191919"/>
          <w:sz w:val="17"/>
          <w:szCs w:val="17"/>
        </w:rPr>
        <w:t>.62</w:t>
      </w:r>
      <w:proofErr w:type="gramEnd"/>
    </w:p>
    <w:p w:rsidR="00C11F2C" w:rsidRDefault="00C11F2C" w:rsidP="00C11F2C">
      <w:pPr>
        <w:spacing w:after="0" w:line="240" w:lineRule="auto"/>
        <w:rPr>
          <w:rFonts w:ascii="Times New Roman" w:hAnsi="Times New Roman"/>
          <w:color w:val="000000"/>
          <w:sz w:val="17"/>
          <w:szCs w:val="17"/>
        </w:rPr>
        <w:sectPr w:rsidR="00C11F2C">
          <w:type w:val="continuous"/>
          <w:pgSz w:w="12240" w:h="15840"/>
          <w:pgMar w:top="1480" w:right="600" w:bottom="280" w:left="420" w:header="720" w:footer="720" w:gutter="0"/>
          <w:cols w:num="2" w:space="720" w:equalWidth="0">
            <w:col w:w="5701" w:space="479"/>
            <w:col w:w="5040"/>
          </w:cols>
        </w:sectPr>
      </w:pPr>
    </w:p>
    <w:p w:rsidR="00C11F2C" w:rsidRDefault="00CC470F" w:rsidP="00C11F2C">
      <w:pPr>
        <w:widowControl w:val="0"/>
        <w:autoSpaceDE w:val="0"/>
        <w:autoSpaceDN w:val="0"/>
        <w:adjustRightInd w:val="0"/>
        <w:spacing w:after="0" w:line="130" w:lineRule="exact"/>
        <w:rPr>
          <w:rFonts w:ascii="Times New Roman" w:hAnsi="Times New Roman"/>
          <w:color w:val="000000"/>
          <w:sz w:val="13"/>
          <w:szCs w:val="13"/>
        </w:rPr>
      </w:pPr>
      <w:r w:rsidRPr="00CC470F">
        <w:lastRenderedPageBreak/>
        <w:pict>
          <v:shape id="Text Box 1902" o:spid="_x0000_s1062" type="#_x0000_t202" style="position:absolute;margin-left:20.85pt;margin-top:49.25pt;width:12pt;height:63.8pt;z-index:-251695104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" o:allowincell="f" filled="f" stroked="f">
            <v:textbox style="layout-flow:vertical;mso-layout-flow-alt:bottom-to-top" inset="0,0,0,0">
              <w:txbxContent>
                <w:p w:rsidR="00C11F2C" w:rsidRDefault="00C11F2C" w:rsidP="00C11F2C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20" w:right="-30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FFFFFF"/>
                      <w:sz w:val="20"/>
                      <w:szCs w:val="20"/>
                    </w:rPr>
                    <w:t>Albany State</w:t>
                  </w:r>
                </w:p>
              </w:txbxContent>
            </v:textbox>
            <w10:wrap anchorx="page" anchory="page"/>
          </v:shape>
        </w:pict>
      </w: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11F2C" w:rsidRDefault="00C11F2C" w:rsidP="00C11F2C">
      <w:pPr>
        <w:widowControl w:val="0"/>
        <w:tabs>
          <w:tab w:val="left" w:pos="4300"/>
        </w:tabs>
        <w:autoSpaceDE w:val="0"/>
        <w:autoSpaceDN w:val="0"/>
        <w:adjustRightInd w:val="0"/>
        <w:spacing w:after="0" w:line="451" w:lineRule="exact"/>
        <w:ind w:left="105"/>
        <w:rPr>
          <w:rFonts w:ascii="Times New Roman" w:hAnsi="Times New Roman"/>
          <w:color w:val="000000"/>
          <w:sz w:val="20"/>
          <w:szCs w:val="20"/>
        </w:rPr>
      </w:pPr>
      <w:r>
        <w:rPr>
          <w:rFonts w:ascii="Century Gothic" w:hAnsi="Century Gothic" w:cs="Century Gothic"/>
          <w:b/>
          <w:bCs/>
          <w:color w:val="191919"/>
          <w:position w:val="2"/>
          <w:sz w:val="36"/>
          <w:szCs w:val="36"/>
        </w:rPr>
        <w:tab/>
      </w:r>
      <w:r>
        <w:rPr>
          <w:rFonts w:ascii="Times New Roman" w:hAnsi="Times New Roman"/>
          <w:color w:val="191919"/>
          <w:position w:val="-5"/>
          <w:sz w:val="20"/>
          <w:szCs w:val="20"/>
        </w:rPr>
        <w:t>2008-2012 Unde</w:t>
      </w:r>
      <w:r>
        <w:rPr>
          <w:rFonts w:ascii="Times New Roman" w:hAnsi="Times New Roman"/>
          <w:color w:val="191919"/>
          <w:spacing w:val="-4"/>
          <w:position w:val="-5"/>
          <w:sz w:val="20"/>
          <w:szCs w:val="20"/>
        </w:rPr>
        <w:t>r</w:t>
      </w:r>
      <w:r>
        <w:rPr>
          <w:rFonts w:ascii="Times New Roman" w:hAnsi="Times New Roman"/>
          <w:color w:val="191919"/>
          <w:position w:val="-5"/>
          <w:sz w:val="20"/>
          <w:szCs w:val="20"/>
        </w:rPr>
        <w:t xml:space="preserve">graduate </w:t>
      </w:r>
      <w:proofErr w:type="gramStart"/>
      <w:r>
        <w:rPr>
          <w:rFonts w:ascii="Times New Roman" w:hAnsi="Times New Roman"/>
          <w:color w:val="191919"/>
          <w:position w:val="-5"/>
          <w:sz w:val="20"/>
          <w:szCs w:val="20"/>
        </w:rPr>
        <w:t>Catalog</w:t>
      </w:r>
      <w:proofErr w:type="gramEnd"/>
    </w:p>
    <w:p w:rsidR="00C11F2C" w:rsidRDefault="00C11F2C" w:rsidP="00C11F2C">
      <w:pPr>
        <w:spacing w:after="0" w:line="240" w:lineRule="auto"/>
        <w:rPr>
          <w:rFonts w:ascii="Times New Roman" w:hAnsi="Times New Roman"/>
          <w:color w:val="000000"/>
          <w:sz w:val="20"/>
          <w:szCs w:val="20"/>
        </w:rPr>
        <w:sectPr w:rsidR="00C11F2C">
          <w:type w:val="continuous"/>
          <w:pgSz w:w="12240" w:h="15840"/>
          <w:pgMar w:top="1480" w:right="600" w:bottom="280" w:left="420" w:header="720" w:footer="720" w:gutter="0"/>
          <w:cols w:space="720"/>
        </w:sectPr>
      </w:pPr>
    </w:p>
    <w:p w:rsidR="00C11F2C" w:rsidRDefault="00CC470F" w:rsidP="00C11F2C">
      <w:pPr>
        <w:widowControl w:val="0"/>
        <w:autoSpaceDE w:val="0"/>
        <w:autoSpaceDN w:val="0"/>
        <w:adjustRightInd w:val="0"/>
        <w:spacing w:after="0" w:line="195" w:lineRule="exact"/>
        <w:ind w:right="846"/>
        <w:jc w:val="right"/>
        <w:rPr>
          <w:rFonts w:ascii="Century Gothic" w:hAnsi="Century Gothic" w:cs="Century Gothic"/>
          <w:color w:val="000000"/>
          <w:sz w:val="16"/>
          <w:szCs w:val="16"/>
        </w:rPr>
      </w:pPr>
      <w:r w:rsidRPr="00CC470F">
        <w:rPr>
          <w:rFonts w:ascii="Times New Roman" w:hAnsi="Times New Roman"/>
          <w:noProof/>
          <w:color w:val="191919"/>
          <w:spacing w:val="-2"/>
          <w:sz w:val="18"/>
          <w:szCs w:val="18"/>
          <w:lang w:eastAsia="zh-CN"/>
        </w:rPr>
        <w:lastRenderedPageBreak/>
        <w:pict>
          <v:group id="_x0000_s5151" style="position:absolute;left:0;text-align:left;margin-left:426.15pt;margin-top:-19.85pt;width:156.05pt;height:795.85pt;z-index:-251599872" coordorigin="9121,-62" coordsize="3121,15917">
            <v:group id="Group 2735" o:spid="_x0000_s5152" style="position:absolute;left:9121;top:-62;width:3121;height:15917;mso-position-horizontal-relative:page;mso-position-vertical-relative:page" coordorigin="9119" coordsize="3121,158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" o:allowincell="f">
              <v:rect id="Rectangle 2736" o:spid="_x0000_s5153" style="position:absolute;left:11160;width:1080;height:251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hVgcsYA&#10;AADdAAAADwAAAGRycy9kb3ducmV2LnhtbESPT2vCQBTE70K/w/IK3nRTwahpNlIKFfHS+qf0+pp9&#10;TUKzb8PuauK3dwsFj8PM/IbJ14NpxYWcbywreJomIIhLqxuuFJyOb5MlCB+QNbaWScGVPKyLh1GO&#10;mbY97+lyCJWIEPYZKqhD6DIpfVmTQT+1HXH0fqwzGKJ0ldQO+wg3rZwlSSoNNhwXauzotaby93A2&#10;Cno30HxT6fdluvs8rr6+F9h9OKXGj8PLM4hAQ7iH/9tbrSBdzFbw9yY+AVnc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hVgcsYAAADdAAAADwAAAAAAAAAAAAAAAACYAgAAZHJz&#10;L2Rvd25yZXYueG1sUEsFBgAAAAAEAAQA9QAAAIsDAAAAAA==&#10;" fillcolor="#474747" stroked="f">
                <v:path arrowok="t"/>
              </v:rect>
              <v:rect id="Rectangle 2737" o:spid="_x0000_s5154" style="position:absolute;left:11160;top:4294;width:1080;height:11545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vZfMsMA&#10;AADdAAAADwAAAGRycy9kb3ducmV2LnhtbERPy2rCQBTdC/7DcIXudFKlUdNMpAiW0o2vFre3mdsk&#10;NHMnzExN+vedheDycN75ZjCtuJLzjWUFj7MEBHFpdcOVgo/zbroC4QOyxtYyKfgjD5tiPMox07bn&#10;I11PoRIxhH2GCuoQukxKX9Zk0M9sRxy5b+sMhghdJbXDPoabVs6TJJUGG44NNXa0ran8Of0aBb0b&#10;6Om10vtV+v55Xl++ltgdnFIPk+HlGUSgIdzFN/ebVpAuF3F/fBOfgCz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vZfMsMAAADdAAAADwAAAAAAAAAAAAAAAACYAgAAZHJzL2Rv&#10;d25yZXYueG1sUEsFBgAAAAAEAAQA9QAAAIgDAAAAAA==&#10;" fillcolor="#dcdcdc" stroked="f">
                <v:path arrowok="t"/>
              </v:rect>
              <v:rect id="Rectangle 2738" o:spid="_x0000_s5155" style="position:absolute;left:11160;top:2513;width:1080;height:178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yVx8McA&#10;AADdAAAADwAAAGRycy9kb3ducmV2LnhtbESPQWvCQBSE74X+h+UVvBTdJIKV6CpSFATpIVol3h7Z&#10;ZxKafRuyq8Z/3y0UPA4z8w0zX/amETfqXG1ZQTyKQBAXVtdcKvg+bIZTEM4ja2wsk4IHOVguXl/m&#10;mGp754xue1+KAGGXooLK+zaV0hUVGXQj2xIH72I7gz7IrpS6w3uAm0YmUTSRBmsOCxW29FlR8bO/&#10;GgXrJF9ddk3WZl8mP8aUmPfifFJq8NavZiA89f4Z/m9vtYLJxziGvzfhCcjF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clcfDHAAAA3QAAAA8AAAAAAAAAAAAAAAAAmAIAAGRy&#10;cy9kb3ducmV2LnhtbFBLBQYAAAAABAAEAPUAAACMAwAAAAA=&#10;" fillcolor="#d8d8d8 [2732]" stroked="f">
                <v:path arrowok="t"/>
              </v:rect>
              <v:rect id="_x0000_s5156" style="position:absolute;left:9159;top:393;width:2320;height:39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CrutMcA&#10;AADdAAAADwAAAGRycy9kb3ducmV2LnhtbESPQWvCQBSE74X+h+UVequbpJhK6iqlUKniJamX3l6y&#10;zySYfRuy25j+e1cQPA4z8w2zXE+mEyMNrrWsIJ5FIIgrq1uuFRx+vl4WIJxH1thZJgX/5GC9enxY&#10;YqbtmXMaC1+LAGGXoYLG+z6T0lUNGXQz2xMH72gHgz7IoZZ6wHOAm04mUZRKgy2HhQZ7+myoOhV/&#10;RkG53ed+sztsxkVZ950tf+O9nSv1/DR9vIPwNPl7+Nb+1grSt9cErm/CE5CrC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Qq7rTHAAAA3QAAAA8AAAAAAAAAAAAAAAAAmAIAAGRy&#10;cy9kb3ducmV2LnhtbFBLBQYAAAAABAAEAPUAAACMAwAAAAA=&#10;" stroked="f">
                <v:path arrowok="t"/>
              </v:rect>
              <v:rect id="Rectangle 2740" o:spid="_x0000_s5157" style="position:absolute;left:9139;top:373;width:2360;height:43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zTa8MgA&#10;AADdAAAADwAAAGRycy9kb3ducmV2LnhtbESPT2vCQBTE74V+h+UVvBTdqBht6ipVkHqq+Aekt9fs&#10;a5I2+zbsrjH99m6h0OMwM79h5svO1KIl5yvLCoaDBARxbnXFhYLTcdOfgfABWWNtmRT8kIfl4v5u&#10;jpm2V95TewiFiBD2GSooQ2gyKX1ekkE/sA1x9D6tMxiidIXUDq8Rbmo5SpJUGqw4LpTY0Lqk/Ptw&#10;MQq+zq9u9fQ+2e3yj7rdUPqWDKePSvUeupdnEIG68B/+a2+1gnQ6HsPvm/gE5OIG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HNNrwyAAAAN0AAAAPAAAAAAAAAAAAAAAAAJgCAABk&#10;cnMvZG93bnJldi54bWxQSwUGAAAAAAQABAD1AAAAjQMAAAAA&#10;" filled="f" strokecolor="#a3a3a3" strokeweight="2pt">
                <v:path arrowok="t"/>
              </v:rect>
              <v:rect id="Rectangle 2741" o:spid="_x0000_s5158" style="position:absolute;left:11145;top:2485;width:1094;height: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2hoZsgA&#10;AADdAAAADwAAAGRycy9kb3ducmV2LnhtbESPQWvCQBSE74X+h+UVeil1EytaYjZSSis9iFirB2+P&#10;7DMJZt+m2dXEf+8KgsdhZr5h0llvanGi1lWWFcSDCARxbnXFhYLN3/frOwjnkTXWlknBmRzMsseH&#10;FBNtO/6l09oXIkDYJaig9L5JpHR5SQbdwDbEwdvb1qAPsi2kbrELcFPLYRSNpcGKw0KJDX2WlB/W&#10;R6Ngvjwvhi+HeBt/9V21Ge3+i9UElXp+6j+mIDz1/h6+tX+0gvHkbQTXN+EJyOwC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faGhmyAAAAN0AAAAPAAAAAAAAAAAAAAAAAJgCAABk&#10;cnMvZG93bnJldi54bWxQSwUGAAAAAAQABAD1AAAAjQMAAAAA&#10;" fillcolor="#191919" stroked="f">
                <v:path arrowok="t"/>
              </v:rect>
              <v:rect id="Rectangle 2742" o:spid="_x0000_s5159" style="position:absolute;left:11145;top:4285;width:1094;height: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CTN/cgA&#10;AADdAAAADwAAAGRycy9kb3ducmV2LnhtbESPQWvCQBSE70L/w/IKXqRuYmssqasUUfEg0lp76O2R&#10;fU2C2bcxu5r477sFweMwM98w03lnKnGhxpWWFcTDCARxZnXJuYLD1+rpFYTzyBory6TgSg7ms4fe&#10;FFNtW/6ky97nIkDYpaig8L5OpXRZQQbd0NbEwfu1jUEfZJNL3WAb4KaSoyhKpMGSw0KBNS0Kyo77&#10;s1Gw3l23o8Ex/o6XXVseXn5O+ccEleo/du9vIDx1/h6+tTdaQTJ5HsP/m/AE5OwP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wJM39yAAAAN0AAAAPAAAAAAAAAAAAAAAAAJgCAABk&#10;cnMvZG93bnJldi54bWxQSwUGAAAAAAQABAD1AAAAjQMAAAAA&#10;" fillcolor="#191919" stroked="f">
                <v:path arrowok="t"/>
              </v:rect>
              <v:group id="Group 2743" o:spid="_x0000_s5160" style="position:absolute;left:11145;top:6105;width:1967;height:0" coordorigin="11145,6105" coordsize="1967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b9lLPxgAAAN0A&#10;AAAPAAAAAAAAAAAAAAAAAKoCAABkcnMvZG93bnJldi54bWxQSwUGAAAAAAQABAD6AAAAnQMAAAAA&#10;">
                <v:shape id="Freeform 2744" o:spid="_x0000_s5161" style="position:absolute;left:11145;top:6105;width:1967;height:0;visibility:visible;mso-wrap-style:square;v-text-anchor:top" coordsize="196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hilLcYA&#10;AADdAAAADwAAAGRycy9kb3ducmV2LnhtbESPT4vCMBTE78J+h/AWvMiaruIfqlEWQfAkq25Bb4/m&#10;2Rabl9LEWv30ZkHwOMzMb5j5sjWlaKh2hWUF3/0IBHFqdcGZgr/D+msKwnlkjaVlUnAnB8vFR2eO&#10;sbY33lGz95kIEHYxKsi9r2IpXZqTQde3FXHwzrY26IOsM6lrvAW4KeUgisbSYMFhIceKVjmll/3V&#10;KJiWoyFR8nvqNcljux41x3uaHJXqfrY/MxCeWv8Ov9obrWA8GU7g/014AnLxB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hilLcYAAADdAAAADwAAAAAAAAAAAAAAAACYAgAAZHJz&#10;L2Rvd25yZXYueG1sUEsFBgAAAAAEAAQA9QAAAIsDAAAAAA==&#10;" path="m1094,l,e" filled="f" strokecolor="#191919" strokeweight="2pt">
                  <v:path arrowok="t" o:connecttype="custom" o:connectlocs="1094,0;0,0" o:connectangles="0,0"/>
                </v:shape>
                <v:shape id="Freeform 2745" o:spid="_x0000_s5162" style="position:absolute;left:11145;top:6105;width:1967;height:0;visibility:visible;mso-wrap-style:square;v-text-anchor:top" coordsize="196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4cxX8MA&#10;AADdAAAADwAAAGRycy9kb3ducmV2LnhtbERPy4rCMBTdD/gP4QpuBk1H8UE1igwIrsRRC7q7NNe2&#10;2NyUJtbq15vFgMvDeS9WrSlFQ7UrLCv4GUQgiFOrC84UnI6b/gyE88gaS8uk4EkOVsvO1wJjbR/8&#10;R83BZyKEsItRQe59FUvp0pwMuoGtiAN3tbVBH2CdSV3jI4SbUg6jaCINFhwacqzoN6f0drgbBbNy&#10;PCJK9pfvJnntNuPm/EyTs1K9brueg/DU+o/4373VCibTUZgb3oQnIJd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4cxX8MAAADdAAAADwAAAAAAAAAAAAAAAACYAgAAZHJzL2Rv&#10;d25yZXYueG1sUEsFBgAAAAAEAAQA9QAAAIgDAAAAAA==&#10;" path="m,l1094,e" filled="f" strokecolor="#191919" strokeweight="2pt">
                  <v:path arrowok="t" o:connecttype="custom" o:connectlocs="0,0;1094,0" o:connectangles="0,0"/>
                </v:shape>
              </v:group>
              <v:group id="Group 2746" o:spid="_x0000_s5163" style="position:absolute;left:11145;top:7905;width:1953;height:0" coordorigin="11145,7905" coordsize="1953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qaca9xgAAAN0A&#10;AAAPAAAAAAAAAAAAAAAAAKoCAABkcnMvZG93bnJldi54bWxQSwUGAAAAAAQABAD6AAAAnQMAAAAA&#10;">
                <v:shape id="Freeform 2747" o:spid="_x0000_s5164" style="position:absolute;left:11145;top:7905;width:1953;height:0;visibility:visible;mso-wrap-style:square;v-text-anchor:top" coordsize="1953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bzAtcAA&#10;AADdAAAADwAAAGRycy9kb3ducmV2LnhtbERPy6rCMBDdX/AfwghuRFPFZzWKCIobER8Ll2MztsVm&#10;Upqo9e/NQrjLw3nPl7UpxIsql1tW0OtGIIgTq3NOFVzOm84EhPPIGgvLpOBDDpaLxt8cY23ffKTX&#10;yacihLCLUUHmfRlL6ZKMDLquLYkDd7eVQR9glUpd4TuEm0L2o2gkDeYcGjIsaZ1R8jg9jYJre3M3&#10;kZsO24ct3eg80M9Vsleq1axXMxCeav8v/rl3WsFoPAj7w5vwBOTiC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UbzAtcAAAADdAAAADwAAAAAAAAAAAAAAAACYAgAAZHJzL2Rvd25y&#10;ZXYueG1sUEsFBgAAAAAEAAQA9QAAAIUDAAAAAA==&#10;" path="m1094,l,e" filled="f" strokecolor="#191919" strokeweight="2pt">
                  <v:path arrowok="t" o:connecttype="custom" o:connectlocs="1094,0;0,0" o:connectangles="0,0"/>
                </v:shape>
                <v:shape id="Freeform 2748" o:spid="_x0000_s5165" style="position:absolute;left:11145;top:7905;width:1953;height:0;visibility:visible;mso-wrap-style:square;v-text-anchor:top" coordsize="1953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vBlLscA&#10;AADdAAAADwAAAGRycy9kb3ducmV2LnhtbESPT2vCQBTE7wW/w/KEXsRsLFbbNKuIEOmllKoHj6/Z&#10;lz+YfRuyGxO/fbdQ6HGYmd8w6XY0jbhR52rLChZRDII4t7rmUsH5lM1fQDiPrLGxTAru5GC7mTyk&#10;mGg78Bfdjr4UAcIuQQWV920ipcsrMugi2xIHr7CdQR9kV0rd4RDgppFPcbySBmsOCxW2tK8ovx57&#10;o+AyywoTu9fn2eeBvum01P0u/1DqcTru3kB4Gv1/+K/9rhWs1ssF/L4JT0Buf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7wZS7HAAAA3QAAAA8AAAAAAAAAAAAAAAAAmAIAAGRy&#10;cy9kb3ducmV2LnhtbFBLBQYAAAAABAAEAPUAAACMAwAAAAA=&#10;" path="m,l1094,e" filled="f" strokecolor="#191919" strokeweight="2pt">
                  <v:path arrowok="t" o:connecttype="custom" o:connectlocs="0,0;1094,0" o:connectangles="0,0"/>
                </v:shape>
              </v:group>
              <v:group id="Group 2749" o:spid="_x0000_s5166" style="position:absolute;left:11145;top:9705;width:1967;height:0" coordorigin="11145,9705" coordsize="1967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vMsnsccAAADd&#10;AAAADwAAAAAAAAAAAAAAAACqAgAAZHJzL2Rvd25yZXYueG1sUEsFBgAAAAAEAAQA+gAAAJ4DAAAA&#10;AA==&#10;">
                <v:shape id="Freeform 2750" o:spid="_x0000_s5167" style="position:absolute;left:11145;top:9705;width:1967;height:0;visibility:visible;mso-wrap-style:square;v-text-anchor:top" coordsize="196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SXQU8cA&#10;AADdAAAADwAAAGRycy9kb3ducmV2LnhtbESPQWvCQBSE7wX/w/KEXorZWBsNqatIQehJrBqwt0f2&#10;NQnNvg3ZbYz99a5Q6HGYmW+Y5Xowjeipc7VlBdMoBkFcWF1zqeB03E5SEM4ja2wsk4IrOVivRg9L&#10;zLS98Af1B1+KAGGXoYLK+zaT0hUVGXSRbYmD92U7gz7IrpS6w0uAm0Y+x/FcGqw5LFTY0ltFxffh&#10;xyhIm2RGlO8/n/r8d7dN+vO1yM9KPY6HzSsIT4P/D/+137WC+eJlBvc34QnI1Q0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0l0FPHAAAA3QAAAA8AAAAAAAAAAAAAAAAAmAIAAGRy&#10;cy9kb3ducmV2LnhtbFBLBQYAAAAABAAEAPUAAACMAwAAAAA=&#10;" path="m1094,l,e" filled="f" strokecolor="#191919" strokeweight="2pt">
                  <v:path arrowok="t" o:connecttype="custom" o:connectlocs="1094,0;0,0" o:connectangles="0,0"/>
                </v:shape>
                <v:shape id="Freeform 2751" o:spid="_x0000_s5168" style="position:absolute;left:11145;top:9705;width:1967;height:0;visibility:visible;mso-wrap-style:square;v-text-anchor:top" coordsize="196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sxIJ8gA&#10;AADdAAAADwAAAGRycy9kb3ducmV2LnhtbESPT2vCQBTE70K/w/IKvYhuao1KdJUiCD2VahvQ2yP7&#10;TILZtyG7zZ9++m6h4HGYmd8wm11vKtFS40rLCp6nEQjizOqScwVfn4fJCoTzyBory6RgIAe77cNo&#10;g4m2HR+pPflcBAi7BBUU3teJlC4ryKCb2po4eFfbGPRBNrnUDXYBbio5i6KFNFhyWCiwpn1B2e30&#10;bRSsqviFKP24jNv05/0Qt+chS89KPT32r2sQnnp/D/+337SCxXI+h7834QnI7S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izEgnyAAAAN0AAAAPAAAAAAAAAAAAAAAAAJgCAABk&#10;cnMvZG93bnJldi54bWxQSwUGAAAAAAQABAD1AAAAjQMAAAAA&#10;" path="m,l1094,e" filled="f" strokecolor="#191919" strokeweight="2pt">
                  <v:path arrowok="t" o:connecttype="custom" o:connectlocs="0,0;1094,0" o:connectangles="0,0"/>
                </v:shape>
              </v:group>
              <v:group id="Group 2752" o:spid="_x0000_s5169" style="position:absolute;left:11145;top:11505;width:1967;height:0" coordorigin="11145,11505" coordsize="1967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MyK/xccAAADd&#10;AAAADwAAAAAAAAAAAAAAAACqAgAAZHJzL2Rvd25yZXYueG1sUEsFBgAAAAAEAAQA+gAAAJ4DAAAA&#10;AA==&#10;">
                <v:shape id="Freeform 2753" o:spid="_x0000_s5170" style="position:absolute;left:11145;top:11505;width:1967;height:0;visibility:visible;mso-wrap-style:square;v-text-anchor:top" coordsize="196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VJzy8gA&#10;AADdAAAADwAAAGRycy9kb3ducmV2LnhtbESPS2vDMBCE74X+B7GFXEosNw/HuFFCKQR6Ks3DkNwW&#10;a2ubWitjqY6TX18VAjkOM/MNs1wPphE9da62rOAlikEQF1bXXCo47DfjFITzyBoby6TgQg7Wq8eH&#10;JWbannlL/c6XIkDYZaig8r7NpHRFRQZdZFvi4H3bzqAPsiul7vAc4KaRkzhOpMGaw0KFLb1XVPzs&#10;fo2CtJlPifKv03OfXz838/54KfKjUqOn4e0VhKfB38O39odWkCxmCfy/CU9Arv4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9UnPLyAAAAN0AAAAPAAAAAAAAAAAAAAAAAJgCAABk&#10;cnMvZG93bnJldi54bWxQSwUGAAAAAAQABAD1AAAAjQMAAAAA&#10;" path="m1094,l,e" filled="f" strokecolor="#191919" strokeweight="2pt">
                  <v:path arrowok="t" o:connecttype="custom" o:connectlocs="1094,0;0,0" o:connectangles="0,0"/>
                </v:shape>
                <v:shape id="Freeform 2754" o:spid="_x0000_s5171" style="position:absolute;left:11145;top:11505;width:1967;height:0;visibility:visible;mso-wrap-style:square;v-text-anchor:top" coordsize="196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h7WUMYA&#10;AADdAAAADwAAAGRycy9kb3ducmV2LnhtbESPT2vCQBTE70K/w/IEL6Kb+p/UVUpB8FTUNqC3R/Y1&#10;CWbfhuwao5++Kwgeh5n5DbNct6YUDdWusKzgfRiBIE6tLjhT8PuzGSxAOI+ssbRMCm7kYL166ywx&#10;1vbKe2oOPhMBwi5GBbn3VSylS3My6Ia2Ig7en60N+iDrTOoarwFuSjmKopk0WHBYyLGir5zS8+Fi&#10;FCzK6Zgo2Z36TXL/3kyb4y1Njkr1uu3nBwhPrX+Fn+2tVjCbT+bweBOegFz9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h7WUMYAAADdAAAADwAAAAAAAAAAAAAAAACYAgAAZHJz&#10;L2Rvd25yZXYueG1sUEsFBgAAAAAEAAQA9QAAAIsDAAAAAA==&#10;" path="m,l1094,e" filled="f" strokecolor="#191919" strokeweight="2pt">
                  <v:path arrowok="t" o:connecttype="custom" o:connectlocs="0,0;1094,0" o:connectangles="0,0"/>
                </v:shape>
              </v:group>
              <v:group id="Group 2755" o:spid="_x0000_s5172" style="position:absolute;left:11145;top:13305;width:1939;height:0" coordorigin="11145,13305" coordsize="1939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3SMQW8QAAADdAAAA&#10;DwAAAAAAAAAAAAAAAACqAgAAZHJzL2Rvd25yZXYueG1sUEsFBgAAAAAEAAQA+gAAAJsDAAAAAA==&#10;">
                <v:shape id="Freeform 2756" o:spid="_x0000_s5173" style="position:absolute;left:11145;top:13305;width:1939;height:0;visibility:visible;mso-wrap-style:square;v-text-anchor:top" coordsize="193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SQpZccA&#10;AADdAAAADwAAAGRycy9kb3ducmV2LnhtbESP3WrCQBSE74W+w3IKvRHdRKw/0VVEWrAUxKgPcMge&#10;k2j2bMxuY/r23UKhl8PMN8Ms152pREuNKy0riIcRCOLM6pJzBefT+2AGwnlkjZVlUvBNDtarp94S&#10;E20fnFJ79LkIJewSVFB4XydSuqwgg25oa+LgXWxj0AfZ5FI3+AjlppKjKJpIgyWHhQJr2haU3Y5f&#10;RsEkHe3j6/317ar7n5v2FB/u6cdBqZfnbrMA4anz/+E/eqcDNx3P4fdNeAJy9Q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kkKWXHAAAA3QAAAA8AAAAAAAAAAAAAAAAAmAIAAGRy&#10;cy9kb3ducmV2LnhtbFBLBQYAAAAABAAEAPUAAACMAwAAAAA=&#10;" path="m1094,l,e" filled="f" strokecolor="#191919" strokeweight="2pt">
                  <v:path arrowok="t" o:connecttype="custom" o:connectlocs="1094,0;0,0" o:connectangles="0,0"/>
                </v:shape>
                <v:shape id="Freeform 2757" o:spid="_x0000_s5174" style="position:absolute;left:11145;top:13305;width:1939;height:0;visibility:visible;mso-wrap-style:square;v-text-anchor:top" coordsize="193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ccWJcQA&#10;AADdAAAADwAAAGRycy9kb3ducmV2LnhtbERPzWrCQBC+F/oOyxR6KXUTQVuiq0hpwSIUoz7AkB2T&#10;aHY2ZteYvr1zKPT48f3Pl4NrVE9dqD0bSEcJKOLC25pLA4f91+s7qBCRLTaeycAvBVguHh/mmFl/&#10;45z6XSyVhHDI0EAVY5tpHYqKHIaRb4mFO/rOYRTYldp2eJNw1+hxkky1w5qlocKWPioqzrurMzDN&#10;xz/p6TL5PNmXzarfp9tL/r015vlpWM1ARRriv/jPvbbie5vIfnkjT0Av7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3HFiXEAAAA3QAAAA8AAAAAAAAAAAAAAAAAmAIAAGRycy9k&#10;b3ducmV2LnhtbFBLBQYAAAAABAAEAPUAAACJAwAAAAA=&#10;" path="m,l1094,e" filled="f" strokecolor="#191919" strokeweight="2pt">
                  <v:path arrowok="t" o:connecttype="custom" o:connectlocs="0,0;1094,0" o:connectangles="0,0"/>
                </v:shape>
              </v:group>
              <v:shape id="Freeform 2758" o:spid="_x0000_s5175" style="position:absolute;left:11816;top:15105;width:424;height:0;visibility:visible;mso-wrap-style:square;v-text-anchor:top" coordsize="42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O0s+cYA&#10;AADdAAAADwAAAGRycy9kb3ducmV2LnhtbESPQWvCQBSE70L/w/IKvZlNWkxDdCMiFISCoCnS4zP7&#10;TILZtzG7avrv3UKhx2FmvmEWy9F04kaDay0rSKIYBHFldcu1gq/yY5qBcB5ZY2eZFPyQg2XxNFlg&#10;ru2dd3Tb+1oECLscFTTe97mUrmrIoItsTxy8kx0M+iCHWuoB7wFuOvkax6k02HJYaLCndUPVeX81&#10;CuyhXh/Lw6Xy291nLMtv97ZNM6VensfVHISn0f+H/9obrSB9nyXw+yY8AVk8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O0s+cYAAADdAAAADwAAAAAAAAAAAAAAAACYAgAAZHJz&#10;L2Rvd25yZXYueG1sUEsFBgAAAAAEAAQA9QAAAIsDAAAAAA==&#10;" path="m,l423,e" filled="f" strokecolor="#191919" strokeweight="2pt">
                <v:path arrowok="t" o:connecttype="custom" o:connectlocs="0,0;423,0" o:connectangles="0,0"/>
              </v:shape>
              <v:shape id="Freeform 2759" o:spid="_x0000_s5176" style="position:absolute;left:11160;top:15085;width:0;height:40;visibility:visible;mso-wrap-style:square;v-text-anchor:top" coordsize="0,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pKN58UA&#10;AADdAAAADwAAAGRycy9kb3ducmV2LnhtbESPQUsDMRSE70L/Q3gFL2Kztrgra9NSREuvrSJ4e26e&#10;yeLmJSSx3f57Iwg9DjPzDbNcj24QR4qp96zgblaBIO687tkoeHt9uX0AkTKyxsEzKThTgvVqcrXE&#10;VvsT7+l4yEYUCKcWFdicQytl6iw5TDMfiIv35aPDXGQ0Ukc8Fbgb5Lyqaumw57JgMdCTpe778OMU&#10;7Jvmk8Luxph6EfvteRPs8/uHUtfTcfMIItOYL+H/9k4rqJv7Ofy9KU9Arn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Oko3nxQAAAN0AAAAPAAAAAAAAAAAAAAAAAJgCAABkcnMv&#10;ZG93bnJldi54bWxQSwUGAAAAAAQABAD1AAAAigMAAAAA&#10;" path="m,l,40e" filled="f" strokecolor="#191919" strokeweight="2pt">
                <v:path arrowok="t" o:connecttype="custom" o:connectlocs="0,0;0,40" o:connectangles="0,0"/>
              </v:shape>
              <v:rect id="Rectangle 2760" o:spid="_x0000_s5177" style="position:absolute;left:11176;top:14864;width:640;height:6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rmuj8UA&#10;AADdAAAADwAAAGRycy9kb3ducmV2LnhtbESPS4vCQBCE74L/YWhhbzpxxQfRUURYWRcvPi7eOpk2&#10;CWZ6QmaM8d/vCILHoqq+ohar1pSiodoVlhUMBxEI4tTqgjMF59NPfwbCeWSNpWVS8CQHq2W3s8BY&#10;2wcfqDn6TAQIuxgV5N5XsZQuzcmgG9iKOHhXWxv0QdaZ1DU+AtyU8juKJtJgwWEhx4o2OaW3490o&#10;SHb7g9/+nbfNLMmq0iaX4d6Olfrqtes5CE+t/4Tf7V+tYDIdj+D1JjwBufw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2ua6PxQAAAN0AAAAPAAAAAAAAAAAAAAAAAJgCAABkcnMv&#10;ZG93bnJldi54bWxQSwUGAAAAAAQABAD1AAAAigMAAAAA&#10;" stroked="f">
                <v:path arrowok="t"/>
              </v:rect>
              <v:rect id="Rectangle 2761" o:spid="_x0000_s5178" style="position:absolute;left:11156;top:14844;width:680;height:68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e5c8McA&#10;AADdAAAADwAAAGRycy9kb3ducmV2LnhtbESP3UoDMRSE74W+QzgFb8RmW/qja9NSCkr1Rlx9gOPm&#10;uNk2OVmStF3fvikIXg4z8w2zXPfOihOF2HpWMB4VIIhrr1tuFHx9Pt8/gIgJWaP1TAp+KcJ6NbhZ&#10;Yqn9mT/oVKVGZAjHEhWYlLpSylgbchhHviPO3o8PDlOWoZE64DnDnZWTophLhy3nBYMdbQ3Vh+ro&#10;FND73evsZbc/vO21teZx+l0dF0Gp22G/eQKRqE//4b/2TiuYL2ZTuL7JT0CuL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3uXPDHAAAA3QAAAA8AAAAAAAAAAAAAAAAAmAIAAGRy&#10;cy9kb3ducmV2LnhtbFBLBQYAAAAABAAEAPUAAACMAwAAAAA=&#10;" filled="f" strokecolor="#191919" strokeweight="2pt">
                <v:path arrowok="t"/>
              </v:rect>
            </v:group>
            <v:shape id="Text Box 2594" o:spid="_x0000_s5179" type="#_x0000_t202" style="position:absolute;left:11203;top:8034;width:720;height:1110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" o:allowincell="f" filled="f" stroked="f">
              <v:textbox style="layout-flow:vertical;mso-next-textbox:#Text Box 2594" inset="0,0,0,0">
                <w:txbxContent>
                  <w:p w:rsidR="004648B7" w:rsidRDefault="004648B7" w:rsidP="004648B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Sciences &amp;</w:t>
                    </w:r>
                  </w:p>
                  <w:p w:rsidR="004648B7" w:rsidRDefault="004648B7" w:rsidP="004648B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left="202" w:right="202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Health</w:t>
                    </w:r>
                  </w:p>
                  <w:p w:rsidR="004648B7" w:rsidRDefault="004648B7" w:rsidP="004648B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left="-7" w:right="-7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Professions</w:t>
                    </w:r>
                  </w:p>
                </w:txbxContent>
              </v:textbox>
            </v:shape>
            <v:shape id="Text Box 2593" o:spid="_x0000_s5180" type="#_x0000_t202" style="position:absolute;left:11423;top:9772;width:480;height:980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" o:allowincell="f" filled="f" stroked="f">
              <v:textbox style="layout-flow:vertical;mso-next-textbox:#Text Box 2593" inset="0,0,0,0">
                <w:txbxContent>
                  <w:p w:rsidR="004648B7" w:rsidRDefault="004648B7" w:rsidP="004648B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Graduate</w:t>
                    </w:r>
                  </w:p>
                  <w:p w:rsidR="004648B7" w:rsidRDefault="004648B7" w:rsidP="004648B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right="12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School</w:t>
                    </w:r>
                  </w:p>
                </w:txbxContent>
              </v:textbox>
            </v:shape>
            <v:shape id="Text Box 2592" o:spid="_x0000_s5181" type="#_x0000_t202" style="position:absolute;left:11403;top:11621;width:480;height:1217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" o:allowincell="f" filled="f" stroked="f">
              <v:textbox style="layout-flow:vertical;mso-next-textbox:#Text Box 2592" inset="0,0,0,0">
                <w:txbxContent>
                  <w:p w:rsidR="004648B7" w:rsidRDefault="004648B7" w:rsidP="004648B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229" w:right="229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Course</w:t>
                    </w:r>
                  </w:p>
                  <w:p w:rsidR="004648B7" w:rsidRDefault="004648B7" w:rsidP="004648B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Descriptions</w:t>
                    </w:r>
                  </w:p>
                </w:txbxContent>
              </v:textbox>
            </v:shape>
            <v:shape id="Text Box 2591" o:spid="_x0000_s5182" type="#_x0000_t202" style="position:absolute;left:11383;top:13480;width:480;height:1173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" o:allowincell="f" filled="f" stroked="f">
              <v:textbox style="layout-flow:vertical;mso-next-textbox:#Text Box 2591" inset="0,0,0,0">
                <w:txbxContent>
                  <w:p w:rsidR="004648B7" w:rsidRDefault="004648B7" w:rsidP="004648B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Personnel &amp;Index</w:t>
                    </w:r>
                  </w:p>
                </w:txbxContent>
              </v:textbox>
            </v:shape>
            <v:shape id="Text Box 2590" o:spid="_x0000_s5183" type="#_x0000_t202" style="position:absolute;left:11515;top:577;width:377;height:1719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" o:allowincell="f" filled="f" stroked="f">
              <v:textbox style="layout-flow:vertical;mso-next-textbox:#Text Box 2590" inset="0,0,0,0">
                <w:txbxContent>
                  <w:p w:rsidR="004648B7" w:rsidRPr="008A161B" w:rsidRDefault="004648B7" w:rsidP="004648B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20" w:right="-30"/>
                      <w:rPr>
                        <w:rFonts w:ascii="Century Gothic" w:hAnsi="Century Gothic" w:cs="Century Gothic"/>
                        <w:color w:val="FFFFFF" w:themeColor="background1"/>
                        <w:sz w:val="20"/>
                        <w:szCs w:val="20"/>
                      </w:rPr>
                    </w:pPr>
                    <w:r w:rsidRPr="008A161B">
                      <w:rPr>
                        <w:rFonts w:ascii="Century Gothic" w:hAnsi="Century Gothic" w:cs="Century Gothic"/>
                        <w:b/>
                        <w:bCs/>
                        <w:color w:val="FFFFFF" w:themeColor="background1"/>
                        <w:sz w:val="20"/>
                        <w:szCs w:val="20"/>
                      </w:rPr>
                      <w:t>Albany State</w:t>
                    </w:r>
                  </w:p>
                </w:txbxContent>
              </v:textbox>
            </v:shape>
            <v:shape id="Text Box 2588" o:spid="_x0000_s5184" type="#_x0000_t202" style="position:absolute;left:11623;top:4416;width:240;height:840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" o:allowincell="f" filled="f" stroked="f">
              <v:textbox style="layout-flow:vertical;mso-next-textbox:#Text Box 2588" inset="0,0,0,0">
                <w:txbxContent>
                  <w:p w:rsidR="004648B7" w:rsidRDefault="004648B7" w:rsidP="004648B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20" w:right="-30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Business</w:t>
                    </w:r>
                  </w:p>
                </w:txbxContent>
              </v:textbox>
            </v:shape>
            <v:shape id="Text Box 2587" o:spid="_x0000_s5185" type="#_x0000_t202" style="position:absolute;left:11623;top:6136;width:240;height:1017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" o:allowincell="f" filled="f" stroked="f">
              <v:textbox style="layout-flow:vertical;mso-next-textbox:#Text Box 2587" inset="0,0,0,0">
                <w:txbxContent>
                  <w:p w:rsidR="004648B7" w:rsidRDefault="004648B7" w:rsidP="004648B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20" w:right="-30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Education</w:t>
                    </w:r>
                  </w:p>
                </w:txbxContent>
              </v:textbox>
            </v:shape>
            <v:shape id="Text Box 2589" o:spid="_x0000_s5186" type="#_x0000_t202" style="position:absolute;left:11383;top:2499;width:530;height:1744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" o:allowincell="f" filled="f" stroked="f">
              <v:textbox style="layout-flow:vertical;mso-next-textbox:#Text Box 2589" inset="0,0,0,0">
                <w:txbxContent>
                  <w:p w:rsidR="004648B7" w:rsidRPr="008A161B" w:rsidRDefault="004648B7" w:rsidP="004648B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20" w:right="-30"/>
                      <w:rPr>
                        <w:rFonts w:ascii="Century Gothic" w:hAnsi="Century Gothic" w:cs="Century Gothic"/>
                        <w:color w:val="000000" w:themeColor="text1"/>
                        <w:sz w:val="20"/>
                        <w:szCs w:val="20"/>
                      </w:rPr>
                    </w:pPr>
                    <w:r w:rsidRPr="008A161B">
                      <w:rPr>
                        <w:rFonts w:ascii="Century Gothic" w:hAnsi="Century Gothic" w:cs="Century Gothic"/>
                        <w:b/>
                        <w:bCs/>
                        <w:color w:val="000000" w:themeColor="text1"/>
                        <w:sz w:val="20"/>
                        <w:szCs w:val="20"/>
                      </w:rPr>
                      <w:t>Arts &amp; Humanities</w:t>
                    </w:r>
                  </w:p>
                </w:txbxContent>
              </v:textbox>
            </v:shape>
          </v:group>
        </w:pict>
      </w:r>
      <w:r w:rsidRPr="00CC470F">
        <w:pict>
          <v:shape id="Text Box 1938" o:spid="_x0000_s1094" type="#_x0000_t202" style="position:absolute;left:0;text-align:left;margin-left:567.95pt;margin-top:674.9pt;width:24pt;height:58.4pt;z-index:-251685888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" o:allowincell="f" filled="f" stroked="f">
            <v:textbox style="layout-flow:vertical" inset="0,0,0,0">
              <w:txbxContent>
                <w:p w:rsidR="00C11F2C" w:rsidRDefault="00C11F2C" w:rsidP="00C11F2C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-15" w:right="-15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Personnel &amp;</w:t>
                  </w:r>
                </w:p>
                <w:p w:rsidR="00C11F2C" w:rsidRDefault="00C11F2C" w:rsidP="00C11F2C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exact"/>
                    <w:ind w:left="275" w:right="275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Index</w:t>
                  </w:r>
                </w:p>
              </w:txbxContent>
            </v:textbox>
            <w10:wrap anchorx="page" anchory="page"/>
          </v:shape>
        </w:pict>
      </w:r>
      <w:r w:rsidRPr="00CC470F">
        <w:pict>
          <v:shape id="Text Box 1939" o:spid="_x0000_s1093" type="#_x0000_t202" style="position:absolute;left:0;text-align:left;margin-left:567.95pt;margin-top:588.75pt;width:24pt;height:60.6pt;z-index:-251684864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" o:allowincell="f" filled="f" stroked="f">
            <v:textbox style="layout-flow:vertical" inset="0,0,0,0">
              <w:txbxContent>
                <w:p w:rsidR="00C11F2C" w:rsidRDefault="00C11F2C" w:rsidP="00C11F2C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229" w:right="229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Course</w:t>
                  </w:r>
                </w:p>
                <w:p w:rsidR="00C11F2C" w:rsidRDefault="00C11F2C" w:rsidP="00C11F2C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exact"/>
                    <w:ind w:left="-15" w:right="-15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Descriptions</w:t>
                  </w:r>
                </w:p>
              </w:txbxContent>
            </v:textbox>
            <w10:wrap anchorx="page" anchory="page"/>
          </v:shape>
        </w:pict>
      </w:r>
      <w:r w:rsidRPr="00CC470F">
        <w:pict>
          <v:shape id="Text Box 1940" o:spid="_x0000_s1092" type="#_x0000_t202" style="position:absolute;left:0;text-align:left;margin-left:568.95pt;margin-top:504.65pt;width:24pt;height:48.8pt;z-index:-251683840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" o:allowincell="f" filled="f" stroked="f">
            <v:textbox style="layout-flow:vertical" inset="0,0,0,0">
              <w:txbxContent>
                <w:p w:rsidR="00C11F2C" w:rsidRDefault="00C11F2C" w:rsidP="00C11F2C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-15" w:right="-15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Graduate</w:t>
                  </w:r>
                </w:p>
                <w:p w:rsidR="00C11F2C" w:rsidRDefault="00C11F2C" w:rsidP="00C11F2C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exact"/>
                    <w:ind w:left="125" w:right="125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School</w:t>
                  </w:r>
                </w:p>
              </w:txbxContent>
            </v:textbox>
            <w10:wrap anchorx="page" anchory="page"/>
          </v:shape>
        </w:pict>
      </w:r>
      <w:r w:rsidRPr="00CC470F">
        <w:pict>
          <v:shape id="Text Box 1941" o:spid="_x0000_s1091" type="#_x0000_t202" style="position:absolute;left:0;text-align:left;margin-left:557.95pt;margin-top:411.45pt;width:36pt;height:55.2pt;z-index:-251682816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" o:allowincell="f" filled="f" stroked="f">
            <v:textbox style="layout-flow:vertical" inset="0,0,0,0">
              <w:txbxContent>
                <w:p w:rsidR="00C11F2C" w:rsidRDefault="00C11F2C" w:rsidP="00C11F2C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-15" w:right="-15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Sciences &amp;</w:t>
                  </w:r>
                </w:p>
                <w:p w:rsidR="00C11F2C" w:rsidRDefault="00C11F2C" w:rsidP="00C11F2C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exact"/>
                    <w:ind w:left="202" w:right="202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Health</w:t>
                  </w:r>
                </w:p>
                <w:p w:rsidR="00C11F2C" w:rsidRDefault="00C11F2C" w:rsidP="00C11F2C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exact"/>
                    <w:ind w:left="-7" w:right="-7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Professions</w:t>
                  </w:r>
                </w:p>
              </w:txbxContent>
            </v:textbox>
            <w10:wrap anchorx="page" anchory="page"/>
          </v:shape>
        </w:pict>
      </w:r>
      <w:r w:rsidR="00C11F2C">
        <w:rPr>
          <w:rFonts w:ascii="Century Gothic" w:hAnsi="Century Gothic" w:cs="Century Gothic"/>
          <w:b/>
          <w:bCs/>
          <w:color w:val="191919"/>
          <w:sz w:val="16"/>
          <w:szCs w:val="16"/>
        </w:rPr>
        <w:t>Honors/Outreach</w:t>
      </w:r>
    </w:p>
    <w:p w:rsidR="00C11F2C" w:rsidRDefault="00C11F2C" w:rsidP="00C11F2C">
      <w:pPr>
        <w:widowControl w:val="0"/>
        <w:autoSpaceDE w:val="0"/>
        <w:autoSpaceDN w:val="0"/>
        <w:adjustRightInd w:val="0"/>
        <w:spacing w:before="2" w:after="0" w:line="120" w:lineRule="exact"/>
        <w:rPr>
          <w:rFonts w:ascii="Century Gothic" w:hAnsi="Century Gothic" w:cs="Century Gothic"/>
          <w:color w:val="000000"/>
          <w:sz w:val="12"/>
          <w:szCs w:val="12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before="20" w:after="0" w:line="240" w:lineRule="auto"/>
        <w:ind w:left="116" w:right="8758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T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H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E</w:t>
      </w:r>
      <w:r>
        <w:rPr>
          <w:rFonts w:ascii="Times New Roman" w:hAnsi="Times New Roman"/>
          <w:b/>
          <w:bCs/>
          <w:color w:val="191919"/>
          <w:spacing w:val="10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H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ONOR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S</w:t>
      </w:r>
      <w:r>
        <w:rPr>
          <w:rFonts w:ascii="Times New Roman" w:hAnsi="Times New Roman"/>
          <w:b/>
          <w:bCs/>
          <w:color w:val="191919"/>
          <w:spacing w:val="10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P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ROGRAM</w:t>
      </w: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49" w:lineRule="auto"/>
        <w:ind w:left="116" w:right="994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Honor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Progra</w:t>
      </w:r>
      <w:r>
        <w:rPr>
          <w:rFonts w:ascii="Times New Roman" w:hAnsi="Times New Roman"/>
          <w:color w:val="191919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Alban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Stat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Universit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designe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provid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superio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wit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opportunitie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maximiz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thei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in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ellectua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proofErr w:type="spellStart"/>
      <w:r>
        <w:rPr>
          <w:rFonts w:ascii="Times New Roman" w:hAnsi="Times New Roman"/>
          <w:color w:val="191919"/>
          <w:spacing w:val="-2"/>
          <w:sz w:val="18"/>
          <w:szCs w:val="18"/>
        </w:rPr>
        <w:t>poten</w:t>
      </w:r>
      <w:proofErr w:type="spellEnd"/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- </w:t>
      </w:r>
      <w:proofErr w:type="spellStart"/>
      <w:r>
        <w:rPr>
          <w:rFonts w:ascii="Times New Roman" w:hAnsi="Times New Roman"/>
          <w:color w:val="191919"/>
          <w:spacing w:val="-2"/>
          <w:sz w:val="18"/>
          <w:szCs w:val="18"/>
        </w:rPr>
        <w:t>tia</w:t>
      </w:r>
      <w:r>
        <w:rPr>
          <w:rFonts w:ascii="Times New Roman" w:hAnsi="Times New Roman"/>
          <w:color w:val="191919"/>
          <w:sz w:val="18"/>
          <w:szCs w:val="18"/>
        </w:rPr>
        <w:t>l</w:t>
      </w:r>
      <w:proofErr w:type="spellEnd"/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provid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the</w:t>
      </w:r>
      <w:r>
        <w:rPr>
          <w:rFonts w:ascii="Times New Roman" w:hAnsi="Times New Roman"/>
          <w:color w:val="191919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wit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highe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degree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challeng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competition</w:t>
      </w:r>
      <w:r>
        <w:rPr>
          <w:rFonts w:ascii="Times New Roman" w:hAnsi="Times New Roman"/>
          <w:color w:val="191919"/>
          <w:sz w:val="18"/>
          <w:szCs w:val="18"/>
        </w:rPr>
        <w:t xml:space="preserve">.  </w:t>
      </w:r>
      <w:r>
        <w:rPr>
          <w:rFonts w:ascii="Times New Roman" w:hAnsi="Times New Roman"/>
          <w:color w:val="191919"/>
          <w:spacing w:val="-14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thi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end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Honor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Progra</w:t>
      </w:r>
      <w:r>
        <w:rPr>
          <w:rFonts w:ascii="Times New Roman" w:hAnsi="Times New Roman"/>
          <w:color w:val="191919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fer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 xml:space="preserve">e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opportunit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to receiv</w:t>
      </w:r>
      <w:r>
        <w:rPr>
          <w:rFonts w:ascii="Times New Roman" w:hAnsi="Times New Roman"/>
          <w:color w:val="191919"/>
          <w:sz w:val="18"/>
          <w:szCs w:val="18"/>
        </w:rPr>
        <w:t xml:space="preserve">e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individualize</w:t>
      </w:r>
      <w:r>
        <w:rPr>
          <w:rFonts w:ascii="Times New Roman" w:hAnsi="Times New Roman"/>
          <w:color w:val="191919"/>
          <w:sz w:val="18"/>
          <w:szCs w:val="18"/>
        </w:rPr>
        <w:t xml:space="preserve">d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instruction</w:t>
      </w:r>
      <w:r>
        <w:rPr>
          <w:rFonts w:ascii="Times New Roman" w:hAnsi="Times New Roman"/>
          <w:color w:val="191919"/>
          <w:sz w:val="18"/>
          <w:szCs w:val="18"/>
        </w:rPr>
        <w:t xml:space="preserve">,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thereb</w:t>
      </w:r>
      <w:r>
        <w:rPr>
          <w:rFonts w:ascii="Times New Roman" w:hAnsi="Times New Roman"/>
          <w:color w:val="191919"/>
          <w:sz w:val="18"/>
          <w:szCs w:val="18"/>
        </w:rPr>
        <w:t xml:space="preserve">y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interactin</w:t>
      </w:r>
      <w:r>
        <w:rPr>
          <w:rFonts w:ascii="Times New Roman" w:hAnsi="Times New Roman"/>
          <w:color w:val="191919"/>
          <w:sz w:val="18"/>
          <w:szCs w:val="18"/>
        </w:rPr>
        <w:t xml:space="preserve">g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wit</w:t>
      </w:r>
      <w:r>
        <w:rPr>
          <w:rFonts w:ascii="Times New Roman" w:hAnsi="Times New Roman"/>
          <w:color w:val="191919"/>
          <w:sz w:val="18"/>
          <w:szCs w:val="18"/>
        </w:rPr>
        <w:t xml:space="preserve">h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to</w:t>
      </w:r>
      <w:r>
        <w:rPr>
          <w:rFonts w:ascii="Times New Roman" w:hAnsi="Times New Roman"/>
          <w:color w:val="191919"/>
          <w:sz w:val="18"/>
          <w:szCs w:val="18"/>
        </w:rPr>
        <w:t xml:space="preserve">p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facult</w:t>
      </w:r>
      <w:r>
        <w:rPr>
          <w:rFonts w:ascii="Times New Roman" w:hAnsi="Times New Roman"/>
          <w:color w:val="191919"/>
          <w:sz w:val="18"/>
          <w:szCs w:val="18"/>
        </w:rPr>
        <w:t xml:space="preserve">y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members</w:t>
      </w:r>
      <w:r>
        <w:rPr>
          <w:rFonts w:ascii="Times New Roman" w:hAnsi="Times New Roman"/>
          <w:color w:val="191919"/>
          <w:sz w:val="18"/>
          <w:szCs w:val="18"/>
        </w:rPr>
        <w:t xml:space="preserve">;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 xml:space="preserve">o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enrol</w:t>
      </w:r>
      <w:r>
        <w:rPr>
          <w:rFonts w:ascii="Times New Roman" w:hAnsi="Times New Roman"/>
          <w:color w:val="191919"/>
          <w:sz w:val="18"/>
          <w:szCs w:val="18"/>
        </w:rPr>
        <w:t xml:space="preserve">l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 xml:space="preserve">n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small</w:t>
      </w:r>
      <w:r>
        <w:rPr>
          <w:rFonts w:ascii="Times New Roman" w:hAnsi="Times New Roman"/>
          <w:color w:val="191919"/>
          <w:sz w:val="18"/>
          <w:szCs w:val="18"/>
        </w:rPr>
        <w:t xml:space="preserve">,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enriche</w:t>
      </w:r>
      <w:r>
        <w:rPr>
          <w:rFonts w:ascii="Times New Roman" w:hAnsi="Times New Roman"/>
          <w:color w:val="191919"/>
          <w:sz w:val="18"/>
          <w:szCs w:val="18"/>
        </w:rPr>
        <w:t xml:space="preserve">d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classes</w:t>
      </w:r>
      <w:r>
        <w:rPr>
          <w:rFonts w:ascii="Times New Roman" w:hAnsi="Times New Roman"/>
          <w:color w:val="191919"/>
          <w:sz w:val="18"/>
          <w:szCs w:val="18"/>
        </w:rPr>
        <w:t xml:space="preserve">;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 xml:space="preserve">o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pur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u</w:t>
      </w:r>
      <w:r>
        <w:rPr>
          <w:rFonts w:ascii="Times New Roman" w:hAnsi="Times New Roman"/>
          <w:color w:val="191919"/>
          <w:sz w:val="18"/>
          <w:szCs w:val="18"/>
        </w:rPr>
        <w:t xml:space="preserve">e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area</w:t>
      </w:r>
      <w:r>
        <w:rPr>
          <w:rFonts w:ascii="Times New Roman" w:hAnsi="Times New Roman"/>
          <w:color w:val="191919"/>
          <w:sz w:val="18"/>
          <w:szCs w:val="18"/>
        </w:rPr>
        <w:t xml:space="preserve">s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 xml:space="preserve">f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interest throug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independen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project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research</w:t>
      </w:r>
      <w:r>
        <w:rPr>
          <w:rFonts w:ascii="Times New Roman" w:hAnsi="Times New Roman"/>
          <w:color w:val="191919"/>
          <w:sz w:val="18"/>
          <w:szCs w:val="18"/>
        </w:rPr>
        <w:t>;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participat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wit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other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simila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abilities.</w:t>
      </w:r>
    </w:p>
    <w:p w:rsidR="00C11F2C" w:rsidRDefault="00C11F2C" w:rsidP="00C11F2C">
      <w:pPr>
        <w:widowControl w:val="0"/>
        <w:autoSpaceDE w:val="0"/>
        <w:autoSpaceDN w:val="0"/>
        <w:adjustRightInd w:val="0"/>
        <w:spacing w:before="3" w:after="0" w:line="190" w:lineRule="exact"/>
        <w:rPr>
          <w:rFonts w:ascii="Times New Roman" w:hAnsi="Times New Roman"/>
          <w:color w:val="000000"/>
          <w:sz w:val="19"/>
          <w:szCs w:val="19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40" w:lineRule="auto"/>
        <w:ind w:left="116" w:right="9914"/>
        <w:jc w:val="both"/>
        <w:rPr>
          <w:rFonts w:ascii="Times New Roman" w:hAnsi="Times New Roman"/>
          <w:color w:val="000000"/>
          <w:sz w:val="19"/>
          <w:szCs w:val="19"/>
        </w:rPr>
      </w:pPr>
      <w:r>
        <w:rPr>
          <w:rFonts w:ascii="Times New Roman" w:hAnsi="Times New Roman"/>
          <w:b/>
          <w:bCs/>
          <w:color w:val="191919"/>
          <w:spacing w:val="-3"/>
          <w:sz w:val="26"/>
          <w:szCs w:val="26"/>
        </w:rPr>
        <w:t>A</w:t>
      </w:r>
      <w:r>
        <w:rPr>
          <w:rFonts w:ascii="Times New Roman" w:hAnsi="Times New Roman"/>
          <w:b/>
          <w:bCs/>
          <w:color w:val="191919"/>
          <w:spacing w:val="-3"/>
          <w:w w:val="102"/>
          <w:sz w:val="19"/>
          <w:szCs w:val="19"/>
        </w:rPr>
        <w:t>DMISSION</w:t>
      </w:r>
    </w:p>
    <w:p w:rsidR="00C11F2C" w:rsidRDefault="00C11F2C" w:rsidP="00C11F2C">
      <w:pPr>
        <w:widowControl w:val="0"/>
        <w:autoSpaceDE w:val="0"/>
        <w:autoSpaceDN w:val="0"/>
        <w:adjustRightInd w:val="0"/>
        <w:spacing w:before="36" w:after="0" w:line="249" w:lineRule="auto"/>
        <w:ind w:left="116" w:right="994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Honor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Progra</w:t>
      </w:r>
      <w:r>
        <w:rPr>
          <w:rFonts w:ascii="Times New Roman" w:hAnsi="Times New Roman"/>
          <w:color w:val="191919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seek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recrui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academicall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talente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whos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record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performanc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reflec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arden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desir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in-dept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and enriche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educationa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experience</w:t>
      </w:r>
      <w:r>
        <w:rPr>
          <w:rFonts w:ascii="Times New Roman" w:hAnsi="Times New Roman"/>
          <w:color w:val="191919"/>
          <w:sz w:val="18"/>
          <w:szCs w:val="18"/>
        </w:rPr>
        <w:t xml:space="preserve">.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Whil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standard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measur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suc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individua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ma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arbitrar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>y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freshma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applican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ordinari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l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shoul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(1) hav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a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aggregat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minimu</w:t>
      </w:r>
      <w:r>
        <w:rPr>
          <w:rFonts w:ascii="Times New Roman" w:hAnsi="Times New Roman"/>
          <w:color w:val="191919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S</w:t>
      </w:r>
      <w:r>
        <w:rPr>
          <w:rFonts w:ascii="Times New Roman" w:hAnsi="Times New Roman"/>
          <w:color w:val="191919"/>
          <w:spacing w:val="-22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scor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1000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(2</w:t>
      </w:r>
      <w:r>
        <w:rPr>
          <w:rFonts w:ascii="Times New Roman" w:hAnsi="Times New Roman"/>
          <w:color w:val="191919"/>
          <w:sz w:val="18"/>
          <w:szCs w:val="18"/>
        </w:rPr>
        <w:t>)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ran</w:t>
      </w:r>
      <w:r>
        <w:rPr>
          <w:rFonts w:ascii="Times New Roman" w:hAnsi="Times New Roman"/>
          <w:color w:val="191919"/>
          <w:sz w:val="18"/>
          <w:szCs w:val="18"/>
        </w:rPr>
        <w:t>k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to</w:t>
      </w:r>
      <w:r>
        <w:rPr>
          <w:rFonts w:ascii="Times New Roman" w:hAnsi="Times New Roman"/>
          <w:color w:val="191919"/>
          <w:sz w:val="18"/>
          <w:szCs w:val="18"/>
        </w:rPr>
        <w:t>p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5</w:t>
      </w:r>
      <w:r>
        <w:rPr>
          <w:rFonts w:ascii="Times New Roman" w:hAnsi="Times New Roman"/>
          <w:color w:val="191919"/>
          <w:sz w:val="18"/>
          <w:szCs w:val="18"/>
        </w:rPr>
        <w:t>%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hi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he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hig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schoo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graduatin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class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(3</w:t>
      </w:r>
      <w:r>
        <w:rPr>
          <w:rFonts w:ascii="Times New Roman" w:hAnsi="Times New Roman"/>
          <w:color w:val="191919"/>
          <w:sz w:val="18"/>
          <w:szCs w:val="18"/>
        </w:rPr>
        <w:t>)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exhibi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po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entia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lead- </w:t>
      </w:r>
      <w:proofErr w:type="spellStart"/>
      <w:r>
        <w:rPr>
          <w:rFonts w:ascii="Times New Roman" w:hAnsi="Times New Roman"/>
          <w:color w:val="191919"/>
          <w:spacing w:val="-2"/>
          <w:sz w:val="18"/>
          <w:szCs w:val="18"/>
        </w:rPr>
        <w:t>ershi</w:t>
      </w:r>
      <w:r>
        <w:rPr>
          <w:rFonts w:ascii="Times New Roman" w:hAnsi="Times New Roman"/>
          <w:color w:val="191919"/>
          <w:sz w:val="18"/>
          <w:szCs w:val="18"/>
        </w:rPr>
        <w:t>p</w:t>
      </w:r>
      <w:proofErr w:type="spellEnd"/>
      <w:r>
        <w:rPr>
          <w:rFonts w:ascii="Times New Roman" w:hAnsi="Times New Roman"/>
          <w:color w:val="19191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 xml:space="preserve">d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academi</w:t>
      </w:r>
      <w:r>
        <w:rPr>
          <w:rFonts w:ascii="Times New Roman" w:hAnsi="Times New Roman"/>
          <w:color w:val="191919"/>
          <w:sz w:val="18"/>
          <w:szCs w:val="18"/>
        </w:rPr>
        <w:t>c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excellence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 xml:space="preserve">d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(4</w:t>
      </w:r>
      <w:r>
        <w:rPr>
          <w:rFonts w:ascii="Times New Roman" w:hAnsi="Times New Roman"/>
          <w:color w:val="191919"/>
          <w:sz w:val="18"/>
          <w:szCs w:val="18"/>
        </w:rPr>
        <w:t xml:space="preserve">)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demonstrat</w:t>
      </w:r>
      <w:r>
        <w:rPr>
          <w:rFonts w:ascii="Times New Roman" w:hAnsi="Times New Roman"/>
          <w:color w:val="191919"/>
          <w:sz w:val="18"/>
          <w:szCs w:val="18"/>
        </w:rPr>
        <w:t xml:space="preserve">e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 xml:space="preserve">n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abilit</w:t>
      </w:r>
      <w:r>
        <w:rPr>
          <w:rFonts w:ascii="Times New Roman" w:hAnsi="Times New Roman"/>
          <w:color w:val="191919"/>
          <w:sz w:val="18"/>
          <w:szCs w:val="18"/>
        </w:rPr>
        <w:t xml:space="preserve">y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 xml:space="preserve">o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rea</w:t>
      </w:r>
      <w:r>
        <w:rPr>
          <w:rFonts w:ascii="Times New Roman" w:hAnsi="Times New Roman"/>
          <w:color w:val="191919"/>
          <w:sz w:val="18"/>
          <w:szCs w:val="18"/>
        </w:rPr>
        <w:t xml:space="preserve">d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wit</w:t>
      </w:r>
      <w:r>
        <w:rPr>
          <w:rFonts w:ascii="Times New Roman" w:hAnsi="Times New Roman"/>
          <w:color w:val="191919"/>
          <w:sz w:val="18"/>
          <w:szCs w:val="18"/>
        </w:rPr>
        <w:t xml:space="preserve">h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comprehensio</w:t>
      </w:r>
      <w:r>
        <w:rPr>
          <w:rFonts w:ascii="Times New Roman" w:hAnsi="Times New Roman"/>
          <w:color w:val="191919"/>
          <w:sz w:val="18"/>
          <w:szCs w:val="18"/>
        </w:rPr>
        <w:t xml:space="preserve">n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 xml:space="preserve">d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 xml:space="preserve">o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utiliz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communicatio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skill</w:t>
      </w:r>
      <w:r>
        <w:rPr>
          <w:rFonts w:ascii="Times New Roman" w:hAnsi="Times New Roman"/>
          <w:color w:val="191919"/>
          <w:sz w:val="18"/>
          <w:szCs w:val="18"/>
        </w:rPr>
        <w:t xml:space="preserve">s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(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ora</w:t>
      </w:r>
      <w:r>
        <w:rPr>
          <w:rFonts w:ascii="Times New Roman" w:hAnsi="Times New Roman"/>
          <w:color w:val="191919"/>
          <w:sz w:val="18"/>
          <w:szCs w:val="18"/>
        </w:rPr>
        <w:t xml:space="preserve">l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 xml:space="preserve">d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writ- ten</w:t>
      </w:r>
      <w:r>
        <w:rPr>
          <w:rFonts w:ascii="Times New Roman" w:hAnsi="Times New Roman"/>
          <w:color w:val="191919"/>
          <w:sz w:val="18"/>
          <w:szCs w:val="18"/>
        </w:rPr>
        <w:t>)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fectivel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>y</w:t>
      </w:r>
      <w:r>
        <w:rPr>
          <w:rFonts w:ascii="Times New Roman" w:hAnsi="Times New Roman"/>
          <w:color w:val="191919"/>
          <w:sz w:val="18"/>
          <w:szCs w:val="18"/>
        </w:rPr>
        <w:t>.</w:t>
      </w:r>
    </w:p>
    <w:p w:rsidR="00C11F2C" w:rsidRDefault="00C11F2C" w:rsidP="00C11F2C">
      <w:pPr>
        <w:widowControl w:val="0"/>
        <w:autoSpaceDE w:val="0"/>
        <w:autoSpaceDN w:val="0"/>
        <w:adjustRightInd w:val="0"/>
        <w:spacing w:before="8" w:after="0" w:line="190" w:lineRule="exact"/>
        <w:rPr>
          <w:rFonts w:ascii="Times New Roman" w:hAnsi="Times New Roman"/>
          <w:color w:val="000000"/>
          <w:sz w:val="19"/>
          <w:szCs w:val="19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40" w:lineRule="auto"/>
        <w:ind w:left="116" w:right="9966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R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ETENTION</w:t>
      </w: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49" w:lineRule="auto"/>
        <w:ind w:left="116" w:right="996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1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candidate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>’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admittanc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Honor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Progra</w:t>
      </w:r>
      <w:r>
        <w:rPr>
          <w:rFonts w:ascii="Times New Roman" w:hAnsi="Times New Roman"/>
          <w:color w:val="191919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doe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no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necessaril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mea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tha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wil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remai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program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0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earl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>y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Honor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5"/>
          <w:sz w:val="18"/>
          <w:szCs w:val="18"/>
        </w:rPr>
        <w:t xml:space="preserve"> </w:t>
      </w:r>
      <w:proofErr w:type="spellStart"/>
      <w:r>
        <w:rPr>
          <w:rFonts w:ascii="Times New Roman" w:hAnsi="Times New Roman"/>
          <w:color w:val="191919"/>
          <w:spacing w:val="-2"/>
          <w:sz w:val="18"/>
          <w:szCs w:val="18"/>
        </w:rPr>
        <w:t>Aca</w:t>
      </w:r>
      <w:proofErr w:type="spellEnd"/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- </w:t>
      </w:r>
      <w:proofErr w:type="spellStart"/>
      <w:r>
        <w:rPr>
          <w:rFonts w:ascii="Times New Roman" w:hAnsi="Times New Roman"/>
          <w:color w:val="191919"/>
          <w:spacing w:val="-2"/>
          <w:sz w:val="18"/>
          <w:szCs w:val="18"/>
        </w:rPr>
        <w:t>demi</w:t>
      </w:r>
      <w:r>
        <w:rPr>
          <w:rFonts w:ascii="Times New Roman" w:hAnsi="Times New Roman"/>
          <w:color w:val="191919"/>
          <w:sz w:val="18"/>
          <w:szCs w:val="18"/>
        </w:rPr>
        <w:t>c</w:t>
      </w:r>
      <w:proofErr w:type="spellEnd"/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Polic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Plannin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Committe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review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progres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mad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eac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determine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whethe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shoul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contin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u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pro- gram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1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accepte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Honor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Progra</w:t>
      </w:r>
      <w:r>
        <w:rPr>
          <w:rFonts w:ascii="Times New Roman" w:hAnsi="Times New Roman"/>
          <w:color w:val="191919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ma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exi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progra</w:t>
      </w:r>
      <w:r>
        <w:rPr>
          <w:rFonts w:ascii="Times New Roman" w:hAnsi="Times New Roman"/>
          <w:color w:val="191919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unde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on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thes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conditions:</w:t>
      </w:r>
    </w:p>
    <w:p w:rsidR="00C11F2C" w:rsidRDefault="00C11F2C" w:rsidP="00C11F2C">
      <w:pPr>
        <w:widowControl w:val="0"/>
        <w:autoSpaceDE w:val="0"/>
        <w:autoSpaceDN w:val="0"/>
        <w:adjustRightInd w:val="0"/>
        <w:spacing w:before="16"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49" w:lineRule="auto"/>
        <w:ind w:left="476" w:right="1297" w:hanging="18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1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Graduatio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wit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GENERA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HONOR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designation</w:t>
      </w:r>
      <w:r>
        <w:rPr>
          <w:rFonts w:ascii="Times New Roman" w:hAnsi="Times New Roman"/>
          <w:color w:val="191919"/>
          <w:sz w:val="18"/>
          <w:szCs w:val="18"/>
        </w:rPr>
        <w:t>: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Thos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wh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complet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al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colleg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requirement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graduation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wh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fulfill Honor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Progra</w:t>
      </w:r>
      <w:r>
        <w:rPr>
          <w:rFonts w:ascii="Times New Roman" w:hAnsi="Times New Roman"/>
          <w:color w:val="191919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cours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requirement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wh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hav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overal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grad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poin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averag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3.</w:t>
      </w:r>
      <w:r>
        <w:rPr>
          <w:rFonts w:ascii="Times New Roman" w:hAnsi="Times New Roman"/>
          <w:color w:val="191919"/>
          <w:sz w:val="18"/>
          <w:szCs w:val="18"/>
        </w:rPr>
        <w:t>0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abov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wil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graduat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wit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GENERAL HONOR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designation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(Existin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graduatio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honor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base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solel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grade-poin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averag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wil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continu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ru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paralle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to</w:t>
      </w: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40" w:lineRule="auto"/>
        <w:ind w:left="443" w:right="9182"/>
        <w:jc w:val="center"/>
        <w:rPr>
          <w:rFonts w:ascii="Times New Roman" w:hAnsi="Times New Roman"/>
          <w:color w:val="000000"/>
          <w:sz w:val="18"/>
          <w:szCs w:val="18"/>
        </w:rPr>
      </w:pPr>
      <w:proofErr w:type="gramStart"/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proofErr w:type="gramEnd"/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Honor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Program).</w:t>
      </w:r>
    </w:p>
    <w:p w:rsidR="00C11F2C" w:rsidRDefault="00C11F2C" w:rsidP="00C11F2C">
      <w:pPr>
        <w:widowControl w:val="0"/>
        <w:autoSpaceDE w:val="0"/>
        <w:autoSpaceDN w:val="0"/>
        <w:adjustRightInd w:val="0"/>
        <w:spacing w:before="5" w:after="0" w:line="220" w:lineRule="exact"/>
        <w:rPr>
          <w:rFonts w:ascii="Times New Roman" w:hAnsi="Times New Roman"/>
          <w:color w:val="000000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49" w:lineRule="auto"/>
        <w:ind w:left="476" w:right="1284" w:hanging="18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2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5"/>
          <w:sz w:val="18"/>
          <w:szCs w:val="18"/>
        </w:rPr>
        <w:t>V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oluntar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transfe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int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regula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degre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program</w:t>
      </w:r>
      <w:r>
        <w:rPr>
          <w:rFonts w:ascii="Times New Roman" w:hAnsi="Times New Roman"/>
          <w:color w:val="191919"/>
          <w:sz w:val="18"/>
          <w:szCs w:val="18"/>
        </w:rPr>
        <w:t>: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Som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ma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elec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no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qualif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GENERA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HONOR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choos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only portion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Honor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curriculu</w:t>
      </w:r>
      <w:r>
        <w:rPr>
          <w:rFonts w:ascii="Times New Roman" w:hAnsi="Times New Roman"/>
          <w:color w:val="191919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satisf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standar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graduatio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requirements.</w:t>
      </w:r>
    </w:p>
    <w:p w:rsidR="00C11F2C" w:rsidRDefault="00C11F2C" w:rsidP="00C11F2C">
      <w:pPr>
        <w:widowControl w:val="0"/>
        <w:autoSpaceDE w:val="0"/>
        <w:autoSpaceDN w:val="0"/>
        <w:adjustRightInd w:val="0"/>
        <w:spacing w:before="16"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49" w:lineRule="auto"/>
        <w:ind w:left="476" w:right="993" w:hanging="18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3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Mandator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transfe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int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regula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degre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program</w:t>
      </w:r>
      <w:r>
        <w:rPr>
          <w:rFonts w:ascii="Times New Roman" w:hAnsi="Times New Roman"/>
          <w:color w:val="191919"/>
          <w:sz w:val="18"/>
          <w:szCs w:val="18"/>
        </w:rPr>
        <w:t>: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Upo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revie</w:t>
      </w:r>
      <w:r>
        <w:rPr>
          <w:rFonts w:ascii="Times New Roman" w:hAnsi="Times New Roman"/>
          <w:color w:val="191919"/>
          <w:sz w:val="18"/>
          <w:szCs w:val="18"/>
        </w:rPr>
        <w:t>w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candidate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>’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performanc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Honor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Academi</w:t>
      </w:r>
      <w:r>
        <w:rPr>
          <w:rFonts w:ascii="Times New Roman" w:hAnsi="Times New Roman"/>
          <w:color w:val="191919"/>
          <w:sz w:val="18"/>
          <w:szCs w:val="18"/>
        </w:rPr>
        <w:t>c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Polic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and Plannin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Committee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ma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droppe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fro</w:t>
      </w:r>
      <w:r>
        <w:rPr>
          <w:rFonts w:ascii="Times New Roman" w:hAnsi="Times New Roman"/>
          <w:color w:val="191919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progra</w:t>
      </w:r>
      <w:r>
        <w:rPr>
          <w:rFonts w:ascii="Times New Roman" w:hAnsi="Times New Roman"/>
          <w:color w:val="191919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hi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grad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poin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averag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fall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belo</w:t>
      </w:r>
      <w:r>
        <w:rPr>
          <w:rFonts w:ascii="Times New Roman" w:hAnsi="Times New Roman"/>
          <w:color w:val="191919"/>
          <w:sz w:val="18"/>
          <w:szCs w:val="18"/>
        </w:rPr>
        <w:t>w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3.0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1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1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who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s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grade poin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averag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fall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belo</w:t>
      </w:r>
      <w:r>
        <w:rPr>
          <w:rFonts w:ascii="Times New Roman" w:hAnsi="Times New Roman"/>
          <w:color w:val="191919"/>
          <w:sz w:val="18"/>
          <w:szCs w:val="18"/>
        </w:rPr>
        <w:t>w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3.</w:t>
      </w:r>
      <w:r>
        <w:rPr>
          <w:rFonts w:ascii="Times New Roman" w:hAnsi="Times New Roman"/>
          <w:color w:val="191919"/>
          <w:sz w:val="18"/>
          <w:szCs w:val="18"/>
        </w:rPr>
        <w:t>0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wil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counsele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informe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tha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wil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droppe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fro</w:t>
      </w:r>
      <w:r>
        <w:rPr>
          <w:rFonts w:ascii="Times New Roman" w:hAnsi="Times New Roman"/>
          <w:color w:val="191919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progra</w:t>
      </w:r>
      <w:r>
        <w:rPr>
          <w:rFonts w:ascii="Times New Roman" w:hAnsi="Times New Roman"/>
          <w:color w:val="191919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fail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achiev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 xml:space="preserve">a 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>semeste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>grad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>poin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>averag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>3.</w:t>
      </w:r>
      <w:r>
        <w:rPr>
          <w:rFonts w:ascii="Times New Roman" w:hAnsi="Times New Roman"/>
          <w:color w:val="191919"/>
          <w:sz w:val="18"/>
          <w:szCs w:val="18"/>
        </w:rPr>
        <w:t>0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>followin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>semeste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>r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2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2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>studen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>shoul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>see</w:t>
      </w:r>
      <w:r>
        <w:rPr>
          <w:rFonts w:ascii="Times New Roman" w:hAnsi="Times New Roman"/>
          <w:color w:val="191919"/>
          <w:sz w:val="18"/>
          <w:szCs w:val="18"/>
        </w:rPr>
        <w:t>k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>maintai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>grad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>poin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>averag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>3.</w:t>
      </w:r>
      <w:r>
        <w:rPr>
          <w:rFonts w:ascii="Times New Roman" w:hAnsi="Times New Roman"/>
          <w:color w:val="191919"/>
          <w:sz w:val="18"/>
          <w:szCs w:val="18"/>
        </w:rPr>
        <w:t>0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>abov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>al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>times.</w:t>
      </w: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before="14"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40" w:lineRule="auto"/>
        <w:ind w:left="116" w:right="8875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O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UTREAC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H</w:t>
      </w:r>
      <w:r>
        <w:rPr>
          <w:rFonts w:ascii="Times New Roman" w:hAnsi="Times New Roman"/>
          <w:b/>
          <w:bCs/>
          <w:color w:val="191919"/>
          <w:spacing w:val="10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P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ROGRAMS</w:t>
      </w:r>
    </w:p>
    <w:p w:rsidR="00C11F2C" w:rsidRDefault="00C11F2C" w:rsidP="00C11F2C">
      <w:pPr>
        <w:widowControl w:val="0"/>
        <w:autoSpaceDE w:val="0"/>
        <w:autoSpaceDN w:val="0"/>
        <w:adjustRightInd w:val="0"/>
        <w:spacing w:before="30" w:after="0" w:line="249" w:lineRule="auto"/>
        <w:ind w:left="116" w:right="993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Outreac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Program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Alban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Stat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Universit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provid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lifelon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learnin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educationa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service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citizen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Southwes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gi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wh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need nontraditiona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programmin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system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deliver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>y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variou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program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ar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classifie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non-credi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Categor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I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Continuin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Ed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u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catio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Units, (CEUs</w:t>
      </w:r>
      <w:r>
        <w:rPr>
          <w:rFonts w:ascii="Times New Roman" w:hAnsi="Times New Roman"/>
          <w:color w:val="191919"/>
          <w:sz w:val="18"/>
          <w:szCs w:val="18"/>
        </w:rPr>
        <w:t>)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Categor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I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conferences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independen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>y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pre-colleg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programs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curricul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provid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soun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educationa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grams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which giv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participan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genera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a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wel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a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specialize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education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non-credi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categor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include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course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caree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development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persona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enrich- </w:t>
      </w:r>
      <w:proofErr w:type="spellStart"/>
      <w:r>
        <w:rPr>
          <w:rFonts w:ascii="Times New Roman" w:hAnsi="Times New Roman"/>
          <w:color w:val="191919"/>
          <w:spacing w:val="-2"/>
          <w:sz w:val="18"/>
          <w:szCs w:val="18"/>
        </w:rPr>
        <w:t>ment</w:t>
      </w:r>
      <w:proofErr w:type="spellEnd"/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specia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conferences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workshops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lectures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institutes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consultan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service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variet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professiona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communit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needs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proofErr w:type="spellStart"/>
      <w:r>
        <w:rPr>
          <w:rFonts w:ascii="Times New Roman" w:hAnsi="Times New Roman"/>
          <w:color w:val="191919"/>
          <w:spacing w:val="-2"/>
          <w:sz w:val="18"/>
          <w:szCs w:val="18"/>
        </w:rPr>
        <w:t>Independ</w:t>
      </w:r>
      <w:proofErr w:type="spellEnd"/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- </w:t>
      </w:r>
      <w:proofErr w:type="spellStart"/>
      <w:proofErr w:type="gramStart"/>
      <w:r>
        <w:rPr>
          <w:rFonts w:ascii="Times New Roman" w:hAnsi="Times New Roman"/>
          <w:color w:val="191919"/>
          <w:sz w:val="18"/>
          <w:szCs w:val="18"/>
        </w:rPr>
        <w:t>ent</w:t>
      </w:r>
      <w:proofErr w:type="spellEnd"/>
      <w:proofErr w:type="gramEnd"/>
      <w:r>
        <w:rPr>
          <w:rFonts w:ascii="Times New Roman" w:hAnsi="Times New Roman"/>
          <w:color w:val="191919"/>
          <w:sz w:val="18"/>
          <w:szCs w:val="18"/>
        </w:rPr>
        <w:t xml:space="preserve"> study may be arranged at the high school and University levels through distance learning such as GSAMS, satellite, and/or web based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instruction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1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Al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program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ar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planne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citizen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wh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hav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varie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backgrounds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di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feren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level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maturit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limite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tim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furthe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thei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proofErr w:type="spellStart"/>
      <w:r>
        <w:rPr>
          <w:rFonts w:ascii="Times New Roman" w:hAnsi="Times New Roman"/>
          <w:color w:val="191919"/>
          <w:spacing w:val="-2"/>
          <w:sz w:val="18"/>
          <w:szCs w:val="18"/>
        </w:rPr>
        <w:t>ed</w:t>
      </w:r>
      <w:proofErr w:type="spellEnd"/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- </w:t>
      </w:r>
      <w:proofErr w:type="spellStart"/>
      <w:r>
        <w:rPr>
          <w:rFonts w:ascii="Times New Roman" w:hAnsi="Times New Roman"/>
          <w:color w:val="191919"/>
          <w:spacing w:val="-2"/>
          <w:sz w:val="18"/>
          <w:szCs w:val="18"/>
        </w:rPr>
        <w:t>ucation</w:t>
      </w:r>
      <w:proofErr w:type="spellEnd"/>
      <w:r>
        <w:rPr>
          <w:rFonts w:ascii="Times New Roman" w:hAnsi="Times New Roman"/>
          <w:color w:val="191919"/>
          <w:spacing w:val="-2"/>
          <w:sz w:val="18"/>
          <w:szCs w:val="18"/>
        </w:rPr>
        <w:t>.</w:t>
      </w:r>
    </w:p>
    <w:p w:rsidR="00C11F2C" w:rsidRDefault="00C11F2C" w:rsidP="00C11F2C">
      <w:pPr>
        <w:widowControl w:val="0"/>
        <w:autoSpaceDE w:val="0"/>
        <w:autoSpaceDN w:val="0"/>
        <w:adjustRightInd w:val="0"/>
        <w:spacing w:before="8" w:after="0" w:line="190" w:lineRule="exact"/>
        <w:rPr>
          <w:rFonts w:ascii="Times New Roman" w:hAnsi="Times New Roman"/>
          <w:color w:val="000000"/>
          <w:sz w:val="19"/>
          <w:szCs w:val="19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40" w:lineRule="auto"/>
        <w:ind w:left="116" w:right="9808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SD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U</w:t>
      </w:r>
      <w:r>
        <w:rPr>
          <w:rFonts w:ascii="Times New Roman" w:hAnsi="Times New Roman"/>
          <w:b/>
          <w:bCs/>
          <w:color w:val="191919"/>
          <w:spacing w:val="-5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C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REDIT</w:t>
      </w:r>
    </w:p>
    <w:p w:rsidR="00C11F2C" w:rsidRDefault="00C11F2C" w:rsidP="00C11F2C">
      <w:pPr>
        <w:widowControl w:val="0"/>
        <w:autoSpaceDE w:val="0"/>
        <w:autoSpaceDN w:val="0"/>
        <w:adjustRightInd w:val="0"/>
        <w:spacing w:before="30" w:after="0" w:line="249" w:lineRule="auto"/>
        <w:ind w:left="116" w:right="1004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Individua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“Sta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f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Developmen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Units</w:t>
      </w:r>
      <w:r>
        <w:rPr>
          <w:rFonts w:ascii="Times New Roman" w:hAnsi="Times New Roman"/>
          <w:color w:val="191919"/>
          <w:sz w:val="18"/>
          <w:szCs w:val="18"/>
        </w:rPr>
        <w:t>”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schoo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syste</w:t>
      </w:r>
      <w:r>
        <w:rPr>
          <w:rFonts w:ascii="Times New Roman" w:hAnsi="Times New Roman"/>
          <w:color w:val="191919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employee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othe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educationa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agencie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ma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awarde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contingen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upo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PRIOR APPRO</w:t>
      </w:r>
      <w:r>
        <w:rPr>
          <w:rFonts w:ascii="Times New Roman" w:hAnsi="Times New Roman"/>
          <w:color w:val="191919"/>
          <w:spacing w:val="-25"/>
          <w:sz w:val="18"/>
          <w:szCs w:val="18"/>
        </w:rPr>
        <w:t>V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appropriat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certifyin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agen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respectiv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educationa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agenc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>y</w:t>
      </w:r>
      <w:r>
        <w:rPr>
          <w:rFonts w:ascii="Times New Roman" w:hAnsi="Times New Roman"/>
          <w:color w:val="191919"/>
          <w:sz w:val="18"/>
          <w:szCs w:val="18"/>
        </w:rPr>
        <w:t>.</w:t>
      </w:r>
    </w:p>
    <w:p w:rsidR="00C11F2C" w:rsidRDefault="00C11F2C" w:rsidP="00C11F2C">
      <w:pPr>
        <w:widowControl w:val="0"/>
        <w:autoSpaceDE w:val="0"/>
        <w:autoSpaceDN w:val="0"/>
        <w:adjustRightInd w:val="0"/>
        <w:spacing w:before="8" w:after="0" w:line="190" w:lineRule="exact"/>
        <w:rPr>
          <w:rFonts w:ascii="Times New Roman" w:hAnsi="Times New Roman"/>
          <w:color w:val="000000"/>
          <w:sz w:val="19"/>
          <w:szCs w:val="19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40" w:lineRule="auto"/>
        <w:ind w:left="116" w:right="8894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N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ON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-C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REDI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T</w:t>
      </w:r>
      <w:r>
        <w:rPr>
          <w:rFonts w:ascii="Times New Roman" w:hAnsi="Times New Roman"/>
          <w:b/>
          <w:bCs/>
          <w:color w:val="191919"/>
          <w:spacing w:val="7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C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OURSES</w:t>
      </w:r>
    </w:p>
    <w:p w:rsidR="00C11F2C" w:rsidRDefault="00C11F2C" w:rsidP="00C11F2C">
      <w:pPr>
        <w:widowControl w:val="0"/>
        <w:autoSpaceDE w:val="0"/>
        <w:autoSpaceDN w:val="0"/>
        <w:adjustRightInd w:val="0"/>
        <w:spacing w:before="30" w:after="0" w:line="240" w:lineRule="auto"/>
        <w:ind w:left="116" w:right="7323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Non-credi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course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ar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fere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followin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areas:</w:t>
      </w:r>
    </w:p>
    <w:p w:rsidR="00C11F2C" w:rsidRDefault="00C11F2C" w:rsidP="00C11F2C">
      <w:pPr>
        <w:widowControl w:val="0"/>
        <w:autoSpaceDE w:val="0"/>
        <w:autoSpaceDN w:val="0"/>
        <w:adjustRightInd w:val="0"/>
        <w:spacing w:before="5" w:after="0" w:line="220" w:lineRule="exact"/>
        <w:rPr>
          <w:rFonts w:ascii="Times New Roman" w:hAnsi="Times New Roman"/>
          <w:color w:val="000000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49" w:lineRule="auto"/>
        <w:ind w:left="116" w:right="9797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Arts Computers Englis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Language</w:t>
      </w: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40" w:lineRule="auto"/>
        <w:ind w:left="116" w:right="9719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Foreig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Languages</w:t>
      </w:r>
    </w:p>
    <w:p w:rsidR="00C11F2C" w:rsidRDefault="00C11F2C" w:rsidP="00C11F2C">
      <w:pPr>
        <w:widowControl w:val="0"/>
        <w:autoSpaceDE w:val="0"/>
        <w:autoSpaceDN w:val="0"/>
        <w:adjustRightInd w:val="0"/>
        <w:spacing w:before="9" w:after="0" w:line="240" w:lineRule="auto"/>
        <w:ind w:left="116" w:right="10135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Healt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Issues</w:t>
      </w:r>
    </w:p>
    <w:p w:rsidR="00C11F2C" w:rsidRDefault="00C11F2C" w:rsidP="00C11F2C">
      <w:pPr>
        <w:widowControl w:val="0"/>
        <w:autoSpaceDE w:val="0"/>
        <w:autoSpaceDN w:val="0"/>
        <w:adjustRightInd w:val="0"/>
        <w:spacing w:before="9" w:after="0" w:line="240" w:lineRule="auto"/>
        <w:ind w:left="116" w:right="9211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Professiona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Development</w:t>
      </w:r>
    </w:p>
    <w:p w:rsidR="00C11F2C" w:rsidRDefault="00C11F2C" w:rsidP="00C11F2C">
      <w:pPr>
        <w:widowControl w:val="0"/>
        <w:autoSpaceDE w:val="0"/>
        <w:autoSpaceDN w:val="0"/>
        <w:adjustRightInd w:val="0"/>
        <w:spacing w:before="9" w:after="0" w:line="249" w:lineRule="auto"/>
        <w:ind w:left="116" w:right="9933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14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eleconferences </w:t>
      </w:r>
      <w:r>
        <w:rPr>
          <w:rFonts w:ascii="Times New Roman" w:hAnsi="Times New Roman"/>
          <w:color w:val="191919"/>
          <w:spacing w:val="-16"/>
          <w:sz w:val="18"/>
          <w:szCs w:val="18"/>
        </w:rPr>
        <w:t>W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omen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>’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Issues </w:t>
      </w:r>
      <w:r>
        <w:rPr>
          <w:rFonts w:ascii="Times New Roman" w:hAnsi="Times New Roman"/>
          <w:color w:val="191919"/>
          <w:spacing w:val="-20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out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Courses Jus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Plai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Fun!</w:t>
      </w:r>
    </w:p>
    <w:p w:rsidR="00C11F2C" w:rsidRDefault="00C11F2C" w:rsidP="00C11F2C">
      <w:pPr>
        <w:widowControl w:val="0"/>
        <w:autoSpaceDE w:val="0"/>
        <w:autoSpaceDN w:val="0"/>
        <w:adjustRightInd w:val="0"/>
        <w:spacing w:before="6" w:after="0" w:line="100" w:lineRule="exact"/>
        <w:rPr>
          <w:rFonts w:ascii="Times New Roman" w:hAnsi="Times New Roman"/>
          <w:color w:val="000000"/>
          <w:sz w:val="10"/>
          <w:szCs w:val="10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11F2C" w:rsidRDefault="00C11F2C" w:rsidP="00C11F2C">
      <w:pPr>
        <w:widowControl w:val="0"/>
        <w:tabs>
          <w:tab w:val="left" w:pos="10680"/>
        </w:tabs>
        <w:autoSpaceDE w:val="0"/>
        <w:autoSpaceDN w:val="0"/>
        <w:adjustRightInd w:val="0"/>
        <w:spacing w:after="0" w:line="451" w:lineRule="exact"/>
        <w:ind w:left="4130"/>
        <w:rPr>
          <w:rFonts w:ascii="Century Gothic" w:hAnsi="Century Gothic" w:cs="Century Gothic"/>
          <w:color w:val="000000"/>
          <w:sz w:val="36"/>
          <w:szCs w:val="36"/>
        </w:rPr>
      </w:pPr>
      <w:r>
        <w:rPr>
          <w:rFonts w:ascii="Times New Roman" w:hAnsi="Times New Roman"/>
          <w:color w:val="191919"/>
          <w:position w:val="-5"/>
          <w:sz w:val="20"/>
          <w:szCs w:val="20"/>
        </w:rPr>
        <w:t>2008-2012 Unde</w:t>
      </w:r>
      <w:r>
        <w:rPr>
          <w:rFonts w:ascii="Times New Roman" w:hAnsi="Times New Roman"/>
          <w:color w:val="191919"/>
          <w:spacing w:val="-4"/>
          <w:position w:val="-5"/>
          <w:sz w:val="20"/>
          <w:szCs w:val="20"/>
        </w:rPr>
        <w:t>r</w:t>
      </w:r>
      <w:r>
        <w:rPr>
          <w:rFonts w:ascii="Times New Roman" w:hAnsi="Times New Roman"/>
          <w:color w:val="191919"/>
          <w:position w:val="-5"/>
          <w:sz w:val="20"/>
          <w:szCs w:val="20"/>
        </w:rPr>
        <w:t xml:space="preserve">graduate </w:t>
      </w:r>
      <w:proofErr w:type="gramStart"/>
      <w:r>
        <w:rPr>
          <w:rFonts w:ascii="Times New Roman" w:hAnsi="Times New Roman"/>
          <w:color w:val="191919"/>
          <w:position w:val="-5"/>
          <w:sz w:val="20"/>
          <w:szCs w:val="20"/>
        </w:rPr>
        <w:t>Catalog</w:t>
      </w:r>
      <w:proofErr w:type="gramEnd"/>
      <w:r>
        <w:rPr>
          <w:rFonts w:ascii="Times New Roman" w:hAnsi="Times New Roman"/>
          <w:color w:val="191919"/>
          <w:position w:val="-5"/>
          <w:sz w:val="20"/>
          <w:szCs w:val="20"/>
        </w:rPr>
        <w:tab/>
      </w:r>
    </w:p>
    <w:p w:rsidR="00C11F2C" w:rsidRDefault="00C11F2C" w:rsidP="00C11F2C">
      <w:pPr>
        <w:spacing w:after="0" w:line="240" w:lineRule="auto"/>
        <w:rPr>
          <w:rFonts w:ascii="Century Gothic" w:hAnsi="Century Gothic" w:cs="Century Gothic"/>
          <w:color w:val="000000"/>
          <w:sz w:val="36"/>
          <w:szCs w:val="36"/>
        </w:rPr>
        <w:sectPr w:rsidR="00C11F2C">
          <w:pgSz w:w="12240" w:h="15840"/>
          <w:pgMar w:top="380" w:right="420" w:bottom="280" w:left="600" w:header="720" w:footer="720" w:gutter="0"/>
          <w:cols w:space="720"/>
        </w:sectPr>
      </w:pPr>
    </w:p>
    <w:p w:rsidR="00C11F2C" w:rsidRDefault="00CC470F" w:rsidP="00C11F2C">
      <w:pPr>
        <w:widowControl w:val="0"/>
        <w:autoSpaceDE w:val="0"/>
        <w:autoSpaceDN w:val="0"/>
        <w:adjustRightInd w:val="0"/>
        <w:spacing w:after="0" w:line="195" w:lineRule="exact"/>
        <w:ind w:left="469"/>
        <w:rPr>
          <w:rFonts w:ascii="Century Gothic" w:hAnsi="Century Gothic" w:cs="Century Gothic"/>
          <w:color w:val="000000"/>
          <w:sz w:val="16"/>
          <w:szCs w:val="16"/>
        </w:rPr>
      </w:pPr>
      <w:r w:rsidRPr="00CC470F">
        <w:rPr>
          <w:noProof/>
          <w:lang w:eastAsia="zh-CN"/>
        </w:rPr>
        <w:lastRenderedPageBreak/>
        <w:pict>
          <v:group id="_x0000_s5439" style="position:absolute;left:0;text-align:left;margin-left:-57.5pt;margin-top:-21.05pt;width:191pt;height:795.85pt;z-index:-251591680" coordorigin="-720,-62" coordsize="3820,15917">
            <v:group id="_x0000_s5440" style="position:absolute;left:-720;top:-62;width:3820;height:15917" coordorigin="-720,-62" coordsize="3820,15839">
              <v:rect id="_x0000_s5441" style="position:absolute;top:-62;width:1080;height:248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n52LMUA&#10;AADdAAAADwAAAGRycy9kb3ducmV2LnhtbESPT2vCQBTE70K/w/IKvZlNpY0aXUUKLcVL/Uuvr9ln&#10;Epp9G3a3Jn57Vyh4HGbmN8x82ZtGnMn52rKC5yQFQVxYXXOp4LB/H05A+ICssbFMCi7kYbl4GMwx&#10;17bjLZ13oRQRwj5HBVUIbS6lLyoy6BPbEkfvZJ3BEKUrpXbYRbhp5ChNM2mw5rhQYUtvFRW/uz+j&#10;oHM9vX6U+muSrY/76ffPGNuNU+rpsV/NQATqwz383/7UCrJx9gK3N/EJyMUV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+fnYsxQAAAN0AAAAPAAAAAAAAAAAAAAAAAJgCAABkcnMv&#10;ZG93bnJldi54bWxQSwUGAAAAAAQABAD1AAAAigMAAAAA&#10;" fillcolor="#474747" stroked="f">
                <v:path arrowok="t"/>
              </v:rect>
              <v:rect id="Rectangle 2702" o:spid="_x0000_s5442" style="position:absolute;top:4232;width:1080;height:11545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TLTt8UA&#10;AADdAAAADwAAAGRycy9kb3ducmV2LnhtbESPT2vCQBTE70K/w/IKvemmglGjqxShRbxo/YPXZ/aZ&#10;BLNvw+7WpN++Kwg9DjPzG2a+7Ewt7uR8ZVnB+yABQZxbXXGh4Hj47E9A+ICssbZMCn7Jw3Lx0ptj&#10;pm3L33Tfh0JECPsMFZQhNJmUPi/JoB/Yhjh6V+sMhihdIbXDNsJNLYdJkkqDFceFEhtalZTf9j9G&#10;Qes6Gn0VejtJN6fD9HwZY7NzSr29dh8zEIG68B9+ttdaQTpOR/B4E5+AXP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RMtO3xQAAAN0AAAAPAAAAAAAAAAAAAAAAAJgCAABkcnMv&#10;ZG93bnJldi54bWxQSwUGAAAAAAQABAD1AAAAigMAAAAA&#10;" fillcolor="#dcdcdc" stroked="f">
                <v:path arrowok="t"/>
              </v:rect>
              <v:rect id="Rectangle 2703" o:spid="_x0000_s5443" style="position:absolute;top:2426;width:1080;height:1806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3/GmccA&#10;AADdAAAADwAAAGRycy9kb3ducmV2LnhtbESPT2vCQBTE74V+h+UVehHdmEMsaVaRUqEgHqJt0dsj&#10;+/KHZt+G7JrEb+8WCj0OM/MbJttMphUD9a6xrGC5iEAQF1Y3XCn4PO3mLyCcR9bYWiYFN3KwWT8+&#10;ZJhqO3JOw9FXIkDYpaig9r5LpXRFTQbdwnbEwSttb9AH2VdS9zgGuGllHEWJNNhwWKixo7eaip/j&#10;1Sh4j8/bct/mXX4w568lxWZWXL6Ven6atq8gPE3+P/zX/tAKklWSwO+b8ATk+g4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t/xpnHAAAA3QAAAA8AAAAAAAAAAAAAAAAAmAIAAGRy&#10;cy9kb3ducmV2LnhtbFBLBQYAAAAABAAEAPUAAACMAwAAAAA=&#10;" fillcolor="#dcdcdc" stroked="f">
                <v:path arrowok="t"/>
              </v:rect>
              <v:rect id="_x0000_s5444" style="position:absolute;left:760;top:331;width:2320;height:39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+5iMcUA&#10;AADdAAAADwAAAGRycy9kb3ducmV2LnhtbESPQYvCMBSE78L+h/AWvGmqsFW6RpGFlVW8WL14e23e&#10;tsXmpTSx1n9vBMHjMDPfMItVb2rRUesqywom4wgEcW51xYWC0/F3NAfhPLLG2jIpuJOD1fJjsMBE&#10;2xsfqEt9IQKEXYIKSu+bREqXl2TQjW1DHLx/2xr0QbaF1C3eAtzUchpFsTRYcVgosaGfkvJLejUK&#10;su3+4De706abZ0VT2+w82dsvpYaf/fobhKfev8Ov9p9WEM/iGTzfhCcglw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H7mIxxQAAAN0AAAAPAAAAAAAAAAAAAAAAAJgCAABkcnMv&#10;ZG93bnJldi54bWxQSwUGAAAAAAQABAD1AAAAigMAAAAA&#10;" stroked="f">
                <v:path arrowok="t"/>
              </v:rect>
              <v:rect id="_x0000_s5445" style="position:absolute;left:740;top:311;width:2360;height:43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iNnnMQA&#10;AADdAAAADwAAAGRycy9kb3ducmV2LnhtbERPz2vCMBS+C/sfwhvsIjNVWHXVKCrIPCmrg7HbW/Ns&#10;uzUvJclq/e/NQdjx4/u9WPWmER05X1tWMB4lIIgLq2suFXycds8zED4ga2wsk4IreVgtHwYLzLS9&#10;8Dt1eShFDGGfoYIqhDaT0hcVGfQj2xJH7mydwRChK6V2eInhppGTJEmlwZpjQ4UtbSsqfvM/o+Dn&#10;881tXr9ejsfiu+l2lB6S8XSo1NNjv56DCNSHf/HdvdcK0mka58Y38QnI5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ojZ5zEAAAA3QAAAA8AAAAAAAAAAAAAAAAAmAIAAGRycy9k&#10;b3ducmV2LnhtbFBLBQYAAAAABAAEAPUAAACJAwAAAAA=&#10;" filled="f" strokecolor="#a3a3a3" strokeweight="2pt">
                <v:path arrowok="t"/>
              </v:rect>
              <v:rect id="Rectangle 2706" o:spid="_x0000_s5446" style="position:absolute;top:2422;width:1084;height: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tro5cgA&#10;AADdAAAADwAAAGRycy9kb3ducmV2LnhtbESPQWvCQBSE7wX/w/IEL6VuIhLb1FVEVDwUaa0evD2y&#10;r0kw+zZmVxP/fbdQ8DjMzDfMdN6ZStyocaVlBfEwAkGcWV1yruDwvX55BeE8ssbKMim4k4P5rPc0&#10;xVTblr/otve5CBB2KSoovK9TKV1WkEE3tDVx8H5sY9AH2eRSN9gGuKnkKIoSabDksFBgTcuCsvP+&#10;ahRsdveP0fM5Psarri0P49Ml/5ygUoN+t3gH4anzj/B/e6sVJJPkDf7ehCcgZ7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i2ujlyAAAAN0AAAAPAAAAAAAAAAAAAAAAAJgCAABk&#10;cnMvZG93bnJldi54bWxQSwUGAAAAAAQABAD1AAAAjQMAAAAA&#10;" fillcolor="#191919" stroked="f">
                <v:path arrowok="t"/>
              </v:rect>
              <v:rect id="Rectangle 2707" o:spid="_x0000_s5447" style="position:absolute;top:4222;width:1084;height: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jnXpcUA&#10;AADdAAAADwAAAGRycy9kb3ducmV2LnhtbERPy2rCQBTdF/yH4Qpuik4ixUh0FCkqLoq0PhbuLplr&#10;EszcSTOjiX/vLApdHs57vuxMJR7UuNKygngUgSDOrC45V3A6boZTEM4ja6wsk4InOVguem9zTLVt&#10;+YceB5+LEMIuRQWF93UqpcsKMuhGtiYO3NU2Bn2ATS51g20IN5UcR9FEGiw5NBRY02dB2e1wNwq2&#10;++fX+P0Wn+N115anj8tv/p2gUoN+t5qB8NT5f/Gfe6cVTJIk7A9vwhOQix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2OdelxQAAAN0AAAAPAAAAAAAAAAAAAAAAAJgCAABkcnMv&#10;ZG93bnJldi54bWxQSwUGAAAAAAQABAD1AAAAigMAAAAA&#10;" fillcolor="#191919" stroked="f">
                <v:path arrowok="t"/>
              </v:rect>
              <v:group id="Group 2708" o:spid="_x0000_s5448" style="position:absolute;left:-720;top:6042;width:1804;height:0" coordorigin="-720,6104" coordsize="1804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gnVze8cAAADd&#10;AAAADwAAAAAAAAAAAAAAAACqAgAAZHJzL2Rvd25yZXYueG1sUEsFBgAAAAAEAAQA+gAAAJ4DAAAA&#10;AA==&#10;">
                <v:shape id="Freeform 2709" o:spid="_x0000_s5449" style="position:absolute;left:-720;top:6104;width:1804;height:0;visibility:visible;mso-wrap-style:square;v-text-anchor:top" coordsize="180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nE2csUA&#10;AADdAAAADwAAAGRycy9kb3ducmV2LnhtbESPzWrDMBCE74G+g9hCb7FcH+LgRDGltNCQXPJTSm6L&#10;tZVNrZWR1MR9+yoQyHGYmW+YZT3aXpzJh86xgucsB0HcON2xUXA8vE/nIEJE1tg7JgV/FKBePUyW&#10;WGl34R2d99GIBOFQoYI2xqGSMjQtWQyZG4iT9+28xZikN1J7vCS47WWR5zNpseO00OJAry01P/tf&#10;qyC8rbvPsLbj1vbutPnypTEbr9TT4/iyABFpjPfwrf2hFczKsoDrm/QE5Oo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+cTZyxQAAAN0AAAAPAAAAAAAAAAAAAAAAAJgCAABkcnMv&#10;ZG93bnJldi54bWxQSwUGAAAAAAQABAD1AAAAigMAAAAA&#10;" path="m1804,l720,e" filled="f" strokecolor="#191919" strokeweight="2pt">
                  <v:path arrowok="t" o:connecttype="custom" o:connectlocs="1804,0;720,0" o:connectangles="0,0"/>
                </v:shape>
                <v:shape id="Freeform 2710" o:spid="_x0000_s5450" style="position:absolute;left:-720;top:6104;width:1804;height:0;visibility:visible;mso-wrap-style:square;v-text-anchor:top" coordsize="180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T2T6cUA&#10;AADdAAAADwAAAGRycy9kb3ducmV2LnhtbESPQWsCMRSE74X+h/AKvdVsW3DLanYppQVFL9qKeHts&#10;ntnFzcuSRF3/vRGEHoeZ+YaZVoPtxIl8aB0reB1lIIhrp1s2Cv5+f14+QISIrLFzTAouFKAqHx+m&#10;WGh35hWd1tGIBOFQoIImxr6QMtQNWQwj1xMnb++8xZikN1J7PCe47eRblo2lxZbTQoM9fTVUH9ZH&#10;qyB8z9tNmNthaTu3W2x9bszCK/X8NHxOQEQa4n/43p5pBeM8f4fbm/QEZHk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RPZPpxQAAAN0AAAAPAAAAAAAAAAAAAAAAAJgCAABkcnMv&#10;ZG93bnJldi54bWxQSwUGAAAAAAQABAD1AAAAigMAAAAA&#10;" path="m720,l1804,e" filled="f" strokecolor="#191919" strokeweight="2pt">
                  <v:path arrowok="t" o:connecttype="custom" o:connectlocs="720,0;1804,0" o:connectangles="0,0"/>
                </v:shape>
              </v:group>
              <v:group id="Group 2711" o:spid="_x0000_s5451" style="position:absolute;left:-696;top:7842;width:1780;height:0" coordorigin="-696,7904" coordsize="1780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kgLQ48cAAADd&#10;AAAADwAAAAAAAAAAAAAAAACqAgAAZHJzL2Rvd25yZXYueG1sUEsFBgAAAAAEAAQA+gAAAJ4DAAAA&#10;AA==&#10;">
                <v:shape id="Freeform 2712" o:spid="_x0000_s5452" style="position:absolute;left:-696;top:7904;width:1780;height:0;visibility:visible;mso-wrap-style:square;v-text-anchor:top" coordsize="178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iKgBsUA&#10;AADdAAAADwAAAGRycy9kb3ducmV2LnhtbESPT4vCMBTE7wt+h/AEL4smiqtSjSJS2T3sxT94fjTP&#10;trR5KU2s9dtvFhb2OMzMb5jNrre16Kj1pWMN04kCQZw5U3Ku4Xo5jlcgfEA2WDsmDS/ysNsO3jaY&#10;GPfkE3XnkIsIYZ+ghiKEJpHSZwVZ9BPXEEfv7lqLIco2l6bFZ4TbWs6UWkiLJceFAhs6FJRV54fV&#10;0Kdz2X2qSn1nPJ+m1fssDZeb1qNhv1+DCNSH//Bf+8toWCyXH/D7Jj4Buf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WIqAGxQAAAN0AAAAPAAAAAAAAAAAAAAAAAJgCAABkcnMv&#10;ZG93bnJldi54bWxQSwUGAAAAAAQABAD1AAAAigMAAAAA&#10;" path="m1781,l696,e" filled="f" strokecolor="#191919" strokeweight="2pt">
                  <v:path arrowok="t" o:connecttype="custom" o:connectlocs="1781,0;696,0" o:connectangles="0,0"/>
                </v:shape>
                <v:shape id="Freeform 2713" o:spid="_x0000_s5453" style="position:absolute;left:-696;top:7904;width:1780;height:0;visibility:visible;mso-wrap-style:square;v-text-anchor:top" coordsize="178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vA+ccUA&#10;AADdAAAADwAAAGRycy9kb3ducmV2LnhtbESPQWvCQBSE7wX/w/KEXoruKhIlugmlROyhl2rp+ZF9&#10;JiHZtyG7xvTfu4VCj8PMfMMc8sl2YqTBN441rJYKBHHpTMOVhq/LcbED4QOywc4xafghD3k2ezpg&#10;atydP2k8h0pECPsUNdQh9KmUvqzJol+6njh6VzdYDFEOlTQD3iPcdnKtVCItNhwXauzpraayPd+s&#10;hqnYyPGkWvVR8mZVtC/rIly+tX6eT697EIGm8B/+a78bDcl2m8Dvm/gEZPY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m8D5xxQAAAN0AAAAPAAAAAAAAAAAAAAAAAJgCAABkcnMv&#10;ZG93bnJldi54bWxQSwUGAAAAAAQABAD1AAAAigMAAAAA&#10;" path="m696,l1781,e" filled="f" strokecolor="#191919" strokeweight="2pt">
                  <v:path arrowok="t" o:connecttype="custom" o:connectlocs="696,0;1781,0" o:connectangles="0,0"/>
                </v:shape>
              </v:group>
              <v:group id="Group 2714" o:spid="_x0000_s5454" style="position:absolute;left:-687;top:9642;width:1771;height:0" coordorigin="-687,9704" coordsize="1771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i0E6UxgAAAN0A&#10;AAAPAAAAAAAAAAAAAAAAAKoCAABkcnMvZG93bnJldi54bWxQSwUGAAAAAAQABAD6AAAAnQMAAAAA&#10;">
                <v:shape id="Freeform 2715" o:spid="_x0000_s5455" style="position:absolute;left:-687;top:9704;width:1771;height:0;visibility:visible;mso-wrap-style:square;v-text-anchor:top" coordsize="1771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zIgFMMA&#10;AADdAAAADwAAAGRycy9kb3ducmV2LnhtbERP3WrCMBS+F/YO4Qx2I5q6QSvVKFMm24UIVh/g2Bzb&#10;suakJJlWn95cDLz8+P7ny9604kLON5YVTMYJCOLS6oYrBcfDZjQF4QOyxtYyKbiRh+XiZTDHXNsr&#10;7+lShErEEPY5KqhD6HIpfVmTQT+2HXHkztYZDBG6SmqH1xhuWvmeJKk02HBsqLGjdU3lb/FnFGT3&#10;ydeHNpy2hdt+r/a33fa0GSr19tp/zkAE6sNT/O/+0QrSLItz45v4BOTi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zIgFMMAAADdAAAADwAAAAAAAAAAAAAAAACYAgAAZHJzL2Rv&#10;d25yZXYueG1sUEsFBgAAAAAEAAQA9QAAAIgDAAAAAA==&#10;" path="m1772,l687,e" filled="f" strokecolor="#191919" strokeweight="2pt">
                  <v:path arrowok="t" o:connecttype="custom" o:connectlocs="1772,0;687,0" o:connectangles="0,0"/>
                </v:shape>
                <v:shape id="Freeform 2716" o:spid="_x0000_s5456" style="position:absolute;left:-687;top:9704;width:1771;height:0;visibility:visible;mso-wrap-style:square;v-text-anchor:top" coordsize="1771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H6Fj8cA&#10;AADdAAAADwAAAGRycy9kb3ducmV2LnhtbESP0WrCQBRE34X+w3KFvkjdWCFpo6tUqdQHKZj2A26z&#10;1ySYvRt2txr9ercg9HGYmTPMfNmbVpzI+caygsk4AUFcWt1wpeD7a/P0AsIHZI2tZVJwIQ/LxcNg&#10;jrm2Z97TqQiViBD2OSqoQ+hyKX1Zk0E/th1x9A7WGQxRukpqh+cIN618TpJUGmw4LtTY0bqm8lj8&#10;GgXZdfI+1YbTtnC7j9X+8rn72YyUehz2bzMQgfrwH763t1pBmmWv8PcmPgG5uA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x+hY/HAAAA3QAAAA8AAAAAAAAAAAAAAAAAmAIAAGRy&#10;cy9kb3ducmV2LnhtbFBLBQYAAAAABAAEAPUAAACMAwAAAAA=&#10;" path="m687,l1772,e" filled="f" strokecolor="#191919" strokeweight="2pt">
                  <v:path arrowok="t" o:connecttype="custom" o:connectlocs="687,0;1772,0" o:connectangles="0,0"/>
                </v:shape>
              </v:group>
              <v:group id="Group 2717" o:spid="_x0000_s5457" style="position:absolute;left:-705;top:11442;width:1789;height:0" coordorigin="-705,11504" coordsize="1789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Y7KbHwwAAAN0AAAAP&#10;AAAAAAAAAAAAAAAAAKoCAABkcnMvZG93bnJldi54bWxQSwUGAAAAAAQABAD6AAAAmgMAAAAA&#10;">
                <v:shape id="Freeform 2718" o:spid="_x0000_s5458" style="position:absolute;left:-705;top:11504;width:1789;height:0;visibility:visible;mso-wrap-style:square;v-text-anchor:top" coordsize="178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B3DZMYA&#10;AADdAAAADwAAAGRycy9kb3ducmV2LnhtbESPUUvDQBCE3wv9D8cWfGsv8aHW2GsRwVaRIkZ/wJJb&#10;c6G53Zi7ttFf7xUKfRxm5htmuR58q47Uh0bYQD7LQBFXYhuuDXx9Pk8XoEJEttgKk4FfCrBejUdL&#10;LKyc+IOOZaxVgnAo0ICLsSu0DpUjj2EmHXHyvqX3GJPsa217PCW4b/Vtls21x4bTgsOOnhxV+/Lg&#10;DWy299v87c+J7LXPfqrdu7x22pibyfD4ACrSEK/hS/vFGpjfLXI4v0lPQK/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B3DZMYAAADdAAAADwAAAAAAAAAAAAAAAACYAgAAZHJz&#10;L2Rvd25yZXYueG1sUEsFBgAAAAAEAAQA9QAAAIsDAAAAAA==&#10;" path="m1790,l705,e" filled="f" strokecolor="#191919" strokeweight="2pt">
                  <v:path arrowok="t" o:connecttype="custom" o:connectlocs="1790,0;705,0" o:connectangles="0,0"/>
                </v:shape>
                <v:shape id="Freeform 2719" o:spid="_x0000_s5459" style="position:absolute;left:-705;top:11504;width:1789;height:0;visibility:visible;mso-wrap-style:square;v-text-anchor:top" coordsize="178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M9dE8YA&#10;AADdAAAADwAAAGRycy9kb3ducmV2LnhtbESPzWoCQRCE74G8w9CB3HRWD/5sHCUEjAkioskDNDud&#10;ncWd7nVnohuf3hGEHIuq+oqaLTpfqxO1oRI2MOhnoIgLsRWXBr6/lr0JqBCRLdbCZOCPAizmjw8z&#10;zK2ceUenfSxVgnDI0YCLscm1DoUjj6EvDXHyfqT1GJNsS21bPCe4r/Uwy0baY8VpwWFDb46Kw/7X&#10;G3hfTVeD9cWJHLTPjsVmK5+NNub5qXt9ARWpi//he/vDGhiNJ0O4vUlPQM+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M9dE8YAAADdAAAADwAAAAAAAAAAAAAAAACYAgAAZHJz&#10;L2Rvd25yZXYueG1sUEsFBgAAAAAEAAQA9QAAAIsDAAAAAA==&#10;" path="m705,l1790,e" filled="f" strokecolor="#191919" strokeweight="2pt">
                  <v:path arrowok="t" o:connecttype="custom" o:connectlocs="705,0;1790,0" o:connectangles="0,0"/>
                </v:shape>
              </v:group>
              <v:group id="_x0000_s5460" style="position:absolute;left:-696;top:13242;width:1780;height:0" coordorigin="-696,13304" coordsize="1780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oPjiwxgAAAN0A&#10;AAAPAAAAAAAAAAAAAAAAAKoCAABkcnMvZG93bnJldi54bWxQSwUGAAAAAAQABAD6AAAAnQMAAAAA&#10;">
                <v:shape id="Freeform 2721" o:spid="_x0000_s5461" style="position:absolute;left:-696;top:13304;width:1780;height:0;visibility:visible;mso-wrap-style:square;v-text-anchor:top" coordsize="178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Lt1usUA&#10;AADdAAAADwAAAGRycy9kb3ducmV2LnhtbESPQWvCQBSE70L/w/IKXqTuKsFKdBWRlHroxVh6fmSf&#10;SUj2bchuY/z3XaHgcZiZb5jtfrStGKj3tWMNi7kCQVw4U3Op4fvy8bYG4QOywdYxabiTh/3uZbLF&#10;1Lgbn2nIQykihH2KGqoQulRKX1Rk0c9dRxy9q+sthij7UpoebxFuW7lUaiUt1hwXKuzoWFHR5L9W&#10;w5glcvhUjfoqOFlkzWyZhcuP1tPX8bABEWgMz/B/+2Q0rN7XCTzexCcgd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Mu3W6xQAAAN0AAAAPAAAAAAAAAAAAAAAAAJgCAABkcnMv&#10;ZG93bnJldi54bWxQSwUGAAAAAAQABAD1AAAAigMAAAAA&#10;" path="m1781,l696,e" filled="f" strokecolor="#191919" strokeweight="2pt">
                  <v:path arrowok="t" o:connecttype="custom" o:connectlocs="1781,0;696,0" o:connectangles="0,0"/>
                </v:shape>
                <v:shape id="Freeform 2722" o:spid="_x0000_s5462" style="position:absolute;left:-696;top:13304;width:1780;height:0;visibility:visible;mso-wrap-style:square;v-text-anchor:top" coordsize="178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/fQIcUA&#10;AADdAAAADwAAAGRycy9kb3ducmV2LnhtbESPT4vCMBTE7wt+h/AEL4smiqtSjSJS2T3sxT94fjTP&#10;trR5KU2s9dtvFhb2OMzMb5jNrre16Kj1pWMN04kCQZw5U3Ku4Xo5jlcgfEA2WDsmDS/ysNsO3jaY&#10;GPfkE3XnkIsIYZ+ghiKEJpHSZwVZ9BPXEEfv7lqLIco2l6bFZ4TbWs6UWkiLJceFAhs6FJRV54fV&#10;0Kdz2X2qSn1nPJ+m1fssDZeb1qNhv1+DCNSH//Bf+8toWCxXH/D7Jj4Buf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j99AhxQAAAN0AAAAPAAAAAAAAAAAAAAAAAJgCAABkcnMv&#10;ZG93bnJldi54bWxQSwUGAAAAAAQABAD1AAAAigMAAAAA&#10;" path="m696,l1781,e" filled="f" strokecolor="#191919" strokeweight="2pt">
                  <v:path arrowok="t" o:connecttype="custom" o:connectlocs="696,0;1781,0" o:connectangles="0,0"/>
                </v:shape>
              </v:group>
              <v:shape id="_x0000_s5463" style="position:absolute;left:1039;top:15042;width:45;height:0;visibility:visible;mso-wrap-style:square;v-text-anchor:top" coordsize="45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28ijcQA&#10;AADdAAAADwAAAGRycy9kb3ducmV2LnhtbESPQWuDQBSE74H+h+UVcotrA7ViswklteAlB23p+eG+&#10;qKn7VtyNmn+fLRR6HGbmG2Z3WEwvJhpdZ1nBUxSDIK6t7rhR8PX5sUlBOI+ssbdMCm7k4LB/WO0w&#10;03bmkqbKNyJA2GWooPV+yKR0dUsGXWQH4uCd7WjQBzk2Uo84B7jp5TaOE2mw47DQ4kDHluqf6moU&#10;zEPuLoWpj9W3rE55SUv+/F4qtX5c3l5BeFr8f/ivXWgFyUuawO+b8ATk/g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NvIo3EAAAA3QAAAA8AAAAAAAAAAAAAAAAAmAIAAGRycy9k&#10;b3ducmV2LnhtbFBLBQYAAAAABAAEAPUAAACJAwAAAAA=&#10;" path="m,l44,e" filled="f" strokecolor="#191919" strokeweight="2pt">
                <v:path arrowok="t" o:connecttype="custom" o:connectlocs="0,0;44,0" o:connectangles="0,0"/>
              </v:shape>
              <v:shape id="_x0000_s5464" style="position:absolute;top:15042;width:400;height:0;visibility:visible;mso-wrap-style:square;v-text-anchor:top" coordsize="40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RH3nMQA&#10;AADdAAAADwAAAGRycy9kb3ducmV2LnhtbESPQWsCMRSE74X+h/AKXopmFauyNYqIgnirevD42Lxu&#10;VjcvyyZq/PdGEDwOM/MNM51HW4srtb5yrKDfy0AQF05XXCo47NfdCQgfkDXWjknBnTzMZ58fU8y1&#10;u/EfXXehFAnCPkcFJoQml9IXhiz6nmuIk/fvWoshybaUusVbgttaDrJsJC1WnBYMNrQ0VJx3F6sg&#10;28cfHB5Ox0au6sU3reJwezdKdb7i4hdEoBje4Vd7oxWMxpMxPN+kJyBn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kR95zEAAAA3QAAAA8AAAAAAAAAAAAAAAAAmAIAAGRycy9k&#10;b3ducmV2LnhtbFBLBQYAAAAABAAEAPUAAACJAwAAAAA=&#10;" path="m,l400,e" filled="f" strokecolor="#191919" strokeweight="2pt">
                <v:path arrowok="t" o:connecttype="custom" o:connectlocs="0,0;400,0" o:connectangles="0,0"/>
              </v:shape>
              <v:rect id="_x0000_s5465" style="position:absolute;left:400;top:14802;width:640;height:6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n0QucIA&#10;AADdAAAADwAAAGRycy9kb3ducmV2LnhtbERPTYvCMBC9C/6HMII3TRXU0jUti6Do4kXXy96mzWxb&#10;tpmUJtb6781hwePjfW+zwTSip87VlhUs5hEI4sLqmksFt+/9LAbhPLLGxjIpeJKDLB2Ptpho++AL&#10;9VdfihDCLkEFlfdtIqUrKjLo5rYlDtyv7Qz6ALtS6g4fIdw0chlFa2mw5tBQYUu7ioq/690oyE/n&#10;iz983Q59nJdtY/OfxdmulJpOhs8PEJ4G/xb/u49awXoTh7nhTXgCMn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GfRC5wgAAAN0AAAAPAAAAAAAAAAAAAAAAAJgCAABkcnMvZG93&#10;bnJldi54bWxQSwUGAAAAAAQABAD1AAAAhwMAAAAA&#10;" stroked="f">
                <v:path arrowok="t"/>
              </v:rect>
              <v:rect id="_x0000_s5466" style="position:absolute;left:380;top:14782;width:680;height:68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Y/fKccA&#10;AADdAAAADwAAAGRycy9kb3ducmV2LnhtbESP3UoDMRSE74W+QziF3ojNWmp/1qZFCi3VG3H1AY6b&#10;42bb5GRJ0nZ9eyMIXg4z8w2z2vTOiguF2HpWcD8uQBDXXrfcKPh4390tQMSErNF6JgXfFGGzHtys&#10;sNT+ym90qVIjMoRjiQpMSl0pZawNOYxj3xFn78sHhynL0Egd8JrhzspJUcykw5bzgsGOtobqU3V2&#10;Cuj19vlhfzieXo7aWrOcflbneVBqNOyfHkEk6tN/+K990Apm88USft/kJyDX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2P3ynHAAAA3QAAAA8AAAAAAAAAAAAAAAAAmAIAAGRy&#10;cy9kb3ducmV2LnhtbFBLBQYAAAAABAAEAPUAAACMAwAAAAA=&#10;" filled="f" strokecolor="#191919" strokeweight="2pt">
                <v:path arrowok="t"/>
              </v:rect>
            </v:group>
            <v:shape id="Text Box 2699" o:spid="_x0000_s5467" type="#_x0000_t202" style="position:absolute;left:377;top:13537;width:480;height:1173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" o:allowincell="f" filled="f" stroked="f">
              <v:textbox style="layout-flow:vertical;mso-layout-flow-alt:bottom-to-top" inset="0,0,0,0">
                <w:txbxContent>
                  <w:p w:rsidR="00AD796A" w:rsidRDefault="00AD796A" w:rsidP="00AD796A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Personnel &amp;Index</w:t>
                    </w:r>
                  </w:p>
                </w:txbxContent>
              </v:textbox>
            </v:shape>
            <v:shape id="Text Box 2698" o:spid="_x0000_s5468" type="#_x0000_t202" style="position:absolute;left:377;top:8243;width:720;height:1109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" o:allowincell="f" filled="f" stroked="f">
              <v:textbox style="layout-flow:vertical;mso-layout-flow-alt:bottom-to-top" inset="0,0,0,0">
                <w:txbxContent>
                  <w:p w:rsidR="00AD796A" w:rsidRDefault="00AD796A" w:rsidP="00AD796A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Sciences &amp;</w:t>
                    </w:r>
                  </w:p>
                  <w:p w:rsidR="00AD796A" w:rsidRDefault="00AD796A" w:rsidP="00AD796A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right="202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Health</w:t>
                    </w:r>
                  </w:p>
                  <w:p w:rsidR="00AD796A" w:rsidRDefault="00AD796A" w:rsidP="00AD796A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left="-7" w:right="-7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Professions</w:t>
                    </w:r>
                  </w:p>
                </w:txbxContent>
              </v:textbox>
            </v:shape>
            <v:shape id="Text Box 2697" o:spid="_x0000_s5469" type="#_x0000_t202" style="position:absolute;left:397;top:11806;width:480;height:1218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" o:allowincell="f" filled="f" stroked="f">
              <v:textbox style="layout-flow:vertical;mso-layout-flow-alt:bottom-to-top" inset="0,0,0,0">
                <w:txbxContent>
                  <w:p w:rsidR="00AD796A" w:rsidRDefault="00AD796A" w:rsidP="00AD796A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right="229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Course</w:t>
                    </w:r>
                  </w:p>
                  <w:p w:rsidR="00AD796A" w:rsidRDefault="00AD796A" w:rsidP="00AD796A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Descriptions</w:t>
                    </w:r>
                  </w:p>
                </w:txbxContent>
              </v:textbox>
            </v:shape>
            <v:shape id="Text Box 2696" o:spid="_x0000_s5470" type="#_x0000_t202" style="position:absolute;left:397;top:10116;width:480;height:981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" o:allowincell="f" filled="f" stroked="f">
              <v:textbox style="layout-flow:vertical;mso-layout-flow-alt:bottom-to-top" inset="0,0,0,0">
                <w:txbxContent>
                  <w:p w:rsidR="00AD796A" w:rsidRDefault="00AD796A" w:rsidP="00AD796A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Graduate</w:t>
                    </w:r>
                  </w:p>
                  <w:p w:rsidR="00AD796A" w:rsidRDefault="00AD796A" w:rsidP="00AD796A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right="12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School</w:t>
                    </w:r>
                  </w:p>
                </w:txbxContent>
              </v:textbox>
            </v:shape>
            <v:shape id="Text Box 2695" o:spid="_x0000_s5471" type="#_x0000_t202" style="position:absolute;left:417;top:6480;width:240;height:1017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" o:allowincell="f" filled="f" stroked="f">
              <v:textbox style="layout-flow:vertical;mso-layout-flow-alt:bottom-to-top" inset="0,0,0,0">
                <w:txbxContent>
                  <w:p w:rsidR="00AD796A" w:rsidRDefault="00AD796A" w:rsidP="00AD796A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20" w:right="-30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Education</w:t>
                    </w:r>
                  </w:p>
                </w:txbxContent>
              </v:textbox>
            </v:shape>
            <v:shape id="Text Box 2694" o:spid="_x0000_s5472" type="#_x0000_t202" style="position:absolute;left:417;top:4760;width:240;height:840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" o:allowincell="f" filled="f" stroked="f">
              <v:textbox style="layout-flow:vertical;mso-layout-flow-alt:bottom-to-top" inset="0,0,0,0">
                <w:txbxContent>
                  <w:p w:rsidR="00AD796A" w:rsidRDefault="00AD796A" w:rsidP="00AD796A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20" w:right="-30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Business</w:t>
                    </w:r>
                  </w:p>
                </w:txbxContent>
              </v:textbox>
            </v:shape>
            <v:shape id="Text Box 2693" o:spid="_x0000_s5473" type="#_x0000_t202" style="position:absolute;left:397;top:2475;width:570;height:1724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" o:allowincell="f" filled="f" stroked="f">
              <v:textbox style="layout-flow:vertical;mso-layout-flow-alt:bottom-to-top" inset="0,0,0,0">
                <w:txbxContent>
                  <w:p w:rsidR="00AD796A" w:rsidRPr="008A161B" w:rsidRDefault="00AD796A" w:rsidP="00AD796A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20" w:right="-30"/>
                      <w:rPr>
                        <w:rFonts w:ascii="Century Gothic" w:hAnsi="Century Gothic" w:cs="Century Gothic"/>
                        <w:color w:val="000000" w:themeColor="text1"/>
                        <w:sz w:val="20"/>
                        <w:szCs w:val="20"/>
                      </w:rPr>
                    </w:pPr>
                    <w:r w:rsidRPr="008A161B">
                      <w:rPr>
                        <w:rFonts w:ascii="Century Gothic" w:hAnsi="Century Gothic" w:cs="Century Gothic"/>
                        <w:b/>
                        <w:bCs/>
                        <w:color w:val="000000" w:themeColor="text1"/>
                        <w:sz w:val="20"/>
                        <w:szCs w:val="20"/>
                      </w:rPr>
                      <w:t>Arts &amp; Humanities</w:t>
                    </w:r>
                  </w:p>
                </w:txbxContent>
              </v:textbox>
            </v:shape>
            <v:shape id="Text Box 2692" o:spid="_x0000_s5474" type="#_x0000_t202" style="position:absolute;left:400;top:591;width:477;height:1612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" o:allowincell="f" filled="f" stroked="f">
              <v:textbox style="layout-flow:vertical;mso-layout-flow-alt:bottom-to-top" inset="0,0,0,0">
                <w:txbxContent>
                  <w:p w:rsidR="00AD796A" w:rsidRPr="008A161B" w:rsidRDefault="00AD796A" w:rsidP="00AD796A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20" w:right="-30"/>
                      <w:rPr>
                        <w:rFonts w:ascii="Century Gothic" w:hAnsi="Century Gothic" w:cs="Century Gothic"/>
                        <w:color w:val="FFFFFF" w:themeColor="background1"/>
                        <w:sz w:val="20"/>
                        <w:szCs w:val="20"/>
                      </w:rPr>
                    </w:pPr>
                    <w:r w:rsidRPr="008A161B">
                      <w:rPr>
                        <w:rFonts w:ascii="Century Gothic" w:hAnsi="Century Gothic" w:cs="Century Gothic"/>
                        <w:b/>
                        <w:bCs/>
                        <w:color w:val="FFFFFF" w:themeColor="background1"/>
                        <w:sz w:val="20"/>
                        <w:szCs w:val="20"/>
                      </w:rPr>
                      <w:t xml:space="preserve">Albany State </w:t>
                    </w:r>
                  </w:p>
                </w:txbxContent>
              </v:textbox>
            </v:shape>
          </v:group>
        </w:pict>
      </w:r>
      <w:r w:rsidRPr="00CC470F">
        <w:pict>
          <v:shape id="Text Box 1974" o:spid="_x0000_s1134" type="#_x0000_t202" style="position:absolute;left:0;text-align:left;margin-left:20.85pt;margin-top:49.1pt;width:12pt;height:63.8pt;z-index:-251676672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" o:allowincell="f" filled="f" stroked="f">
            <v:textbox style="layout-flow:vertical;mso-layout-flow-alt:bottom-to-top" inset="0,0,0,0">
              <w:txbxContent>
                <w:p w:rsidR="00C11F2C" w:rsidRDefault="00C11F2C" w:rsidP="00C11F2C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20" w:right="-30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FFFFFF"/>
                      <w:sz w:val="20"/>
                      <w:szCs w:val="20"/>
                    </w:rPr>
                    <w:t>Albany State</w:t>
                  </w:r>
                </w:p>
              </w:txbxContent>
            </v:textbox>
            <w10:wrap anchorx="page" anchory="page"/>
          </v:shape>
        </w:pict>
      </w:r>
      <w:r w:rsidR="00C11F2C">
        <w:rPr>
          <w:rFonts w:ascii="Century Gothic" w:hAnsi="Century Gothic" w:cs="Century Gothic"/>
          <w:b/>
          <w:bCs/>
          <w:color w:val="191919"/>
          <w:sz w:val="16"/>
          <w:szCs w:val="16"/>
        </w:rPr>
        <w:t>Outreach/Military Science</w:t>
      </w:r>
    </w:p>
    <w:p w:rsidR="00C11F2C" w:rsidRDefault="00C11F2C" w:rsidP="00C11F2C">
      <w:pPr>
        <w:widowControl w:val="0"/>
        <w:autoSpaceDE w:val="0"/>
        <w:autoSpaceDN w:val="0"/>
        <w:adjustRightInd w:val="0"/>
        <w:spacing w:before="8" w:after="0" w:line="130" w:lineRule="exact"/>
        <w:rPr>
          <w:rFonts w:ascii="Century Gothic" w:hAnsi="Century Gothic" w:cs="Century Gothic"/>
          <w:color w:val="000000"/>
          <w:sz w:val="13"/>
          <w:szCs w:val="13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before="20" w:after="0" w:line="240" w:lineRule="auto"/>
        <w:ind w:left="1020" w:right="7638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C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OOPER</w:t>
      </w:r>
      <w:r>
        <w:rPr>
          <w:rFonts w:ascii="Times New Roman" w:hAnsi="Times New Roman"/>
          <w:b/>
          <w:bCs/>
          <w:color w:val="191919"/>
          <w:spacing w:val="-16"/>
          <w:sz w:val="18"/>
          <w:szCs w:val="18"/>
        </w:rPr>
        <w:t>A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TIV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E</w:t>
      </w:r>
      <w:r>
        <w:rPr>
          <w:rFonts w:ascii="Times New Roman" w:hAnsi="Times New Roman"/>
          <w:b/>
          <w:bCs/>
          <w:color w:val="191919"/>
          <w:spacing w:val="10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E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DUC</w:t>
      </w:r>
      <w:r>
        <w:rPr>
          <w:rFonts w:ascii="Times New Roman" w:hAnsi="Times New Roman"/>
          <w:b/>
          <w:bCs/>
          <w:color w:val="191919"/>
          <w:spacing w:val="-16"/>
          <w:sz w:val="18"/>
          <w:szCs w:val="18"/>
        </w:rPr>
        <w:t>A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TION</w:t>
      </w:r>
    </w:p>
    <w:p w:rsidR="00C11F2C" w:rsidRDefault="00C11F2C" w:rsidP="00C11F2C">
      <w:pPr>
        <w:widowControl w:val="0"/>
        <w:autoSpaceDE w:val="0"/>
        <w:autoSpaceDN w:val="0"/>
        <w:adjustRightInd w:val="0"/>
        <w:spacing w:before="30" w:after="0" w:line="249" w:lineRule="auto"/>
        <w:ind w:left="1020" w:right="70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Cooperativ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Educatio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Progra</w:t>
      </w:r>
      <w:r>
        <w:rPr>
          <w:rFonts w:ascii="Times New Roman" w:hAnsi="Times New Roman"/>
          <w:color w:val="191919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designe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complemen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student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>’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forma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educatio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wit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serie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paid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productiv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wor</w:t>
      </w:r>
      <w:r>
        <w:rPr>
          <w:rFonts w:ascii="Times New Roman" w:hAnsi="Times New Roman"/>
          <w:color w:val="191919"/>
          <w:sz w:val="18"/>
          <w:szCs w:val="18"/>
        </w:rPr>
        <w:t>k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experience 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fiel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relate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student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>’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caree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educationa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goals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cooperativ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segment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ca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begi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durin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sophomor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yea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continu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during 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junio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senio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years.</w:t>
      </w: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71" w:lineRule="auto"/>
        <w:ind w:left="1020" w:right="71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progra</w:t>
      </w:r>
      <w:r>
        <w:rPr>
          <w:rFonts w:ascii="Times New Roman" w:hAnsi="Times New Roman"/>
          <w:color w:val="191919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enable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prepar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realisticall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meaningfu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career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allowin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the</w:t>
      </w:r>
      <w:r>
        <w:rPr>
          <w:rFonts w:ascii="Times New Roman" w:hAnsi="Times New Roman"/>
          <w:color w:val="191919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relat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classroo</w:t>
      </w:r>
      <w:r>
        <w:rPr>
          <w:rFonts w:ascii="Times New Roman" w:hAnsi="Times New Roman"/>
          <w:color w:val="191919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theor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ctica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application 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job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1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Whil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ar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engage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productiv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employment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the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wil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hav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chanc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observ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skille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professional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wor</w:t>
      </w:r>
      <w:r>
        <w:rPr>
          <w:rFonts w:ascii="Times New Roman" w:hAnsi="Times New Roman"/>
          <w:color w:val="191919"/>
          <w:sz w:val="18"/>
          <w:szCs w:val="18"/>
        </w:rPr>
        <w:t>k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thei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fields 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specialty–a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opportunit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whic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wil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hel</w:t>
      </w:r>
      <w:r>
        <w:rPr>
          <w:rFonts w:ascii="Times New Roman" w:hAnsi="Times New Roman"/>
          <w:color w:val="191919"/>
          <w:sz w:val="18"/>
          <w:szCs w:val="18"/>
        </w:rPr>
        <w:t>p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the</w:t>
      </w:r>
      <w:r>
        <w:rPr>
          <w:rFonts w:ascii="Times New Roman" w:hAnsi="Times New Roman"/>
          <w:color w:val="191919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decid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whethe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thei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vocationa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aspiration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sho</w:t>
      </w:r>
      <w:r>
        <w:rPr>
          <w:rFonts w:ascii="Times New Roman" w:hAnsi="Times New Roman"/>
          <w:color w:val="191919"/>
          <w:sz w:val="18"/>
          <w:szCs w:val="18"/>
        </w:rPr>
        <w:t>w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promis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lon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rang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person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satisfaction.</w:t>
      </w:r>
    </w:p>
    <w:p w:rsidR="00C11F2C" w:rsidRDefault="00C11F2C" w:rsidP="00C11F2C">
      <w:pPr>
        <w:widowControl w:val="0"/>
        <w:autoSpaceDE w:val="0"/>
        <w:autoSpaceDN w:val="0"/>
        <w:adjustRightInd w:val="0"/>
        <w:spacing w:before="16" w:after="0" w:line="249" w:lineRule="auto"/>
        <w:ind w:left="1020" w:right="2757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Co-o</w:t>
      </w:r>
      <w:r>
        <w:rPr>
          <w:rFonts w:ascii="Times New Roman" w:hAnsi="Times New Roman"/>
          <w:color w:val="191919"/>
          <w:sz w:val="18"/>
          <w:szCs w:val="18"/>
        </w:rPr>
        <w:t>p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Progra</w:t>
      </w:r>
      <w:r>
        <w:rPr>
          <w:rFonts w:ascii="Times New Roman" w:hAnsi="Times New Roman"/>
          <w:color w:val="191919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Alban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Stat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Universit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ope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al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al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area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professiona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interests 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preparation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requirement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admissio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int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Co-o</w:t>
      </w:r>
      <w:r>
        <w:rPr>
          <w:rFonts w:ascii="Times New Roman" w:hAnsi="Times New Roman"/>
          <w:color w:val="191919"/>
          <w:sz w:val="18"/>
          <w:szCs w:val="18"/>
        </w:rPr>
        <w:t>p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Progra</w:t>
      </w:r>
      <w:r>
        <w:rPr>
          <w:rFonts w:ascii="Times New Roman" w:hAnsi="Times New Roman"/>
          <w:color w:val="191919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ar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follows:</w:t>
      </w:r>
    </w:p>
    <w:p w:rsidR="00C11F2C" w:rsidRDefault="00C11F2C" w:rsidP="00C11F2C">
      <w:pPr>
        <w:widowControl w:val="0"/>
        <w:autoSpaceDE w:val="0"/>
        <w:autoSpaceDN w:val="0"/>
        <w:adjustRightInd w:val="0"/>
        <w:spacing w:before="16"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49" w:lineRule="auto"/>
        <w:ind w:left="1020" w:right="3832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1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Successfu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completio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thirt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(30</w:t>
      </w:r>
      <w:r>
        <w:rPr>
          <w:rFonts w:ascii="Times New Roman" w:hAnsi="Times New Roman"/>
          <w:color w:val="191919"/>
          <w:sz w:val="18"/>
          <w:szCs w:val="18"/>
        </w:rPr>
        <w:t>)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semeste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hour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academi</w:t>
      </w:r>
      <w:r>
        <w:rPr>
          <w:rFonts w:ascii="Times New Roman" w:hAnsi="Times New Roman"/>
          <w:color w:val="191919"/>
          <w:sz w:val="18"/>
          <w:szCs w:val="18"/>
        </w:rPr>
        <w:t>c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credi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wit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2.</w:t>
      </w:r>
      <w:r>
        <w:rPr>
          <w:rFonts w:ascii="Times New Roman" w:hAnsi="Times New Roman"/>
          <w:color w:val="191919"/>
          <w:sz w:val="18"/>
          <w:szCs w:val="18"/>
        </w:rPr>
        <w:t>5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grade poin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averag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bette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ou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possibl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4.0.</w:t>
      </w: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40" w:lineRule="auto"/>
        <w:ind w:left="1020" w:right="3436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2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Successfu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completio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serie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interview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wit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Director/Coordinato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Cooperative</w:t>
      </w:r>
    </w:p>
    <w:p w:rsidR="00C11F2C" w:rsidRDefault="00C11F2C" w:rsidP="00C11F2C">
      <w:pPr>
        <w:widowControl w:val="0"/>
        <w:autoSpaceDE w:val="0"/>
        <w:autoSpaceDN w:val="0"/>
        <w:adjustRightInd w:val="0"/>
        <w:spacing w:before="9" w:after="0" w:line="240" w:lineRule="auto"/>
        <w:ind w:left="1020" w:right="9396"/>
        <w:jc w:val="both"/>
        <w:rPr>
          <w:rFonts w:ascii="Times New Roman" w:hAnsi="Times New Roman"/>
          <w:color w:val="000000"/>
          <w:sz w:val="18"/>
          <w:szCs w:val="18"/>
        </w:rPr>
      </w:pPr>
      <w:proofErr w:type="gramStart"/>
      <w:r>
        <w:rPr>
          <w:rFonts w:ascii="Times New Roman" w:hAnsi="Times New Roman"/>
          <w:color w:val="191919"/>
          <w:spacing w:val="-2"/>
          <w:sz w:val="18"/>
          <w:szCs w:val="18"/>
        </w:rPr>
        <w:t>Education.</w:t>
      </w:r>
      <w:proofErr w:type="gramEnd"/>
    </w:p>
    <w:p w:rsidR="00C11F2C" w:rsidRDefault="00C11F2C" w:rsidP="00C11F2C">
      <w:pPr>
        <w:widowControl w:val="0"/>
        <w:autoSpaceDE w:val="0"/>
        <w:autoSpaceDN w:val="0"/>
        <w:adjustRightInd w:val="0"/>
        <w:spacing w:before="9" w:after="0" w:line="240" w:lineRule="auto"/>
        <w:ind w:left="1020" w:right="3212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1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transfe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mus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mee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bot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abov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requirement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mus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hav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complete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leas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twelve</w:t>
      </w:r>
    </w:p>
    <w:p w:rsidR="00C11F2C" w:rsidRDefault="00C11F2C" w:rsidP="00C11F2C">
      <w:pPr>
        <w:widowControl w:val="0"/>
        <w:autoSpaceDE w:val="0"/>
        <w:autoSpaceDN w:val="0"/>
        <w:adjustRightInd w:val="0"/>
        <w:spacing w:before="9" w:after="0" w:line="249" w:lineRule="auto"/>
        <w:ind w:left="1020" w:right="2758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(12</w:t>
      </w:r>
      <w:r>
        <w:rPr>
          <w:rFonts w:ascii="Times New Roman" w:hAnsi="Times New Roman"/>
          <w:color w:val="191919"/>
          <w:sz w:val="18"/>
          <w:szCs w:val="18"/>
        </w:rPr>
        <w:t>)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proofErr w:type="gramStart"/>
      <w:r>
        <w:rPr>
          <w:rFonts w:ascii="Times New Roman" w:hAnsi="Times New Roman"/>
          <w:color w:val="191919"/>
          <w:spacing w:val="-2"/>
          <w:sz w:val="18"/>
          <w:szCs w:val="18"/>
        </w:rPr>
        <w:t>semeste</w:t>
      </w:r>
      <w:r>
        <w:rPr>
          <w:rFonts w:ascii="Times New Roman" w:hAnsi="Times New Roman"/>
          <w:color w:val="191919"/>
          <w:sz w:val="18"/>
          <w:szCs w:val="18"/>
        </w:rPr>
        <w:t>r</w:t>
      </w:r>
      <w:proofErr w:type="gramEnd"/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hour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academi</w:t>
      </w:r>
      <w:r>
        <w:rPr>
          <w:rFonts w:ascii="Times New Roman" w:hAnsi="Times New Roman"/>
          <w:color w:val="191919"/>
          <w:sz w:val="18"/>
          <w:szCs w:val="18"/>
        </w:rPr>
        <w:t>c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wor</w:t>
      </w:r>
      <w:r>
        <w:rPr>
          <w:rFonts w:ascii="Times New Roman" w:hAnsi="Times New Roman"/>
          <w:color w:val="191919"/>
          <w:sz w:val="18"/>
          <w:szCs w:val="18"/>
        </w:rPr>
        <w:t>k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Alban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Stat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Universit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wit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2.</w:t>
      </w:r>
      <w:r>
        <w:rPr>
          <w:rFonts w:ascii="Times New Roman" w:hAnsi="Times New Roman"/>
          <w:color w:val="191919"/>
          <w:sz w:val="18"/>
          <w:szCs w:val="18"/>
        </w:rPr>
        <w:t>5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grad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poin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averag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better ou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possibl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4.0.</w:t>
      </w:r>
    </w:p>
    <w:p w:rsidR="00C11F2C" w:rsidRDefault="00C11F2C" w:rsidP="00C11F2C">
      <w:pPr>
        <w:widowControl w:val="0"/>
        <w:autoSpaceDE w:val="0"/>
        <w:autoSpaceDN w:val="0"/>
        <w:adjustRightInd w:val="0"/>
        <w:spacing w:before="8" w:after="0" w:line="190" w:lineRule="exact"/>
        <w:rPr>
          <w:rFonts w:ascii="Times New Roman" w:hAnsi="Times New Roman"/>
          <w:color w:val="000000"/>
          <w:sz w:val="19"/>
          <w:szCs w:val="19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40" w:lineRule="auto"/>
        <w:ind w:left="1020" w:right="7743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O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FF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-C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AMPU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S</w:t>
      </w:r>
      <w:r>
        <w:rPr>
          <w:rFonts w:ascii="Times New Roman" w:hAnsi="Times New Roman"/>
          <w:b/>
          <w:bCs/>
          <w:color w:val="191919"/>
          <w:spacing w:val="10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P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ROGRAMS</w:t>
      </w:r>
    </w:p>
    <w:p w:rsidR="00C11F2C" w:rsidRDefault="00C11F2C" w:rsidP="00C11F2C">
      <w:pPr>
        <w:widowControl w:val="0"/>
        <w:autoSpaceDE w:val="0"/>
        <w:autoSpaceDN w:val="0"/>
        <w:adjustRightInd w:val="0"/>
        <w:spacing w:before="30" w:after="0" w:line="249" w:lineRule="auto"/>
        <w:ind w:left="1020" w:right="71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f-Campu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Program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ar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coordinate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fic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1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Academi</w:t>
      </w:r>
      <w:r>
        <w:rPr>
          <w:rFonts w:ascii="Times New Roman" w:hAnsi="Times New Roman"/>
          <w:color w:val="191919"/>
          <w:sz w:val="18"/>
          <w:szCs w:val="18"/>
        </w:rPr>
        <w:t>c</w:t>
      </w:r>
      <w:r>
        <w:rPr>
          <w:rFonts w:ascii="Times New Roman" w:hAnsi="Times New Roman"/>
          <w:color w:val="191919"/>
          <w:spacing w:val="-1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fair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ar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thereb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governe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3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al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policie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1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Academi</w:t>
      </w:r>
      <w:r>
        <w:rPr>
          <w:rFonts w:ascii="Times New Roman" w:hAnsi="Times New Roman"/>
          <w:color w:val="191919"/>
          <w:sz w:val="18"/>
          <w:szCs w:val="18"/>
        </w:rPr>
        <w:t>c</w:t>
      </w:r>
      <w:r>
        <w:rPr>
          <w:rFonts w:ascii="Times New Roman" w:hAnsi="Times New Roman"/>
          <w:color w:val="191919"/>
          <w:spacing w:val="-1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airs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the purpos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f-campu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instruction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>V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ice-Presiden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Academi</w:t>
      </w:r>
      <w:r>
        <w:rPr>
          <w:rFonts w:ascii="Times New Roman" w:hAnsi="Times New Roman"/>
          <w:color w:val="191919"/>
          <w:sz w:val="18"/>
          <w:szCs w:val="18"/>
        </w:rPr>
        <w:t>c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fair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assiste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coordinato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who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thi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capacit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>y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work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wit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deans 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chairperson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academi</w:t>
      </w:r>
      <w:r>
        <w:rPr>
          <w:rFonts w:ascii="Times New Roman" w:hAnsi="Times New Roman"/>
          <w:color w:val="191919"/>
          <w:sz w:val="18"/>
          <w:szCs w:val="18"/>
        </w:rPr>
        <w:t>c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unit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assis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the</w:t>
      </w:r>
      <w:r>
        <w:rPr>
          <w:rFonts w:ascii="Times New Roman" w:hAnsi="Times New Roman"/>
          <w:color w:val="191919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wit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assessin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educationa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fering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site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withi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University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>’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vic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area.</w:t>
      </w: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49" w:lineRule="auto"/>
        <w:ind w:left="1020" w:right="72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3"/>
          <w:sz w:val="18"/>
          <w:szCs w:val="18"/>
        </w:rPr>
        <w:t>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ficienc</w:t>
      </w:r>
      <w:r>
        <w:rPr>
          <w:rFonts w:ascii="Times New Roman" w:hAnsi="Times New Roman"/>
          <w:color w:val="191919"/>
          <w:spacing w:val="-14"/>
          <w:sz w:val="18"/>
          <w:szCs w:val="18"/>
        </w:rPr>
        <w:t>y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Universit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ha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identifie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f-campu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progra</w:t>
      </w:r>
      <w:r>
        <w:rPr>
          <w:rFonts w:ascii="Times New Roman" w:hAnsi="Times New Roman"/>
          <w:color w:val="191919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site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tha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ar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disperse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throughou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it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geographica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area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2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Al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f-campu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programs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course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ar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fere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sit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throug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>V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ide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P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Conferencing.</w:t>
      </w: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49" w:lineRule="auto"/>
        <w:ind w:left="1020" w:right="71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f-campu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site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ar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currentl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locate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a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Bainbridge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For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2"/>
          <w:sz w:val="18"/>
          <w:szCs w:val="18"/>
        </w:rPr>
        <w:t>V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alle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>y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6"/>
          <w:sz w:val="18"/>
          <w:szCs w:val="18"/>
        </w:rPr>
        <w:t>W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aycros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ifton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Instructiona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Cente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Liaiso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serve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eac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o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f-campus sit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wher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ther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need.</w:t>
      </w:r>
    </w:p>
    <w:p w:rsidR="00C11F2C" w:rsidRDefault="00C11F2C" w:rsidP="00C11F2C">
      <w:pPr>
        <w:widowControl w:val="0"/>
        <w:autoSpaceDE w:val="0"/>
        <w:autoSpaceDN w:val="0"/>
        <w:adjustRightInd w:val="0"/>
        <w:spacing w:before="8" w:after="0" w:line="190" w:lineRule="exact"/>
        <w:rPr>
          <w:rFonts w:ascii="Times New Roman" w:hAnsi="Times New Roman"/>
          <w:color w:val="000000"/>
          <w:sz w:val="19"/>
          <w:szCs w:val="19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61" w:lineRule="auto"/>
        <w:ind w:left="1020" w:right="6688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D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E</w:t>
      </w:r>
      <w:r>
        <w:rPr>
          <w:rFonts w:ascii="Times New Roman" w:hAnsi="Times New Roman"/>
          <w:b/>
          <w:bCs/>
          <w:color w:val="191919"/>
          <w:spacing w:val="-16"/>
          <w:sz w:val="18"/>
          <w:szCs w:val="18"/>
        </w:rPr>
        <w:t>P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b/>
          <w:bCs/>
          <w:color w:val="191919"/>
          <w:spacing w:val="-9"/>
          <w:sz w:val="18"/>
          <w:szCs w:val="18"/>
        </w:rPr>
        <w:t>R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TMEN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T</w:t>
      </w:r>
      <w:r>
        <w:rPr>
          <w:rFonts w:ascii="Times New Roman" w:hAnsi="Times New Roman"/>
          <w:b/>
          <w:bCs/>
          <w:color w:val="191919"/>
          <w:spacing w:val="7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F</w:t>
      </w:r>
      <w:r>
        <w:rPr>
          <w:rFonts w:ascii="Times New Roman" w:hAnsi="Times New Roman"/>
          <w:b/>
          <w:bCs/>
          <w:color w:val="191919"/>
          <w:spacing w:val="4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M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ILI</w:t>
      </w:r>
      <w:r>
        <w:rPr>
          <w:rFonts w:ascii="Times New Roman" w:hAnsi="Times New Roman"/>
          <w:b/>
          <w:bCs/>
          <w:color w:val="191919"/>
          <w:spacing w:val="-16"/>
          <w:sz w:val="18"/>
          <w:szCs w:val="18"/>
        </w:rPr>
        <w:t>T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b/>
          <w:bCs/>
          <w:color w:val="191919"/>
          <w:spacing w:val="-9"/>
          <w:sz w:val="18"/>
          <w:szCs w:val="18"/>
        </w:rPr>
        <w:t>R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Y</w:t>
      </w:r>
      <w:r>
        <w:rPr>
          <w:rFonts w:ascii="Times New Roman" w:hAnsi="Times New Roman"/>
          <w:b/>
          <w:bCs/>
          <w:color w:val="191919"/>
          <w:spacing w:val="4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S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CIENCE Arm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y</w:t>
      </w:r>
      <w:r>
        <w:rPr>
          <w:rFonts w:ascii="Times New Roman" w:hAnsi="Times New Roman"/>
          <w:b/>
          <w:bCs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ROT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C</w:t>
      </w:r>
      <w:r>
        <w:rPr>
          <w:rFonts w:ascii="Times New Roman" w:hAnsi="Times New Roman"/>
          <w:b/>
          <w:bCs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P</w:t>
      </w:r>
      <w:r>
        <w:rPr>
          <w:rFonts w:ascii="Times New Roman" w:hAnsi="Times New Roman"/>
          <w:b/>
          <w:bCs/>
          <w:color w:val="191919"/>
          <w:spacing w:val="-5"/>
          <w:sz w:val="18"/>
          <w:szCs w:val="18"/>
        </w:rPr>
        <w:t>r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ogram</w:t>
      </w: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199" w:lineRule="exact"/>
        <w:ind w:left="1020" w:right="7812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Reserv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proofErr w:type="spellStart"/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fice</w:t>
      </w:r>
      <w:r>
        <w:rPr>
          <w:rFonts w:ascii="Times New Roman" w:hAnsi="Times New Roman"/>
          <w:color w:val="191919"/>
          <w:spacing w:val="5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>’</w:t>
      </w:r>
      <w:r>
        <w:rPr>
          <w:rFonts w:ascii="Times New Roman" w:hAnsi="Times New Roman"/>
          <w:color w:val="191919"/>
          <w:sz w:val="18"/>
          <w:szCs w:val="18"/>
        </w:rPr>
        <w:t>s</w:t>
      </w:r>
      <w:proofErr w:type="spellEnd"/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rainin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Corps</w:t>
      </w:r>
    </w:p>
    <w:p w:rsidR="00C11F2C" w:rsidRDefault="00C11F2C" w:rsidP="00C11F2C">
      <w:pPr>
        <w:widowControl w:val="0"/>
        <w:autoSpaceDE w:val="0"/>
        <w:autoSpaceDN w:val="0"/>
        <w:adjustRightInd w:val="0"/>
        <w:spacing w:before="9" w:after="0" w:line="249" w:lineRule="auto"/>
        <w:ind w:left="1020" w:right="71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Alban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Stat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Universit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fer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course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Basi</w:t>
      </w:r>
      <w:r>
        <w:rPr>
          <w:rFonts w:ascii="Times New Roman" w:hAnsi="Times New Roman"/>
          <w:color w:val="191919"/>
          <w:sz w:val="18"/>
          <w:szCs w:val="18"/>
        </w:rPr>
        <w:t>c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Advance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Militar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Science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basi</w:t>
      </w:r>
      <w:r>
        <w:rPr>
          <w:rFonts w:ascii="Times New Roman" w:hAnsi="Times New Roman"/>
          <w:color w:val="191919"/>
          <w:sz w:val="18"/>
          <w:szCs w:val="18"/>
        </w:rPr>
        <w:t>c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courses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take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durin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freshma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sophomore years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ar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designe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teac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principle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technique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leadershi</w:t>
      </w:r>
      <w:r>
        <w:rPr>
          <w:rFonts w:ascii="Times New Roman" w:hAnsi="Times New Roman"/>
          <w:color w:val="191919"/>
          <w:sz w:val="18"/>
          <w:szCs w:val="18"/>
        </w:rPr>
        <w:t>p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develo</w:t>
      </w:r>
      <w:r>
        <w:rPr>
          <w:rFonts w:ascii="Times New Roman" w:hAnsi="Times New Roman"/>
          <w:color w:val="191919"/>
          <w:sz w:val="18"/>
          <w:szCs w:val="18"/>
        </w:rPr>
        <w:t>p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eac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understandin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ro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l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Arm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in 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defens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Unite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States.</w:t>
      </w:r>
    </w:p>
    <w:p w:rsidR="00C11F2C" w:rsidRDefault="00C11F2C" w:rsidP="00C11F2C">
      <w:pPr>
        <w:widowControl w:val="0"/>
        <w:autoSpaceDE w:val="0"/>
        <w:autoSpaceDN w:val="0"/>
        <w:adjustRightInd w:val="0"/>
        <w:spacing w:before="16"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49" w:lineRule="auto"/>
        <w:ind w:left="1020" w:right="71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purpos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advance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course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take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durin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junio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senio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years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educat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selecte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balance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u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rs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fice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train- </w:t>
      </w:r>
      <w:proofErr w:type="spellStart"/>
      <w:r>
        <w:rPr>
          <w:rFonts w:ascii="Times New Roman" w:hAnsi="Times New Roman"/>
          <w:color w:val="191919"/>
          <w:spacing w:val="-2"/>
          <w:sz w:val="18"/>
          <w:szCs w:val="18"/>
        </w:rPr>
        <w:t>ing</w:t>
      </w:r>
      <w:proofErr w:type="spellEnd"/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bot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theoretica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practical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whic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wil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qualif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the</w:t>
      </w:r>
      <w:r>
        <w:rPr>
          <w:rFonts w:ascii="Times New Roman" w:hAnsi="Times New Roman"/>
          <w:color w:val="191919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perfor</w:t>
      </w:r>
      <w:r>
        <w:rPr>
          <w:rFonts w:ascii="Times New Roman" w:hAnsi="Times New Roman"/>
          <w:color w:val="191919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dutie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commissione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fice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Arm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Unite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States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Upon receivin</w:t>
      </w:r>
      <w:r>
        <w:rPr>
          <w:rFonts w:ascii="Times New Roman" w:hAnsi="Times New Roman"/>
          <w:color w:val="191919"/>
          <w:sz w:val="18"/>
          <w:szCs w:val="18"/>
        </w:rPr>
        <w:t xml:space="preserve">g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 xml:space="preserve">e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Bachelo</w:t>
      </w:r>
      <w:r>
        <w:rPr>
          <w:rFonts w:ascii="Times New Roman" w:hAnsi="Times New Roman"/>
          <w:color w:val="191919"/>
          <w:spacing w:val="5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>’</w:t>
      </w:r>
      <w:r>
        <w:rPr>
          <w:rFonts w:ascii="Times New Roman" w:hAnsi="Times New Roman"/>
          <w:color w:val="191919"/>
          <w:sz w:val="18"/>
          <w:szCs w:val="18"/>
        </w:rPr>
        <w:t xml:space="preserve">s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degre</w:t>
      </w:r>
      <w:r>
        <w:rPr>
          <w:rFonts w:ascii="Times New Roman" w:hAnsi="Times New Roman"/>
          <w:color w:val="191919"/>
          <w:sz w:val="18"/>
          <w:szCs w:val="18"/>
        </w:rPr>
        <w:t xml:space="preserve">e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eac</w:t>
      </w:r>
      <w:r>
        <w:rPr>
          <w:rFonts w:ascii="Times New Roman" w:hAnsi="Times New Roman"/>
          <w:color w:val="191919"/>
          <w:sz w:val="18"/>
          <w:szCs w:val="18"/>
        </w:rPr>
        <w:t xml:space="preserve">h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</w:t>
      </w:r>
      <w:r>
        <w:rPr>
          <w:rFonts w:ascii="Times New Roman" w:hAnsi="Times New Roman"/>
          <w:color w:val="191919"/>
          <w:sz w:val="18"/>
          <w:szCs w:val="18"/>
        </w:rPr>
        <w:t xml:space="preserve">t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wh</w:t>
      </w:r>
      <w:r>
        <w:rPr>
          <w:rFonts w:ascii="Times New Roman" w:hAnsi="Times New Roman"/>
          <w:color w:val="191919"/>
          <w:sz w:val="18"/>
          <w:szCs w:val="18"/>
        </w:rPr>
        <w:t xml:space="preserve">o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successfull</w:t>
      </w:r>
      <w:r>
        <w:rPr>
          <w:rFonts w:ascii="Times New Roman" w:hAnsi="Times New Roman"/>
          <w:color w:val="191919"/>
          <w:sz w:val="18"/>
          <w:szCs w:val="18"/>
        </w:rPr>
        <w:t xml:space="preserve">y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complete</w:t>
      </w:r>
      <w:r>
        <w:rPr>
          <w:rFonts w:ascii="Times New Roman" w:hAnsi="Times New Roman"/>
          <w:color w:val="191919"/>
          <w:sz w:val="18"/>
          <w:szCs w:val="18"/>
        </w:rPr>
        <w:t xml:space="preserve">s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 xml:space="preserve">e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advance</w:t>
      </w:r>
      <w:r>
        <w:rPr>
          <w:rFonts w:ascii="Times New Roman" w:hAnsi="Times New Roman"/>
          <w:color w:val="191919"/>
          <w:sz w:val="18"/>
          <w:szCs w:val="18"/>
        </w:rPr>
        <w:t xml:space="preserve">d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cours</w:t>
      </w:r>
      <w:r>
        <w:rPr>
          <w:rFonts w:ascii="Times New Roman" w:hAnsi="Times New Roman"/>
          <w:color w:val="191919"/>
          <w:sz w:val="18"/>
          <w:szCs w:val="18"/>
        </w:rPr>
        <w:t xml:space="preserve">e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wil</w:t>
      </w:r>
      <w:r>
        <w:rPr>
          <w:rFonts w:ascii="Times New Roman" w:hAnsi="Times New Roman"/>
          <w:color w:val="191919"/>
          <w:sz w:val="18"/>
          <w:szCs w:val="18"/>
        </w:rPr>
        <w:t xml:space="preserve">l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 xml:space="preserve">e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commissione</w:t>
      </w:r>
      <w:r>
        <w:rPr>
          <w:rFonts w:ascii="Times New Roman" w:hAnsi="Times New Roman"/>
          <w:color w:val="191919"/>
          <w:sz w:val="18"/>
          <w:szCs w:val="18"/>
        </w:rPr>
        <w:t xml:space="preserve">d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 xml:space="preserve">s a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secon</w:t>
      </w:r>
      <w:r>
        <w:rPr>
          <w:rFonts w:ascii="Times New Roman" w:hAnsi="Times New Roman"/>
          <w:color w:val="191919"/>
          <w:sz w:val="18"/>
          <w:szCs w:val="18"/>
        </w:rPr>
        <w:t xml:space="preserve">d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i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eutenan</w:t>
      </w:r>
      <w:r>
        <w:rPr>
          <w:rFonts w:ascii="Times New Roman" w:hAnsi="Times New Roman"/>
          <w:color w:val="191919"/>
          <w:sz w:val="18"/>
          <w:szCs w:val="18"/>
        </w:rPr>
        <w:t xml:space="preserve">t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in on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caree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branche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Unite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State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Arm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>y</w:t>
      </w:r>
      <w:r>
        <w:rPr>
          <w:rFonts w:ascii="Times New Roman" w:hAnsi="Times New Roman"/>
          <w:color w:val="191919"/>
          <w:sz w:val="18"/>
          <w:szCs w:val="18"/>
        </w:rPr>
        <w:t>.</w:t>
      </w:r>
    </w:p>
    <w:p w:rsidR="00C11F2C" w:rsidRDefault="00C11F2C" w:rsidP="00C11F2C">
      <w:pPr>
        <w:widowControl w:val="0"/>
        <w:autoSpaceDE w:val="0"/>
        <w:autoSpaceDN w:val="0"/>
        <w:adjustRightInd w:val="0"/>
        <w:spacing w:before="16"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49" w:lineRule="auto"/>
        <w:ind w:left="1020" w:right="71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Whil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participatin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advance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course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eac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pai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$20</w:t>
      </w:r>
      <w:r>
        <w:rPr>
          <w:rFonts w:ascii="Times New Roman" w:hAnsi="Times New Roman"/>
          <w:color w:val="191919"/>
          <w:sz w:val="18"/>
          <w:szCs w:val="18"/>
        </w:rPr>
        <w:t>0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mont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academi</w:t>
      </w:r>
      <w:r>
        <w:rPr>
          <w:rFonts w:ascii="Times New Roman" w:hAnsi="Times New Roman"/>
          <w:color w:val="191919"/>
          <w:sz w:val="18"/>
          <w:szCs w:val="18"/>
        </w:rPr>
        <w:t>c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schoo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yea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>r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no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excee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1</w:t>
      </w:r>
      <w:r>
        <w:rPr>
          <w:rFonts w:ascii="Times New Roman" w:hAnsi="Times New Roman"/>
          <w:color w:val="191919"/>
          <w:sz w:val="18"/>
          <w:szCs w:val="18"/>
        </w:rPr>
        <w:t>0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month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each 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tw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years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Additionall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>y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durin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summe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betwee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junio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senio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years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whil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attend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Advance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OT</w:t>
      </w:r>
      <w:r>
        <w:rPr>
          <w:rFonts w:ascii="Times New Roman" w:hAnsi="Times New Roman"/>
          <w:color w:val="191919"/>
          <w:sz w:val="18"/>
          <w:szCs w:val="18"/>
        </w:rPr>
        <w:t>C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Summer Camp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he/sh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wil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receiv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approximatel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one-hal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secon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lieutenant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>’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pa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five-wee</w:t>
      </w:r>
      <w:r>
        <w:rPr>
          <w:rFonts w:ascii="Times New Roman" w:hAnsi="Times New Roman"/>
          <w:color w:val="191919"/>
          <w:sz w:val="18"/>
          <w:szCs w:val="18"/>
        </w:rPr>
        <w:t>k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period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Optiona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activitie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in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c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lud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participating 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Range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Challenge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Dril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4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eam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Colo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Guard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Pershin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Rifle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Militar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Fraternit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>y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planne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weekl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Fiel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rainin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Exercise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(FT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X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s)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host 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fund-raisin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activitie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throughou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schoo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yea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>r</w:t>
      </w:r>
      <w:r>
        <w:rPr>
          <w:rFonts w:ascii="Times New Roman" w:hAnsi="Times New Roman"/>
          <w:color w:val="191919"/>
          <w:sz w:val="18"/>
          <w:szCs w:val="18"/>
        </w:rPr>
        <w:t>.</w:t>
      </w:r>
    </w:p>
    <w:p w:rsidR="00C11F2C" w:rsidRDefault="00C11F2C" w:rsidP="00C11F2C">
      <w:pPr>
        <w:widowControl w:val="0"/>
        <w:autoSpaceDE w:val="0"/>
        <w:autoSpaceDN w:val="0"/>
        <w:adjustRightInd w:val="0"/>
        <w:spacing w:before="8" w:after="0" w:line="190" w:lineRule="exact"/>
        <w:rPr>
          <w:rFonts w:ascii="Times New Roman" w:hAnsi="Times New Roman"/>
          <w:color w:val="000000"/>
          <w:sz w:val="19"/>
          <w:szCs w:val="19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40" w:lineRule="auto"/>
        <w:ind w:left="1020" w:right="8023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T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WO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-Y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EA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R</w:t>
      </w:r>
      <w:r>
        <w:rPr>
          <w:rFonts w:ascii="Times New Roman" w:hAnsi="Times New Roman"/>
          <w:b/>
          <w:bCs/>
          <w:color w:val="191919"/>
          <w:spacing w:val="10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P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ROGRAM</w:t>
      </w:r>
    </w:p>
    <w:p w:rsidR="00C11F2C" w:rsidRDefault="00C11F2C" w:rsidP="00C11F2C">
      <w:pPr>
        <w:widowControl w:val="0"/>
        <w:autoSpaceDE w:val="0"/>
        <w:autoSpaceDN w:val="0"/>
        <w:adjustRightInd w:val="0"/>
        <w:spacing w:before="30" w:after="0" w:line="249" w:lineRule="auto"/>
        <w:ind w:left="1020" w:right="71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thos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wh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wer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unable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di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no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elect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enrol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basi</w:t>
      </w:r>
      <w:r>
        <w:rPr>
          <w:rFonts w:ascii="Times New Roman" w:hAnsi="Times New Roman"/>
          <w:color w:val="191919"/>
          <w:sz w:val="18"/>
          <w:szCs w:val="18"/>
        </w:rPr>
        <w:t>c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cours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wh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desir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pursu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commission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Arm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ha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proofErr w:type="spellStart"/>
      <w:r>
        <w:rPr>
          <w:rFonts w:ascii="Times New Roman" w:hAnsi="Times New Roman"/>
          <w:color w:val="191919"/>
          <w:spacing w:val="-2"/>
          <w:sz w:val="18"/>
          <w:szCs w:val="18"/>
        </w:rPr>
        <w:t>devel</w:t>
      </w:r>
      <w:proofErr w:type="spellEnd"/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- </w:t>
      </w:r>
      <w:proofErr w:type="spellStart"/>
      <w:r>
        <w:rPr>
          <w:rFonts w:ascii="Times New Roman" w:hAnsi="Times New Roman"/>
          <w:color w:val="191919"/>
          <w:spacing w:val="-2"/>
          <w:sz w:val="18"/>
          <w:szCs w:val="18"/>
        </w:rPr>
        <w:t>ope</w:t>
      </w:r>
      <w:r>
        <w:rPr>
          <w:rFonts w:ascii="Times New Roman" w:hAnsi="Times New Roman"/>
          <w:color w:val="191919"/>
          <w:sz w:val="18"/>
          <w:szCs w:val="18"/>
        </w:rPr>
        <w:t>d</w:t>
      </w:r>
      <w:proofErr w:type="spellEnd"/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two-yea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program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requirement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basi</w:t>
      </w:r>
      <w:r>
        <w:rPr>
          <w:rFonts w:ascii="Times New Roman" w:hAnsi="Times New Roman"/>
          <w:color w:val="191919"/>
          <w:sz w:val="18"/>
          <w:szCs w:val="18"/>
        </w:rPr>
        <w:t>c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cours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ca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me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attendin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six-wee</w:t>
      </w:r>
      <w:r>
        <w:rPr>
          <w:rFonts w:ascii="Times New Roman" w:hAnsi="Times New Roman"/>
          <w:color w:val="191919"/>
          <w:sz w:val="18"/>
          <w:szCs w:val="18"/>
        </w:rPr>
        <w:t>k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course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2"/>
          <w:sz w:val="18"/>
          <w:szCs w:val="18"/>
        </w:rPr>
        <w:t>V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eteran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wh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wis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p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ursu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com- missio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ma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ente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advance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progra</w:t>
      </w:r>
      <w:r>
        <w:rPr>
          <w:rFonts w:ascii="Times New Roman" w:hAnsi="Times New Roman"/>
          <w:color w:val="191919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wit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evidenc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satisfactor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prio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service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appropriat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academi</w:t>
      </w:r>
      <w:r>
        <w:rPr>
          <w:rFonts w:ascii="Times New Roman" w:hAnsi="Times New Roman"/>
          <w:color w:val="191919"/>
          <w:sz w:val="18"/>
          <w:szCs w:val="18"/>
        </w:rPr>
        <w:t>c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standin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approva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Professor 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Militar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Science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wit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leas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tw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fou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year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JROT</w:t>
      </w:r>
      <w:r>
        <w:rPr>
          <w:rFonts w:ascii="Times New Roman" w:hAnsi="Times New Roman"/>
          <w:color w:val="191919"/>
          <w:sz w:val="18"/>
          <w:szCs w:val="18"/>
        </w:rPr>
        <w:t>C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desirin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pursu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commissio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ente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advance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c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ourse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mus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pro- vid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cade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performanc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repor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fro</w:t>
      </w:r>
      <w:r>
        <w:rPr>
          <w:rFonts w:ascii="Times New Roman" w:hAnsi="Times New Roman"/>
          <w:color w:val="191919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thei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instructo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>r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academicall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aligne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junio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approve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Professo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Mi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itar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Science.</w:t>
      </w:r>
    </w:p>
    <w:p w:rsidR="00C11F2C" w:rsidRDefault="00C11F2C" w:rsidP="00C11F2C">
      <w:pPr>
        <w:widowControl w:val="0"/>
        <w:autoSpaceDE w:val="0"/>
        <w:autoSpaceDN w:val="0"/>
        <w:adjustRightInd w:val="0"/>
        <w:spacing w:before="3" w:after="0" w:line="110" w:lineRule="exact"/>
        <w:rPr>
          <w:rFonts w:ascii="Times New Roman" w:hAnsi="Times New Roman"/>
          <w:color w:val="000000"/>
          <w:sz w:val="11"/>
          <w:szCs w:val="11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11F2C" w:rsidRDefault="00C11F2C" w:rsidP="00C11F2C">
      <w:pPr>
        <w:widowControl w:val="0"/>
        <w:tabs>
          <w:tab w:val="left" w:pos="4300"/>
        </w:tabs>
        <w:autoSpaceDE w:val="0"/>
        <w:autoSpaceDN w:val="0"/>
        <w:adjustRightInd w:val="0"/>
        <w:spacing w:after="0" w:line="451" w:lineRule="exact"/>
        <w:ind w:left="105"/>
        <w:rPr>
          <w:rFonts w:ascii="Times New Roman" w:hAnsi="Times New Roman"/>
          <w:color w:val="000000"/>
          <w:sz w:val="20"/>
          <w:szCs w:val="20"/>
        </w:rPr>
      </w:pPr>
      <w:r>
        <w:rPr>
          <w:rFonts w:ascii="Century Gothic" w:hAnsi="Century Gothic" w:cs="Century Gothic"/>
          <w:b/>
          <w:bCs/>
          <w:color w:val="191919"/>
          <w:position w:val="2"/>
          <w:sz w:val="36"/>
          <w:szCs w:val="36"/>
        </w:rPr>
        <w:tab/>
      </w:r>
      <w:r>
        <w:rPr>
          <w:rFonts w:ascii="Times New Roman" w:hAnsi="Times New Roman"/>
          <w:color w:val="191919"/>
          <w:position w:val="-5"/>
          <w:sz w:val="20"/>
          <w:szCs w:val="20"/>
        </w:rPr>
        <w:t>2008-2012 Unde</w:t>
      </w:r>
      <w:r>
        <w:rPr>
          <w:rFonts w:ascii="Times New Roman" w:hAnsi="Times New Roman"/>
          <w:color w:val="191919"/>
          <w:spacing w:val="-4"/>
          <w:position w:val="-5"/>
          <w:sz w:val="20"/>
          <w:szCs w:val="20"/>
        </w:rPr>
        <w:t>r</w:t>
      </w:r>
      <w:r>
        <w:rPr>
          <w:rFonts w:ascii="Times New Roman" w:hAnsi="Times New Roman"/>
          <w:color w:val="191919"/>
          <w:position w:val="-5"/>
          <w:sz w:val="20"/>
          <w:szCs w:val="20"/>
        </w:rPr>
        <w:t xml:space="preserve">graduate </w:t>
      </w:r>
      <w:proofErr w:type="gramStart"/>
      <w:r>
        <w:rPr>
          <w:rFonts w:ascii="Times New Roman" w:hAnsi="Times New Roman"/>
          <w:color w:val="191919"/>
          <w:position w:val="-5"/>
          <w:sz w:val="20"/>
          <w:szCs w:val="20"/>
        </w:rPr>
        <w:t>Catalog</w:t>
      </w:r>
      <w:proofErr w:type="gramEnd"/>
    </w:p>
    <w:p w:rsidR="00C11F2C" w:rsidRDefault="00C11F2C" w:rsidP="00C11F2C">
      <w:pPr>
        <w:spacing w:after="0" w:line="240" w:lineRule="auto"/>
        <w:rPr>
          <w:rFonts w:ascii="Times New Roman" w:hAnsi="Times New Roman"/>
          <w:color w:val="000000"/>
          <w:sz w:val="20"/>
          <w:szCs w:val="20"/>
        </w:rPr>
        <w:sectPr w:rsidR="00C11F2C">
          <w:pgSz w:w="12240" w:h="15840"/>
          <w:pgMar w:top="420" w:right="620" w:bottom="280" w:left="420" w:header="720" w:footer="720" w:gutter="0"/>
          <w:cols w:space="720"/>
        </w:sectPr>
      </w:pPr>
    </w:p>
    <w:p w:rsidR="00C11F2C" w:rsidRDefault="00CC470F" w:rsidP="00C11F2C">
      <w:pPr>
        <w:widowControl w:val="0"/>
        <w:autoSpaceDE w:val="0"/>
        <w:autoSpaceDN w:val="0"/>
        <w:adjustRightInd w:val="0"/>
        <w:spacing w:after="0" w:line="195" w:lineRule="exact"/>
        <w:ind w:right="898"/>
        <w:jc w:val="right"/>
        <w:rPr>
          <w:rFonts w:ascii="Century Gothic" w:hAnsi="Century Gothic" w:cs="Century Gothic"/>
          <w:color w:val="000000"/>
          <w:sz w:val="16"/>
          <w:szCs w:val="16"/>
        </w:rPr>
      </w:pPr>
      <w:r w:rsidRPr="00CC470F">
        <w:rPr>
          <w:noProof/>
          <w:lang w:eastAsia="zh-CN"/>
        </w:rPr>
        <w:lastRenderedPageBreak/>
        <w:pict>
          <v:group id="_x0000_s5187" style="position:absolute;left:0;text-align:left;margin-left:426.9pt;margin-top:-21.1pt;width:156.05pt;height:795.85pt;z-index:-251598848" coordorigin="9121,-62" coordsize="3121,15917">
            <v:group id="Group 2735" o:spid="_x0000_s5188" style="position:absolute;left:9121;top:-62;width:3121;height:15917;mso-position-horizontal-relative:page;mso-position-vertical-relative:page" coordorigin="9119" coordsize="3121,158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" o:allowincell="f">
              <v:rect id="Rectangle 2736" o:spid="_x0000_s5189" style="position:absolute;left:11160;width:1080;height:251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hVgcsYA&#10;AADdAAAADwAAAGRycy9kb3ducmV2LnhtbESPT2vCQBTE70K/w/IK3nRTwahpNlIKFfHS+qf0+pp9&#10;TUKzb8PuauK3dwsFj8PM/IbJ14NpxYWcbywreJomIIhLqxuuFJyOb5MlCB+QNbaWScGVPKyLh1GO&#10;mbY97+lyCJWIEPYZKqhD6DIpfVmTQT+1HXH0fqwzGKJ0ldQO+wg3rZwlSSoNNhwXauzotaby93A2&#10;Cno30HxT6fdluvs8rr6+F9h9OKXGj8PLM4hAQ7iH/9tbrSBdzFbw9yY+AVnc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hVgcsYAAADdAAAADwAAAAAAAAAAAAAAAACYAgAAZHJz&#10;L2Rvd25yZXYueG1sUEsFBgAAAAAEAAQA9QAAAIsDAAAAAA==&#10;" fillcolor="#474747" stroked="f">
                <v:path arrowok="t"/>
              </v:rect>
              <v:rect id="Rectangle 2737" o:spid="_x0000_s5190" style="position:absolute;left:11160;top:4294;width:1080;height:11545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vZfMsMA&#10;AADdAAAADwAAAGRycy9kb3ducmV2LnhtbERPy2rCQBTdC/7DcIXudFKlUdNMpAiW0o2vFre3mdsk&#10;NHMnzExN+vedheDycN75ZjCtuJLzjWUFj7MEBHFpdcOVgo/zbroC4QOyxtYyKfgjD5tiPMox07bn&#10;I11PoRIxhH2GCuoQukxKX9Zk0M9sRxy5b+sMhghdJbXDPoabVs6TJJUGG44NNXa0ran8Of0aBb0b&#10;6Om10vtV+v55Xl++ltgdnFIPk+HlGUSgIdzFN/ebVpAuF3F/fBOfgCz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vZfMsMAAADdAAAADwAAAAAAAAAAAAAAAACYAgAAZHJzL2Rv&#10;d25yZXYueG1sUEsFBgAAAAAEAAQA9QAAAIgDAAAAAA==&#10;" fillcolor="#dcdcdc" stroked="f">
                <v:path arrowok="t"/>
              </v:rect>
              <v:rect id="Rectangle 2738" o:spid="_x0000_s5191" style="position:absolute;left:11160;top:2513;width:1080;height:178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yVx8McA&#10;AADdAAAADwAAAGRycy9kb3ducmV2LnhtbESPQWvCQBSE74X+h+UVvBTdJIKV6CpSFATpIVol3h7Z&#10;ZxKafRuyq8Z/3y0UPA4z8w0zX/amETfqXG1ZQTyKQBAXVtdcKvg+bIZTEM4ja2wsk4IHOVguXl/m&#10;mGp754xue1+KAGGXooLK+zaV0hUVGXQj2xIH72I7gz7IrpS6w3uAm0YmUTSRBmsOCxW29FlR8bO/&#10;GgXrJF9ddk3WZl8mP8aUmPfifFJq8NavZiA89f4Z/m9vtYLJxziGvzfhCcjF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clcfDHAAAA3QAAAA8AAAAAAAAAAAAAAAAAmAIAAGRy&#10;cy9kb3ducmV2LnhtbFBLBQYAAAAABAAEAPUAAACMAwAAAAA=&#10;" fillcolor="#d8d8d8 [2732]" stroked="f">
                <v:path arrowok="t"/>
              </v:rect>
              <v:rect id="_x0000_s5192" style="position:absolute;left:9159;top:393;width:2320;height:39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CrutMcA&#10;AADdAAAADwAAAGRycy9kb3ducmV2LnhtbESPQWvCQBSE74X+h+UVequbpJhK6iqlUKniJamX3l6y&#10;zySYfRuy25j+e1cQPA4z8w2zXE+mEyMNrrWsIJ5FIIgrq1uuFRx+vl4WIJxH1thZJgX/5GC9enxY&#10;YqbtmXMaC1+LAGGXoYLG+z6T0lUNGXQz2xMH72gHgz7IoZZ6wHOAm04mUZRKgy2HhQZ7+myoOhV/&#10;RkG53ed+sztsxkVZ950tf+O9nSv1/DR9vIPwNPl7+Nb+1grSt9cErm/CE5CrC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Qq7rTHAAAA3QAAAA8AAAAAAAAAAAAAAAAAmAIAAGRy&#10;cy9kb3ducmV2LnhtbFBLBQYAAAAABAAEAPUAAACMAwAAAAA=&#10;" stroked="f">
                <v:path arrowok="t"/>
              </v:rect>
              <v:rect id="Rectangle 2740" o:spid="_x0000_s5193" style="position:absolute;left:9139;top:373;width:2360;height:43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zTa8MgA&#10;AADdAAAADwAAAGRycy9kb3ducmV2LnhtbESPT2vCQBTE74V+h+UVvBTdqBht6ipVkHqq+Aekt9fs&#10;a5I2+zbsrjH99m6h0OMwM79h5svO1KIl5yvLCoaDBARxbnXFhYLTcdOfgfABWWNtmRT8kIfl4v5u&#10;jpm2V95TewiFiBD2GSooQ2gyKX1ekkE/sA1x9D6tMxiidIXUDq8Rbmo5SpJUGqw4LpTY0Lqk/Ptw&#10;MQq+zq9u9fQ+2e3yj7rdUPqWDKePSvUeupdnEIG68B/+a2+1gnQ6HsPvm/gE5OIG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HNNrwyAAAAN0AAAAPAAAAAAAAAAAAAAAAAJgCAABk&#10;cnMvZG93bnJldi54bWxQSwUGAAAAAAQABAD1AAAAjQMAAAAA&#10;" filled="f" strokecolor="#a3a3a3" strokeweight="2pt">
                <v:path arrowok="t"/>
              </v:rect>
              <v:rect id="Rectangle 2741" o:spid="_x0000_s5194" style="position:absolute;left:11145;top:2485;width:1094;height: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2hoZsgA&#10;AADdAAAADwAAAGRycy9kb3ducmV2LnhtbESPQWvCQBSE74X+h+UVeil1EytaYjZSSis9iFirB2+P&#10;7DMJZt+m2dXEf+8KgsdhZr5h0llvanGi1lWWFcSDCARxbnXFhYLN3/frOwjnkTXWlknBmRzMsseH&#10;FBNtO/6l09oXIkDYJaig9L5JpHR5SQbdwDbEwdvb1qAPsi2kbrELcFPLYRSNpcGKw0KJDX2WlB/W&#10;R6Ngvjwvhi+HeBt/9V21Ge3+i9UElXp+6j+mIDz1/h6+tX+0gvHkbQTXN+EJyOwC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faGhmyAAAAN0AAAAPAAAAAAAAAAAAAAAAAJgCAABk&#10;cnMvZG93bnJldi54bWxQSwUGAAAAAAQABAD1AAAAjQMAAAAA&#10;" fillcolor="#191919" stroked="f">
                <v:path arrowok="t"/>
              </v:rect>
              <v:rect id="Rectangle 2742" o:spid="_x0000_s5195" style="position:absolute;left:11145;top:4285;width:1094;height: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CTN/cgA&#10;AADdAAAADwAAAGRycy9kb3ducmV2LnhtbESPQWvCQBSE70L/w/IKXqRuYmssqasUUfEg0lp76O2R&#10;fU2C2bcxu5r477sFweMwM98w03lnKnGhxpWWFcTDCARxZnXJuYLD1+rpFYTzyBory6TgSg7ms4fe&#10;FFNtW/6ky97nIkDYpaig8L5OpXRZQQbd0NbEwfu1jUEfZJNL3WAb4KaSoyhKpMGSw0KBNS0Kyo77&#10;s1Gw3l23o8Ex/o6XXVseXn5O+ccEleo/du9vIDx1/h6+tTdaQTJ5HsP/m/AE5OwP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wJM39yAAAAN0AAAAPAAAAAAAAAAAAAAAAAJgCAABk&#10;cnMvZG93bnJldi54bWxQSwUGAAAAAAQABAD1AAAAjQMAAAAA&#10;" fillcolor="#191919" stroked="f">
                <v:path arrowok="t"/>
              </v:rect>
              <v:group id="Group 2743" o:spid="_x0000_s5196" style="position:absolute;left:11145;top:6105;width:1967;height:0" coordorigin="11145,6105" coordsize="1967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b9lLPxgAAAN0A&#10;AAAPAAAAAAAAAAAAAAAAAKoCAABkcnMvZG93bnJldi54bWxQSwUGAAAAAAQABAD6AAAAnQMAAAAA&#10;">
                <v:shape id="Freeform 2744" o:spid="_x0000_s5197" style="position:absolute;left:11145;top:6105;width:1967;height:0;visibility:visible;mso-wrap-style:square;v-text-anchor:top" coordsize="196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hilLcYA&#10;AADdAAAADwAAAGRycy9kb3ducmV2LnhtbESPT4vCMBTE78J+h/AWvMiaruIfqlEWQfAkq25Bb4/m&#10;2Rabl9LEWv30ZkHwOMzMb5j5sjWlaKh2hWUF3/0IBHFqdcGZgr/D+msKwnlkjaVlUnAnB8vFR2eO&#10;sbY33lGz95kIEHYxKsi9r2IpXZqTQde3FXHwzrY26IOsM6lrvAW4KeUgisbSYMFhIceKVjmll/3V&#10;KJiWoyFR8nvqNcljux41x3uaHJXqfrY/MxCeWv8Ov9obrWA8GU7g/014AnLxB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hilLcYAAADdAAAADwAAAAAAAAAAAAAAAACYAgAAZHJz&#10;L2Rvd25yZXYueG1sUEsFBgAAAAAEAAQA9QAAAIsDAAAAAA==&#10;" path="m1094,l,e" filled="f" strokecolor="#191919" strokeweight="2pt">
                  <v:path arrowok="t" o:connecttype="custom" o:connectlocs="1094,0;0,0" o:connectangles="0,0"/>
                </v:shape>
                <v:shape id="Freeform 2745" o:spid="_x0000_s5198" style="position:absolute;left:11145;top:6105;width:1967;height:0;visibility:visible;mso-wrap-style:square;v-text-anchor:top" coordsize="196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4cxX8MA&#10;AADdAAAADwAAAGRycy9kb3ducmV2LnhtbERPy4rCMBTdD/gP4QpuBk1H8UE1igwIrsRRC7q7NNe2&#10;2NyUJtbq15vFgMvDeS9WrSlFQ7UrLCv4GUQgiFOrC84UnI6b/gyE88gaS8uk4EkOVsvO1wJjbR/8&#10;R83BZyKEsItRQe59FUvp0pwMuoGtiAN3tbVBH2CdSV3jI4SbUg6jaCINFhwacqzoN6f0drgbBbNy&#10;PCJK9pfvJnntNuPm/EyTs1K9brueg/DU+o/4373VCibTUZgb3oQnIJd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4cxX8MAAADdAAAADwAAAAAAAAAAAAAAAACYAgAAZHJzL2Rv&#10;d25yZXYueG1sUEsFBgAAAAAEAAQA9QAAAIgDAAAAAA==&#10;" path="m,l1094,e" filled="f" strokecolor="#191919" strokeweight="2pt">
                  <v:path arrowok="t" o:connecttype="custom" o:connectlocs="0,0;1094,0" o:connectangles="0,0"/>
                </v:shape>
              </v:group>
              <v:group id="Group 2746" o:spid="_x0000_s5199" style="position:absolute;left:11145;top:7905;width:1953;height:0" coordorigin="11145,7905" coordsize="1953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qaca9xgAAAN0A&#10;AAAPAAAAAAAAAAAAAAAAAKoCAABkcnMvZG93bnJldi54bWxQSwUGAAAAAAQABAD6AAAAnQMAAAAA&#10;">
                <v:shape id="Freeform 2747" o:spid="_x0000_s5200" style="position:absolute;left:11145;top:7905;width:1953;height:0;visibility:visible;mso-wrap-style:square;v-text-anchor:top" coordsize="1953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bzAtcAA&#10;AADdAAAADwAAAGRycy9kb3ducmV2LnhtbERPy6rCMBDdX/AfwghuRFPFZzWKCIobER8Ll2MztsVm&#10;Upqo9e/NQrjLw3nPl7UpxIsql1tW0OtGIIgTq3NOFVzOm84EhPPIGgvLpOBDDpaLxt8cY23ffKTX&#10;yacihLCLUUHmfRlL6ZKMDLquLYkDd7eVQR9glUpd4TuEm0L2o2gkDeYcGjIsaZ1R8jg9jYJre3M3&#10;kZsO24ct3eg80M9Vsleq1axXMxCeav8v/rl3WsFoPAj7w5vwBOTiC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UbzAtcAAAADdAAAADwAAAAAAAAAAAAAAAACYAgAAZHJzL2Rvd25y&#10;ZXYueG1sUEsFBgAAAAAEAAQA9QAAAIUDAAAAAA==&#10;" path="m1094,l,e" filled="f" strokecolor="#191919" strokeweight="2pt">
                  <v:path arrowok="t" o:connecttype="custom" o:connectlocs="1094,0;0,0" o:connectangles="0,0"/>
                </v:shape>
                <v:shape id="Freeform 2748" o:spid="_x0000_s5201" style="position:absolute;left:11145;top:7905;width:1953;height:0;visibility:visible;mso-wrap-style:square;v-text-anchor:top" coordsize="1953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vBlLscA&#10;AADdAAAADwAAAGRycy9kb3ducmV2LnhtbESPT2vCQBTE7wW/w/KEXsRsLFbbNKuIEOmllKoHj6/Z&#10;lz+YfRuyGxO/fbdQ6HGYmd8w6XY0jbhR52rLChZRDII4t7rmUsH5lM1fQDiPrLGxTAru5GC7mTyk&#10;mGg78Bfdjr4UAcIuQQWV920ipcsrMugi2xIHr7CdQR9kV0rd4RDgppFPcbySBmsOCxW2tK8ovx57&#10;o+AyywoTu9fn2eeBvum01P0u/1DqcTru3kB4Gv1/+K/9rhWs1ssF/L4JT0Buf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7wZS7HAAAA3QAAAA8AAAAAAAAAAAAAAAAAmAIAAGRy&#10;cy9kb3ducmV2LnhtbFBLBQYAAAAABAAEAPUAAACMAwAAAAA=&#10;" path="m,l1094,e" filled="f" strokecolor="#191919" strokeweight="2pt">
                  <v:path arrowok="t" o:connecttype="custom" o:connectlocs="0,0;1094,0" o:connectangles="0,0"/>
                </v:shape>
              </v:group>
              <v:group id="Group 2749" o:spid="_x0000_s5202" style="position:absolute;left:11145;top:9705;width:1967;height:0" coordorigin="11145,9705" coordsize="1967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vMsnsccAAADd&#10;AAAADwAAAAAAAAAAAAAAAACqAgAAZHJzL2Rvd25yZXYueG1sUEsFBgAAAAAEAAQA+gAAAJ4DAAAA&#10;AA==&#10;">
                <v:shape id="Freeform 2750" o:spid="_x0000_s5203" style="position:absolute;left:11145;top:9705;width:1967;height:0;visibility:visible;mso-wrap-style:square;v-text-anchor:top" coordsize="196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SXQU8cA&#10;AADdAAAADwAAAGRycy9kb3ducmV2LnhtbESPQWvCQBSE7wX/w/KEXorZWBsNqatIQehJrBqwt0f2&#10;NQnNvg3ZbYz99a5Q6HGYmW+Y5Xowjeipc7VlBdMoBkFcWF1zqeB03E5SEM4ja2wsk4IrOVivRg9L&#10;zLS98Af1B1+KAGGXoYLK+zaT0hUVGXSRbYmD92U7gz7IrpS6w0uAm0Y+x/FcGqw5LFTY0ltFxffh&#10;xyhIm2RGlO8/n/r8d7dN+vO1yM9KPY6HzSsIT4P/D/+137WC+eJlBvc34QnI1Q0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0l0FPHAAAA3QAAAA8AAAAAAAAAAAAAAAAAmAIAAGRy&#10;cy9kb3ducmV2LnhtbFBLBQYAAAAABAAEAPUAAACMAwAAAAA=&#10;" path="m1094,l,e" filled="f" strokecolor="#191919" strokeweight="2pt">
                  <v:path arrowok="t" o:connecttype="custom" o:connectlocs="1094,0;0,0" o:connectangles="0,0"/>
                </v:shape>
                <v:shape id="Freeform 2751" o:spid="_x0000_s5204" style="position:absolute;left:11145;top:9705;width:1967;height:0;visibility:visible;mso-wrap-style:square;v-text-anchor:top" coordsize="196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sxIJ8gA&#10;AADdAAAADwAAAGRycy9kb3ducmV2LnhtbESPT2vCQBTE70K/w/IKvYhuao1KdJUiCD2VahvQ2yP7&#10;TILZtyG7zZ9++m6h4HGYmd8wm11vKtFS40rLCp6nEQjizOqScwVfn4fJCoTzyBory6RgIAe77cNo&#10;g4m2HR+pPflcBAi7BBUU3teJlC4ryKCb2po4eFfbGPRBNrnUDXYBbio5i6KFNFhyWCiwpn1B2e30&#10;bRSsqviFKP24jNv05/0Qt+chS89KPT32r2sQnnp/D/+337SCxXI+h7834QnI7S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izEgnyAAAAN0AAAAPAAAAAAAAAAAAAAAAAJgCAABk&#10;cnMvZG93bnJldi54bWxQSwUGAAAAAAQABAD1AAAAjQMAAAAA&#10;" path="m,l1094,e" filled="f" strokecolor="#191919" strokeweight="2pt">
                  <v:path arrowok="t" o:connecttype="custom" o:connectlocs="0,0;1094,0" o:connectangles="0,0"/>
                </v:shape>
              </v:group>
              <v:group id="Group 2752" o:spid="_x0000_s5205" style="position:absolute;left:11145;top:11505;width:1967;height:0" coordorigin="11145,11505" coordsize="1967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MyK/xccAAADd&#10;AAAADwAAAAAAAAAAAAAAAACqAgAAZHJzL2Rvd25yZXYueG1sUEsFBgAAAAAEAAQA+gAAAJ4DAAAA&#10;AA==&#10;">
                <v:shape id="Freeform 2753" o:spid="_x0000_s5206" style="position:absolute;left:11145;top:11505;width:1967;height:0;visibility:visible;mso-wrap-style:square;v-text-anchor:top" coordsize="196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VJzy8gA&#10;AADdAAAADwAAAGRycy9kb3ducmV2LnhtbESPS2vDMBCE74X+B7GFXEosNw/HuFFCKQR6Ks3DkNwW&#10;a2ubWitjqY6TX18VAjkOM/MNs1wPphE9da62rOAlikEQF1bXXCo47DfjFITzyBoby6TgQg7Wq8eH&#10;JWbannlL/c6XIkDYZaig8r7NpHRFRQZdZFvi4H3bzqAPsiul7vAc4KaRkzhOpMGaw0KFLb1XVPzs&#10;fo2CtJlPifKv03OfXz838/54KfKjUqOn4e0VhKfB38O39odWkCxmCfy/CU9Arv4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9UnPLyAAAAN0AAAAPAAAAAAAAAAAAAAAAAJgCAABk&#10;cnMvZG93bnJldi54bWxQSwUGAAAAAAQABAD1AAAAjQMAAAAA&#10;" path="m1094,l,e" filled="f" strokecolor="#191919" strokeweight="2pt">
                  <v:path arrowok="t" o:connecttype="custom" o:connectlocs="1094,0;0,0" o:connectangles="0,0"/>
                </v:shape>
                <v:shape id="Freeform 2754" o:spid="_x0000_s5207" style="position:absolute;left:11145;top:11505;width:1967;height:0;visibility:visible;mso-wrap-style:square;v-text-anchor:top" coordsize="196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h7WUMYA&#10;AADdAAAADwAAAGRycy9kb3ducmV2LnhtbESPT2vCQBTE70K/w/IEL6Kb+p/UVUpB8FTUNqC3R/Y1&#10;CWbfhuwao5++Kwgeh5n5DbNct6YUDdWusKzgfRiBIE6tLjhT8PuzGSxAOI+ssbRMCm7kYL166ywx&#10;1vbKe2oOPhMBwi5GBbn3VSylS3My6Ia2Ig7en60N+iDrTOoarwFuSjmKopk0WHBYyLGir5zS8+Fi&#10;FCzK6Zgo2Z36TXL/3kyb4y1Njkr1uu3nBwhPrX+Fn+2tVjCbT+bweBOegFz9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h7WUMYAAADdAAAADwAAAAAAAAAAAAAAAACYAgAAZHJz&#10;L2Rvd25yZXYueG1sUEsFBgAAAAAEAAQA9QAAAIsDAAAAAA==&#10;" path="m,l1094,e" filled="f" strokecolor="#191919" strokeweight="2pt">
                  <v:path arrowok="t" o:connecttype="custom" o:connectlocs="0,0;1094,0" o:connectangles="0,0"/>
                </v:shape>
              </v:group>
              <v:group id="Group 2755" o:spid="_x0000_s5208" style="position:absolute;left:11145;top:13305;width:1939;height:0" coordorigin="11145,13305" coordsize="1939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3SMQW8QAAADdAAAA&#10;DwAAAAAAAAAAAAAAAACqAgAAZHJzL2Rvd25yZXYueG1sUEsFBgAAAAAEAAQA+gAAAJsDAAAAAA==&#10;">
                <v:shape id="Freeform 2756" o:spid="_x0000_s5209" style="position:absolute;left:11145;top:13305;width:1939;height:0;visibility:visible;mso-wrap-style:square;v-text-anchor:top" coordsize="193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SQpZccA&#10;AADdAAAADwAAAGRycy9kb3ducmV2LnhtbESP3WrCQBSE74W+w3IKvRHdRKw/0VVEWrAUxKgPcMge&#10;k2j2bMxuY/r23UKhl8PMN8Ms152pREuNKy0riIcRCOLM6pJzBefT+2AGwnlkjZVlUvBNDtarp94S&#10;E20fnFJ79LkIJewSVFB4XydSuqwgg25oa+LgXWxj0AfZ5FI3+AjlppKjKJpIgyWHhQJr2haU3Y5f&#10;RsEkHe3j6/317ar7n5v2FB/u6cdBqZfnbrMA4anz/+E/eqcDNx3P4fdNeAJy9Q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kkKWXHAAAA3QAAAA8AAAAAAAAAAAAAAAAAmAIAAGRy&#10;cy9kb3ducmV2LnhtbFBLBQYAAAAABAAEAPUAAACMAwAAAAA=&#10;" path="m1094,l,e" filled="f" strokecolor="#191919" strokeweight="2pt">
                  <v:path arrowok="t" o:connecttype="custom" o:connectlocs="1094,0;0,0" o:connectangles="0,0"/>
                </v:shape>
                <v:shape id="Freeform 2757" o:spid="_x0000_s5210" style="position:absolute;left:11145;top:13305;width:1939;height:0;visibility:visible;mso-wrap-style:square;v-text-anchor:top" coordsize="193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ccWJcQA&#10;AADdAAAADwAAAGRycy9kb3ducmV2LnhtbERPzWrCQBC+F/oOyxR6KXUTQVuiq0hpwSIUoz7AkB2T&#10;aHY2ZteYvr1zKPT48f3Pl4NrVE9dqD0bSEcJKOLC25pLA4f91+s7qBCRLTaeycAvBVguHh/mmFl/&#10;45z6XSyVhHDI0EAVY5tpHYqKHIaRb4mFO/rOYRTYldp2eJNw1+hxkky1w5qlocKWPioqzrurMzDN&#10;xz/p6TL5PNmXzarfp9tL/r015vlpWM1ARRriv/jPvbbie5vIfnkjT0Av7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3HFiXEAAAA3QAAAA8AAAAAAAAAAAAAAAAAmAIAAGRycy9k&#10;b3ducmV2LnhtbFBLBQYAAAAABAAEAPUAAACJAwAAAAA=&#10;" path="m,l1094,e" filled="f" strokecolor="#191919" strokeweight="2pt">
                  <v:path arrowok="t" o:connecttype="custom" o:connectlocs="0,0;1094,0" o:connectangles="0,0"/>
                </v:shape>
              </v:group>
              <v:shape id="Freeform 2758" o:spid="_x0000_s5211" style="position:absolute;left:11816;top:15105;width:424;height:0;visibility:visible;mso-wrap-style:square;v-text-anchor:top" coordsize="42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O0s+cYA&#10;AADdAAAADwAAAGRycy9kb3ducmV2LnhtbESPQWvCQBSE70L/w/IKvZlNWkxDdCMiFISCoCnS4zP7&#10;TILZtzG7avrv3UKhx2FmvmEWy9F04kaDay0rSKIYBHFldcu1gq/yY5qBcB5ZY2eZFPyQg2XxNFlg&#10;ru2dd3Tb+1oECLscFTTe97mUrmrIoItsTxy8kx0M+iCHWuoB7wFuOvkax6k02HJYaLCndUPVeX81&#10;CuyhXh/Lw6Xy291nLMtv97ZNM6VensfVHISn0f+H/9obrSB9nyXw+yY8AVk8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O0s+cYAAADdAAAADwAAAAAAAAAAAAAAAACYAgAAZHJz&#10;L2Rvd25yZXYueG1sUEsFBgAAAAAEAAQA9QAAAIsDAAAAAA==&#10;" path="m,l423,e" filled="f" strokecolor="#191919" strokeweight="2pt">
                <v:path arrowok="t" o:connecttype="custom" o:connectlocs="0,0;423,0" o:connectangles="0,0"/>
              </v:shape>
              <v:shape id="Freeform 2759" o:spid="_x0000_s5212" style="position:absolute;left:11160;top:15085;width:0;height:40;visibility:visible;mso-wrap-style:square;v-text-anchor:top" coordsize="0,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pKN58UA&#10;AADdAAAADwAAAGRycy9kb3ducmV2LnhtbESPQUsDMRSE70L/Q3gFL2Kztrgra9NSREuvrSJ4e26e&#10;yeLmJSSx3f57Iwg9DjPzDbNcj24QR4qp96zgblaBIO687tkoeHt9uX0AkTKyxsEzKThTgvVqcrXE&#10;VvsT7+l4yEYUCKcWFdicQytl6iw5TDMfiIv35aPDXGQ0Ukc8Fbgb5Lyqaumw57JgMdCTpe778OMU&#10;7Jvmk8Luxph6EfvteRPs8/uHUtfTcfMIItOYL+H/9k4rqJv7Ofy9KU9Arn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Oko3nxQAAAN0AAAAPAAAAAAAAAAAAAAAAAJgCAABkcnMv&#10;ZG93bnJldi54bWxQSwUGAAAAAAQABAD1AAAAigMAAAAA&#10;" path="m,l,40e" filled="f" strokecolor="#191919" strokeweight="2pt">
                <v:path arrowok="t" o:connecttype="custom" o:connectlocs="0,0;0,40" o:connectangles="0,0"/>
              </v:shape>
              <v:rect id="Rectangle 2760" o:spid="_x0000_s5213" style="position:absolute;left:11176;top:14864;width:640;height:6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rmuj8UA&#10;AADdAAAADwAAAGRycy9kb3ducmV2LnhtbESPS4vCQBCE74L/YWhhbzpxxQfRUURYWRcvPi7eOpk2&#10;CWZ6QmaM8d/vCILHoqq+ohar1pSiodoVlhUMBxEI4tTqgjMF59NPfwbCeWSNpWVS8CQHq2W3s8BY&#10;2wcfqDn6TAQIuxgV5N5XsZQuzcmgG9iKOHhXWxv0QdaZ1DU+AtyU8juKJtJgwWEhx4o2OaW3490o&#10;SHb7g9/+nbfNLMmq0iaX4d6Olfrqtes5CE+t/4Tf7V+tYDIdj+D1JjwBufw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2ua6PxQAAAN0AAAAPAAAAAAAAAAAAAAAAAJgCAABkcnMv&#10;ZG93bnJldi54bWxQSwUGAAAAAAQABAD1AAAAigMAAAAA&#10;" stroked="f">
                <v:path arrowok="t"/>
              </v:rect>
              <v:rect id="Rectangle 2761" o:spid="_x0000_s5214" style="position:absolute;left:11156;top:14844;width:680;height:68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e5c8McA&#10;AADdAAAADwAAAGRycy9kb3ducmV2LnhtbESP3UoDMRSE74W+QzgFb8RmW/qja9NSCkr1Rlx9gOPm&#10;uNk2OVmStF3fvikIXg4z8w2zXPfOihOF2HpWMB4VIIhrr1tuFHx9Pt8/gIgJWaP1TAp+KcJ6NbhZ&#10;Yqn9mT/oVKVGZAjHEhWYlLpSylgbchhHviPO3o8PDlOWoZE64DnDnZWTophLhy3nBYMdbQ3Vh+ro&#10;FND73evsZbc/vO21teZx+l0dF0Gp22G/eQKRqE//4b/2TiuYL2ZTuL7JT0CuL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3uXPDHAAAA3QAAAA8AAAAAAAAAAAAAAAAAmAIAAGRy&#10;cy9kb3ducmV2LnhtbFBLBQYAAAAABAAEAPUAAACMAwAAAAA=&#10;" filled="f" strokecolor="#191919" strokeweight="2pt">
                <v:path arrowok="t"/>
              </v:rect>
            </v:group>
            <v:shape id="Text Box 2594" o:spid="_x0000_s5215" type="#_x0000_t202" style="position:absolute;left:11203;top:8034;width:720;height:1110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" o:allowincell="f" filled="f" stroked="f">
              <v:textbox style="layout-flow:vertical" inset="0,0,0,0">
                <w:txbxContent>
                  <w:p w:rsidR="004648B7" w:rsidRDefault="004648B7" w:rsidP="004648B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Sciences &amp;</w:t>
                    </w:r>
                  </w:p>
                  <w:p w:rsidR="004648B7" w:rsidRDefault="004648B7" w:rsidP="004648B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left="202" w:right="202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Health</w:t>
                    </w:r>
                  </w:p>
                  <w:p w:rsidR="004648B7" w:rsidRDefault="004648B7" w:rsidP="004648B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left="-7" w:right="-7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Professions</w:t>
                    </w:r>
                  </w:p>
                </w:txbxContent>
              </v:textbox>
            </v:shape>
            <v:shape id="Text Box 2593" o:spid="_x0000_s5216" type="#_x0000_t202" style="position:absolute;left:11423;top:9772;width:480;height:980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" o:allowincell="f" filled="f" stroked="f">
              <v:textbox style="layout-flow:vertical" inset="0,0,0,0">
                <w:txbxContent>
                  <w:p w:rsidR="004648B7" w:rsidRDefault="004648B7" w:rsidP="004648B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Graduate</w:t>
                    </w:r>
                  </w:p>
                  <w:p w:rsidR="004648B7" w:rsidRDefault="004648B7" w:rsidP="004648B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right="12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School</w:t>
                    </w:r>
                  </w:p>
                </w:txbxContent>
              </v:textbox>
            </v:shape>
            <v:shape id="Text Box 2592" o:spid="_x0000_s5217" type="#_x0000_t202" style="position:absolute;left:11403;top:11621;width:480;height:1217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" o:allowincell="f" filled="f" stroked="f">
              <v:textbox style="layout-flow:vertical" inset="0,0,0,0">
                <w:txbxContent>
                  <w:p w:rsidR="004648B7" w:rsidRDefault="004648B7" w:rsidP="004648B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229" w:right="229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Course</w:t>
                    </w:r>
                  </w:p>
                  <w:p w:rsidR="004648B7" w:rsidRDefault="004648B7" w:rsidP="004648B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Descriptions</w:t>
                    </w:r>
                  </w:p>
                </w:txbxContent>
              </v:textbox>
            </v:shape>
            <v:shape id="Text Box 2591" o:spid="_x0000_s5218" type="#_x0000_t202" style="position:absolute;left:11383;top:13480;width:480;height:1173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" o:allowincell="f" filled="f" stroked="f">
              <v:textbox style="layout-flow:vertical" inset="0,0,0,0">
                <w:txbxContent>
                  <w:p w:rsidR="004648B7" w:rsidRDefault="004648B7" w:rsidP="004648B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Personnel &amp;Index</w:t>
                    </w:r>
                  </w:p>
                </w:txbxContent>
              </v:textbox>
            </v:shape>
            <v:shape id="Text Box 2590" o:spid="_x0000_s5219" type="#_x0000_t202" style="position:absolute;left:11515;top:577;width:377;height:1719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" o:allowincell="f" filled="f" stroked="f">
              <v:textbox style="layout-flow:vertical" inset="0,0,0,0">
                <w:txbxContent>
                  <w:p w:rsidR="004648B7" w:rsidRPr="008A161B" w:rsidRDefault="004648B7" w:rsidP="004648B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20" w:right="-30"/>
                      <w:rPr>
                        <w:rFonts w:ascii="Century Gothic" w:hAnsi="Century Gothic" w:cs="Century Gothic"/>
                        <w:color w:val="FFFFFF" w:themeColor="background1"/>
                        <w:sz w:val="20"/>
                        <w:szCs w:val="20"/>
                      </w:rPr>
                    </w:pPr>
                    <w:r w:rsidRPr="008A161B">
                      <w:rPr>
                        <w:rFonts w:ascii="Century Gothic" w:hAnsi="Century Gothic" w:cs="Century Gothic"/>
                        <w:b/>
                        <w:bCs/>
                        <w:color w:val="FFFFFF" w:themeColor="background1"/>
                        <w:sz w:val="20"/>
                        <w:szCs w:val="20"/>
                      </w:rPr>
                      <w:t>Albany State</w:t>
                    </w:r>
                  </w:p>
                </w:txbxContent>
              </v:textbox>
            </v:shape>
            <v:shape id="Text Box 2588" o:spid="_x0000_s5220" type="#_x0000_t202" style="position:absolute;left:11623;top:4416;width:240;height:840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" o:allowincell="f" filled="f" stroked="f">
              <v:textbox style="layout-flow:vertical" inset="0,0,0,0">
                <w:txbxContent>
                  <w:p w:rsidR="004648B7" w:rsidRDefault="004648B7" w:rsidP="004648B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20" w:right="-30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Business</w:t>
                    </w:r>
                  </w:p>
                </w:txbxContent>
              </v:textbox>
            </v:shape>
            <v:shape id="Text Box 2587" o:spid="_x0000_s5221" type="#_x0000_t202" style="position:absolute;left:11623;top:6136;width:240;height:1017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" o:allowincell="f" filled="f" stroked="f">
              <v:textbox style="layout-flow:vertical" inset="0,0,0,0">
                <w:txbxContent>
                  <w:p w:rsidR="004648B7" w:rsidRDefault="004648B7" w:rsidP="004648B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20" w:right="-30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Education</w:t>
                    </w:r>
                  </w:p>
                </w:txbxContent>
              </v:textbox>
            </v:shape>
            <v:shape id="Text Box 2589" o:spid="_x0000_s5222" type="#_x0000_t202" style="position:absolute;left:11383;top:2499;width:530;height:1744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" o:allowincell="f" filled="f" stroked="f">
              <v:textbox style="layout-flow:vertical" inset="0,0,0,0">
                <w:txbxContent>
                  <w:p w:rsidR="004648B7" w:rsidRPr="008A161B" w:rsidRDefault="004648B7" w:rsidP="004648B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20" w:right="-30"/>
                      <w:rPr>
                        <w:rFonts w:ascii="Century Gothic" w:hAnsi="Century Gothic" w:cs="Century Gothic"/>
                        <w:color w:val="000000" w:themeColor="text1"/>
                        <w:sz w:val="20"/>
                        <w:szCs w:val="20"/>
                      </w:rPr>
                    </w:pPr>
                    <w:r w:rsidRPr="008A161B">
                      <w:rPr>
                        <w:rFonts w:ascii="Century Gothic" w:hAnsi="Century Gothic" w:cs="Century Gothic"/>
                        <w:b/>
                        <w:bCs/>
                        <w:color w:val="000000" w:themeColor="text1"/>
                        <w:sz w:val="20"/>
                        <w:szCs w:val="20"/>
                      </w:rPr>
                      <w:t>Arts &amp; Humanities</w:t>
                    </w:r>
                  </w:p>
                </w:txbxContent>
              </v:textbox>
            </v:shape>
          </v:group>
        </w:pict>
      </w:r>
      <w:r w:rsidRPr="00CC470F">
        <w:pict>
          <v:shape id="Text Box 2013" o:spid="_x0000_s1167" type="#_x0000_t202" style="position:absolute;left:0;text-align:left;margin-left:579.15pt;margin-top:49.1pt;width:12pt;height:63.8pt;z-index:-251664384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" o:allowincell="f" filled="f" stroked="f">
            <v:textbox style="layout-flow:vertical" inset="0,0,0,0">
              <w:txbxContent>
                <w:p w:rsidR="00C11F2C" w:rsidRDefault="00C11F2C" w:rsidP="00C11F2C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20" w:right="-30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FFFFFF"/>
                      <w:sz w:val="20"/>
                      <w:szCs w:val="20"/>
                    </w:rPr>
                    <w:t>Albany State</w:t>
                  </w:r>
                </w:p>
              </w:txbxContent>
            </v:textbox>
            <w10:wrap anchorx="page" anchory="page"/>
          </v:shape>
        </w:pict>
      </w:r>
      <w:r w:rsidR="00C11F2C">
        <w:rPr>
          <w:rFonts w:ascii="Century Gothic" w:hAnsi="Century Gothic" w:cs="Century Gothic"/>
          <w:b/>
          <w:bCs/>
          <w:color w:val="191919"/>
          <w:sz w:val="16"/>
          <w:szCs w:val="16"/>
        </w:rPr>
        <w:t>Military Science</w:t>
      </w:r>
    </w:p>
    <w:p w:rsidR="00C11F2C" w:rsidRDefault="00C11F2C" w:rsidP="00C11F2C">
      <w:pPr>
        <w:widowControl w:val="0"/>
        <w:autoSpaceDE w:val="0"/>
        <w:autoSpaceDN w:val="0"/>
        <w:adjustRightInd w:val="0"/>
        <w:spacing w:before="8" w:after="0" w:line="130" w:lineRule="exact"/>
        <w:rPr>
          <w:rFonts w:ascii="Century Gothic" w:hAnsi="Century Gothic" w:cs="Century Gothic"/>
          <w:color w:val="000000"/>
          <w:sz w:val="13"/>
          <w:szCs w:val="13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before="20" w:after="0" w:line="240" w:lineRule="auto"/>
        <w:ind w:left="120" w:right="8729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S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CHOLARSHI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 xml:space="preserve">P 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P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ROGRAM</w:t>
      </w:r>
    </w:p>
    <w:p w:rsidR="00C11F2C" w:rsidRDefault="00C11F2C" w:rsidP="00C11F2C">
      <w:pPr>
        <w:widowControl w:val="0"/>
        <w:autoSpaceDE w:val="0"/>
        <w:autoSpaceDN w:val="0"/>
        <w:adjustRightInd w:val="0"/>
        <w:spacing w:before="30" w:after="0" w:line="249" w:lineRule="auto"/>
        <w:ind w:left="120" w:right="991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Arm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ROT</w:t>
      </w:r>
      <w:r>
        <w:rPr>
          <w:rFonts w:ascii="Times New Roman" w:hAnsi="Times New Roman"/>
          <w:color w:val="191919"/>
          <w:sz w:val="18"/>
          <w:szCs w:val="18"/>
        </w:rPr>
        <w:t>C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Scholarshi</w:t>
      </w:r>
      <w:r>
        <w:rPr>
          <w:rFonts w:ascii="Times New Roman" w:hAnsi="Times New Roman"/>
          <w:color w:val="191919"/>
          <w:sz w:val="18"/>
          <w:szCs w:val="18"/>
        </w:rPr>
        <w:t>p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Progra</w:t>
      </w:r>
      <w:r>
        <w:rPr>
          <w:rFonts w:ascii="Times New Roman" w:hAnsi="Times New Roman"/>
          <w:color w:val="191919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fer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financia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assistanc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outstandin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youn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me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women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3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Eac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scholarshi</w:t>
      </w:r>
      <w:r>
        <w:rPr>
          <w:rFonts w:ascii="Times New Roman" w:hAnsi="Times New Roman"/>
          <w:color w:val="191919"/>
          <w:sz w:val="18"/>
          <w:szCs w:val="18"/>
        </w:rPr>
        <w:t>p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pay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tuition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books, lab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othe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associate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fees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plu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subsistenc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allowanc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$2,00</w:t>
      </w:r>
      <w:r>
        <w:rPr>
          <w:rFonts w:ascii="Times New Roman" w:hAnsi="Times New Roman"/>
          <w:color w:val="191919"/>
          <w:sz w:val="18"/>
          <w:szCs w:val="18"/>
        </w:rPr>
        <w:t>0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yea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($20</w:t>
      </w:r>
      <w:r>
        <w:rPr>
          <w:rFonts w:ascii="Times New Roman" w:hAnsi="Times New Roman"/>
          <w:color w:val="191919"/>
          <w:sz w:val="18"/>
          <w:szCs w:val="18"/>
        </w:rPr>
        <w:t>0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month)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1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Al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scholarship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provid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sam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benefit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un- les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otherwis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noted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1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recipien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scholarshi</w:t>
      </w:r>
      <w:r>
        <w:rPr>
          <w:rFonts w:ascii="Times New Roman" w:hAnsi="Times New Roman"/>
          <w:color w:val="191919"/>
          <w:sz w:val="18"/>
          <w:szCs w:val="18"/>
        </w:rPr>
        <w:t>p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mus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fulfil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activ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dut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reserv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dut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(Arm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Reserve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1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Arm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Nationa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Guard</w:t>
      </w:r>
      <w:r>
        <w:rPr>
          <w:rFonts w:ascii="Times New Roman" w:hAnsi="Times New Roman"/>
          <w:color w:val="191919"/>
          <w:sz w:val="18"/>
          <w:szCs w:val="18"/>
        </w:rPr>
        <w:t>)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service obligatio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upo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completio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require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academi</w:t>
      </w:r>
      <w:r>
        <w:rPr>
          <w:rFonts w:ascii="Times New Roman" w:hAnsi="Times New Roman"/>
          <w:color w:val="191919"/>
          <w:sz w:val="18"/>
          <w:szCs w:val="18"/>
        </w:rPr>
        <w:t>c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ROT</w:t>
      </w:r>
      <w:r>
        <w:rPr>
          <w:rFonts w:ascii="Times New Roman" w:hAnsi="Times New Roman"/>
          <w:color w:val="191919"/>
          <w:sz w:val="18"/>
          <w:szCs w:val="18"/>
        </w:rPr>
        <w:t>C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courses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Pleas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se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Professo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Militar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Scienc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mor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details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16"/>
          <w:sz w:val="18"/>
          <w:szCs w:val="18"/>
        </w:rPr>
        <w:t xml:space="preserve"> </w:t>
      </w:r>
      <w:proofErr w:type="gramStart"/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ROT</w:t>
      </w:r>
      <w:r>
        <w:rPr>
          <w:rFonts w:ascii="Times New Roman" w:hAnsi="Times New Roman"/>
          <w:color w:val="191919"/>
          <w:sz w:val="18"/>
          <w:szCs w:val="18"/>
        </w:rPr>
        <w:t>C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of- </w:t>
      </w:r>
      <w:proofErr w:type="spellStart"/>
      <w:r>
        <w:rPr>
          <w:rFonts w:ascii="Times New Roman" w:hAnsi="Times New Roman"/>
          <w:color w:val="191919"/>
          <w:spacing w:val="-2"/>
          <w:sz w:val="18"/>
          <w:szCs w:val="18"/>
        </w:rPr>
        <w:t>fer</w:t>
      </w:r>
      <w:r>
        <w:rPr>
          <w:rFonts w:ascii="Times New Roman" w:hAnsi="Times New Roman"/>
          <w:color w:val="191919"/>
          <w:sz w:val="18"/>
          <w:szCs w:val="18"/>
        </w:rPr>
        <w:t>s</w:t>
      </w:r>
      <w:proofErr w:type="spellEnd"/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variet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scholarships</w:t>
      </w:r>
      <w:r>
        <w:rPr>
          <w:rFonts w:ascii="Times New Roman" w:hAnsi="Times New Roman"/>
          <w:color w:val="191919"/>
          <w:sz w:val="18"/>
          <w:szCs w:val="18"/>
        </w:rPr>
        <w:t>.</w:t>
      </w:r>
      <w:proofErr w:type="gramEnd"/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The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are:</w:t>
      </w:r>
    </w:p>
    <w:p w:rsidR="00C11F2C" w:rsidRDefault="00C11F2C" w:rsidP="00C11F2C">
      <w:pPr>
        <w:widowControl w:val="0"/>
        <w:autoSpaceDE w:val="0"/>
        <w:autoSpaceDN w:val="0"/>
        <w:adjustRightInd w:val="0"/>
        <w:spacing w:before="16"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40" w:lineRule="auto"/>
        <w:ind w:left="300"/>
        <w:rPr>
          <w:rFonts w:ascii="Times New Roman" w:hAnsi="Times New Roman"/>
          <w:color w:val="000000"/>
          <w:sz w:val="18"/>
          <w:szCs w:val="18"/>
        </w:rPr>
      </w:pPr>
      <w:proofErr w:type="gramStart"/>
      <w:r>
        <w:rPr>
          <w:rFonts w:ascii="Times New Roman" w:hAnsi="Times New Roman"/>
          <w:color w:val="191919"/>
          <w:sz w:val="18"/>
          <w:szCs w:val="18"/>
        </w:rPr>
        <w:t xml:space="preserve">• </w:t>
      </w:r>
      <w:r>
        <w:rPr>
          <w:rFonts w:ascii="Times New Roman" w:hAnsi="Times New Roman"/>
          <w:color w:val="191919"/>
          <w:spacing w:val="2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Fou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r</w:t>
      </w:r>
      <w:proofErr w:type="gramEnd"/>
      <w:r>
        <w:rPr>
          <w:rFonts w:ascii="Times New Roman" w:hAnsi="Times New Roman"/>
          <w:color w:val="191919"/>
          <w:spacing w:val="-2"/>
          <w:sz w:val="18"/>
          <w:szCs w:val="18"/>
        </w:rPr>
        <w:t>-yea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Nationa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ope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al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qualifie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hig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schoo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accepte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fou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-yea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college</w:t>
      </w:r>
      <w:r>
        <w:rPr>
          <w:rFonts w:ascii="Times New Roman" w:hAnsi="Times New Roman"/>
          <w:color w:val="191919"/>
          <w:sz w:val="18"/>
          <w:szCs w:val="18"/>
        </w:rPr>
        <w:t>/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universit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wit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ROT</w:t>
      </w:r>
      <w:r>
        <w:rPr>
          <w:rFonts w:ascii="Times New Roman" w:hAnsi="Times New Roman"/>
          <w:color w:val="191919"/>
          <w:sz w:val="18"/>
          <w:szCs w:val="18"/>
        </w:rPr>
        <w:t>C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prog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am.</w:t>
      </w:r>
    </w:p>
    <w:p w:rsidR="00C11F2C" w:rsidRDefault="00C11F2C" w:rsidP="00C11F2C">
      <w:pPr>
        <w:widowControl w:val="0"/>
        <w:autoSpaceDE w:val="0"/>
        <w:autoSpaceDN w:val="0"/>
        <w:adjustRightInd w:val="0"/>
        <w:spacing w:before="5" w:after="0" w:line="220" w:lineRule="exact"/>
        <w:rPr>
          <w:rFonts w:ascii="Times New Roman" w:hAnsi="Times New Roman"/>
          <w:color w:val="000000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49" w:lineRule="auto"/>
        <w:ind w:left="480" w:right="991" w:hanging="180"/>
        <w:rPr>
          <w:rFonts w:ascii="Times New Roman" w:hAnsi="Times New Roman"/>
          <w:color w:val="000000"/>
          <w:sz w:val="18"/>
          <w:szCs w:val="18"/>
        </w:rPr>
      </w:pPr>
      <w:proofErr w:type="gramStart"/>
      <w:r>
        <w:rPr>
          <w:rFonts w:ascii="Times New Roman" w:hAnsi="Times New Roman"/>
          <w:color w:val="191919"/>
          <w:sz w:val="18"/>
          <w:szCs w:val="18"/>
        </w:rPr>
        <w:t xml:space="preserve">• </w:t>
      </w:r>
      <w:r>
        <w:rPr>
          <w:rFonts w:ascii="Times New Roman" w:hAnsi="Times New Roman"/>
          <w:color w:val="191919"/>
          <w:spacing w:val="2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proofErr w:type="gramEnd"/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fou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-yea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scholarshi</w:t>
      </w:r>
      <w:r>
        <w:rPr>
          <w:rFonts w:ascii="Times New Roman" w:hAnsi="Times New Roman"/>
          <w:color w:val="191919"/>
          <w:sz w:val="18"/>
          <w:szCs w:val="18"/>
        </w:rPr>
        <w:t>p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pay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ful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tuition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fees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laborator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fee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provide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boo</w:t>
      </w:r>
      <w:r>
        <w:rPr>
          <w:rFonts w:ascii="Times New Roman" w:hAnsi="Times New Roman"/>
          <w:color w:val="191919"/>
          <w:sz w:val="18"/>
          <w:szCs w:val="18"/>
        </w:rPr>
        <w:t>k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sli</w:t>
      </w:r>
      <w:r>
        <w:rPr>
          <w:rFonts w:ascii="Times New Roman" w:hAnsi="Times New Roman"/>
          <w:color w:val="191919"/>
          <w:sz w:val="18"/>
          <w:szCs w:val="18"/>
        </w:rPr>
        <w:t>p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$50</w:t>
      </w:r>
      <w:r>
        <w:rPr>
          <w:rFonts w:ascii="Times New Roman" w:hAnsi="Times New Roman"/>
          <w:color w:val="191919"/>
          <w:sz w:val="18"/>
          <w:szCs w:val="18"/>
        </w:rPr>
        <w:t>0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schoo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yea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(divide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int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$25</w:t>
      </w:r>
      <w:r>
        <w:rPr>
          <w:rFonts w:ascii="Times New Roman" w:hAnsi="Times New Roman"/>
          <w:color w:val="191919"/>
          <w:sz w:val="18"/>
          <w:szCs w:val="18"/>
        </w:rPr>
        <w:t>0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each semester)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Universit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als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provide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roo</w:t>
      </w:r>
      <w:r>
        <w:rPr>
          <w:rFonts w:ascii="Times New Roman" w:hAnsi="Times New Roman"/>
          <w:color w:val="191919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boar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tuitio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incentiv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al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fou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-yea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ROT</w:t>
      </w:r>
      <w:r>
        <w:rPr>
          <w:rFonts w:ascii="Times New Roman" w:hAnsi="Times New Roman"/>
          <w:color w:val="191919"/>
          <w:sz w:val="18"/>
          <w:szCs w:val="18"/>
        </w:rPr>
        <w:t>C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recipient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(Fou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-</w:t>
      </w:r>
      <w:r>
        <w:rPr>
          <w:rFonts w:ascii="Times New Roman" w:hAnsi="Times New Roman"/>
          <w:color w:val="191919"/>
          <w:spacing w:val="-20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ea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Nation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l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Fou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r</w:t>
      </w:r>
      <w:r>
        <w:rPr>
          <w:rFonts w:ascii="Times New Roman" w:hAnsi="Times New Roman"/>
          <w:color w:val="191919"/>
          <w:sz w:val="18"/>
          <w:szCs w:val="18"/>
        </w:rPr>
        <w:t xml:space="preserve">- </w:t>
      </w:r>
      <w:r>
        <w:rPr>
          <w:rFonts w:ascii="Times New Roman" w:hAnsi="Times New Roman"/>
          <w:color w:val="191919"/>
          <w:spacing w:val="-20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ea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Gree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Gol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Fou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-</w:t>
      </w:r>
      <w:r>
        <w:rPr>
          <w:rFonts w:ascii="Times New Roman" w:hAnsi="Times New Roman"/>
          <w:color w:val="191919"/>
          <w:spacing w:val="-20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ea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HBC</w:t>
      </w:r>
      <w:r>
        <w:rPr>
          <w:rFonts w:ascii="Times New Roman" w:hAnsi="Times New Roman"/>
          <w:color w:val="191919"/>
          <w:sz w:val="18"/>
          <w:szCs w:val="18"/>
        </w:rPr>
        <w:t>U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winners.)</w:t>
      </w:r>
    </w:p>
    <w:p w:rsidR="00C11F2C" w:rsidRDefault="00C11F2C" w:rsidP="00C11F2C">
      <w:pPr>
        <w:widowControl w:val="0"/>
        <w:autoSpaceDE w:val="0"/>
        <w:autoSpaceDN w:val="0"/>
        <w:adjustRightInd w:val="0"/>
        <w:spacing w:before="16"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40" w:lineRule="auto"/>
        <w:ind w:left="30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 xml:space="preserve">• </w:t>
      </w:r>
      <w:r>
        <w:rPr>
          <w:rFonts w:ascii="Times New Roman" w:hAnsi="Times New Roman"/>
          <w:color w:val="191919"/>
          <w:spacing w:val="2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Fou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-yea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Historicall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Blac</w:t>
      </w:r>
      <w:r>
        <w:rPr>
          <w:rFonts w:ascii="Times New Roman" w:hAnsi="Times New Roman"/>
          <w:color w:val="191919"/>
          <w:sz w:val="18"/>
          <w:szCs w:val="18"/>
        </w:rPr>
        <w:t>k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College/Universit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(HBCU</w:t>
      </w:r>
      <w:r>
        <w:rPr>
          <w:rFonts w:ascii="Times New Roman" w:hAnsi="Times New Roman"/>
          <w:color w:val="191919"/>
          <w:sz w:val="18"/>
          <w:szCs w:val="18"/>
        </w:rPr>
        <w:t>)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ope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al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qualifie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hig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schoo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wh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ar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accepte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HBC</w:t>
      </w:r>
      <w:r>
        <w:rPr>
          <w:rFonts w:ascii="Times New Roman" w:hAnsi="Times New Roman"/>
          <w:color w:val="191919"/>
          <w:sz w:val="18"/>
          <w:szCs w:val="18"/>
        </w:rPr>
        <w:t>U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wit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</w:p>
    <w:p w:rsidR="00C11F2C" w:rsidRDefault="00C11F2C" w:rsidP="00C11F2C">
      <w:pPr>
        <w:widowControl w:val="0"/>
        <w:autoSpaceDE w:val="0"/>
        <w:autoSpaceDN w:val="0"/>
        <w:adjustRightInd w:val="0"/>
        <w:spacing w:before="9" w:after="0" w:line="240" w:lineRule="auto"/>
        <w:ind w:left="480"/>
        <w:rPr>
          <w:rFonts w:ascii="Times New Roman" w:hAnsi="Times New Roman"/>
          <w:color w:val="000000"/>
          <w:sz w:val="18"/>
          <w:szCs w:val="18"/>
        </w:rPr>
      </w:pPr>
      <w:proofErr w:type="gramStart"/>
      <w:r>
        <w:rPr>
          <w:rFonts w:ascii="Times New Roman" w:hAnsi="Times New Roman"/>
          <w:color w:val="191919"/>
          <w:spacing w:val="-2"/>
          <w:sz w:val="18"/>
          <w:szCs w:val="18"/>
        </w:rPr>
        <w:t>ROT</w:t>
      </w:r>
      <w:r>
        <w:rPr>
          <w:rFonts w:ascii="Times New Roman" w:hAnsi="Times New Roman"/>
          <w:color w:val="191919"/>
          <w:sz w:val="18"/>
          <w:szCs w:val="18"/>
        </w:rPr>
        <w:t>C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program.</w:t>
      </w:r>
      <w:proofErr w:type="gramEnd"/>
    </w:p>
    <w:p w:rsidR="00C11F2C" w:rsidRDefault="00C11F2C" w:rsidP="00C11F2C">
      <w:pPr>
        <w:widowControl w:val="0"/>
        <w:autoSpaceDE w:val="0"/>
        <w:autoSpaceDN w:val="0"/>
        <w:adjustRightInd w:val="0"/>
        <w:spacing w:before="5" w:after="0" w:line="220" w:lineRule="exact"/>
        <w:rPr>
          <w:rFonts w:ascii="Times New Roman" w:hAnsi="Times New Roman"/>
          <w:color w:val="000000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40" w:lineRule="auto"/>
        <w:ind w:left="300"/>
        <w:rPr>
          <w:rFonts w:ascii="Times New Roman" w:hAnsi="Times New Roman"/>
          <w:color w:val="000000"/>
          <w:sz w:val="18"/>
          <w:szCs w:val="18"/>
        </w:rPr>
      </w:pPr>
      <w:proofErr w:type="gramStart"/>
      <w:r>
        <w:rPr>
          <w:rFonts w:ascii="Times New Roman" w:hAnsi="Times New Roman"/>
          <w:color w:val="191919"/>
          <w:sz w:val="18"/>
          <w:szCs w:val="18"/>
        </w:rPr>
        <w:t xml:space="preserve">• </w:t>
      </w:r>
      <w:r>
        <w:rPr>
          <w:rFonts w:ascii="Times New Roman" w:hAnsi="Times New Roman"/>
          <w:color w:val="191919"/>
          <w:spacing w:val="2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Fou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r</w:t>
      </w:r>
      <w:proofErr w:type="gramEnd"/>
      <w:r>
        <w:rPr>
          <w:rFonts w:ascii="Times New Roman" w:hAnsi="Times New Roman"/>
          <w:color w:val="191919"/>
          <w:spacing w:val="-2"/>
          <w:sz w:val="18"/>
          <w:szCs w:val="18"/>
        </w:rPr>
        <w:t>-yea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Gree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Gol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ope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1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Arm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veteran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attendin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colleg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afte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complete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enlistmen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Regula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Arm</w:t>
      </w:r>
      <w:r>
        <w:rPr>
          <w:rFonts w:ascii="Times New Roman" w:hAnsi="Times New Roman"/>
          <w:color w:val="191919"/>
          <w:spacing w:val="-14"/>
          <w:sz w:val="18"/>
          <w:szCs w:val="18"/>
        </w:rPr>
        <w:t>y</w:t>
      </w:r>
      <w:r>
        <w:rPr>
          <w:rFonts w:ascii="Times New Roman" w:hAnsi="Times New Roman"/>
          <w:color w:val="191919"/>
          <w:sz w:val="18"/>
          <w:szCs w:val="18"/>
        </w:rPr>
        <w:t>.</w:t>
      </w:r>
    </w:p>
    <w:p w:rsidR="00C11F2C" w:rsidRDefault="00C11F2C" w:rsidP="00C11F2C">
      <w:pPr>
        <w:widowControl w:val="0"/>
        <w:autoSpaceDE w:val="0"/>
        <w:autoSpaceDN w:val="0"/>
        <w:adjustRightInd w:val="0"/>
        <w:spacing w:before="5" w:after="0" w:line="220" w:lineRule="exact"/>
        <w:rPr>
          <w:rFonts w:ascii="Times New Roman" w:hAnsi="Times New Roman"/>
          <w:color w:val="000000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49" w:lineRule="auto"/>
        <w:ind w:left="120" w:right="991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 xml:space="preserve">e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minimu</w:t>
      </w:r>
      <w:r>
        <w:rPr>
          <w:rFonts w:ascii="Times New Roman" w:hAnsi="Times New Roman"/>
          <w:color w:val="191919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requirement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</w:t>
      </w:r>
      <w:r>
        <w:rPr>
          <w:rFonts w:ascii="Times New Roman" w:hAnsi="Times New Roman"/>
          <w:color w:val="191919"/>
          <w:sz w:val="18"/>
          <w:szCs w:val="18"/>
        </w:rPr>
        <w:t xml:space="preserve">r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thes</w:t>
      </w:r>
      <w:r>
        <w:rPr>
          <w:rFonts w:ascii="Times New Roman" w:hAnsi="Times New Roman"/>
          <w:color w:val="191919"/>
          <w:sz w:val="18"/>
          <w:szCs w:val="18"/>
        </w:rPr>
        <w:t xml:space="preserve">e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scholarship</w:t>
      </w:r>
      <w:r>
        <w:rPr>
          <w:rFonts w:ascii="Times New Roman" w:hAnsi="Times New Roman"/>
          <w:color w:val="191919"/>
          <w:sz w:val="18"/>
          <w:szCs w:val="18"/>
        </w:rPr>
        <w:t xml:space="preserve">s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are</w:t>
      </w:r>
      <w:r>
        <w:rPr>
          <w:rFonts w:ascii="Times New Roman" w:hAnsi="Times New Roman"/>
          <w:color w:val="191919"/>
          <w:sz w:val="18"/>
          <w:szCs w:val="18"/>
        </w:rPr>
        <w:t xml:space="preserve">: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U.S</w:t>
      </w:r>
      <w:r>
        <w:rPr>
          <w:rFonts w:ascii="Times New Roman" w:hAnsi="Times New Roman"/>
          <w:color w:val="191919"/>
          <w:sz w:val="18"/>
          <w:szCs w:val="18"/>
        </w:rPr>
        <w:t xml:space="preserve">.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citizenship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 xml:space="preserve">e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 xml:space="preserve">t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leas</w:t>
      </w:r>
      <w:r>
        <w:rPr>
          <w:rFonts w:ascii="Times New Roman" w:hAnsi="Times New Roman"/>
          <w:color w:val="191919"/>
          <w:sz w:val="18"/>
          <w:szCs w:val="18"/>
        </w:rPr>
        <w:t xml:space="preserve">t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1</w:t>
      </w:r>
      <w:r>
        <w:rPr>
          <w:rFonts w:ascii="Times New Roman" w:hAnsi="Times New Roman"/>
          <w:color w:val="191919"/>
          <w:sz w:val="18"/>
          <w:szCs w:val="18"/>
        </w:rPr>
        <w:t xml:space="preserve">7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year</w:t>
      </w:r>
      <w:r>
        <w:rPr>
          <w:rFonts w:ascii="Times New Roman" w:hAnsi="Times New Roman"/>
          <w:color w:val="191919"/>
          <w:sz w:val="18"/>
          <w:szCs w:val="18"/>
        </w:rPr>
        <w:t xml:space="preserve">s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ol</w:t>
      </w:r>
      <w:r>
        <w:rPr>
          <w:rFonts w:ascii="Times New Roman" w:hAnsi="Times New Roman"/>
          <w:color w:val="191919"/>
          <w:sz w:val="18"/>
          <w:szCs w:val="18"/>
        </w:rPr>
        <w:t xml:space="preserve">d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 xml:space="preserve">y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Octobe</w:t>
      </w:r>
      <w:r>
        <w:rPr>
          <w:rFonts w:ascii="Times New Roman" w:hAnsi="Times New Roman"/>
          <w:color w:val="191919"/>
          <w:sz w:val="18"/>
          <w:szCs w:val="18"/>
        </w:rPr>
        <w:t xml:space="preserve">r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 xml:space="preserve">e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yea</w:t>
      </w:r>
      <w:r>
        <w:rPr>
          <w:rFonts w:ascii="Times New Roman" w:hAnsi="Times New Roman"/>
          <w:color w:val="191919"/>
          <w:sz w:val="18"/>
          <w:szCs w:val="18"/>
        </w:rPr>
        <w:t xml:space="preserve">r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 xml:space="preserve">f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 xml:space="preserve">e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awa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r</w:t>
      </w:r>
      <w:r>
        <w:rPr>
          <w:rFonts w:ascii="Times New Roman" w:hAnsi="Times New Roman"/>
          <w:color w:val="191919"/>
          <w:sz w:val="18"/>
          <w:szCs w:val="18"/>
        </w:rPr>
        <w:t xml:space="preserve">d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 xml:space="preserve">d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n</w:t>
      </w:r>
      <w:r>
        <w:rPr>
          <w:rFonts w:ascii="Times New Roman" w:hAnsi="Times New Roman"/>
          <w:color w:val="191919"/>
          <w:sz w:val="18"/>
          <w:szCs w:val="18"/>
        </w:rPr>
        <w:t xml:space="preserve">o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older tha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2</w:t>
      </w:r>
      <w:r>
        <w:rPr>
          <w:rFonts w:ascii="Times New Roman" w:hAnsi="Times New Roman"/>
          <w:color w:val="191919"/>
          <w:sz w:val="18"/>
          <w:szCs w:val="18"/>
        </w:rPr>
        <w:t>7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graduatio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(waive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u</w:t>
      </w:r>
      <w:r>
        <w:rPr>
          <w:rFonts w:ascii="Times New Roman" w:hAnsi="Times New Roman"/>
          <w:color w:val="191919"/>
          <w:sz w:val="18"/>
          <w:szCs w:val="18"/>
        </w:rPr>
        <w:t>p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3</w:t>
      </w:r>
      <w:r>
        <w:rPr>
          <w:rFonts w:ascii="Times New Roman" w:hAnsi="Times New Roman"/>
          <w:color w:val="191919"/>
          <w:sz w:val="18"/>
          <w:szCs w:val="18"/>
        </w:rPr>
        <w:t>1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u</w:t>
      </w:r>
      <w:r>
        <w:rPr>
          <w:rFonts w:ascii="Times New Roman" w:hAnsi="Times New Roman"/>
          <w:color w:val="191919"/>
          <w:sz w:val="18"/>
          <w:szCs w:val="18"/>
        </w:rPr>
        <w:t>p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4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year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prio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service)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hig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schoo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graduat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equivalent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92</w:t>
      </w:r>
      <w:r>
        <w:rPr>
          <w:rFonts w:ascii="Times New Roman" w:hAnsi="Times New Roman"/>
          <w:color w:val="191919"/>
          <w:sz w:val="18"/>
          <w:szCs w:val="18"/>
        </w:rPr>
        <w:t>0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22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T/1</w:t>
      </w:r>
      <w:r>
        <w:rPr>
          <w:rFonts w:ascii="Times New Roman" w:hAnsi="Times New Roman"/>
          <w:color w:val="191919"/>
          <w:sz w:val="18"/>
          <w:szCs w:val="18"/>
        </w:rPr>
        <w:t>9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AC</w:t>
      </w:r>
      <w:r>
        <w:rPr>
          <w:rFonts w:ascii="Times New Roman" w:hAnsi="Times New Roman"/>
          <w:color w:val="191919"/>
          <w:spacing w:val="-15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pas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proofErr w:type="spellStart"/>
      <w:r>
        <w:rPr>
          <w:rFonts w:ascii="Times New Roman" w:hAnsi="Times New Roman"/>
          <w:color w:val="191919"/>
          <w:spacing w:val="-2"/>
          <w:sz w:val="18"/>
          <w:szCs w:val="18"/>
        </w:rPr>
        <w:t>mili</w:t>
      </w:r>
      <w:proofErr w:type="spellEnd"/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- </w:t>
      </w:r>
      <w:proofErr w:type="spellStart"/>
      <w:r>
        <w:rPr>
          <w:rFonts w:ascii="Times New Roman" w:hAnsi="Times New Roman"/>
          <w:color w:val="191919"/>
          <w:spacing w:val="-2"/>
          <w:sz w:val="18"/>
          <w:szCs w:val="18"/>
        </w:rPr>
        <w:t>tar</w:t>
      </w:r>
      <w:r>
        <w:rPr>
          <w:rFonts w:ascii="Times New Roman" w:hAnsi="Times New Roman"/>
          <w:color w:val="191919"/>
          <w:sz w:val="18"/>
          <w:szCs w:val="18"/>
        </w:rPr>
        <w:t>y</w:t>
      </w:r>
      <w:proofErr w:type="spellEnd"/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physica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exa</w:t>
      </w:r>
      <w:r>
        <w:rPr>
          <w:rFonts w:ascii="Times New Roman" w:hAnsi="Times New Roman"/>
          <w:color w:val="191919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Arm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fitnes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exam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DEADLINES</w:t>
      </w:r>
      <w:r>
        <w:rPr>
          <w:rFonts w:ascii="Times New Roman" w:hAnsi="Times New Roman"/>
          <w:color w:val="191919"/>
          <w:sz w:val="18"/>
          <w:szCs w:val="18"/>
        </w:rPr>
        <w:t>: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Earl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Decisio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Cycl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applicatio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1</w:t>
      </w:r>
      <w:r>
        <w:rPr>
          <w:rFonts w:ascii="Times New Roman" w:hAnsi="Times New Roman"/>
          <w:color w:val="191919"/>
          <w:sz w:val="18"/>
          <w:szCs w:val="18"/>
        </w:rPr>
        <w:t>5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Jul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>y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22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T/AC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b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Novembe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>r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w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in- </w:t>
      </w:r>
      <w:proofErr w:type="spellStart"/>
      <w:r>
        <w:rPr>
          <w:rFonts w:ascii="Times New Roman" w:hAnsi="Times New Roman"/>
          <w:color w:val="191919"/>
          <w:spacing w:val="-2"/>
          <w:sz w:val="18"/>
          <w:szCs w:val="18"/>
        </w:rPr>
        <w:t>ner</w:t>
      </w:r>
      <w:r>
        <w:rPr>
          <w:rFonts w:ascii="Times New Roman" w:hAnsi="Times New Roman"/>
          <w:color w:val="191919"/>
          <w:sz w:val="18"/>
          <w:szCs w:val="18"/>
        </w:rPr>
        <w:t>s</w:t>
      </w:r>
      <w:proofErr w:type="spellEnd"/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announce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Decembe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>r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Regula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Decisio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Cycl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applicatio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1</w:t>
      </w:r>
      <w:r>
        <w:rPr>
          <w:rFonts w:ascii="Times New Roman" w:hAnsi="Times New Roman"/>
          <w:color w:val="191919"/>
          <w:sz w:val="18"/>
          <w:szCs w:val="18"/>
        </w:rPr>
        <w:t>5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Novembe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>r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22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T/AC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Novembe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>r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winner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announce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rch 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followin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yea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>r</w:t>
      </w:r>
      <w:r>
        <w:rPr>
          <w:rFonts w:ascii="Times New Roman" w:hAnsi="Times New Roman"/>
          <w:color w:val="191919"/>
          <w:sz w:val="18"/>
          <w:szCs w:val="18"/>
        </w:rPr>
        <w:t>.</w:t>
      </w:r>
    </w:p>
    <w:p w:rsidR="00C11F2C" w:rsidRDefault="00C11F2C" w:rsidP="00C11F2C">
      <w:pPr>
        <w:widowControl w:val="0"/>
        <w:autoSpaceDE w:val="0"/>
        <w:autoSpaceDN w:val="0"/>
        <w:adjustRightInd w:val="0"/>
        <w:spacing w:before="16"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49" w:lineRule="auto"/>
        <w:ind w:left="480" w:right="992" w:hanging="18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 xml:space="preserve">• </w:t>
      </w:r>
      <w:r>
        <w:rPr>
          <w:rFonts w:ascii="Times New Roman" w:hAnsi="Times New Roman"/>
          <w:color w:val="191919"/>
          <w:spacing w:val="2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Three-yea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Campu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Base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ope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al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full-tim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regardles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whethe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the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ar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currentl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enrolle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ROTC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Thos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winne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r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not currentl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enrolle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mus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agre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compres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freshma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(MIL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>11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10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>1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120</w:t>
      </w:r>
      <w:r>
        <w:rPr>
          <w:rFonts w:ascii="Times New Roman" w:hAnsi="Times New Roman"/>
          <w:color w:val="191919"/>
          <w:sz w:val="18"/>
          <w:szCs w:val="18"/>
        </w:rPr>
        <w:t>)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sophomor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(MIL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2210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2220</w:t>
      </w:r>
      <w:r>
        <w:rPr>
          <w:rFonts w:ascii="Times New Roman" w:hAnsi="Times New Roman"/>
          <w:color w:val="191919"/>
          <w:sz w:val="18"/>
          <w:szCs w:val="18"/>
        </w:rPr>
        <w:t>)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classe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abl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receive placemen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credi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(i.e.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JROT</w:t>
      </w:r>
      <w:r>
        <w:rPr>
          <w:rFonts w:ascii="Times New Roman" w:hAnsi="Times New Roman"/>
          <w:color w:val="191919"/>
          <w:sz w:val="18"/>
          <w:szCs w:val="18"/>
        </w:rPr>
        <w:t>C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veterans)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applicatio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deadlin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1</w:t>
      </w:r>
      <w:r>
        <w:rPr>
          <w:rFonts w:ascii="Times New Roman" w:hAnsi="Times New Roman"/>
          <w:color w:val="191919"/>
          <w:sz w:val="18"/>
          <w:szCs w:val="18"/>
        </w:rPr>
        <w:t>5</w:t>
      </w:r>
      <w:r>
        <w:rPr>
          <w:rFonts w:ascii="Times New Roman" w:hAnsi="Times New Roman"/>
          <w:color w:val="191919"/>
          <w:spacing w:val="-1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Apri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winner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ar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announce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Ma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eac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yea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>r</w:t>
      </w:r>
      <w:r>
        <w:rPr>
          <w:rFonts w:ascii="Times New Roman" w:hAnsi="Times New Roman"/>
          <w:color w:val="191919"/>
          <w:sz w:val="18"/>
          <w:szCs w:val="18"/>
        </w:rPr>
        <w:t xml:space="preserve">.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Qualifications-92</w:t>
      </w:r>
      <w:r>
        <w:rPr>
          <w:rFonts w:ascii="Times New Roman" w:hAnsi="Times New Roman"/>
          <w:color w:val="191919"/>
          <w:sz w:val="18"/>
          <w:szCs w:val="18"/>
        </w:rPr>
        <w:t>0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23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1</w:t>
      </w:r>
      <w:r>
        <w:rPr>
          <w:rFonts w:ascii="Times New Roman" w:hAnsi="Times New Roman"/>
          <w:color w:val="191919"/>
          <w:sz w:val="18"/>
          <w:szCs w:val="18"/>
        </w:rPr>
        <w:t>9</w:t>
      </w:r>
      <w:r>
        <w:rPr>
          <w:rFonts w:ascii="Times New Roman" w:hAnsi="Times New Roman"/>
          <w:color w:val="191919"/>
          <w:spacing w:val="-2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AC</w:t>
      </w:r>
      <w:r>
        <w:rPr>
          <w:rFonts w:ascii="Times New Roman" w:hAnsi="Times New Roman"/>
          <w:color w:val="191919"/>
          <w:spacing w:val="-16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2.</w:t>
      </w:r>
      <w:r>
        <w:rPr>
          <w:rFonts w:ascii="Times New Roman" w:hAnsi="Times New Roman"/>
          <w:color w:val="191919"/>
          <w:sz w:val="18"/>
          <w:szCs w:val="18"/>
        </w:rPr>
        <w:t>5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19"/>
          <w:sz w:val="18"/>
          <w:szCs w:val="18"/>
        </w:rPr>
        <w:t>P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minimu</w:t>
      </w:r>
      <w:r>
        <w:rPr>
          <w:rFonts w:ascii="Times New Roman" w:hAnsi="Times New Roman"/>
          <w:color w:val="191919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2</w:t>
      </w:r>
      <w:r>
        <w:rPr>
          <w:rFonts w:ascii="Times New Roman" w:hAnsi="Times New Roman"/>
          <w:color w:val="191919"/>
          <w:sz w:val="18"/>
          <w:szCs w:val="18"/>
        </w:rPr>
        <w:t>7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semeste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hours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hav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thre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ful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academi</w:t>
      </w:r>
      <w:r>
        <w:rPr>
          <w:rFonts w:ascii="Times New Roman" w:hAnsi="Times New Roman"/>
          <w:color w:val="191919"/>
          <w:sz w:val="18"/>
          <w:szCs w:val="18"/>
        </w:rPr>
        <w:t>c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year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remaining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pas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physica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exam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pas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Arm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Physica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Fitnes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(APFT</w:t>
      </w:r>
      <w:r>
        <w:rPr>
          <w:rFonts w:ascii="Times New Roman" w:hAnsi="Times New Roman"/>
          <w:color w:val="191919"/>
          <w:sz w:val="18"/>
          <w:szCs w:val="18"/>
        </w:rPr>
        <w:t>)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wit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5</w:t>
      </w:r>
      <w:r>
        <w:rPr>
          <w:rFonts w:ascii="Times New Roman" w:hAnsi="Times New Roman"/>
          <w:color w:val="191919"/>
          <w:sz w:val="18"/>
          <w:szCs w:val="18"/>
        </w:rPr>
        <w:t>0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point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eac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event.</w:t>
      </w:r>
    </w:p>
    <w:p w:rsidR="00C11F2C" w:rsidRDefault="00C11F2C" w:rsidP="00C11F2C">
      <w:pPr>
        <w:widowControl w:val="0"/>
        <w:autoSpaceDE w:val="0"/>
        <w:autoSpaceDN w:val="0"/>
        <w:adjustRightInd w:val="0"/>
        <w:spacing w:before="16"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49" w:lineRule="auto"/>
        <w:ind w:left="480" w:right="991" w:hanging="180"/>
        <w:rPr>
          <w:rFonts w:ascii="Times New Roman" w:hAnsi="Times New Roman"/>
          <w:color w:val="000000"/>
          <w:sz w:val="18"/>
          <w:szCs w:val="18"/>
        </w:rPr>
      </w:pPr>
      <w:proofErr w:type="gramStart"/>
      <w:r>
        <w:rPr>
          <w:rFonts w:ascii="Times New Roman" w:hAnsi="Times New Roman"/>
          <w:color w:val="191919"/>
          <w:sz w:val="18"/>
          <w:szCs w:val="18"/>
        </w:rPr>
        <w:t xml:space="preserve">• </w:t>
      </w:r>
      <w:r>
        <w:rPr>
          <w:rFonts w:ascii="Times New Roman" w:hAnsi="Times New Roman"/>
          <w:color w:val="191919"/>
          <w:spacing w:val="2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4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wo</w:t>
      </w:r>
      <w:proofErr w:type="gramEnd"/>
      <w:r>
        <w:rPr>
          <w:rFonts w:ascii="Times New Roman" w:hAnsi="Times New Roman"/>
          <w:color w:val="191919"/>
          <w:spacing w:val="-2"/>
          <w:sz w:val="18"/>
          <w:szCs w:val="18"/>
        </w:rPr>
        <w:t>-yea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Campu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Base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ope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al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full-tim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bu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compressio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classe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no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allowed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Non-enrolle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winner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mus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v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eteran, hav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take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leas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thre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fou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year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JROTC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agre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atten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six-wee</w:t>
      </w:r>
      <w:r>
        <w:rPr>
          <w:rFonts w:ascii="Times New Roman" w:hAnsi="Times New Roman"/>
          <w:color w:val="191919"/>
          <w:sz w:val="18"/>
          <w:szCs w:val="18"/>
        </w:rPr>
        <w:t>k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basi</w:t>
      </w:r>
      <w:r>
        <w:rPr>
          <w:rFonts w:ascii="Times New Roman" w:hAnsi="Times New Roman"/>
          <w:color w:val="191919"/>
          <w:sz w:val="18"/>
          <w:szCs w:val="18"/>
        </w:rPr>
        <w:t>c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cam</w:t>
      </w:r>
      <w:r>
        <w:rPr>
          <w:rFonts w:ascii="Times New Roman" w:hAnsi="Times New Roman"/>
          <w:color w:val="191919"/>
          <w:sz w:val="18"/>
          <w:szCs w:val="18"/>
        </w:rPr>
        <w:t>p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(no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Basi</w:t>
      </w:r>
      <w:r>
        <w:rPr>
          <w:rFonts w:ascii="Times New Roman" w:hAnsi="Times New Roman"/>
          <w:color w:val="191919"/>
          <w:sz w:val="18"/>
          <w:szCs w:val="18"/>
        </w:rPr>
        <w:t>c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rainin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Boo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Camp</w:t>
      </w:r>
      <w:r>
        <w:rPr>
          <w:rFonts w:ascii="Times New Roman" w:hAnsi="Times New Roman"/>
          <w:color w:val="191919"/>
          <w:sz w:val="18"/>
          <w:szCs w:val="18"/>
        </w:rPr>
        <w:t>)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For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Knox, Kentuck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>y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rave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fro</w:t>
      </w:r>
      <w:r>
        <w:rPr>
          <w:rFonts w:ascii="Times New Roman" w:hAnsi="Times New Roman"/>
          <w:color w:val="191919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camp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fre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meals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lodgin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ar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provide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n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expens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student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als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receives approximatel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$70</w:t>
      </w:r>
      <w:r>
        <w:rPr>
          <w:rFonts w:ascii="Times New Roman" w:hAnsi="Times New Roman"/>
          <w:color w:val="191919"/>
          <w:sz w:val="18"/>
          <w:szCs w:val="18"/>
        </w:rPr>
        <w:t>0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attendin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camp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Qualification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2.</w:t>
      </w:r>
      <w:r>
        <w:rPr>
          <w:rFonts w:ascii="Times New Roman" w:hAnsi="Times New Roman"/>
          <w:color w:val="191919"/>
          <w:sz w:val="18"/>
          <w:szCs w:val="18"/>
        </w:rPr>
        <w:t>0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18"/>
          <w:sz w:val="18"/>
          <w:szCs w:val="18"/>
        </w:rPr>
        <w:t>P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minimu</w:t>
      </w:r>
      <w:r>
        <w:rPr>
          <w:rFonts w:ascii="Times New Roman" w:hAnsi="Times New Roman"/>
          <w:color w:val="191919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6</w:t>
      </w:r>
      <w:r>
        <w:rPr>
          <w:rFonts w:ascii="Times New Roman" w:hAnsi="Times New Roman"/>
          <w:color w:val="191919"/>
          <w:sz w:val="18"/>
          <w:szCs w:val="18"/>
        </w:rPr>
        <w:t>0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semeste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hours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hav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tw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ful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academi</w:t>
      </w:r>
      <w:r>
        <w:rPr>
          <w:rFonts w:ascii="Times New Roman" w:hAnsi="Times New Roman"/>
          <w:color w:val="191919"/>
          <w:sz w:val="18"/>
          <w:szCs w:val="18"/>
        </w:rPr>
        <w:t>c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years remaining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pas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physica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exam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pas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APF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complet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Basi</w:t>
      </w:r>
      <w:r>
        <w:rPr>
          <w:rFonts w:ascii="Times New Roman" w:hAnsi="Times New Roman"/>
          <w:color w:val="191919"/>
          <w:sz w:val="18"/>
          <w:szCs w:val="18"/>
        </w:rPr>
        <w:t>c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Camp.</w:t>
      </w:r>
    </w:p>
    <w:p w:rsidR="00C11F2C" w:rsidRDefault="00C11F2C" w:rsidP="00C11F2C">
      <w:pPr>
        <w:widowControl w:val="0"/>
        <w:autoSpaceDE w:val="0"/>
        <w:autoSpaceDN w:val="0"/>
        <w:adjustRightInd w:val="0"/>
        <w:spacing w:before="16"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49" w:lineRule="auto"/>
        <w:ind w:left="480" w:right="993" w:hanging="180"/>
        <w:rPr>
          <w:rFonts w:ascii="Times New Roman" w:hAnsi="Times New Roman"/>
          <w:color w:val="000000"/>
          <w:sz w:val="18"/>
          <w:szCs w:val="18"/>
        </w:rPr>
      </w:pPr>
      <w:proofErr w:type="gramStart"/>
      <w:r>
        <w:rPr>
          <w:rFonts w:ascii="Times New Roman" w:hAnsi="Times New Roman"/>
          <w:color w:val="191919"/>
          <w:sz w:val="18"/>
          <w:szCs w:val="18"/>
        </w:rPr>
        <w:t xml:space="preserve">• </w:t>
      </w:r>
      <w:r>
        <w:rPr>
          <w:rFonts w:ascii="Times New Roman" w:hAnsi="Times New Roman"/>
          <w:color w:val="191919"/>
          <w:spacing w:val="2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4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wo</w:t>
      </w:r>
      <w:proofErr w:type="gramEnd"/>
      <w:r>
        <w:rPr>
          <w:rFonts w:ascii="Times New Roman" w:hAnsi="Times New Roman"/>
          <w:color w:val="191919"/>
          <w:spacing w:val="-2"/>
          <w:sz w:val="18"/>
          <w:szCs w:val="18"/>
        </w:rPr>
        <w:t>-yea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Campu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sam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three-yea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excep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compressio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no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allowed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proofErr w:type="spellStart"/>
      <w:r>
        <w:rPr>
          <w:rFonts w:ascii="Times New Roman" w:hAnsi="Times New Roman"/>
          <w:color w:val="191919"/>
          <w:spacing w:val="-2"/>
          <w:sz w:val="18"/>
          <w:szCs w:val="18"/>
        </w:rPr>
        <w:t>Nonenrolle</w:t>
      </w:r>
      <w:r>
        <w:rPr>
          <w:rFonts w:ascii="Times New Roman" w:hAnsi="Times New Roman"/>
          <w:color w:val="191919"/>
          <w:sz w:val="18"/>
          <w:szCs w:val="18"/>
        </w:rPr>
        <w:t>d</w:t>
      </w:r>
      <w:proofErr w:type="spellEnd"/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winner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mus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eithe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veteran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to atten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six-wee</w:t>
      </w:r>
      <w:r>
        <w:rPr>
          <w:rFonts w:ascii="Times New Roman" w:hAnsi="Times New Roman"/>
          <w:color w:val="191919"/>
          <w:sz w:val="18"/>
          <w:szCs w:val="18"/>
        </w:rPr>
        <w:t>k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basi</w:t>
      </w:r>
      <w:r>
        <w:rPr>
          <w:rFonts w:ascii="Times New Roman" w:hAnsi="Times New Roman"/>
          <w:color w:val="191919"/>
          <w:sz w:val="18"/>
          <w:szCs w:val="18"/>
        </w:rPr>
        <w:t>c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cam</w:t>
      </w:r>
      <w:r>
        <w:rPr>
          <w:rFonts w:ascii="Times New Roman" w:hAnsi="Times New Roman"/>
          <w:color w:val="191919"/>
          <w:sz w:val="18"/>
          <w:szCs w:val="18"/>
        </w:rPr>
        <w:t>p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For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4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Knox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Kentuck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(travel</w:t>
      </w:r>
      <w:r>
        <w:rPr>
          <w:rFonts w:ascii="Times New Roman" w:hAnsi="Times New Roman"/>
          <w:color w:val="191919"/>
          <w:sz w:val="18"/>
          <w:szCs w:val="18"/>
        </w:rPr>
        <w:t>)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fro</w:t>
      </w:r>
      <w:r>
        <w:rPr>
          <w:rFonts w:ascii="Times New Roman" w:hAnsi="Times New Roman"/>
          <w:color w:val="191919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cam</w:t>
      </w:r>
      <w:r>
        <w:rPr>
          <w:rFonts w:ascii="Times New Roman" w:hAnsi="Times New Roman"/>
          <w:color w:val="191919"/>
          <w:sz w:val="18"/>
          <w:szCs w:val="18"/>
        </w:rPr>
        <w:t>p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fre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meal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lodgin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provided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plu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appro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x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imately</w:t>
      </w: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40" w:lineRule="auto"/>
        <w:ind w:left="480"/>
        <w:rPr>
          <w:rFonts w:ascii="Times New Roman" w:hAnsi="Times New Roman"/>
          <w:color w:val="000000"/>
          <w:sz w:val="18"/>
          <w:szCs w:val="18"/>
        </w:rPr>
      </w:pPr>
      <w:proofErr w:type="gramStart"/>
      <w:r>
        <w:rPr>
          <w:rFonts w:ascii="Times New Roman" w:hAnsi="Times New Roman"/>
          <w:color w:val="191919"/>
          <w:spacing w:val="-2"/>
          <w:sz w:val="18"/>
          <w:szCs w:val="18"/>
        </w:rPr>
        <w:t>$76</w:t>
      </w:r>
      <w:r>
        <w:rPr>
          <w:rFonts w:ascii="Times New Roman" w:hAnsi="Times New Roman"/>
          <w:color w:val="191919"/>
          <w:sz w:val="18"/>
          <w:szCs w:val="18"/>
        </w:rPr>
        <w:t>7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stipend)</w:t>
      </w:r>
      <w:r>
        <w:rPr>
          <w:rFonts w:ascii="Times New Roman" w:hAnsi="Times New Roman"/>
          <w:color w:val="191919"/>
          <w:sz w:val="18"/>
          <w:szCs w:val="18"/>
        </w:rPr>
        <w:t>.</w:t>
      </w:r>
      <w:proofErr w:type="gramEnd"/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Qualification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2.</w:t>
      </w:r>
      <w:r>
        <w:rPr>
          <w:rFonts w:ascii="Times New Roman" w:hAnsi="Times New Roman"/>
          <w:color w:val="191919"/>
          <w:sz w:val="18"/>
          <w:szCs w:val="18"/>
        </w:rPr>
        <w:t>0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18"/>
          <w:sz w:val="18"/>
          <w:szCs w:val="18"/>
        </w:rPr>
        <w:t>P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1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tw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year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lef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complet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degre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requirements.</w:t>
      </w:r>
    </w:p>
    <w:p w:rsidR="00C11F2C" w:rsidRDefault="00C11F2C" w:rsidP="00C11F2C">
      <w:pPr>
        <w:widowControl w:val="0"/>
        <w:autoSpaceDE w:val="0"/>
        <w:autoSpaceDN w:val="0"/>
        <w:adjustRightInd w:val="0"/>
        <w:spacing w:before="5" w:after="0" w:line="220" w:lineRule="exact"/>
        <w:rPr>
          <w:rFonts w:ascii="Times New Roman" w:hAnsi="Times New Roman"/>
          <w:color w:val="000000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40" w:lineRule="auto"/>
        <w:ind w:left="300"/>
        <w:rPr>
          <w:rFonts w:ascii="Times New Roman" w:hAnsi="Times New Roman"/>
          <w:color w:val="000000"/>
          <w:sz w:val="18"/>
          <w:szCs w:val="18"/>
        </w:rPr>
      </w:pPr>
      <w:proofErr w:type="gramStart"/>
      <w:r>
        <w:rPr>
          <w:rFonts w:ascii="Times New Roman" w:hAnsi="Times New Roman"/>
          <w:color w:val="191919"/>
          <w:sz w:val="18"/>
          <w:szCs w:val="18"/>
        </w:rPr>
        <w:t xml:space="preserve">• </w:t>
      </w:r>
      <w:r>
        <w:rPr>
          <w:rFonts w:ascii="Times New Roman" w:hAnsi="Times New Roman"/>
          <w:color w:val="191919"/>
          <w:spacing w:val="2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4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wo</w:t>
      </w:r>
      <w:proofErr w:type="gramEnd"/>
      <w:r>
        <w:rPr>
          <w:rFonts w:ascii="Times New Roman" w:hAnsi="Times New Roman"/>
          <w:color w:val="191919"/>
          <w:spacing w:val="-2"/>
          <w:sz w:val="18"/>
          <w:szCs w:val="18"/>
        </w:rPr>
        <w:t>-yea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Basi</w:t>
      </w:r>
      <w:r>
        <w:rPr>
          <w:rFonts w:ascii="Times New Roman" w:hAnsi="Times New Roman"/>
          <w:color w:val="191919"/>
          <w:sz w:val="18"/>
          <w:szCs w:val="18"/>
        </w:rPr>
        <w:t>c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Cam</w:t>
      </w:r>
      <w:r>
        <w:rPr>
          <w:rFonts w:ascii="Times New Roman" w:hAnsi="Times New Roman"/>
          <w:color w:val="191919"/>
          <w:sz w:val="18"/>
          <w:szCs w:val="18"/>
        </w:rPr>
        <w:t>p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specia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scholarshi</w:t>
      </w:r>
      <w:r>
        <w:rPr>
          <w:rFonts w:ascii="Times New Roman" w:hAnsi="Times New Roman"/>
          <w:color w:val="191919"/>
          <w:sz w:val="18"/>
          <w:szCs w:val="18"/>
        </w:rPr>
        <w:t>p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fere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basi</w:t>
      </w:r>
      <w:r>
        <w:rPr>
          <w:rFonts w:ascii="Times New Roman" w:hAnsi="Times New Roman"/>
          <w:color w:val="191919"/>
          <w:sz w:val="18"/>
          <w:szCs w:val="18"/>
        </w:rPr>
        <w:t>c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cam</w:t>
      </w:r>
      <w:r>
        <w:rPr>
          <w:rFonts w:ascii="Times New Roman" w:hAnsi="Times New Roman"/>
          <w:color w:val="191919"/>
          <w:sz w:val="18"/>
          <w:szCs w:val="18"/>
        </w:rPr>
        <w:t>p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graduate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no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alread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scholarshi</w:t>
      </w:r>
      <w:r>
        <w:rPr>
          <w:rFonts w:ascii="Times New Roman" w:hAnsi="Times New Roman"/>
          <w:color w:val="191919"/>
          <w:sz w:val="18"/>
          <w:szCs w:val="18"/>
        </w:rPr>
        <w:t>p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winners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proofErr w:type="gramStart"/>
      <w:r>
        <w:rPr>
          <w:rFonts w:ascii="Times New Roman" w:hAnsi="Times New Roman"/>
          <w:color w:val="191919"/>
          <w:spacing w:val="-2"/>
          <w:sz w:val="18"/>
          <w:szCs w:val="18"/>
        </w:rPr>
        <w:t>Qualification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2.</w:t>
      </w:r>
      <w:r>
        <w:rPr>
          <w:rFonts w:ascii="Times New Roman" w:hAnsi="Times New Roman"/>
          <w:color w:val="191919"/>
          <w:sz w:val="18"/>
          <w:szCs w:val="18"/>
        </w:rPr>
        <w:t>5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19"/>
          <w:sz w:val="18"/>
          <w:szCs w:val="18"/>
        </w:rPr>
        <w:t>P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A.</w:t>
      </w:r>
      <w:proofErr w:type="gramEnd"/>
    </w:p>
    <w:p w:rsidR="00C11F2C" w:rsidRDefault="00C11F2C" w:rsidP="00C11F2C">
      <w:pPr>
        <w:widowControl w:val="0"/>
        <w:autoSpaceDE w:val="0"/>
        <w:autoSpaceDN w:val="0"/>
        <w:adjustRightInd w:val="0"/>
        <w:spacing w:before="5" w:after="0" w:line="220" w:lineRule="exact"/>
        <w:rPr>
          <w:rFonts w:ascii="Times New Roman" w:hAnsi="Times New Roman"/>
          <w:color w:val="000000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40" w:lineRule="auto"/>
        <w:ind w:left="300"/>
        <w:rPr>
          <w:rFonts w:ascii="Times New Roman" w:hAnsi="Times New Roman"/>
          <w:color w:val="000000"/>
          <w:sz w:val="18"/>
          <w:szCs w:val="18"/>
        </w:rPr>
      </w:pPr>
      <w:proofErr w:type="gramStart"/>
      <w:r>
        <w:rPr>
          <w:rFonts w:ascii="Times New Roman" w:hAnsi="Times New Roman"/>
          <w:color w:val="191919"/>
          <w:sz w:val="18"/>
          <w:szCs w:val="18"/>
        </w:rPr>
        <w:t xml:space="preserve">• </w:t>
      </w:r>
      <w:r>
        <w:rPr>
          <w:rFonts w:ascii="Times New Roman" w:hAnsi="Times New Roman"/>
          <w:color w:val="191919"/>
          <w:spacing w:val="2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Professo</w:t>
      </w:r>
      <w:r>
        <w:rPr>
          <w:rFonts w:ascii="Times New Roman" w:hAnsi="Times New Roman"/>
          <w:color w:val="191919"/>
          <w:sz w:val="18"/>
          <w:szCs w:val="18"/>
        </w:rPr>
        <w:t>r</w:t>
      </w:r>
      <w:proofErr w:type="gramEnd"/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Militar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Scienc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(PMS</w:t>
      </w:r>
      <w:r>
        <w:rPr>
          <w:rFonts w:ascii="Times New Roman" w:hAnsi="Times New Roman"/>
          <w:color w:val="191919"/>
          <w:sz w:val="18"/>
          <w:szCs w:val="18"/>
        </w:rPr>
        <w:t>)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4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wo-</w:t>
      </w:r>
      <w:r>
        <w:rPr>
          <w:rFonts w:ascii="Times New Roman" w:hAnsi="Times New Roman"/>
          <w:color w:val="191919"/>
          <w:spacing w:val="-20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ea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Incentiv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specia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scholarshi</w:t>
      </w:r>
      <w:r>
        <w:rPr>
          <w:rFonts w:ascii="Times New Roman" w:hAnsi="Times New Roman"/>
          <w:color w:val="191919"/>
          <w:sz w:val="18"/>
          <w:szCs w:val="18"/>
        </w:rPr>
        <w:t>p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awarde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PM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qualifie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student.</w:t>
      </w:r>
    </w:p>
    <w:p w:rsidR="00C11F2C" w:rsidRDefault="00C11F2C" w:rsidP="00C11F2C">
      <w:pPr>
        <w:widowControl w:val="0"/>
        <w:autoSpaceDE w:val="0"/>
        <w:autoSpaceDN w:val="0"/>
        <w:adjustRightInd w:val="0"/>
        <w:spacing w:before="7"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40" w:lineRule="auto"/>
        <w:ind w:left="120" w:right="8685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D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E</w:t>
      </w:r>
      <w:r>
        <w:rPr>
          <w:rFonts w:ascii="Times New Roman" w:hAnsi="Times New Roman"/>
          <w:b/>
          <w:bCs/>
          <w:color w:val="191919"/>
          <w:spacing w:val="-16"/>
          <w:sz w:val="18"/>
          <w:szCs w:val="18"/>
        </w:rPr>
        <w:t>P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b/>
          <w:bCs/>
          <w:color w:val="191919"/>
          <w:spacing w:val="-9"/>
          <w:sz w:val="18"/>
          <w:szCs w:val="18"/>
        </w:rPr>
        <w:t>R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TMEN</w:t>
      </w:r>
      <w:r>
        <w:rPr>
          <w:rFonts w:ascii="Times New Roman" w:hAnsi="Times New Roman"/>
          <w:b/>
          <w:bCs/>
          <w:color w:val="191919"/>
          <w:spacing w:val="-16"/>
          <w:sz w:val="18"/>
          <w:szCs w:val="18"/>
        </w:rPr>
        <w:t>T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 xml:space="preserve">L 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M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ISSION</w:t>
      </w:r>
    </w:p>
    <w:p w:rsidR="00C11F2C" w:rsidRDefault="00C11F2C" w:rsidP="00C11F2C">
      <w:pPr>
        <w:widowControl w:val="0"/>
        <w:autoSpaceDE w:val="0"/>
        <w:autoSpaceDN w:val="0"/>
        <w:adjustRightInd w:val="0"/>
        <w:spacing w:before="30" w:after="0" w:line="249" w:lineRule="auto"/>
        <w:ind w:left="120" w:right="991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missio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ROT</w:t>
      </w:r>
      <w:r>
        <w:rPr>
          <w:rFonts w:ascii="Times New Roman" w:hAnsi="Times New Roman"/>
          <w:color w:val="191919"/>
          <w:sz w:val="18"/>
          <w:szCs w:val="18"/>
        </w:rPr>
        <w:t>C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progra</w:t>
      </w:r>
      <w:r>
        <w:rPr>
          <w:rFonts w:ascii="Times New Roman" w:hAnsi="Times New Roman"/>
          <w:color w:val="191919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i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instruc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trai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ROT</w:t>
      </w:r>
      <w:r>
        <w:rPr>
          <w:rFonts w:ascii="Times New Roman" w:hAnsi="Times New Roman"/>
          <w:color w:val="191919"/>
          <w:sz w:val="18"/>
          <w:szCs w:val="18"/>
        </w:rPr>
        <w:t>C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cade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tha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eac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graduat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shal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hav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qualitie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att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ibute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essential 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progressiv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continuin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caree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fice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on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branche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Unite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State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Arm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>y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Inheren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thi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missio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ar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objectives:</w:t>
      </w:r>
    </w:p>
    <w:p w:rsidR="00C11F2C" w:rsidRDefault="00C11F2C" w:rsidP="00C11F2C">
      <w:pPr>
        <w:widowControl w:val="0"/>
        <w:autoSpaceDE w:val="0"/>
        <w:autoSpaceDN w:val="0"/>
        <w:adjustRightInd w:val="0"/>
        <w:spacing w:before="16"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40" w:lineRule="auto"/>
        <w:ind w:left="30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1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Menta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provid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collegiat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educatio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mutuall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agree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disciplin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leadin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Bachelo</w:t>
      </w:r>
      <w:r>
        <w:rPr>
          <w:rFonts w:ascii="Times New Roman" w:hAnsi="Times New Roman"/>
          <w:color w:val="191919"/>
          <w:spacing w:val="5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>’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degree.</w:t>
      </w:r>
    </w:p>
    <w:p w:rsidR="00C11F2C" w:rsidRDefault="00C11F2C" w:rsidP="00C11F2C">
      <w:pPr>
        <w:widowControl w:val="0"/>
        <w:autoSpaceDE w:val="0"/>
        <w:autoSpaceDN w:val="0"/>
        <w:adjustRightInd w:val="0"/>
        <w:spacing w:before="5" w:after="0" w:line="220" w:lineRule="exact"/>
        <w:rPr>
          <w:rFonts w:ascii="Times New Roman" w:hAnsi="Times New Roman"/>
          <w:color w:val="000000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49" w:lineRule="auto"/>
        <w:ind w:left="480" w:right="1267" w:hanging="18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2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Mora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develo</w:t>
      </w:r>
      <w:r>
        <w:rPr>
          <w:rFonts w:ascii="Times New Roman" w:hAnsi="Times New Roman"/>
          <w:color w:val="191919"/>
          <w:sz w:val="18"/>
          <w:szCs w:val="18"/>
        </w:rPr>
        <w:t>p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cade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hig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sens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dut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attribute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characte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>r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wit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emphasi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integrit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>y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disciplin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motivation essentia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professio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arms.</w:t>
      </w:r>
    </w:p>
    <w:p w:rsidR="00C11F2C" w:rsidRDefault="00C11F2C" w:rsidP="00C11F2C">
      <w:pPr>
        <w:widowControl w:val="0"/>
        <w:autoSpaceDE w:val="0"/>
        <w:autoSpaceDN w:val="0"/>
        <w:adjustRightInd w:val="0"/>
        <w:spacing w:before="16"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40" w:lineRule="auto"/>
        <w:ind w:left="30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3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Physica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develo</w:t>
      </w:r>
      <w:r>
        <w:rPr>
          <w:rFonts w:ascii="Times New Roman" w:hAnsi="Times New Roman"/>
          <w:color w:val="191919"/>
          <w:sz w:val="18"/>
          <w:szCs w:val="18"/>
        </w:rPr>
        <w:t>p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cade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thos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physica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attribute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essentia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caree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fice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Unite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State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Arm</w:t>
      </w:r>
      <w:r>
        <w:rPr>
          <w:rFonts w:ascii="Times New Roman" w:hAnsi="Times New Roman"/>
          <w:color w:val="191919"/>
          <w:spacing w:val="-14"/>
          <w:sz w:val="18"/>
          <w:szCs w:val="18"/>
        </w:rPr>
        <w:t>y</w:t>
      </w:r>
      <w:r>
        <w:rPr>
          <w:rFonts w:ascii="Times New Roman" w:hAnsi="Times New Roman"/>
          <w:color w:val="191919"/>
          <w:sz w:val="18"/>
          <w:szCs w:val="18"/>
        </w:rPr>
        <w:t>.</w:t>
      </w:r>
    </w:p>
    <w:p w:rsidR="00C11F2C" w:rsidRDefault="00C11F2C" w:rsidP="00C11F2C">
      <w:pPr>
        <w:widowControl w:val="0"/>
        <w:autoSpaceDE w:val="0"/>
        <w:autoSpaceDN w:val="0"/>
        <w:adjustRightInd w:val="0"/>
        <w:spacing w:before="5" w:after="0" w:line="220" w:lineRule="exact"/>
        <w:rPr>
          <w:rFonts w:ascii="Times New Roman" w:hAnsi="Times New Roman"/>
          <w:color w:val="000000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49" w:lineRule="auto"/>
        <w:ind w:left="480" w:right="991" w:hanging="180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4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Militar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provid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broa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militar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educatio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rathe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tha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individua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proficienc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technica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dutie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junio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ficers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Suc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proficiency i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necessit</w:t>
      </w:r>
      <w:r>
        <w:rPr>
          <w:rFonts w:ascii="Times New Roman" w:hAnsi="Times New Roman"/>
          <w:color w:val="191919"/>
          <w:spacing w:val="-14"/>
          <w:sz w:val="18"/>
          <w:szCs w:val="18"/>
        </w:rPr>
        <w:t>y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gradua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development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responsibilit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whic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evolve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graduate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themselve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upo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command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schools 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whic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the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ar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assigne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afte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bein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commissioned.</w:t>
      </w:r>
    </w:p>
    <w:p w:rsidR="00C11F2C" w:rsidRDefault="00C11F2C" w:rsidP="00C11F2C">
      <w:pPr>
        <w:widowControl w:val="0"/>
        <w:autoSpaceDE w:val="0"/>
        <w:autoSpaceDN w:val="0"/>
        <w:adjustRightInd w:val="0"/>
        <w:spacing w:before="16"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49" w:lineRule="auto"/>
        <w:ind w:left="120" w:right="991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*An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wh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successfull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complete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militar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scienc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course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(MIL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>11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10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>1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120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221</w:t>
      </w:r>
      <w:r>
        <w:rPr>
          <w:rFonts w:ascii="Times New Roman" w:hAnsi="Times New Roman"/>
          <w:color w:val="191919"/>
          <w:sz w:val="18"/>
          <w:szCs w:val="18"/>
        </w:rPr>
        <w:t>0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2220</w:t>
      </w:r>
      <w:r>
        <w:rPr>
          <w:rFonts w:ascii="Times New Roman" w:hAnsi="Times New Roman"/>
          <w:color w:val="191919"/>
          <w:sz w:val="18"/>
          <w:szCs w:val="18"/>
        </w:rPr>
        <w:t>)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wit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“C</w:t>
      </w:r>
      <w:r>
        <w:rPr>
          <w:rFonts w:ascii="Times New Roman" w:hAnsi="Times New Roman"/>
          <w:color w:val="191919"/>
          <w:sz w:val="18"/>
          <w:szCs w:val="18"/>
        </w:rPr>
        <w:t>”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bette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ca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subs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itut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1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unit 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Physica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Educatio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towar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graduatio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credit.</w:t>
      </w:r>
    </w:p>
    <w:p w:rsidR="00C11F2C" w:rsidRDefault="00C11F2C" w:rsidP="00C11F2C">
      <w:pPr>
        <w:widowControl w:val="0"/>
        <w:autoSpaceDE w:val="0"/>
        <w:autoSpaceDN w:val="0"/>
        <w:adjustRightInd w:val="0"/>
        <w:spacing w:before="9" w:after="0" w:line="160" w:lineRule="exact"/>
        <w:rPr>
          <w:rFonts w:ascii="Times New Roman" w:hAnsi="Times New Roman"/>
          <w:color w:val="000000"/>
          <w:sz w:val="16"/>
          <w:szCs w:val="16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11F2C" w:rsidRDefault="00C11F2C" w:rsidP="00C11F2C">
      <w:pPr>
        <w:widowControl w:val="0"/>
        <w:tabs>
          <w:tab w:val="left" w:pos="10700"/>
        </w:tabs>
        <w:autoSpaceDE w:val="0"/>
        <w:autoSpaceDN w:val="0"/>
        <w:adjustRightInd w:val="0"/>
        <w:spacing w:after="0" w:line="451" w:lineRule="exact"/>
        <w:ind w:left="4133"/>
        <w:rPr>
          <w:rFonts w:ascii="Century Gothic" w:hAnsi="Century Gothic" w:cs="Century Gothic"/>
          <w:color w:val="000000"/>
          <w:sz w:val="36"/>
          <w:szCs w:val="36"/>
        </w:rPr>
      </w:pPr>
      <w:r>
        <w:rPr>
          <w:rFonts w:ascii="Times New Roman" w:hAnsi="Times New Roman"/>
          <w:color w:val="191919"/>
          <w:position w:val="-5"/>
          <w:sz w:val="20"/>
          <w:szCs w:val="20"/>
        </w:rPr>
        <w:t>2008-2012 Unde</w:t>
      </w:r>
      <w:r>
        <w:rPr>
          <w:rFonts w:ascii="Times New Roman" w:hAnsi="Times New Roman"/>
          <w:color w:val="191919"/>
          <w:spacing w:val="-4"/>
          <w:position w:val="-5"/>
          <w:sz w:val="20"/>
          <w:szCs w:val="20"/>
        </w:rPr>
        <w:t>r</w:t>
      </w:r>
      <w:r>
        <w:rPr>
          <w:rFonts w:ascii="Times New Roman" w:hAnsi="Times New Roman"/>
          <w:color w:val="191919"/>
          <w:position w:val="-5"/>
          <w:sz w:val="20"/>
          <w:szCs w:val="20"/>
        </w:rPr>
        <w:t xml:space="preserve">graduate </w:t>
      </w:r>
      <w:proofErr w:type="gramStart"/>
      <w:r>
        <w:rPr>
          <w:rFonts w:ascii="Times New Roman" w:hAnsi="Times New Roman"/>
          <w:color w:val="191919"/>
          <w:position w:val="-5"/>
          <w:sz w:val="20"/>
          <w:szCs w:val="20"/>
        </w:rPr>
        <w:t>Catalog</w:t>
      </w:r>
      <w:proofErr w:type="gramEnd"/>
      <w:r>
        <w:rPr>
          <w:rFonts w:ascii="Times New Roman" w:hAnsi="Times New Roman"/>
          <w:color w:val="191919"/>
          <w:position w:val="-5"/>
          <w:sz w:val="20"/>
          <w:szCs w:val="20"/>
        </w:rPr>
        <w:tab/>
      </w:r>
    </w:p>
    <w:p w:rsidR="00C11F2C" w:rsidRDefault="00C11F2C" w:rsidP="00C11F2C">
      <w:pPr>
        <w:spacing w:after="0" w:line="240" w:lineRule="auto"/>
        <w:rPr>
          <w:rFonts w:ascii="Century Gothic" w:hAnsi="Century Gothic" w:cs="Century Gothic"/>
          <w:color w:val="000000"/>
          <w:sz w:val="36"/>
          <w:szCs w:val="36"/>
        </w:rPr>
        <w:sectPr w:rsidR="00C11F2C">
          <w:pgSz w:w="12240" w:h="15840"/>
          <w:pgMar w:top="420" w:right="420" w:bottom="280" w:left="600" w:header="720" w:footer="720" w:gutter="0"/>
          <w:cols w:space="720"/>
        </w:sectPr>
      </w:pPr>
    </w:p>
    <w:p w:rsidR="00C11F2C" w:rsidRDefault="00CC470F" w:rsidP="00C11F2C">
      <w:pPr>
        <w:widowControl w:val="0"/>
        <w:autoSpaceDE w:val="0"/>
        <w:autoSpaceDN w:val="0"/>
        <w:adjustRightInd w:val="0"/>
        <w:spacing w:after="0" w:line="195" w:lineRule="exact"/>
        <w:ind w:left="607"/>
        <w:rPr>
          <w:rFonts w:ascii="Century Gothic" w:hAnsi="Century Gothic" w:cs="Century Gothic"/>
          <w:color w:val="000000"/>
          <w:sz w:val="16"/>
          <w:szCs w:val="16"/>
        </w:rPr>
      </w:pPr>
      <w:r w:rsidRPr="00CC470F">
        <w:rPr>
          <w:noProof/>
          <w:lang w:eastAsia="zh-CN"/>
        </w:rPr>
        <w:lastRenderedPageBreak/>
        <w:pict>
          <v:group id="_x0000_s5403" style="position:absolute;left:0;text-align:left;margin-left:-57pt;margin-top:-21.25pt;width:191pt;height:795.85pt;z-index:-251592704" coordorigin="-720,-62" coordsize="3820,15917">
            <v:group id="_x0000_s5404" style="position:absolute;left:-720;top:-62;width:3820;height:15917" coordorigin="-720,-62" coordsize="3820,15839">
              <v:rect id="_x0000_s5405" style="position:absolute;top:-62;width:1080;height:248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n52LMUA&#10;AADdAAAADwAAAGRycy9kb3ducmV2LnhtbESPT2vCQBTE70K/w/IKvZlNpY0aXUUKLcVL/Uuvr9ln&#10;Epp9G3a3Jn57Vyh4HGbmN8x82ZtGnMn52rKC5yQFQVxYXXOp4LB/H05A+ICssbFMCi7kYbl4GMwx&#10;17bjLZ13oRQRwj5HBVUIbS6lLyoy6BPbEkfvZJ3BEKUrpXbYRbhp5ChNM2mw5rhQYUtvFRW/uz+j&#10;oHM9vX6U+muSrY/76ffPGNuNU+rpsV/NQATqwz383/7UCrJx9gK3N/EJyMUV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+fnYsxQAAAN0AAAAPAAAAAAAAAAAAAAAAAJgCAABkcnMv&#10;ZG93bnJldi54bWxQSwUGAAAAAAQABAD1AAAAigMAAAAA&#10;" fillcolor="#474747" stroked="f">
                <v:path arrowok="t"/>
              </v:rect>
              <v:rect id="Rectangle 2702" o:spid="_x0000_s5406" style="position:absolute;top:4232;width:1080;height:11545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TLTt8UA&#10;AADdAAAADwAAAGRycy9kb3ducmV2LnhtbESPT2vCQBTE70K/w/IKvemmglGjqxShRbxo/YPXZ/aZ&#10;BLNvw+7WpN++Kwg9DjPzG2a+7Ewt7uR8ZVnB+yABQZxbXXGh4Hj47E9A+ICssbZMCn7Jw3Lx0ptj&#10;pm3L33Tfh0JECPsMFZQhNJmUPi/JoB/Yhjh6V+sMhihdIbXDNsJNLYdJkkqDFceFEhtalZTf9j9G&#10;Qes6Gn0VejtJN6fD9HwZY7NzSr29dh8zEIG68B9+ttdaQTpOR/B4E5+AXP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RMtO3xQAAAN0AAAAPAAAAAAAAAAAAAAAAAJgCAABkcnMv&#10;ZG93bnJldi54bWxQSwUGAAAAAAQABAD1AAAAigMAAAAA&#10;" fillcolor="#dcdcdc" stroked="f">
                <v:path arrowok="t"/>
              </v:rect>
              <v:rect id="Rectangle 2703" o:spid="_x0000_s5407" style="position:absolute;top:2426;width:1080;height:1806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3/GmccA&#10;AADdAAAADwAAAGRycy9kb3ducmV2LnhtbESPT2vCQBTE74V+h+UVehHdmEMsaVaRUqEgHqJt0dsj&#10;+/KHZt+G7JrEb+8WCj0OM/MbJttMphUD9a6xrGC5iEAQF1Y3XCn4PO3mLyCcR9bYWiYFN3KwWT8+&#10;ZJhqO3JOw9FXIkDYpaig9r5LpXRFTQbdwnbEwSttb9AH2VdS9zgGuGllHEWJNNhwWKixo7eaip/j&#10;1Sh4j8/bct/mXX4w568lxWZWXL6Ven6atq8gPE3+P/zX/tAKklWSwO+b8ATk+g4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t/xpnHAAAA3QAAAA8AAAAAAAAAAAAAAAAAmAIAAGRy&#10;cy9kb3ducmV2LnhtbFBLBQYAAAAABAAEAPUAAACMAwAAAAA=&#10;" fillcolor="#dcdcdc" stroked="f">
                <v:path arrowok="t"/>
              </v:rect>
              <v:rect id="_x0000_s5408" style="position:absolute;left:760;top:331;width:2320;height:39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+5iMcUA&#10;AADdAAAADwAAAGRycy9kb3ducmV2LnhtbESPQYvCMBSE78L+h/AWvGmqsFW6RpGFlVW8WL14e23e&#10;tsXmpTSx1n9vBMHjMDPfMItVb2rRUesqywom4wgEcW51xYWC0/F3NAfhPLLG2jIpuJOD1fJjsMBE&#10;2xsfqEt9IQKEXYIKSu+bREqXl2TQjW1DHLx/2xr0QbaF1C3eAtzUchpFsTRYcVgosaGfkvJLejUK&#10;su3+4De706abZ0VT2+w82dsvpYaf/fobhKfev8Ov9p9WEM/iGTzfhCcglw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H7mIxxQAAAN0AAAAPAAAAAAAAAAAAAAAAAJgCAABkcnMv&#10;ZG93bnJldi54bWxQSwUGAAAAAAQABAD1AAAAigMAAAAA&#10;" stroked="f">
                <v:path arrowok="t"/>
              </v:rect>
              <v:rect id="_x0000_s5409" style="position:absolute;left:740;top:311;width:2360;height:43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iNnnMQA&#10;AADdAAAADwAAAGRycy9kb3ducmV2LnhtbERPz2vCMBS+C/sfwhvsIjNVWHXVKCrIPCmrg7HbW/Ns&#10;uzUvJclq/e/NQdjx4/u9WPWmER05X1tWMB4lIIgLq2suFXycds8zED4ga2wsk4IreVgtHwYLzLS9&#10;8Dt1eShFDGGfoYIqhDaT0hcVGfQj2xJH7mydwRChK6V2eInhppGTJEmlwZpjQ4UtbSsqfvM/o+Dn&#10;881tXr9ejsfiu+l2lB6S8XSo1NNjv56DCNSHf/HdvdcK0mka58Y38QnI5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ojZ5zEAAAA3QAAAA8AAAAAAAAAAAAAAAAAmAIAAGRycy9k&#10;b3ducmV2LnhtbFBLBQYAAAAABAAEAPUAAACJAwAAAAA=&#10;" filled="f" strokecolor="#a3a3a3" strokeweight="2pt">
                <v:path arrowok="t"/>
              </v:rect>
              <v:rect id="Rectangle 2706" o:spid="_x0000_s5410" style="position:absolute;top:2422;width:1084;height: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tro5cgA&#10;AADdAAAADwAAAGRycy9kb3ducmV2LnhtbESPQWvCQBSE7wX/w/IEL6VuIhLb1FVEVDwUaa0evD2y&#10;r0kw+zZmVxP/fbdQ8DjMzDfMdN6ZStyocaVlBfEwAkGcWV1yruDwvX55BeE8ssbKMim4k4P5rPc0&#10;xVTblr/otve5CBB2KSoovK9TKV1WkEE3tDVx8H5sY9AH2eRSN9gGuKnkKIoSabDksFBgTcuCsvP+&#10;ahRsdveP0fM5Psarri0P49Ml/5ygUoN+t3gH4anzj/B/e6sVJJPkDf7ehCcgZ7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i2ujlyAAAAN0AAAAPAAAAAAAAAAAAAAAAAJgCAABk&#10;cnMvZG93bnJldi54bWxQSwUGAAAAAAQABAD1AAAAjQMAAAAA&#10;" fillcolor="#191919" stroked="f">
                <v:path arrowok="t"/>
              </v:rect>
              <v:rect id="Rectangle 2707" o:spid="_x0000_s5411" style="position:absolute;top:4222;width:1084;height: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jnXpcUA&#10;AADdAAAADwAAAGRycy9kb3ducmV2LnhtbERPy2rCQBTdF/yH4Qpuik4ixUh0FCkqLoq0PhbuLplr&#10;EszcSTOjiX/vLApdHs57vuxMJR7UuNKygngUgSDOrC45V3A6boZTEM4ja6wsk4InOVguem9zTLVt&#10;+YceB5+LEMIuRQWF93UqpcsKMuhGtiYO3NU2Bn2ATS51g20IN5UcR9FEGiw5NBRY02dB2e1wNwq2&#10;++fX+P0Wn+N115anj8tv/p2gUoN+t5qB8NT5f/Gfe6cVTJIk7A9vwhOQix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2OdelxQAAAN0AAAAPAAAAAAAAAAAAAAAAAJgCAABkcnMv&#10;ZG93bnJldi54bWxQSwUGAAAAAAQABAD1AAAAigMAAAAA&#10;" fillcolor="#191919" stroked="f">
                <v:path arrowok="t"/>
              </v:rect>
              <v:group id="Group 2708" o:spid="_x0000_s5412" style="position:absolute;left:-720;top:6042;width:1804;height:0" coordorigin="-720,6104" coordsize="1804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gnVze8cAAADd&#10;AAAADwAAAAAAAAAAAAAAAACqAgAAZHJzL2Rvd25yZXYueG1sUEsFBgAAAAAEAAQA+gAAAJ4DAAAA&#10;AA==&#10;">
                <v:shape id="Freeform 2709" o:spid="_x0000_s5413" style="position:absolute;left:-720;top:6104;width:1804;height:0;visibility:visible;mso-wrap-style:square;v-text-anchor:top" coordsize="180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nE2csUA&#10;AADdAAAADwAAAGRycy9kb3ducmV2LnhtbESPzWrDMBCE74G+g9hCb7FcH+LgRDGltNCQXPJTSm6L&#10;tZVNrZWR1MR9+yoQyHGYmW+YZT3aXpzJh86xgucsB0HcON2xUXA8vE/nIEJE1tg7JgV/FKBePUyW&#10;WGl34R2d99GIBOFQoYI2xqGSMjQtWQyZG4iT9+28xZikN1J7vCS47WWR5zNpseO00OJAry01P/tf&#10;qyC8rbvPsLbj1vbutPnypTEbr9TT4/iyABFpjPfwrf2hFczKsoDrm/QE5Oo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+cTZyxQAAAN0AAAAPAAAAAAAAAAAAAAAAAJgCAABkcnMv&#10;ZG93bnJldi54bWxQSwUGAAAAAAQABAD1AAAAigMAAAAA&#10;" path="m1804,l720,e" filled="f" strokecolor="#191919" strokeweight="2pt">
                  <v:path arrowok="t" o:connecttype="custom" o:connectlocs="1804,0;720,0" o:connectangles="0,0"/>
                </v:shape>
                <v:shape id="Freeform 2710" o:spid="_x0000_s5414" style="position:absolute;left:-720;top:6104;width:1804;height:0;visibility:visible;mso-wrap-style:square;v-text-anchor:top" coordsize="180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T2T6cUA&#10;AADdAAAADwAAAGRycy9kb3ducmV2LnhtbESPQWsCMRSE74X+h/AKvdVsW3DLanYppQVFL9qKeHts&#10;ntnFzcuSRF3/vRGEHoeZ+YaZVoPtxIl8aB0reB1lIIhrp1s2Cv5+f14+QISIrLFzTAouFKAqHx+m&#10;WGh35hWd1tGIBOFQoIImxr6QMtQNWQwj1xMnb++8xZikN1J7PCe47eRblo2lxZbTQoM9fTVUH9ZH&#10;qyB8z9tNmNthaTu3W2x9bszCK/X8NHxOQEQa4n/43p5pBeM8f4fbm/QEZHk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RPZPpxQAAAN0AAAAPAAAAAAAAAAAAAAAAAJgCAABkcnMv&#10;ZG93bnJldi54bWxQSwUGAAAAAAQABAD1AAAAigMAAAAA&#10;" path="m720,l1804,e" filled="f" strokecolor="#191919" strokeweight="2pt">
                  <v:path arrowok="t" o:connecttype="custom" o:connectlocs="720,0;1804,0" o:connectangles="0,0"/>
                </v:shape>
              </v:group>
              <v:group id="Group 2711" o:spid="_x0000_s5415" style="position:absolute;left:-696;top:7842;width:1780;height:0" coordorigin="-696,7904" coordsize="1780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kgLQ48cAAADd&#10;AAAADwAAAAAAAAAAAAAAAACqAgAAZHJzL2Rvd25yZXYueG1sUEsFBgAAAAAEAAQA+gAAAJ4DAAAA&#10;AA==&#10;">
                <v:shape id="Freeform 2712" o:spid="_x0000_s5416" style="position:absolute;left:-696;top:7904;width:1780;height:0;visibility:visible;mso-wrap-style:square;v-text-anchor:top" coordsize="178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iKgBsUA&#10;AADdAAAADwAAAGRycy9kb3ducmV2LnhtbESPT4vCMBTE7wt+h/AEL4smiqtSjSJS2T3sxT94fjTP&#10;trR5KU2s9dtvFhb2OMzMb5jNrre16Kj1pWMN04kCQZw5U3Ku4Xo5jlcgfEA2WDsmDS/ysNsO3jaY&#10;GPfkE3XnkIsIYZ+ghiKEJpHSZwVZ9BPXEEfv7lqLIco2l6bFZ4TbWs6UWkiLJceFAhs6FJRV54fV&#10;0Kdz2X2qSn1nPJ+m1fssDZeb1qNhv1+DCNSH//Bf+8toWCyXH/D7Jj4Buf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WIqAGxQAAAN0AAAAPAAAAAAAAAAAAAAAAAJgCAABkcnMv&#10;ZG93bnJldi54bWxQSwUGAAAAAAQABAD1AAAAigMAAAAA&#10;" path="m1781,l696,e" filled="f" strokecolor="#191919" strokeweight="2pt">
                  <v:path arrowok="t" o:connecttype="custom" o:connectlocs="1781,0;696,0" o:connectangles="0,0"/>
                </v:shape>
                <v:shape id="Freeform 2713" o:spid="_x0000_s5417" style="position:absolute;left:-696;top:7904;width:1780;height:0;visibility:visible;mso-wrap-style:square;v-text-anchor:top" coordsize="178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vA+ccUA&#10;AADdAAAADwAAAGRycy9kb3ducmV2LnhtbESPQWvCQBSE7wX/w/KEXoruKhIlugmlROyhl2rp+ZF9&#10;JiHZtyG7xvTfu4VCj8PMfMMc8sl2YqTBN441rJYKBHHpTMOVhq/LcbED4QOywc4xafghD3k2ezpg&#10;atydP2k8h0pECPsUNdQh9KmUvqzJol+6njh6VzdYDFEOlTQD3iPcdnKtVCItNhwXauzpraayPd+s&#10;hqnYyPGkWvVR8mZVtC/rIly+tX6eT697EIGm8B/+a78bDcl2m8Dvm/gEZPY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m8D5xxQAAAN0AAAAPAAAAAAAAAAAAAAAAAJgCAABkcnMv&#10;ZG93bnJldi54bWxQSwUGAAAAAAQABAD1AAAAigMAAAAA&#10;" path="m696,l1781,e" filled="f" strokecolor="#191919" strokeweight="2pt">
                  <v:path arrowok="t" o:connecttype="custom" o:connectlocs="696,0;1781,0" o:connectangles="0,0"/>
                </v:shape>
              </v:group>
              <v:group id="Group 2714" o:spid="_x0000_s5418" style="position:absolute;left:-687;top:9642;width:1771;height:0" coordorigin="-687,9704" coordsize="1771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i0E6UxgAAAN0A&#10;AAAPAAAAAAAAAAAAAAAAAKoCAABkcnMvZG93bnJldi54bWxQSwUGAAAAAAQABAD6AAAAnQMAAAAA&#10;">
                <v:shape id="Freeform 2715" o:spid="_x0000_s5419" style="position:absolute;left:-687;top:9704;width:1771;height:0;visibility:visible;mso-wrap-style:square;v-text-anchor:top" coordsize="1771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zIgFMMA&#10;AADdAAAADwAAAGRycy9kb3ducmV2LnhtbERP3WrCMBS+F/YO4Qx2I5q6QSvVKFMm24UIVh/g2Bzb&#10;suakJJlWn95cDLz8+P7ny9604kLON5YVTMYJCOLS6oYrBcfDZjQF4QOyxtYyKbiRh+XiZTDHXNsr&#10;7+lShErEEPY5KqhD6HIpfVmTQT+2HXHkztYZDBG6SmqH1xhuWvmeJKk02HBsqLGjdU3lb/FnFGT3&#10;ydeHNpy2hdt+r/a33fa0GSr19tp/zkAE6sNT/O/+0QrSLItz45v4BOTi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zIgFMMAAADdAAAADwAAAAAAAAAAAAAAAACYAgAAZHJzL2Rv&#10;d25yZXYueG1sUEsFBgAAAAAEAAQA9QAAAIgDAAAAAA==&#10;" path="m1772,l687,e" filled="f" strokecolor="#191919" strokeweight="2pt">
                  <v:path arrowok="t" o:connecttype="custom" o:connectlocs="1772,0;687,0" o:connectangles="0,0"/>
                </v:shape>
                <v:shape id="Freeform 2716" o:spid="_x0000_s5420" style="position:absolute;left:-687;top:9704;width:1771;height:0;visibility:visible;mso-wrap-style:square;v-text-anchor:top" coordsize="1771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H6Fj8cA&#10;AADdAAAADwAAAGRycy9kb3ducmV2LnhtbESP0WrCQBRE34X+w3KFvkjdWCFpo6tUqdQHKZj2A26z&#10;1ySYvRt2txr9ercg9HGYmTPMfNmbVpzI+caygsk4AUFcWt1wpeD7a/P0AsIHZI2tZVJwIQ/LxcNg&#10;jrm2Z97TqQiViBD2OSqoQ+hyKX1Zk0E/th1x9A7WGQxRukpqh+cIN618TpJUGmw4LtTY0bqm8lj8&#10;GgXZdfI+1YbTtnC7j9X+8rn72YyUehz2bzMQgfrwH763t1pBmmWv8PcmPgG5uA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x+hY/HAAAA3QAAAA8AAAAAAAAAAAAAAAAAmAIAAGRy&#10;cy9kb3ducmV2LnhtbFBLBQYAAAAABAAEAPUAAACMAwAAAAA=&#10;" path="m687,l1772,e" filled="f" strokecolor="#191919" strokeweight="2pt">
                  <v:path arrowok="t" o:connecttype="custom" o:connectlocs="687,0;1772,0" o:connectangles="0,0"/>
                </v:shape>
              </v:group>
              <v:group id="Group 2717" o:spid="_x0000_s5421" style="position:absolute;left:-705;top:11442;width:1789;height:0" coordorigin="-705,11504" coordsize="1789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Y7KbHwwAAAN0AAAAP&#10;AAAAAAAAAAAAAAAAAKoCAABkcnMvZG93bnJldi54bWxQSwUGAAAAAAQABAD6AAAAmgMAAAAA&#10;">
                <v:shape id="Freeform 2718" o:spid="_x0000_s5422" style="position:absolute;left:-705;top:11504;width:1789;height:0;visibility:visible;mso-wrap-style:square;v-text-anchor:top" coordsize="178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B3DZMYA&#10;AADdAAAADwAAAGRycy9kb3ducmV2LnhtbESPUUvDQBCE3wv9D8cWfGsv8aHW2GsRwVaRIkZ/wJJb&#10;c6G53Zi7ttFf7xUKfRxm5htmuR58q47Uh0bYQD7LQBFXYhuuDXx9Pk8XoEJEttgKk4FfCrBejUdL&#10;LKyc+IOOZaxVgnAo0ICLsSu0DpUjj2EmHXHyvqX3GJPsa217PCW4b/Vtls21x4bTgsOOnhxV+/Lg&#10;DWy299v87c+J7LXPfqrdu7x22pibyfD4ACrSEK/hS/vFGpjfLXI4v0lPQK/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B3DZMYAAADdAAAADwAAAAAAAAAAAAAAAACYAgAAZHJz&#10;L2Rvd25yZXYueG1sUEsFBgAAAAAEAAQA9QAAAIsDAAAAAA==&#10;" path="m1790,l705,e" filled="f" strokecolor="#191919" strokeweight="2pt">
                  <v:path arrowok="t" o:connecttype="custom" o:connectlocs="1790,0;705,0" o:connectangles="0,0"/>
                </v:shape>
                <v:shape id="Freeform 2719" o:spid="_x0000_s5423" style="position:absolute;left:-705;top:11504;width:1789;height:0;visibility:visible;mso-wrap-style:square;v-text-anchor:top" coordsize="178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M9dE8YA&#10;AADdAAAADwAAAGRycy9kb3ducmV2LnhtbESPzWoCQRCE74G8w9CB3HRWD/5sHCUEjAkioskDNDud&#10;ncWd7nVnohuf3hGEHIuq+oqaLTpfqxO1oRI2MOhnoIgLsRWXBr6/lr0JqBCRLdbCZOCPAizmjw8z&#10;zK2ceUenfSxVgnDI0YCLscm1DoUjj6EvDXHyfqT1GJNsS21bPCe4r/Uwy0baY8VpwWFDb46Kw/7X&#10;G3hfTVeD9cWJHLTPjsVmK5+NNub5qXt9ARWpi//he/vDGhiNJ0O4vUlPQM+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M9dE8YAAADdAAAADwAAAAAAAAAAAAAAAACYAgAAZHJz&#10;L2Rvd25yZXYueG1sUEsFBgAAAAAEAAQA9QAAAIsDAAAAAA==&#10;" path="m705,l1790,e" filled="f" strokecolor="#191919" strokeweight="2pt">
                  <v:path arrowok="t" o:connecttype="custom" o:connectlocs="705,0;1790,0" o:connectangles="0,0"/>
                </v:shape>
              </v:group>
              <v:group id="_x0000_s5424" style="position:absolute;left:-696;top:13242;width:1780;height:0" coordorigin="-696,13304" coordsize="1780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oPjiwxgAAAN0A&#10;AAAPAAAAAAAAAAAAAAAAAKoCAABkcnMvZG93bnJldi54bWxQSwUGAAAAAAQABAD6AAAAnQMAAAAA&#10;">
                <v:shape id="Freeform 2721" o:spid="_x0000_s5425" style="position:absolute;left:-696;top:13304;width:1780;height:0;visibility:visible;mso-wrap-style:square;v-text-anchor:top" coordsize="178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Lt1usUA&#10;AADdAAAADwAAAGRycy9kb3ducmV2LnhtbESPQWvCQBSE70L/w/IKXqTuKsFKdBWRlHroxVh6fmSf&#10;SUj2bchuY/z3XaHgcZiZb5jtfrStGKj3tWMNi7kCQVw4U3Op4fvy8bYG4QOywdYxabiTh/3uZbLF&#10;1Lgbn2nIQykihH2KGqoQulRKX1Rk0c9dRxy9q+sthij7UpoebxFuW7lUaiUt1hwXKuzoWFHR5L9W&#10;w5glcvhUjfoqOFlkzWyZhcuP1tPX8bABEWgMz/B/+2Q0rN7XCTzexCcgd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Mu3W6xQAAAN0AAAAPAAAAAAAAAAAAAAAAAJgCAABkcnMv&#10;ZG93bnJldi54bWxQSwUGAAAAAAQABAD1AAAAigMAAAAA&#10;" path="m1781,l696,e" filled="f" strokecolor="#191919" strokeweight="2pt">
                  <v:path arrowok="t" o:connecttype="custom" o:connectlocs="1781,0;696,0" o:connectangles="0,0"/>
                </v:shape>
                <v:shape id="Freeform 2722" o:spid="_x0000_s5426" style="position:absolute;left:-696;top:13304;width:1780;height:0;visibility:visible;mso-wrap-style:square;v-text-anchor:top" coordsize="178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/fQIcUA&#10;AADdAAAADwAAAGRycy9kb3ducmV2LnhtbESPT4vCMBTE7wt+h/AEL4smiqtSjSJS2T3sxT94fjTP&#10;trR5KU2s9dtvFhb2OMzMb5jNrre16Kj1pWMN04kCQZw5U3Ku4Xo5jlcgfEA2WDsmDS/ysNsO3jaY&#10;GPfkE3XnkIsIYZ+ghiKEJpHSZwVZ9BPXEEfv7lqLIco2l6bFZ4TbWs6UWkiLJceFAhs6FJRV54fV&#10;0Kdz2X2qSn1nPJ+m1fssDZeb1qNhv1+DCNSH//Bf+8toWCxXH/D7Jj4Buf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j99AhxQAAAN0AAAAPAAAAAAAAAAAAAAAAAJgCAABkcnMv&#10;ZG93bnJldi54bWxQSwUGAAAAAAQABAD1AAAAigMAAAAA&#10;" path="m696,l1781,e" filled="f" strokecolor="#191919" strokeweight="2pt">
                  <v:path arrowok="t" o:connecttype="custom" o:connectlocs="696,0;1781,0" o:connectangles="0,0"/>
                </v:shape>
              </v:group>
              <v:shape id="_x0000_s5427" style="position:absolute;left:1039;top:15042;width:45;height:0;visibility:visible;mso-wrap-style:square;v-text-anchor:top" coordsize="45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28ijcQA&#10;AADdAAAADwAAAGRycy9kb3ducmV2LnhtbESPQWuDQBSE74H+h+UVcotrA7ViswklteAlB23p+eG+&#10;qKn7VtyNmn+fLRR6HGbmG2Z3WEwvJhpdZ1nBUxSDIK6t7rhR8PX5sUlBOI+ssbdMCm7k4LB/WO0w&#10;03bmkqbKNyJA2GWooPV+yKR0dUsGXWQH4uCd7WjQBzk2Uo84B7jp5TaOE2mw47DQ4kDHluqf6moU&#10;zEPuLoWpj9W3rE55SUv+/F4qtX5c3l5BeFr8f/ivXWgFyUuawO+b8ATk/g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NvIo3EAAAA3QAAAA8AAAAAAAAAAAAAAAAAmAIAAGRycy9k&#10;b3ducmV2LnhtbFBLBQYAAAAABAAEAPUAAACJAwAAAAA=&#10;" path="m,l44,e" filled="f" strokecolor="#191919" strokeweight="2pt">
                <v:path arrowok="t" o:connecttype="custom" o:connectlocs="0,0;44,0" o:connectangles="0,0"/>
              </v:shape>
              <v:shape id="_x0000_s5428" style="position:absolute;top:15042;width:400;height:0;visibility:visible;mso-wrap-style:square;v-text-anchor:top" coordsize="40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RH3nMQA&#10;AADdAAAADwAAAGRycy9kb3ducmV2LnhtbESPQWsCMRSE74X+h/AKXopmFauyNYqIgnirevD42Lxu&#10;VjcvyyZq/PdGEDwOM/MNM51HW4srtb5yrKDfy0AQF05XXCo47NfdCQgfkDXWjknBnTzMZ58fU8y1&#10;u/EfXXehFAnCPkcFJoQml9IXhiz6nmuIk/fvWoshybaUusVbgttaDrJsJC1WnBYMNrQ0VJx3F6sg&#10;28cfHB5Ox0au6sU3reJwezdKdb7i4hdEoBje4Vd7oxWMxpMxPN+kJyBn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kR95zEAAAA3QAAAA8AAAAAAAAAAAAAAAAAmAIAAGRycy9k&#10;b3ducmV2LnhtbFBLBQYAAAAABAAEAPUAAACJAwAAAAA=&#10;" path="m,l400,e" filled="f" strokecolor="#191919" strokeweight="2pt">
                <v:path arrowok="t" o:connecttype="custom" o:connectlocs="0,0;400,0" o:connectangles="0,0"/>
              </v:shape>
              <v:rect id="_x0000_s5429" style="position:absolute;left:400;top:14802;width:640;height:6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n0QucIA&#10;AADdAAAADwAAAGRycy9kb3ducmV2LnhtbERPTYvCMBC9C/6HMII3TRXU0jUti6Do4kXXy96mzWxb&#10;tpmUJtb6781hwePjfW+zwTSip87VlhUs5hEI4sLqmksFt+/9LAbhPLLGxjIpeJKDLB2Ptpho++AL&#10;9VdfihDCLkEFlfdtIqUrKjLo5rYlDtyv7Qz6ALtS6g4fIdw0chlFa2mw5tBQYUu7ioq/690oyE/n&#10;iz983Q59nJdtY/OfxdmulJpOhs8PEJ4G/xb/u49awXoTh7nhTXgCMn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GfRC5wgAAAN0AAAAPAAAAAAAAAAAAAAAAAJgCAABkcnMvZG93&#10;bnJldi54bWxQSwUGAAAAAAQABAD1AAAAhwMAAAAA&#10;" stroked="f">
                <v:path arrowok="t"/>
              </v:rect>
              <v:rect id="_x0000_s5430" style="position:absolute;left:380;top:14782;width:680;height:68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Y/fKccA&#10;AADdAAAADwAAAGRycy9kb3ducmV2LnhtbESP3UoDMRSE74W+QziF3ojNWmp/1qZFCi3VG3H1AY6b&#10;42bb5GRJ0nZ9eyMIXg4z8w2z2vTOiguF2HpWcD8uQBDXXrfcKPh4390tQMSErNF6JgXfFGGzHtys&#10;sNT+ym90qVIjMoRjiQpMSl0pZawNOYxj3xFn78sHhynL0Egd8JrhzspJUcykw5bzgsGOtobqU3V2&#10;Cuj19vlhfzieXo7aWrOcflbneVBqNOyfHkEk6tN/+K990Apm88USft/kJyDX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2P3ynHAAAA3QAAAA8AAAAAAAAAAAAAAAAAmAIAAGRy&#10;cy9kb3ducmV2LnhtbFBLBQYAAAAABAAEAPUAAACMAwAAAAA=&#10;" filled="f" strokecolor="#191919" strokeweight="2pt">
                <v:path arrowok="t"/>
              </v:rect>
            </v:group>
            <v:shape id="Text Box 2699" o:spid="_x0000_s5431" type="#_x0000_t202" style="position:absolute;left:377;top:13537;width:480;height:1173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" o:allowincell="f" filled="f" stroked="f">
              <v:textbox style="layout-flow:vertical;mso-layout-flow-alt:bottom-to-top" inset="0,0,0,0">
                <w:txbxContent>
                  <w:p w:rsidR="004648B7" w:rsidRDefault="004648B7" w:rsidP="004648B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Personnel &amp;Index</w:t>
                    </w:r>
                  </w:p>
                </w:txbxContent>
              </v:textbox>
            </v:shape>
            <v:shape id="Text Box 2698" o:spid="_x0000_s5432" type="#_x0000_t202" style="position:absolute;left:377;top:8243;width:720;height:1109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" o:allowincell="f" filled="f" stroked="f">
              <v:textbox style="layout-flow:vertical;mso-layout-flow-alt:bottom-to-top" inset="0,0,0,0">
                <w:txbxContent>
                  <w:p w:rsidR="004648B7" w:rsidRDefault="004648B7" w:rsidP="004648B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Sciences &amp;</w:t>
                    </w:r>
                  </w:p>
                  <w:p w:rsidR="004648B7" w:rsidRDefault="004648B7" w:rsidP="004648B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right="202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Health</w:t>
                    </w:r>
                  </w:p>
                  <w:p w:rsidR="004648B7" w:rsidRDefault="004648B7" w:rsidP="004648B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left="-7" w:right="-7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Professions</w:t>
                    </w:r>
                  </w:p>
                </w:txbxContent>
              </v:textbox>
            </v:shape>
            <v:shape id="Text Box 2697" o:spid="_x0000_s5433" type="#_x0000_t202" style="position:absolute;left:397;top:11806;width:480;height:1218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" o:allowincell="f" filled="f" stroked="f">
              <v:textbox style="layout-flow:vertical;mso-layout-flow-alt:bottom-to-top" inset="0,0,0,0">
                <w:txbxContent>
                  <w:p w:rsidR="004648B7" w:rsidRDefault="004648B7" w:rsidP="004648B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right="229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Course</w:t>
                    </w:r>
                  </w:p>
                  <w:p w:rsidR="004648B7" w:rsidRDefault="004648B7" w:rsidP="004648B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Descriptions</w:t>
                    </w:r>
                  </w:p>
                </w:txbxContent>
              </v:textbox>
            </v:shape>
            <v:shape id="Text Box 2696" o:spid="_x0000_s5434" type="#_x0000_t202" style="position:absolute;left:397;top:10116;width:480;height:981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" o:allowincell="f" filled="f" stroked="f">
              <v:textbox style="layout-flow:vertical;mso-layout-flow-alt:bottom-to-top" inset="0,0,0,0">
                <w:txbxContent>
                  <w:p w:rsidR="004648B7" w:rsidRDefault="004648B7" w:rsidP="004648B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Graduate</w:t>
                    </w:r>
                  </w:p>
                  <w:p w:rsidR="004648B7" w:rsidRDefault="004648B7" w:rsidP="004648B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right="12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School</w:t>
                    </w:r>
                  </w:p>
                </w:txbxContent>
              </v:textbox>
            </v:shape>
            <v:shape id="Text Box 2695" o:spid="_x0000_s5435" type="#_x0000_t202" style="position:absolute;left:417;top:6480;width:240;height:1017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" o:allowincell="f" filled="f" stroked="f">
              <v:textbox style="layout-flow:vertical;mso-layout-flow-alt:bottom-to-top" inset="0,0,0,0">
                <w:txbxContent>
                  <w:p w:rsidR="004648B7" w:rsidRDefault="004648B7" w:rsidP="004648B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20" w:right="-30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Education</w:t>
                    </w:r>
                  </w:p>
                </w:txbxContent>
              </v:textbox>
            </v:shape>
            <v:shape id="Text Box 2694" o:spid="_x0000_s5436" type="#_x0000_t202" style="position:absolute;left:417;top:4760;width:240;height:840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" o:allowincell="f" filled="f" stroked="f">
              <v:textbox style="layout-flow:vertical;mso-layout-flow-alt:bottom-to-top" inset="0,0,0,0">
                <w:txbxContent>
                  <w:p w:rsidR="004648B7" w:rsidRDefault="004648B7" w:rsidP="004648B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20" w:right="-30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Business</w:t>
                    </w:r>
                  </w:p>
                </w:txbxContent>
              </v:textbox>
            </v:shape>
            <v:shape id="Text Box 2693" o:spid="_x0000_s5437" type="#_x0000_t202" style="position:absolute;left:397;top:2475;width:570;height:1724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" o:allowincell="f" filled="f" stroked="f">
              <v:textbox style="layout-flow:vertical;mso-layout-flow-alt:bottom-to-top" inset="0,0,0,0">
                <w:txbxContent>
                  <w:p w:rsidR="004648B7" w:rsidRPr="008A161B" w:rsidRDefault="004648B7" w:rsidP="004648B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20" w:right="-30"/>
                      <w:rPr>
                        <w:rFonts w:ascii="Century Gothic" w:hAnsi="Century Gothic" w:cs="Century Gothic"/>
                        <w:color w:val="000000" w:themeColor="text1"/>
                        <w:sz w:val="20"/>
                        <w:szCs w:val="20"/>
                      </w:rPr>
                    </w:pPr>
                    <w:r w:rsidRPr="008A161B">
                      <w:rPr>
                        <w:rFonts w:ascii="Century Gothic" w:hAnsi="Century Gothic" w:cs="Century Gothic"/>
                        <w:b/>
                        <w:bCs/>
                        <w:color w:val="000000" w:themeColor="text1"/>
                        <w:sz w:val="20"/>
                        <w:szCs w:val="20"/>
                      </w:rPr>
                      <w:t>Arts &amp; Humanities</w:t>
                    </w:r>
                  </w:p>
                </w:txbxContent>
              </v:textbox>
            </v:shape>
            <v:shape id="Text Box 2692" o:spid="_x0000_s5438" type="#_x0000_t202" style="position:absolute;left:400;top:591;width:477;height:1612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" o:allowincell="f" filled="f" stroked="f">
              <v:textbox style="layout-flow:vertical;mso-layout-flow-alt:bottom-to-top" inset="0,0,0,0">
                <w:txbxContent>
                  <w:p w:rsidR="004648B7" w:rsidRPr="008A161B" w:rsidRDefault="004648B7" w:rsidP="004648B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20" w:right="-30"/>
                      <w:rPr>
                        <w:rFonts w:ascii="Century Gothic" w:hAnsi="Century Gothic" w:cs="Century Gothic"/>
                        <w:color w:val="FFFFFF" w:themeColor="background1"/>
                        <w:sz w:val="20"/>
                        <w:szCs w:val="20"/>
                      </w:rPr>
                    </w:pPr>
                    <w:r w:rsidRPr="008A161B">
                      <w:rPr>
                        <w:rFonts w:ascii="Century Gothic" w:hAnsi="Century Gothic" w:cs="Century Gothic"/>
                        <w:b/>
                        <w:bCs/>
                        <w:color w:val="FFFFFF" w:themeColor="background1"/>
                        <w:sz w:val="20"/>
                        <w:szCs w:val="20"/>
                      </w:rPr>
                      <w:t xml:space="preserve">Albany State </w:t>
                    </w:r>
                  </w:p>
                </w:txbxContent>
              </v:textbox>
            </v:shape>
          </v:group>
        </w:pict>
      </w:r>
      <w:r w:rsidRPr="00CC470F">
        <w:pict>
          <v:shape id="Text Box 2046" o:spid="_x0000_s1206" type="#_x0000_t202" style="position:absolute;left:0;text-align:left;margin-left:20.95pt;margin-top:49.1pt;width:12pt;height:63.8pt;z-index:-251658240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" o:allowincell="f" filled="f" stroked="f">
            <v:textbox style="layout-flow:vertical;mso-layout-flow-alt:bottom-to-top" inset="0,0,0,0">
              <w:txbxContent>
                <w:p w:rsidR="00C11F2C" w:rsidRDefault="00C11F2C" w:rsidP="00C11F2C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20" w:right="-30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FFFFFF"/>
                      <w:sz w:val="20"/>
                      <w:szCs w:val="20"/>
                    </w:rPr>
                    <w:t>Albany State</w:t>
                  </w:r>
                </w:p>
              </w:txbxContent>
            </v:textbox>
            <w10:wrap anchorx="page" anchory="page"/>
          </v:shape>
        </w:pict>
      </w:r>
      <w:r w:rsidR="00C11F2C">
        <w:rPr>
          <w:rFonts w:ascii="Century Gothic" w:hAnsi="Century Gothic" w:cs="Century Gothic"/>
          <w:b/>
          <w:bCs/>
          <w:color w:val="191919"/>
          <w:sz w:val="16"/>
          <w:szCs w:val="16"/>
        </w:rPr>
        <w:t>Military Science/CETLA</w:t>
      </w:r>
    </w:p>
    <w:p w:rsidR="00C11F2C" w:rsidRDefault="00C11F2C" w:rsidP="00C11F2C">
      <w:pPr>
        <w:widowControl w:val="0"/>
        <w:autoSpaceDE w:val="0"/>
        <w:autoSpaceDN w:val="0"/>
        <w:adjustRightInd w:val="0"/>
        <w:spacing w:before="6" w:after="0" w:line="160" w:lineRule="exact"/>
        <w:rPr>
          <w:rFonts w:ascii="Century Gothic" w:hAnsi="Century Gothic" w:cs="Century Gothic"/>
          <w:color w:val="000000"/>
          <w:sz w:val="16"/>
          <w:szCs w:val="16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before="20" w:after="0" w:line="240" w:lineRule="auto"/>
        <w:ind w:left="102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R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EQUIREMENT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S</w:t>
      </w:r>
      <w:r>
        <w:rPr>
          <w:rFonts w:ascii="Times New Roman" w:hAnsi="Times New Roman"/>
          <w:b/>
          <w:bCs/>
          <w:color w:val="191919"/>
          <w:spacing w:val="10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FO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R</w:t>
      </w:r>
      <w:r>
        <w:rPr>
          <w:rFonts w:ascii="Times New Roman" w:hAnsi="Times New Roman"/>
          <w:b/>
          <w:bCs/>
          <w:color w:val="191919"/>
          <w:spacing w:val="10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ROTC</w:t>
      </w:r>
    </w:p>
    <w:p w:rsidR="00C11F2C" w:rsidRDefault="00C11F2C" w:rsidP="00C11F2C">
      <w:pPr>
        <w:widowControl w:val="0"/>
        <w:autoSpaceDE w:val="0"/>
        <w:autoSpaceDN w:val="0"/>
        <w:adjustRightInd w:val="0"/>
        <w:spacing w:before="27" w:after="0" w:line="240" w:lineRule="auto"/>
        <w:ind w:left="10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.</w:t>
      </w:r>
      <w:r>
        <w:rPr>
          <w:rFonts w:ascii="Times New Roman" w:hAnsi="Times New Roman"/>
          <w:b/>
          <w:bCs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General</w:t>
      </w:r>
    </w:p>
    <w:p w:rsidR="00C11F2C" w:rsidRDefault="00C11F2C" w:rsidP="00C11F2C">
      <w:pPr>
        <w:widowControl w:val="0"/>
        <w:autoSpaceDE w:val="0"/>
        <w:autoSpaceDN w:val="0"/>
        <w:adjustRightInd w:val="0"/>
        <w:spacing w:before="12" w:after="0" w:line="240" w:lineRule="auto"/>
        <w:ind w:left="120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1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Characte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goo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mora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characte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evidence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recor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home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communit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institutio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wher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enrolled.</w:t>
      </w:r>
    </w:p>
    <w:p w:rsidR="00C11F2C" w:rsidRDefault="00C11F2C" w:rsidP="00C11F2C">
      <w:pPr>
        <w:widowControl w:val="0"/>
        <w:autoSpaceDE w:val="0"/>
        <w:autoSpaceDN w:val="0"/>
        <w:adjustRightInd w:val="0"/>
        <w:spacing w:before="5" w:after="0" w:line="220" w:lineRule="exact"/>
        <w:rPr>
          <w:rFonts w:ascii="Times New Roman" w:hAnsi="Times New Roman"/>
          <w:color w:val="000000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40" w:lineRule="auto"/>
        <w:ind w:left="120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2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Citizenshi</w:t>
      </w:r>
      <w:r>
        <w:rPr>
          <w:rFonts w:ascii="Times New Roman" w:hAnsi="Times New Roman"/>
          <w:color w:val="191919"/>
          <w:sz w:val="18"/>
          <w:szCs w:val="18"/>
        </w:rPr>
        <w:t>p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proofErr w:type="gramStart"/>
      <w:r>
        <w:rPr>
          <w:rFonts w:ascii="Times New Roman" w:hAnsi="Times New Roman"/>
          <w:color w:val="191919"/>
          <w:spacing w:val="-2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>e</w:t>
      </w:r>
      <w:proofErr w:type="gramEnd"/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citize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Unite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State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describe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1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145-1.</w:t>
      </w:r>
    </w:p>
    <w:p w:rsidR="00C11F2C" w:rsidRDefault="00C11F2C" w:rsidP="00C11F2C">
      <w:pPr>
        <w:widowControl w:val="0"/>
        <w:autoSpaceDE w:val="0"/>
        <w:autoSpaceDN w:val="0"/>
        <w:adjustRightInd w:val="0"/>
        <w:spacing w:before="5" w:after="0" w:line="220" w:lineRule="exact"/>
        <w:rPr>
          <w:rFonts w:ascii="Times New Roman" w:hAnsi="Times New Roman"/>
          <w:color w:val="000000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49" w:lineRule="auto"/>
        <w:ind w:left="1380" w:right="71" w:hanging="18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3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Ag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proofErr w:type="gramStart"/>
      <w:r>
        <w:rPr>
          <w:rFonts w:ascii="Times New Roman" w:hAnsi="Times New Roman"/>
          <w:color w:val="191919"/>
          <w:spacing w:val="-2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>e</w:t>
      </w:r>
      <w:proofErr w:type="gramEnd"/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leas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1</w:t>
      </w:r>
      <w:r>
        <w:rPr>
          <w:rFonts w:ascii="Times New Roman" w:hAnsi="Times New Roman"/>
          <w:color w:val="191919"/>
          <w:sz w:val="18"/>
          <w:szCs w:val="18"/>
        </w:rPr>
        <w:t>7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year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ag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enrollmen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advance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course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Mal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applicant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unde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1</w:t>
      </w:r>
      <w:r>
        <w:rPr>
          <w:rFonts w:ascii="Times New Roman" w:hAnsi="Times New Roman"/>
          <w:color w:val="191919"/>
          <w:sz w:val="18"/>
          <w:szCs w:val="18"/>
        </w:rPr>
        <w:t>8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year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ag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femal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appl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i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cant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wh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are unde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lega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ag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establishe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thei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stat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lega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residenc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requir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parenta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consent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maximu</w:t>
      </w:r>
      <w:r>
        <w:rPr>
          <w:rFonts w:ascii="Times New Roman" w:hAnsi="Times New Roman"/>
          <w:color w:val="191919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ag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3</w:t>
      </w:r>
      <w:r>
        <w:rPr>
          <w:rFonts w:ascii="Times New Roman" w:hAnsi="Times New Roman"/>
          <w:color w:val="191919"/>
          <w:sz w:val="18"/>
          <w:szCs w:val="18"/>
        </w:rPr>
        <w:t>0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tim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p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pointment (</w:t>
      </w:r>
      <w:proofErr w:type="spellStart"/>
      <w:r>
        <w:rPr>
          <w:rFonts w:ascii="Times New Roman" w:hAnsi="Times New Roman"/>
          <w:color w:val="191919"/>
          <w:spacing w:val="-2"/>
          <w:sz w:val="18"/>
          <w:szCs w:val="18"/>
        </w:rPr>
        <w:t>waiverabl</w:t>
      </w:r>
      <w:r>
        <w:rPr>
          <w:rFonts w:ascii="Times New Roman" w:hAnsi="Times New Roman"/>
          <w:color w:val="191919"/>
          <w:sz w:val="18"/>
          <w:szCs w:val="18"/>
        </w:rPr>
        <w:t>e</w:t>
      </w:r>
      <w:proofErr w:type="spellEnd"/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u</w:t>
      </w:r>
      <w:r>
        <w:rPr>
          <w:rFonts w:ascii="Times New Roman" w:hAnsi="Times New Roman"/>
          <w:color w:val="191919"/>
          <w:sz w:val="18"/>
          <w:szCs w:val="18"/>
        </w:rPr>
        <w:t>p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3</w:t>
      </w:r>
      <w:r>
        <w:rPr>
          <w:rFonts w:ascii="Times New Roman" w:hAnsi="Times New Roman"/>
          <w:color w:val="191919"/>
          <w:sz w:val="18"/>
          <w:szCs w:val="18"/>
        </w:rPr>
        <w:t>4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non-scholarshi</w:t>
      </w:r>
      <w:r>
        <w:rPr>
          <w:rFonts w:ascii="Times New Roman" w:hAnsi="Times New Roman"/>
          <w:color w:val="191919"/>
          <w:sz w:val="18"/>
          <w:szCs w:val="18"/>
        </w:rPr>
        <w:t>p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applicants)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Scholarshi</w:t>
      </w:r>
      <w:r>
        <w:rPr>
          <w:rFonts w:ascii="Times New Roman" w:hAnsi="Times New Roman"/>
          <w:color w:val="191919"/>
          <w:sz w:val="18"/>
          <w:szCs w:val="18"/>
        </w:rPr>
        <w:t>p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applicants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minimu</w:t>
      </w:r>
      <w:r>
        <w:rPr>
          <w:rFonts w:ascii="Times New Roman" w:hAnsi="Times New Roman"/>
          <w:color w:val="191919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ag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1</w:t>
      </w:r>
      <w:r>
        <w:rPr>
          <w:rFonts w:ascii="Times New Roman" w:hAnsi="Times New Roman"/>
          <w:color w:val="191919"/>
          <w:sz w:val="18"/>
          <w:szCs w:val="18"/>
        </w:rPr>
        <w:t>7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1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Octobe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yea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en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ollmen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and 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maximu</w:t>
      </w:r>
      <w:r>
        <w:rPr>
          <w:rFonts w:ascii="Times New Roman" w:hAnsi="Times New Roman"/>
          <w:color w:val="191919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ag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2</w:t>
      </w:r>
      <w:r>
        <w:rPr>
          <w:rFonts w:ascii="Times New Roman" w:hAnsi="Times New Roman"/>
          <w:color w:val="191919"/>
          <w:sz w:val="18"/>
          <w:szCs w:val="18"/>
        </w:rPr>
        <w:t>7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3</w:t>
      </w:r>
      <w:r>
        <w:rPr>
          <w:rFonts w:ascii="Times New Roman" w:hAnsi="Times New Roman"/>
          <w:color w:val="191919"/>
          <w:sz w:val="18"/>
          <w:szCs w:val="18"/>
        </w:rPr>
        <w:t>0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Jun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commissionin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yea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(</w:t>
      </w:r>
      <w:proofErr w:type="spellStart"/>
      <w:r>
        <w:rPr>
          <w:rFonts w:ascii="Times New Roman" w:hAnsi="Times New Roman"/>
          <w:color w:val="191919"/>
          <w:spacing w:val="-2"/>
          <w:sz w:val="18"/>
          <w:szCs w:val="18"/>
        </w:rPr>
        <w:t>waiverabl</w:t>
      </w:r>
      <w:r>
        <w:rPr>
          <w:rFonts w:ascii="Times New Roman" w:hAnsi="Times New Roman"/>
          <w:color w:val="191919"/>
          <w:sz w:val="18"/>
          <w:szCs w:val="18"/>
        </w:rPr>
        <w:t>e</w:t>
      </w:r>
      <w:proofErr w:type="spellEnd"/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u</w:t>
      </w:r>
      <w:r>
        <w:rPr>
          <w:rFonts w:ascii="Times New Roman" w:hAnsi="Times New Roman"/>
          <w:color w:val="191919"/>
          <w:sz w:val="18"/>
          <w:szCs w:val="18"/>
        </w:rPr>
        <w:t>p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3</w:t>
      </w:r>
      <w:r>
        <w:rPr>
          <w:rFonts w:ascii="Times New Roman" w:hAnsi="Times New Roman"/>
          <w:color w:val="191919"/>
          <w:sz w:val="18"/>
          <w:szCs w:val="18"/>
        </w:rPr>
        <w:t>1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u</w:t>
      </w:r>
      <w:r>
        <w:rPr>
          <w:rFonts w:ascii="Times New Roman" w:hAnsi="Times New Roman"/>
          <w:color w:val="191919"/>
          <w:sz w:val="18"/>
          <w:szCs w:val="18"/>
        </w:rPr>
        <w:t>p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4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year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prio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service).</w:t>
      </w:r>
    </w:p>
    <w:p w:rsidR="00C11F2C" w:rsidRDefault="00C11F2C" w:rsidP="00C11F2C">
      <w:pPr>
        <w:widowControl w:val="0"/>
        <w:autoSpaceDE w:val="0"/>
        <w:autoSpaceDN w:val="0"/>
        <w:adjustRightInd w:val="0"/>
        <w:spacing w:before="16"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40" w:lineRule="auto"/>
        <w:ind w:left="120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4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Medica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physicall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fi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define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1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145-</w:t>
      </w:r>
      <w:r>
        <w:rPr>
          <w:rFonts w:ascii="Times New Roman" w:hAnsi="Times New Roman"/>
          <w:color w:val="191919"/>
          <w:sz w:val="18"/>
          <w:szCs w:val="18"/>
        </w:rPr>
        <w:t>1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1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40-501</w:t>
      </w:r>
    </w:p>
    <w:p w:rsidR="00C11F2C" w:rsidRDefault="00C11F2C" w:rsidP="00C11F2C">
      <w:pPr>
        <w:widowControl w:val="0"/>
        <w:autoSpaceDE w:val="0"/>
        <w:autoSpaceDN w:val="0"/>
        <w:adjustRightInd w:val="0"/>
        <w:spacing w:before="10" w:after="0" w:line="100" w:lineRule="exact"/>
        <w:rPr>
          <w:rFonts w:ascii="Times New Roman" w:hAnsi="Times New Roman"/>
          <w:color w:val="000000"/>
          <w:sz w:val="10"/>
          <w:szCs w:val="10"/>
        </w:rPr>
      </w:pPr>
    </w:p>
    <w:tbl>
      <w:tblPr>
        <w:tblW w:w="0" w:type="auto"/>
        <w:tblInd w:w="980" w:type="dxa"/>
        <w:tblLayout w:type="fixed"/>
        <w:tblCellMar>
          <w:left w:w="0" w:type="dxa"/>
          <w:right w:w="0" w:type="dxa"/>
        </w:tblCellMar>
        <w:tblLook w:val="04A0"/>
      </w:tblPr>
      <w:tblGrid>
        <w:gridCol w:w="4231"/>
        <w:gridCol w:w="995"/>
        <w:gridCol w:w="1124"/>
      </w:tblGrid>
      <w:tr w:rsidR="00C11F2C" w:rsidTr="00C11F2C">
        <w:trPr>
          <w:trHeight w:hRule="exact" w:val="732"/>
        </w:trPr>
        <w:tc>
          <w:tcPr>
            <w:tcW w:w="4231" w:type="dxa"/>
          </w:tcPr>
          <w:p w:rsidR="00C11F2C" w:rsidRDefault="00C11F2C">
            <w:pPr>
              <w:widowControl w:val="0"/>
              <w:autoSpaceDE w:val="0"/>
              <w:autoSpaceDN w:val="0"/>
              <w:adjustRightInd w:val="0"/>
              <w:spacing w:before="70" w:after="0" w:line="240" w:lineRule="auto"/>
              <w:ind w:left="40"/>
              <w:rPr>
                <w:rFonts w:ascii="Times New Roman" w:hAnsi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b/>
                <w:bCs/>
                <w:color w:val="191919"/>
                <w:spacing w:val="-2"/>
                <w:sz w:val="18"/>
                <w:szCs w:val="18"/>
              </w:rPr>
              <w:t>B</w:t>
            </w:r>
            <w:r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.</w:t>
            </w:r>
            <w:r>
              <w:rPr>
                <w:rFonts w:ascii="Times New Roman" w:hAnsi="Times New Roman"/>
                <w:b/>
                <w:bCs/>
                <w:color w:val="191919"/>
                <w:spacing w:val="-4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/>
                <w:b/>
                <w:bCs/>
                <w:color w:val="191919"/>
                <w:spacing w:val="-2"/>
                <w:sz w:val="18"/>
                <w:szCs w:val="18"/>
              </w:rPr>
              <w:t>Militar</w:t>
            </w:r>
            <w:r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y</w:t>
            </w:r>
            <w:r>
              <w:rPr>
                <w:rFonts w:ascii="Times New Roman" w:hAnsi="Times New Roman"/>
                <w:b/>
                <w:bCs/>
                <w:color w:val="191919"/>
                <w:spacing w:val="-3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/>
                <w:b/>
                <w:bCs/>
                <w:color w:val="191919"/>
                <w:spacing w:val="-2"/>
                <w:sz w:val="18"/>
                <w:szCs w:val="18"/>
              </w:rPr>
              <w:t>Scienc</w:t>
            </w:r>
            <w:r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e</w:t>
            </w:r>
            <w:r>
              <w:rPr>
                <w:rFonts w:ascii="Times New Roman" w:hAnsi="Times New Roman"/>
                <w:b/>
                <w:bCs/>
                <w:color w:val="191919"/>
                <w:spacing w:val="-4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/>
                <w:b/>
                <w:bCs/>
                <w:color w:val="191919"/>
                <w:spacing w:val="-2"/>
                <w:sz w:val="18"/>
                <w:szCs w:val="18"/>
              </w:rPr>
              <w:t>Curriculum</w:t>
            </w:r>
          </w:p>
          <w:p w:rsidR="00C11F2C" w:rsidRDefault="00C11F2C">
            <w:pPr>
              <w:widowControl w:val="0"/>
              <w:autoSpaceDE w:val="0"/>
              <w:autoSpaceDN w:val="0"/>
              <w:adjustRightInd w:val="0"/>
              <w:spacing w:before="5" w:after="0" w:line="220" w:lineRule="exact"/>
              <w:rPr>
                <w:rFonts w:ascii="Times New Roman" w:hAnsi="Times New Roman"/>
              </w:rPr>
            </w:pPr>
          </w:p>
          <w:p w:rsidR="00C11F2C" w:rsidRDefault="00C11F2C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4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color w:val="191919"/>
                <w:spacing w:val="-2"/>
                <w:sz w:val="18"/>
                <w:szCs w:val="18"/>
              </w:rPr>
              <w:t>F</w:t>
            </w:r>
            <w:r>
              <w:rPr>
                <w:rFonts w:ascii="Times New Roman" w:hAnsi="Times New Roman"/>
                <w:b/>
                <w:bCs/>
                <w:color w:val="191919"/>
                <w:spacing w:val="-5"/>
                <w:sz w:val="18"/>
                <w:szCs w:val="18"/>
              </w:rPr>
              <w:t>r</w:t>
            </w:r>
            <w:r>
              <w:rPr>
                <w:rFonts w:ascii="Times New Roman" w:hAnsi="Times New Roman"/>
                <w:b/>
                <w:bCs/>
                <w:color w:val="191919"/>
                <w:spacing w:val="-2"/>
                <w:sz w:val="18"/>
                <w:szCs w:val="18"/>
              </w:rPr>
              <w:t>eshma</w:t>
            </w:r>
            <w:r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n</w:t>
            </w:r>
            <w:r>
              <w:rPr>
                <w:rFonts w:ascii="Times New Roman" w:hAnsi="Times New Roman"/>
                <w:b/>
                <w:bCs/>
                <w:color w:val="191919"/>
                <w:spacing w:val="-10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/>
                <w:b/>
                <w:bCs/>
                <w:color w:val="191919"/>
                <w:spacing w:val="-22"/>
                <w:sz w:val="18"/>
                <w:szCs w:val="18"/>
              </w:rPr>
              <w:t>Y</w:t>
            </w:r>
            <w:r>
              <w:rPr>
                <w:rFonts w:ascii="Times New Roman" w:hAnsi="Times New Roman"/>
                <w:b/>
                <w:bCs/>
                <w:color w:val="191919"/>
                <w:spacing w:val="-2"/>
                <w:sz w:val="18"/>
                <w:szCs w:val="18"/>
              </w:rPr>
              <w:t>ear</w:t>
            </w:r>
          </w:p>
        </w:tc>
        <w:tc>
          <w:tcPr>
            <w:tcW w:w="995" w:type="dxa"/>
          </w:tcPr>
          <w:p w:rsidR="00C11F2C" w:rsidRDefault="00C11F2C">
            <w:pPr>
              <w:widowControl w:val="0"/>
              <w:autoSpaceDE w:val="0"/>
              <w:autoSpaceDN w:val="0"/>
              <w:adjustRightInd w:val="0"/>
              <w:spacing w:before="3" w:after="0" w:line="100" w:lineRule="exact"/>
              <w:rPr>
                <w:rFonts w:ascii="Times New Roman" w:hAnsi="Times New Roman"/>
                <w:sz w:val="10"/>
                <w:szCs w:val="10"/>
              </w:rPr>
            </w:pPr>
          </w:p>
          <w:p w:rsidR="00C11F2C" w:rsidRDefault="00C11F2C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C11F2C" w:rsidRDefault="00C11F2C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C11F2C" w:rsidRDefault="00C11F2C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29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color w:val="191919"/>
                <w:spacing w:val="-2"/>
                <w:sz w:val="18"/>
                <w:szCs w:val="18"/>
              </w:rPr>
              <w:t>Fall</w:t>
            </w:r>
          </w:p>
        </w:tc>
        <w:tc>
          <w:tcPr>
            <w:tcW w:w="1124" w:type="dxa"/>
          </w:tcPr>
          <w:p w:rsidR="00C11F2C" w:rsidRDefault="00C11F2C">
            <w:pPr>
              <w:widowControl w:val="0"/>
              <w:autoSpaceDE w:val="0"/>
              <w:autoSpaceDN w:val="0"/>
              <w:adjustRightInd w:val="0"/>
              <w:spacing w:before="3" w:after="0" w:line="100" w:lineRule="exact"/>
              <w:rPr>
                <w:rFonts w:ascii="Times New Roman" w:hAnsi="Times New Roman"/>
                <w:sz w:val="10"/>
                <w:szCs w:val="10"/>
              </w:rPr>
            </w:pPr>
          </w:p>
          <w:p w:rsidR="00C11F2C" w:rsidRDefault="00C11F2C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C11F2C" w:rsidRDefault="00C11F2C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C11F2C" w:rsidRDefault="00C11F2C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574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color w:val="191919"/>
                <w:spacing w:val="-2"/>
                <w:sz w:val="18"/>
                <w:szCs w:val="18"/>
              </w:rPr>
              <w:t>Spring</w:t>
            </w:r>
          </w:p>
        </w:tc>
      </w:tr>
      <w:tr w:rsidR="00C11F2C" w:rsidTr="00C11F2C">
        <w:trPr>
          <w:trHeight w:hRule="exact" w:val="218"/>
        </w:trPr>
        <w:tc>
          <w:tcPr>
            <w:tcW w:w="4231" w:type="dxa"/>
            <w:hideMark/>
          </w:tcPr>
          <w:p w:rsidR="00C11F2C" w:rsidRDefault="00C11F2C">
            <w:pPr>
              <w:widowControl w:val="0"/>
              <w:autoSpaceDE w:val="0"/>
              <w:autoSpaceDN w:val="0"/>
              <w:adjustRightInd w:val="0"/>
              <w:spacing w:after="0" w:line="197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>MIL</w:t>
            </w:r>
            <w:r>
              <w:rPr>
                <w:rFonts w:ascii="Times New Roman" w:hAnsi="Times New Roman"/>
                <w:color w:val="191919"/>
                <w:sz w:val="18"/>
                <w:szCs w:val="18"/>
              </w:rPr>
              <w:t>S</w:t>
            </w:r>
            <w:r>
              <w:rPr>
                <w:rFonts w:ascii="Times New Roman" w:hAnsi="Times New Roman"/>
                <w:color w:val="191919"/>
                <w:spacing w:val="-4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/>
                <w:color w:val="191919"/>
                <w:spacing w:val="-8"/>
                <w:sz w:val="18"/>
                <w:szCs w:val="18"/>
              </w:rPr>
              <w:t>11</w:t>
            </w:r>
            <w:r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>1</w:t>
            </w:r>
            <w:r>
              <w:rPr>
                <w:rFonts w:ascii="Times New Roman" w:hAnsi="Times New Roman"/>
                <w:color w:val="191919"/>
                <w:sz w:val="18"/>
                <w:szCs w:val="18"/>
              </w:rPr>
              <w:t>0</w:t>
            </w:r>
            <w:r>
              <w:rPr>
                <w:rFonts w:ascii="Times New Roman" w:hAnsi="Times New Roman"/>
                <w:color w:val="191919"/>
                <w:spacing w:val="-4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>Introductio</w:t>
            </w:r>
            <w:r>
              <w:rPr>
                <w:rFonts w:ascii="Times New Roman" w:hAnsi="Times New Roman"/>
                <w:color w:val="191919"/>
                <w:sz w:val="18"/>
                <w:szCs w:val="18"/>
              </w:rPr>
              <w:t>n</w:t>
            </w:r>
            <w:r>
              <w:rPr>
                <w:rFonts w:ascii="Times New Roman" w:hAnsi="Times New Roman"/>
                <w:color w:val="191919"/>
                <w:spacing w:val="-3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>t</w:t>
            </w:r>
            <w:r>
              <w:rPr>
                <w:rFonts w:ascii="Times New Roman" w:hAnsi="Times New Roman"/>
                <w:color w:val="191919"/>
                <w:sz w:val="18"/>
                <w:szCs w:val="18"/>
              </w:rPr>
              <w:t>o</w:t>
            </w:r>
            <w:r>
              <w:rPr>
                <w:rFonts w:ascii="Times New Roman" w:hAnsi="Times New Roman"/>
                <w:color w:val="191919"/>
                <w:spacing w:val="-4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>ROTC</w:t>
            </w:r>
          </w:p>
        </w:tc>
        <w:tc>
          <w:tcPr>
            <w:tcW w:w="995" w:type="dxa"/>
            <w:hideMark/>
          </w:tcPr>
          <w:p w:rsidR="00C11F2C" w:rsidRDefault="00C11F2C">
            <w:pPr>
              <w:widowControl w:val="0"/>
              <w:autoSpaceDE w:val="0"/>
              <w:autoSpaceDN w:val="0"/>
              <w:adjustRightInd w:val="0"/>
              <w:spacing w:after="0" w:line="197" w:lineRule="exact"/>
              <w:ind w:left="129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color w:val="191919"/>
                <w:sz w:val="18"/>
                <w:szCs w:val="18"/>
              </w:rPr>
              <w:t>1</w:t>
            </w:r>
          </w:p>
        </w:tc>
        <w:tc>
          <w:tcPr>
            <w:tcW w:w="1124" w:type="dxa"/>
            <w:hideMark/>
          </w:tcPr>
          <w:p w:rsidR="00C11F2C" w:rsidRDefault="00C11F2C">
            <w:pPr>
              <w:widowControl w:val="0"/>
              <w:autoSpaceDE w:val="0"/>
              <w:autoSpaceDN w:val="0"/>
              <w:adjustRightInd w:val="0"/>
              <w:spacing w:after="0" w:line="197" w:lineRule="exact"/>
              <w:ind w:left="540" w:right="426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color w:val="191919"/>
                <w:sz w:val="18"/>
                <w:szCs w:val="18"/>
              </w:rPr>
              <w:t>1</w:t>
            </w:r>
          </w:p>
        </w:tc>
      </w:tr>
      <w:tr w:rsidR="00C11F2C" w:rsidTr="00C11F2C">
        <w:trPr>
          <w:trHeight w:hRule="exact" w:val="322"/>
        </w:trPr>
        <w:tc>
          <w:tcPr>
            <w:tcW w:w="4231" w:type="dxa"/>
            <w:hideMark/>
          </w:tcPr>
          <w:p w:rsidR="00C11F2C" w:rsidRDefault="00C11F2C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>MIL</w:t>
            </w:r>
            <w:r>
              <w:rPr>
                <w:rFonts w:ascii="Times New Roman" w:hAnsi="Times New Roman"/>
                <w:color w:val="191919"/>
                <w:sz w:val="18"/>
                <w:szCs w:val="18"/>
              </w:rPr>
              <w:t>S</w:t>
            </w:r>
            <w:r>
              <w:rPr>
                <w:rFonts w:ascii="Times New Roman" w:hAnsi="Times New Roman"/>
                <w:color w:val="191919"/>
                <w:spacing w:val="-4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/>
                <w:color w:val="191919"/>
                <w:spacing w:val="-8"/>
                <w:sz w:val="18"/>
                <w:szCs w:val="18"/>
              </w:rPr>
              <w:t>1</w:t>
            </w:r>
            <w:r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>12</w:t>
            </w:r>
            <w:r>
              <w:rPr>
                <w:rFonts w:ascii="Times New Roman" w:hAnsi="Times New Roman"/>
                <w:color w:val="191919"/>
                <w:sz w:val="18"/>
                <w:szCs w:val="18"/>
              </w:rPr>
              <w:t>0</w:t>
            </w:r>
            <w:r>
              <w:rPr>
                <w:rFonts w:ascii="Times New Roman" w:hAnsi="Times New Roman"/>
                <w:color w:val="191919"/>
                <w:spacing w:val="-4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>Introductio</w:t>
            </w:r>
            <w:r>
              <w:rPr>
                <w:rFonts w:ascii="Times New Roman" w:hAnsi="Times New Roman"/>
                <w:color w:val="191919"/>
                <w:sz w:val="18"/>
                <w:szCs w:val="18"/>
              </w:rPr>
              <w:t>n</w:t>
            </w:r>
            <w:r>
              <w:rPr>
                <w:rFonts w:ascii="Times New Roman" w:hAnsi="Times New Roman"/>
                <w:color w:val="191919"/>
                <w:spacing w:val="-3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>t</w:t>
            </w:r>
            <w:r>
              <w:rPr>
                <w:rFonts w:ascii="Times New Roman" w:hAnsi="Times New Roman"/>
                <w:color w:val="191919"/>
                <w:sz w:val="18"/>
                <w:szCs w:val="18"/>
              </w:rPr>
              <w:t>o</w:t>
            </w:r>
            <w:r>
              <w:rPr>
                <w:rFonts w:ascii="Times New Roman" w:hAnsi="Times New Roman"/>
                <w:color w:val="191919"/>
                <w:spacing w:val="-4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>Militar</w:t>
            </w:r>
            <w:r>
              <w:rPr>
                <w:rFonts w:ascii="Times New Roman" w:hAnsi="Times New Roman"/>
                <w:color w:val="191919"/>
                <w:sz w:val="18"/>
                <w:szCs w:val="18"/>
              </w:rPr>
              <w:t>y</w:t>
            </w:r>
            <w:r>
              <w:rPr>
                <w:rFonts w:ascii="Times New Roman" w:hAnsi="Times New Roman"/>
                <w:color w:val="191919"/>
                <w:spacing w:val="-3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>Leadership</w:t>
            </w:r>
          </w:p>
        </w:tc>
        <w:tc>
          <w:tcPr>
            <w:tcW w:w="995" w:type="dxa"/>
          </w:tcPr>
          <w:p w:rsidR="00C11F2C" w:rsidRDefault="00C11F2C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124" w:type="dxa"/>
            <w:hideMark/>
          </w:tcPr>
          <w:p w:rsidR="00C11F2C" w:rsidRDefault="00C11F2C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540" w:right="426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color w:val="191919"/>
                <w:sz w:val="18"/>
                <w:szCs w:val="18"/>
              </w:rPr>
              <w:t>1</w:t>
            </w:r>
          </w:p>
        </w:tc>
      </w:tr>
      <w:tr w:rsidR="00C11F2C" w:rsidTr="00C11F2C">
        <w:trPr>
          <w:trHeight w:hRule="exact" w:val="864"/>
        </w:trPr>
        <w:tc>
          <w:tcPr>
            <w:tcW w:w="4231" w:type="dxa"/>
            <w:hideMark/>
          </w:tcPr>
          <w:p w:rsidR="00C11F2C" w:rsidRDefault="00C11F2C">
            <w:pPr>
              <w:widowControl w:val="0"/>
              <w:autoSpaceDE w:val="0"/>
              <w:autoSpaceDN w:val="0"/>
              <w:adjustRightInd w:val="0"/>
              <w:spacing w:before="94" w:after="0" w:line="240" w:lineRule="auto"/>
              <w:ind w:left="40"/>
              <w:rPr>
                <w:rFonts w:ascii="Times New Roman" w:hAnsi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b/>
                <w:bCs/>
                <w:color w:val="191919"/>
                <w:spacing w:val="-2"/>
                <w:sz w:val="18"/>
                <w:szCs w:val="18"/>
              </w:rPr>
              <w:t>Sophomo</w:t>
            </w:r>
            <w:r>
              <w:rPr>
                <w:rFonts w:ascii="Times New Roman" w:hAnsi="Times New Roman"/>
                <w:b/>
                <w:bCs/>
                <w:color w:val="191919"/>
                <w:spacing w:val="-5"/>
                <w:sz w:val="18"/>
                <w:szCs w:val="18"/>
              </w:rPr>
              <w:t>r</w:t>
            </w:r>
            <w:r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e</w:t>
            </w:r>
          </w:p>
          <w:p w:rsidR="00C11F2C" w:rsidRDefault="00C11F2C">
            <w:pPr>
              <w:widowControl w:val="0"/>
              <w:autoSpaceDE w:val="0"/>
              <w:autoSpaceDN w:val="0"/>
              <w:adjustRightInd w:val="0"/>
              <w:spacing w:before="12" w:after="0" w:line="240" w:lineRule="auto"/>
              <w:ind w:left="40"/>
              <w:rPr>
                <w:rFonts w:ascii="Times New Roman" w:hAnsi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>MIL</w:t>
            </w:r>
            <w:r>
              <w:rPr>
                <w:rFonts w:ascii="Times New Roman" w:hAnsi="Times New Roman"/>
                <w:color w:val="191919"/>
                <w:sz w:val="18"/>
                <w:szCs w:val="18"/>
              </w:rPr>
              <w:t>S</w:t>
            </w:r>
            <w:r>
              <w:rPr>
                <w:rFonts w:ascii="Times New Roman" w:hAnsi="Times New Roman"/>
                <w:color w:val="191919"/>
                <w:spacing w:val="-4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>221</w:t>
            </w:r>
            <w:r>
              <w:rPr>
                <w:rFonts w:ascii="Times New Roman" w:hAnsi="Times New Roman"/>
                <w:color w:val="191919"/>
                <w:sz w:val="18"/>
                <w:szCs w:val="18"/>
              </w:rPr>
              <w:t>0</w:t>
            </w:r>
            <w:r>
              <w:rPr>
                <w:rFonts w:ascii="Times New Roman" w:hAnsi="Times New Roman"/>
                <w:color w:val="191919"/>
                <w:spacing w:val="-4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>Basi</w:t>
            </w:r>
            <w:r>
              <w:rPr>
                <w:rFonts w:ascii="Times New Roman" w:hAnsi="Times New Roman"/>
                <w:color w:val="191919"/>
                <w:sz w:val="18"/>
                <w:szCs w:val="18"/>
              </w:rPr>
              <w:t>c</w:t>
            </w:r>
            <w:r>
              <w:rPr>
                <w:rFonts w:ascii="Times New Roman" w:hAnsi="Times New Roman"/>
                <w:color w:val="191919"/>
                <w:spacing w:val="-4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>Militar</w:t>
            </w:r>
            <w:r>
              <w:rPr>
                <w:rFonts w:ascii="Times New Roman" w:hAnsi="Times New Roman"/>
                <w:color w:val="191919"/>
                <w:sz w:val="18"/>
                <w:szCs w:val="18"/>
              </w:rPr>
              <w:t>y</w:t>
            </w:r>
            <w:r>
              <w:rPr>
                <w:rFonts w:ascii="Times New Roman" w:hAnsi="Times New Roman"/>
                <w:color w:val="191919"/>
                <w:spacing w:val="-3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>Lan</w:t>
            </w:r>
            <w:r>
              <w:rPr>
                <w:rFonts w:ascii="Times New Roman" w:hAnsi="Times New Roman"/>
                <w:color w:val="191919"/>
                <w:sz w:val="18"/>
                <w:szCs w:val="18"/>
              </w:rPr>
              <w:t>d</w:t>
            </w:r>
            <w:r>
              <w:rPr>
                <w:rFonts w:ascii="Times New Roman" w:hAnsi="Times New Roman"/>
                <w:color w:val="191919"/>
                <w:spacing w:val="-4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>Navigatio</w:t>
            </w:r>
            <w:r>
              <w:rPr>
                <w:rFonts w:ascii="Times New Roman" w:hAnsi="Times New Roman"/>
                <w:color w:val="191919"/>
                <w:sz w:val="18"/>
                <w:szCs w:val="18"/>
              </w:rPr>
              <w:t>n</w:t>
            </w:r>
            <w:r>
              <w:rPr>
                <w:rFonts w:ascii="Times New Roman" w:hAnsi="Times New Roman"/>
                <w:color w:val="191919"/>
                <w:spacing w:val="-3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>an</w:t>
            </w:r>
            <w:r>
              <w:rPr>
                <w:rFonts w:ascii="Times New Roman" w:hAnsi="Times New Roman"/>
                <w:color w:val="191919"/>
                <w:sz w:val="18"/>
                <w:szCs w:val="18"/>
              </w:rPr>
              <w:t>d</w:t>
            </w:r>
            <w:r>
              <w:rPr>
                <w:rFonts w:ascii="Times New Roman" w:hAnsi="Times New Roman"/>
                <w:color w:val="191919"/>
                <w:spacing w:val="-4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>Firs</w:t>
            </w:r>
            <w:r>
              <w:rPr>
                <w:rFonts w:ascii="Times New Roman" w:hAnsi="Times New Roman"/>
                <w:color w:val="191919"/>
                <w:sz w:val="18"/>
                <w:szCs w:val="18"/>
              </w:rPr>
              <w:t>t</w:t>
            </w:r>
            <w:r>
              <w:rPr>
                <w:rFonts w:ascii="Times New Roman" w:hAnsi="Times New Roman"/>
                <w:color w:val="191919"/>
                <w:spacing w:val="-14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>Aid</w:t>
            </w:r>
          </w:p>
          <w:p w:rsidR="00C11F2C" w:rsidRDefault="00C11F2C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left="4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>MIL</w:t>
            </w:r>
            <w:r>
              <w:rPr>
                <w:rFonts w:ascii="Times New Roman" w:hAnsi="Times New Roman"/>
                <w:color w:val="191919"/>
                <w:sz w:val="18"/>
                <w:szCs w:val="18"/>
              </w:rPr>
              <w:t>S</w:t>
            </w:r>
            <w:r>
              <w:rPr>
                <w:rFonts w:ascii="Times New Roman" w:hAnsi="Times New Roman"/>
                <w:color w:val="191919"/>
                <w:spacing w:val="-4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>222</w:t>
            </w:r>
            <w:r>
              <w:rPr>
                <w:rFonts w:ascii="Times New Roman" w:hAnsi="Times New Roman"/>
                <w:color w:val="191919"/>
                <w:sz w:val="18"/>
                <w:szCs w:val="18"/>
              </w:rPr>
              <w:t>0</w:t>
            </w:r>
            <w:r>
              <w:rPr>
                <w:rFonts w:ascii="Times New Roman" w:hAnsi="Times New Roman"/>
                <w:color w:val="191919"/>
                <w:spacing w:val="-4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>Basi</w:t>
            </w:r>
            <w:r>
              <w:rPr>
                <w:rFonts w:ascii="Times New Roman" w:hAnsi="Times New Roman"/>
                <w:color w:val="191919"/>
                <w:sz w:val="18"/>
                <w:szCs w:val="18"/>
              </w:rPr>
              <w:t>c</w:t>
            </w:r>
            <w:r>
              <w:rPr>
                <w:rFonts w:ascii="Times New Roman" w:hAnsi="Times New Roman"/>
                <w:color w:val="191919"/>
                <w:spacing w:val="-4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>Militar</w:t>
            </w:r>
            <w:r>
              <w:rPr>
                <w:rFonts w:ascii="Times New Roman" w:hAnsi="Times New Roman"/>
                <w:color w:val="191919"/>
                <w:sz w:val="18"/>
                <w:szCs w:val="18"/>
              </w:rPr>
              <w:t>y</w:t>
            </w:r>
            <w:r>
              <w:rPr>
                <w:rFonts w:ascii="Times New Roman" w:hAnsi="Times New Roman"/>
                <w:color w:val="191919"/>
                <w:spacing w:val="-3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>Skill</w:t>
            </w:r>
            <w:r>
              <w:rPr>
                <w:rFonts w:ascii="Times New Roman" w:hAnsi="Times New Roman"/>
                <w:color w:val="191919"/>
                <w:sz w:val="18"/>
                <w:szCs w:val="18"/>
              </w:rPr>
              <w:t>s</w:t>
            </w:r>
            <w:r>
              <w:rPr>
                <w:rFonts w:ascii="Times New Roman" w:hAnsi="Times New Roman"/>
                <w:color w:val="191919"/>
                <w:spacing w:val="-4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>an</w:t>
            </w:r>
            <w:r>
              <w:rPr>
                <w:rFonts w:ascii="Times New Roman" w:hAnsi="Times New Roman"/>
                <w:color w:val="191919"/>
                <w:sz w:val="18"/>
                <w:szCs w:val="18"/>
              </w:rPr>
              <w:t>d</w:t>
            </w:r>
            <w:r>
              <w:rPr>
                <w:rFonts w:ascii="Times New Roman" w:hAnsi="Times New Roman"/>
                <w:color w:val="191919"/>
                <w:spacing w:val="-7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/>
                <w:color w:val="191919"/>
                <w:spacing w:val="-14"/>
                <w:sz w:val="18"/>
                <w:szCs w:val="18"/>
              </w:rPr>
              <w:t>T</w:t>
            </w:r>
            <w:r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>actics</w:t>
            </w:r>
          </w:p>
        </w:tc>
        <w:tc>
          <w:tcPr>
            <w:tcW w:w="995" w:type="dxa"/>
            <w:hideMark/>
          </w:tcPr>
          <w:p w:rsidR="00C11F2C" w:rsidRDefault="00C11F2C">
            <w:pPr>
              <w:widowControl w:val="0"/>
              <w:autoSpaceDE w:val="0"/>
              <w:autoSpaceDN w:val="0"/>
              <w:adjustRightInd w:val="0"/>
              <w:spacing w:before="94" w:after="0" w:line="240" w:lineRule="auto"/>
              <w:ind w:left="129"/>
              <w:rPr>
                <w:rFonts w:ascii="Times New Roman" w:hAnsi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b/>
                <w:bCs/>
                <w:color w:val="191919"/>
                <w:spacing w:val="-2"/>
                <w:sz w:val="18"/>
                <w:szCs w:val="18"/>
              </w:rPr>
              <w:t>Fall</w:t>
            </w:r>
          </w:p>
          <w:p w:rsidR="00C11F2C" w:rsidRDefault="00C11F2C">
            <w:pPr>
              <w:widowControl w:val="0"/>
              <w:autoSpaceDE w:val="0"/>
              <w:autoSpaceDN w:val="0"/>
              <w:adjustRightInd w:val="0"/>
              <w:spacing w:before="12" w:after="0" w:line="240" w:lineRule="auto"/>
              <w:ind w:left="129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color w:val="191919"/>
                <w:sz w:val="18"/>
                <w:szCs w:val="18"/>
              </w:rPr>
              <w:t>2</w:t>
            </w:r>
          </w:p>
        </w:tc>
        <w:tc>
          <w:tcPr>
            <w:tcW w:w="1124" w:type="dxa"/>
          </w:tcPr>
          <w:p w:rsidR="00C11F2C" w:rsidRDefault="00C11F2C">
            <w:pPr>
              <w:widowControl w:val="0"/>
              <w:autoSpaceDE w:val="0"/>
              <w:autoSpaceDN w:val="0"/>
              <w:adjustRightInd w:val="0"/>
              <w:spacing w:before="94" w:after="0" w:line="240" w:lineRule="auto"/>
              <w:ind w:left="574"/>
              <w:rPr>
                <w:rFonts w:ascii="Times New Roman" w:hAnsi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b/>
                <w:bCs/>
                <w:color w:val="191919"/>
                <w:spacing w:val="-2"/>
                <w:sz w:val="18"/>
                <w:szCs w:val="18"/>
              </w:rPr>
              <w:t>Spring</w:t>
            </w:r>
          </w:p>
          <w:p w:rsidR="00C11F2C" w:rsidRDefault="00C11F2C">
            <w:pPr>
              <w:widowControl w:val="0"/>
              <w:autoSpaceDE w:val="0"/>
              <w:autoSpaceDN w:val="0"/>
              <w:adjustRightInd w:val="0"/>
              <w:spacing w:before="8" w:after="0" w:line="220" w:lineRule="exact"/>
              <w:rPr>
                <w:rFonts w:ascii="Times New Roman" w:hAnsi="Times New Roman"/>
              </w:rPr>
            </w:pPr>
          </w:p>
          <w:p w:rsidR="00C11F2C" w:rsidRDefault="00C11F2C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540" w:right="426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color w:val="191919"/>
                <w:sz w:val="18"/>
                <w:szCs w:val="18"/>
              </w:rPr>
              <w:t>2</w:t>
            </w:r>
          </w:p>
        </w:tc>
      </w:tr>
      <w:tr w:rsidR="00C11F2C" w:rsidTr="00C11F2C">
        <w:trPr>
          <w:trHeight w:hRule="exact" w:val="840"/>
        </w:trPr>
        <w:tc>
          <w:tcPr>
            <w:tcW w:w="4231" w:type="dxa"/>
            <w:hideMark/>
          </w:tcPr>
          <w:p w:rsidR="00C11F2C" w:rsidRDefault="00C11F2C">
            <w:pPr>
              <w:widowControl w:val="0"/>
              <w:autoSpaceDE w:val="0"/>
              <w:autoSpaceDN w:val="0"/>
              <w:adjustRightInd w:val="0"/>
              <w:spacing w:before="94" w:after="0" w:line="240" w:lineRule="auto"/>
              <w:ind w:left="40"/>
              <w:rPr>
                <w:rFonts w:ascii="Times New Roman" w:hAnsi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b/>
                <w:bCs/>
                <w:color w:val="191919"/>
                <w:spacing w:val="-2"/>
                <w:sz w:val="18"/>
                <w:szCs w:val="18"/>
              </w:rPr>
              <w:t>Junio</w:t>
            </w:r>
            <w:r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r</w:t>
            </w:r>
            <w:r>
              <w:rPr>
                <w:rFonts w:ascii="Times New Roman" w:hAnsi="Times New Roman"/>
                <w:b/>
                <w:bCs/>
                <w:color w:val="191919"/>
                <w:spacing w:val="-14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/>
                <w:b/>
                <w:bCs/>
                <w:color w:val="191919"/>
                <w:spacing w:val="-22"/>
                <w:sz w:val="18"/>
                <w:szCs w:val="18"/>
              </w:rPr>
              <w:t>Y</w:t>
            </w:r>
            <w:r>
              <w:rPr>
                <w:rFonts w:ascii="Times New Roman" w:hAnsi="Times New Roman"/>
                <w:b/>
                <w:bCs/>
                <w:color w:val="191919"/>
                <w:spacing w:val="-2"/>
                <w:sz w:val="18"/>
                <w:szCs w:val="18"/>
              </w:rPr>
              <w:t>ear</w:t>
            </w:r>
          </w:p>
          <w:p w:rsidR="00C11F2C" w:rsidRDefault="00C11F2C">
            <w:pPr>
              <w:widowControl w:val="0"/>
              <w:autoSpaceDE w:val="0"/>
              <w:autoSpaceDN w:val="0"/>
              <w:adjustRightInd w:val="0"/>
              <w:spacing w:before="12" w:after="0" w:line="240" w:lineRule="auto"/>
              <w:ind w:left="40"/>
              <w:rPr>
                <w:rFonts w:ascii="Times New Roman" w:hAnsi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>MIL</w:t>
            </w:r>
            <w:r>
              <w:rPr>
                <w:rFonts w:ascii="Times New Roman" w:hAnsi="Times New Roman"/>
                <w:color w:val="191919"/>
                <w:sz w:val="18"/>
                <w:szCs w:val="18"/>
              </w:rPr>
              <w:t>S</w:t>
            </w:r>
            <w:r>
              <w:rPr>
                <w:rFonts w:ascii="Times New Roman" w:hAnsi="Times New Roman"/>
                <w:color w:val="191919"/>
                <w:spacing w:val="-4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>331</w:t>
            </w:r>
            <w:r>
              <w:rPr>
                <w:rFonts w:ascii="Times New Roman" w:hAnsi="Times New Roman"/>
                <w:color w:val="191919"/>
                <w:sz w:val="18"/>
                <w:szCs w:val="18"/>
              </w:rPr>
              <w:t>0</w:t>
            </w:r>
            <w:r>
              <w:rPr>
                <w:rFonts w:ascii="Times New Roman" w:hAnsi="Times New Roman"/>
                <w:color w:val="191919"/>
                <w:spacing w:val="-14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>Advance</w:t>
            </w:r>
            <w:r>
              <w:rPr>
                <w:rFonts w:ascii="Times New Roman" w:hAnsi="Times New Roman"/>
                <w:color w:val="191919"/>
                <w:sz w:val="18"/>
                <w:szCs w:val="18"/>
              </w:rPr>
              <w:t>d</w:t>
            </w:r>
            <w:r>
              <w:rPr>
                <w:rFonts w:ascii="Times New Roman" w:hAnsi="Times New Roman"/>
                <w:color w:val="191919"/>
                <w:spacing w:val="-4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>Leadershi</w:t>
            </w:r>
            <w:r>
              <w:rPr>
                <w:rFonts w:ascii="Times New Roman" w:hAnsi="Times New Roman"/>
                <w:color w:val="191919"/>
                <w:sz w:val="18"/>
                <w:szCs w:val="18"/>
              </w:rPr>
              <w:t>p</w:t>
            </w:r>
            <w:r>
              <w:rPr>
                <w:rFonts w:ascii="Times New Roman" w:hAnsi="Times New Roman"/>
                <w:color w:val="191919"/>
                <w:spacing w:val="-3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>an</w:t>
            </w:r>
            <w:r>
              <w:rPr>
                <w:rFonts w:ascii="Times New Roman" w:hAnsi="Times New Roman"/>
                <w:color w:val="191919"/>
                <w:sz w:val="18"/>
                <w:szCs w:val="18"/>
              </w:rPr>
              <w:t>d</w:t>
            </w:r>
            <w:r>
              <w:rPr>
                <w:rFonts w:ascii="Times New Roman" w:hAnsi="Times New Roman"/>
                <w:color w:val="191919"/>
                <w:spacing w:val="-4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>Militar</w:t>
            </w:r>
            <w:r>
              <w:rPr>
                <w:rFonts w:ascii="Times New Roman" w:hAnsi="Times New Roman"/>
                <w:color w:val="191919"/>
                <w:sz w:val="18"/>
                <w:szCs w:val="18"/>
              </w:rPr>
              <w:t>y</w:t>
            </w:r>
            <w:r>
              <w:rPr>
                <w:rFonts w:ascii="Times New Roman" w:hAnsi="Times New Roman"/>
                <w:color w:val="191919"/>
                <w:spacing w:val="-7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/>
                <w:color w:val="191919"/>
                <w:spacing w:val="-14"/>
                <w:sz w:val="18"/>
                <w:szCs w:val="18"/>
              </w:rPr>
              <w:t>T</w:t>
            </w:r>
            <w:r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>actics</w:t>
            </w:r>
          </w:p>
          <w:p w:rsidR="00C11F2C" w:rsidRDefault="00C11F2C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left="4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>MIL</w:t>
            </w:r>
            <w:r>
              <w:rPr>
                <w:rFonts w:ascii="Times New Roman" w:hAnsi="Times New Roman"/>
                <w:color w:val="191919"/>
                <w:sz w:val="18"/>
                <w:szCs w:val="18"/>
              </w:rPr>
              <w:t>S</w:t>
            </w:r>
            <w:r>
              <w:rPr>
                <w:rFonts w:ascii="Times New Roman" w:hAnsi="Times New Roman"/>
                <w:color w:val="191919"/>
                <w:spacing w:val="-4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>332</w:t>
            </w:r>
            <w:r>
              <w:rPr>
                <w:rFonts w:ascii="Times New Roman" w:hAnsi="Times New Roman"/>
                <w:color w:val="191919"/>
                <w:sz w:val="18"/>
                <w:szCs w:val="18"/>
              </w:rPr>
              <w:t>0</w:t>
            </w:r>
            <w:r>
              <w:rPr>
                <w:rFonts w:ascii="Times New Roman" w:hAnsi="Times New Roman"/>
                <w:color w:val="191919"/>
                <w:spacing w:val="-14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>Advance</w:t>
            </w:r>
            <w:r>
              <w:rPr>
                <w:rFonts w:ascii="Times New Roman" w:hAnsi="Times New Roman"/>
                <w:color w:val="191919"/>
                <w:sz w:val="18"/>
                <w:szCs w:val="18"/>
              </w:rPr>
              <w:t>d</w:t>
            </w:r>
            <w:r>
              <w:rPr>
                <w:rFonts w:ascii="Times New Roman" w:hAnsi="Times New Roman"/>
                <w:color w:val="191919"/>
                <w:spacing w:val="-4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>Leadershi</w:t>
            </w:r>
            <w:r>
              <w:rPr>
                <w:rFonts w:ascii="Times New Roman" w:hAnsi="Times New Roman"/>
                <w:color w:val="191919"/>
                <w:sz w:val="18"/>
                <w:szCs w:val="18"/>
              </w:rPr>
              <w:t>p</w:t>
            </w:r>
            <w:r>
              <w:rPr>
                <w:rFonts w:ascii="Times New Roman" w:hAnsi="Times New Roman"/>
                <w:color w:val="191919"/>
                <w:spacing w:val="-3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>an</w:t>
            </w:r>
            <w:r>
              <w:rPr>
                <w:rFonts w:ascii="Times New Roman" w:hAnsi="Times New Roman"/>
                <w:color w:val="191919"/>
                <w:sz w:val="18"/>
                <w:szCs w:val="18"/>
              </w:rPr>
              <w:t>d</w:t>
            </w:r>
            <w:r>
              <w:rPr>
                <w:rFonts w:ascii="Times New Roman" w:hAnsi="Times New Roman"/>
                <w:color w:val="191919"/>
                <w:spacing w:val="-4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>Militar</w:t>
            </w:r>
            <w:r>
              <w:rPr>
                <w:rFonts w:ascii="Times New Roman" w:hAnsi="Times New Roman"/>
                <w:color w:val="191919"/>
                <w:sz w:val="18"/>
                <w:szCs w:val="18"/>
              </w:rPr>
              <w:t>y</w:t>
            </w:r>
            <w:r>
              <w:rPr>
                <w:rFonts w:ascii="Times New Roman" w:hAnsi="Times New Roman"/>
                <w:color w:val="191919"/>
                <w:spacing w:val="-7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/>
                <w:color w:val="191919"/>
                <w:spacing w:val="-14"/>
                <w:sz w:val="18"/>
                <w:szCs w:val="18"/>
              </w:rPr>
              <w:t>T</w:t>
            </w:r>
            <w:r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>actic</w:t>
            </w:r>
            <w:r>
              <w:rPr>
                <w:rFonts w:ascii="Times New Roman" w:hAnsi="Times New Roman"/>
                <w:color w:val="191919"/>
                <w:sz w:val="18"/>
                <w:szCs w:val="18"/>
              </w:rPr>
              <w:t>s</w:t>
            </w:r>
            <w:r>
              <w:rPr>
                <w:rFonts w:ascii="Times New Roman" w:hAnsi="Times New Roman"/>
                <w:color w:val="191919"/>
                <w:spacing w:val="-3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>II</w:t>
            </w:r>
          </w:p>
        </w:tc>
        <w:tc>
          <w:tcPr>
            <w:tcW w:w="995" w:type="dxa"/>
            <w:hideMark/>
          </w:tcPr>
          <w:p w:rsidR="00C11F2C" w:rsidRDefault="00C11F2C">
            <w:pPr>
              <w:widowControl w:val="0"/>
              <w:autoSpaceDE w:val="0"/>
              <w:autoSpaceDN w:val="0"/>
              <w:adjustRightInd w:val="0"/>
              <w:spacing w:before="94" w:after="0" w:line="240" w:lineRule="auto"/>
              <w:ind w:left="129"/>
              <w:rPr>
                <w:rFonts w:ascii="Times New Roman" w:hAnsi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b/>
                <w:bCs/>
                <w:color w:val="191919"/>
                <w:spacing w:val="-2"/>
                <w:sz w:val="18"/>
                <w:szCs w:val="18"/>
              </w:rPr>
              <w:t>Fall</w:t>
            </w:r>
          </w:p>
          <w:p w:rsidR="00C11F2C" w:rsidRDefault="00C11F2C">
            <w:pPr>
              <w:widowControl w:val="0"/>
              <w:autoSpaceDE w:val="0"/>
              <w:autoSpaceDN w:val="0"/>
              <w:adjustRightInd w:val="0"/>
              <w:spacing w:before="12" w:after="0" w:line="240" w:lineRule="auto"/>
              <w:ind w:left="129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  <w:tc>
          <w:tcPr>
            <w:tcW w:w="1124" w:type="dxa"/>
          </w:tcPr>
          <w:p w:rsidR="00C11F2C" w:rsidRDefault="00C11F2C">
            <w:pPr>
              <w:widowControl w:val="0"/>
              <w:autoSpaceDE w:val="0"/>
              <w:autoSpaceDN w:val="0"/>
              <w:adjustRightInd w:val="0"/>
              <w:spacing w:before="94" w:after="0" w:line="240" w:lineRule="auto"/>
              <w:ind w:left="574"/>
              <w:rPr>
                <w:rFonts w:ascii="Times New Roman" w:hAnsi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b/>
                <w:bCs/>
                <w:color w:val="191919"/>
                <w:spacing w:val="-2"/>
                <w:sz w:val="18"/>
                <w:szCs w:val="18"/>
              </w:rPr>
              <w:t>Spring</w:t>
            </w:r>
          </w:p>
          <w:p w:rsidR="00C11F2C" w:rsidRDefault="00C11F2C">
            <w:pPr>
              <w:widowControl w:val="0"/>
              <w:autoSpaceDE w:val="0"/>
              <w:autoSpaceDN w:val="0"/>
              <w:adjustRightInd w:val="0"/>
              <w:spacing w:before="8" w:after="0" w:line="220" w:lineRule="exact"/>
              <w:rPr>
                <w:rFonts w:ascii="Times New Roman" w:hAnsi="Times New Roman"/>
              </w:rPr>
            </w:pPr>
          </w:p>
          <w:p w:rsidR="00C11F2C" w:rsidRDefault="00C11F2C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540" w:right="426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</w:tbl>
    <w:p w:rsidR="00C11F2C" w:rsidRDefault="00C11F2C" w:rsidP="00C11F2C">
      <w:pPr>
        <w:widowControl w:val="0"/>
        <w:autoSpaceDE w:val="0"/>
        <w:autoSpaceDN w:val="0"/>
        <w:adjustRightInd w:val="0"/>
        <w:spacing w:before="9" w:after="0" w:line="110" w:lineRule="exact"/>
        <w:rPr>
          <w:rFonts w:ascii="Times New Roman" w:hAnsi="Times New Roman"/>
          <w:sz w:val="11"/>
          <w:szCs w:val="11"/>
        </w:rPr>
      </w:pPr>
    </w:p>
    <w:p w:rsidR="00C11F2C" w:rsidRDefault="00C11F2C" w:rsidP="00C11F2C">
      <w:pPr>
        <w:widowControl w:val="0"/>
        <w:tabs>
          <w:tab w:val="left" w:pos="5160"/>
          <w:tab w:val="left" w:pos="6780"/>
        </w:tabs>
        <w:autoSpaceDE w:val="0"/>
        <w:autoSpaceDN w:val="0"/>
        <w:adjustRightInd w:val="0"/>
        <w:spacing w:after="0" w:line="240" w:lineRule="auto"/>
        <w:ind w:left="10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Senio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r</w:t>
      </w:r>
      <w:r>
        <w:rPr>
          <w:rFonts w:ascii="Times New Roman" w:hAnsi="Times New Roman"/>
          <w:b/>
          <w:bCs/>
          <w:color w:val="191919"/>
          <w:spacing w:val="-14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2"/>
          <w:sz w:val="18"/>
          <w:szCs w:val="18"/>
        </w:rPr>
        <w:t>Y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ea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r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ab/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Fal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l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ab/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Spring</w:t>
      </w:r>
    </w:p>
    <w:p w:rsidR="00C11F2C" w:rsidRDefault="00C11F2C" w:rsidP="00C11F2C">
      <w:pPr>
        <w:widowControl w:val="0"/>
        <w:tabs>
          <w:tab w:val="left" w:pos="5340"/>
        </w:tabs>
        <w:autoSpaceDE w:val="0"/>
        <w:autoSpaceDN w:val="0"/>
        <w:adjustRightInd w:val="0"/>
        <w:spacing w:before="12" w:after="0" w:line="240" w:lineRule="auto"/>
        <w:ind w:left="10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MIL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441</w:t>
      </w:r>
      <w:r>
        <w:rPr>
          <w:rFonts w:ascii="Times New Roman" w:hAnsi="Times New Roman"/>
          <w:color w:val="191919"/>
          <w:sz w:val="18"/>
          <w:szCs w:val="18"/>
        </w:rPr>
        <w:t>0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Leadershi</w:t>
      </w:r>
      <w:r>
        <w:rPr>
          <w:rFonts w:ascii="Times New Roman" w:hAnsi="Times New Roman"/>
          <w:color w:val="191919"/>
          <w:sz w:val="18"/>
          <w:szCs w:val="18"/>
        </w:rPr>
        <w:t>p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Challeng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Goa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Settin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z w:val="18"/>
          <w:szCs w:val="18"/>
        </w:rPr>
        <w:tab/>
        <w:t>3</w:t>
      </w:r>
    </w:p>
    <w:p w:rsidR="00C11F2C" w:rsidRDefault="00C11F2C" w:rsidP="00C11F2C">
      <w:pPr>
        <w:widowControl w:val="0"/>
        <w:tabs>
          <w:tab w:val="left" w:pos="6780"/>
        </w:tabs>
        <w:autoSpaceDE w:val="0"/>
        <w:autoSpaceDN w:val="0"/>
        <w:adjustRightInd w:val="0"/>
        <w:spacing w:before="9" w:after="0" w:line="240" w:lineRule="auto"/>
        <w:ind w:left="10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MIL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442</w:t>
      </w:r>
      <w:r>
        <w:rPr>
          <w:rFonts w:ascii="Times New Roman" w:hAnsi="Times New Roman"/>
          <w:color w:val="191919"/>
          <w:sz w:val="18"/>
          <w:szCs w:val="18"/>
        </w:rPr>
        <w:t>0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ransitio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Lieutenan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ab/>
        <w:t>3</w:t>
      </w:r>
    </w:p>
    <w:p w:rsidR="00C11F2C" w:rsidRDefault="00C11F2C" w:rsidP="00C11F2C">
      <w:pPr>
        <w:widowControl w:val="0"/>
        <w:autoSpaceDE w:val="0"/>
        <w:autoSpaceDN w:val="0"/>
        <w:adjustRightInd w:val="0"/>
        <w:spacing w:before="5" w:after="0" w:line="220" w:lineRule="exact"/>
        <w:rPr>
          <w:rFonts w:ascii="Times New Roman" w:hAnsi="Times New Roman"/>
          <w:color w:val="000000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40" w:lineRule="auto"/>
        <w:ind w:left="10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3"/>
          <w:sz w:val="18"/>
          <w:szCs w:val="18"/>
        </w:rPr>
        <w:t>Freshma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course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ma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take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orde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>r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Sophomor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course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ma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take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orde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bu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shoul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no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starte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befor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MIL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>11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1</w:t>
      </w:r>
      <w:r>
        <w:rPr>
          <w:rFonts w:ascii="Times New Roman" w:hAnsi="Times New Roman"/>
          <w:color w:val="191919"/>
          <w:sz w:val="18"/>
          <w:szCs w:val="18"/>
        </w:rPr>
        <w:t>0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MILS</w:t>
      </w:r>
    </w:p>
    <w:p w:rsidR="00C11F2C" w:rsidRDefault="00C11F2C" w:rsidP="00C11F2C">
      <w:pPr>
        <w:widowControl w:val="0"/>
        <w:autoSpaceDE w:val="0"/>
        <w:autoSpaceDN w:val="0"/>
        <w:adjustRightInd w:val="0"/>
        <w:spacing w:before="9" w:after="0" w:line="240" w:lineRule="auto"/>
        <w:ind w:left="10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8"/>
          <w:sz w:val="18"/>
          <w:szCs w:val="18"/>
        </w:rPr>
        <w:t>1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12</w:t>
      </w:r>
      <w:r>
        <w:rPr>
          <w:rFonts w:ascii="Times New Roman" w:hAnsi="Times New Roman"/>
          <w:color w:val="191919"/>
          <w:sz w:val="18"/>
          <w:szCs w:val="18"/>
        </w:rPr>
        <w:t>0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hav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bee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completed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Al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course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hav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require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Leadershi</w:t>
      </w:r>
      <w:r>
        <w:rPr>
          <w:rFonts w:ascii="Times New Roman" w:hAnsi="Times New Roman"/>
          <w:color w:val="191919"/>
          <w:sz w:val="18"/>
          <w:szCs w:val="18"/>
        </w:rPr>
        <w:t>p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La</w:t>
      </w:r>
      <w:r>
        <w:rPr>
          <w:rFonts w:ascii="Times New Roman" w:hAnsi="Times New Roman"/>
          <w:color w:val="191919"/>
          <w:sz w:val="18"/>
          <w:szCs w:val="18"/>
        </w:rPr>
        <w:t>b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whic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meet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onc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wee</w:t>
      </w:r>
      <w:r>
        <w:rPr>
          <w:rFonts w:ascii="Times New Roman" w:hAnsi="Times New Roman"/>
          <w:color w:val="191919"/>
          <w:sz w:val="18"/>
          <w:szCs w:val="18"/>
        </w:rPr>
        <w:t>k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tw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hour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4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al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enrolle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udents.</w:t>
      </w:r>
    </w:p>
    <w:p w:rsidR="00C11F2C" w:rsidRDefault="00C11F2C" w:rsidP="00C11F2C">
      <w:pPr>
        <w:widowControl w:val="0"/>
        <w:autoSpaceDE w:val="0"/>
        <w:autoSpaceDN w:val="0"/>
        <w:adjustRightInd w:val="0"/>
        <w:spacing w:before="2" w:after="0" w:line="150" w:lineRule="exact"/>
        <w:rPr>
          <w:rFonts w:ascii="Times New Roman" w:hAnsi="Times New Roman"/>
          <w:color w:val="000000"/>
          <w:sz w:val="15"/>
          <w:szCs w:val="15"/>
        </w:rPr>
      </w:pPr>
    </w:p>
    <w:tbl>
      <w:tblPr>
        <w:tblW w:w="0" w:type="auto"/>
        <w:tblInd w:w="980" w:type="dxa"/>
        <w:tblLayout w:type="fixed"/>
        <w:tblCellMar>
          <w:left w:w="0" w:type="dxa"/>
          <w:right w:w="0" w:type="dxa"/>
        </w:tblCellMar>
        <w:tblLook w:val="04A0"/>
      </w:tblPr>
      <w:tblGrid>
        <w:gridCol w:w="3909"/>
        <w:gridCol w:w="1317"/>
        <w:gridCol w:w="1124"/>
      </w:tblGrid>
      <w:tr w:rsidR="00C11F2C" w:rsidTr="00C11F2C">
        <w:trPr>
          <w:trHeight w:hRule="exact" w:val="732"/>
        </w:trPr>
        <w:tc>
          <w:tcPr>
            <w:tcW w:w="3909" w:type="dxa"/>
          </w:tcPr>
          <w:p w:rsidR="00C11F2C" w:rsidRDefault="00C11F2C">
            <w:pPr>
              <w:widowControl w:val="0"/>
              <w:autoSpaceDE w:val="0"/>
              <w:autoSpaceDN w:val="0"/>
              <w:adjustRightInd w:val="0"/>
              <w:spacing w:before="70" w:after="0" w:line="240" w:lineRule="auto"/>
              <w:ind w:left="40"/>
              <w:rPr>
                <w:rFonts w:ascii="Times New Roman" w:hAnsi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b/>
                <w:bCs/>
                <w:color w:val="191919"/>
                <w:spacing w:val="-2"/>
                <w:sz w:val="18"/>
                <w:szCs w:val="18"/>
              </w:rPr>
              <w:t>Suggeste</w:t>
            </w:r>
            <w:r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d</w:t>
            </w:r>
            <w:r>
              <w:rPr>
                <w:rFonts w:ascii="Times New Roman" w:hAnsi="Times New Roman"/>
                <w:b/>
                <w:bCs/>
                <w:color w:val="191919"/>
                <w:spacing w:val="-4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/>
                <w:b/>
                <w:bCs/>
                <w:color w:val="191919"/>
                <w:spacing w:val="-2"/>
                <w:sz w:val="18"/>
                <w:szCs w:val="18"/>
              </w:rPr>
              <w:t>Cours</w:t>
            </w:r>
            <w:r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e</w:t>
            </w:r>
            <w:r>
              <w:rPr>
                <w:rFonts w:ascii="Times New Roman" w:hAnsi="Times New Roman"/>
                <w:b/>
                <w:bCs/>
                <w:color w:val="191919"/>
                <w:spacing w:val="-4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/>
                <w:b/>
                <w:bCs/>
                <w:color w:val="191919"/>
                <w:spacing w:val="-2"/>
                <w:sz w:val="18"/>
                <w:szCs w:val="18"/>
              </w:rPr>
              <w:t>o</w:t>
            </w:r>
            <w:r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f</w:t>
            </w:r>
            <w:r>
              <w:rPr>
                <w:rFonts w:ascii="Times New Roman" w:hAnsi="Times New Roman"/>
                <w:b/>
                <w:bCs/>
                <w:color w:val="191919"/>
                <w:spacing w:val="-4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/>
                <w:b/>
                <w:bCs/>
                <w:color w:val="191919"/>
                <w:spacing w:val="-2"/>
                <w:sz w:val="18"/>
                <w:szCs w:val="18"/>
              </w:rPr>
              <w:t>Study</w:t>
            </w:r>
          </w:p>
          <w:p w:rsidR="00C11F2C" w:rsidRDefault="00C11F2C">
            <w:pPr>
              <w:widowControl w:val="0"/>
              <w:autoSpaceDE w:val="0"/>
              <w:autoSpaceDN w:val="0"/>
              <w:adjustRightInd w:val="0"/>
              <w:spacing w:before="5" w:after="0" w:line="220" w:lineRule="exact"/>
              <w:rPr>
                <w:rFonts w:ascii="Times New Roman" w:hAnsi="Times New Roman"/>
              </w:rPr>
            </w:pPr>
          </w:p>
          <w:p w:rsidR="00C11F2C" w:rsidRDefault="00C11F2C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4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color w:val="191919"/>
                <w:spacing w:val="-2"/>
                <w:sz w:val="18"/>
                <w:szCs w:val="18"/>
              </w:rPr>
              <w:t>F</w:t>
            </w:r>
            <w:r>
              <w:rPr>
                <w:rFonts w:ascii="Times New Roman" w:hAnsi="Times New Roman"/>
                <w:b/>
                <w:bCs/>
                <w:color w:val="191919"/>
                <w:spacing w:val="-5"/>
                <w:sz w:val="18"/>
                <w:szCs w:val="18"/>
              </w:rPr>
              <w:t>r</w:t>
            </w:r>
            <w:r>
              <w:rPr>
                <w:rFonts w:ascii="Times New Roman" w:hAnsi="Times New Roman"/>
                <w:b/>
                <w:bCs/>
                <w:color w:val="191919"/>
                <w:spacing w:val="-2"/>
                <w:sz w:val="18"/>
                <w:szCs w:val="18"/>
              </w:rPr>
              <w:t>eshma</w:t>
            </w:r>
            <w:r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n</w:t>
            </w:r>
            <w:r>
              <w:rPr>
                <w:rFonts w:ascii="Times New Roman" w:hAnsi="Times New Roman"/>
                <w:b/>
                <w:bCs/>
                <w:color w:val="191919"/>
                <w:spacing w:val="-10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/>
                <w:b/>
                <w:bCs/>
                <w:color w:val="191919"/>
                <w:spacing w:val="-22"/>
                <w:sz w:val="18"/>
                <w:szCs w:val="18"/>
              </w:rPr>
              <w:t>Y</w:t>
            </w:r>
            <w:r>
              <w:rPr>
                <w:rFonts w:ascii="Times New Roman" w:hAnsi="Times New Roman"/>
                <w:b/>
                <w:bCs/>
                <w:color w:val="191919"/>
                <w:spacing w:val="-2"/>
                <w:sz w:val="18"/>
                <w:szCs w:val="18"/>
              </w:rPr>
              <w:t>ear</w:t>
            </w:r>
          </w:p>
        </w:tc>
        <w:tc>
          <w:tcPr>
            <w:tcW w:w="1317" w:type="dxa"/>
          </w:tcPr>
          <w:p w:rsidR="00C11F2C" w:rsidRDefault="00C11F2C">
            <w:pPr>
              <w:widowControl w:val="0"/>
              <w:autoSpaceDE w:val="0"/>
              <w:autoSpaceDN w:val="0"/>
              <w:adjustRightInd w:val="0"/>
              <w:spacing w:before="3" w:after="0" w:line="100" w:lineRule="exact"/>
              <w:rPr>
                <w:rFonts w:ascii="Times New Roman" w:hAnsi="Times New Roman"/>
                <w:sz w:val="10"/>
                <w:szCs w:val="10"/>
              </w:rPr>
            </w:pPr>
          </w:p>
          <w:p w:rsidR="00C11F2C" w:rsidRDefault="00C11F2C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C11F2C" w:rsidRDefault="00C11F2C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C11F2C" w:rsidRDefault="00C11F2C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417" w:right="54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color w:val="191919"/>
                <w:spacing w:val="-2"/>
                <w:sz w:val="18"/>
                <w:szCs w:val="18"/>
              </w:rPr>
              <w:t>Fall</w:t>
            </w:r>
          </w:p>
        </w:tc>
        <w:tc>
          <w:tcPr>
            <w:tcW w:w="1124" w:type="dxa"/>
          </w:tcPr>
          <w:p w:rsidR="00C11F2C" w:rsidRDefault="00C11F2C">
            <w:pPr>
              <w:widowControl w:val="0"/>
              <w:autoSpaceDE w:val="0"/>
              <w:autoSpaceDN w:val="0"/>
              <w:adjustRightInd w:val="0"/>
              <w:spacing w:before="3" w:after="0" w:line="100" w:lineRule="exact"/>
              <w:rPr>
                <w:rFonts w:ascii="Times New Roman" w:hAnsi="Times New Roman"/>
                <w:sz w:val="10"/>
                <w:szCs w:val="10"/>
              </w:rPr>
            </w:pPr>
          </w:p>
          <w:p w:rsidR="00C11F2C" w:rsidRDefault="00C11F2C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C11F2C" w:rsidRDefault="00C11F2C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C11F2C" w:rsidRDefault="00C11F2C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574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color w:val="191919"/>
                <w:spacing w:val="-2"/>
                <w:sz w:val="18"/>
                <w:szCs w:val="18"/>
              </w:rPr>
              <w:t>Spring</w:t>
            </w:r>
          </w:p>
        </w:tc>
      </w:tr>
      <w:tr w:rsidR="00C11F2C" w:rsidTr="00C11F2C">
        <w:trPr>
          <w:trHeight w:hRule="exact" w:val="540"/>
        </w:trPr>
        <w:tc>
          <w:tcPr>
            <w:tcW w:w="3909" w:type="dxa"/>
            <w:hideMark/>
          </w:tcPr>
          <w:p w:rsidR="00C11F2C" w:rsidRDefault="00C11F2C">
            <w:pPr>
              <w:widowControl w:val="0"/>
              <w:autoSpaceDE w:val="0"/>
              <w:autoSpaceDN w:val="0"/>
              <w:adjustRightInd w:val="0"/>
              <w:spacing w:after="0" w:line="197" w:lineRule="exact"/>
              <w:ind w:left="40"/>
              <w:rPr>
                <w:rFonts w:ascii="Times New Roman" w:hAnsi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>MIL</w:t>
            </w:r>
            <w:r>
              <w:rPr>
                <w:rFonts w:ascii="Times New Roman" w:hAnsi="Times New Roman"/>
                <w:color w:val="191919"/>
                <w:sz w:val="18"/>
                <w:szCs w:val="18"/>
              </w:rPr>
              <w:t>S</w:t>
            </w:r>
            <w:r>
              <w:rPr>
                <w:rFonts w:ascii="Times New Roman" w:hAnsi="Times New Roman"/>
                <w:color w:val="191919"/>
                <w:spacing w:val="-4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/>
                <w:color w:val="191919"/>
                <w:spacing w:val="-8"/>
                <w:sz w:val="18"/>
                <w:szCs w:val="18"/>
              </w:rPr>
              <w:t>111</w:t>
            </w:r>
            <w:r>
              <w:rPr>
                <w:rFonts w:ascii="Times New Roman" w:hAnsi="Times New Roman"/>
                <w:color w:val="191919"/>
                <w:sz w:val="18"/>
                <w:szCs w:val="18"/>
              </w:rPr>
              <w:t>1</w:t>
            </w:r>
            <w:r>
              <w:rPr>
                <w:rFonts w:ascii="Times New Roman" w:hAnsi="Times New Roman"/>
                <w:color w:val="191919"/>
                <w:spacing w:val="-4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>Leadershi</w:t>
            </w:r>
            <w:r>
              <w:rPr>
                <w:rFonts w:ascii="Times New Roman" w:hAnsi="Times New Roman"/>
                <w:color w:val="191919"/>
                <w:sz w:val="18"/>
                <w:szCs w:val="18"/>
              </w:rPr>
              <w:t>p</w:t>
            </w:r>
            <w:r>
              <w:rPr>
                <w:rFonts w:ascii="Times New Roman" w:hAnsi="Times New Roman"/>
                <w:color w:val="191919"/>
                <w:spacing w:val="-3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>an</w:t>
            </w:r>
            <w:r>
              <w:rPr>
                <w:rFonts w:ascii="Times New Roman" w:hAnsi="Times New Roman"/>
                <w:color w:val="191919"/>
                <w:sz w:val="18"/>
                <w:szCs w:val="18"/>
              </w:rPr>
              <w:t>d</w:t>
            </w:r>
            <w:r>
              <w:rPr>
                <w:rFonts w:ascii="Times New Roman" w:hAnsi="Times New Roman"/>
                <w:color w:val="191919"/>
                <w:spacing w:val="-4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>Persona</w:t>
            </w:r>
            <w:r>
              <w:rPr>
                <w:rFonts w:ascii="Times New Roman" w:hAnsi="Times New Roman"/>
                <w:color w:val="191919"/>
                <w:sz w:val="18"/>
                <w:szCs w:val="18"/>
              </w:rPr>
              <w:t>l</w:t>
            </w:r>
            <w:r>
              <w:rPr>
                <w:rFonts w:ascii="Times New Roman" w:hAnsi="Times New Roman"/>
                <w:color w:val="191919"/>
                <w:spacing w:val="-4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>Development</w:t>
            </w:r>
          </w:p>
          <w:p w:rsidR="00C11F2C" w:rsidRDefault="00C11F2C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left="4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>MIL</w:t>
            </w:r>
            <w:r>
              <w:rPr>
                <w:rFonts w:ascii="Times New Roman" w:hAnsi="Times New Roman"/>
                <w:color w:val="191919"/>
                <w:sz w:val="18"/>
                <w:szCs w:val="18"/>
              </w:rPr>
              <w:t>S</w:t>
            </w:r>
            <w:r>
              <w:rPr>
                <w:rFonts w:ascii="Times New Roman" w:hAnsi="Times New Roman"/>
                <w:color w:val="191919"/>
                <w:spacing w:val="-4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/>
                <w:color w:val="191919"/>
                <w:spacing w:val="-8"/>
                <w:sz w:val="18"/>
                <w:szCs w:val="18"/>
              </w:rPr>
              <w:t>1</w:t>
            </w:r>
            <w:r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>12</w:t>
            </w:r>
            <w:r>
              <w:rPr>
                <w:rFonts w:ascii="Times New Roman" w:hAnsi="Times New Roman"/>
                <w:color w:val="191919"/>
                <w:sz w:val="18"/>
                <w:szCs w:val="18"/>
              </w:rPr>
              <w:t>1</w:t>
            </w:r>
            <w:r>
              <w:rPr>
                <w:rFonts w:ascii="Times New Roman" w:hAnsi="Times New Roman"/>
                <w:color w:val="191919"/>
                <w:spacing w:val="-4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>Introductio</w:t>
            </w:r>
            <w:r>
              <w:rPr>
                <w:rFonts w:ascii="Times New Roman" w:hAnsi="Times New Roman"/>
                <w:color w:val="191919"/>
                <w:sz w:val="18"/>
                <w:szCs w:val="18"/>
              </w:rPr>
              <w:t>n</w:t>
            </w:r>
            <w:r>
              <w:rPr>
                <w:rFonts w:ascii="Times New Roman" w:hAnsi="Times New Roman"/>
                <w:color w:val="191919"/>
                <w:spacing w:val="-3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>t</w:t>
            </w:r>
            <w:r>
              <w:rPr>
                <w:rFonts w:ascii="Times New Roman" w:hAnsi="Times New Roman"/>
                <w:color w:val="191919"/>
                <w:sz w:val="18"/>
                <w:szCs w:val="18"/>
              </w:rPr>
              <w:t>o</w:t>
            </w:r>
            <w:r>
              <w:rPr>
                <w:rFonts w:ascii="Times New Roman" w:hAnsi="Times New Roman"/>
                <w:color w:val="191919"/>
                <w:spacing w:val="-7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/>
                <w:color w:val="191919"/>
                <w:spacing w:val="-14"/>
                <w:sz w:val="18"/>
                <w:szCs w:val="18"/>
              </w:rPr>
              <w:t>T</w:t>
            </w:r>
            <w:r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>actica</w:t>
            </w:r>
            <w:r>
              <w:rPr>
                <w:rFonts w:ascii="Times New Roman" w:hAnsi="Times New Roman"/>
                <w:color w:val="191919"/>
                <w:sz w:val="18"/>
                <w:szCs w:val="18"/>
              </w:rPr>
              <w:t>l</w:t>
            </w:r>
            <w:r>
              <w:rPr>
                <w:rFonts w:ascii="Times New Roman" w:hAnsi="Times New Roman"/>
                <w:color w:val="191919"/>
                <w:spacing w:val="-3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>Leadership</w:t>
            </w:r>
          </w:p>
        </w:tc>
        <w:tc>
          <w:tcPr>
            <w:tcW w:w="1317" w:type="dxa"/>
            <w:hideMark/>
          </w:tcPr>
          <w:p w:rsidR="00C11F2C" w:rsidRDefault="00C11F2C">
            <w:pPr>
              <w:widowControl w:val="0"/>
              <w:autoSpaceDE w:val="0"/>
              <w:autoSpaceDN w:val="0"/>
              <w:adjustRightInd w:val="0"/>
              <w:spacing w:after="0" w:line="197" w:lineRule="exact"/>
              <w:ind w:left="417" w:right="74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color w:val="191919"/>
                <w:sz w:val="18"/>
                <w:szCs w:val="18"/>
              </w:rPr>
              <w:t>1</w:t>
            </w:r>
          </w:p>
        </w:tc>
        <w:tc>
          <w:tcPr>
            <w:tcW w:w="1124" w:type="dxa"/>
          </w:tcPr>
          <w:p w:rsidR="00C11F2C" w:rsidRDefault="00C11F2C">
            <w:pPr>
              <w:widowControl w:val="0"/>
              <w:autoSpaceDE w:val="0"/>
              <w:autoSpaceDN w:val="0"/>
              <w:adjustRightInd w:val="0"/>
              <w:spacing w:before="6"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C11F2C" w:rsidRDefault="00C11F2C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541" w:right="426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color w:val="191919"/>
                <w:sz w:val="18"/>
                <w:szCs w:val="18"/>
              </w:rPr>
              <w:t>1</w:t>
            </w:r>
          </w:p>
        </w:tc>
      </w:tr>
      <w:tr w:rsidR="00C11F2C" w:rsidTr="00C11F2C">
        <w:trPr>
          <w:trHeight w:hRule="exact" w:val="864"/>
        </w:trPr>
        <w:tc>
          <w:tcPr>
            <w:tcW w:w="3909" w:type="dxa"/>
            <w:hideMark/>
          </w:tcPr>
          <w:p w:rsidR="00C11F2C" w:rsidRDefault="00C11F2C">
            <w:pPr>
              <w:widowControl w:val="0"/>
              <w:autoSpaceDE w:val="0"/>
              <w:autoSpaceDN w:val="0"/>
              <w:adjustRightInd w:val="0"/>
              <w:spacing w:before="94" w:after="0" w:line="240" w:lineRule="auto"/>
              <w:ind w:left="40"/>
              <w:rPr>
                <w:rFonts w:ascii="Times New Roman" w:hAnsi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b/>
                <w:bCs/>
                <w:color w:val="191919"/>
                <w:spacing w:val="-2"/>
                <w:sz w:val="18"/>
                <w:szCs w:val="18"/>
              </w:rPr>
              <w:t>Sophomo</w:t>
            </w:r>
            <w:r>
              <w:rPr>
                <w:rFonts w:ascii="Times New Roman" w:hAnsi="Times New Roman"/>
                <w:b/>
                <w:bCs/>
                <w:color w:val="191919"/>
                <w:spacing w:val="-5"/>
                <w:sz w:val="18"/>
                <w:szCs w:val="18"/>
              </w:rPr>
              <w:t>r</w:t>
            </w:r>
            <w:r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e</w:t>
            </w:r>
          </w:p>
          <w:p w:rsidR="00C11F2C" w:rsidRDefault="00C11F2C">
            <w:pPr>
              <w:widowControl w:val="0"/>
              <w:autoSpaceDE w:val="0"/>
              <w:autoSpaceDN w:val="0"/>
              <w:adjustRightInd w:val="0"/>
              <w:spacing w:before="12" w:after="0" w:line="240" w:lineRule="auto"/>
              <w:ind w:left="40"/>
              <w:rPr>
                <w:rFonts w:ascii="Times New Roman" w:hAnsi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>MIL</w:t>
            </w:r>
            <w:r>
              <w:rPr>
                <w:rFonts w:ascii="Times New Roman" w:hAnsi="Times New Roman"/>
                <w:color w:val="191919"/>
                <w:sz w:val="18"/>
                <w:szCs w:val="18"/>
              </w:rPr>
              <w:t>S</w:t>
            </w:r>
            <w:r>
              <w:rPr>
                <w:rFonts w:ascii="Times New Roman" w:hAnsi="Times New Roman"/>
                <w:color w:val="191919"/>
                <w:spacing w:val="-4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>22</w:t>
            </w:r>
            <w:r>
              <w:rPr>
                <w:rFonts w:ascii="Times New Roman" w:hAnsi="Times New Roman"/>
                <w:color w:val="191919"/>
                <w:spacing w:val="-8"/>
                <w:sz w:val="18"/>
                <w:szCs w:val="18"/>
              </w:rPr>
              <w:t>1</w:t>
            </w:r>
            <w:r>
              <w:rPr>
                <w:rFonts w:ascii="Times New Roman" w:hAnsi="Times New Roman"/>
                <w:color w:val="191919"/>
                <w:sz w:val="18"/>
                <w:szCs w:val="18"/>
              </w:rPr>
              <w:t>1</w:t>
            </w:r>
            <w:r>
              <w:rPr>
                <w:rFonts w:ascii="Times New Roman" w:hAnsi="Times New Roman"/>
                <w:color w:val="191919"/>
                <w:spacing w:val="-4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>Innovativ</w:t>
            </w:r>
            <w:r>
              <w:rPr>
                <w:rFonts w:ascii="Times New Roman" w:hAnsi="Times New Roman"/>
                <w:color w:val="191919"/>
                <w:sz w:val="18"/>
                <w:szCs w:val="18"/>
              </w:rPr>
              <w:t>e</w:t>
            </w:r>
            <w:r>
              <w:rPr>
                <w:rFonts w:ascii="Times New Roman" w:hAnsi="Times New Roman"/>
                <w:color w:val="191919"/>
                <w:spacing w:val="-7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/>
                <w:color w:val="191919"/>
                <w:spacing w:val="-14"/>
                <w:sz w:val="18"/>
                <w:szCs w:val="18"/>
              </w:rPr>
              <w:t>T</w:t>
            </w:r>
            <w:r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>ea</w:t>
            </w:r>
            <w:r>
              <w:rPr>
                <w:rFonts w:ascii="Times New Roman" w:hAnsi="Times New Roman"/>
                <w:color w:val="191919"/>
                <w:sz w:val="18"/>
                <w:szCs w:val="18"/>
              </w:rPr>
              <w:t>m</w:t>
            </w:r>
            <w:r>
              <w:rPr>
                <w:rFonts w:ascii="Times New Roman" w:hAnsi="Times New Roman"/>
                <w:color w:val="191919"/>
                <w:spacing w:val="-4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>Leadership</w:t>
            </w:r>
          </w:p>
          <w:p w:rsidR="00C11F2C" w:rsidRDefault="00C11F2C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left="4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>MIL</w:t>
            </w:r>
            <w:r>
              <w:rPr>
                <w:rFonts w:ascii="Times New Roman" w:hAnsi="Times New Roman"/>
                <w:color w:val="191919"/>
                <w:sz w:val="18"/>
                <w:szCs w:val="18"/>
              </w:rPr>
              <w:t>S</w:t>
            </w:r>
            <w:r>
              <w:rPr>
                <w:rFonts w:ascii="Times New Roman" w:hAnsi="Times New Roman"/>
                <w:color w:val="191919"/>
                <w:spacing w:val="-4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>222</w:t>
            </w:r>
            <w:r>
              <w:rPr>
                <w:rFonts w:ascii="Times New Roman" w:hAnsi="Times New Roman"/>
                <w:color w:val="191919"/>
                <w:sz w:val="18"/>
                <w:szCs w:val="18"/>
              </w:rPr>
              <w:t>1</w:t>
            </w:r>
            <w:r>
              <w:rPr>
                <w:rFonts w:ascii="Times New Roman" w:hAnsi="Times New Roman"/>
                <w:color w:val="191919"/>
                <w:spacing w:val="-4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>Foundation</w:t>
            </w:r>
            <w:r>
              <w:rPr>
                <w:rFonts w:ascii="Times New Roman" w:hAnsi="Times New Roman"/>
                <w:color w:val="191919"/>
                <w:sz w:val="18"/>
                <w:szCs w:val="18"/>
              </w:rPr>
              <w:t>s</w:t>
            </w:r>
            <w:r>
              <w:rPr>
                <w:rFonts w:ascii="Times New Roman" w:hAnsi="Times New Roman"/>
                <w:color w:val="191919"/>
                <w:spacing w:val="-4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>o</w:t>
            </w:r>
            <w:r>
              <w:rPr>
                <w:rFonts w:ascii="Times New Roman" w:hAnsi="Times New Roman"/>
                <w:color w:val="191919"/>
                <w:sz w:val="18"/>
                <w:szCs w:val="18"/>
              </w:rPr>
              <w:t>f</w:t>
            </w:r>
            <w:r>
              <w:rPr>
                <w:rFonts w:ascii="Times New Roman" w:hAnsi="Times New Roman"/>
                <w:color w:val="191919"/>
                <w:spacing w:val="-7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/>
                <w:color w:val="191919"/>
                <w:spacing w:val="-14"/>
                <w:sz w:val="18"/>
                <w:szCs w:val="18"/>
              </w:rPr>
              <w:t>T</w:t>
            </w:r>
            <w:r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>actica</w:t>
            </w:r>
            <w:r>
              <w:rPr>
                <w:rFonts w:ascii="Times New Roman" w:hAnsi="Times New Roman"/>
                <w:color w:val="191919"/>
                <w:sz w:val="18"/>
                <w:szCs w:val="18"/>
              </w:rPr>
              <w:t>l</w:t>
            </w:r>
            <w:r>
              <w:rPr>
                <w:rFonts w:ascii="Times New Roman" w:hAnsi="Times New Roman"/>
                <w:color w:val="191919"/>
                <w:spacing w:val="-3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>Leadership</w:t>
            </w:r>
          </w:p>
        </w:tc>
        <w:tc>
          <w:tcPr>
            <w:tcW w:w="1317" w:type="dxa"/>
            <w:hideMark/>
          </w:tcPr>
          <w:p w:rsidR="00C11F2C" w:rsidRDefault="00C11F2C">
            <w:pPr>
              <w:widowControl w:val="0"/>
              <w:autoSpaceDE w:val="0"/>
              <w:autoSpaceDN w:val="0"/>
              <w:adjustRightInd w:val="0"/>
              <w:spacing w:before="94" w:after="0" w:line="240" w:lineRule="auto"/>
              <w:ind w:left="417" w:right="540"/>
              <w:jc w:val="center"/>
              <w:rPr>
                <w:rFonts w:ascii="Times New Roman" w:hAnsi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b/>
                <w:bCs/>
                <w:color w:val="191919"/>
                <w:spacing w:val="-2"/>
                <w:sz w:val="18"/>
                <w:szCs w:val="18"/>
              </w:rPr>
              <w:t>Fall</w:t>
            </w:r>
          </w:p>
          <w:p w:rsidR="00C11F2C" w:rsidRDefault="00C11F2C">
            <w:pPr>
              <w:widowControl w:val="0"/>
              <w:autoSpaceDE w:val="0"/>
              <w:autoSpaceDN w:val="0"/>
              <w:adjustRightInd w:val="0"/>
              <w:spacing w:before="12" w:after="0" w:line="240" w:lineRule="auto"/>
              <w:ind w:left="417" w:right="74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color w:val="191919"/>
                <w:sz w:val="18"/>
                <w:szCs w:val="18"/>
              </w:rPr>
              <w:t>2</w:t>
            </w:r>
          </w:p>
        </w:tc>
        <w:tc>
          <w:tcPr>
            <w:tcW w:w="1124" w:type="dxa"/>
          </w:tcPr>
          <w:p w:rsidR="00C11F2C" w:rsidRDefault="00C11F2C">
            <w:pPr>
              <w:widowControl w:val="0"/>
              <w:autoSpaceDE w:val="0"/>
              <w:autoSpaceDN w:val="0"/>
              <w:adjustRightInd w:val="0"/>
              <w:spacing w:before="94" w:after="0" w:line="240" w:lineRule="auto"/>
              <w:ind w:left="574"/>
              <w:rPr>
                <w:rFonts w:ascii="Times New Roman" w:hAnsi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b/>
                <w:bCs/>
                <w:color w:val="191919"/>
                <w:spacing w:val="-2"/>
                <w:sz w:val="18"/>
                <w:szCs w:val="18"/>
              </w:rPr>
              <w:t>Spring</w:t>
            </w:r>
          </w:p>
          <w:p w:rsidR="00C11F2C" w:rsidRDefault="00C11F2C">
            <w:pPr>
              <w:widowControl w:val="0"/>
              <w:autoSpaceDE w:val="0"/>
              <w:autoSpaceDN w:val="0"/>
              <w:adjustRightInd w:val="0"/>
              <w:spacing w:before="8" w:after="0" w:line="220" w:lineRule="exact"/>
              <w:rPr>
                <w:rFonts w:ascii="Times New Roman" w:hAnsi="Times New Roman"/>
              </w:rPr>
            </w:pPr>
          </w:p>
          <w:p w:rsidR="00C11F2C" w:rsidRDefault="00C11F2C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540" w:right="426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color w:val="191919"/>
                <w:sz w:val="18"/>
                <w:szCs w:val="18"/>
              </w:rPr>
              <w:t>2</w:t>
            </w:r>
          </w:p>
        </w:tc>
      </w:tr>
      <w:tr w:rsidR="00C11F2C" w:rsidTr="00C11F2C">
        <w:trPr>
          <w:trHeight w:hRule="exact" w:val="864"/>
        </w:trPr>
        <w:tc>
          <w:tcPr>
            <w:tcW w:w="3909" w:type="dxa"/>
            <w:hideMark/>
          </w:tcPr>
          <w:p w:rsidR="00C11F2C" w:rsidRDefault="00C11F2C">
            <w:pPr>
              <w:widowControl w:val="0"/>
              <w:autoSpaceDE w:val="0"/>
              <w:autoSpaceDN w:val="0"/>
              <w:adjustRightInd w:val="0"/>
              <w:spacing w:before="94" w:after="0" w:line="240" w:lineRule="auto"/>
              <w:ind w:left="40"/>
              <w:rPr>
                <w:rFonts w:ascii="Times New Roman" w:hAnsi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b/>
                <w:bCs/>
                <w:color w:val="191919"/>
                <w:spacing w:val="-2"/>
                <w:sz w:val="18"/>
                <w:szCs w:val="18"/>
              </w:rPr>
              <w:t>Junio</w:t>
            </w:r>
            <w:r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r</w:t>
            </w:r>
            <w:r>
              <w:rPr>
                <w:rFonts w:ascii="Times New Roman" w:hAnsi="Times New Roman"/>
                <w:b/>
                <w:bCs/>
                <w:color w:val="191919"/>
                <w:spacing w:val="-14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/>
                <w:b/>
                <w:bCs/>
                <w:color w:val="191919"/>
                <w:spacing w:val="-22"/>
                <w:sz w:val="18"/>
                <w:szCs w:val="18"/>
              </w:rPr>
              <w:t>Y</w:t>
            </w:r>
            <w:r>
              <w:rPr>
                <w:rFonts w:ascii="Times New Roman" w:hAnsi="Times New Roman"/>
                <w:b/>
                <w:bCs/>
                <w:color w:val="191919"/>
                <w:spacing w:val="-2"/>
                <w:sz w:val="18"/>
                <w:szCs w:val="18"/>
              </w:rPr>
              <w:t>ear</w:t>
            </w:r>
          </w:p>
          <w:p w:rsidR="00C11F2C" w:rsidRDefault="00C11F2C">
            <w:pPr>
              <w:widowControl w:val="0"/>
              <w:autoSpaceDE w:val="0"/>
              <w:autoSpaceDN w:val="0"/>
              <w:adjustRightInd w:val="0"/>
              <w:spacing w:before="12" w:after="0" w:line="240" w:lineRule="auto"/>
              <w:ind w:left="40"/>
              <w:rPr>
                <w:rFonts w:ascii="Times New Roman" w:hAnsi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>MIL</w:t>
            </w:r>
            <w:r>
              <w:rPr>
                <w:rFonts w:ascii="Times New Roman" w:hAnsi="Times New Roman"/>
                <w:color w:val="191919"/>
                <w:sz w:val="18"/>
                <w:szCs w:val="18"/>
              </w:rPr>
              <w:t>S</w:t>
            </w:r>
            <w:r>
              <w:rPr>
                <w:rFonts w:ascii="Times New Roman" w:hAnsi="Times New Roman"/>
                <w:color w:val="191919"/>
                <w:spacing w:val="-4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>33</w:t>
            </w:r>
            <w:r>
              <w:rPr>
                <w:rFonts w:ascii="Times New Roman" w:hAnsi="Times New Roman"/>
                <w:color w:val="191919"/>
                <w:spacing w:val="-8"/>
                <w:sz w:val="18"/>
                <w:szCs w:val="18"/>
              </w:rPr>
              <w:t>1</w:t>
            </w:r>
            <w:r>
              <w:rPr>
                <w:rFonts w:ascii="Times New Roman" w:hAnsi="Times New Roman"/>
                <w:color w:val="191919"/>
                <w:sz w:val="18"/>
                <w:szCs w:val="18"/>
              </w:rPr>
              <w:t>1</w:t>
            </w:r>
            <w:r>
              <w:rPr>
                <w:rFonts w:ascii="Times New Roman" w:hAnsi="Times New Roman"/>
                <w:color w:val="191919"/>
                <w:spacing w:val="-14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>Adaptiv</w:t>
            </w:r>
            <w:r>
              <w:rPr>
                <w:rFonts w:ascii="Times New Roman" w:hAnsi="Times New Roman"/>
                <w:color w:val="191919"/>
                <w:sz w:val="18"/>
                <w:szCs w:val="18"/>
              </w:rPr>
              <w:t>e</w:t>
            </w:r>
            <w:r>
              <w:rPr>
                <w:rFonts w:ascii="Times New Roman" w:hAnsi="Times New Roman"/>
                <w:color w:val="191919"/>
                <w:spacing w:val="-7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/>
                <w:color w:val="191919"/>
                <w:spacing w:val="-14"/>
                <w:sz w:val="18"/>
                <w:szCs w:val="18"/>
              </w:rPr>
              <w:t>T</w:t>
            </w:r>
            <w:r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>ea</w:t>
            </w:r>
            <w:r>
              <w:rPr>
                <w:rFonts w:ascii="Times New Roman" w:hAnsi="Times New Roman"/>
                <w:color w:val="191919"/>
                <w:sz w:val="18"/>
                <w:szCs w:val="18"/>
              </w:rPr>
              <w:t>m</w:t>
            </w:r>
            <w:r>
              <w:rPr>
                <w:rFonts w:ascii="Times New Roman" w:hAnsi="Times New Roman"/>
                <w:color w:val="191919"/>
                <w:spacing w:val="-4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>Leadership</w:t>
            </w:r>
          </w:p>
          <w:p w:rsidR="00C11F2C" w:rsidRDefault="00C11F2C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left="4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>MIL</w:t>
            </w:r>
            <w:r>
              <w:rPr>
                <w:rFonts w:ascii="Times New Roman" w:hAnsi="Times New Roman"/>
                <w:color w:val="191919"/>
                <w:sz w:val="18"/>
                <w:szCs w:val="18"/>
              </w:rPr>
              <w:t>S</w:t>
            </w:r>
            <w:r>
              <w:rPr>
                <w:rFonts w:ascii="Times New Roman" w:hAnsi="Times New Roman"/>
                <w:color w:val="191919"/>
                <w:spacing w:val="-4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>332</w:t>
            </w:r>
            <w:r>
              <w:rPr>
                <w:rFonts w:ascii="Times New Roman" w:hAnsi="Times New Roman"/>
                <w:color w:val="191919"/>
                <w:sz w:val="18"/>
                <w:szCs w:val="18"/>
              </w:rPr>
              <w:t>1</w:t>
            </w:r>
            <w:r>
              <w:rPr>
                <w:rFonts w:ascii="Times New Roman" w:hAnsi="Times New Roman"/>
                <w:color w:val="191919"/>
                <w:spacing w:val="-4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>Leadershi</w:t>
            </w:r>
            <w:r>
              <w:rPr>
                <w:rFonts w:ascii="Times New Roman" w:hAnsi="Times New Roman"/>
                <w:color w:val="191919"/>
                <w:sz w:val="18"/>
                <w:szCs w:val="18"/>
              </w:rPr>
              <w:t>p</w:t>
            </w:r>
            <w:r>
              <w:rPr>
                <w:rFonts w:ascii="Times New Roman" w:hAnsi="Times New Roman"/>
                <w:color w:val="191919"/>
                <w:spacing w:val="-3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>i</w:t>
            </w:r>
            <w:r>
              <w:rPr>
                <w:rFonts w:ascii="Times New Roman" w:hAnsi="Times New Roman"/>
                <w:color w:val="191919"/>
                <w:sz w:val="18"/>
                <w:szCs w:val="18"/>
              </w:rPr>
              <w:t>n</w:t>
            </w:r>
            <w:r>
              <w:rPr>
                <w:rFonts w:ascii="Times New Roman" w:hAnsi="Times New Roman"/>
                <w:color w:val="191919"/>
                <w:spacing w:val="-4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>Changin</w:t>
            </w:r>
            <w:r>
              <w:rPr>
                <w:rFonts w:ascii="Times New Roman" w:hAnsi="Times New Roman"/>
                <w:color w:val="191919"/>
                <w:sz w:val="18"/>
                <w:szCs w:val="18"/>
              </w:rPr>
              <w:t>g</w:t>
            </w:r>
            <w:r>
              <w:rPr>
                <w:rFonts w:ascii="Times New Roman" w:hAnsi="Times New Roman"/>
                <w:color w:val="191919"/>
                <w:spacing w:val="-4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>Environments</w:t>
            </w:r>
          </w:p>
        </w:tc>
        <w:tc>
          <w:tcPr>
            <w:tcW w:w="1317" w:type="dxa"/>
            <w:hideMark/>
          </w:tcPr>
          <w:p w:rsidR="00C11F2C" w:rsidRDefault="00C11F2C">
            <w:pPr>
              <w:widowControl w:val="0"/>
              <w:autoSpaceDE w:val="0"/>
              <w:autoSpaceDN w:val="0"/>
              <w:adjustRightInd w:val="0"/>
              <w:spacing w:before="94" w:after="0" w:line="240" w:lineRule="auto"/>
              <w:ind w:left="417" w:right="540"/>
              <w:jc w:val="center"/>
              <w:rPr>
                <w:rFonts w:ascii="Times New Roman" w:hAnsi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b/>
                <w:bCs/>
                <w:color w:val="191919"/>
                <w:spacing w:val="-2"/>
                <w:sz w:val="18"/>
                <w:szCs w:val="18"/>
              </w:rPr>
              <w:t>Fall</w:t>
            </w:r>
          </w:p>
          <w:p w:rsidR="00C11F2C" w:rsidRDefault="00C11F2C">
            <w:pPr>
              <w:widowControl w:val="0"/>
              <w:autoSpaceDE w:val="0"/>
              <w:autoSpaceDN w:val="0"/>
              <w:adjustRightInd w:val="0"/>
              <w:spacing w:before="12" w:after="0" w:line="240" w:lineRule="auto"/>
              <w:ind w:left="417" w:right="74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  <w:tc>
          <w:tcPr>
            <w:tcW w:w="1124" w:type="dxa"/>
          </w:tcPr>
          <w:p w:rsidR="00C11F2C" w:rsidRDefault="00C11F2C">
            <w:pPr>
              <w:widowControl w:val="0"/>
              <w:autoSpaceDE w:val="0"/>
              <w:autoSpaceDN w:val="0"/>
              <w:adjustRightInd w:val="0"/>
              <w:spacing w:before="94" w:after="0" w:line="240" w:lineRule="auto"/>
              <w:ind w:left="574"/>
              <w:rPr>
                <w:rFonts w:ascii="Times New Roman" w:hAnsi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b/>
                <w:bCs/>
                <w:color w:val="191919"/>
                <w:spacing w:val="-2"/>
                <w:sz w:val="18"/>
                <w:szCs w:val="18"/>
              </w:rPr>
              <w:t>Spring</w:t>
            </w:r>
          </w:p>
          <w:p w:rsidR="00C11F2C" w:rsidRDefault="00C11F2C">
            <w:pPr>
              <w:widowControl w:val="0"/>
              <w:autoSpaceDE w:val="0"/>
              <w:autoSpaceDN w:val="0"/>
              <w:adjustRightInd w:val="0"/>
              <w:spacing w:before="8" w:after="0" w:line="220" w:lineRule="exact"/>
              <w:rPr>
                <w:rFonts w:ascii="Times New Roman" w:hAnsi="Times New Roman"/>
              </w:rPr>
            </w:pPr>
          </w:p>
          <w:p w:rsidR="00C11F2C" w:rsidRDefault="00C11F2C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540" w:right="426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C11F2C" w:rsidTr="00C11F2C">
        <w:trPr>
          <w:trHeight w:hRule="exact" w:val="840"/>
        </w:trPr>
        <w:tc>
          <w:tcPr>
            <w:tcW w:w="3909" w:type="dxa"/>
            <w:hideMark/>
          </w:tcPr>
          <w:p w:rsidR="00C11F2C" w:rsidRDefault="00C11F2C">
            <w:pPr>
              <w:widowControl w:val="0"/>
              <w:autoSpaceDE w:val="0"/>
              <w:autoSpaceDN w:val="0"/>
              <w:adjustRightInd w:val="0"/>
              <w:spacing w:before="94" w:after="0" w:line="240" w:lineRule="auto"/>
              <w:ind w:left="40"/>
              <w:rPr>
                <w:rFonts w:ascii="Times New Roman" w:hAnsi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b/>
                <w:bCs/>
                <w:color w:val="191919"/>
                <w:spacing w:val="-2"/>
                <w:sz w:val="18"/>
                <w:szCs w:val="18"/>
              </w:rPr>
              <w:t>Senio</w:t>
            </w:r>
            <w:r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r</w:t>
            </w:r>
            <w:r>
              <w:rPr>
                <w:rFonts w:ascii="Times New Roman" w:hAnsi="Times New Roman"/>
                <w:b/>
                <w:bCs/>
                <w:color w:val="191919"/>
                <w:spacing w:val="-14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/>
                <w:b/>
                <w:bCs/>
                <w:color w:val="191919"/>
                <w:spacing w:val="-22"/>
                <w:sz w:val="18"/>
                <w:szCs w:val="18"/>
              </w:rPr>
              <w:t>Y</w:t>
            </w:r>
            <w:r>
              <w:rPr>
                <w:rFonts w:ascii="Times New Roman" w:hAnsi="Times New Roman"/>
                <w:b/>
                <w:bCs/>
                <w:color w:val="191919"/>
                <w:spacing w:val="-2"/>
                <w:sz w:val="18"/>
                <w:szCs w:val="18"/>
              </w:rPr>
              <w:t>ear</w:t>
            </w:r>
          </w:p>
          <w:p w:rsidR="00C11F2C" w:rsidRDefault="00C11F2C">
            <w:pPr>
              <w:widowControl w:val="0"/>
              <w:autoSpaceDE w:val="0"/>
              <w:autoSpaceDN w:val="0"/>
              <w:adjustRightInd w:val="0"/>
              <w:spacing w:before="12" w:after="0" w:line="240" w:lineRule="auto"/>
              <w:ind w:left="40"/>
              <w:rPr>
                <w:rFonts w:ascii="Times New Roman" w:hAnsi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>MIL</w:t>
            </w:r>
            <w:r>
              <w:rPr>
                <w:rFonts w:ascii="Times New Roman" w:hAnsi="Times New Roman"/>
                <w:color w:val="191919"/>
                <w:sz w:val="18"/>
                <w:szCs w:val="18"/>
              </w:rPr>
              <w:t>S</w:t>
            </w:r>
            <w:r>
              <w:rPr>
                <w:rFonts w:ascii="Times New Roman" w:hAnsi="Times New Roman"/>
                <w:color w:val="191919"/>
                <w:spacing w:val="-4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>44</w:t>
            </w:r>
            <w:r>
              <w:rPr>
                <w:rFonts w:ascii="Times New Roman" w:hAnsi="Times New Roman"/>
                <w:color w:val="191919"/>
                <w:spacing w:val="-8"/>
                <w:sz w:val="18"/>
                <w:szCs w:val="18"/>
              </w:rPr>
              <w:t>1</w:t>
            </w:r>
            <w:r>
              <w:rPr>
                <w:rFonts w:ascii="Times New Roman" w:hAnsi="Times New Roman"/>
                <w:color w:val="191919"/>
                <w:sz w:val="18"/>
                <w:szCs w:val="18"/>
              </w:rPr>
              <w:t>1</w:t>
            </w:r>
            <w:r>
              <w:rPr>
                <w:rFonts w:ascii="Times New Roman" w:hAnsi="Times New Roman"/>
                <w:color w:val="191919"/>
                <w:spacing w:val="-4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>Developin</w:t>
            </w:r>
            <w:r>
              <w:rPr>
                <w:rFonts w:ascii="Times New Roman" w:hAnsi="Times New Roman"/>
                <w:color w:val="191919"/>
                <w:sz w:val="18"/>
                <w:szCs w:val="18"/>
              </w:rPr>
              <w:t>g</w:t>
            </w:r>
            <w:r>
              <w:rPr>
                <w:rFonts w:ascii="Times New Roman" w:hAnsi="Times New Roman"/>
                <w:color w:val="191919"/>
                <w:spacing w:val="-13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>Adaptiv</w:t>
            </w:r>
            <w:r>
              <w:rPr>
                <w:rFonts w:ascii="Times New Roman" w:hAnsi="Times New Roman"/>
                <w:color w:val="191919"/>
                <w:sz w:val="18"/>
                <w:szCs w:val="18"/>
              </w:rPr>
              <w:t>e</w:t>
            </w:r>
            <w:r>
              <w:rPr>
                <w:rFonts w:ascii="Times New Roman" w:hAnsi="Times New Roman"/>
                <w:color w:val="191919"/>
                <w:spacing w:val="-4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>Leaders</w:t>
            </w:r>
          </w:p>
          <w:p w:rsidR="00C11F2C" w:rsidRDefault="00C11F2C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left="4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>MIL</w:t>
            </w:r>
            <w:r>
              <w:rPr>
                <w:rFonts w:ascii="Times New Roman" w:hAnsi="Times New Roman"/>
                <w:color w:val="191919"/>
                <w:sz w:val="18"/>
                <w:szCs w:val="18"/>
              </w:rPr>
              <w:t>S</w:t>
            </w:r>
            <w:r>
              <w:rPr>
                <w:rFonts w:ascii="Times New Roman" w:hAnsi="Times New Roman"/>
                <w:color w:val="191919"/>
                <w:spacing w:val="-4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>442</w:t>
            </w:r>
            <w:r>
              <w:rPr>
                <w:rFonts w:ascii="Times New Roman" w:hAnsi="Times New Roman"/>
                <w:color w:val="191919"/>
                <w:sz w:val="18"/>
                <w:szCs w:val="18"/>
              </w:rPr>
              <w:t>1</w:t>
            </w:r>
            <w:r>
              <w:rPr>
                <w:rFonts w:ascii="Times New Roman" w:hAnsi="Times New Roman"/>
                <w:color w:val="191919"/>
                <w:spacing w:val="-4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>Leadershi</w:t>
            </w:r>
            <w:r>
              <w:rPr>
                <w:rFonts w:ascii="Times New Roman" w:hAnsi="Times New Roman"/>
                <w:color w:val="191919"/>
                <w:sz w:val="18"/>
                <w:szCs w:val="18"/>
              </w:rPr>
              <w:t>p</w:t>
            </w:r>
            <w:r>
              <w:rPr>
                <w:rFonts w:ascii="Times New Roman" w:hAnsi="Times New Roman"/>
                <w:color w:val="191919"/>
                <w:spacing w:val="-3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>i</w:t>
            </w:r>
            <w:r>
              <w:rPr>
                <w:rFonts w:ascii="Times New Roman" w:hAnsi="Times New Roman"/>
                <w:color w:val="191919"/>
                <w:sz w:val="18"/>
                <w:szCs w:val="18"/>
              </w:rPr>
              <w:t>n</w:t>
            </w:r>
            <w:r>
              <w:rPr>
                <w:rFonts w:ascii="Times New Roman" w:hAnsi="Times New Roman"/>
                <w:color w:val="191919"/>
                <w:spacing w:val="-4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/>
                <w:color w:val="191919"/>
                <w:sz w:val="18"/>
                <w:szCs w:val="18"/>
              </w:rPr>
              <w:t>a</w:t>
            </w:r>
            <w:r>
              <w:rPr>
                <w:rFonts w:ascii="Times New Roman" w:hAnsi="Times New Roman"/>
                <w:color w:val="191919"/>
                <w:spacing w:val="-4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>Comple</w:t>
            </w:r>
            <w:r>
              <w:rPr>
                <w:rFonts w:ascii="Times New Roman" w:hAnsi="Times New Roman"/>
                <w:color w:val="191919"/>
                <w:sz w:val="18"/>
                <w:szCs w:val="18"/>
              </w:rPr>
              <w:t>x</w:t>
            </w:r>
            <w:r>
              <w:rPr>
                <w:rFonts w:ascii="Times New Roman" w:hAnsi="Times New Roman"/>
                <w:color w:val="191919"/>
                <w:spacing w:val="-7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/>
                <w:color w:val="191919"/>
                <w:spacing w:val="-16"/>
                <w:sz w:val="18"/>
                <w:szCs w:val="18"/>
              </w:rPr>
              <w:t>W</w:t>
            </w:r>
            <w:r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>orld</w:t>
            </w:r>
          </w:p>
        </w:tc>
        <w:tc>
          <w:tcPr>
            <w:tcW w:w="1317" w:type="dxa"/>
            <w:hideMark/>
          </w:tcPr>
          <w:p w:rsidR="00C11F2C" w:rsidRDefault="00C11F2C">
            <w:pPr>
              <w:widowControl w:val="0"/>
              <w:autoSpaceDE w:val="0"/>
              <w:autoSpaceDN w:val="0"/>
              <w:adjustRightInd w:val="0"/>
              <w:spacing w:before="94" w:after="0" w:line="240" w:lineRule="auto"/>
              <w:ind w:left="252" w:right="705"/>
              <w:jc w:val="center"/>
              <w:rPr>
                <w:rFonts w:ascii="Times New Roman" w:hAnsi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b/>
                <w:bCs/>
                <w:color w:val="191919"/>
                <w:spacing w:val="-2"/>
                <w:sz w:val="18"/>
                <w:szCs w:val="18"/>
              </w:rPr>
              <w:t>Fall</w:t>
            </w:r>
          </w:p>
          <w:p w:rsidR="00C11F2C" w:rsidRDefault="00C11F2C">
            <w:pPr>
              <w:widowControl w:val="0"/>
              <w:autoSpaceDE w:val="0"/>
              <w:autoSpaceDN w:val="0"/>
              <w:adjustRightInd w:val="0"/>
              <w:spacing w:before="12" w:after="0" w:line="240" w:lineRule="auto"/>
              <w:ind w:left="417" w:right="74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  <w:tc>
          <w:tcPr>
            <w:tcW w:w="1124" w:type="dxa"/>
          </w:tcPr>
          <w:p w:rsidR="00C11F2C" w:rsidRDefault="00C11F2C">
            <w:pPr>
              <w:widowControl w:val="0"/>
              <w:autoSpaceDE w:val="0"/>
              <w:autoSpaceDN w:val="0"/>
              <w:adjustRightInd w:val="0"/>
              <w:spacing w:before="94" w:after="0" w:line="240" w:lineRule="auto"/>
              <w:ind w:left="574"/>
              <w:rPr>
                <w:rFonts w:ascii="Times New Roman" w:hAnsi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b/>
                <w:bCs/>
                <w:color w:val="191919"/>
                <w:spacing w:val="-2"/>
                <w:sz w:val="18"/>
                <w:szCs w:val="18"/>
              </w:rPr>
              <w:t>Spring</w:t>
            </w:r>
          </w:p>
          <w:p w:rsidR="00C11F2C" w:rsidRDefault="00C11F2C">
            <w:pPr>
              <w:widowControl w:val="0"/>
              <w:autoSpaceDE w:val="0"/>
              <w:autoSpaceDN w:val="0"/>
              <w:adjustRightInd w:val="0"/>
              <w:spacing w:before="8" w:after="0" w:line="220" w:lineRule="exact"/>
              <w:rPr>
                <w:rFonts w:ascii="Times New Roman" w:hAnsi="Times New Roman"/>
              </w:rPr>
            </w:pPr>
          </w:p>
          <w:p w:rsidR="00C11F2C" w:rsidRDefault="00C11F2C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540" w:right="426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</w:tbl>
    <w:p w:rsidR="00C11F2C" w:rsidRDefault="00C11F2C" w:rsidP="00C11F2C">
      <w:pPr>
        <w:widowControl w:val="0"/>
        <w:autoSpaceDE w:val="0"/>
        <w:autoSpaceDN w:val="0"/>
        <w:adjustRightInd w:val="0"/>
        <w:spacing w:before="9" w:after="0" w:line="100" w:lineRule="exact"/>
        <w:rPr>
          <w:rFonts w:ascii="Times New Roman" w:hAnsi="Times New Roman"/>
          <w:sz w:val="10"/>
          <w:szCs w:val="10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40" w:lineRule="auto"/>
        <w:ind w:left="1020" w:right="3808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C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ENTE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R</w:t>
      </w:r>
      <w:r>
        <w:rPr>
          <w:rFonts w:ascii="Times New Roman" w:hAnsi="Times New Roman"/>
          <w:b/>
          <w:bCs/>
          <w:color w:val="191919"/>
          <w:spacing w:val="10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FO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R</w:t>
      </w:r>
      <w:r>
        <w:rPr>
          <w:rFonts w:ascii="Times New Roman" w:hAnsi="Times New Roman"/>
          <w:b/>
          <w:bCs/>
          <w:color w:val="191919"/>
          <w:spacing w:val="10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E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XCELLENC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E</w:t>
      </w:r>
      <w:r>
        <w:rPr>
          <w:rFonts w:ascii="Times New Roman" w:hAnsi="Times New Roman"/>
          <w:b/>
          <w:bCs/>
          <w:color w:val="191919"/>
          <w:spacing w:val="10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N</w:t>
      </w:r>
      <w:r>
        <w:rPr>
          <w:rFonts w:ascii="Times New Roman" w:hAnsi="Times New Roman"/>
          <w:b/>
          <w:bCs/>
          <w:color w:val="191919"/>
          <w:spacing w:val="6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T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EACHING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,</w:t>
      </w:r>
      <w:r>
        <w:rPr>
          <w:rFonts w:ascii="Times New Roman" w:hAnsi="Times New Roman"/>
          <w:b/>
          <w:bCs/>
          <w:color w:val="191919"/>
          <w:spacing w:val="-5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L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EARNIN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 xml:space="preserve">G 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D</w:t>
      </w:r>
      <w:r>
        <w:rPr>
          <w:rFonts w:ascii="Times New Roman" w:hAnsi="Times New Roman"/>
          <w:b/>
          <w:bCs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A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DVISING</w:t>
      </w:r>
    </w:p>
    <w:p w:rsidR="00C11F2C" w:rsidRDefault="00C11F2C" w:rsidP="00C11F2C">
      <w:pPr>
        <w:widowControl w:val="0"/>
        <w:autoSpaceDE w:val="0"/>
        <w:autoSpaceDN w:val="0"/>
        <w:adjustRightInd w:val="0"/>
        <w:spacing w:before="30" w:after="0" w:line="249" w:lineRule="auto"/>
        <w:ind w:left="1020" w:right="71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missio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Cente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Excellenc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4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eaching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Learnin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1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Advisin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(CETLA</w:t>
      </w:r>
      <w:r>
        <w:rPr>
          <w:rFonts w:ascii="Times New Roman" w:hAnsi="Times New Roman"/>
          <w:color w:val="191919"/>
          <w:sz w:val="18"/>
          <w:szCs w:val="18"/>
        </w:rPr>
        <w:t>)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foste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excellenc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scholarshi</w:t>
      </w:r>
      <w:r>
        <w:rPr>
          <w:rFonts w:ascii="Times New Roman" w:hAnsi="Times New Roman"/>
          <w:color w:val="191919"/>
          <w:sz w:val="18"/>
          <w:szCs w:val="18"/>
        </w:rPr>
        <w:t>p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learnin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the universit</w:t>
      </w:r>
      <w:r>
        <w:rPr>
          <w:rFonts w:ascii="Times New Roman" w:hAnsi="Times New Roman"/>
          <w:color w:val="191919"/>
          <w:spacing w:val="-14"/>
          <w:sz w:val="18"/>
          <w:szCs w:val="18"/>
        </w:rPr>
        <w:t>y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1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CETL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2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promote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successfu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teachin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learnin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throug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providin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comprehensiv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suppor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system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hel</w:t>
      </w:r>
      <w:r>
        <w:rPr>
          <w:rFonts w:ascii="Times New Roman" w:hAnsi="Times New Roman"/>
          <w:color w:val="191919"/>
          <w:sz w:val="18"/>
          <w:szCs w:val="18"/>
        </w:rPr>
        <w:t>p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be- com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mor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proficien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learner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ins w:id="0" w:author="rjones" w:date="2011-04-19T16:26:00Z">
        <w:r w:rsidR="008B3172">
          <w:rPr>
            <w:rFonts w:ascii="Times New Roman" w:hAnsi="Times New Roman"/>
            <w:color w:val="191919"/>
            <w:spacing w:val="-6"/>
            <w:sz w:val="18"/>
            <w:szCs w:val="18"/>
          </w:rPr>
          <w:t xml:space="preserve">by </w:t>
        </w:r>
      </w:ins>
      <w:del w:id="1" w:author="rjones" w:date="2011-04-19T16:26:00Z">
        <w:r w:rsidDel="008B3172">
          <w:rPr>
            <w:rFonts w:ascii="Times New Roman" w:hAnsi="Times New Roman"/>
            <w:color w:val="191919"/>
            <w:spacing w:val="-2"/>
            <w:sz w:val="18"/>
            <w:szCs w:val="18"/>
          </w:rPr>
          <w:delText>an</w:delText>
        </w:r>
        <w:r w:rsidDel="008B3172">
          <w:rPr>
            <w:rFonts w:ascii="Times New Roman" w:hAnsi="Times New Roman"/>
            <w:color w:val="191919"/>
            <w:sz w:val="18"/>
            <w:szCs w:val="18"/>
          </w:rPr>
          <w:delText>d</w:delText>
        </w:r>
      </w:del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providin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opportunitie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facult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buil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capacit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becom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fectiv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instructors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primar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focu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of 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Cente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foste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hig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level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academi</w:t>
      </w:r>
      <w:r>
        <w:rPr>
          <w:rFonts w:ascii="Times New Roman" w:hAnsi="Times New Roman"/>
          <w:color w:val="191919"/>
          <w:sz w:val="18"/>
          <w:szCs w:val="18"/>
        </w:rPr>
        <w:t>c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achievemen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fro</w:t>
      </w:r>
      <w:r>
        <w:rPr>
          <w:rFonts w:ascii="Times New Roman" w:hAnsi="Times New Roman"/>
          <w:color w:val="191919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ins w:id="2" w:author="rjones" w:date="2011-04-19T16:26:00Z">
        <w:r w:rsidR="008B3172">
          <w:rPr>
            <w:rFonts w:ascii="Times New Roman" w:hAnsi="Times New Roman"/>
            <w:color w:val="191919"/>
            <w:spacing w:val="-4"/>
            <w:sz w:val="18"/>
            <w:szCs w:val="18"/>
          </w:rPr>
          <w:t xml:space="preserve">their </w:t>
        </w:r>
      </w:ins>
      <w:r>
        <w:rPr>
          <w:rFonts w:ascii="Times New Roman" w:hAnsi="Times New Roman"/>
          <w:color w:val="191919"/>
          <w:spacing w:val="-2"/>
          <w:sz w:val="18"/>
          <w:szCs w:val="18"/>
        </w:rPr>
        <w:t>initia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matriculatio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graduation</w:t>
      </w:r>
    </w:p>
    <w:p w:rsidR="00C11F2C" w:rsidRDefault="00C11F2C" w:rsidP="00C11F2C">
      <w:pPr>
        <w:widowControl w:val="0"/>
        <w:autoSpaceDE w:val="0"/>
        <w:autoSpaceDN w:val="0"/>
        <w:adjustRightInd w:val="0"/>
        <w:spacing w:before="16"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49" w:lineRule="auto"/>
        <w:ind w:left="1020" w:right="71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Cente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Excellenc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4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eaching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Learnin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Advisin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provide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service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students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facult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sta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f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throug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4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fiv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ma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j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components: Facult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Development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Retention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Regents</w:t>
      </w:r>
      <w:r>
        <w:rPr>
          <w:rFonts w:ascii="Times New Roman" w:hAnsi="Times New Roman"/>
          <w:color w:val="191919"/>
          <w:sz w:val="18"/>
          <w:szCs w:val="18"/>
        </w:rPr>
        <w:t>’</w:t>
      </w:r>
      <w:r>
        <w:rPr>
          <w:rFonts w:ascii="Times New Roman" w:hAnsi="Times New Roman"/>
          <w:color w:val="191919"/>
          <w:spacing w:val="-2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4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esting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Academi</w:t>
      </w:r>
      <w:r>
        <w:rPr>
          <w:rFonts w:ascii="Times New Roman" w:hAnsi="Times New Roman"/>
          <w:color w:val="191919"/>
          <w:sz w:val="18"/>
          <w:szCs w:val="18"/>
        </w:rPr>
        <w:t>c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Advisemen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Learnin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Support.</w:t>
      </w:r>
    </w:p>
    <w:p w:rsidR="00C11F2C" w:rsidRDefault="00C11F2C" w:rsidP="00C11F2C">
      <w:pPr>
        <w:widowControl w:val="0"/>
        <w:autoSpaceDE w:val="0"/>
        <w:autoSpaceDN w:val="0"/>
        <w:adjustRightInd w:val="0"/>
        <w:spacing w:before="4" w:after="0" w:line="190" w:lineRule="exact"/>
        <w:rPr>
          <w:rFonts w:ascii="Times New Roman" w:hAnsi="Times New Roman"/>
          <w:color w:val="000000"/>
          <w:sz w:val="19"/>
          <w:szCs w:val="19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11F2C" w:rsidRDefault="00C11F2C" w:rsidP="00C11F2C">
      <w:pPr>
        <w:widowControl w:val="0"/>
        <w:tabs>
          <w:tab w:val="left" w:pos="4300"/>
        </w:tabs>
        <w:autoSpaceDE w:val="0"/>
        <w:autoSpaceDN w:val="0"/>
        <w:adjustRightInd w:val="0"/>
        <w:spacing w:after="0" w:line="451" w:lineRule="exact"/>
        <w:ind w:left="106"/>
        <w:rPr>
          <w:rFonts w:ascii="Times New Roman" w:hAnsi="Times New Roman"/>
          <w:color w:val="000000"/>
          <w:sz w:val="20"/>
          <w:szCs w:val="20"/>
        </w:rPr>
      </w:pPr>
      <w:r>
        <w:rPr>
          <w:rFonts w:ascii="Century Gothic" w:hAnsi="Century Gothic" w:cs="Century Gothic"/>
          <w:b/>
          <w:bCs/>
          <w:color w:val="191919"/>
          <w:position w:val="2"/>
          <w:sz w:val="36"/>
          <w:szCs w:val="36"/>
        </w:rPr>
        <w:tab/>
      </w:r>
      <w:r>
        <w:rPr>
          <w:rFonts w:ascii="Times New Roman" w:hAnsi="Times New Roman"/>
          <w:color w:val="191919"/>
          <w:position w:val="-5"/>
          <w:sz w:val="20"/>
          <w:szCs w:val="20"/>
        </w:rPr>
        <w:t>2008-2012 Unde</w:t>
      </w:r>
      <w:r>
        <w:rPr>
          <w:rFonts w:ascii="Times New Roman" w:hAnsi="Times New Roman"/>
          <w:color w:val="191919"/>
          <w:spacing w:val="-4"/>
          <w:position w:val="-5"/>
          <w:sz w:val="20"/>
          <w:szCs w:val="20"/>
        </w:rPr>
        <w:t>r</w:t>
      </w:r>
      <w:r>
        <w:rPr>
          <w:rFonts w:ascii="Times New Roman" w:hAnsi="Times New Roman"/>
          <w:color w:val="191919"/>
          <w:position w:val="-5"/>
          <w:sz w:val="20"/>
          <w:szCs w:val="20"/>
        </w:rPr>
        <w:t xml:space="preserve">graduate </w:t>
      </w:r>
      <w:proofErr w:type="gramStart"/>
      <w:r>
        <w:rPr>
          <w:rFonts w:ascii="Times New Roman" w:hAnsi="Times New Roman"/>
          <w:color w:val="191919"/>
          <w:position w:val="-5"/>
          <w:sz w:val="20"/>
          <w:szCs w:val="20"/>
        </w:rPr>
        <w:t>Catalog</w:t>
      </w:r>
      <w:proofErr w:type="gramEnd"/>
    </w:p>
    <w:p w:rsidR="00C11F2C" w:rsidRDefault="00C11F2C" w:rsidP="00C11F2C">
      <w:pPr>
        <w:spacing w:after="0" w:line="240" w:lineRule="auto"/>
        <w:rPr>
          <w:rFonts w:ascii="Times New Roman" w:hAnsi="Times New Roman"/>
          <w:color w:val="000000"/>
          <w:sz w:val="20"/>
          <w:szCs w:val="20"/>
        </w:rPr>
        <w:sectPr w:rsidR="00C11F2C">
          <w:pgSz w:w="12240" w:h="15840"/>
          <w:pgMar w:top="420" w:right="620" w:bottom="280" w:left="420" w:header="720" w:footer="720" w:gutter="0"/>
          <w:cols w:space="720"/>
        </w:sectPr>
      </w:pPr>
    </w:p>
    <w:p w:rsidR="00C11F2C" w:rsidRDefault="00CC470F" w:rsidP="00C11F2C">
      <w:pPr>
        <w:widowControl w:val="0"/>
        <w:autoSpaceDE w:val="0"/>
        <w:autoSpaceDN w:val="0"/>
        <w:adjustRightInd w:val="0"/>
        <w:spacing w:after="0" w:line="195" w:lineRule="exact"/>
        <w:ind w:right="1279"/>
        <w:jc w:val="right"/>
        <w:rPr>
          <w:rFonts w:ascii="Century Gothic" w:hAnsi="Century Gothic" w:cs="Century Gothic"/>
          <w:color w:val="000000"/>
          <w:sz w:val="16"/>
          <w:szCs w:val="16"/>
        </w:rPr>
      </w:pPr>
      <w:r w:rsidRPr="00CC470F">
        <w:rPr>
          <w:noProof/>
          <w:lang w:eastAsia="zh-CN"/>
        </w:rPr>
        <w:lastRenderedPageBreak/>
        <w:pict>
          <v:group id="_x0000_s5223" style="position:absolute;left:0;text-align:left;margin-left:426.85pt;margin-top:-23.25pt;width:156.05pt;height:795.85pt;z-index:-251597824" coordorigin="9121,-62" coordsize="3121,15917">
            <v:group id="Group 2735" o:spid="_x0000_s5224" style="position:absolute;left:9121;top:-62;width:3121;height:15917;mso-position-horizontal-relative:page;mso-position-vertical-relative:page" coordorigin="9119" coordsize="3121,158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" o:allowincell="f">
              <v:rect id="Rectangle 2736" o:spid="_x0000_s5225" style="position:absolute;left:11160;width:1080;height:251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hVgcsYA&#10;AADdAAAADwAAAGRycy9kb3ducmV2LnhtbESPT2vCQBTE70K/w/IK3nRTwahpNlIKFfHS+qf0+pp9&#10;TUKzb8PuauK3dwsFj8PM/IbJ14NpxYWcbywreJomIIhLqxuuFJyOb5MlCB+QNbaWScGVPKyLh1GO&#10;mbY97+lyCJWIEPYZKqhD6DIpfVmTQT+1HXH0fqwzGKJ0ldQO+wg3rZwlSSoNNhwXauzotaby93A2&#10;Cno30HxT6fdluvs8rr6+F9h9OKXGj8PLM4hAQ7iH/9tbrSBdzFbw9yY+AVnc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hVgcsYAAADdAAAADwAAAAAAAAAAAAAAAACYAgAAZHJz&#10;L2Rvd25yZXYueG1sUEsFBgAAAAAEAAQA9QAAAIsDAAAAAA==&#10;" fillcolor="#474747" stroked="f">
                <v:path arrowok="t"/>
              </v:rect>
              <v:rect id="Rectangle 2737" o:spid="_x0000_s5226" style="position:absolute;left:11160;top:4294;width:1080;height:11545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vZfMsMA&#10;AADdAAAADwAAAGRycy9kb3ducmV2LnhtbERPy2rCQBTdC/7DcIXudFKlUdNMpAiW0o2vFre3mdsk&#10;NHMnzExN+vedheDycN75ZjCtuJLzjWUFj7MEBHFpdcOVgo/zbroC4QOyxtYyKfgjD5tiPMox07bn&#10;I11PoRIxhH2GCuoQukxKX9Zk0M9sRxy5b+sMhghdJbXDPoabVs6TJJUGG44NNXa0ran8Of0aBb0b&#10;6Om10vtV+v55Xl++ltgdnFIPk+HlGUSgIdzFN/ebVpAuF3F/fBOfgCz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vZfMsMAAADdAAAADwAAAAAAAAAAAAAAAACYAgAAZHJzL2Rv&#10;d25yZXYueG1sUEsFBgAAAAAEAAQA9QAAAIgDAAAAAA==&#10;" fillcolor="#dcdcdc" stroked="f">
                <v:path arrowok="t"/>
              </v:rect>
              <v:rect id="Rectangle 2738" o:spid="_x0000_s5227" style="position:absolute;left:11160;top:2513;width:1080;height:178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yVx8McA&#10;AADdAAAADwAAAGRycy9kb3ducmV2LnhtbESPQWvCQBSE74X+h+UVvBTdJIKV6CpSFATpIVol3h7Z&#10;ZxKafRuyq8Z/3y0UPA4z8w0zX/amETfqXG1ZQTyKQBAXVtdcKvg+bIZTEM4ja2wsk4IHOVguXl/m&#10;mGp754xue1+KAGGXooLK+zaV0hUVGXQj2xIH72I7gz7IrpS6w3uAm0YmUTSRBmsOCxW29FlR8bO/&#10;GgXrJF9ddk3WZl8mP8aUmPfifFJq8NavZiA89f4Z/m9vtYLJxziGvzfhCcjF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clcfDHAAAA3QAAAA8AAAAAAAAAAAAAAAAAmAIAAGRy&#10;cy9kb3ducmV2LnhtbFBLBQYAAAAABAAEAPUAAACMAwAAAAA=&#10;" fillcolor="#d8d8d8 [2732]" stroked="f">
                <v:path arrowok="t"/>
              </v:rect>
              <v:rect id="_x0000_s5228" style="position:absolute;left:9159;top:393;width:2320;height:39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CrutMcA&#10;AADdAAAADwAAAGRycy9kb3ducmV2LnhtbESPQWvCQBSE74X+h+UVequbpJhK6iqlUKniJamX3l6y&#10;zySYfRuy25j+e1cQPA4z8w2zXE+mEyMNrrWsIJ5FIIgrq1uuFRx+vl4WIJxH1thZJgX/5GC9enxY&#10;YqbtmXMaC1+LAGGXoYLG+z6T0lUNGXQz2xMH72gHgz7IoZZ6wHOAm04mUZRKgy2HhQZ7+myoOhV/&#10;RkG53ed+sztsxkVZ950tf+O9nSv1/DR9vIPwNPl7+Nb+1grSt9cErm/CE5CrC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Qq7rTHAAAA3QAAAA8AAAAAAAAAAAAAAAAAmAIAAGRy&#10;cy9kb3ducmV2LnhtbFBLBQYAAAAABAAEAPUAAACMAwAAAAA=&#10;" stroked="f">
                <v:path arrowok="t"/>
              </v:rect>
              <v:rect id="Rectangle 2740" o:spid="_x0000_s5229" style="position:absolute;left:9139;top:373;width:2360;height:43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zTa8MgA&#10;AADdAAAADwAAAGRycy9kb3ducmV2LnhtbESPT2vCQBTE74V+h+UVvBTdqBht6ipVkHqq+Aekt9fs&#10;a5I2+zbsrjH99m6h0OMwM79h5svO1KIl5yvLCoaDBARxbnXFhYLTcdOfgfABWWNtmRT8kIfl4v5u&#10;jpm2V95TewiFiBD2GSooQ2gyKX1ekkE/sA1x9D6tMxiidIXUDq8Rbmo5SpJUGqw4LpTY0Lqk/Ptw&#10;MQq+zq9u9fQ+2e3yj7rdUPqWDKePSvUeupdnEIG68B/+a2+1gnQ6HsPvm/gE5OIG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HNNrwyAAAAN0AAAAPAAAAAAAAAAAAAAAAAJgCAABk&#10;cnMvZG93bnJldi54bWxQSwUGAAAAAAQABAD1AAAAjQMAAAAA&#10;" filled="f" strokecolor="#a3a3a3" strokeweight="2pt">
                <v:path arrowok="t"/>
              </v:rect>
              <v:rect id="Rectangle 2741" o:spid="_x0000_s5230" style="position:absolute;left:11145;top:2485;width:1094;height: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2hoZsgA&#10;AADdAAAADwAAAGRycy9kb3ducmV2LnhtbESPQWvCQBSE74X+h+UVeil1EytaYjZSSis9iFirB2+P&#10;7DMJZt+m2dXEf+8KgsdhZr5h0llvanGi1lWWFcSDCARxbnXFhYLN3/frOwjnkTXWlknBmRzMsseH&#10;FBNtO/6l09oXIkDYJaig9L5JpHR5SQbdwDbEwdvb1qAPsi2kbrELcFPLYRSNpcGKw0KJDX2WlB/W&#10;R6Ngvjwvhi+HeBt/9V21Ge3+i9UElXp+6j+mIDz1/h6+tX+0gvHkbQTXN+EJyOwC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faGhmyAAAAN0AAAAPAAAAAAAAAAAAAAAAAJgCAABk&#10;cnMvZG93bnJldi54bWxQSwUGAAAAAAQABAD1AAAAjQMAAAAA&#10;" fillcolor="#191919" stroked="f">
                <v:path arrowok="t"/>
              </v:rect>
              <v:rect id="Rectangle 2742" o:spid="_x0000_s5231" style="position:absolute;left:11145;top:4285;width:1094;height: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CTN/cgA&#10;AADdAAAADwAAAGRycy9kb3ducmV2LnhtbESPQWvCQBSE70L/w/IKXqRuYmssqasUUfEg0lp76O2R&#10;fU2C2bcxu5r477sFweMwM98w03lnKnGhxpWWFcTDCARxZnXJuYLD1+rpFYTzyBory6TgSg7ms4fe&#10;FFNtW/6ky97nIkDYpaig8L5OpXRZQQbd0NbEwfu1jUEfZJNL3WAb4KaSoyhKpMGSw0KBNS0Kyo77&#10;s1Gw3l23o8Ex/o6XXVseXn5O+ccEleo/du9vIDx1/h6+tTdaQTJ5HsP/m/AE5OwP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wJM39yAAAAN0AAAAPAAAAAAAAAAAAAAAAAJgCAABk&#10;cnMvZG93bnJldi54bWxQSwUGAAAAAAQABAD1AAAAjQMAAAAA&#10;" fillcolor="#191919" stroked="f">
                <v:path arrowok="t"/>
              </v:rect>
              <v:group id="Group 2743" o:spid="_x0000_s5232" style="position:absolute;left:11145;top:6105;width:1967;height:0" coordorigin="11145,6105" coordsize="1967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b9lLPxgAAAN0A&#10;AAAPAAAAAAAAAAAAAAAAAKoCAABkcnMvZG93bnJldi54bWxQSwUGAAAAAAQABAD6AAAAnQMAAAAA&#10;">
                <v:shape id="Freeform 2744" o:spid="_x0000_s5233" style="position:absolute;left:11145;top:6105;width:1967;height:0;visibility:visible;mso-wrap-style:square;v-text-anchor:top" coordsize="196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hilLcYA&#10;AADdAAAADwAAAGRycy9kb3ducmV2LnhtbESPT4vCMBTE78J+h/AWvMiaruIfqlEWQfAkq25Bb4/m&#10;2Rabl9LEWv30ZkHwOMzMb5j5sjWlaKh2hWUF3/0IBHFqdcGZgr/D+msKwnlkjaVlUnAnB8vFR2eO&#10;sbY33lGz95kIEHYxKsi9r2IpXZqTQde3FXHwzrY26IOsM6lrvAW4KeUgisbSYMFhIceKVjmll/3V&#10;KJiWoyFR8nvqNcljux41x3uaHJXqfrY/MxCeWv8Ov9obrWA8GU7g/014AnLxB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hilLcYAAADdAAAADwAAAAAAAAAAAAAAAACYAgAAZHJz&#10;L2Rvd25yZXYueG1sUEsFBgAAAAAEAAQA9QAAAIsDAAAAAA==&#10;" path="m1094,l,e" filled="f" strokecolor="#191919" strokeweight="2pt">
                  <v:path arrowok="t" o:connecttype="custom" o:connectlocs="1094,0;0,0" o:connectangles="0,0"/>
                </v:shape>
                <v:shape id="Freeform 2745" o:spid="_x0000_s5234" style="position:absolute;left:11145;top:6105;width:1967;height:0;visibility:visible;mso-wrap-style:square;v-text-anchor:top" coordsize="196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4cxX8MA&#10;AADdAAAADwAAAGRycy9kb3ducmV2LnhtbERPy4rCMBTdD/gP4QpuBk1H8UE1igwIrsRRC7q7NNe2&#10;2NyUJtbq15vFgMvDeS9WrSlFQ7UrLCv4GUQgiFOrC84UnI6b/gyE88gaS8uk4EkOVsvO1wJjbR/8&#10;R83BZyKEsItRQe59FUvp0pwMuoGtiAN3tbVBH2CdSV3jI4SbUg6jaCINFhwacqzoN6f0drgbBbNy&#10;PCJK9pfvJnntNuPm/EyTs1K9brueg/DU+o/4373VCibTUZgb3oQnIJd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4cxX8MAAADdAAAADwAAAAAAAAAAAAAAAACYAgAAZHJzL2Rv&#10;d25yZXYueG1sUEsFBgAAAAAEAAQA9QAAAIgDAAAAAA==&#10;" path="m,l1094,e" filled="f" strokecolor="#191919" strokeweight="2pt">
                  <v:path arrowok="t" o:connecttype="custom" o:connectlocs="0,0;1094,0" o:connectangles="0,0"/>
                </v:shape>
              </v:group>
              <v:group id="Group 2746" o:spid="_x0000_s5235" style="position:absolute;left:11145;top:7905;width:1953;height:0" coordorigin="11145,7905" coordsize="1953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qaca9xgAAAN0A&#10;AAAPAAAAAAAAAAAAAAAAAKoCAABkcnMvZG93bnJldi54bWxQSwUGAAAAAAQABAD6AAAAnQMAAAAA&#10;">
                <v:shape id="Freeform 2747" o:spid="_x0000_s5236" style="position:absolute;left:11145;top:7905;width:1953;height:0;visibility:visible;mso-wrap-style:square;v-text-anchor:top" coordsize="1953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bzAtcAA&#10;AADdAAAADwAAAGRycy9kb3ducmV2LnhtbERPy6rCMBDdX/AfwghuRFPFZzWKCIobER8Ll2MztsVm&#10;Upqo9e/NQrjLw3nPl7UpxIsql1tW0OtGIIgTq3NOFVzOm84EhPPIGgvLpOBDDpaLxt8cY23ffKTX&#10;yacihLCLUUHmfRlL6ZKMDLquLYkDd7eVQR9glUpd4TuEm0L2o2gkDeYcGjIsaZ1R8jg9jYJre3M3&#10;kZsO24ct3eg80M9Vsleq1axXMxCeav8v/rl3WsFoPAj7w5vwBOTiC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UbzAtcAAAADdAAAADwAAAAAAAAAAAAAAAACYAgAAZHJzL2Rvd25y&#10;ZXYueG1sUEsFBgAAAAAEAAQA9QAAAIUDAAAAAA==&#10;" path="m1094,l,e" filled="f" strokecolor="#191919" strokeweight="2pt">
                  <v:path arrowok="t" o:connecttype="custom" o:connectlocs="1094,0;0,0" o:connectangles="0,0"/>
                </v:shape>
                <v:shape id="Freeform 2748" o:spid="_x0000_s5237" style="position:absolute;left:11145;top:7905;width:1953;height:0;visibility:visible;mso-wrap-style:square;v-text-anchor:top" coordsize="1953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vBlLscA&#10;AADdAAAADwAAAGRycy9kb3ducmV2LnhtbESPT2vCQBTE7wW/w/KEXsRsLFbbNKuIEOmllKoHj6/Z&#10;lz+YfRuyGxO/fbdQ6HGYmd8w6XY0jbhR52rLChZRDII4t7rmUsH5lM1fQDiPrLGxTAru5GC7mTyk&#10;mGg78Bfdjr4UAcIuQQWV920ipcsrMugi2xIHr7CdQR9kV0rd4RDgppFPcbySBmsOCxW2tK8ovx57&#10;o+AyywoTu9fn2eeBvum01P0u/1DqcTru3kB4Gv1/+K/9rhWs1ssF/L4JT0Buf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7wZS7HAAAA3QAAAA8AAAAAAAAAAAAAAAAAmAIAAGRy&#10;cy9kb3ducmV2LnhtbFBLBQYAAAAABAAEAPUAAACMAwAAAAA=&#10;" path="m,l1094,e" filled="f" strokecolor="#191919" strokeweight="2pt">
                  <v:path arrowok="t" o:connecttype="custom" o:connectlocs="0,0;1094,0" o:connectangles="0,0"/>
                </v:shape>
              </v:group>
              <v:group id="Group 2749" o:spid="_x0000_s5238" style="position:absolute;left:11145;top:9705;width:1967;height:0" coordorigin="11145,9705" coordsize="1967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vMsnsccAAADd&#10;AAAADwAAAAAAAAAAAAAAAACqAgAAZHJzL2Rvd25yZXYueG1sUEsFBgAAAAAEAAQA+gAAAJ4DAAAA&#10;AA==&#10;">
                <v:shape id="Freeform 2750" o:spid="_x0000_s5239" style="position:absolute;left:11145;top:9705;width:1967;height:0;visibility:visible;mso-wrap-style:square;v-text-anchor:top" coordsize="196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SXQU8cA&#10;AADdAAAADwAAAGRycy9kb3ducmV2LnhtbESPQWvCQBSE7wX/w/KEXorZWBsNqatIQehJrBqwt0f2&#10;NQnNvg3ZbYz99a5Q6HGYmW+Y5Xowjeipc7VlBdMoBkFcWF1zqeB03E5SEM4ja2wsk4IrOVivRg9L&#10;zLS98Af1B1+KAGGXoYLK+zaT0hUVGXSRbYmD92U7gz7IrpS6w0uAm0Y+x/FcGqw5LFTY0ltFxffh&#10;xyhIm2RGlO8/n/r8d7dN+vO1yM9KPY6HzSsIT4P/D/+137WC+eJlBvc34QnI1Q0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0l0FPHAAAA3QAAAA8AAAAAAAAAAAAAAAAAmAIAAGRy&#10;cy9kb3ducmV2LnhtbFBLBQYAAAAABAAEAPUAAACMAwAAAAA=&#10;" path="m1094,l,e" filled="f" strokecolor="#191919" strokeweight="2pt">
                  <v:path arrowok="t" o:connecttype="custom" o:connectlocs="1094,0;0,0" o:connectangles="0,0"/>
                </v:shape>
                <v:shape id="Freeform 2751" o:spid="_x0000_s5240" style="position:absolute;left:11145;top:9705;width:1967;height:0;visibility:visible;mso-wrap-style:square;v-text-anchor:top" coordsize="196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sxIJ8gA&#10;AADdAAAADwAAAGRycy9kb3ducmV2LnhtbESPT2vCQBTE70K/w/IKvYhuao1KdJUiCD2VahvQ2yP7&#10;TILZtyG7zZ9++m6h4HGYmd8wm11vKtFS40rLCp6nEQjizOqScwVfn4fJCoTzyBory6RgIAe77cNo&#10;g4m2HR+pPflcBAi7BBUU3teJlC4ryKCb2po4eFfbGPRBNrnUDXYBbio5i6KFNFhyWCiwpn1B2e30&#10;bRSsqviFKP24jNv05/0Qt+chS89KPT32r2sQnnp/D/+337SCxXI+h7834QnI7S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izEgnyAAAAN0AAAAPAAAAAAAAAAAAAAAAAJgCAABk&#10;cnMvZG93bnJldi54bWxQSwUGAAAAAAQABAD1AAAAjQMAAAAA&#10;" path="m,l1094,e" filled="f" strokecolor="#191919" strokeweight="2pt">
                  <v:path arrowok="t" o:connecttype="custom" o:connectlocs="0,0;1094,0" o:connectangles="0,0"/>
                </v:shape>
              </v:group>
              <v:group id="Group 2752" o:spid="_x0000_s5241" style="position:absolute;left:11145;top:11505;width:1967;height:0" coordorigin="11145,11505" coordsize="1967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MyK/xccAAADd&#10;AAAADwAAAAAAAAAAAAAAAACqAgAAZHJzL2Rvd25yZXYueG1sUEsFBgAAAAAEAAQA+gAAAJ4DAAAA&#10;AA==&#10;">
                <v:shape id="Freeform 2753" o:spid="_x0000_s5242" style="position:absolute;left:11145;top:11505;width:1967;height:0;visibility:visible;mso-wrap-style:square;v-text-anchor:top" coordsize="196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VJzy8gA&#10;AADdAAAADwAAAGRycy9kb3ducmV2LnhtbESPS2vDMBCE74X+B7GFXEosNw/HuFFCKQR6Ks3DkNwW&#10;a2ubWitjqY6TX18VAjkOM/MNs1wPphE9da62rOAlikEQF1bXXCo47DfjFITzyBoby6TgQg7Wq8eH&#10;JWbannlL/c6XIkDYZaig8r7NpHRFRQZdZFvi4H3bzqAPsiul7vAc4KaRkzhOpMGaw0KFLb1XVPzs&#10;fo2CtJlPifKv03OfXz838/54KfKjUqOn4e0VhKfB38O39odWkCxmCfy/CU9Arv4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9UnPLyAAAAN0AAAAPAAAAAAAAAAAAAAAAAJgCAABk&#10;cnMvZG93bnJldi54bWxQSwUGAAAAAAQABAD1AAAAjQMAAAAA&#10;" path="m1094,l,e" filled="f" strokecolor="#191919" strokeweight="2pt">
                  <v:path arrowok="t" o:connecttype="custom" o:connectlocs="1094,0;0,0" o:connectangles="0,0"/>
                </v:shape>
                <v:shape id="Freeform 2754" o:spid="_x0000_s5243" style="position:absolute;left:11145;top:11505;width:1967;height:0;visibility:visible;mso-wrap-style:square;v-text-anchor:top" coordsize="196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h7WUMYA&#10;AADdAAAADwAAAGRycy9kb3ducmV2LnhtbESPT2vCQBTE70K/w/IEL6Kb+p/UVUpB8FTUNqC3R/Y1&#10;CWbfhuwao5++Kwgeh5n5DbNct6YUDdWusKzgfRiBIE6tLjhT8PuzGSxAOI+ssbRMCm7kYL166ywx&#10;1vbKe2oOPhMBwi5GBbn3VSylS3My6Ia2Ig7en60N+iDrTOoarwFuSjmKopk0WHBYyLGir5zS8+Fi&#10;FCzK6Zgo2Z36TXL/3kyb4y1Njkr1uu3nBwhPrX+Fn+2tVjCbT+bweBOegFz9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h7WUMYAAADdAAAADwAAAAAAAAAAAAAAAACYAgAAZHJz&#10;L2Rvd25yZXYueG1sUEsFBgAAAAAEAAQA9QAAAIsDAAAAAA==&#10;" path="m,l1094,e" filled="f" strokecolor="#191919" strokeweight="2pt">
                  <v:path arrowok="t" o:connecttype="custom" o:connectlocs="0,0;1094,0" o:connectangles="0,0"/>
                </v:shape>
              </v:group>
              <v:group id="Group 2755" o:spid="_x0000_s5244" style="position:absolute;left:11145;top:13305;width:1939;height:0" coordorigin="11145,13305" coordsize="1939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3SMQW8QAAADdAAAA&#10;DwAAAAAAAAAAAAAAAACqAgAAZHJzL2Rvd25yZXYueG1sUEsFBgAAAAAEAAQA+gAAAJsDAAAAAA==&#10;">
                <v:shape id="Freeform 2756" o:spid="_x0000_s5245" style="position:absolute;left:11145;top:13305;width:1939;height:0;visibility:visible;mso-wrap-style:square;v-text-anchor:top" coordsize="193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SQpZccA&#10;AADdAAAADwAAAGRycy9kb3ducmV2LnhtbESP3WrCQBSE74W+w3IKvRHdRKw/0VVEWrAUxKgPcMge&#10;k2j2bMxuY/r23UKhl8PMN8Ms152pREuNKy0riIcRCOLM6pJzBefT+2AGwnlkjZVlUvBNDtarp94S&#10;E20fnFJ79LkIJewSVFB4XydSuqwgg25oa+LgXWxj0AfZ5FI3+AjlppKjKJpIgyWHhQJr2haU3Y5f&#10;RsEkHe3j6/317ar7n5v2FB/u6cdBqZfnbrMA4anz/+E/eqcDNx3P4fdNeAJy9Q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kkKWXHAAAA3QAAAA8AAAAAAAAAAAAAAAAAmAIAAGRy&#10;cy9kb3ducmV2LnhtbFBLBQYAAAAABAAEAPUAAACMAwAAAAA=&#10;" path="m1094,l,e" filled="f" strokecolor="#191919" strokeweight="2pt">
                  <v:path arrowok="t" o:connecttype="custom" o:connectlocs="1094,0;0,0" o:connectangles="0,0"/>
                </v:shape>
                <v:shape id="Freeform 2757" o:spid="_x0000_s5246" style="position:absolute;left:11145;top:13305;width:1939;height:0;visibility:visible;mso-wrap-style:square;v-text-anchor:top" coordsize="193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ccWJcQA&#10;AADdAAAADwAAAGRycy9kb3ducmV2LnhtbERPzWrCQBC+F/oOyxR6KXUTQVuiq0hpwSIUoz7AkB2T&#10;aHY2ZteYvr1zKPT48f3Pl4NrVE9dqD0bSEcJKOLC25pLA4f91+s7qBCRLTaeycAvBVguHh/mmFl/&#10;45z6XSyVhHDI0EAVY5tpHYqKHIaRb4mFO/rOYRTYldp2eJNw1+hxkky1w5qlocKWPioqzrurMzDN&#10;xz/p6TL5PNmXzarfp9tL/r015vlpWM1ARRriv/jPvbbie5vIfnkjT0Av7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3HFiXEAAAA3QAAAA8AAAAAAAAAAAAAAAAAmAIAAGRycy9k&#10;b3ducmV2LnhtbFBLBQYAAAAABAAEAPUAAACJAwAAAAA=&#10;" path="m,l1094,e" filled="f" strokecolor="#191919" strokeweight="2pt">
                  <v:path arrowok="t" o:connecttype="custom" o:connectlocs="0,0;1094,0" o:connectangles="0,0"/>
                </v:shape>
              </v:group>
              <v:shape id="Freeform 2758" o:spid="_x0000_s5247" style="position:absolute;left:11816;top:15105;width:424;height:0;visibility:visible;mso-wrap-style:square;v-text-anchor:top" coordsize="42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O0s+cYA&#10;AADdAAAADwAAAGRycy9kb3ducmV2LnhtbESPQWvCQBSE70L/w/IKvZlNWkxDdCMiFISCoCnS4zP7&#10;TILZtzG7avrv3UKhx2FmvmEWy9F04kaDay0rSKIYBHFldcu1gq/yY5qBcB5ZY2eZFPyQg2XxNFlg&#10;ru2dd3Tb+1oECLscFTTe97mUrmrIoItsTxy8kx0M+iCHWuoB7wFuOvkax6k02HJYaLCndUPVeX81&#10;CuyhXh/Lw6Xy291nLMtv97ZNM6VensfVHISn0f+H/9obrSB9nyXw+yY8AVk8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O0s+cYAAADdAAAADwAAAAAAAAAAAAAAAACYAgAAZHJz&#10;L2Rvd25yZXYueG1sUEsFBgAAAAAEAAQA9QAAAIsDAAAAAA==&#10;" path="m,l423,e" filled="f" strokecolor="#191919" strokeweight="2pt">
                <v:path arrowok="t" o:connecttype="custom" o:connectlocs="0,0;423,0" o:connectangles="0,0"/>
              </v:shape>
              <v:shape id="Freeform 2759" o:spid="_x0000_s5248" style="position:absolute;left:11160;top:15085;width:0;height:40;visibility:visible;mso-wrap-style:square;v-text-anchor:top" coordsize="0,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pKN58UA&#10;AADdAAAADwAAAGRycy9kb3ducmV2LnhtbESPQUsDMRSE70L/Q3gFL2Kztrgra9NSREuvrSJ4e26e&#10;yeLmJSSx3f57Iwg9DjPzDbNcj24QR4qp96zgblaBIO687tkoeHt9uX0AkTKyxsEzKThTgvVqcrXE&#10;VvsT7+l4yEYUCKcWFdicQytl6iw5TDMfiIv35aPDXGQ0Ukc8Fbgb5Lyqaumw57JgMdCTpe778OMU&#10;7Jvmk8Luxph6EfvteRPs8/uHUtfTcfMIItOYL+H/9k4rqJv7Ofy9KU9Arn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Oko3nxQAAAN0AAAAPAAAAAAAAAAAAAAAAAJgCAABkcnMv&#10;ZG93bnJldi54bWxQSwUGAAAAAAQABAD1AAAAigMAAAAA&#10;" path="m,l,40e" filled="f" strokecolor="#191919" strokeweight="2pt">
                <v:path arrowok="t" o:connecttype="custom" o:connectlocs="0,0;0,40" o:connectangles="0,0"/>
              </v:shape>
              <v:rect id="Rectangle 2760" o:spid="_x0000_s5249" style="position:absolute;left:11176;top:14864;width:640;height:6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rmuj8UA&#10;AADdAAAADwAAAGRycy9kb3ducmV2LnhtbESPS4vCQBCE74L/YWhhbzpxxQfRUURYWRcvPi7eOpk2&#10;CWZ6QmaM8d/vCILHoqq+ohar1pSiodoVlhUMBxEI4tTqgjMF59NPfwbCeWSNpWVS8CQHq2W3s8BY&#10;2wcfqDn6TAQIuxgV5N5XsZQuzcmgG9iKOHhXWxv0QdaZ1DU+AtyU8juKJtJgwWEhx4o2OaW3490o&#10;SHb7g9/+nbfNLMmq0iaX4d6Olfrqtes5CE+t/4Tf7V+tYDIdj+D1JjwBufw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2ua6PxQAAAN0AAAAPAAAAAAAAAAAAAAAAAJgCAABkcnMv&#10;ZG93bnJldi54bWxQSwUGAAAAAAQABAD1AAAAigMAAAAA&#10;" stroked="f">
                <v:path arrowok="t"/>
              </v:rect>
              <v:rect id="Rectangle 2761" o:spid="_x0000_s5250" style="position:absolute;left:11156;top:14844;width:680;height:68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e5c8McA&#10;AADdAAAADwAAAGRycy9kb3ducmV2LnhtbESP3UoDMRSE74W+QzgFb8RmW/qja9NSCkr1Rlx9gOPm&#10;uNk2OVmStF3fvikIXg4z8w2zXPfOihOF2HpWMB4VIIhrr1tuFHx9Pt8/gIgJWaP1TAp+KcJ6NbhZ&#10;Yqn9mT/oVKVGZAjHEhWYlLpSylgbchhHviPO3o8PDlOWoZE64DnDnZWTophLhy3nBYMdbQ3Vh+ro&#10;FND73evsZbc/vO21teZx+l0dF0Gp22G/eQKRqE//4b/2TiuYL2ZTuL7JT0CuL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3uXPDHAAAA3QAAAA8AAAAAAAAAAAAAAAAAmAIAAGRy&#10;cy9kb3ducmV2LnhtbFBLBQYAAAAABAAEAPUAAACMAwAAAAA=&#10;" filled="f" strokecolor="#191919" strokeweight="2pt">
                <v:path arrowok="t"/>
              </v:rect>
            </v:group>
            <v:shape id="Text Box 2594" o:spid="_x0000_s5251" type="#_x0000_t202" style="position:absolute;left:11203;top:8034;width:720;height:1110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" o:allowincell="f" filled="f" stroked="f">
              <v:textbox style="layout-flow:vertical" inset="0,0,0,0">
                <w:txbxContent>
                  <w:p w:rsidR="004648B7" w:rsidRDefault="004648B7" w:rsidP="004648B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Sciences &amp;</w:t>
                    </w:r>
                  </w:p>
                  <w:p w:rsidR="004648B7" w:rsidRDefault="004648B7" w:rsidP="004648B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left="202" w:right="202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Health</w:t>
                    </w:r>
                  </w:p>
                  <w:p w:rsidR="004648B7" w:rsidRDefault="004648B7" w:rsidP="004648B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left="-7" w:right="-7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Professions</w:t>
                    </w:r>
                  </w:p>
                </w:txbxContent>
              </v:textbox>
            </v:shape>
            <v:shape id="Text Box 2593" o:spid="_x0000_s5252" type="#_x0000_t202" style="position:absolute;left:11423;top:9772;width:480;height:980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" o:allowincell="f" filled="f" stroked="f">
              <v:textbox style="layout-flow:vertical" inset="0,0,0,0">
                <w:txbxContent>
                  <w:p w:rsidR="004648B7" w:rsidRDefault="004648B7" w:rsidP="004648B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Graduate</w:t>
                    </w:r>
                  </w:p>
                  <w:p w:rsidR="004648B7" w:rsidRDefault="004648B7" w:rsidP="004648B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right="12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School</w:t>
                    </w:r>
                  </w:p>
                </w:txbxContent>
              </v:textbox>
            </v:shape>
            <v:shape id="Text Box 2592" o:spid="_x0000_s5253" type="#_x0000_t202" style="position:absolute;left:11403;top:11621;width:480;height:1217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" o:allowincell="f" filled="f" stroked="f">
              <v:textbox style="layout-flow:vertical" inset="0,0,0,0">
                <w:txbxContent>
                  <w:p w:rsidR="004648B7" w:rsidRDefault="004648B7" w:rsidP="004648B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229" w:right="229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Course</w:t>
                    </w:r>
                  </w:p>
                  <w:p w:rsidR="004648B7" w:rsidRDefault="004648B7" w:rsidP="004648B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Descriptions</w:t>
                    </w:r>
                  </w:p>
                </w:txbxContent>
              </v:textbox>
            </v:shape>
            <v:shape id="Text Box 2591" o:spid="_x0000_s5254" type="#_x0000_t202" style="position:absolute;left:11383;top:13480;width:480;height:1173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" o:allowincell="f" filled="f" stroked="f">
              <v:textbox style="layout-flow:vertical" inset="0,0,0,0">
                <w:txbxContent>
                  <w:p w:rsidR="004648B7" w:rsidRDefault="004648B7" w:rsidP="004648B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Personnel &amp;Index</w:t>
                    </w:r>
                  </w:p>
                </w:txbxContent>
              </v:textbox>
            </v:shape>
            <v:shape id="Text Box 2590" o:spid="_x0000_s5255" type="#_x0000_t202" style="position:absolute;left:11515;top:577;width:377;height:1719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" o:allowincell="f" filled="f" stroked="f">
              <v:textbox style="layout-flow:vertical" inset="0,0,0,0">
                <w:txbxContent>
                  <w:p w:rsidR="004648B7" w:rsidRPr="008A161B" w:rsidRDefault="004648B7" w:rsidP="004648B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20" w:right="-30"/>
                      <w:rPr>
                        <w:rFonts w:ascii="Century Gothic" w:hAnsi="Century Gothic" w:cs="Century Gothic"/>
                        <w:color w:val="FFFFFF" w:themeColor="background1"/>
                        <w:sz w:val="20"/>
                        <w:szCs w:val="20"/>
                      </w:rPr>
                    </w:pPr>
                    <w:r w:rsidRPr="008A161B">
                      <w:rPr>
                        <w:rFonts w:ascii="Century Gothic" w:hAnsi="Century Gothic" w:cs="Century Gothic"/>
                        <w:b/>
                        <w:bCs/>
                        <w:color w:val="FFFFFF" w:themeColor="background1"/>
                        <w:sz w:val="20"/>
                        <w:szCs w:val="20"/>
                      </w:rPr>
                      <w:t>Albany State</w:t>
                    </w:r>
                  </w:p>
                </w:txbxContent>
              </v:textbox>
            </v:shape>
            <v:shape id="Text Box 2588" o:spid="_x0000_s5256" type="#_x0000_t202" style="position:absolute;left:11623;top:4416;width:240;height:840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" o:allowincell="f" filled="f" stroked="f">
              <v:textbox style="layout-flow:vertical" inset="0,0,0,0">
                <w:txbxContent>
                  <w:p w:rsidR="004648B7" w:rsidRDefault="004648B7" w:rsidP="004648B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20" w:right="-30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Business</w:t>
                    </w:r>
                  </w:p>
                </w:txbxContent>
              </v:textbox>
            </v:shape>
            <v:shape id="Text Box 2587" o:spid="_x0000_s5257" type="#_x0000_t202" style="position:absolute;left:11623;top:6136;width:240;height:1017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" o:allowincell="f" filled="f" stroked="f">
              <v:textbox style="layout-flow:vertical" inset="0,0,0,0">
                <w:txbxContent>
                  <w:p w:rsidR="004648B7" w:rsidRDefault="004648B7" w:rsidP="004648B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20" w:right="-30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Education</w:t>
                    </w:r>
                  </w:p>
                </w:txbxContent>
              </v:textbox>
            </v:shape>
            <v:shape id="Text Box 2589" o:spid="_x0000_s5258" type="#_x0000_t202" style="position:absolute;left:11383;top:2499;width:530;height:1744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" o:allowincell="f" filled="f" stroked="f">
              <v:textbox style="layout-flow:vertical" inset="0,0,0,0">
                <w:txbxContent>
                  <w:p w:rsidR="004648B7" w:rsidRPr="008A161B" w:rsidRDefault="004648B7" w:rsidP="004648B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20" w:right="-30"/>
                      <w:rPr>
                        <w:rFonts w:ascii="Century Gothic" w:hAnsi="Century Gothic" w:cs="Century Gothic"/>
                        <w:color w:val="000000" w:themeColor="text1"/>
                        <w:sz w:val="20"/>
                        <w:szCs w:val="20"/>
                      </w:rPr>
                    </w:pPr>
                    <w:r w:rsidRPr="008A161B">
                      <w:rPr>
                        <w:rFonts w:ascii="Century Gothic" w:hAnsi="Century Gothic" w:cs="Century Gothic"/>
                        <w:b/>
                        <w:bCs/>
                        <w:color w:val="000000" w:themeColor="text1"/>
                        <w:sz w:val="20"/>
                        <w:szCs w:val="20"/>
                      </w:rPr>
                      <w:t>Arts &amp; Humanities</w:t>
                    </w:r>
                  </w:p>
                </w:txbxContent>
              </v:textbox>
            </v:shape>
          </v:group>
        </w:pict>
      </w:r>
      <w:r w:rsidRPr="00CC470F">
        <w:pict>
          <v:shape id="Text Box 2085" o:spid="_x0000_s1239" type="#_x0000_t202" style="position:absolute;left:0;text-align:left;margin-left:579.2pt;margin-top:49.1pt;width:12pt;height:63.8pt;z-index:-251645952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" o:allowincell="f" filled="f" stroked="f">
            <v:textbox style="layout-flow:vertical" inset="0,0,0,0">
              <w:txbxContent>
                <w:p w:rsidR="00C11F2C" w:rsidRDefault="00C11F2C" w:rsidP="00C11F2C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20" w:right="-30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FFFFFF"/>
                      <w:sz w:val="20"/>
                      <w:szCs w:val="20"/>
                    </w:rPr>
                    <w:t>Albany State</w:t>
                  </w:r>
                </w:p>
              </w:txbxContent>
            </v:textbox>
            <w10:wrap anchorx="page" anchory="page"/>
          </v:shape>
        </w:pict>
      </w:r>
      <w:r w:rsidR="00C11F2C">
        <w:rPr>
          <w:rFonts w:ascii="Century Gothic" w:hAnsi="Century Gothic" w:cs="Century Gothic"/>
          <w:b/>
          <w:bCs/>
          <w:color w:val="191919"/>
          <w:sz w:val="16"/>
          <w:szCs w:val="16"/>
        </w:rPr>
        <w:t>CETLA</w:t>
      </w:r>
    </w:p>
    <w:p w:rsidR="00C11F2C" w:rsidRDefault="00C11F2C" w:rsidP="00C11F2C">
      <w:pPr>
        <w:widowControl w:val="0"/>
        <w:autoSpaceDE w:val="0"/>
        <w:autoSpaceDN w:val="0"/>
        <w:adjustRightInd w:val="0"/>
        <w:spacing w:before="6" w:after="0" w:line="160" w:lineRule="exact"/>
        <w:rPr>
          <w:rFonts w:ascii="Century Gothic" w:hAnsi="Century Gothic" w:cs="Century Gothic"/>
          <w:color w:val="000000"/>
          <w:sz w:val="16"/>
          <w:szCs w:val="16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before="20" w:after="0" w:line="240" w:lineRule="auto"/>
        <w:ind w:left="120" w:right="7667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pacing w:val="-16"/>
          <w:sz w:val="24"/>
          <w:szCs w:val="24"/>
        </w:rPr>
        <w:t>F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ACU</w:t>
      </w:r>
      <w:r>
        <w:rPr>
          <w:rFonts w:ascii="Times New Roman" w:hAnsi="Times New Roman"/>
          <w:b/>
          <w:bCs/>
          <w:color w:val="191919"/>
          <w:spacing w:val="-19"/>
          <w:sz w:val="18"/>
          <w:szCs w:val="18"/>
        </w:rPr>
        <w:t>L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Y</w:t>
      </w:r>
      <w:r>
        <w:rPr>
          <w:rFonts w:ascii="Times New Roman" w:hAnsi="Times New Roman"/>
          <w:b/>
          <w:bCs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D</w:t>
      </w:r>
      <w:r>
        <w:rPr>
          <w:rFonts w:ascii="Times New Roman" w:hAnsi="Times New Roman"/>
          <w:b/>
          <w:bCs/>
          <w:color w:val="191919"/>
          <w:spacing w:val="10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S</w:t>
      </w:r>
      <w:r>
        <w:rPr>
          <w:rFonts w:ascii="Times New Roman" w:hAnsi="Times New Roman"/>
          <w:b/>
          <w:bCs/>
          <w:color w:val="191919"/>
          <w:spacing w:val="-16"/>
          <w:sz w:val="18"/>
          <w:szCs w:val="18"/>
        </w:rPr>
        <w:t>T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AF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F</w:t>
      </w:r>
      <w:r>
        <w:rPr>
          <w:rFonts w:ascii="Times New Roman" w:hAnsi="Times New Roman"/>
          <w:b/>
          <w:bCs/>
          <w:color w:val="191919"/>
          <w:spacing w:val="4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D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EVELOPMENT</w:t>
      </w:r>
    </w:p>
    <w:p w:rsidR="00C11F2C" w:rsidRDefault="00C11F2C" w:rsidP="00C11F2C">
      <w:pPr>
        <w:widowControl w:val="0"/>
        <w:autoSpaceDE w:val="0"/>
        <w:autoSpaceDN w:val="0"/>
        <w:adjustRightInd w:val="0"/>
        <w:spacing w:before="30" w:after="0" w:line="249" w:lineRule="auto"/>
        <w:ind w:left="120" w:right="991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CETL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1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sponsor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variet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facult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developmen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activitie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mos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whic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ar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designe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enhanc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leve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fectiv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teachi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proofErr w:type="spellStart"/>
      <w:r>
        <w:rPr>
          <w:rFonts w:ascii="Times New Roman" w:hAnsi="Times New Roman"/>
          <w:color w:val="191919"/>
          <w:spacing w:val="-2"/>
          <w:sz w:val="18"/>
          <w:szCs w:val="18"/>
        </w:rPr>
        <w:t>Unive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r</w:t>
      </w:r>
      <w:proofErr w:type="spellEnd"/>
      <w:r>
        <w:rPr>
          <w:rFonts w:ascii="Times New Roman" w:hAnsi="Times New Roman"/>
          <w:color w:val="191919"/>
          <w:sz w:val="18"/>
          <w:szCs w:val="18"/>
        </w:rPr>
        <w:t xml:space="preserve">- </w:t>
      </w:r>
      <w:proofErr w:type="spellStart"/>
      <w:r>
        <w:rPr>
          <w:rFonts w:ascii="Times New Roman" w:hAnsi="Times New Roman"/>
          <w:color w:val="191919"/>
          <w:spacing w:val="-2"/>
          <w:sz w:val="18"/>
          <w:szCs w:val="18"/>
        </w:rPr>
        <w:t>sit</w:t>
      </w:r>
      <w:r>
        <w:rPr>
          <w:rFonts w:ascii="Times New Roman" w:hAnsi="Times New Roman"/>
          <w:color w:val="191919"/>
          <w:spacing w:val="-14"/>
          <w:sz w:val="18"/>
          <w:szCs w:val="18"/>
        </w:rPr>
        <w:t>y</w:t>
      </w:r>
      <w:proofErr w:type="spellEnd"/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2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7"/>
          <w:sz w:val="18"/>
          <w:szCs w:val="18"/>
        </w:rPr>
        <w:t>W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orkshop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seminar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strengthe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facult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skill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teaching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advising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researc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service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2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CETL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2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als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support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facult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members</w:t>
      </w:r>
      <w:r>
        <w:rPr>
          <w:rFonts w:ascii="Times New Roman" w:hAnsi="Times New Roman"/>
          <w:color w:val="191919"/>
          <w:sz w:val="18"/>
          <w:szCs w:val="18"/>
        </w:rPr>
        <w:t>’</w:t>
      </w:r>
      <w:r>
        <w:rPr>
          <w:rFonts w:ascii="Times New Roman" w:hAnsi="Times New Roman"/>
          <w:color w:val="191919"/>
          <w:spacing w:val="-24"/>
          <w:sz w:val="18"/>
          <w:szCs w:val="18"/>
        </w:rPr>
        <w:t xml:space="preserve"> </w:t>
      </w:r>
      <w:proofErr w:type="spellStart"/>
      <w:r>
        <w:rPr>
          <w:rFonts w:ascii="Times New Roman" w:hAnsi="Times New Roman"/>
          <w:color w:val="191919"/>
          <w:spacing w:val="-2"/>
          <w:sz w:val="18"/>
          <w:szCs w:val="18"/>
        </w:rPr>
        <w:t>prepa</w:t>
      </w:r>
      <w:proofErr w:type="spellEnd"/>
      <w:r>
        <w:rPr>
          <w:rFonts w:ascii="Times New Roman" w:hAnsi="Times New Roman"/>
          <w:color w:val="191919"/>
          <w:spacing w:val="-2"/>
          <w:sz w:val="18"/>
          <w:szCs w:val="18"/>
        </w:rPr>
        <w:t>- ratio</w:t>
      </w:r>
      <w:r>
        <w:rPr>
          <w:rFonts w:ascii="Times New Roman" w:hAnsi="Times New Roman"/>
          <w:color w:val="191919"/>
          <w:sz w:val="18"/>
          <w:szCs w:val="18"/>
        </w:rPr>
        <w:t xml:space="preserve">n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</w:t>
      </w:r>
      <w:r>
        <w:rPr>
          <w:rFonts w:ascii="Times New Roman" w:hAnsi="Times New Roman"/>
          <w:color w:val="191919"/>
          <w:sz w:val="18"/>
          <w:szCs w:val="18"/>
        </w:rPr>
        <w:t xml:space="preserve">r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promotion</w:t>
      </w:r>
      <w:r>
        <w:rPr>
          <w:rFonts w:ascii="Times New Roman" w:hAnsi="Times New Roman"/>
          <w:color w:val="191919"/>
          <w:sz w:val="18"/>
          <w:szCs w:val="18"/>
        </w:rPr>
        <w:t xml:space="preserve">,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tenure</w:t>
      </w:r>
      <w:r>
        <w:rPr>
          <w:rFonts w:ascii="Times New Roman" w:hAnsi="Times New Roman"/>
          <w:color w:val="191919"/>
          <w:sz w:val="18"/>
          <w:szCs w:val="18"/>
        </w:rPr>
        <w:t xml:space="preserve">,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post-tenur</w:t>
      </w:r>
      <w:r>
        <w:rPr>
          <w:rFonts w:ascii="Times New Roman" w:hAnsi="Times New Roman"/>
          <w:color w:val="191919"/>
          <w:sz w:val="18"/>
          <w:szCs w:val="18"/>
        </w:rPr>
        <w:t xml:space="preserve">e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revie</w:t>
      </w:r>
      <w:r>
        <w:rPr>
          <w:rFonts w:ascii="Times New Roman" w:hAnsi="Times New Roman"/>
          <w:color w:val="191919"/>
          <w:sz w:val="18"/>
          <w:szCs w:val="18"/>
        </w:rPr>
        <w:t xml:space="preserve">w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 xml:space="preserve">d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developin</w:t>
      </w:r>
      <w:r>
        <w:rPr>
          <w:rFonts w:ascii="Times New Roman" w:hAnsi="Times New Roman"/>
          <w:color w:val="191919"/>
          <w:sz w:val="18"/>
          <w:szCs w:val="18"/>
        </w:rPr>
        <w:t xml:space="preserve">g </w:t>
      </w:r>
      <w:del w:id="3" w:author="rjones" w:date="2011-04-19T16:27:00Z">
        <w:r w:rsidDel="008B3172">
          <w:rPr>
            <w:rFonts w:ascii="Times New Roman" w:hAnsi="Times New Roman"/>
            <w:color w:val="191919"/>
            <w:sz w:val="18"/>
            <w:szCs w:val="18"/>
          </w:rPr>
          <w:delText>a</w:delText>
        </w:r>
      </w:del>
      <w:r>
        <w:rPr>
          <w:rFonts w:ascii="Times New Roman" w:hAnsi="Times New Roman"/>
          <w:color w:val="19191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five-yea</w:t>
      </w:r>
      <w:r>
        <w:rPr>
          <w:rFonts w:ascii="Times New Roman" w:hAnsi="Times New Roman"/>
          <w:color w:val="191919"/>
          <w:sz w:val="18"/>
          <w:szCs w:val="18"/>
        </w:rPr>
        <w:t xml:space="preserve">r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professiona</w:t>
      </w:r>
      <w:r>
        <w:rPr>
          <w:rFonts w:ascii="Times New Roman" w:hAnsi="Times New Roman"/>
          <w:color w:val="191919"/>
          <w:sz w:val="18"/>
          <w:szCs w:val="18"/>
        </w:rPr>
        <w:t xml:space="preserve">l </w:t>
      </w:r>
      <w:proofErr w:type="spellStart"/>
      <w:r>
        <w:rPr>
          <w:rFonts w:ascii="Times New Roman" w:hAnsi="Times New Roman"/>
          <w:color w:val="191919"/>
          <w:spacing w:val="-2"/>
          <w:sz w:val="18"/>
          <w:szCs w:val="18"/>
        </w:rPr>
        <w:t>plan</w:t>
      </w:r>
      <w:ins w:id="4" w:author="rjones" w:date="2011-04-19T16:27:00Z">
        <w:r w:rsidR="008B3172">
          <w:rPr>
            <w:rFonts w:ascii="Times New Roman" w:hAnsi="Times New Roman"/>
            <w:color w:val="191919"/>
            <w:spacing w:val="-2"/>
            <w:sz w:val="18"/>
            <w:szCs w:val="18"/>
          </w:rPr>
          <w:t>s</w:t>
        </w:r>
      </w:ins>
      <w:r>
        <w:rPr>
          <w:rFonts w:ascii="Times New Roman" w:hAnsi="Times New Roman"/>
          <w:color w:val="191919"/>
          <w:sz w:val="18"/>
          <w:szCs w:val="18"/>
        </w:rPr>
        <w:t>.</w:t>
      </w:r>
      <w:del w:id="5" w:author="rjones" w:date="2011-04-19T16:27:00Z">
        <w:r w:rsidDel="008B3172">
          <w:rPr>
            <w:rFonts w:ascii="Times New Roman" w:hAnsi="Times New Roman"/>
            <w:color w:val="191919"/>
            <w:sz w:val="18"/>
            <w:szCs w:val="18"/>
          </w:rPr>
          <w:delText xml:space="preserve"> </w:delText>
        </w:r>
        <w:r w:rsidDel="008B3172">
          <w:rPr>
            <w:rFonts w:ascii="Times New Roman" w:hAnsi="Times New Roman"/>
            <w:color w:val="191919"/>
            <w:spacing w:val="2"/>
            <w:sz w:val="18"/>
            <w:szCs w:val="18"/>
          </w:rPr>
          <w:delText xml:space="preserve"> </w:delText>
        </w:r>
      </w:del>
      <w:del w:id="6" w:author="rjones" w:date="2011-04-19T16:28:00Z">
        <w:r w:rsidDel="008B3172">
          <w:rPr>
            <w:rFonts w:ascii="Times New Roman" w:hAnsi="Times New Roman"/>
            <w:color w:val="191919"/>
            <w:spacing w:val="-2"/>
            <w:sz w:val="18"/>
            <w:szCs w:val="18"/>
          </w:rPr>
          <w:delText>Som</w:delText>
        </w:r>
        <w:r w:rsidDel="008B3172">
          <w:rPr>
            <w:rFonts w:ascii="Times New Roman" w:hAnsi="Times New Roman"/>
            <w:color w:val="191919"/>
            <w:sz w:val="18"/>
            <w:szCs w:val="18"/>
          </w:rPr>
          <w:delText xml:space="preserve">e </w:delText>
        </w:r>
        <w:r w:rsidDel="008B3172">
          <w:rPr>
            <w:rFonts w:ascii="Times New Roman" w:hAnsi="Times New Roman"/>
            <w:color w:val="191919"/>
            <w:spacing w:val="-2"/>
            <w:sz w:val="18"/>
            <w:szCs w:val="18"/>
          </w:rPr>
          <w:delText>o</w:delText>
        </w:r>
        <w:r w:rsidDel="008B3172">
          <w:rPr>
            <w:rFonts w:ascii="Times New Roman" w:hAnsi="Times New Roman"/>
            <w:color w:val="191919"/>
            <w:sz w:val="18"/>
            <w:szCs w:val="18"/>
          </w:rPr>
          <w:delText xml:space="preserve">f </w:delText>
        </w:r>
        <w:r w:rsidDel="008B3172">
          <w:rPr>
            <w:rFonts w:ascii="Times New Roman" w:hAnsi="Times New Roman"/>
            <w:color w:val="191919"/>
            <w:spacing w:val="-2"/>
            <w:sz w:val="18"/>
            <w:szCs w:val="18"/>
          </w:rPr>
          <w:delText>th</w:delText>
        </w:r>
        <w:r w:rsidDel="008B3172">
          <w:rPr>
            <w:rFonts w:ascii="Times New Roman" w:hAnsi="Times New Roman"/>
            <w:color w:val="191919"/>
            <w:sz w:val="18"/>
            <w:szCs w:val="18"/>
          </w:rPr>
          <w:delText xml:space="preserve">e </w:delText>
        </w:r>
        <w:r w:rsidDel="008B3172">
          <w:rPr>
            <w:rFonts w:ascii="Times New Roman" w:hAnsi="Times New Roman"/>
            <w:color w:val="191919"/>
            <w:spacing w:val="-2"/>
            <w:sz w:val="18"/>
            <w:szCs w:val="18"/>
          </w:rPr>
          <w:delText>workshop</w:delText>
        </w:r>
        <w:r w:rsidDel="008B3172">
          <w:rPr>
            <w:rFonts w:ascii="Times New Roman" w:hAnsi="Times New Roman"/>
            <w:color w:val="191919"/>
            <w:sz w:val="18"/>
            <w:szCs w:val="18"/>
          </w:rPr>
          <w:delText xml:space="preserve">s </w:delText>
        </w:r>
        <w:r w:rsidDel="008B3172">
          <w:rPr>
            <w:rFonts w:ascii="Times New Roman" w:hAnsi="Times New Roman"/>
            <w:color w:val="191919"/>
            <w:spacing w:val="-2"/>
            <w:sz w:val="18"/>
            <w:szCs w:val="18"/>
          </w:rPr>
          <w:delText>o</w:delText>
        </w:r>
        <w:r w:rsidDel="008B3172">
          <w:rPr>
            <w:rFonts w:ascii="Times New Roman" w:hAnsi="Times New Roman"/>
            <w:color w:val="191919"/>
            <w:spacing w:val="-5"/>
            <w:sz w:val="18"/>
            <w:szCs w:val="18"/>
          </w:rPr>
          <w:delText>f</w:delText>
        </w:r>
        <w:r w:rsidDel="008B3172">
          <w:rPr>
            <w:rFonts w:ascii="Times New Roman" w:hAnsi="Times New Roman"/>
            <w:color w:val="191919"/>
            <w:spacing w:val="-2"/>
            <w:sz w:val="18"/>
            <w:szCs w:val="18"/>
          </w:rPr>
          <w:delText>fere</w:delText>
        </w:r>
        <w:r w:rsidDel="008B3172">
          <w:rPr>
            <w:rFonts w:ascii="Times New Roman" w:hAnsi="Times New Roman"/>
            <w:color w:val="191919"/>
            <w:sz w:val="18"/>
            <w:szCs w:val="18"/>
          </w:rPr>
          <w:delText xml:space="preserve">d </w:delText>
        </w:r>
        <w:r w:rsidDel="008B3172">
          <w:rPr>
            <w:rFonts w:ascii="Times New Roman" w:hAnsi="Times New Roman"/>
            <w:color w:val="191919"/>
            <w:spacing w:val="-3"/>
            <w:sz w:val="18"/>
            <w:szCs w:val="18"/>
          </w:rPr>
          <w:delText>t</w:delText>
        </w:r>
        <w:r w:rsidDel="008B3172">
          <w:rPr>
            <w:rFonts w:ascii="Times New Roman" w:hAnsi="Times New Roman"/>
            <w:color w:val="191919"/>
            <w:sz w:val="18"/>
            <w:szCs w:val="18"/>
          </w:rPr>
          <w:delText xml:space="preserve">o </w:delText>
        </w:r>
        <w:r w:rsidDel="008B3172">
          <w:rPr>
            <w:rFonts w:ascii="Times New Roman" w:hAnsi="Times New Roman"/>
            <w:color w:val="191919"/>
            <w:spacing w:val="-2"/>
            <w:sz w:val="18"/>
            <w:szCs w:val="18"/>
          </w:rPr>
          <w:delText>assis</w:delText>
        </w:r>
        <w:r w:rsidDel="008B3172">
          <w:rPr>
            <w:rFonts w:ascii="Times New Roman" w:hAnsi="Times New Roman"/>
            <w:color w:val="191919"/>
            <w:sz w:val="18"/>
            <w:szCs w:val="18"/>
          </w:rPr>
          <w:delText xml:space="preserve">t </w:delText>
        </w:r>
        <w:r w:rsidDel="008B3172">
          <w:rPr>
            <w:rFonts w:ascii="Times New Roman" w:hAnsi="Times New Roman"/>
            <w:color w:val="191919"/>
            <w:spacing w:val="-2"/>
            <w:sz w:val="18"/>
            <w:szCs w:val="18"/>
          </w:rPr>
          <w:delText>faculty includ</w:delText>
        </w:r>
        <w:r w:rsidDel="008B3172">
          <w:rPr>
            <w:rFonts w:ascii="Times New Roman" w:hAnsi="Times New Roman"/>
            <w:color w:val="191919"/>
            <w:sz w:val="18"/>
            <w:szCs w:val="18"/>
          </w:rPr>
          <w:delText>e</w:delText>
        </w:r>
        <w:r w:rsidDel="008B3172">
          <w:rPr>
            <w:rFonts w:ascii="Times New Roman" w:hAnsi="Times New Roman"/>
            <w:color w:val="191919"/>
            <w:spacing w:val="-5"/>
            <w:sz w:val="18"/>
            <w:szCs w:val="18"/>
          </w:rPr>
          <w:delText xml:space="preserve"> </w:delText>
        </w:r>
        <w:r w:rsidDel="008B3172">
          <w:rPr>
            <w:rFonts w:ascii="Times New Roman" w:hAnsi="Times New Roman"/>
            <w:color w:val="191919"/>
            <w:spacing w:val="-2"/>
            <w:sz w:val="18"/>
            <w:szCs w:val="18"/>
          </w:rPr>
          <w:delText>WEB-C</w:delText>
        </w:r>
        <w:r w:rsidDel="008B3172">
          <w:rPr>
            <w:rFonts w:ascii="Times New Roman" w:hAnsi="Times New Roman"/>
            <w:color w:val="191919"/>
            <w:spacing w:val="-15"/>
            <w:sz w:val="18"/>
            <w:szCs w:val="18"/>
          </w:rPr>
          <w:delText>T</w:delText>
        </w:r>
        <w:r w:rsidDel="008B3172">
          <w:rPr>
            <w:rFonts w:ascii="Times New Roman" w:hAnsi="Times New Roman"/>
            <w:color w:val="191919"/>
            <w:sz w:val="18"/>
            <w:szCs w:val="18"/>
          </w:rPr>
          <w:delText>,</w:delText>
        </w:r>
        <w:r w:rsidDel="008B3172">
          <w:rPr>
            <w:rFonts w:ascii="Times New Roman" w:hAnsi="Times New Roman"/>
            <w:color w:val="191919"/>
            <w:spacing w:val="-12"/>
            <w:sz w:val="18"/>
            <w:szCs w:val="18"/>
          </w:rPr>
          <w:delText xml:space="preserve"> </w:delText>
        </w:r>
        <w:r w:rsidDel="008B3172">
          <w:rPr>
            <w:rFonts w:ascii="Times New Roman" w:hAnsi="Times New Roman"/>
            <w:color w:val="191919"/>
            <w:spacing w:val="-2"/>
            <w:sz w:val="18"/>
            <w:szCs w:val="18"/>
          </w:rPr>
          <w:delText>Academi</w:delText>
        </w:r>
        <w:r w:rsidDel="008B3172">
          <w:rPr>
            <w:rFonts w:ascii="Times New Roman" w:hAnsi="Times New Roman"/>
            <w:color w:val="191919"/>
            <w:sz w:val="18"/>
            <w:szCs w:val="18"/>
          </w:rPr>
          <w:delText>c</w:delText>
        </w:r>
        <w:r w:rsidDel="008B3172">
          <w:rPr>
            <w:rFonts w:ascii="Times New Roman" w:hAnsi="Times New Roman"/>
            <w:color w:val="191919"/>
            <w:spacing w:val="-12"/>
            <w:sz w:val="18"/>
            <w:szCs w:val="18"/>
          </w:rPr>
          <w:delText xml:space="preserve"> </w:delText>
        </w:r>
        <w:r w:rsidDel="008B3172">
          <w:rPr>
            <w:rFonts w:ascii="Times New Roman" w:hAnsi="Times New Roman"/>
            <w:color w:val="191919"/>
            <w:spacing w:val="-2"/>
            <w:sz w:val="18"/>
            <w:szCs w:val="18"/>
          </w:rPr>
          <w:delText>Advising</w:delText>
        </w:r>
        <w:r w:rsidDel="008B3172">
          <w:rPr>
            <w:rFonts w:ascii="Times New Roman" w:hAnsi="Times New Roman"/>
            <w:color w:val="191919"/>
            <w:sz w:val="18"/>
            <w:szCs w:val="18"/>
          </w:rPr>
          <w:delText>,</w:delText>
        </w:r>
        <w:r w:rsidDel="008B3172">
          <w:rPr>
            <w:rFonts w:ascii="Times New Roman" w:hAnsi="Times New Roman"/>
            <w:color w:val="191919"/>
            <w:spacing w:val="-2"/>
            <w:sz w:val="18"/>
            <w:szCs w:val="18"/>
          </w:rPr>
          <w:delText xml:space="preserve"> Readin</w:delText>
        </w:r>
        <w:r w:rsidDel="008B3172">
          <w:rPr>
            <w:rFonts w:ascii="Times New Roman" w:hAnsi="Times New Roman"/>
            <w:color w:val="191919"/>
            <w:sz w:val="18"/>
            <w:szCs w:val="18"/>
          </w:rPr>
          <w:delText>g</w:delText>
        </w:r>
        <w:r w:rsidDel="008B3172">
          <w:rPr>
            <w:rFonts w:ascii="Times New Roman" w:hAnsi="Times New Roman"/>
            <w:color w:val="191919"/>
            <w:spacing w:val="-2"/>
            <w:sz w:val="18"/>
            <w:szCs w:val="18"/>
          </w:rPr>
          <w:delText xml:space="preserve"> an</w:delText>
        </w:r>
        <w:r w:rsidDel="008B3172">
          <w:rPr>
            <w:rFonts w:ascii="Times New Roman" w:hAnsi="Times New Roman"/>
            <w:color w:val="191919"/>
            <w:sz w:val="18"/>
            <w:szCs w:val="18"/>
          </w:rPr>
          <w:delText>d</w:delText>
        </w:r>
        <w:r w:rsidDel="008B3172">
          <w:rPr>
            <w:rFonts w:ascii="Times New Roman" w:hAnsi="Times New Roman"/>
            <w:color w:val="191919"/>
            <w:spacing w:val="-5"/>
            <w:sz w:val="18"/>
            <w:szCs w:val="18"/>
          </w:rPr>
          <w:delText xml:space="preserve"> </w:delText>
        </w:r>
        <w:r w:rsidDel="008B3172">
          <w:rPr>
            <w:rFonts w:ascii="Times New Roman" w:hAnsi="Times New Roman"/>
            <w:color w:val="191919"/>
            <w:spacing w:val="-9"/>
            <w:sz w:val="18"/>
            <w:szCs w:val="18"/>
          </w:rPr>
          <w:delText>W</w:delText>
        </w:r>
        <w:r w:rsidDel="008B3172">
          <w:rPr>
            <w:rFonts w:ascii="Times New Roman" w:hAnsi="Times New Roman"/>
            <w:color w:val="191919"/>
            <w:spacing w:val="-2"/>
            <w:sz w:val="18"/>
            <w:szCs w:val="18"/>
          </w:rPr>
          <w:delText>ritin</w:delText>
        </w:r>
        <w:r w:rsidDel="008B3172">
          <w:rPr>
            <w:rFonts w:ascii="Times New Roman" w:hAnsi="Times New Roman"/>
            <w:color w:val="191919"/>
            <w:sz w:val="18"/>
            <w:szCs w:val="18"/>
          </w:rPr>
          <w:delText>g</w:delText>
        </w:r>
        <w:r w:rsidDel="008B3172">
          <w:rPr>
            <w:rFonts w:ascii="Times New Roman" w:hAnsi="Times New Roman"/>
            <w:color w:val="191919"/>
            <w:spacing w:val="-2"/>
            <w:sz w:val="18"/>
            <w:szCs w:val="18"/>
          </w:rPr>
          <w:delText xml:space="preserve"> acros</w:delText>
        </w:r>
        <w:r w:rsidDel="008B3172">
          <w:rPr>
            <w:rFonts w:ascii="Times New Roman" w:hAnsi="Times New Roman"/>
            <w:color w:val="191919"/>
            <w:sz w:val="18"/>
            <w:szCs w:val="18"/>
          </w:rPr>
          <w:delText>s</w:delText>
        </w:r>
        <w:r w:rsidDel="008B3172">
          <w:rPr>
            <w:rFonts w:ascii="Times New Roman" w:hAnsi="Times New Roman"/>
            <w:color w:val="191919"/>
            <w:spacing w:val="-2"/>
            <w:sz w:val="18"/>
            <w:szCs w:val="18"/>
          </w:rPr>
          <w:delText xml:space="preserve"> th</w:delText>
        </w:r>
        <w:r w:rsidDel="008B3172">
          <w:rPr>
            <w:rFonts w:ascii="Times New Roman" w:hAnsi="Times New Roman"/>
            <w:color w:val="191919"/>
            <w:sz w:val="18"/>
            <w:szCs w:val="18"/>
          </w:rPr>
          <w:delText>e</w:delText>
        </w:r>
        <w:r w:rsidDel="008B3172">
          <w:rPr>
            <w:rFonts w:ascii="Times New Roman" w:hAnsi="Times New Roman"/>
            <w:color w:val="191919"/>
            <w:spacing w:val="-2"/>
            <w:sz w:val="18"/>
            <w:szCs w:val="18"/>
          </w:rPr>
          <w:delText xml:space="preserve"> Curriculu</w:delText>
        </w:r>
        <w:r w:rsidDel="008B3172">
          <w:rPr>
            <w:rFonts w:ascii="Times New Roman" w:hAnsi="Times New Roman"/>
            <w:color w:val="191919"/>
            <w:sz w:val="18"/>
            <w:szCs w:val="18"/>
          </w:rPr>
          <w:delText>m</w:delText>
        </w:r>
        <w:r w:rsidDel="008B3172">
          <w:rPr>
            <w:rFonts w:ascii="Times New Roman" w:hAnsi="Times New Roman"/>
            <w:color w:val="191919"/>
            <w:spacing w:val="-2"/>
            <w:sz w:val="18"/>
            <w:szCs w:val="18"/>
          </w:rPr>
          <w:delText xml:space="preserve"> Model</w:delText>
        </w:r>
        <w:r w:rsidDel="008B3172">
          <w:rPr>
            <w:rFonts w:ascii="Times New Roman" w:hAnsi="Times New Roman"/>
            <w:color w:val="191919"/>
            <w:sz w:val="18"/>
            <w:szCs w:val="18"/>
          </w:rPr>
          <w:delText>,</w:delText>
        </w:r>
        <w:r w:rsidDel="008B3172">
          <w:rPr>
            <w:rFonts w:ascii="Times New Roman" w:hAnsi="Times New Roman"/>
            <w:color w:val="191919"/>
            <w:spacing w:val="-2"/>
            <w:sz w:val="18"/>
            <w:szCs w:val="18"/>
          </w:rPr>
          <w:delText xml:space="preserve"> Instructiona</w:delText>
        </w:r>
        <w:r w:rsidDel="008B3172">
          <w:rPr>
            <w:rFonts w:ascii="Times New Roman" w:hAnsi="Times New Roman"/>
            <w:color w:val="191919"/>
            <w:sz w:val="18"/>
            <w:szCs w:val="18"/>
          </w:rPr>
          <w:delText>l</w:delText>
        </w:r>
        <w:r w:rsidDel="008B3172">
          <w:rPr>
            <w:rFonts w:ascii="Times New Roman" w:hAnsi="Times New Roman"/>
            <w:color w:val="191919"/>
            <w:spacing w:val="-5"/>
            <w:sz w:val="18"/>
            <w:szCs w:val="18"/>
          </w:rPr>
          <w:delText xml:space="preserve"> </w:delText>
        </w:r>
        <w:r w:rsidDel="008B3172">
          <w:rPr>
            <w:rFonts w:ascii="Times New Roman" w:hAnsi="Times New Roman"/>
            <w:color w:val="191919"/>
            <w:spacing w:val="-14"/>
            <w:sz w:val="18"/>
            <w:szCs w:val="18"/>
          </w:rPr>
          <w:delText>T</w:delText>
        </w:r>
        <w:r w:rsidDel="008B3172">
          <w:rPr>
            <w:rFonts w:ascii="Times New Roman" w:hAnsi="Times New Roman"/>
            <w:color w:val="191919"/>
            <w:spacing w:val="-2"/>
            <w:sz w:val="18"/>
            <w:szCs w:val="18"/>
          </w:rPr>
          <w:delText>echnolog</w:delText>
        </w:r>
        <w:r w:rsidDel="008B3172">
          <w:rPr>
            <w:rFonts w:ascii="Times New Roman" w:hAnsi="Times New Roman"/>
            <w:color w:val="191919"/>
            <w:spacing w:val="-13"/>
            <w:sz w:val="18"/>
            <w:szCs w:val="18"/>
          </w:rPr>
          <w:delText>y</w:delText>
        </w:r>
        <w:r w:rsidDel="008B3172">
          <w:rPr>
            <w:rFonts w:ascii="Times New Roman" w:hAnsi="Times New Roman"/>
            <w:color w:val="191919"/>
            <w:sz w:val="18"/>
            <w:szCs w:val="18"/>
          </w:rPr>
          <w:delText>,</w:delText>
        </w:r>
        <w:r w:rsidDel="008B3172">
          <w:rPr>
            <w:rFonts w:ascii="Times New Roman" w:hAnsi="Times New Roman"/>
            <w:color w:val="191919"/>
            <w:spacing w:val="-2"/>
            <w:sz w:val="18"/>
            <w:szCs w:val="18"/>
          </w:rPr>
          <w:delText xml:space="preserve"> an</w:delText>
        </w:r>
        <w:r w:rsidDel="008B3172">
          <w:rPr>
            <w:rFonts w:ascii="Times New Roman" w:hAnsi="Times New Roman"/>
            <w:color w:val="191919"/>
            <w:sz w:val="18"/>
            <w:szCs w:val="18"/>
          </w:rPr>
          <w:delText>d</w:delText>
        </w:r>
        <w:r w:rsidDel="008B3172">
          <w:rPr>
            <w:rFonts w:ascii="Times New Roman" w:hAnsi="Times New Roman"/>
            <w:color w:val="191919"/>
            <w:spacing w:val="-2"/>
            <w:sz w:val="18"/>
            <w:szCs w:val="18"/>
          </w:rPr>
          <w:delText xml:space="preserve"> Developin</w:delText>
        </w:r>
        <w:r w:rsidDel="008B3172">
          <w:rPr>
            <w:rFonts w:ascii="Times New Roman" w:hAnsi="Times New Roman"/>
            <w:color w:val="191919"/>
            <w:sz w:val="18"/>
            <w:szCs w:val="18"/>
          </w:rPr>
          <w:delText>g</w:delText>
        </w:r>
        <w:r w:rsidDel="008B3172">
          <w:rPr>
            <w:rFonts w:ascii="Times New Roman" w:hAnsi="Times New Roman"/>
            <w:color w:val="191919"/>
            <w:spacing w:val="-2"/>
            <w:sz w:val="18"/>
            <w:szCs w:val="18"/>
          </w:rPr>
          <w:delText xml:space="preserve"> </w:delText>
        </w:r>
        <w:r w:rsidDel="008B3172">
          <w:rPr>
            <w:rFonts w:ascii="Times New Roman" w:hAnsi="Times New Roman"/>
            <w:color w:val="191919"/>
            <w:sz w:val="18"/>
            <w:szCs w:val="18"/>
          </w:rPr>
          <w:delText>a</w:delText>
        </w:r>
        <w:r w:rsidDel="008B3172">
          <w:rPr>
            <w:rFonts w:ascii="Times New Roman" w:hAnsi="Times New Roman"/>
            <w:color w:val="191919"/>
            <w:spacing w:val="-3"/>
            <w:sz w:val="18"/>
            <w:szCs w:val="18"/>
          </w:rPr>
          <w:delText xml:space="preserve"> </w:delText>
        </w:r>
        <w:r w:rsidDel="008B3172">
          <w:rPr>
            <w:rFonts w:ascii="Times New Roman" w:hAnsi="Times New Roman"/>
            <w:color w:val="191919"/>
            <w:spacing w:val="-2"/>
            <w:sz w:val="18"/>
            <w:szCs w:val="18"/>
          </w:rPr>
          <w:delText>Profes- siona</w:delText>
        </w:r>
        <w:r w:rsidDel="008B3172">
          <w:rPr>
            <w:rFonts w:ascii="Times New Roman" w:hAnsi="Times New Roman"/>
            <w:color w:val="191919"/>
            <w:sz w:val="18"/>
            <w:szCs w:val="18"/>
          </w:rPr>
          <w:delText>l</w:delText>
        </w:r>
        <w:r w:rsidDel="008B3172">
          <w:rPr>
            <w:rFonts w:ascii="Times New Roman" w:hAnsi="Times New Roman"/>
            <w:color w:val="191919"/>
            <w:spacing w:val="1"/>
            <w:sz w:val="18"/>
            <w:szCs w:val="18"/>
          </w:rPr>
          <w:delText xml:space="preserve"> </w:delText>
        </w:r>
        <w:r w:rsidDel="008B3172">
          <w:rPr>
            <w:rFonts w:ascii="Times New Roman" w:hAnsi="Times New Roman"/>
            <w:color w:val="191919"/>
            <w:spacing w:val="-2"/>
            <w:sz w:val="18"/>
            <w:szCs w:val="18"/>
          </w:rPr>
          <w:delText>Portfolio</w:delText>
        </w:r>
        <w:proofErr w:type="spellEnd"/>
        <w:r w:rsidDel="008B3172">
          <w:rPr>
            <w:rFonts w:ascii="Times New Roman" w:hAnsi="Times New Roman"/>
            <w:color w:val="191919"/>
            <w:sz w:val="18"/>
            <w:szCs w:val="18"/>
          </w:rPr>
          <w:delText>.</w:delText>
        </w:r>
      </w:del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additio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facult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activities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numbe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service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ar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fere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ins w:id="7" w:author="rjones" w:date="2011-04-19T16:28:00Z">
        <w:r w:rsidR="008B3172">
          <w:rPr>
            <w:rFonts w:ascii="Times New Roman" w:hAnsi="Times New Roman"/>
            <w:color w:val="191919"/>
            <w:spacing w:val="1"/>
            <w:sz w:val="18"/>
            <w:szCs w:val="18"/>
          </w:rPr>
          <w:t xml:space="preserve">ASU </w:t>
        </w:r>
      </w:ins>
      <w:proofErr w:type="gramStart"/>
      <w:r>
        <w:rPr>
          <w:rFonts w:ascii="Times New Roman" w:hAnsi="Times New Roman"/>
          <w:color w:val="191919"/>
          <w:spacing w:val="-2"/>
          <w:sz w:val="18"/>
          <w:szCs w:val="18"/>
        </w:rPr>
        <w:t>sta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f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del w:id="8" w:author="rjones" w:date="2011-04-19T16:28:00Z">
        <w:r w:rsidDel="008B3172">
          <w:rPr>
            <w:rFonts w:ascii="Times New Roman" w:hAnsi="Times New Roman"/>
            <w:color w:val="191919"/>
            <w:spacing w:val="-2"/>
            <w:sz w:val="18"/>
            <w:szCs w:val="18"/>
          </w:rPr>
          <w:delText>a</w:delText>
        </w:r>
        <w:r w:rsidDel="008B3172">
          <w:rPr>
            <w:rFonts w:ascii="Times New Roman" w:hAnsi="Times New Roman"/>
            <w:color w:val="191919"/>
            <w:sz w:val="18"/>
            <w:szCs w:val="18"/>
          </w:rPr>
          <w:delText>t</w:delText>
        </w:r>
        <w:r w:rsidDel="008B3172">
          <w:rPr>
            <w:rFonts w:ascii="Times New Roman" w:hAnsi="Times New Roman"/>
            <w:color w:val="191919"/>
            <w:spacing w:val="1"/>
            <w:sz w:val="18"/>
            <w:szCs w:val="18"/>
          </w:rPr>
          <w:delText xml:space="preserve"> </w:delText>
        </w:r>
        <w:r w:rsidDel="008B3172">
          <w:rPr>
            <w:rFonts w:ascii="Times New Roman" w:hAnsi="Times New Roman"/>
            <w:color w:val="191919"/>
            <w:spacing w:val="-2"/>
            <w:sz w:val="18"/>
            <w:szCs w:val="18"/>
          </w:rPr>
          <w:delText>th</w:delText>
        </w:r>
        <w:r w:rsidDel="008B3172">
          <w:rPr>
            <w:rFonts w:ascii="Times New Roman" w:hAnsi="Times New Roman"/>
            <w:color w:val="191919"/>
            <w:sz w:val="18"/>
            <w:szCs w:val="18"/>
          </w:rPr>
          <w:delText>e</w:delText>
        </w:r>
        <w:r w:rsidDel="008B3172">
          <w:rPr>
            <w:rFonts w:ascii="Times New Roman" w:hAnsi="Times New Roman"/>
            <w:color w:val="191919"/>
            <w:spacing w:val="1"/>
            <w:sz w:val="18"/>
            <w:szCs w:val="18"/>
          </w:rPr>
          <w:delText xml:space="preserve"> </w:delText>
        </w:r>
        <w:r w:rsidDel="008B3172">
          <w:rPr>
            <w:rFonts w:ascii="Times New Roman" w:hAnsi="Times New Roman"/>
            <w:color w:val="191919"/>
            <w:spacing w:val="-2"/>
            <w:sz w:val="18"/>
            <w:szCs w:val="18"/>
          </w:rPr>
          <w:delText>universit</w:delText>
        </w:r>
        <w:r w:rsidDel="008B3172">
          <w:rPr>
            <w:rFonts w:ascii="Times New Roman" w:hAnsi="Times New Roman"/>
            <w:color w:val="191919"/>
            <w:sz w:val="18"/>
            <w:szCs w:val="18"/>
          </w:rPr>
          <w:delText>y</w:delText>
        </w:r>
      </w:del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wh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len</w:t>
      </w:r>
      <w:r>
        <w:rPr>
          <w:rFonts w:ascii="Times New Roman" w:hAnsi="Times New Roman"/>
          <w:color w:val="191919"/>
          <w:sz w:val="18"/>
          <w:szCs w:val="18"/>
        </w:rPr>
        <w:t>d</w:t>
      </w:r>
      <w:proofErr w:type="gramEnd"/>
      <w:r>
        <w:rPr>
          <w:rFonts w:ascii="Times New Roman" w:hAnsi="Times New Roman"/>
          <w:color w:val="19191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thei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assistanc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the tota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suppor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educationa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fort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universit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Cente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>r</w:t>
      </w:r>
      <w:r>
        <w:rPr>
          <w:rFonts w:ascii="Times New Roman" w:hAnsi="Times New Roman"/>
          <w:color w:val="191919"/>
          <w:sz w:val="18"/>
          <w:szCs w:val="18"/>
        </w:rPr>
        <w:t>.</w:t>
      </w: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before="14"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40" w:lineRule="auto"/>
        <w:ind w:left="120" w:right="9962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R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ETENTION</w:t>
      </w:r>
    </w:p>
    <w:p w:rsidR="00C11F2C" w:rsidRDefault="00C11F2C" w:rsidP="00C11F2C">
      <w:pPr>
        <w:widowControl w:val="0"/>
        <w:autoSpaceDE w:val="0"/>
        <w:autoSpaceDN w:val="0"/>
        <w:adjustRightInd w:val="0"/>
        <w:spacing w:before="30" w:after="0" w:line="249" w:lineRule="auto"/>
        <w:ind w:left="120" w:right="991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9"/>
          <w:sz w:val="18"/>
          <w:szCs w:val="18"/>
        </w:rPr>
        <w:t>W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it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emphasi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development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Retentio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Uni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CETL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provide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service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tha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reinforc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scholarl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wor</w:t>
      </w:r>
      <w:r>
        <w:rPr>
          <w:rFonts w:ascii="Times New Roman" w:hAnsi="Times New Roman"/>
          <w:color w:val="191919"/>
          <w:sz w:val="18"/>
          <w:szCs w:val="18"/>
        </w:rPr>
        <w:t>k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achi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vement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by helpin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reac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thei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educationa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goals</w:t>
      </w:r>
      <w:r>
        <w:rPr>
          <w:rFonts w:ascii="Times New Roman" w:hAnsi="Times New Roman"/>
          <w:color w:val="191919"/>
          <w:sz w:val="18"/>
          <w:szCs w:val="18"/>
        </w:rPr>
        <w:t xml:space="preserve">.   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Al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academi</w:t>
      </w:r>
      <w:r>
        <w:rPr>
          <w:rFonts w:ascii="Times New Roman" w:hAnsi="Times New Roman"/>
          <w:color w:val="191919"/>
          <w:sz w:val="18"/>
          <w:szCs w:val="18"/>
        </w:rPr>
        <w:t>c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suppor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service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ar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fere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fro</w:t>
      </w:r>
      <w:r>
        <w:rPr>
          <w:rFonts w:ascii="Times New Roman" w:hAnsi="Times New Roman"/>
          <w:color w:val="191919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student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>’</w:t>
      </w:r>
      <w:r>
        <w:rPr>
          <w:rFonts w:ascii="Times New Roman" w:hAnsi="Times New Roman"/>
          <w:color w:val="191919"/>
          <w:sz w:val="18"/>
          <w:szCs w:val="18"/>
        </w:rPr>
        <w:t xml:space="preserve">s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freshma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yea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oug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graduation.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Man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service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fere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throug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Retentio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Uni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ar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variou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workshop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includ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Stud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Skill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1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5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est-</w:t>
      </w:r>
      <w:r>
        <w:rPr>
          <w:rFonts w:ascii="Times New Roman" w:hAnsi="Times New Roman"/>
          <w:color w:val="191919"/>
          <w:spacing w:val="-15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akin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Strategies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Stres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1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ime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Management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Graduat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Record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Examination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Ho</w:t>
      </w:r>
      <w:r>
        <w:rPr>
          <w:rFonts w:ascii="Times New Roman" w:hAnsi="Times New Roman"/>
          <w:color w:val="191919"/>
          <w:sz w:val="18"/>
          <w:szCs w:val="18"/>
        </w:rPr>
        <w:t>w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Mid-</w:t>
      </w:r>
      <w:r>
        <w:rPr>
          <w:rFonts w:ascii="Times New Roman" w:hAnsi="Times New Roman"/>
          <w:color w:val="191919"/>
          <w:spacing w:val="-14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er</w:t>
      </w:r>
      <w:r>
        <w:rPr>
          <w:rFonts w:ascii="Times New Roman" w:hAnsi="Times New Roman"/>
          <w:color w:val="191919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Fina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Exams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Mat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1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Anxiet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Freshma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Seminars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3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Othe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en- </w:t>
      </w:r>
      <w:proofErr w:type="spellStart"/>
      <w:r>
        <w:rPr>
          <w:rFonts w:ascii="Times New Roman" w:hAnsi="Times New Roman"/>
          <w:color w:val="191919"/>
          <w:spacing w:val="-2"/>
          <w:sz w:val="18"/>
          <w:szCs w:val="18"/>
        </w:rPr>
        <w:t>richmen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proofErr w:type="spellEnd"/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activitie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includ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Academi</w:t>
      </w:r>
      <w:r>
        <w:rPr>
          <w:rFonts w:ascii="Times New Roman" w:hAnsi="Times New Roman"/>
          <w:color w:val="191919"/>
          <w:sz w:val="18"/>
          <w:szCs w:val="18"/>
        </w:rPr>
        <w:t>c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Skil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Development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Supplementa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Instructio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Onlin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utorials.</w:t>
      </w:r>
    </w:p>
    <w:p w:rsidR="00C11F2C" w:rsidRDefault="00C11F2C" w:rsidP="00C11F2C">
      <w:pPr>
        <w:widowControl w:val="0"/>
        <w:autoSpaceDE w:val="0"/>
        <w:autoSpaceDN w:val="0"/>
        <w:adjustRightInd w:val="0"/>
        <w:spacing w:before="8" w:after="0" w:line="190" w:lineRule="exact"/>
        <w:rPr>
          <w:rFonts w:ascii="Times New Roman" w:hAnsi="Times New Roman"/>
          <w:color w:val="000000"/>
          <w:sz w:val="19"/>
          <w:szCs w:val="19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40" w:lineRule="auto"/>
        <w:ind w:left="120" w:right="9241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R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EGENTS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’</w:t>
      </w:r>
      <w:r>
        <w:rPr>
          <w:rFonts w:ascii="Times New Roman" w:hAnsi="Times New Roman"/>
          <w:b/>
          <w:bCs/>
          <w:color w:val="191919"/>
          <w:spacing w:val="-27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T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ESTING</w:t>
      </w:r>
    </w:p>
    <w:p w:rsidR="00C11F2C" w:rsidRDefault="00C11F2C" w:rsidP="00C11F2C">
      <w:pPr>
        <w:widowControl w:val="0"/>
        <w:autoSpaceDE w:val="0"/>
        <w:autoSpaceDN w:val="0"/>
        <w:adjustRightInd w:val="0"/>
        <w:spacing w:before="30" w:after="0" w:line="249" w:lineRule="auto"/>
        <w:ind w:left="120" w:right="991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Regents</w:t>
      </w:r>
      <w:r>
        <w:rPr>
          <w:rFonts w:ascii="Times New Roman" w:hAnsi="Times New Roman"/>
          <w:color w:val="191919"/>
          <w:sz w:val="18"/>
          <w:szCs w:val="18"/>
        </w:rPr>
        <w:t>’</w:t>
      </w:r>
      <w:r>
        <w:rPr>
          <w:rFonts w:ascii="Times New Roman" w:hAnsi="Times New Roman"/>
          <w:color w:val="191919"/>
          <w:spacing w:val="-2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5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est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coordinate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CETLA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provide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activities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Regents</w:t>
      </w:r>
      <w:r>
        <w:rPr>
          <w:rFonts w:ascii="Times New Roman" w:hAnsi="Times New Roman"/>
          <w:color w:val="191919"/>
          <w:sz w:val="18"/>
          <w:szCs w:val="18"/>
        </w:rPr>
        <w:t>’</w:t>
      </w:r>
      <w:r>
        <w:rPr>
          <w:rFonts w:ascii="Times New Roman" w:hAnsi="Times New Roman"/>
          <w:color w:val="191919"/>
          <w:spacing w:val="-2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5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es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preparatio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workshop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la</w:t>
      </w:r>
      <w:r>
        <w:rPr>
          <w:rFonts w:ascii="Times New Roman" w:hAnsi="Times New Roman"/>
          <w:color w:val="191919"/>
          <w:sz w:val="18"/>
          <w:szCs w:val="18"/>
        </w:rPr>
        <w:t>b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enrichmen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opportuni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test taker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wit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fewe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tha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4</w:t>
      </w:r>
      <w:r>
        <w:rPr>
          <w:rFonts w:ascii="Times New Roman" w:hAnsi="Times New Roman"/>
          <w:color w:val="191919"/>
          <w:sz w:val="18"/>
          <w:szCs w:val="18"/>
        </w:rPr>
        <w:t>5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colleg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credi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hours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3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workshop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allo</w:t>
      </w:r>
      <w:r>
        <w:rPr>
          <w:rFonts w:ascii="Times New Roman" w:hAnsi="Times New Roman"/>
          <w:color w:val="191919"/>
          <w:sz w:val="18"/>
          <w:szCs w:val="18"/>
        </w:rPr>
        <w:t>w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engag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discussions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practic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takin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tes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usin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proofErr w:type="spellStart"/>
      <w:r>
        <w:rPr>
          <w:rFonts w:ascii="Times New Roman" w:hAnsi="Times New Roman"/>
          <w:color w:val="191919"/>
          <w:spacing w:val="-2"/>
          <w:sz w:val="18"/>
          <w:szCs w:val="18"/>
        </w:rPr>
        <w:t>simula</w:t>
      </w:r>
      <w:proofErr w:type="spellEnd"/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- </w:t>
      </w:r>
      <w:proofErr w:type="spellStart"/>
      <w:r>
        <w:rPr>
          <w:rFonts w:ascii="Times New Roman" w:hAnsi="Times New Roman"/>
          <w:color w:val="191919"/>
          <w:spacing w:val="-2"/>
          <w:sz w:val="18"/>
          <w:szCs w:val="18"/>
        </w:rPr>
        <w:t>tions</w:t>
      </w:r>
      <w:proofErr w:type="spellEnd"/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complet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we</w:t>
      </w:r>
      <w:r>
        <w:rPr>
          <w:rFonts w:ascii="Times New Roman" w:hAnsi="Times New Roman"/>
          <w:color w:val="191919"/>
          <w:sz w:val="18"/>
          <w:szCs w:val="18"/>
        </w:rPr>
        <w:t>b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sit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reading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conten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area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natura</w:t>
      </w:r>
      <w:r>
        <w:rPr>
          <w:rFonts w:ascii="Times New Roman" w:hAnsi="Times New Roman"/>
          <w:color w:val="191919"/>
          <w:sz w:val="18"/>
          <w:szCs w:val="18"/>
        </w:rPr>
        <w:t>l</w:t>
      </w:r>
      <w:ins w:id="9" w:author="rjones" w:date="2011-04-19T16:29:00Z">
        <w:r w:rsidR="008B3172">
          <w:rPr>
            <w:rFonts w:ascii="Times New Roman" w:hAnsi="Times New Roman"/>
            <w:color w:val="191919"/>
            <w:sz w:val="18"/>
            <w:szCs w:val="18"/>
          </w:rPr>
          <w:t>,</w:t>
        </w:r>
      </w:ins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del w:id="10" w:author="rjones" w:date="2011-04-19T16:29:00Z">
        <w:r w:rsidDel="008B3172">
          <w:rPr>
            <w:rFonts w:ascii="Times New Roman" w:hAnsi="Times New Roman"/>
            <w:color w:val="191919"/>
            <w:spacing w:val="-2"/>
            <w:sz w:val="18"/>
            <w:szCs w:val="18"/>
          </w:rPr>
          <w:delText>an</w:delText>
        </w:r>
        <w:r w:rsidDel="008B3172">
          <w:rPr>
            <w:rFonts w:ascii="Times New Roman" w:hAnsi="Times New Roman"/>
            <w:color w:val="191919"/>
            <w:sz w:val="18"/>
            <w:szCs w:val="18"/>
          </w:rPr>
          <w:delText>d</w:delText>
        </w:r>
      </w:del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socia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science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humanities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3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additio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mprehensio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proofErr w:type="spellStart"/>
      <w:r>
        <w:rPr>
          <w:rFonts w:ascii="Times New Roman" w:hAnsi="Times New Roman"/>
          <w:color w:val="191919"/>
          <w:spacing w:val="-2"/>
          <w:sz w:val="18"/>
          <w:szCs w:val="18"/>
        </w:rPr>
        <w:t>devel</w:t>
      </w:r>
      <w:proofErr w:type="spellEnd"/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- </w:t>
      </w:r>
      <w:proofErr w:type="spellStart"/>
      <w:r>
        <w:rPr>
          <w:rFonts w:ascii="Times New Roman" w:hAnsi="Times New Roman"/>
          <w:color w:val="191919"/>
          <w:spacing w:val="-2"/>
          <w:sz w:val="18"/>
          <w:szCs w:val="18"/>
        </w:rPr>
        <w:t>opment</w:t>
      </w:r>
      <w:proofErr w:type="spellEnd"/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extensiv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vocabular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skil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developmen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encourage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ou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workshops.</w:t>
      </w:r>
      <w:ins w:id="11" w:author="rjones" w:date="2011-04-19T16:29:00Z">
        <w:r w:rsidR="008B3172">
          <w:rPr>
            <w:rFonts w:ascii="Times New Roman" w:hAnsi="Times New Roman"/>
            <w:color w:val="191919"/>
            <w:spacing w:val="-2"/>
            <w:sz w:val="18"/>
            <w:szCs w:val="18"/>
          </w:rPr>
          <w:t xml:space="preserve">  At the printing of this catalog, Albany State has applied for exemption from the Regents</w:t>
        </w:r>
      </w:ins>
      <w:ins w:id="12" w:author="rjones" w:date="2011-04-19T16:35:00Z">
        <w:r w:rsidR="008B3172">
          <w:rPr>
            <w:rFonts w:ascii="Times New Roman" w:hAnsi="Times New Roman"/>
            <w:color w:val="191919"/>
            <w:spacing w:val="-2"/>
            <w:sz w:val="18"/>
            <w:szCs w:val="18"/>
          </w:rPr>
          <w:t>’</w:t>
        </w:r>
        <w:r w:rsidR="008B3172">
          <w:rPr>
            <w:rFonts w:ascii="Times New Roman" w:hAnsi="Times New Roman"/>
            <w:color w:val="191919"/>
            <w:spacing w:val="-2"/>
            <w:sz w:val="18"/>
            <w:szCs w:val="18"/>
          </w:rPr>
          <w:t xml:space="preserve"> Test.</w:t>
        </w:r>
      </w:ins>
    </w:p>
    <w:p w:rsidR="00C11F2C" w:rsidRDefault="00C11F2C" w:rsidP="00C11F2C">
      <w:pPr>
        <w:widowControl w:val="0"/>
        <w:autoSpaceDE w:val="0"/>
        <w:autoSpaceDN w:val="0"/>
        <w:adjustRightInd w:val="0"/>
        <w:spacing w:before="8" w:after="0" w:line="190" w:lineRule="exact"/>
        <w:rPr>
          <w:rFonts w:ascii="Times New Roman" w:hAnsi="Times New Roman"/>
          <w:color w:val="000000"/>
          <w:sz w:val="19"/>
          <w:szCs w:val="19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40" w:lineRule="auto"/>
        <w:ind w:left="120" w:right="8746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A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CADEMI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C</w:t>
      </w:r>
      <w:r>
        <w:rPr>
          <w:rFonts w:ascii="Times New Roman" w:hAnsi="Times New Roman"/>
          <w:b/>
          <w:bCs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A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DVISEMENT</w:t>
      </w:r>
    </w:p>
    <w:p w:rsidR="00C11F2C" w:rsidRDefault="00C11F2C" w:rsidP="00C11F2C">
      <w:pPr>
        <w:widowControl w:val="0"/>
        <w:autoSpaceDE w:val="0"/>
        <w:autoSpaceDN w:val="0"/>
        <w:adjustRightInd w:val="0"/>
        <w:spacing w:before="6" w:after="0" w:line="240" w:lineRule="exact"/>
        <w:rPr>
          <w:rFonts w:ascii="Times New Roman" w:hAnsi="Times New Roman"/>
          <w:color w:val="000000"/>
          <w:sz w:val="24"/>
          <w:szCs w:val="24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49" w:lineRule="auto"/>
        <w:ind w:left="120" w:right="991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Advisemen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Cente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>r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whic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operate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unde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ganizationa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umbrell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CETLA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interdependen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ar</w:t>
      </w:r>
      <w:r>
        <w:rPr>
          <w:rFonts w:ascii="Times New Roman" w:hAnsi="Times New Roman"/>
          <w:color w:val="191919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academi</w:t>
      </w:r>
      <w:r>
        <w:rPr>
          <w:rFonts w:ascii="Times New Roman" w:hAnsi="Times New Roman"/>
          <w:color w:val="191919"/>
          <w:sz w:val="18"/>
          <w:szCs w:val="18"/>
        </w:rPr>
        <w:t>c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adv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i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system 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Universit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>y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2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Thi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Cente</w:t>
      </w:r>
      <w:r>
        <w:rPr>
          <w:rFonts w:ascii="Times New Roman" w:hAnsi="Times New Roman"/>
          <w:color w:val="191919"/>
          <w:spacing w:val="5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>’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goa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giv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fective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convenien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academi</w:t>
      </w:r>
      <w:r>
        <w:rPr>
          <w:rFonts w:ascii="Times New Roman" w:hAnsi="Times New Roman"/>
          <w:color w:val="191919"/>
          <w:sz w:val="18"/>
          <w:szCs w:val="18"/>
        </w:rPr>
        <w:t>c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suppor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for</w:t>
      </w:r>
      <w:r>
        <w:rPr>
          <w:rFonts w:ascii="Times New Roman" w:hAnsi="Times New Roman"/>
          <w:color w:val="191919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advisement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registrati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assistanc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proofErr w:type="spellStart"/>
      <w:r>
        <w:rPr>
          <w:rFonts w:ascii="Times New Roman" w:hAnsi="Times New Roman"/>
          <w:color w:val="191919"/>
          <w:spacing w:val="-2"/>
          <w:sz w:val="18"/>
          <w:szCs w:val="18"/>
        </w:rPr>
        <w:t>lim</w:t>
      </w:r>
      <w:proofErr w:type="spellEnd"/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- </w:t>
      </w:r>
      <w:proofErr w:type="spellStart"/>
      <w:r>
        <w:rPr>
          <w:rFonts w:ascii="Times New Roman" w:hAnsi="Times New Roman"/>
          <w:color w:val="191919"/>
          <w:spacing w:val="-2"/>
          <w:sz w:val="18"/>
          <w:szCs w:val="18"/>
        </w:rPr>
        <w:t>ite</w:t>
      </w:r>
      <w:r>
        <w:rPr>
          <w:rFonts w:ascii="Times New Roman" w:hAnsi="Times New Roman"/>
          <w:color w:val="191919"/>
          <w:sz w:val="18"/>
          <w:szCs w:val="18"/>
        </w:rPr>
        <w:t>d</w:t>
      </w:r>
      <w:proofErr w:type="spellEnd"/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tutoria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service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freshme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sophomor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friendl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patien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manne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>r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4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Sta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f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member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assis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p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lannin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programs 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wit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locatin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righ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academi</w:t>
      </w:r>
      <w:r>
        <w:rPr>
          <w:rFonts w:ascii="Times New Roman" w:hAnsi="Times New Roman"/>
          <w:color w:val="191919"/>
          <w:sz w:val="18"/>
          <w:szCs w:val="18"/>
        </w:rPr>
        <w:t>c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resource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campus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3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wh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ar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undecide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abou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ins w:id="13" w:author="rjones" w:date="2011-04-19T16:35:00Z">
        <w:r w:rsidR="008B3172">
          <w:rPr>
            <w:rFonts w:ascii="Times New Roman" w:hAnsi="Times New Roman"/>
            <w:color w:val="191919"/>
            <w:spacing w:val="-7"/>
            <w:sz w:val="18"/>
            <w:szCs w:val="18"/>
          </w:rPr>
          <w:t>their</w:t>
        </w:r>
        <w:r w:rsidR="008B3172">
          <w:rPr>
            <w:rFonts w:ascii="Times New Roman" w:hAnsi="Times New Roman"/>
            <w:color w:val="191919"/>
            <w:spacing w:val="-7"/>
            <w:sz w:val="18"/>
            <w:szCs w:val="18"/>
          </w:rPr>
          <w:t xml:space="preserve"> </w:t>
        </w:r>
      </w:ins>
      <w:del w:id="14" w:author="rjones" w:date="2011-04-19T16:35:00Z">
        <w:r w:rsidDel="008B3172">
          <w:rPr>
            <w:rFonts w:ascii="Times New Roman" w:hAnsi="Times New Roman"/>
            <w:color w:val="191919"/>
            <w:sz w:val="18"/>
            <w:szCs w:val="18"/>
          </w:rPr>
          <w:delText>a</w:delText>
        </w:r>
      </w:del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majo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>r</w:t>
      </w:r>
      <w:ins w:id="15" w:author="rjones" w:date="2011-04-19T16:35:00Z">
        <w:r w:rsidR="008B3172">
          <w:rPr>
            <w:rFonts w:ascii="Times New Roman" w:hAnsi="Times New Roman"/>
            <w:color w:val="191919"/>
            <w:spacing w:val="-9"/>
            <w:sz w:val="18"/>
            <w:szCs w:val="18"/>
          </w:rPr>
          <w:t>s</w:t>
        </w:r>
      </w:ins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non-traditiona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tudent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</w:t>
      </w:r>
      <w:del w:id="16" w:author="rjones" w:date="2011-04-19T16:36:00Z">
        <w:r w:rsidDel="0052675B">
          <w:rPr>
            <w:rFonts w:ascii="Times New Roman" w:hAnsi="Times New Roman"/>
            <w:color w:val="191919"/>
            <w:spacing w:val="-2"/>
            <w:sz w:val="18"/>
            <w:szCs w:val="18"/>
          </w:rPr>
          <w:delText xml:space="preserve">- </w:delText>
        </w:r>
      </w:del>
      <w:r>
        <w:rPr>
          <w:rFonts w:ascii="Times New Roman" w:hAnsi="Times New Roman"/>
          <w:color w:val="191919"/>
          <w:spacing w:val="-2"/>
          <w:sz w:val="18"/>
          <w:szCs w:val="18"/>
        </w:rPr>
        <w:t>dent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proofErr w:type="gramStart"/>
      <w:r>
        <w:rPr>
          <w:rFonts w:ascii="Times New Roman" w:hAnsi="Times New Roman"/>
          <w:color w:val="191919"/>
          <w:spacing w:val="-2"/>
          <w:sz w:val="18"/>
          <w:szCs w:val="18"/>
        </w:rPr>
        <w:t>wh</w:t>
      </w:r>
      <w:r>
        <w:rPr>
          <w:rFonts w:ascii="Times New Roman" w:hAnsi="Times New Roman"/>
          <w:color w:val="191919"/>
          <w:sz w:val="18"/>
          <w:szCs w:val="18"/>
        </w:rPr>
        <w:t>o</w:t>
      </w:r>
      <w:proofErr w:type="gramEnd"/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experienc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academi</w:t>
      </w:r>
      <w:r>
        <w:rPr>
          <w:rFonts w:ascii="Times New Roman" w:hAnsi="Times New Roman"/>
          <w:color w:val="191919"/>
          <w:sz w:val="18"/>
          <w:szCs w:val="18"/>
        </w:rPr>
        <w:t>c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di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ficultie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receiv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academi</w:t>
      </w:r>
      <w:r>
        <w:rPr>
          <w:rFonts w:ascii="Times New Roman" w:hAnsi="Times New Roman"/>
          <w:color w:val="191919"/>
          <w:sz w:val="18"/>
          <w:szCs w:val="18"/>
        </w:rPr>
        <w:t>c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advisemen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appropriat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thei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uniqu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situations.</w:t>
      </w: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before="14"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40" w:lineRule="auto"/>
        <w:ind w:left="120" w:right="8203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L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EARNIN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G</w:t>
      </w:r>
      <w:r>
        <w:rPr>
          <w:rFonts w:ascii="Times New Roman" w:hAnsi="Times New Roman"/>
          <w:b/>
          <w:bCs/>
          <w:color w:val="191919"/>
          <w:spacing w:val="10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S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UPPO</w:t>
      </w:r>
      <w:r>
        <w:rPr>
          <w:rFonts w:ascii="Times New Roman" w:hAnsi="Times New Roman"/>
          <w:b/>
          <w:bCs/>
          <w:color w:val="191919"/>
          <w:spacing w:val="-9"/>
          <w:sz w:val="18"/>
          <w:szCs w:val="18"/>
        </w:rPr>
        <w:t>R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T</w:t>
      </w:r>
      <w:r>
        <w:rPr>
          <w:rFonts w:ascii="Times New Roman" w:hAnsi="Times New Roman"/>
          <w:b/>
          <w:bCs/>
          <w:color w:val="191919"/>
          <w:spacing w:val="7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S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E</w:t>
      </w:r>
      <w:r>
        <w:rPr>
          <w:rFonts w:ascii="Times New Roman" w:hAnsi="Times New Roman"/>
          <w:b/>
          <w:bCs/>
          <w:color w:val="191919"/>
          <w:spacing w:val="-9"/>
          <w:sz w:val="18"/>
          <w:szCs w:val="18"/>
        </w:rPr>
        <w:t>R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VICES</w:t>
      </w:r>
    </w:p>
    <w:p w:rsidR="00C11F2C" w:rsidRDefault="00C11F2C" w:rsidP="00C11F2C">
      <w:pPr>
        <w:widowControl w:val="0"/>
        <w:autoSpaceDE w:val="0"/>
        <w:autoSpaceDN w:val="0"/>
        <w:adjustRightInd w:val="0"/>
        <w:spacing w:before="30" w:after="0" w:line="249" w:lineRule="auto"/>
        <w:ind w:left="120" w:right="993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universit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provide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learnin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suppor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service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assis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improvin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enhancin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skil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developmen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reading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nglis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math- </w:t>
      </w:r>
      <w:proofErr w:type="spellStart"/>
      <w:r>
        <w:rPr>
          <w:rFonts w:ascii="Times New Roman" w:hAnsi="Times New Roman"/>
          <w:color w:val="191919"/>
          <w:spacing w:val="-2"/>
          <w:sz w:val="18"/>
          <w:szCs w:val="18"/>
        </w:rPr>
        <w:t>ematics</w:t>
      </w:r>
      <w:proofErr w:type="spellEnd"/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Learnin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suppor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service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ar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designe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whos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tes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result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indicat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nee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additiona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trainin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remed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deficiencie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read- </w:t>
      </w:r>
      <w:proofErr w:type="spellStart"/>
      <w:r>
        <w:rPr>
          <w:rFonts w:ascii="Times New Roman" w:hAnsi="Times New Roman"/>
          <w:color w:val="191919"/>
          <w:spacing w:val="-2"/>
          <w:sz w:val="18"/>
          <w:szCs w:val="18"/>
        </w:rPr>
        <w:t>ing</w:t>
      </w:r>
      <w:proofErr w:type="spellEnd"/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Englis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mathematics.</w:t>
      </w:r>
    </w:p>
    <w:p w:rsidR="00C11F2C" w:rsidRDefault="00C11F2C" w:rsidP="00C11F2C">
      <w:pPr>
        <w:widowControl w:val="0"/>
        <w:autoSpaceDE w:val="0"/>
        <w:autoSpaceDN w:val="0"/>
        <w:adjustRightInd w:val="0"/>
        <w:spacing w:before="16"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49" w:lineRule="auto"/>
        <w:ind w:left="120" w:right="991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Student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wh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no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mee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University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>’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establishe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admissio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requirements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reflecte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Scholasti</w:t>
      </w:r>
      <w:r>
        <w:rPr>
          <w:rFonts w:ascii="Times New Roman" w:hAnsi="Times New Roman"/>
          <w:color w:val="191919"/>
          <w:sz w:val="18"/>
          <w:szCs w:val="18"/>
        </w:rPr>
        <w:t>c</w:t>
      </w:r>
      <w:r>
        <w:rPr>
          <w:rFonts w:ascii="Times New Roman" w:hAnsi="Times New Roman"/>
          <w:color w:val="191919"/>
          <w:spacing w:val="-1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Aptitud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4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es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(S</w:t>
      </w:r>
      <w:r>
        <w:rPr>
          <w:rFonts w:ascii="Times New Roman" w:hAnsi="Times New Roman"/>
          <w:color w:val="191919"/>
          <w:spacing w:val="-22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)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1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America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Col- </w:t>
      </w:r>
      <w:proofErr w:type="spellStart"/>
      <w:r>
        <w:rPr>
          <w:rFonts w:ascii="Times New Roman" w:hAnsi="Times New Roman"/>
          <w:color w:val="191919"/>
          <w:spacing w:val="-2"/>
          <w:sz w:val="18"/>
          <w:szCs w:val="18"/>
        </w:rPr>
        <w:t>leg</w:t>
      </w:r>
      <w:r>
        <w:rPr>
          <w:rFonts w:ascii="Times New Roman" w:hAnsi="Times New Roman"/>
          <w:color w:val="191919"/>
          <w:sz w:val="18"/>
          <w:szCs w:val="18"/>
        </w:rPr>
        <w:t>e</w:t>
      </w:r>
      <w:proofErr w:type="spellEnd"/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4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estin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(ACT</w:t>
      </w:r>
      <w:r>
        <w:rPr>
          <w:rFonts w:ascii="Times New Roman" w:hAnsi="Times New Roman"/>
          <w:color w:val="191919"/>
          <w:sz w:val="18"/>
          <w:szCs w:val="18"/>
        </w:rPr>
        <w:t>)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scores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ar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require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tak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Compas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4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es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determin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proficienc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reading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Englis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mathematics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wil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be require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tak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Learnin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Suppor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course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(non-credit</w:t>
      </w:r>
      <w:r>
        <w:rPr>
          <w:rFonts w:ascii="Times New Roman" w:hAnsi="Times New Roman"/>
          <w:color w:val="191919"/>
          <w:sz w:val="18"/>
          <w:szCs w:val="18"/>
        </w:rPr>
        <w:t>)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remov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identifie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deficiencie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thre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subject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list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earlie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>r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indicated b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Compass.</w:t>
      </w:r>
    </w:p>
    <w:p w:rsidR="00C11F2C" w:rsidRDefault="00C11F2C" w:rsidP="00C11F2C">
      <w:pPr>
        <w:widowControl w:val="0"/>
        <w:autoSpaceDE w:val="0"/>
        <w:autoSpaceDN w:val="0"/>
        <w:adjustRightInd w:val="0"/>
        <w:spacing w:before="16"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49" w:lineRule="auto"/>
        <w:ind w:left="120" w:right="990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1"/>
          <w:sz w:val="18"/>
          <w:szCs w:val="18"/>
        </w:rPr>
        <w:t>Student</w:t>
      </w:r>
      <w:r>
        <w:rPr>
          <w:rFonts w:ascii="Times New Roman" w:hAnsi="Times New Roman"/>
          <w:color w:val="191919"/>
          <w:sz w:val="18"/>
          <w:szCs w:val="18"/>
        </w:rPr>
        <w:t xml:space="preserve">s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mus</w:t>
      </w:r>
      <w:r>
        <w:rPr>
          <w:rFonts w:ascii="Times New Roman" w:hAnsi="Times New Roman"/>
          <w:color w:val="191919"/>
          <w:sz w:val="18"/>
          <w:szCs w:val="18"/>
        </w:rPr>
        <w:t xml:space="preserve">t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tak</w:t>
      </w:r>
      <w:r>
        <w:rPr>
          <w:rFonts w:ascii="Times New Roman" w:hAnsi="Times New Roman"/>
          <w:color w:val="191919"/>
          <w:sz w:val="18"/>
          <w:szCs w:val="18"/>
        </w:rPr>
        <w:t xml:space="preserve">e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 xml:space="preserve">e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require</w:t>
      </w:r>
      <w:r>
        <w:rPr>
          <w:rFonts w:ascii="Times New Roman" w:hAnsi="Times New Roman"/>
          <w:color w:val="191919"/>
          <w:sz w:val="18"/>
          <w:szCs w:val="18"/>
        </w:rPr>
        <w:t xml:space="preserve">d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Learnin</w:t>
      </w:r>
      <w:r>
        <w:rPr>
          <w:rFonts w:ascii="Times New Roman" w:hAnsi="Times New Roman"/>
          <w:color w:val="191919"/>
          <w:sz w:val="18"/>
          <w:szCs w:val="18"/>
        </w:rPr>
        <w:t xml:space="preserve">g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Suppor</w:t>
      </w:r>
      <w:r>
        <w:rPr>
          <w:rFonts w:ascii="Times New Roman" w:hAnsi="Times New Roman"/>
          <w:color w:val="191919"/>
          <w:sz w:val="18"/>
          <w:szCs w:val="18"/>
        </w:rPr>
        <w:t xml:space="preserve">t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course</w:t>
      </w:r>
      <w:r>
        <w:rPr>
          <w:rFonts w:ascii="Times New Roman" w:hAnsi="Times New Roman"/>
          <w:color w:val="191919"/>
          <w:sz w:val="18"/>
          <w:szCs w:val="18"/>
        </w:rPr>
        <w:t xml:space="preserve">s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durin</w:t>
      </w:r>
      <w:r>
        <w:rPr>
          <w:rFonts w:ascii="Times New Roman" w:hAnsi="Times New Roman"/>
          <w:color w:val="191919"/>
          <w:sz w:val="18"/>
          <w:szCs w:val="18"/>
        </w:rPr>
        <w:t xml:space="preserve">g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 xml:space="preserve">e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firs</w:t>
      </w:r>
      <w:r>
        <w:rPr>
          <w:rFonts w:ascii="Times New Roman" w:hAnsi="Times New Roman"/>
          <w:color w:val="191919"/>
          <w:sz w:val="18"/>
          <w:szCs w:val="18"/>
        </w:rPr>
        <w:t xml:space="preserve">t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semeste</w:t>
      </w:r>
      <w:r>
        <w:rPr>
          <w:rFonts w:ascii="Times New Roman" w:hAnsi="Times New Roman"/>
          <w:color w:val="191919"/>
          <w:sz w:val="18"/>
          <w:szCs w:val="18"/>
        </w:rPr>
        <w:t xml:space="preserve">r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 xml:space="preserve">f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enrollmen</w:t>
      </w:r>
      <w:r>
        <w:rPr>
          <w:rFonts w:ascii="Times New Roman" w:hAnsi="Times New Roman"/>
          <w:color w:val="191919"/>
          <w:sz w:val="18"/>
          <w:szCs w:val="18"/>
        </w:rPr>
        <w:t xml:space="preserve">t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 xml:space="preserve">t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 xml:space="preserve">e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universit</w:t>
      </w:r>
      <w:r>
        <w:rPr>
          <w:rFonts w:ascii="Times New Roman" w:hAnsi="Times New Roman"/>
          <w:color w:val="191919"/>
          <w:sz w:val="18"/>
          <w:szCs w:val="18"/>
        </w:rPr>
        <w:t xml:space="preserve">y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 xml:space="preserve">d </w:t>
      </w:r>
      <w:ins w:id="17" w:author="rjones" w:date="2011-04-19T16:36:00Z">
        <w:r w:rsidR="0052675B">
          <w:rPr>
            <w:rFonts w:ascii="Times New Roman" w:hAnsi="Times New Roman"/>
            <w:color w:val="191919"/>
            <w:sz w:val="18"/>
            <w:szCs w:val="18"/>
          </w:rPr>
          <w:t xml:space="preserve">must </w:t>
        </w:r>
      </w:ins>
      <w:r>
        <w:rPr>
          <w:rFonts w:ascii="Times New Roman" w:hAnsi="Times New Roman"/>
          <w:color w:val="191919"/>
          <w:spacing w:val="-1"/>
          <w:sz w:val="18"/>
          <w:szCs w:val="18"/>
        </w:rPr>
        <w:t>continu</w:t>
      </w:r>
      <w:r>
        <w:rPr>
          <w:rFonts w:ascii="Times New Roman" w:hAnsi="Times New Roman"/>
          <w:color w:val="191919"/>
          <w:sz w:val="18"/>
          <w:szCs w:val="18"/>
        </w:rPr>
        <w:t xml:space="preserve">e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takin</w:t>
      </w:r>
      <w:r>
        <w:rPr>
          <w:rFonts w:ascii="Times New Roman" w:hAnsi="Times New Roman"/>
          <w:color w:val="191919"/>
          <w:sz w:val="18"/>
          <w:szCs w:val="18"/>
        </w:rPr>
        <w:t xml:space="preserve">g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these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course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eac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semeste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enrollmen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unti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al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requirement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hav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bee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met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Learnin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Suppor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ma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no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accumulat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mor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ins w:id="18" w:author="rjones" w:date="2011-04-19T16:36:00Z">
        <w:r w:rsidR="0052675B">
          <w:rPr>
            <w:rFonts w:ascii="Times New Roman" w:hAnsi="Times New Roman"/>
            <w:color w:val="191919"/>
            <w:spacing w:val="-7"/>
            <w:sz w:val="18"/>
            <w:szCs w:val="18"/>
          </w:rPr>
          <w:t>30</w:t>
        </w:r>
      </w:ins>
      <w:del w:id="19" w:author="rjones" w:date="2011-04-19T16:37:00Z">
        <w:r w:rsidDel="0052675B">
          <w:rPr>
            <w:rFonts w:ascii="Times New Roman" w:hAnsi="Times New Roman"/>
            <w:color w:val="191919"/>
            <w:spacing w:val="-2"/>
            <w:sz w:val="18"/>
            <w:szCs w:val="18"/>
          </w:rPr>
          <w:delText>2</w:delText>
        </w:r>
        <w:r w:rsidDel="0052675B">
          <w:rPr>
            <w:rFonts w:ascii="Times New Roman" w:hAnsi="Times New Roman"/>
            <w:color w:val="191919"/>
            <w:sz w:val="18"/>
            <w:szCs w:val="18"/>
          </w:rPr>
          <w:delText>0</w:delText>
        </w:r>
      </w:del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hour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of academi</w:t>
      </w:r>
      <w:r>
        <w:rPr>
          <w:rFonts w:ascii="Times New Roman" w:hAnsi="Times New Roman"/>
          <w:color w:val="191919"/>
          <w:sz w:val="18"/>
          <w:szCs w:val="18"/>
        </w:rPr>
        <w:t>c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credi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befor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completin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al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Learnin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Suppor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requirements</w:t>
      </w:r>
      <w:ins w:id="20" w:author="rjones" w:date="2011-04-19T16:37:00Z">
        <w:r w:rsidR="0052675B">
          <w:rPr>
            <w:rFonts w:ascii="Times New Roman" w:hAnsi="Times New Roman"/>
            <w:color w:val="191919"/>
            <w:spacing w:val="-2"/>
            <w:sz w:val="18"/>
            <w:szCs w:val="18"/>
          </w:rPr>
          <w:t>;</w:t>
        </w:r>
      </w:ins>
      <w:del w:id="21" w:author="rjones" w:date="2011-04-19T16:37:00Z">
        <w:r w:rsidDel="0052675B">
          <w:rPr>
            <w:rFonts w:ascii="Times New Roman" w:hAnsi="Times New Roman"/>
            <w:color w:val="191919"/>
            <w:sz w:val="18"/>
            <w:szCs w:val="18"/>
          </w:rPr>
          <w:delText>,</w:delText>
        </w:r>
      </w:del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the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do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the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wil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no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allowe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tak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furthe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cred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course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unti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all Learnin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Suppor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requirement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ar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met.</w:t>
      </w:r>
    </w:p>
    <w:p w:rsidR="00C11F2C" w:rsidRDefault="00C11F2C" w:rsidP="00C11F2C">
      <w:pPr>
        <w:widowControl w:val="0"/>
        <w:autoSpaceDE w:val="0"/>
        <w:autoSpaceDN w:val="0"/>
        <w:adjustRightInd w:val="0"/>
        <w:spacing w:before="16"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49" w:lineRule="auto"/>
        <w:ind w:left="120" w:right="991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Student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enrolle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Learnin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Suppor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course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colleg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credi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course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ma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no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dro</w:t>
      </w:r>
      <w:r>
        <w:rPr>
          <w:rFonts w:ascii="Times New Roman" w:hAnsi="Times New Roman"/>
          <w:color w:val="191919"/>
          <w:sz w:val="18"/>
          <w:szCs w:val="18"/>
        </w:rPr>
        <w:t>p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withdra</w:t>
      </w:r>
      <w:r>
        <w:rPr>
          <w:rFonts w:ascii="Times New Roman" w:hAnsi="Times New Roman"/>
          <w:color w:val="191919"/>
          <w:sz w:val="18"/>
          <w:szCs w:val="18"/>
        </w:rPr>
        <w:t>w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fro</w:t>
      </w:r>
      <w:r>
        <w:rPr>
          <w:rFonts w:ascii="Times New Roman" w:hAnsi="Times New Roman"/>
          <w:color w:val="191919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Learnin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Suppor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course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remain i</w:t>
      </w:r>
      <w:r>
        <w:rPr>
          <w:rFonts w:ascii="Times New Roman" w:hAnsi="Times New Roman"/>
          <w:color w:val="191919"/>
          <w:sz w:val="18"/>
          <w:szCs w:val="18"/>
        </w:rPr>
        <w:t xml:space="preserve">n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colleg</w:t>
      </w:r>
      <w:r>
        <w:rPr>
          <w:rFonts w:ascii="Times New Roman" w:hAnsi="Times New Roman"/>
          <w:color w:val="191919"/>
          <w:sz w:val="18"/>
          <w:szCs w:val="18"/>
        </w:rPr>
        <w:t xml:space="preserve">e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credi</w:t>
      </w:r>
      <w:r>
        <w:rPr>
          <w:rFonts w:ascii="Times New Roman" w:hAnsi="Times New Roman"/>
          <w:color w:val="191919"/>
          <w:sz w:val="18"/>
          <w:szCs w:val="18"/>
        </w:rPr>
        <w:t xml:space="preserve">t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courses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 xml:space="preserve">e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student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>’</w:t>
      </w:r>
      <w:r>
        <w:rPr>
          <w:rFonts w:ascii="Times New Roman" w:hAnsi="Times New Roman"/>
          <w:color w:val="191919"/>
          <w:sz w:val="18"/>
          <w:szCs w:val="18"/>
        </w:rPr>
        <w:t xml:space="preserve">s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academi</w:t>
      </w:r>
      <w:r>
        <w:rPr>
          <w:rFonts w:ascii="Times New Roman" w:hAnsi="Times New Roman"/>
          <w:color w:val="191919"/>
          <w:sz w:val="18"/>
          <w:szCs w:val="18"/>
        </w:rPr>
        <w:t xml:space="preserve">c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adviso</w:t>
      </w:r>
      <w:r>
        <w:rPr>
          <w:rFonts w:ascii="Times New Roman" w:hAnsi="Times New Roman"/>
          <w:color w:val="191919"/>
          <w:sz w:val="18"/>
          <w:szCs w:val="18"/>
        </w:rPr>
        <w:t xml:space="preserve">r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mus</w:t>
      </w:r>
      <w:r>
        <w:rPr>
          <w:rFonts w:ascii="Times New Roman" w:hAnsi="Times New Roman"/>
          <w:color w:val="191919"/>
          <w:sz w:val="18"/>
          <w:szCs w:val="18"/>
        </w:rPr>
        <w:t xml:space="preserve">t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advis</w:t>
      </w:r>
      <w:r>
        <w:rPr>
          <w:rFonts w:ascii="Times New Roman" w:hAnsi="Times New Roman"/>
          <w:color w:val="191919"/>
          <w:sz w:val="18"/>
          <w:szCs w:val="18"/>
        </w:rPr>
        <w:t xml:space="preserve">e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 xml:space="preserve">d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approv</w:t>
      </w:r>
      <w:r>
        <w:rPr>
          <w:rFonts w:ascii="Times New Roman" w:hAnsi="Times New Roman"/>
          <w:color w:val="191919"/>
          <w:sz w:val="18"/>
          <w:szCs w:val="18"/>
        </w:rPr>
        <w:t xml:space="preserve">e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 xml:space="preserve">e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schedul</w:t>
      </w:r>
      <w:r>
        <w:rPr>
          <w:rFonts w:ascii="Times New Roman" w:hAnsi="Times New Roman"/>
          <w:color w:val="191919"/>
          <w:sz w:val="18"/>
          <w:szCs w:val="18"/>
        </w:rPr>
        <w:t xml:space="preserve">e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 xml:space="preserve">f a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</w:t>
      </w:r>
      <w:r>
        <w:rPr>
          <w:rFonts w:ascii="Times New Roman" w:hAnsi="Times New Roman"/>
          <w:color w:val="191919"/>
          <w:sz w:val="18"/>
          <w:szCs w:val="18"/>
        </w:rPr>
        <w:t xml:space="preserve">t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wh</w:t>
      </w:r>
      <w:r>
        <w:rPr>
          <w:rFonts w:ascii="Times New Roman" w:hAnsi="Times New Roman"/>
          <w:color w:val="191919"/>
          <w:sz w:val="18"/>
          <w:szCs w:val="18"/>
        </w:rPr>
        <w:t xml:space="preserve">o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 xml:space="preserve">s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withdrawin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fro</w:t>
      </w:r>
      <w:r>
        <w:rPr>
          <w:rFonts w:ascii="Times New Roman" w:hAnsi="Times New Roman"/>
          <w:color w:val="191919"/>
          <w:sz w:val="18"/>
          <w:szCs w:val="18"/>
        </w:rPr>
        <w:t xml:space="preserve">m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 xml:space="preserve">r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drop- pin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course(s).</w:t>
      </w:r>
    </w:p>
    <w:p w:rsidR="00C11F2C" w:rsidRDefault="00C11F2C" w:rsidP="00C11F2C">
      <w:pPr>
        <w:widowControl w:val="0"/>
        <w:autoSpaceDE w:val="0"/>
        <w:autoSpaceDN w:val="0"/>
        <w:adjustRightInd w:val="0"/>
        <w:spacing w:before="8" w:after="0" w:line="190" w:lineRule="exact"/>
        <w:rPr>
          <w:rFonts w:ascii="Times New Roman" w:hAnsi="Times New Roman"/>
          <w:color w:val="000000"/>
          <w:sz w:val="19"/>
          <w:szCs w:val="19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40" w:lineRule="auto"/>
        <w:ind w:left="120" w:right="8234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L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EARNIN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G</w:t>
      </w:r>
      <w:r>
        <w:rPr>
          <w:rFonts w:ascii="Times New Roman" w:hAnsi="Times New Roman"/>
          <w:b/>
          <w:bCs/>
          <w:color w:val="191919"/>
          <w:spacing w:val="10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S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UPPO</w:t>
      </w:r>
      <w:r>
        <w:rPr>
          <w:rFonts w:ascii="Times New Roman" w:hAnsi="Times New Roman"/>
          <w:b/>
          <w:bCs/>
          <w:color w:val="191919"/>
          <w:spacing w:val="-9"/>
          <w:sz w:val="18"/>
          <w:szCs w:val="18"/>
        </w:rPr>
        <w:t>R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T</w:t>
      </w:r>
      <w:r>
        <w:rPr>
          <w:rFonts w:ascii="Times New Roman" w:hAnsi="Times New Roman"/>
          <w:b/>
          <w:bCs/>
          <w:color w:val="191919"/>
          <w:spacing w:val="7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C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OURSES</w:t>
      </w:r>
    </w:p>
    <w:p w:rsidR="00C11F2C" w:rsidRDefault="00C11F2C" w:rsidP="00C11F2C">
      <w:pPr>
        <w:widowControl w:val="0"/>
        <w:autoSpaceDE w:val="0"/>
        <w:autoSpaceDN w:val="0"/>
        <w:adjustRightInd w:val="0"/>
        <w:spacing w:before="30" w:after="0" w:line="240" w:lineRule="auto"/>
        <w:ind w:left="120" w:right="5912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followin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non-degre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credi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course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ar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fere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Learnin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Support:</w:t>
      </w:r>
    </w:p>
    <w:p w:rsidR="00C11F2C" w:rsidRDefault="00C11F2C" w:rsidP="00C11F2C">
      <w:pPr>
        <w:widowControl w:val="0"/>
        <w:tabs>
          <w:tab w:val="left" w:pos="3000"/>
        </w:tabs>
        <w:autoSpaceDE w:val="0"/>
        <w:autoSpaceDN w:val="0"/>
        <w:adjustRightInd w:val="0"/>
        <w:spacing w:before="9" w:after="0" w:line="240" w:lineRule="auto"/>
        <w:ind w:left="120" w:right="6212"/>
        <w:jc w:val="both"/>
        <w:rPr>
          <w:rFonts w:ascii="Times New Roman" w:hAnsi="Times New Roman"/>
          <w:color w:val="000000"/>
          <w:sz w:val="18"/>
          <w:szCs w:val="18"/>
        </w:rPr>
      </w:pPr>
      <w:del w:id="22" w:author="rjones" w:date="2011-04-19T16:38:00Z">
        <w:r w:rsidDel="0052675B">
          <w:rPr>
            <w:rFonts w:ascii="Times New Roman" w:hAnsi="Times New Roman"/>
            <w:color w:val="191919"/>
            <w:sz w:val="18"/>
            <w:szCs w:val="18"/>
          </w:rPr>
          <w:delText>•</w:delText>
        </w:r>
        <w:r w:rsidDel="0052675B">
          <w:rPr>
            <w:rFonts w:ascii="Times New Roman" w:hAnsi="Times New Roman"/>
            <w:color w:val="191919"/>
            <w:spacing w:val="-4"/>
            <w:sz w:val="18"/>
            <w:szCs w:val="18"/>
          </w:rPr>
          <w:delText xml:space="preserve"> </w:delText>
        </w:r>
      </w:del>
      <w:del w:id="23" w:author="rjones" w:date="2011-04-19T16:37:00Z">
        <w:r w:rsidDel="0052675B">
          <w:rPr>
            <w:rFonts w:ascii="Times New Roman" w:hAnsi="Times New Roman"/>
            <w:color w:val="191919"/>
            <w:spacing w:val="-2"/>
            <w:sz w:val="18"/>
            <w:szCs w:val="18"/>
          </w:rPr>
          <w:delText>ENG</w:delText>
        </w:r>
        <w:r w:rsidDel="0052675B">
          <w:rPr>
            <w:rFonts w:ascii="Times New Roman" w:hAnsi="Times New Roman"/>
            <w:color w:val="191919"/>
            <w:sz w:val="18"/>
            <w:szCs w:val="18"/>
          </w:rPr>
          <w:delText>L</w:delText>
        </w:r>
        <w:r w:rsidDel="0052675B">
          <w:rPr>
            <w:rFonts w:ascii="Times New Roman" w:hAnsi="Times New Roman"/>
            <w:color w:val="191919"/>
            <w:spacing w:val="-10"/>
            <w:sz w:val="18"/>
            <w:szCs w:val="18"/>
          </w:rPr>
          <w:delText xml:space="preserve"> </w:delText>
        </w:r>
        <w:r w:rsidDel="0052675B">
          <w:rPr>
            <w:rFonts w:ascii="Times New Roman" w:hAnsi="Times New Roman"/>
            <w:color w:val="191919"/>
            <w:spacing w:val="-2"/>
            <w:sz w:val="18"/>
            <w:szCs w:val="18"/>
          </w:rPr>
          <w:delText>009</w:delText>
        </w:r>
        <w:r w:rsidDel="0052675B">
          <w:rPr>
            <w:rFonts w:ascii="Times New Roman" w:hAnsi="Times New Roman"/>
            <w:color w:val="191919"/>
            <w:sz w:val="18"/>
            <w:szCs w:val="18"/>
          </w:rPr>
          <w:delText>8</w:delText>
        </w:r>
        <w:r w:rsidDel="0052675B">
          <w:rPr>
            <w:rFonts w:ascii="Times New Roman" w:hAnsi="Times New Roman"/>
            <w:color w:val="191919"/>
            <w:spacing w:val="-4"/>
            <w:sz w:val="18"/>
            <w:szCs w:val="18"/>
          </w:rPr>
          <w:delText xml:space="preserve"> </w:delText>
        </w:r>
      </w:del>
      <w:del w:id="24" w:author="rjones" w:date="2011-04-19T16:38:00Z">
        <w:r w:rsidDel="0052675B">
          <w:rPr>
            <w:rFonts w:ascii="Times New Roman" w:hAnsi="Times New Roman"/>
            <w:color w:val="191919"/>
            <w:spacing w:val="-2"/>
            <w:sz w:val="18"/>
            <w:szCs w:val="18"/>
          </w:rPr>
          <w:delText>Basi</w:delText>
        </w:r>
        <w:r w:rsidDel="0052675B">
          <w:rPr>
            <w:rFonts w:ascii="Times New Roman" w:hAnsi="Times New Roman"/>
            <w:color w:val="191919"/>
            <w:sz w:val="18"/>
            <w:szCs w:val="18"/>
          </w:rPr>
          <w:delText>c</w:delText>
        </w:r>
        <w:r w:rsidDel="0052675B">
          <w:rPr>
            <w:rFonts w:ascii="Times New Roman" w:hAnsi="Times New Roman"/>
            <w:color w:val="191919"/>
            <w:spacing w:val="-4"/>
            <w:sz w:val="18"/>
            <w:szCs w:val="18"/>
          </w:rPr>
          <w:delText xml:space="preserve"> </w:delText>
        </w:r>
        <w:r w:rsidDel="0052675B">
          <w:rPr>
            <w:rFonts w:ascii="Times New Roman" w:hAnsi="Times New Roman"/>
            <w:color w:val="191919"/>
            <w:spacing w:val="-2"/>
            <w:sz w:val="18"/>
            <w:szCs w:val="18"/>
          </w:rPr>
          <w:delText>Englis</w:delText>
        </w:r>
        <w:r w:rsidDel="0052675B">
          <w:rPr>
            <w:rFonts w:ascii="Times New Roman" w:hAnsi="Times New Roman"/>
            <w:color w:val="191919"/>
            <w:sz w:val="18"/>
            <w:szCs w:val="18"/>
          </w:rPr>
          <w:delText>h</w:delText>
        </w:r>
        <w:r w:rsidDel="0052675B">
          <w:rPr>
            <w:rFonts w:ascii="Times New Roman" w:hAnsi="Times New Roman"/>
            <w:color w:val="191919"/>
            <w:sz w:val="18"/>
            <w:szCs w:val="18"/>
          </w:rPr>
          <w:tab/>
        </w:r>
      </w:del>
      <w:r>
        <w:rPr>
          <w:rFonts w:ascii="Times New Roman" w:hAnsi="Times New Roman"/>
          <w:color w:val="191919"/>
          <w:sz w:val="18"/>
          <w:szCs w:val="18"/>
        </w:rPr>
        <w:t>•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ENG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009</w:t>
      </w:r>
      <w:r>
        <w:rPr>
          <w:rFonts w:ascii="Times New Roman" w:hAnsi="Times New Roman"/>
          <w:color w:val="191919"/>
          <w:sz w:val="18"/>
          <w:szCs w:val="18"/>
        </w:rPr>
        <w:t>9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Basi</w:t>
      </w:r>
      <w:r>
        <w:rPr>
          <w:rFonts w:ascii="Times New Roman" w:hAnsi="Times New Roman"/>
          <w:color w:val="191919"/>
          <w:sz w:val="18"/>
          <w:szCs w:val="18"/>
        </w:rPr>
        <w:t>c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English</w:t>
      </w:r>
    </w:p>
    <w:p w:rsidR="00C11F2C" w:rsidRDefault="00C11F2C" w:rsidP="00C11F2C">
      <w:pPr>
        <w:widowControl w:val="0"/>
        <w:tabs>
          <w:tab w:val="left" w:pos="2980"/>
        </w:tabs>
        <w:autoSpaceDE w:val="0"/>
        <w:autoSpaceDN w:val="0"/>
        <w:adjustRightInd w:val="0"/>
        <w:spacing w:before="9" w:after="0" w:line="240" w:lineRule="auto"/>
        <w:ind w:left="120" w:right="6340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•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-22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009</w:t>
      </w:r>
      <w:r>
        <w:rPr>
          <w:rFonts w:ascii="Times New Roman" w:hAnsi="Times New Roman"/>
          <w:color w:val="191919"/>
          <w:sz w:val="18"/>
          <w:szCs w:val="18"/>
        </w:rPr>
        <w:t>7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Basi</w:t>
      </w:r>
      <w:r>
        <w:rPr>
          <w:rFonts w:ascii="Times New Roman" w:hAnsi="Times New Roman"/>
          <w:color w:val="191919"/>
          <w:sz w:val="18"/>
          <w:szCs w:val="18"/>
        </w:rPr>
        <w:t>c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Mat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z w:val="18"/>
          <w:szCs w:val="18"/>
        </w:rPr>
        <w:tab/>
        <w:t>•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-22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009</w:t>
      </w:r>
      <w:r>
        <w:rPr>
          <w:rFonts w:ascii="Times New Roman" w:hAnsi="Times New Roman"/>
          <w:color w:val="191919"/>
          <w:sz w:val="18"/>
          <w:szCs w:val="18"/>
        </w:rPr>
        <w:t>9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Basi</w:t>
      </w:r>
      <w:r>
        <w:rPr>
          <w:rFonts w:ascii="Times New Roman" w:hAnsi="Times New Roman"/>
          <w:color w:val="191919"/>
          <w:sz w:val="18"/>
          <w:szCs w:val="18"/>
        </w:rPr>
        <w:t>c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Math</w:t>
      </w:r>
    </w:p>
    <w:p w:rsidR="00C11F2C" w:rsidRDefault="00C11F2C" w:rsidP="00C11F2C">
      <w:pPr>
        <w:widowControl w:val="0"/>
        <w:autoSpaceDE w:val="0"/>
        <w:autoSpaceDN w:val="0"/>
        <w:adjustRightInd w:val="0"/>
        <w:spacing w:before="9" w:after="0" w:line="240" w:lineRule="auto"/>
        <w:ind w:left="120" w:right="5586"/>
        <w:jc w:val="both"/>
        <w:rPr>
          <w:rFonts w:ascii="Times New Roman" w:hAnsi="Times New Roman"/>
          <w:color w:val="000000"/>
          <w:sz w:val="18"/>
          <w:szCs w:val="18"/>
        </w:rPr>
      </w:pPr>
      <w:del w:id="25" w:author="rjones" w:date="2011-04-19T16:38:00Z">
        <w:r w:rsidDel="0052675B">
          <w:rPr>
            <w:rFonts w:ascii="Times New Roman" w:hAnsi="Times New Roman"/>
            <w:color w:val="191919"/>
            <w:sz w:val="18"/>
            <w:szCs w:val="18"/>
          </w:rPr>
          <w:delText>•</w:delText>
        </w:r>
        <w:r w:rsidDel="0052675B">
          <w:rPr>
            <w:rFonts w:ascii="Times New Roman" w:hAnsi="Times New Roman"/>
            <w:color w:val="191919"/>
            <w:spacing w:val="-4"/>
            <w:sz w:val="18"/>
            <w:szCs w:val="18"/>
          </w:rPr>
          <w:delText xml:space="preserve"> </w:delText>
        </w:r>
        <w:r w:rsidDel="0052675B">
          <w:rPr>
            <w:rFonts w:ascii="Times New Roman" w:hAnsi="Times New Roman"/>
            <w:color w:val="191919"/>
            <w:spacing w:val="-2"/>
            <w:sz w:val="18"/>
            <w:szCs w:val="18"/>
          </w:rPr>
          <w:delText>REA</w:delText>
        </w:r>
        <w:r w:rsidDel="0052675B">
          <w:rPr>
            <w:rFonts w:ascii="Times New Roman" w:hAnsi="Times New Roman"/>
            <w:color w:val="191919"/>
            <w:sz w:val="18"/>
            <w:szCs w:val="18"/>
          </w:rPr>
          <w:delText>D</w:delText>
        </w:r>
        <w:r w:rsidDel="0052675B">
          <w:rPr>
            <w:rFonts w:ascii="Times New Roman" w:hAnsi="Times New Roman"/>
            <w:color w:val="191919"/>
            <w:spacing w:val="-4"/>
            <w:sz w:val="18"/>
            <w:szCs w:val="18"/>
          </w:rPr>
          <w:delText xml:space="preserve"> </w:delText>
        </w:r>
        <w:r w:rsidDel="0052675B">
          <w:rPr>
            <w:rFonts w:ascii="Times New Roman" w:hAnsi="Times New Roman"/>
            <w:color w:val="191919"/>
            <w:spacing w:val="-2"/>
            <w:sz w:val="18"/>
            <w:szCs w:val="18"/>
          </w:rPr>
          <w:delText>009</w:delText>
        </w:r>
        <w:r w:rsidDel="0052675B">
          <w:rPr>
            <w:rFonts w:ascii="Times New Roman" w:hAnsi="Times New Roman"/>
            <w:color w:val="191919"/>
            <w:sz w:val="18"/>
            <w:szCs w:val="18"/>
          </w:rPr>
          <w:delText>8</w:delText>
        </w:r>
        <w:r w:rsidDel="0052675B">
          <w:rPr>
            <w:rFonts w:ascii="Times New Roman" w:hAnsi="Times New Roman"/>
            <w:color w:val="191919"/>
            <w:spacing w:val="-4"/>
            <w:sz w:val="18"/>
            <w:szCs w:val="18"/>
          </w:rPr>
          <w:delText xml:space="preserve"> </w:delText>
        </w:r>
        <w:r w:rsidDel="0052675B">
          <w:rPr>
            <w:rFonts w:ascii="Times New Roman" w:hAnsi="Times New Roman"/>
            <w:color w:val="191919"/>
            <w:spacing w:val="-2"/>
            <w:sz w:val="18"/>
            <w:szCs w:val="18"/>
          </w:rPr>
          <w:delText>Developmenta</w:delText>
        </w:r>
        <w:r w:rsidDel="0052675B">
          <w:rPr>
            <w:rFonts w:ascii="Times New Roman" w:hAnsi="Times New Roman"/>
            <w:color w:val="191919"/>
            <w:sz w:val="18"/>
            <w:szCs w:val="18"/>
          </w:rPr>
          <w:delText>l</w:delText>
        </w:r>
        <w:r w:rsidDel="0052675B">
          <w:rPr>
            <w:rFonts w:ascii="Times New Roman" w:hAnsi="Times New Roman"/>
            <w:color w:val="191919"/>
            <w:spacing w:val="-3"/>
            <w:sz w:val="18"/>
            <w:szCs w:val="18"/>
          </w:rPr>
          <w:delText xml:space="preserve"> </w:delText>
        </w:r>
        <w:r w:rsidDel="0052675B">
          <w:rPr>
            <w:rFonts w:ascii="Times New Roman" w:hAnsi="Times New Roman"/>
            <w:color w:val="191919"/>
            <w:spacing w:val="-2"/>
            <w:sz w:val="18"/>
            <w:szCs w:val="18"/>
          </w:rPr>
          <w:delText>Readin</w:delText>
        </w:r>
        <w:r w:rsidDel="0052675B">
          <w:rPr>
            <w:rFonts w:ascii="Times New Roman" w:hAnsi="Times New Roman"/>
            <w:color w:val="191919"/>
            <w:sz w:val="18"/>
            <w:szCs w:val="18"/>
          </w:rPr>
          <w:delText xml:space="preserve">g  </w:delText>
        </w:r>
        <w:r w:rsidDel="0052675B">
          <w:rPr>
            <w:rFonts w:ascii="Times New Roman" w:hAnsi="Times New Roman"/>
            <w:color w:val="191919"/>
            <w:spacing w:val="10"/>
            <w:sz w:val="18"/>
            <w:szCs w:val="18"/>
          </w:rPr>
          <w:delText xml:space="preserve"> </w:delText>
        </w:r>
      </w:del>
      <w:r>
        <w:rPr>
          <w:rFonts w:ascii="Times New Roman" w:hAnsi="Times New Roman"/>
          <w:color w:val="191919"/>
          <w:sz w:val="18"/>
          <w:szCs w:val="18"/>
        </w:rPr>
        <w:t>•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REA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009</w:t>
      </w:r>
      <w:r>
        <w:rPr>
          <w:rFonts w:ascii="Times New Roman" w:hAnsi="Times New Roman"/>
          <w:color w:val="191919"/>
          <w:sz w:val="18"/>
          <w:szCs w:val="18"/>
        </w:rPr>
        <w:t>9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Developmen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Reading</w:t>
      </w:r>
    </w:p>
    <w:p w:rsidR="00C11F2C" w:rsidRDefault="00C11F2C" w:rsidP="00C11F2C">
      <w:pPr>
        <w:widowControl w:val="0"/>
        <w:autoSpaceDE w:val="0"/>
        <w:autoSpaceDN w:val="0"/>
        <w:adjustRightInd w:val="0"/>
        <w:spacing w:before="7"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40" w:lineRule="auto"/>
        <w:ind w:left="120" w:right="7971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L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EARNIN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G</w:t>
      </w:r>
      <w:r>
        <w:rPr>
          <w:rFonts w:ascii="Times New Roman" w:hAnsi="Times New Roman"/>
          <w:b/>
          <w:bCs/>
          <w:color w:val="191919"/>
          <w:spacing w:val="10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S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UPPO</w:t>
      </w:r>
      <w:r>
        <w:rPr>
          <w:rFonts w:ascii="Times New Roman" w:hAnsi="Times New Roman"/>
          <w:b/>
          <w:bCs/>
          <w:color w:val="191919"/>
          <w:spacing w:val="-9"/>
          <w:sz w:val="18"/>
          <w:szCs w:val="18"/>
        </w:rPr>
        <w:t>R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T</w:t>
      </w:r>
      <w:r>
        <w:rPr>
          <w:rFonts w:ascii="Times New Roman" w:hAnsi="Times New Roman"/>
          <w:b/>
          <w:bCs/>
          <w:color w:val="191919"/>
          <w:spacing w:val="7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S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USPENSION</w:t>
      </w:r>
    </w:p>
    <w:p w:rsidR="00C11F2C" w:rsidRDefault="00C11F2C" w:rsidP="00C11F2C">
      <w:pPr>
        <w:widowControl w:val="0"/>
        <w:autoSpaceDE w:val="0"/>
        <w:autoSpaceDN w:val="0"/>
        <w:adjustRightInd w:val="0"/>
        <w:spacing w:before="30" w:after="0" w:line="249" w:lineRule="auto"/>
        <w:ind w:left="120" w:right="991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2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mus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satisf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academi</w:t>
      </w:r>
      <w:r>
        <w:rPr>
          <w:rFonts w:ascii="Times New Roman" w:hAnsi="Times New Roman"/>
          <w:color w:val="191919"/>
          <w:sz w:val="18"/>
          <w:szCs w:val="18"/>
        </w:rPr>
        <w:t>c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deficiencie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withi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specifie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tim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fram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establishe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Boar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Regents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2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2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wh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no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completed requirement</w:t>
      </w:r>
      <w:r>
        <w:rPr>
          <w:rFonts w:ascii="Times New Roman" w:hAnsi="Times New Roman"/>
          <w:color w:val="191919"/>
          <w:sz w:val="18"/>
          <w:szCs w:val="18"/>
        </w:rPr>
        <w:t xml:space="preserve">s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</w:t>
      </w:r>
      <w:r>
        <w:rPr>
          <w:rFonts w:ascii="Times New Roman" w:hAnsi="Times New Roman"/>
          <w:color w:val="191919"/>
          <w:sz w:val="18"/>
          <w:szCs w:val="18"/>
        </w:rPr>
        <w:t xml:space="preserve">r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exitin</w:t>
      </w:r>
      <w:r>
        <w:rPr>
          <w:rFonts w:ascii="Times New Roman" w:hAnsi="Times New Roman"/>
          <w:color w:val="191919"/>
          <w:sz w:val="18"/>
          <w:szCs w:val="18"/>
        </w:rPr>
        <w:t xml:space="preserve">g a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Learnin</w:t>
      </w:r>
      <w:r>
        <w:rPr>
          <w:rFonts w:ascii="Times New Roman" w:hAnsi="Times New Roman"/>
          <w:color w:val="191919"/>
          <w:sz w:val="18"/>
          <w:szCs w:val="18"/>
        </w:rPr>
        <w:t xml:space="preserve">g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Suppor</w:t>
      </w:r>
      <w:r>
        <w:rPr>
          <w:rFonts w:ascii="Times New Roman" w:hAnsi="Times New Roman"/>
          <w:color w:val="191919"/>
          <w:sz w:val="18"/>
          <w:szCs w:val="18"/>
        </w:rPr>
        <w:t xml:space="preserve">t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are</w:t>
      </w:r>
      <w:r>
        <w:rPr>
          <w:rFonts w:ascii="Times New Roman" w:hAnsi="Times New Roman"/>
          <w:color w:val="191919"/>
          <w:sz w:val="18"/>
          <w:szCs w:val="18"/>
        </w:rPr>
        <w:t xml:space="preserve">a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(English</w:t>
      </w:r>
      <w:r>
        <w:rPr>
          <w:rFonts w:ascii="Times New Roman" w:hAnsi="Times New Roman"/>
          <w:color w:val="191919"/>
          <w:sz w:val="18"/>
          <w:szCs w:val="18"/>
        </w:rPr>
        <w:t xml:space="preserve">,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reading</w:t>
      </w:r>
      <w:r>
        <w:rPr>
          <w:rFonts w:ascii="Times New Roman" w:hAnsi="Times New Roman"/>
          <w:color w:val="191919"/>
          <w:sz w:val="18"/>
          <w:szCs w:val="18"/>
        </w:rPr>
        <w:t xml:space="preserve">,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 xml:space="preserve">r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mathematics</w:t>
      </w:r>
      <w:r>
        <w:rPr>
          <w:rFonts w:ascii="Times New Roman" w:hAnsi="Times New Roman"/>
          <w:color w:val="191919"/>
          <w:sz w:val="18"/>
          <w:szCs w:val="18"/>
        </w:rPr>
        <w:t xml:space="preserve">)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afte</w:t>
      </w:r>
      <w:r>
        <w:rPr>
          <w:rFonts w:ascii="Times New Roman" w:hAnsi="Times New Roman"/>
          <w:color w:val="191919"/>
          <w:sz w:val="18"/>
          <w:szCs w:val="18"/>
        </w:rPr>
        <w:t xml:space="preserve">r </w:t>
      </w:r>
      <w:ins w:id="26" w:author="rjones" w:date="2011-04-19T16:39:00Z">
        <w:r w:rsidR="0052675B">
          <w:rPr>
            <w:rFonts w:ascii="Times New Roman" w:hAnsi="Times New Roman"/>
            <w:color w:val="191919"/>
            <w:sz w:val="18"/>
            <w:szCs w:val="18"/>
          </w:rPr>
          <w:t>two semesters in English, two semesters in reading or three semesters in math</w:t>
        </w:r>
      </w:ins>
      <w:del w:id="27" w:author="rjones" w:date="2011-04-19T16:40:00Z">
        <w:r w:rsidDel="0052675B">
          <w:rPr>
            <w:rFonts w:ascii="Times New Roman" w:hAnsi="Times New Roman"/>
            <w:color w:val="191919"/>
            <w:spacing w:val="-2"/>
            <w:sz w:val="18"/>
            <w:szCs w:val="18"/>
          </w:rPr>
          <w:delText>twelv</w:delText>
        </w:r>
        <w:r w:rsidDel="0052675B">
          <w:rPr>
            <w:rFonts w:ascii="Times New Roman" w:hAnsi="Times New Roman"/>
            <w:color w:val="191919"/>
            <w:sz w:val="18"/>
            <w:szCs w:val="18"/>
          </w:rPr>
          <w:delText xml:space="preserve">e </w:delText>
        </w:r>
        <w:r w:rsidDel="0052675B">
          <w:rPr>
            <w:rFonts w:ascii="Times New Roman" w:hAnsi="Times New Roman"/>
            <w:color w:val="191919"/>
            <w:spacing w:val="-2"/>
            <w:sz w:val="18"/>
            <w:szCs w:val="18"/>
          </w:rPr>
          <w:delText>semeste</w:delText>
        </w:r>
        <w:r w:rsidDel="0052675B">
          <w:rPr>
            <w:rFonts w:ascii="Times New Roman" w:hAnsi="Times New Roman"/>
            <w:color w:val="191919"/>
            <w:sz w:val="18"/>
            <w:szCs w:val="18"/>
          </w:rPr>
          <w:delText xml:space="preserve">r </w:delText>
        </w:r>
        <w:r w:rsidDel="0052675B">
          <w:rPr>
            <w:rFonts w:ascii="Times New Roman" w:hAnsi="Times New Roman"/>
            <w:color w:val="191919"/>
            <w:spacing w:val="-2"/>
            <w:sz w:val="18"/>
            <w:szCs w:val="18"/>
          </w:rPr>
          <w:delText>hour</w:delText>
        </w:r>
        <w:r w:rsidDel="0052675B">
          <w:rPr>
            <w:rFonts w:ascii="Times New Roman" w:hAnsi="Times New Roman"/>
            <w:color w:val="191919"/>
            <w:sz w:val="18"/>
            <w:szCs w:val="18"/>
          </w:rPr>
          <w:delText xml:space="preserve">s </w:delText>
        </w:r>
        <w:r w:rsidDel="0052675B">
          <w:rPr>
            <w:rFonts w:ascii="Times New Roman" w:hAnsi="Times New Roman"/>
            <w:color w:val="191919"/>
            <w:spacing w:val="-2"/>
            <w:sz w:val="18"/>
            <w:szCs w:val="18"/>
          </w:rPr>
          <w:delText>o</w:delText>
        </w:r>
        <w:r w:rsidDel="0052675B">
          <w:rPr>
            <w:rFonts w:ascii="Times New Roman" w:hAnsi="Times New Roman"/>
            <w:color w:val="191919"/>
            <w:sz w:val="18"/>
            <w:szCs w:val="18"/>
          </w:rPr>
          <w:delText xml:space="preserve">r </w:delText>
        </w:r>
        <w:r w:rsidDel="0052675B">
          <w:rPr>
            <w:rFonts w:ascii="Times New Roman" w:hAnsi="Times New Roman"/>
            <w:color w:val="191919"/>
            <w:spacing w:val="-2"/>
            <w:sz w:val="18"/>
            <w:szCs w:val="18"/>
          </w:rPr>
          <w:delText>thre</w:delText>
        </w:r>
        <w:r w:rsidDel="0052675B">
          <w:rPr>
            <w:rFonts w:ascii="Times New Roman" w:hAnsi="Times New Roman"/>
            <w:color w:val="191919"/>
            <w:sz w:val="18"/>
            <w:szCs w:val="18"/>
          </w:rPr>
          <w:delText xml:space="preserve">e </w:delText>
        </w:r>
        <w:r w:rsidDel="0052675B">
          <w:rPr>
            <w:rFonts w:ascii="Times New Roman" w:hAnsi="Times New Roman"/>
            <w:color w:val="191919"/>
            <w:spacing w:val="-2"/>
            <w:sz w:val="18"/>
            <w:szCs w:val="18"/>
          </w:rPr>
          <w:delText>semes</w:delText>
        </w:r>
        <w:r w:rsidDel="0052675B">
          <w:rPr>
            <w:rFonts w:ascii="Times New Roman" w:hAnsi="Times New Roman"/>
            <w:color w:val="191919"/>
            <w:spacing w:val="-3"/>
            <w:sz w:val="18"/>
            <w:szCs w:val="18"/>
          </w:rPr>
          <w:delText>t</w:delText>
        </w:r>
        <w:r w:rsidDel="0052675B">
          <w:rPr>
            <w:rFonts w:ascii="Times New Roman" w:hAnsi="Times New Roman"/>
            <w:color w:val="191919"/>
            <w:spacing w:val="-2"/>
            <w:sz w:val="18"/>
            <w:szCs w:val="18"/>
          </w:rPr>
          <w:delText>er</w:delText>
        </w:r>
        <w:r w:rsidDel="0052675B">
          <w:rPr>
            <w:rFonts w:ascii="Times New Roman" w:hAnsi="Times New Roman"/>
            <w:color w:val="191919"/>
            <w:sz w:val="18"/>
            <w:szCs w:val="18"/>
          </w:rPr>
          <w:delText xml:space="preserve">s </w:delText>
        </w:r>
        <w:r w:rsidDel="0052675B">
          <w:rPr>
            <w:rFonts w:ascii="Times New Roman" w:hAnsi="Times New Roman"/>
            <w:color w:val="191919"/>
            <w:spacing w:val="-2"/>
            <w:sz w:val="18"/>
            <w:szCs w:val="18"/>
          </w:rPr>
          <w:delText>whichever occur</w:delText>
        </w:r>
        <w:r w:rsidDel="0052675B">
          <w:rPr>
            <w:rFonts w:ascii="Times New Roman" w:hAnsi="Times New Roman"/>
            <w:color w:val="191919"/>
            <w:sz w:val="18"/>
            <w:szCs w:val="18"/>
          </w:rPr>
          <w:delText>s</w:delText>
        </w:r>
        <w:r w:rsidDel="0052675B">
          <w:rPr>
            <w:rFonts w:ascii="Times New Roman" w:hAnsi="Times New Roman"/>
            <w:color w:val="191919"/>
            <w:spacing w:val="-4"/>
            <w:sz w:val="18"/>
            <w:szCs w:val="18"/>
          </w:rPr>
          <w:delText xml:space="preserve"> </w:delText>
        </w:r>
        <w:r w:rsidDel="0052675B">
          <w:rPr>
            <w:rFonts w:ascii="Times New Roman" w:hAnsi="Times New Roman"/>
            <w:color w:val="191919"/>
            <w:spacing w:val="-2"/>
            <w:sz w:val="18"/>
            <w:szCs w:val="18"/>
          </w:rPr>
          <w:delText>first</w:delText>
        </w:r>
      </w:del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wil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suspended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Tha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ma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no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considere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readmissio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ins w:id="28" w:author="rjones" w:date="2011-04-19T16:41:00Z">
        <w:r w:rsidR="0052675B">
          <w:rPr>
            <w:rFonts w:ascii="Times New Roman" w:hAnsi="Times New Roman"/>
            <w:color w:val="191919"/>
            <w:spacing w:val="-2"/>
            <w:sz w:val="18"/>
            <w:szCs w:val="18"/>
          </w:rPr>
          <w:t xml:space="preserve"> within one</w:t>
        </w:r>
      </w:ins>
      <w:del w:id="29" w:author="rjones" w:date="2011-04-19T16:41:00Z">
        <w:r w:rsidDel="0052675B">
          <w:rPr>
            <w:rFonts w:ascii="Times New Roman" w:hAnsi="Times New Roman"/>
            <w:color w:val="191919"/>
            <w:spacing w:val="-4"/>
            <w:sz w:val="18"/>
            <w:szCs w:val="18"/>
          </w:rPr>
          <w:delText xml:space="preserve"> </w:delText>
        </w:r>
        <w:r w:rsidDel="0052675B">
          <w:rPr>
            <w:rFonts w:ascii="Times New Roman" w:hAnsi="Times New Roman"/>
            <w:color w:val="191919"/>
            <w:spacing w:val="-2"/>
            <w:sz w:val="18"/>
            <w:szCs w:val="18"/>
          </w:rPr>
          <w:delText>withi</w:delText>
        </w:r>
        <w:r w:rsidDel="0052675B">
          <w:rPr>
            <w:rFonts w:ascii="Times New Roman" w:hAnsi="Times New Roman"/>
            <w:color w:val="191919"/>
            <w:sz w:val="18"/>
            <w:szCs w:val="18"/>
          </w:rPr>
          <w:delText>n</w:delText>
        </w:r>
        <w:r w:rsidDel="0052675B">
          <w:rPr>
            <w:rFonts w:ascii="Times New Roman" w:hAnsi="Times New Roman"/>
            <w:color w:val="191919"/>
            <w:spacing w:val="-4"/>
            <w:sz w:val="18"/>
            <w:szCs w:val="18"/>
          </w:rPr>
          <w:delText xml:space="preserve"> </w:delText>
        </w:r>
        <w:r w:rsidDel="0052675B">
          <w:rPr>
            <w:rFonts w:ascii="Times New Roman" w:hAnsi="Times New Roman"/>
            <w:color w:val="191919"/>
            <w:spacing w:val="-2"/>
            <w:sz w:val="18"/>
            <w:szCs w:val="18"/>
          </w:rPr>
          <w:delText>thre</w:delText>
        </w:r>
        <w:r w:rsidDel="0052675B">
          <w:rPr>
            <w:rFonts w:ascii="Times New Roman" w:hAnsi="Times New Roman"/>
            <w:color w:val="191919"/>
            <w:sz w:val="18"/>
            <w:szCs w:val="18"/>
          </w:rPr>
          <w:delText>e</w:delText>
        </w:r>
      </w:del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year</w:t>
      </w:r>
      <w:del w:id="30" w:author="rjones" w:date="2011-04-19T16:42:00Z">
        <w:r w:rsidDel="0052675B">
          <w:rPr>
            <w:rFonts w:ascii="Times New Roman" w:hAnsi="Times New Roman"/>
            <w:color w:val="191919"/>
            <w:sz w:val="18"/>
            <w:szCs w:val="18"/>
          </w:rPr>
          <w:delText>s</w:delText>
        </w:r>
      </w:del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suspension.</w:t>
      </w:r>
      <w:ins w:id="31" w:author="rjones" w:date="2011-04-19T16:42:00Z">
        <w:r w:rsidR="0052675B">
          <w:rPr>
            <w:rFonts w:ascii="Times New Roman" w:hAnsi="Times New Roman"/>
            <w:color w:val="191919"/>
            <w:spacing w:val="-2"/>
            <w:sz w:val="18"/>
            <w:szCs w:val="18"/>
          </w:rPr>
          <w:t xml:space="preserve"> There are no appeals allowed for Learning Support suspensions.</w:t>
        </w:r>
      </w:ins>
    </w:p>
    <w:p w:rsidR="00C11F2C" w:rsidRDefault="00C11F2C" w:rsidP="00C11F2C">
      <w:pPr>
        <w:widowControl w:val="0"/>
        <w:autoSpaceDE w:val="0"/>
        <w:autoSpaceDN w:val="0"/>
        <w:adjustRightInd w:val="0"/>
        <w:spacing w:before="8" w:after="0" w:line="190" w:lineRule="exact"/>
        <w:rPr>
          <w:rFonts w:ascii="Times New Roman" w:hAnsi="Times New Roman"/>
          <w:color w:val="000000"/>
          <w:sz w:val="19"/>
          <w:szCs w:val="19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11F2C" w:rsidRDefault="00C11F2C" w:rsidP="00C11F2C">
      <w:pPr>
        <w:widowControl w:val="0"/>
        <w:tabs>
          <w:tab w:val="left" w:pos="10700"/>
        </w:tabs>
        <w:autoSpaceDE w:val="0"/>
        <w:autoSpaceDN w:val="0"/>
        <w:adjustRightInd w:val="0"/>
        <w:spacing w:after="0" w:line="451" w:lineRule="exact"/>
        <w:ind w:left="4135"/>
        <w:rPr>
          <w:rFonts w:ascii="Century Gothic" w:hAnsi="Century Gothic" w:cs="Century Gothic"/>
          <w:color w:val="000000"/>
          <w:sz w:val="36"/>
          <w:szCs w:val="36"/>
        </w:rPr>
      </w:pPr>
      <w:r>
        <w:rPr>
          <w:rFonts w:ascii="Times New Roman" w:hAnsi="Times New Roman"/>
          <w:color w:val="191919"/>
          <w:position w:val="-5"/>
          <w:sz w:val="20"/>
          <w:szCs w:val="20"/>
        </w:rPr>
        <w:lastRenderedPageBreak/>
        <w:t>2008-2012 Unde</w:t>
      </w:r>
      <w:r>
        <w:rPr>
          <w:rFonts w:ascii="Times New Roman" w:hAnsi="Times New Roman"/>
          <w:color w:val="191919"/>
          <w:spacing w:val="-4"/>
          <w:position w:val="-5"/>
          <w:sz w:val="20"/>
          <w:szCs w:val="20"/>
        </w:rPr>
        <w:t>r</w:t>
      </w:r>
      <w:r>
        <w:rPr>
          <w:rFonts w:ascii="Times New Roman" w:hAnsi="Times New Roman"/>
          <w:color w:val="191919"/>
          <w:position w:val="-5"/>
          <w:sz w:val="20"/>
          <w:szCs w:val="20"/>
        </w:rPr>
        <w:t xml:space="preserve">graduate </w:t>
      </w:r>
      <w:proofErr w:type="gramStart"/>
      <w:r>
        <w:rPr>
          <w:rFonts w:ascii="Times New Roman" w:hAnsi="Times New Roman"/>
          <w:color w:val="191919"/>
          <w:position w:val="-5"/>
          <w:sz w:val="20"/>
          <w:szCs w:val="20"/>
        </w:rPr>
        <w:t>Catalog</w:t>
      </w:r>
      <w:proofErr w:type="gramEnd"/>
      <w:r>
        <w:rPr>
          <w:rFonts w:ascii="Times New Roman" w:hAnsi="Times New Roman"/>
          <w:color w:val="191919"/>
          <w:position w:val="-5"/>
          <w:sz w:val="20"/>
          <w:szCs w:val="20"/>
        </w:rPr>
        <w:tab/>
      </w:r>
    </w:p>
    <w:p w:rsidR="00C11F2C" w:rsidRDefault="00C11F2C" w:rsidP="00C11F2C">
      <w:pPr>
        <w:spacing w:after="0" w:line="240" w:lineRule="auto"/>
        <w:rPr>
          <w:rFonts w:ascii="Century Gothic" w:hAnsi="Century Gothic" w:cs="Century Gothic"/>
          <w:color w:val="000000"/>
          <w:sz w:val="36"/>
          <w:szCs w:val="36"/>
        </w:rPr>
        <w:sectPr w:rsidR="00C11F2C">
          <w:pgSz w:w="12240" w:h="15840"/>
          <w:pgMar w:top="420" w:right="420" w:bottom="280" w:left="600" w:header="720" w:footer="720" w:gutter="0"/>
          <w:cols w:space="720"/>
        </w:sectPr>
      </w:pPr>
    </w:p>
    <w:p w:rsidR="00C11F2C" w:rsidRDefault="00CC470F" w:rsidP="00C11F2C">
      <w:pPr>
        <w:widowControl w:val="0"/>
        <w:autoSpaceDE w:val="0"/>
        <w:autoSpaceDN w:val="0"/>
        <w:adjustRightInd w:val="0"/>
        <w:spacing w:after="0" w:line="195" w:lineRule="exact"/>
        <w:ind w:left="731"/>
        <w:rPr>
          <w:rFonts w:ascii="Century Gothic" w:hAnsi="Century Gothic" w:cs="Century Gothic"/>
          <w:color w:val="000000"/>
          <w:sz w:val="16"/>
          <w:szCs w:val="16"/>
        </w:rPr>
      </w:pPr>
      <w:r w:rsidRPr="00CC470F">
        <w:rPr>
          <w:noProof/>
          <w:lang w:eastAsia="zh-CN"/>
        </w:rPr>
        <w:lastRenderedPageBreak/>
        <w:pict>
          <v:group id="_x0000_s5367" style="position:absolute;left:0;text-align:left;margin-left:-56.75pt;margin-top:-22pt;width:191pt;height:795.85pt;z-index:-251593728" coordorigin="-720,-62" coordsize="3820,15917">
            <v:group id="_x0000_s5368" style="position:absolute;left:-720;top:-62;width:3820;height:15917" coordorigin="-720,-62" coordsize="3820,15839">
              <v:rect id="_x0000_s5369" style="position:absolute;top:-62;width:1080;height:248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n52LMUA&#10;AADdAAAADwAAAGRycy9kb3ducmV2LnhtbESPT2vCQBTE70K/w/IKvZlNpY0aXUUKLcVL/Uuvr9ln&#10;Epp9G3a3Jn57Vyh4HGbmN8x82ZtGnMn52rKC5yQFQVxYXXOp4LB/H05A+ICssbFMCi7kYbl4GMwx&#10;17bjLZ13oRQRwj5HBVUIbS6lLyoy6BPbEkfvZJ3BEKUrpXbYRbhp5ChNM2mw5rhQYUtvFRW/uz+j&#10;oHM9vX6U+muSrY/76ffPGNuNU+rpsV/NQATqwz383/7UCrJx9gK3N/EJyMUV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+fnYsxQAAAN0AAAAPAAAAAAAAAAAAAAAAAJgCAABkcnMv&#10;ZG93bnJldi54bWxQSwUGAAAAAAQABAD1AAAAigMAAAAA&#10;" fillcolor="#474747" stroked="f">
                <v:path arrowok="t"/>
              </v:rect>
              <v:rect id="Rectangle 2702" o:spid="_x0000_s5370" style="position:absolute;top:4232;width:1080;height:11545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TLTt8UA&#10;AADdAAAADwAAAGRycy9kb3ducmV2LnhtbESPT2vCQBTE70K/w/IKvemmglGjqxShRbxo/YPXZ/aZ&#10;BLNvw+7WpN++Kwg9DjPzG2a+7Ewt7uR8ZVnB+yABQZxbXXGh4Hj47E9A+ICssbZMCn7Jw3Lx0ptj&#10;pm3L33Tfh0JECPsMFZQhNJmUPi/JoB/Yhjh6V+sMhihdIbXDNsJNLYdJkkqDFceFEhtalZTf9j9G&#10;Qes6Gn0VejtJN6fD9HwZY7NzSr29dh8zEIG68B9+ttdaQTpOR/B4E5+AXP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RMtO3xQAAAN0AAAAPAAAAAAAAAAAAAAAAAJgCAABkcnMv&#10;ZG93bnJldi54bWxQSwUGAAAAAAQABAD1AAAAigMAAAAA&#10;" fillcolor="#dcdcdc" stroked="f">
                <v:path arrowok="t"/>
              </v:rect>
              <v:rect id="Rectangle 2703" o:spid="_x0000_s5371" style="position:absolute;top:2426;width:1080;height:1806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3/GmccA&#10;AADdAAAADwAAAGRycy9kb3ducmV2LnhtbESPT2vCQBTE74V+h+UVehHdmEMsaVaRUqEgHqJt0dsj&#10;+/KHZt+G7JrEb+8WCj0OM/MbJttMphUD9a6xrGC5iEAQF1Y3XCn4PO3mLyCcR9bYWiYFN3KwWT8+&#10;ZJhqO3JOw9FXIkDYpaig9r5LpXRFTQbdwnbEwSttb9AH2VdS9zgGuGllHEWJNNhwWKixo7eaip/j&#10;1Sh4j8/bct/mXX4w568lxWZWXL6Ven6atq8gPE3+P/zX/tAKklWSwO+b8ATk+g4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t/xpnHAAAA3QAAAA8AAAAAAAAAAAAAAAAAmAIAAGRy&#10;cy9kb3ducmV2LnhtbFBLBQYAAAAABAAEAPUAAACMAwAAAAA=&#10;" fillcolor="#dcdcdc" stroked="f">
                <v:path arrowok="t"/>
              </v:rect>
              <v:rect id="_x0000_s5372" style="position:absolute;left:760;top:331;width:2320;height:39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+5iMcUA&#10;AADdAAAADwAAAGRycy9kb3ducmV2LnhtbESPQYvCMBSE78L+h/AWvGmqsFW6RpGFlVW8WL14e23e&#10;tsXmpTSx1n9vBMHjMDPfMItVb2rRUesqywom4wgEcW51xYWC0/F3NAfhPLLG2jIpuJOD1fJjsMBE&#10;2xsfqEt9IQKEXYIKSu+bREqXl2TQjW1DHLx/2xr0QbaF1C3eAtzUchpFsTRYcVgosaGfkvJLejUK&#10;su3+4De706abZ0VT2+w82dsvpYaf/fobhKfev8Ov9p9WEM/iGTzfhCcglw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H7mIxxQAAAN0AAAAPAAAAAAAAAAAAAAAAAJgCAABkcnMv&#10;ZG93bnJldi54bWxQSwUGAAAAAAQABAD1AAAAigMAAAAA&#10;" stroked="f">
                <v:path arrowok="t"/>
              </v:rect>
              <v:rect id="_x0000_s5373" style="position:absolute;left:740;top:311;width:2360;height:43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iNnnMQA&#10;AADdAAAADwAAAGRycy9kb3ducmV2LnhtbERPz2vCMBS+C/sfwhvsIjNVWHXVKCrIPCmrg7HbW/Ns&#10;uzUvJclq/e/NQdjx4/u9WPWmER05X1tWMB4lIIgLq2suFXycds8zED4ga2wsk4IreVgtHwYLzLS9&#10;8Dt1eShFDGGfoYIqhDaT0hcVGfQj2xJH7mydwRChK6V2eInhppGTJEmlwZpjQ4UtbSsqfvM/o+Dn&#10;881tXr9ejsfiu+l2lB6S8XSo1NNjv56DCNSHf/HdvdcK0mka58Y38QnI5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ojZ5zEAAAA3QAAAA8AAAAAAAAAAAAAAAAAmAIAAGRycy9k&#10;b3ducmV2LnhtbFBLBQYAAAAABAAEAPUAAACJAwAAAAA=&#10;" filled="f" strokecolor="#a3a3a3" strokeweight="2pt">
                <v:path arrowok="t"/>
              </v:rect>
              <v:rect id="Rectangle 2706" o:spid="_x0000_s5374" style="position:absolute;top:2422;width:1084;height: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tro5cgA&#10;AADdAAAADwAAAGRycy9kb3ducmV2LnhtbESPQWvCQBSE7wX/w/IEL6VuIhLb1FVEVDwUaa0evD2y&#10;r0kw+zZmVxP/fbdQ8DjMzDfMdN6ZStyocaVlBfEwAkGcWV1yruDwvX55BeE8ssbKMim4k4P5rPc0&#10;xVTblr/otve5CBB2KSoovK9TKV1WkEE3tDVx8H5sY9AH2eRSN9gGuKnkKIoSabDksFBgTcuCsvP+&#10;ahRsdveP0fM5Psarri0P49Ml/5ygUoN+t3gH4anzj/B/e6sVJJPkDf7ehCcgZ7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i2ujlyAAAAN0AAAAPAAAAAAAAAAAAAAAAAJgCAABk&#10;cnMvZG93bnJldi54bWxQSwUGAAAAAAQABAD1AAAAjQMAAAAA&#10;" fillcolor="#191919" stroked="f">
                <v:path arrowok="t"/>
              </v:rect>
              <v:rect id="Rectangle 2707" o:spid="_x0000_s5375" style="position:absolute;top:4222;width:1084;height: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jnXpcUA&#10;AADdAAAADwAAAGRycy9kb3ducmV2LnhtbERPy2rCQBTdF/yH4Qpuik4ixUh0FCkqLoq0PhbuLplr&#10;EszcSTOjiX/vLApdHs57vuxMJR7UuNKygngUgSDOrC45V3A6boZTEM4ja6wsk4InOVguem9zTLVt&#10;+YceB5+LEMIuRQWF93UqpcsKMuhGtiYO3NU2Bn2ATS51g20IN5UcR9FEGiw5NBRY02dB2e1wNwq2&#10;++fX+P0Wn+N115anj8tv/p2gUoN+t5qB8NT5f/Gfe6cVTJIk7A9vwhOQix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2OdelxQAAAN0AAAAPAAAAAAAAAAAAAAAAAJgCAABkcnMv&#10;ZG93bnJldi54bWxQSwUGAAAAAAQABAD1AAAAigMAAAAA&#10;" fillcolor="#191919" stroked="f">
                <v:path arrowok="t"/>
              </v:rect>
              <v:group id="Group 2708" o:spid="_x0000_s5376" style="position:absolute;left:-720;top:6042;width:1804;height:0" coordorigin="-720,6104" coordsize="1804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gnVze8cAAADd&#10;AAAADwAAAAAAAAAAAAAAAACqAgAAZHJzL2Rvd25yZXYueG1sUEsFBgAAAAAEAAQA+gAAAJ4DAAAA&#10;AA==&#10;">
                <v:shape id="Freeform 2709" o:spid="_x0000_s5377" style="position:absolute;left:-720;top:6104;width:1804;height:0;visibility:visible;mso-wrap-style:square;v-text-anchor:top" coordsize="180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nE2csUA&#10;AADdAAAADwAAAGRycy9kb3ducmV2LnhtbESPzWrDMBCE74G+g9hCb7FcH+LgRDGltNCQXPJTSm6L&#10;tZVNrZWR1MR9+yoQyHGYmW+YZT3aXpzJh86xgucsB0HcON2xUXA8vE/nIEJE1tg7JgV/FKBePUyW&#10;WGl34R2d99GIBOFQoYI2xqGSMjQtWQyZG4iT9+28xZikN1J7vCS47WWR5zNpseO00OJAry01P/tf&#10;qyC8rbvPsLbj1vbutPnypTEbr9TT4/iyABFpjPfwrf2hFczKsoDrm/QE5Oo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+cTZyxQAAAN0AAAAPAAAAAAAAAAAAAAAAAJgCAABkcnMv&#10;ZG93bnJldi54bWxQSwUGAAAAAAQABAD1AAAAigMAAAAA&#10;" path="m1804,l720,e" filled="f" strokecolor="#191919" strokeweight="2pt">
                  <v:path arrowok="t" o:connecttype="custom" o:connectlocs="1804,0;720,0" o:connectangles="0,0"/>
                </v:shape>
                <v:shape id="Freeform 2710" o:spid="_x0000_s5378" style="position:absolute;left:-720;top:6104;width:1804;height:0;visibility:visible;mso-wrap-style:square;v-text-anchor:top" coordsize="180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T2T6cUA&#10;AADdAAAADwAAAGRycy9kb3ducmV2LnhtbESPQWsCMRSE74X+h/AKvdVsW3DLanYppQVFL9qKeHts&#10;ntnFzcuSRF3/vRGEHoeZ+YaZVoPtxIl8aB0reB1lIIhrp1s2Cv5+f14+QISIrLFzTAouFKAqHx+m&#10;WGh35hWd1tGIBOFQoIImxr6QMtQNWQwj1xMnb++8xZikN1J7PCe47eRblo2lxZbTQoM9fTVUH9ZH&#10;qyB8z9tNmNthaTu3W2x9bszCK/X8NHxOQEQa4n/43p5pBeM8f4fbm/QEZHk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RPZPpxQAAAN0AAAAPAAAAAAAAAAAAAAAAAJgCAABkcnMv&#10;ZG93bnJldi54bWxQSwUGAAAAAAQABAD1AAAAigMAAAAA&#10;" path="m720,l1804,e" filled="f" strokecolor="#191919" strokeweight="2pt">
                  <v:path arrowok="t" o:connecttype="custom" o:connectlocs="720,0;1804,0" o:connectangles="0,0"/>
                </v:shape>
              </v:group>
              <v:group id="Group 2711" o:spid="_x0000_s5379" style="position:absolute;left:-696;top:7842;width:1780;height:0" coordorigin="-696,7904" coordsize="1780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kgLQ48cAAADd&#10;AAAADwAAAAAAAAAAAAAAAACqAgAAZHJzL2Rvd25yZXYueG1sUEsFBgAAAAAEAAQA+gAAAJ4DAAAA&#10;AA==&#10;">
                <v:shape id="Freeform 2712" o:spid="_x0000_s5380" style="position:absolute;left:-696;top:7904;width:1780;height:0;visibility:visible;mso-wrap-style:square;v-text-anchor:top" coordsize="178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iKgBsUA&#10;AADdAAAADwAAAGRycy9kb3ducmV2LnhtbESPT4vCMBTE7wt+h/AEL4smiqtSjSJS2T3sxT94fjTP&#10;trR5KU2s9dtvFhb2OMzMb5jNrre16Kj1pWMN04kCQZw5U3Ku4Xo5jlcgfEA2WDsmDS/ysNsO3jaY&#10;GPfkE3XnkIsIYZ+ghiKEJpHSZwVZ9BPXEEfv7lqLIco2l6bFZ4TbWs6UWkiLJceFAhs6FJRV54fV&#10;0Kdz2X2qSn1nPJ+m1fssDZeb1qNhv1+DCNSH//Bf+8toWCyXH/D7Jj4Buf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WIqAGxQAAAN0AAAAPAAAAAAAAAAAAAAAAAJgCAABkcnMv&#10;ZG93bnJldi54bWxQSwUGAAAAAAQABAD1AAAAigMAAAAA&#10;" path="m1781,l696,e" filled="f" strokecolor="#191919" strokeweight="2pt">
                  <v:path arrowok="t" o:connecttype="custom" o:connectlocs="1781,0;696,0" o:connectangles="0,0"/>
                </v:shape>
                <v:shape id="Freeform 2713" o:spid="_x0000_s5381" style="position:absolute;left:-696;top:7904;width:1780;height:0;visibility:visible;mso-wrap-style:square;v-text-anchor:top" coordsize="178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vA+ccUA&#10;AADdAAAADwAAAGRycy9kb3ducmV2LnhtbESPQWvCQBSE7wX/w/KEXoruKhIlugmlROyhl2rp+ZF9&#10;JiHZtyG7xvTfu4VCj8PMfMMc8sl2YqTBN441rJYKBHHpTMOVhq/LcbED4QOywc4xafghD3k2ezpg&#10;atydP2k8h0pECPsUNdQh9KmUvqzJol+6njh6VzdYDFEOlTQD3iPcdnKtVCItNhwXauzpraayPd+s&#10;hqnYyPGkWvVR8mZVtC/rIly+tX6eT697EIGm8B/+a78bDcl2m8Dvm/gEZPY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m8D5xxQAAAN0AAAAPAAAAAAAAAAAAAAAAAJgCAABkcnMv&#10;ZG93bnJldi54bWxQSwUGAAAAAAQABAD1AAAAigMAAAAA&#10;" path="m696,l1781,e" filled="f" strokecolor="#191919" strokeweight="2pt">
                  <v:path arrowok="t" o:connecttype="custom" o:connectlocs="696,0;1781,0" o:connectangles="0,0"/>
                </v:shape>
              </v:group>
              <v:group id="Group 2714" o:spid="_x0000_s5382" style="position:absolute;left:-687;top:9642;width:1771;height:0" coordorigin="-687,9704" coordsize="1771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i0E6UxgAAAN0A&#10;AAAPAAAAAAAAAAAAAAAAAKoCAABkcnMvZG93bnJldi54bWxQSwUGAAAAAAQABAD6AAAAnQMAAAAA&#10;">
                <v:shape id="Freeform 2715" o:spid="_x0000_s5383" style="position:absolute;left:-687;top:9704;width:1771;height:0;visibility:visible;mso-wrap-style:square;v-text-anchor:top" coordsize="1771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zIgFMMA&#10;AADdAAAADwAAAGRycy9kb3ducmV2LnhtbERP3WrCMBS+F/YO4Qx2I5q6QSvVKFMm24UIVh/g2Bzb&#10;suakJJlWn95cDLz8+P7ny9604kLON5YVTMYJCOLS6oYrBcfDZjQF4QOyxtYyKbiRh+XiZTDHXNsr&#10;7+lShErEEPY5KqhD6HIpfVmTQT+2HXHkztYZDBG6SmqH1xhuWvmeJKk02HBsqLGjdU3lb/FnFGT3&#10;ydeHNpy2hdt+r/a33fa0GSr19tp/zkAE6sNT/O/+0QrSLItz45v4BOTi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zIgFMMAAADdAAAADwAAAAAAAAAAAAAAAACYAgAAZHJzL2Rv&#10;d25yZXYueG1sUEsFBgAAAAAEAAQA9QAAAIgDAAAAAA==&#10;" path="m1772,l687,e" filled="f" strokecolor="#191919" strokeweight="2pt">
                  <v:path arrowok="t" o:connecttype="custom" o:connectlocs="1772,0;687,0" o:connectangles="0,0"/>
                </v:shape>
                <v:shape id="Freeform 2716" o:spid="_x0000_s5384" style="position:absolute;left:-687;top:9704;width:1771;height:0;visibility:visible;mso-wrap-style:square;v-text-anchor:top" coordsize="1771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H6Fj8cA&#10;AADdAAAADwAAAGRycy9kb3ducmV2LnhtbESP0WrCQBRE34X+w3KFvkjdWCFpo6tUqdQHKZj2A26z&#10;1ySYvRt2txr9ercg9HGYmTPMfNmbVpzI+caygsk4AUFcWt1wpeD7a/P0AsIHZI2tZVJwIQ/LxcNg&#10;jrm2Z97TqQiViBD2OSqoQ+hyKX1Zk0E/th1x9A7WGQxRukpqh+cIN618TpJUGmw4LtTY0bqm8lj8&#10;GgXZdfI+1YbTtnC7j9X+8rn72YyUehz2bzMQgfrwH763t1pBmmWv8PcmPgG5uA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x+hY/HAAAA3QAAAA8AAAAAAAAAAAAAAAAAmAIAAGRy&#10;cy9kb3ducmV2LnhtbFBLBQYAAAAABAAEAPUAAACMAwAAAAA=&#10;" path="m687,l1772,e" filled="f" strokecolor="#191919" strokeweight="2pt">
                  <v:path arrowok="t" o:connecttype="custom" o:connectlocs="687,0;1772,0" o:connectangles="0,0"/>
                </v:shape>
              </v:group>
              <v:group id="Group 2717" o:spid="_x0000_s5385" style="position:absolute;left:-705;top:11442;width:1789;height:0" coordorigin="-705,11504" coordsize="1789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Y7KbHwwAAAN0AAAAP&#10;AAAAAAAAAAAAAAAAAKoCAABkcnMvZG93bnJldi54bWxQSwUGAAAAAAQABAD6AAAAmgMAAAAA&#10;">
                <v:shape id="Freeform 2718" o:spid="_x0000_s5386" style="position:absolute;left:-705;top:11504;width:1789;height:0;visibility:visible;mso-wrap-style:square;v-text-anchor:top" coordsize="178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B3DZMYA&#10;AADdAAAADwAAAGRycy9kb3ducmV2LnhtbESPUUvDQBCE3wv9D8cWfGsv8aHW2GsRwVaRIkZ/wJJb&#10;c6G53Zi7ttFf7xUKfRxm5htmuR58q47Uh0bYQD7LQBFXYhuuDXx9Pk8XoEJEttgKk4FfCrBejUdL&#10;LKyc+IOOZaxVgnAo0ICLsSu0DpUjj2EmHXHyvqX3GJPsa217PCW4b/Vtls21x4bTgsOOnhxV+/Lg&#10;DWy299v87c+J7LXPfqrdu7x22pibyfD4ACrSEK/hS/vFGpjfLXI4v0lPQK/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B3DZMYAAADdAAAADwAAAAAAAAAAAAAAAACYAgAAZHJz&#10;L2Rvd25yZXYueG1sUEsFBgAAAAAEAAQA9QAAAIsDAAAAAA==&#10;" path="m1790,l705,e" filled="f" strokecolor="#191919" strokeweight="2pt">
                  <v:path arrowok="t" o:connecttype="custom" o:connectlocs="1790,0;705,0" o:connectangles="0,0"/>
                </v:shape>
                <v:shape id="Freeform 2719" o:spid="_x0000_s5387" style="position:absolute;left:-705;top:11504;width:1789;height:0;visibility:visible;mso-wrap-style:square;v-text-anchor:top" coordsize="178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M9dE8YA&#10;AADdAAAADwAAAGRycy9kb3ducmV2LnhtbESPzWoCQRCE74G8w9CB3HRWD/5sHCUEjAkioskDNDud&#10;ncWd7nVnohuf3hGEHIuq+oqaLTpfqxO1oRI2MOhnoIgLsRWXBr6/lr0JqBCRLdbCZOCPAizmjw8z&#10;zK2ceUenfSxVgnDI0YCLscm1DoUjj6EvDXHyfqT1GJNsS21bPCe4r/Uwy0baY8VpwWFDb46Kw/7X&#10;G3hfTVeD9cWJHLTPjsVmK5+NNub5qXt9ARWpi//he/vDGhiNJ0O4vUlPQM+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M9dE8YAAADdAAAADwAAAAAAAAAAAAAAAACYAgAAZHJz&#10;L2Rvd25yZXYueG1sUEsFBgAAAAAEAAQA9QAAAIsDAAAAAA==&#10;" path="m705,l1790,e" filled="f" strokecolor="#191919" strokeweight="2pt">
                  <v:path arrowok="t" o:connecttype="custom" o:connectlocs="705,0;1790,0" o:connectangles="0,0"/>
                </v:shape>
              </v:group>
              <v:group id="_x0000_s5388" style="position:absolute;left:-696;top:13242;width:1780;height:0" coordorigin="-696,13304" coordsize="1780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oPjiwxgAAAN0A&#10;AAAPAAAAAAAAAAAAAAAAAKoCAABkcnMvZG93bnJldi54bWxQSwUGAAAAAAQABAD6AAAAnQMAAAAA&#10;">
                <v:shape id="Freeform 2721" o:spid="_x0000_s5389" style="position:absolute;left:-696;top:13304;width:1780;height:0;visibility:visible;mso-wrap-style:square;v-text-anchor:top" coordsize="178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Lt1usUA&#10;AADdAAAADwAAAGRycy9kb3ducmV2LnhtbESPQWvCQBSE70L/w/IKXqTuKsFKdBWRlHroxVh6fmSf&#10;SUj2bchuY/z3XaHgcZiZb5jtfrStGKj3tWMNi7kCQVw4U3Op4fvy8bYG4QOywdYxabiTh/3uZbLF&#10;1Lgbn2nIQykihH2KGqoQulRKX1Rk0c9dRxy9q+sthij7UpoebxFuW7lUaiUt1hwXKuzoWFHR5L9W&#10;w5glcvhUjfoqOFlkzWyZhcuP1tPX8bABEWgMz/B/+2Q0rN7XCTzexCcgd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Mu3W6xQAAAN0AAAAPAAAAAAAAAAAAAAAAAJgCAABkcnMv&#10;ZG93bnJldi54bWxQSwUGAAAAAAQABAD1AAAAigMAAAAA&#10;" path="m1781,l696,e" filled="f" strokecolor="#191919" strokeweight="2pt">
                  <v:path arrowok="t" o:connecttype="custom" o:connectlocs="1781,0;696,0" o:connectangles="0,0"/>
                </v:shape>
                <v:shape id="Freeform 2722" o:spid="_x0000_s5390" style="position:absolute;left:-696;top:13304;width:1780;height:0;visibility:visible;mso-wrap-style:square;v-text-anchor:top" coordsize="178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/fQIcUA&#10;AADdAAAADwAAAGRycy9kb3ducmV2LnhtbESPT4vCMBTE7wt+h/AEL4smiqtSjSJS2T3sxT94fjTP&#10;trR5KU2s9dtvFhb2OMzMb5jNrre16Kj1pWMN04kCQZw5U3Ku4Xo5jlcgfEA2WDsmDS/ysNsO3jaY&#10;GPfkE3XnkIsIYZ+ghiKEJpHSZwVZ9BPXEEfv7lqLIco2l6bFZ4TbWs6UWkiLJceFAhs6FJRV54fV&#10;0Kdz2X2qSn1nPJ+m1fssDZeb1qNhv1+DCNSH//Bf+8toWCxXH/D7Jj4Buf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j99AhxQAAAN0AAAAPAAAAAAAAAAAAAAAAAJgCAABkcnMv&#10;ZG93bnJldi54bWxQSwUGAAAAAAQABAD1AAAAigMAAAAA&#10;" path="m696,l1781,e" filled="f" strokecolor="#191919" strokeweight="2pt">
                  <v:path arrowok="t" o:connecttype="custom" o:connectlocs="696,0;1781,0" o:connectangles="0,0"/>
                </v:shape>
              </v:group>
              <v:shape id="_x0000_s5391" style="position:absolute;left:1039;top:15042;width:45;height:0;visibility:visible;mso-wrap-style:square;v-text-anchor:top" coordsize="45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28ijcQA&#10;AADdAAAADwAAAGRycy9kb3ducmV2LnhtbESPQWuDQBSE74H+h+UVcotrA7ViswklteAlB23p+eG+&#10;qKn7VtyNmn+fLRR6HGbmG2Z3WEwvJhpdZ1nBUxSDIK6t7rhR8PX5sUlBOI+ssbdMCm7k4LB/WO0w&#10;03bmkqbKNyJA2GWooPV+yKR0dUsGXWQH4uCd7WjQBzk2Uo84B7jp5TaOE2mw47DQ4kDHluqf6moU&#10;zEPuLoWpj9W3rE55SUv+/F4qtX5c3l5BeFr8f/ivXWgFyUuawO+b8ATk/g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NvIo3EAAAA3QAAAA8AAAAAAAAAAAAAAAAAmAIAAGRycy9k&#10;b3ducmV2LnhtbFBLBQYAAAAABAAEAPUAAACJAwAAAAA=&#10;" path="m,l44,e" filled="f" strokecolor="#191919" strokeweight="2pt">
                <v:path arrowok="t" o:connecttype="custom" o:connectlocs="0,0;44,0" o:connectangles="0,0"/>
              </v:shape>
              <v:shape id="_x0000_s5392" style="position:absolute;top:15042;width:400;height:0;visibility:visible;mso-wrap-style:square;v-text-anchor:top" coordsize="40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RH3nMQA&#10;AADdAAAADwAAAGRycy9kb3ducmV2LnhtbESPQWsCMRSE74X+h/AKXopmFauyNYqIgnirevD42Lxu&#10;VjcvyyZq/PdGEDwOM/MNM51HW4srtb5yrKDfy0AQF05XXCo47NfdCQgfkDXWjknBnTzMZ58fU8y1&#10;u/EfXXehFAnCPkcFJoQml9IXhiz6nmuIk/fvWoshybaUusVbgttaDrJsJC1WnBYMNrQ0VJx3F6sg&#10;28cfHB5Ox0au6sU3reJwezdKdb7i4hdEoBje4Vd7oxWMxpMxPN+kJyBn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kR95zEAAAA3QAAAA8AAAAAAAAAAAAAAAAAmAIAAGRycy9k&#10;b3ducmV2LnhtbFBLBQYAAAAABAAEAPUAAACJAwAAAAA=&#10;" path="m,l400,e" filled="f" strokecolor="#191919" strokeweight="2pt">
                <v:path arrowok="t" o:connecttype="custom" o:connectlocs="0,0;400,0" o:connectangles="0,0"/>
              </v:shape>
              <v:rect id="_x0000_s5393" style="position:absolute;left:400;top:14802;width:640;height:6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n0QucIA&#10;AADdAAAADwAAAGRycy9kb3ducmV2LnhtbERPTYvCMBC9C/6HMII3TRXU0jUti6Do4kXXy96mzWxb&#10;tpmUJtb6781hwePjfW+zwTSip87VlhUs5hEI4sLqmksFt+/9LAbhPLLGxjIpeJKDLB2Ptpho++AL&#10;9VdfihDCLkEFlfdtIqUrKjLo5rYlDtyv7Qz6ALtS6g4fIdw0chlFa2mw5tBQYUu7ioq/690oyE/n&#10;iz983Q59nJdtY/OfxdmulJpOhs8PEJ4G/xb/u49awXoTh7nhTXgCMn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GfRC5wgAAAN0AAAAPAAAAAAAAAAAAAAAAAJgCAABkcnMvZG93&#10;bnJldi54bWxQSwUGAAAAAAQABAD1AAAAhwMAAAAA&#10;" stroked="f">
                <v:path arrowok="t"/>
              </v:rect>
              <v:rect id="_x0000_s5394" style="position:absolute;left:380;top:14782;width:680;height:68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Y/fKccA&#10;AADdAAAADwAAAGRycy9kb3ducmV2LnhtbESP3UoDMRSE74W+QziF3ojNWmp/1qZFCi3VG3H1AY6b&#10;42bb5GRJ0nZ9eyMIXg4z8w2z2vTOiguF2HpWcD8uQBDXXrfcKPh4390tQMSErNF6JgXfFGGzHtys&#10;sNT+ym90qVIjMoRjiQpMSl0pZawNOYxj3xFn78sHhynL0Egd8JrhzspJUcykw5bzgsGOtobqU3V2&#10;Cuj19vlhfzieXo7aWrOcflbneVBqNOyfHkEk6tN/+K990Apm88USft/kJyDX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2P3ynHAAAA3QAAAA8AAAAAAAAAAAAAAAAAmAIAAGRy&#10;cy9kb3ducmV2LnhtbFBLBQYAAAAABAAEAPUAAACMAwAAAAA=&#10;" filled="f" strokecolor="#191919" strokeweight="2pt">
                <v:path arrowok="t"/>
              </v:rect>
            </v:group>
            <v:shape id="Text Box 2699" o:spid="_x0000_s5395" type="#_x0000_t202" style="position:absolute;left:377;top:13537;width:480;height:1173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" o:allowincell="f" filled="f" stroked="f">
              <v:textbox style="layout-flow:vertical;mso-layout-flow-alt:bottom-to-top" inset="0,0,0,0">
                <w:txbxContent>
                  <w:p w:rsidR="004648B7" w:rsidRDefault="004648B7" w:rsidP="004648B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Personnel &amp;Index</w:t>
                    </w:r>
                  </w:p>
                </w:txbxContent>
              </v:textbox>
            </v:shape>
            <v:shape id="Text Box 2698" o:spid="_x0000_s5396" type="#_x0000_t202" style="position:absolute;left:377;top:8243;width:720;height:1109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" o:allowincell="f" filled="f" stroked="f">
              <v:textbox style="layout-flow:vertical;mso-layout-flow-alt:bottom-to-top" inset="0,0,0,0">
                <w:txbxContent>
                  <w:p w:rsidR="004648B7" w:rsidRDefault="004648B7" w:rsidP="004648B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Sciences &amp;</w:t>
                    </w:r>
                  </w:p>
                  <w:p w:rsidR="004648B7" w:rsidRDefault="004648B7" w:rsidP="004648B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right="202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Health</w:t>
                    </w:r>
                  </w:p>
                  <w:p w:rsidR="004648B7" w:rsidRDefault="004648B7" w:rsidP="004648B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left="-7" w:right="-7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Professions</w:t>
                    </w:r>
                  </w:p>
                </w:txbxContent>
              </v:textbox>
            </v:shape>
            <v:shape id="Text Box 2697" o:spid="_x0000_s5397" type="#_x0000_t202" style="position:absolute;left:397;top:11806;width:480;height:1218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" o:allowincell="f" filled="f" stroked="f">
              <v:textbox style="layout-flow:vertical;mso-layout-flow-alt:bottom-to-top" inset="0,0,0,0">
                <w:txbxContent>
                  <w:p w:rsidR="004648B7" w:rsidRDefault="004648B7" w:rsidP="004648B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right="229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Course</w:t>
                    </w:r>
                  </w:p>
                  <w:p w:rsidR="004648B7" w:rsidRDefault="004648B7" w:rsidP="004648B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Descriptions</w:t>
                    </w:r>
                  </w:p>
                </w:txbxContent>
              </v:textbox>
            </v:shape>
            <v:shape id="Text Box 2696" o:spid="_x0000_s5398" type="#_x0000_t202" style="position:absolute;left:397;top:10116;width:480;height:981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" o:allowincell="f" filled="f" stroked="f">
              <v:textbox style="layout-flow:vertical;mso-layout-flow-alt:bottom-to-top" inset="0,0,0,0">
                <w:txbxContent>
                  <w:p w:rsidR="004648B7" w:rsidRDefault="004648B7" w:rsidP="004648B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Graduate</w:t>
                    </w:r>
                  </w:p>
                  <w:p w:rsidR="004648B7" w:rsidRDefault="004648B7" w:rsidP="004648B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right="12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School</w:t>
                    </w:r>
                  </w:p>
                </w:txbxContent>
              </v:textbox>
            </v:shape>
            <v:shape id="Text Box 2695" o:spid="_x0000_s5399" type="#_x0000_t202" style="position:absolute;left:417;top:6480;width:240;height:1017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" o:allowincell="f" filled="f" stroked="f">
              <v:textbox style="layout-flow:vertical;mso-layout-flow-alt:bottom-to-top" inset="0,0,0,0">
                <w:txbxContent>
                  <w:p w:rsidR="004648B7" w:rsidRDefault="004648B7" w:rsidP="004648B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20" w:right="-30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Education</w:t>
                    </w:r>
                  </w:p>
                </w:txbxContent>
              </v:textbox>
            </v:shape>
            <v:shape id="Text Box 2694" o:spid="_x0000_s5400" type="#_x0000_t202" style="position:absolute;left:417;top:4760;width:240;height:840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" o:allowincell="f" filled="f" stroked="f">
              <v:textbox style="layout-flow:vertical;mso-layout-flow-alt:bottom-to-top" inset="0,0,0,0">
                <w:txbxContent>
                  <w:p w:rsidR="004648B7" w:rsidRDefault="004648B7" w:rsidP="004648B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20" w:right="-30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Business</w:t>
                    </w:r>
                  </w:p>
                </w:txbxContent>
              </v:textbox>
            </v:shape>
            <v:shape id="Text Box 2693" o:spid="_x0000_s5401" type="#_x0000_t202" style="position:absolute;left:397;top:2475;width:570;height:1724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" o:allowincell="f" filled="f" stroked="f">
              <v:textbox style="layout-flow:vertical;mso-layout-flow-alt:bottom-to-top" inset="0,0,0,0">
                <w:txbxContent>
                  <w:p w:rsidR="004648B7" w:rsidRPr="008A161B" w:rsidRDefault="004648B7" w:rsidP="004648B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20" w:right="-30"/>
                      <w:rPr>
                        <w:rFonts w:ascii="Century Gothic" w:hAnsi="Century Gothic" w:cs="Century Gothic"/>
                        <w:color w:val="000000" w:themeColor="text1"/>
                        <w:sz w:val="20"/>
                        <w:szCs w:val="20"/>
                      </w:rPr>
                    </w:pPr>
                    <w:r w:rsidRPr="008A161B">
                      <w:rPr>
                        <w:rFonts w:ascii="Century Gothic" w:hAnsi="Century Gothic" w:cs="Century Gothic"/>
                        <w:b/>
                        <w:bCs/>
                        <w:color w:val="000000" w:themeColor="text1"/>
                        <w:sz w:val="20"/>
                        <w:szCs w:val="20"/>
                      </w:rPr>
                      <w:t>Arts &amp; Humanities</w:t>
                    </w:r>
                  </w:p>
                </w:txbxContent>
              </v:textbox>
            </v:shape>
            <v:shape id="Text Box 2692" o:spid="_x0000_s5402" type="#_x0000_t202" style="position:absolute;left:400;top:591;width:477;height:1612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" o:allowincell="f" filled="f" stroked="f">
              <v:textbox style="layout-flow:vertical;mso-layout-flow-alt:bottom-to-top" inset="0,0,0,0">
                <w:txbxContent>
                  <w:p w:rsidR="004648B7" w:rsidRPr="008A161B" w:rsidRDefault="004648B7" w:rsidP="004648B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20" w:right="-30"/>
                      <w:rPr>
                        <w:rFonts w:ascii="Century Gothic" w:hAnsi="Century Gothic" w:cs="Century Gothic"/>
                        <w:color w:val="FFFFFF" w:themeColor="background1"/>
                        <w:sz w:val="20"/>
                        <w:szCs w:val="20"/>
                      </w:rPr>
                    </w:pPr>
                    <w:r w:rsidRPr="008A161B">
                      <w:rPr>
                        <w:rFonts w:ascii="Century Gothic" w:hAnsi="Century Gothic" w:cs="Century Gothic"/>
                        <w:b/>
                        <w:bCs/>
                        <w:color w:val="FFFFFF" w:themeColor="background1"/>
                        <w:sz w:val="20"/>
                        <w:szCs w:val="20"/>
                      </w:rPr>
                      <w:t xml:space="preserve">Albany State </w:t>
                    </w:r>
                  </w:p>
                </w:txbxContent>
              </v:textbox>
            </v:shape>
          </v:group>
        </w:pict>
      </w:r>
      <w:r w:rsidRPr="00CC470F">
        <w:pict>
          <v:shape id="Text Box 2118" o:spid="_x0000_s1278" type="#_x0000_t202" style="position:absolute;left:0;text-align:left;margin-left:21pt;margin-top:49.1pt;width:12pt;height:63.8pt;z-index:-251639808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" o:allowincell="f" filled="f" stroked="f">
            <v:textbox style="layout-flow:vertical;mso-layout-flow-alt:bottom-to-top" inset="0,0,0,0">
              <w:txbxContent>
                <w:p w:rsidR="00C11F2C" w:rsidRDefault="00C11F2C" w:rsidP="00C11F2C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20" w:right="-30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FFFFFF"/>
                      <w:sz w:val="20"/>
                      <w:szCs w:val="20"/>
                    </w:rPr>
                    <w:t>Albany State</w:t>
                  </w:r>
                </w:p>
              </w:txbxContent>
            </v:textbox>
            <w10:wrap anchorx="page" anchory="page"/>
          </v:shape>
        </w:pict>
      </w:r>
      <w:r w:rsidR="00C11F2C">
        <w:rPr>
          <w:rFonts w:ascii="Century Gothic" w:hAnsi="Century Gothic" w:cs="Century Gothic"/>
          <w:b/>
          <w:bCs/>
          <w:color w:val="191919"/>
          <w:sz w:val="16"/>
          <w:szCs w:val="16"/>
        </w:rPr>
        <w:t>Weekend University</w:t>
      </w:r>
    </w:p>
    <w:p w:rsidR="00C11F2C" w:rsidRDefault="00C11F2C" w:rsidP="00C11F2C">
      <w:pPr>
        <w:widowControl w:val="0"/>
        <w:autoSpaceDE w:val="0"/>
        <w:autoSpaceDN w:val="0"/>
        <w:adjustRightInd w:val="0"/>
        <w:spacing w:before="4" w:after="0" w:line="110" w:lineRule="exact"/>
        <w:rPr>
          <w:rFonts w:ascii="Century Gothic" w:hAnsi="Century Gothic" w:cs="Century Gothic"/>
          <w:color w:val="000000"/>
          <w:sz w:val="11"/>
          <w:szCs w:val="11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before="30" w:after="0" w:line="249" w:lineRule="auto"/>
        <w:ind w:left="1020" w:right="91"/>
        <w:jc w:val="both"/>
        <w:rPr>
          <w:rFonts w:ascii="Times New Roman" w:hAnsi="Times New Roman"/>
          <w:color w:val="000000"/>
          <w:sz w:val="18"/>
          <w:szCs w:val="18"/>
        </w:rPr>
      </w:pPr>
      <w:del w:id="32" w:author="rjones" w:date="2011-04-19T16:43:00Z">
        <w:r w:rsidDel="0052675B">
          <w:rPr>
            <w:rFonts w:ascii="Times New Roman" w:hAnsi="Times New Roman"/>
            <w:color w:val="191919"/>
            <w:spacing w:val="-2"/>
            <w:sz w:val="18"/>
            <w:szCs w:val="18"/>
          </w:rPr>
          <w:delText>Prio</w:delText>
        </w:r>
        <w:r w:rsidDel="0052675B">
          <w:rPr>
            <w:rFonts w:ascii="Times New Roman" w:hAnsi="Times New Roman"/>
            <w:color w:val="191919"/>
            <w:sz w:val="18"/>
            <w:szCs w:val="18"/>
          </w:rPr>
          <w:delText>r</w:delText>
        </w:r>
        <w:r w:rsidDel="0052675B">
          <w:rPr>
            <w:rFonts w:ascii="Times New Roman" w:hAnsi="Times New Roman"/>
            <w:color w:val="191919"/>
            <w:spacing w:val="-3"/>
            <w:sz w:val="18"/>
            <w:szCs w:val="18"/>
          </w:rPr>
          <w:delText xml:space="preserve"> </w:delText>
        </w:r>
        <w:r w:rsidDel="0052675B">
          <w:rPr>
            <w:rFonts w:ascii="Times New Roman" w:hAnsi="Times New Roman"/>
            <w:color w:val="191919"/>
            <w:spacing w:val="-2"/>
            <w:sz w:val="18"/>
            <w:szCs w:val="18"/>
          </w:rPr>
          <w:delText>t</w:delText>
        </w:r>
        <w:r w:rsidDel="0052675B">
          <w:rPr>
            <w:rFonts w:ascii="Times New Roman" w:hAnsi="Times New Roman"/>
            <w:color w:val="191919"/>
            <w:sz w:val="18"/>
            <w:szCs w:val="18"/>
          </w:rPr>
          <w:delText>o</w:delText>
        </w:r>
        <w:r w:rsidDel="0052675B">
          <w:rPr>
            <w:rFonts w:ascii="Times New Roman" w:hAnsi="Times New Roman"/>
            <w:color w:val="191919"/>
            <w:spacing w:val="-3"/>
            <w:sz w:val="18"/>
            <w:szCs w:val="18"/>
          </w:rPr>
          <w:delText xml:space="preserve"> </w:delText>
        </w:r>
        <w:r w:rsidDel="0052675B">
          <w:rPr>
            <w:rFonts w:ascii="Times New Roman" w:hAnsi="Times New Roman"/>
            <w:color w:val="191919"/>
            <w:spacing w:val="-2"/>
            <w:sz w:val="18"/>
            <w:szCs w:val="18"/>
          </w:rPr>
          <w:delText>suspension</w:delText>
        </w:r>
        <w:r w:rsidDel="0052675B">
          <w:rPr>
            <w:rFonts w:ascii="Times New Roman" w:hAnsi="Times New Roman"/>
            <w:color w:val="191919"/>
            <w:sz w:val="18"/>
            <w:szCs w:val="18"/>
          </w:rPr>
          <w:delText>,</w:delText>
        </w:r>
        <w:r w:rsidDel="0052675B">
          <w:rPr>
            <w:rFonts w:ascii="Times New Roman" w:hAnsi="Times New Roman"/>
            <w:color w:val="191919"/>
            <w:spacing w:val="-3"/>
            <w:sz w:val="18"/>
            <w:szCs w:val="18"/>
          </w:rPr>
          <w:delText xml:space="preserve"> </w:delText>
        </w:r>
        <w:r w:rsidDel="0052675B">
          <w:rPr>
            <w:rFonts w:ascii="Times New Roman" w:hAnsi="Times New Roman"/>
            <w:color w:val="191919"/>
            <w:sz w:val="18"/>
            <w:szCs w:val="18"/>
          </w:rPr>
          <w:delText>a</w:delText>
        </w:r>
        <w:r w:rsidDel="0052675B">
          <w:rPr>
            <w:rFonts w:ascii="Times New Roman" w:hAnsi="Times New Roman"/>
            <w:color w:val="191919"/>
            <w:spacing w:val="-3"/>
            <w:sz w:val="18"/>
            <w:szCs w:val="18"/>
          </w:rPr>
          <w:delText xml:space="preserve"> </w:delText>
        </w:r>
        <w:r w:rsidDel="0052675B">
          <w:rPr>
            <w:rFonts w:ascii="Times New Roman" w:hAnsi="Times New Roman"/>
            <w:color w:val="191919"/>
            <w:spacing w:val="-2"/>
            <w:sz w:val="18"/>
            <w:szCs w:val="18"/>
          </w:rPr>
          <w:delText>studen</w:delText>
        </w:r>
        <w:r w:rsidDel="0052675B">
          <w:rPr>
            <w:rFonts w:ascii="Times New Roman" w:hAnsi="Times New Roman"/>
            <w:color w:val="191919"/>
            <w:sz w:val="18"/>
            <w:szCs w:val="18"/>
          </w:rPr>
          <w:delText>t</w:delText>
        </w:r>
        <w:r w:rsidDel="0052675B">
          <w:rPr>
            <w:rFonts w:ascii="Times New Roman" w:hAnsi="Times New Roman"/>
            <w:color w:val="191919"/>
            <w:spacing w:val="-3"/>
            <w:sz w:val="18"/>
            <w:szCs w:val="18"/>
          </w:rPr>
          <w:delText xml:space="preserve"> </w:delText>
        </w:r>
        <w:r w:rsidDel="0052675B">
          <w:rPr>
            <w:rFonts w:ascii="Times New Roman" w:hAnsi="Times New Roman"/>
            <w:color w:val="191919"/>
            <w:spacing w:val="-2"/>
            <w:sz w:val="18"/>
            <w:szCs w:val="18"/>
          </w:rPr>
          <w:delText>ma</w:delText>
        </w:r>
        <w:r w:rsidDel="0052675B">
          <w:rPr>
            <w:rFonts w:ascii="Times New Roman" w:hAnsi="Times New Roman"/>
            <w:color w:val="191919"/>
            <w:sz w:val="18"/>
            <w:szCs w:val="18"/>
          </w:rPr>
          <w:delText>y</w:delText>
        </w:r>
        <w:r w:rsidDel="0052675B">
          <w:rPr>
            <w:rFonts w:ascii="Times New Roman" w:hAnsi="Times New Roman"/>
            <w:color w:val="191919"/>
            <w:spacing w:val="-3"/>
            <w:sz w:val="18"/>
            <w:szCs w:val="18"/>
          </w:rPr>
          <w:delText xml:space="preserve"> </w:delText>
        </w:r>
        <w:r w:rsidDel="0052675B">
          <w:rPr>
            <w:rFonts w:ascii="Times New Roman" w:hAnsi="Times New Roman"/>
            <w:color w:val="191919"/>
            <w:spacing w:val="-2"/>
            <w:sz w:val="18"/>
            <w:szCs w:val="18"/>
          </w:rPr>
          <w:delText>appea</w:delText>
        </w:r>
        <w:r w:rsidDel="0052675B">
          <w:rPr>
            <w:rFonts w:ascii="Times New Roman" w:hAnsi="Times New Roman"/>
            <w:color w:val="191919"/>
            <w:sz w:val="18"/>
            <w:szCs w:val="18"/>
          </w:rPr>
          <w:delText>l</w:delText>
        </w:r>
        <w:r w:rsidDel="0052675B">
          <w:rPr>
            <w:rFonts w:ascii="Times New Roman" w:hAnsi="Times New Roman"/>
            <w:color w:val="191919"/>
            <w:spacing w:val="-3"/>
            <w:sz w:val="18"/>
            <w:szCs w:val="18"/>
          </w:rPr>
          <w:delText xml:space="preserve"> </w:delText>
        </w:r>
        <w:r w:rsidDel="0052675B">
          <w:rPr>
            <w:rFonts w:ascii="Times New Roman" w:hAnsi="Times New Roman"/>
            <w:color w:val="191919"/>
            <w:spacing w:val="-2"/>
            <w:sz w:val="18"/>
            <w:szCs w:val="18"/>
          </w:rPr>
          <w:delText>i</w:delText>
        </w:r>
        <w:r w:rsidDel="0052675B">
          <w:rPr>
            <w:rFonts w:ascii="Times New Roman" w:hAnsi="Times New Roman"/>
            <w:color w:val="191919"/>
            <w:sz w:val="18"/>
            <w:szCs w:val="18"/>
          </w:rPr>
          <w:delText>n</w:delText>
        </w:r>
        <w:r w:rsidDel="0052675B">
          <w:rPr>
            <w:rFonts w:ascii="Times New Roman" w:hAnsi="Times New Roman"/>
            <w:color w:val="191919"/>
            <w:spacing w:val="-3"/>
            <w:sz w:val="18"/>
            <w:szCs w:val="18"/>
          </w:rPr>
          <w:delText xml:space="preserve"> </w:delText>
        </w:r>
        <w:r w:rsidDel="0052675B">
          <w:rPr>
            <w:rFonts w:ascii="Times New Roman" w:hAnsi="Times New Roman"/>
            <w:color w:val="191919"/>
            <w:spacing w:val="-2"/>
            <w:sz w:val="18"/>
            <w:szCs w:val="18"/>
          </w:rPr>
          <w:delText>writin</w:delText>
        </w:r>
        <w:r w:rsidDel="0052675B">
          <w:rPr>
            <w:rFonts w:ascii="Times New Roman" w:hAnsi="Times New Roman"/>
            <w:color w:val="191919"/>
            <w:sz w:val="18"/>
            <w:szCs w:val="18"/>
          </w:rPr>
          <w:delText>g</w:delText>
        </w:r>
        <w:r w:rsidDel="0052675B">
          <w:rPr>
            <w:rFonts w:ascii="Times New Roman" w:hAnsi="Times New Roman"/>
            <w:color w:val="191919"/>
            <w:spacing w:val="-3"/>
            <w:sz w:val="18"/>
            <w:szCs w:val="18"/>
          </w:rPr>
          <w:delText xml:space="preserve"> </w:delText>
        </w:r>
        <w:r w:rsidDel="0052675B">
          <w:rPr>
            <w:rFonts w:ascii="Times New Roman" w:hAnsi="Times New Roman"/>
            <w:color w:val="191919"/>
            <w:spacing w:val="-2"/>
            <w:sz w:val="18"/>
            <w:szCs w:val="18"/>
          </w:rPr>
          <w:delText>t</w:delText>
        </w:r>
        <w:r w:rsidDel="0052675B">
          <w:rPr>
            <w:rFonts w:ascii="Times New Roman" w:hAnsi="Times New Roman"/>
            <w:color w:val="191919"/>
            <w:sz w:val="18"/>
            <w:szCs w:val="18"/>
          </w:rPr>
          <w:delText>o</w:delText>
        </w:r>
        <w:r w:rsidDel="0052675B">
          <w:rPr>
            <w:rFonts w:ascii="Times New Roman" w:hAnsi="Times New Roman"/>
            <w:color w:val="191919"/>
            <w:spacing w:val="-3"/>
            <w:sz w:val="18"/>
            <w:szCs w:val="18"/>
          </w:rPr>
          <w:delText xml:space="preserve"> </w:delText>
        </w:r>
        <w:r w:rsidDel="0052675B">
          <w:rPr>
            <w:rFonts w:ascii="Times New Roman" w:hAnsi="Times New Roman"/>
            <w:color w:val="191919"/>
            <w:spacing w:val="-2"/>
            <w:sz w:val="18"/>
            <w:szCs w:val="18"/>
          </w:rPr>
          <w:delText>th</w:delText>
        </w:r>
        <w:r w:rsidDel="0052675B">
          <w:rPr>
            <w:rFonts w:ascii="Times New Roman" w:hAnsi="Times New Roman"/>
            <w:color w:val="191919"/>
            <w:sz w:val="18"/>
            <w:szCs w:val="18"/>
          </w:rPr>
          <w:delText>e</w:delText>
        </w:r>
        <w:r w:rsidDel="0052675B">
          <w:rPr>
            <w:rFonts w:ascii="Times New Roman" w:hAnsi="Times New Roman"/>
            <w:color w:val="191919"/>
            <w:spacing w:val="-3"/>
            <w:sz w:val="18"/>
            <w:szCs w:val="18"/>
          </w:rPr>
          <w:delText xml:space="preserve"> </w:delText>
        </w:r>
        <w:r w:rsidDel="0052675B">
          <w:rPr>
            <w:rFonts w:ascii="Times New Roman" w:hAnsi="Times New Roman"/>
            <w:color w:val="191919"/>
            <w:spacing w:val="-2"/>
            <w:sz w:val="18"/>
            <w:szCs w:val="18"/>
          </w:rPr>
          <w:delText>Directo</w:delText>
        </w:r>
        <w:r w:rsidDel="0052675B">
          <w:rPr>
            <w:rFonts w:ascii="Times New Roman" w:hAnsi="Times New Roman"/>
            <w:color w:val="191919"/>
            <w:sz w:val="18"/>
            <w:szCs w:val="18"/>
          </w:rPr>
          <w:delText>r</w:delText>
        </w:r>
        <w:r w:rsidDel="0052675B">
          <w:rPr>
            <w:rFonts w:ascii="Times New Roman" w:hAnsi="Times New Roman"/>
            <w:color w:val="191919"/>
            <w:spacing w:val="-3"/>
            <w:sz w:val="18"/>
            <w:szCs w:val="18"/>
          </w:rPr>
          <w:delText xml:space="preserve"> </w:delText>
        </w:r>
        <w:r w:rsidDel="0052675B">
          <w:rPr>
            <w:rFonts w:ascii="Times New Roman" w:hAnsi="Times New Roman"/>
            <w:color w:val="191919"/>
            <w:spacing w:val="-2"/>
            <w:sz w:val="18"/>
            <w:szCs w:val="18"/>
          </w:rPr>
          <w:delText>o</w:delText>
        </w:r>
        <w:r w:rsidDel="0052675B">
          <w:rPr>
            <w:rFonts w:ascii="Times New Roman" w:hAnsi="Times New Roman"/>
            <w:color w:val="191919"/>
            <w:sz w:val="18"/>
            <w:szCs w:val="18"/>
          </w:rPr>
          <w:delText>f</w:delText>
        </w:r>
        <w:r w:rsidDel="0052675B">
          <w:rPr>
            <w:rFonts w:ascii="Times New Roman" w:hAnsi="Times New Roman"/>
            <w:color w:val="191919"/>
            <w:spacing w:val="-3"/>
            <w:sz w:val="18"/>
            <w:szCs w:val="18"/>
          </w:rPr>
          <w:delText xml:space="preserve"> </w:delText>
        </w:r>
        <w:r w:rsidDel="0052675B">
          <w:rPr>
            <w:rFonts w:ascii="Times New Roman" w:hAnsi="Times New Roman"/>
            <w:color w:val="191919"/>
            <w:spacing w:val="-2"/>
            <w:sz w:val="18"/>
            <w:szCs w:val="18"/>
          </w:rPr>
          <w:delText>th</w:delText>
        </w:r>
        <w:r w:rsidDel="0052675B">
          <w:rPr>
            <w:rFonts w:ascii="Times New Roman" w:hAnsi="Times New Roman"/>
            <w:color w:val="191919"/>
            <w:sz w:val="18"/>
            <w:szCs w:val="18"/>
          </w:rPr>
          <w:delText>e</w:delText>
        </w:r>
        <w:r w:rsidDel="0052675B">
          <w:rPr>
            <w:rFonts w:ascii="Times New Roman" w:hAnsi="Times New Roman"/>
            <w:color w:val="191919"/>
            <w:spacing w:val="-3"/>
            <w:sz w:val="18"/>
            <w:szCs w:val="18"/>
          </w:rPr>
          <w:delText xml:space="preserve"> </w:delText>
        </w:r>
        <w:r w:rsidDel="0052675B">
          <w:rPr>
            <w:rFonts w:ascii="Times New Roman" w:hAnsi="Times New Roman"/>
            <w:color w:val="191919"/>
            <w:spacing w:val="-2"/>
            <w:sz w:val="18"/>
            <w:szCs w:val="18"/>
          </w:rPr>
          <w:delText>Cente</w:delText>
        </w:r>
        <w:r w:rsidDel="0052675B">
          <w:rPr>
            <w:rFonts w:ascii="Times New Roman" w:hAnsi="Times New Roman"/>
            <w:color w:val="191919"/>
            <w:sz w:val="18"/>
            <w:szCs w:val="18"/>
          </w:rPr>
          <w:delText>r</w:delText>
        </w:r>
        <w:r w:rsidDel="0052675B">
          <w:rPr>
            <w:rFonts w:ascii="Times New Roman" w:hAnsi="Times New Roman"/>
            <w:color w:val="191919"/>
            <w:spacing w:val="-3"/>
            <w:sz w:val="18"/>
            <w:szCs w:val="18"/>
          </w:rPr>
          <w:delText xml:space="preserve"> </w:delText>
        </w:r>
        <w:r w:rsidDel="0052675B">
          <w:rPr>
            <w:rFonts w:ascii="Times New Roman" w:hAnsi="Times New Roman"/>
            <w:color w:val="191919"/>
            <w:spacing w:val="-2"/>
            <w:sz w:val="18"/>
            <w:szCs w:val="18"/>
          </w:rPr>
          <w:delText>fo</w:delText>
        </w:r>
        <w:r w:rsidDel="0052675B">
          <w:rPr>
            <w:rFonts w:ascii="Times New Roman" w:hAnsi="Times New Roman"/>
            <w:color w:val="191919"/>
            <w:sz w:val="18"/>
            <w:szCs w:val="18"/>
          </w:rPr>
          <w:delText>r</w:delText>
        </w:r>
        <w:r w:rsidDel="0052675B">
          <w:rPr>
            <w:rFonts w:ascii="Times New Roman" w:hAnsi="Times New Roman"/>
            <w:color w:val="191919"/>
            <w:spacing w:val="-3"/>
            <w:sz w:val="18"/>
            <w:szCs w:val="18"/>
          </w:rPr>
          <w:delText xml:space="preserve"> </w:delText>
        </w:r>
        <w:r w:rsidDel="0052675B">
          <w:rPr>
            <w:rFonts w:ascii="Times New Roman" w:hAnsi="Times New Roman"/>
            <w:color w:val="191919"/>
            <w:spacing w:val="-2"/>
            <w:sz w:val="18"/>
            <w:szCs w:val="18"/>
          </w:rPr>
          <w:delText>Excellenc</w:delText>
        </w:r>
        <w:r w:rsidDel="0052675B">
          <w:rPr>
            <w:rFonts w:ascii="Times New Roman" w:hAnsi="Times New Roman"/>
            <w:color w:val="191919"/>
            <w:sz w:val="18"/>
            <w:szCs w:val="18"/>
          </w:rPr>
          <w:delText>e</w:delText>
        </w:r>
        <w:r w:rsidDel="0052675B">
          <w:rPr>
            <w:rFonts w:ascii="Times New Roman" w:hAnsi="Times New Roman"/>
            <w:color w:val="191919"/>
            <w:spacing w:val="-3"/>
            <w:sz w:val="18"/>
            <w:szCs w:val="18"/>
          </w:rPr>
          <w:delText xml:space="preserve"> </w:delText>
        </w:r>
        <w:r w:rsidDel="0052675B">
          <w:rPr>
            <w:rFonts w:ascii="Times New Roman" w:hAnsi="Times New Roman"/>
            <w:color w:val="191919"/>
            <w:spacing w:val="-2"/>
            <w:sz w:val="18"/>
            <w:szCs w:val="18"/>
          </w:rPr>
          <w:delText>i</w:delText>
        </w:r>
        <w:r w:rsidDel="0052675B">
          <w:rPr>
            <w:rFonts w:ascii="Times New Roman" w:hAnsi="Times New Roman"/>
            <w:color w:val="191919"/>
            <w:sz w:val="18"/>
            <w:szCs w:val="18"/>
          </w:rPr>
          <w:delText>n</w:delText>
        </w:r>
        <w:r w:rsidDel="0052675B">
          <w:rPr>
            <w:rFonts w:ascii="Times New Roman" w:hAnsi="Times New Roman"/>
            <w:color w:val="191919"/>
            <w:spacing w:val="-6"/>
            <w:sz w:val="18"/>
            <w:szCs w:val="18"/>
          </w:rPr>
          <w:delText xml:space="preserve"> </w:delText>
        </w:r>
        <w:r w:rsidDel="0052675B">
          <w:rPr>
            <w:rFonts w:ascii="Times New Roman" w:hAnsi="Times New Roman"/>
            <w:color w:val="191919"/>
            <w:spacing w:val="-14"/>
            <w:sz w:val="18"/>
            <w:szCs w:val="18"/>
          </w:rPr>
          <w:delText>T</w:delText>
        </w:r>
        <w:r w:rsidDel="0052675B">
          <w:rPr>
            <w:rFonts w:ascii="Times New Roman" w:hAnsi="Times New Roman"/>
            <w:color w:val="191919"/>
            <w:spacing w:val="-2"/>
            <w:sz w:val="18"/>
            <w:szCs w:val="18"/>
          </w:rPr>
          <w:delText>eachin</w:delText>
        </w:r>
        <w:r w:rsidDel="0052675B">
          <w:rPr>
            <w:rFonts w:ascii="Times New Roman" w:hAnsi="Times New Roman"/>
            <w:color w:val="191919"/>
            <w:sz w:val="18"/>
            <w:szCs w:val="18"/>
          </w:rPr>
          <w:delText>g</w:delText>
        </w:r>
        <w:r w:rsidDel="0052675B">
          <w:rPr>
            <w:rFonts w:ascii="Times New Roman" w:hAnsi="Times New Roman"/>
            <w:color w:val="191919"/>
            <w:spacing w:val="-3"/>
            <w:sz w:val="18"/>
            <w:szCs w:val="18"/>
          </w:rPr>
          <w:delText xml:space="preserve"> </w:delText>
        </w:r>
        <w:r w:rsidDel="0052675B">
          <w:rPr>
            <w:rFonts w:ascii="Times New Roman" w:hAnsi="Times New Roman"/>
            <w:color w:val="191919"/>
            <w:spacing w:val="-2"/>
            <w:sz w:val="18"/>
            <w:szCs w:val="18"/>
          </w:rPr>
          <w:delText>Learnin</w:delText>
        </w:r>
        <w:r w:rsidDel="0052675B">
          <w:rPr>
            <w:rFonts w:ascii="Times New Roman" w:hAnsi="Times New Roman"/>
            <w:color w:val="191919"/>
            <w:sz w:val="18"/>
            <w:szCs w:val="18"/>
          </w:rPr>
          <w:delText>g</w:delText>
        </w:r>
        <w:r w:rsidDel="0052675B">
          <w:rPr>
            <w:rFonts w:ascii="Times New Roman" w:hAnsi="Times New Roman"/>
            <w:color w:val="191919"/>
            <w:spacing w:val="-3"/>
            <w:sz w:val="18"/>
            <w:szCs w:val="18"/>
          </w:rPr>
          <w:delText xml:space="preserve"> </w:delText>
        </w:r>
        <w:r w:rsidDel="0052675B">
          <w:rPr>
            <w:rFonts w:ascii="Times New Roman" w:hAnsi="Times New Roman"/>
            <w:color w:val="191919"/>
            <w:spacing w:val="-2"/>
            <w:sz w:val="18"/>
            <w:szCs w:val="18"/>
          </w:rPr>
          <w:delText>an</w:delText>
        </w:r>
        <w:r w:rsidDel="0052675B">
          <w:rPr>
            <w:rFonts w:ascii="Times New Roman" w:hAnsi="Times New Roman"/>
            <w:color w:val="191919"/>
            <w:sz w:val="18"/>
            <w:szCs w:val="18"/>
          </w:rPr>
          <w:delText>d</w:delText>
        </w:r>
        <w:r w:rsidDel="0052675B">
          <w:rPr>
            <w:rFonts w:ascii="Times New Roman" w:hAnsi="Times New Roman"/>
            <w:color w:val="191919"/>
            <w:spacing w:val="-13"/>
            <w:sz w:val="18"/>
            <w:szCs w:val="18"/>
          </w:rPr>
          <w:delText xml:space="preserve"> </w:delText>
        </w:r>
        <w:r w:rsidDel="0052675B">
          <w:rPr>
            <w:rFonts w:ascii="Times New Roman" w:hAnsi="Times New Roman"/>
            <w:color w:val="191919"/>
            <w:spacing w:val="-2"/>
            <w:sz w:val="18"/>
            <w:szCs w:val="18"/>
          </w:rPr>
          <w:delText>Adv</w:delText>
        </w:r>
        <w:r w:rsidDel="0052675B">
          <w:rPr>
            <w:rFonts w:ascii="Times New Roman" w:hAnsi="Times New Roman"/>
            <w:color w:val="191919"/>
            <w:spacing w:val="-3"/>
            <w:sz w:val="18"/>
            <w:szCs w:val="18"/>
          </w:rPr>
          <w:delText>i</w:delText>
        </w:r>
        <w:r w:rsidDel="0052675B">
          <w:rPr>
            <w:rFonts w:ascii="Times New Roman" w:hAnsi="Times New Roman"/>
            <w:color w:val="191919"/>
            <w:spacing w:val="-2"/>
            <w:sz w:val="18"/>
            <w:szCs w:val="18"/>
          </w:rPr>
          <w:delText>sin</w:delText>
        </w:r>
        <w:r w:rsidDel="0052675B">
          <w:rPr>
            <w:rFonts w:ascii="Times New Roman" w:hAnsi="Times New Roman"/>
            <w:color w:val="191919"/>
            <w:sz w:val="18"/>
            <w:szCs w:val="18"/>
          </w:rPr>
          <w:delText>g</w:delText>
        </w:r>
        <w:r w:rsidDel="0052675B">
          <w:rPr>
            <w:rFonts w:ascii="Times New Roman" w:hAnsi="Times New Roman"/>
            <w:color w:val="191919"/>
            <w:spacing w:val="-3"/>
            <w:sz w:val="18"/>
            <w:szCs w:val="18"/>
          </w:rPr>
          <w:delText xml:space="preserve"> </w:delText>
        </w:r>
        <w:r w:rsidDel="0052675B">
          <w:rPr>
            <w:rFonts w:ascii="Times New Roman" w:hAnsi="Times New Roman"/>
            <w:color w:val="191919"/>
            <w:spacing w:val="-2"/>
            <w:sz w:val="18"/>
            <w:szCs w:val="18"/>
          </w:rPr>
          <w:delText>fo</w:delText>
        </w:r>
        <w:r w:rsidDel="0052675B">
          <w:rPr>
            <w:rFonts w:ascii="Times New Roman" w:hAnsi="Times New Roman"/>
            <w:color w:val="191919"/>
            <w:sz w:val="18"/>
            <w:szCs w:val="18"/>
          </w:rPr>
          <w:delText>r</w:delText>
        </w:r>
        <w:r w:rsidDel="0052675B">
          <w:rPr>
            <w:rFonts w:ascii="Times New Roman" w:hAnsi="Times New Roman"/>
            <w:color w:val="191919"/>
            <w:spacing w:val="-3"/>
            <w:sz w:val="18"/>
            <w:szCs w:val="18"/>
          </w:rPr>
          <w:delText xml:space="preserve"> </w:delText>
        </w:r>
        <w:r w:rsidDel="0052675B">
          <w:rPr>
            <w:rFonts w:ascii="Times New Roman" w:hAnsi="Times New Roman"/>
            <w:color w:val="191919"/>
            <w:spacing w:val="-2"/>
            <w:sz w:val="18"/>
            <w:szCs w:val="18"/>
          </w:rPr>
          <w:delText>on</w:delText>
        </w:r>
        <w:r w:rsidDel="0052675B">
          <w:rPr>
            <w:rFonts w:ascii="Times New Roman" w:hAnsi="Times New Roman"/>
            <w:color w:val="191919"/>
            <w:sz w:val="18"/>
            <w:szCs w:val="18"/>
          </w:rPr>
          <w:delText>e</w:delText>
        </w:r>
        <w:r w:rsidDel="0052675B">
          <w:rPr>
            <w:rFonts w:ascii="Times New Roman" w:hAnsi="Times New Roman"/>
            <w:color w:val="191919"/>
            <w:spacing w:val="-3"/>
            <w:sz w:val="18"/>
            <w:szCs w:val="18"/>
          </w:rPr>
          <w:delText xml:space="preserve"> </w:delText>
        </w:r>
        <w:r w:rsidDel="0052675B">
          <w:rPr>
            <w:rFonts w:ascii="Times New Roman" w:hAnsi="Times New Roman"/>
            <w:color w:val="191919"/>
            <w:spacing w:val="-2"/>
            <w:sz w:val="18"/>
            <w:szCs w:val="18"/>
          </w:rPr>
          <w:delText>ad- ditiona</w:delText>
        </w:r>
        <w:r w:rsidDel="0052675B">
          <w:rPr>
            <w:rFonts w:ascii="Times New Roman" w:hAnsi="Times New Roman"/>
            <w:color w:val="191919"/>
            <w:sz w:val="18"/>
            <w:szCs w:val="18"/>
          </w:rPr>
          <w:delText>l</w:delText>
        </w:r>
        <w:r w:rsidDel="0052675B">
          <w:rPr>
            <w:rFonts w:ascii="Times New Roman" w:hAnsi="Times New Roman"/>
            <w:color w:val="191919"/>
            <w:spacing w:val="-10"/>
            <w:sz w:val="18"/>
            <w:szCs w:val="18"/>
          </w:rPr>
          <w:delText xml:space="preserve"> </w:delText>
        </w:r>
        <w:r w:rsidDel="0052675B">
          <w:rPr>
            <w:rFonts w:ascii="Times New Roman" w:hAnsi="Times New Roman"/>
            <w:color w:val="191919"/>
            <w:spacing w:val="-2"/>
            <w:sz w:val="18"/>
            <w:szCs w:val="18"/>
          </w:rPr>
          <w:delText>course</w:delText>
        </w:r>
        <w:r w:rsidDel="0052675B">
          <w:rPr>
            <w:rFonts w:ascii="Times New Roman" w:hAnsi="Times New Roman"/>
            <w:color w:val="191919"/>
            <w:sz w:val="18"/>
            <w:szCs w:val="18"/>
          </w:rPr>
          <w:delText>.</w:delText>
        </w:r>
        <w:r w:rsidDel="0052675B">
          <w:rPr>
            <w:rFonts w:ascii="Times New Roman" w:hAnsi="Times New Roman"/>
            <w:color w:val="191919"/>
            <w:spacing w:val="-14"/>
            <w:sz w:val="18"/>
            <w:szCs w:val="18"/>
          </w:rPr>
          <w:delText xml:space="preserve"> </w:delText>
        </w:r>
        <w:r w:rsidDel="0052675B">
          <w:rPr>
            <w:rFonts w:ascii="Times New Roman" w:hAnsi="Times New Roman"/>
            <w:color w:val="191919"/>
            <w:spacing w:val="-2"/>
            <w:sz w:val="18"/>
            <w:szCs w:val="18"/>
          </w:rPr>
          <w:delText>Th</w:delText>
        </w:r>
        <w:r w:rsidDel="0052675B">
          <w:rPr>
            <w:rFonts w:ascii="Times New Roman" w:hAnsi="Times New Roman"/>
            <w:color w:val="191919"/>
            <w:sz w:val="18"/>
            <w:szCs w:val="18"/>
          </w:rPr>
          <w:delText>e</w:delText>
        </w:r>
        <w:r w:rsidDel="0052675B">
          <w:rPr>
            <w:rFonts w:ascii="Times New Roman" w:hAnsi="Times New Roman"/>
            <w:color w:val="191919"/>
            <w:spacing w:val="-11"/>
            <w:sz w:val="18"/>
            <w:szCs w:val="18"/>
          </w:rPr>
          <w:delText xml:space="preserve"> </w:delText>
        </w:r>
        <w:r w:rsidDel="0052675B">
          <w:rPr>
            <w:rFonts w:ascii="Times New Roman" w:hAnsi="Times New Roman"/>
            <w:color w:val="191919"/>
            <w:spacing w:val="-2"/>
            <w:sz w:val="18"/>
            <w:szCs w:val="18"/>
          </w:rPr>
          <w:delText>studen</w:delText>
        </w:r>
        <w:r w:rsidDel="0052675B">
          <w:rPr>
            <w:rFonts w:ascii="Times New Roman" w:hAnsi="Times New Roman"/>
            <w:color w:val="191919"/>
            <w:sz w:val="18"/>
            <w:szCs w:val="18"/>
          </w:rPr>
          <w:delText>t</w:delText>
        </w:r>
        <w:r w:rsidDel="0052675B">
          <w:rPr>
            <w:rFonts w:ascii="Times New Roman" w:hAnsi="Times New Roman"/>
            <w:color w:val="191919"/>
            <w:spacing w:val="-11"/>
            <w:sz w:val="18"/>
            <w:szCs w:val="18"/>
          </w:rPr>
          <w:delText xml:space="preserve"> </w:delText>
        </w:r>
        <w:r w:rsidDel="0052675B">
          <w:rPr>
            <w:rFonts w:ascii="Times New Roman" w:hAnsi="Times New Roman"/>
            <w:color w:val="191919"/>
            <w:spacing w:val="-2"/>
            <w:sz w:val="18"/>
            <w:szCs w:val="18"/>
          </w:rPr>
          <w:delText>mus</w:delText>
        </w:r>
        <w:r w:rsidDel="0052675B">
          <w:rPr>
            <w:rFonts w:ascii="Times New Roman" w:hAnsi="Times New Roman"/>
            <w:color w:val="191919"/>
            <w:sz w:val="18"/>
            <w:szCs w:val="18"/>
          </w:rPr>
          <w:delText>t</w:delText>
        </w:r>
        <w:r w:rsidDel="0052675B">
          <w:rPr>
            <w:rFonts w:ascii="Times New Roman" w:hAnsi="Times New Roman"/>
            <w:color w:val="191919"/>
            <w:spacing w:val="-11"/>
            <w:sz w:val="18"/>
            <w:szCs w:val="18"/>
          </w:rPr>
          <w:delText xml:space="preserve"> </w:delText>
        </w:r>
        <w:r w:rsidDel="0052675B">
          <w:rPr>
            <w:rFonts w:ascii="Times New Roman" w:hAnsi="Times New Roman"/>
            <w:color w:val="191919"/>
            <w:spacing w:val="-2"/>
            <w:sz w:val="18"/>
            <w:szCs w:val="18"/>
          </w:rPr>
          <w:delText>b</w:delText>
        </w:r>
        <w:r w:rsidDel="0052675B">
          <w:rPr>
            <w:rFonts w:ascii="Times New Roman" w:hAnsi="Times New Roman"/>
            <w:color w:val="191919"/>
            <w:sz w:val="18"/>
            <w:szCs w:val="18"/>
          </w:rPr>
          <w:delText>e</w:delText>
        </w:r>
        <w:r w:rsidDel="0052675B">
          <w:rPr>
            <w:rFonts w:ascii="Times New Roman" w:hAnsi="Times New Roman"/>
            <w:color w:val="191919"/>
            <w:spacing w:val="-11"/>
            <w:sz w:val="18"/>
            <w:szCs w:val="18"/>
          </w:rPr>
          <w:delText xml:space="preserve"> </w:delText>
        </w:r>
        <w:r w:rsidDel="0052675B">
          <w:rPr>
            <w:rFonts w:ascii="Times New Roman" w:hAnsi="Times New Roman"/>
            <w:color w:val="191919"/>
            <w:spacing w:val="-2"/>
            <w:sz w:val="18"/>
            <w:szCs w:val="18"/>
          </w:rPr>
          <w:delText>individuall</w:delText>
        </w:r>
        <w:r w:rsidDel="0052675B">
          <w:rPr>
            <w:rFonts w:ascii="Times New Roman" w:hAnsi="Times New Roman"/>
            <w:color w:val="191919"/>
            <w:sz w:val="18"/>
            <w:szCs w:val="18"/>
          </w:rPr>
          <w:delText>y</w:delText>
        </w:r>
        <w:r w:rsidDel="0052675B">
          <w:rPr>
            <w:rFonts w:ascii="Times New Roman" w:hAnsi="Times New Roman"/>
            <w:color w:val="191919"/>
            <w:spacing w:val="-10"/>
            <w:sz w:val="18"/>
            <w:szCs w:val="18"/>
          </w:rPr>
          <w:delText xml:space="preserve"> </w:delText>
        </w:r>
        <w:r w:rsidDel="0052675B">
          <w:rPr>
            <w:rFonts w:ascii="Times New Roman" w:hAnsi="Times New Roman"/>
            <w:color w:val="191919"/>
            <w:spacing w:val="-2"/>
            <w:sz w:val="18"/>
            <w:szCs w:val="18"/>
          </w:rPr>
          <w:delText>evaluate</w:delText>
        </w:r>
        <w:r w:rsidDel="0052675B">
          <w:rPr>
            <w:rFonts w:ascii="Times New Roman" w:hAnsi="Times New Roman"/>
            <w:color w:val="191919"/>
            <w:sz w:val="18"/>
            <w:szCs w:val="18"/>
          </w:rPr>
          <w:delText>d</w:delText>
        </w:r>
        <w:r w:rsidDel="0052675B">
          <w:rPr>
            <w:rFonts w:ascii="Times New Roman" w:hAnsi="Times New Roman"/>
            <w:color w:val="191919"/>
            <w:spacing w:val="-10"/>
            <w:sz w:val="18"/>
            <w:szCs w:val="18"/>
          </w:rPr>
          <w:delText xml:space="preserve"> </w:delText>
        </w:r>
        <w:r w:rsidDel="0052675B">
          <w:rPr>
            <w:rFonts w:ascii="Times New Roman" w:hAnsi="Times New Roman"/>
            <w:color w:val="191919"/>
            <w:spacing w:val="-2"/>
            <w:sz w:val="18"/>
            <w:szCs w:val="18"/>
          </w:rPr>
          <w:delText>an</w:delText>
        </w:r>
        <w:r w:rsidDel="0052675B">
          <w:rPr>
            <w:rFonts w:ascii="Times New Roman" w:hAnsi="Times New Roman"/>
            <w:color w:val="191919"/>
            <w:sz w:val="18"/>
            <w:szCs w:val="18"/>
          </w:rPr>
          <w:delText>d</w:delText>
        </w:r>
        <w:r w:rsidDel="0052675B">
          <w:rPr>
            <w:rFonts w:ascii="Times New Roman" w:hAnsi="Times New Roman"/>
            <w:color w:val="191919"/>
            <w:spacing w:val="-11"/>
            <w:sz w:val="18"/>
            <w:szCs w:val="18"/>
          </w:rPr>
          <w:delText xml:space="preserve"> </w:delText>
        </w:r>
        <w:r w:rsidDel="0052675B">
          <w:rPr>
            <w:rFonts w:ascii="Times New Roman" w:hAnsi="Times New Roman"/>
            <w:color w:val="191919"/>
            <w:spacing w:val="-2"/>
            <w:sz w:val="18"/>
            <w:szCs w:val="18"/>
          </w:rPr>
          <w:delText>determine</w:delText>
        </w:r>
        <w:r w:rsidDel="0052675B">
          <w:rPr>
            <w:rFonts w:ascii="Times New Roman" w:hAnsi="Times New Roman"/>
            <w:color w:val="191919"/>
            <w:sz w:val="18"/>
            <w:szCs w:val="18"/>
          </w:rPr>
          <w:delText>d</w:delText>
        </w:r>
        <w:r w:rsidDel="0052675B">
          <w:rPr>
            <w:rFonts w:ascii="Times New Roman" w:hAnsi="Times New Roman"/>
            <w:color w:val="191919"/>
            <w:spacing w:val="-10"/>
            <w:sz w:val="18"/>
            <w:szCs w:val="18"/>
          </w:rPr>
          <w:delText xml:space="preserve"> </w:delText>
        </w:r>
        <w:r w:rsidDel="0052675B">
          <w:rPr>
            <w:rFonts w:ascii="Times New Roman" w:hAnsi="Times New Roman"/>
            <w:color w:val="191919"/>
            <w:spacing w:val="-2"/>
            <w:sz w:val="18"/>
            <w:szCs w:val="18"/>
          </w:rPr>
          <w:delText>t</w:delText>
        </w:r>
        <w:r w:rsidDel="0052675B">
          <w:rPr>
            <w:rFonts w:ascii="Times New Roman" w:hAnsi="Times New Roman"/>
            <w:color w:val="191919"/>
            <w:sz w:val="18"/>
            <w:szCs w:val="18"/>
          </w:rPr>
          <w:delText>o</w:delText>
        </w:r>
        <w:r w:rsidDel="0052675B">
          <w:rPr>
            <w:rFonts w:ascii="Times New Roman" w:hAnsi="Times New Roman"/>
            <w:color w:val="191919"/>
            <w:spacing w:val="-11"/>
            <w:sz w:val="18"/>
            <w:szCs w:val="18"/>
          </w:rPr>
          <w:delText xml:space="preserve"> </w:delText>
        </w:r>
        <w:r w:rsidDel="0052675B">
          <w:rPr>
            <w:rFonts w:ascii="Times New Roman" w:hAnsi="Times New Roman"/>
            <w:color w:val="191919"/>
            <w:spacing w:val="-2"/>
            <w:sz w:val="18"/>
            <w:szCs w:val="18"/>
          </w:rPr>
          <w:delText>hav</w:delText>
        </w:r>
        <w:r w:rsidDel="0052675B">
          <w:rPr>
            <w:rFonts w:ascii="Times New Roman" w:hAnsi="Times New Roman"/>
            <w:color w:val="191919"/>
            <w:sz w:val="18"/>
            <w:szCs w:val="18"/>
          </w:rPr>
          <w:delText>e</w:delText>
        </w:r>
        <w:r w:rsidDel="0052675B">
          <w:rPr>
            <w:rFonts w:ascii="Times New Roman" w:hAnsi="Times New Roman"/>
            <w:color w:val="191919"/>
            <w:spacing w:val="-11"/>
            <w:sz w:val="18"/>
            <w:szCs w:val="18"/>
          </w:rPr>
          <w:delText xml:space="preserve"> </w:delText>
        </w:r>
        <w:r w:rsidDel="0052675B">
          <w:rPr>
            <w:rFonts w:ascii="Times New Roman" w:hAnsi="Times New Roman"/>
            <w:color w:val="191919"/>
            <w:sz w:val="18"/>
            <w:szCs w:val="18"/>
          </w:rPr>
          <w:delText>a</w:delText>
        </w:r>
        <w:r w:rsidDel="0052675B">
          <w:rPr>
            <w:rFonts w:ascii="Times New Roman" w:hAnsi="Times New Roman"/>
            <w:color w:val="191919"/>
            <w:spacing w:val="-11"/>
            <w:sz w:val="18"/>
            <w:szCs w:val="18"/>
          </w:rPr>
          <w:delText xml:space="preserve"> </w:delText>
        </w:r>
        <w:r w:rsidDel="0052675B">
          <w:rPr>
            <w:rFonts w:ascii="Times New Roman" w:hAnsi="Times New Roman"/>
            <w:color w:val="191919"/>
            <w:spacing w:val="-2"/>
            <w:sz w:val="18"/>
            <w:szCs w:val="18"/>
          </w:rPr>
          <w:delText>reasonabl</w:delText>
        </w:r>
        <w:r w:rsidDel="0052675B">
          <w:rPr>
            <w:rFonts w:ascii="Times New Roman" w:hAnsi="Times New Roman"/>
            <w:color w:val="191919"/>
            <w:sz w:val="18"/>
            <w:szCs w:val="18"/>
          </w:rPr>
          <w:delText>e</w:delText>
        </w:r>
        <w:r w:rsidDel="0052675B">
          <w:rPr>
            <w:rFonts w:ascii="Times New Roman" w:hAnsi="Times New Roman"/>
            <w:color w:val="191919"/>
            <w:spacing w:val="-11"/>
            <w:sz w:val="18"/>
            <w:szCs w:val="18"/>
          </w:rPr>
          <w:delText xml:space="preserve"> </w:delText>
        </w:r>
        <w:r w:rsidDel="0052675B">
          <w:rPr>
            <w:rFonts w:ascii="Times New Roman" w:hAnsi="Times New Roman"/>
            <w:color w:val="191919"/>
            <w:spacing w:val="-2"/>
            <w:sz w:val="18"/>
            <w:szCs w:val="18"/>
          </w:rPr>
          <w:delText>chanc</w:delText>
        </w:r>
        <w:r w:rsidDel="0052675B">
          <w:rPr>
            <w:rFonts w:ascii="Times New Roman" w:hAnsi="Times New Roman"/>
            <w:color w:val="191919"/>
            <w:sz w:val="18"/>
            <w:szCs w:val="18"/>
          </w:rPr>
          <w:delText>e</w:delText>
        </w:r>
        <w:r w:rsidDel="0052675B">
          <w:rPr>
            <w:rFonts w:ascii="Times New Roman" w:hAnsi="Times New Roman"/>
            <w:color w:val="191919"/>
            <w:spacing w:val="-11"/>
            <w:sz w:val="18"/>
            <w:szCs w:val="18"/>
          </w:rPr>
          <w:delText xml:space="preserve"> </w:delText>
        </w:r>
        <w:r w:rsidDel="0052675B">
          <w:rPr>
            <w:rFonts w:ascii="Times New Roman" w:hAnsi="Times New Roman"/>
            <w:color w:val="191919"/>
            <w:spacing w:val="-2"/>
            <w:sz w:val="18"/>
            <w:szCs w:val="18"/>
          </w:rPr>
          <w:delText>o</w:delText>
        </w:r>
        <w:r w:rsidDel="0052675B">
          <w:rPr>
            <w:rFonts w:ascii="Times New Roman" w:hAnsi="Times New Roman"/>
            <w:color w:val="191919"/>
            <w:sz w:val="18"/>
            <w:szCs w:val="18"/>
          </w:rPr>
          <w:delText>f</w:delText>
        </w:r>
        <w:r w:rsidDel="0052675B">
          <w:rPr>
            <w:rFonts w:ascii="Times New Roman" w:hAnsi="Times New Roman"/>
            <w:color w:val="191919"/>
            <w:spacing w:val="-11"/>
            <w:sz w:val="18"/>
            <w:szCs w:val="18"/>
          </w:rPr>
          <w:delText xml:space="preserve"> </w:delText>
        </w:r>
        <w:r w:rsidDel="0052675B">
          <w:rPr>
            <w:rFonts w:ascii="Times New Roman" w:hAnsi="Times New Roman"/>
            <w:color w:val="191919"/>
            <w:spacing w:val="-2"/>
            <w:sz w:val="18"/>
            <w:szCs w:val="18"/>
          </w:rPr>
          <w:delText>success</w:delText>
        </w:r>
        <w:r w:rsidDel="0052675B">
          <w:rPr>
            <w:rFonts w:ascii="Times New Roman" w:hAnsi="Times New Roman"/>
            <w:color w:val="191919"/>
            <w:sz w:val="18"/>
            <w:szCs w:val="18"/>
          </w:rPr>
          <w:delText>,</w:delText>
        </w:r>
        <w:r w:rsidDel="0052675B">
          <w:rPr>
            <w:rFonts w:ascii="Times New Roman" w:hAnsi="Times New Roman"/>
            <w:color w:val="191919"/>
            <w:spacing w:val="-11"/>
            <w:sz w:val="18"/>
            <w:szCs w:val="18"/>
          </w:rPr>
          <w:delText xml:space="preserve"> </w:delText>
        </w:r>
        <w:r w:rsidDel="0052675B">
          <w:rPr>
            <w:rFonts w:ascii="Times New Roman" w:hAnsi="Times New Roman"/>
            <w:color w:val="191919"/>
            <w:spacing w:val="-2"/>
            <w:sz w:val="18"/>
            <w:szCs w:val="18"/>
          </w:rPr>
          <w:delText>mus</w:delText>
        </w:r>
        <w:r w:rsidDel="0052675B">
          <w:rPr>
            <w:rFonts w:ascii="Times New Roman" w:hAnsi="Times New Roman"/>
            <w:color w:val="191919"/>
            <w:sz w:val="18"/>
            <w:szCs w:val="18"/>
          </w:rPr>
          <w:delText>t</w:delText>
        </w:r>
        <w:r w:rsidDel="0052675B">
          <w:rPr>
            <w:rFonts w:ascii="Times New Roman" w:hAnsi="Times New Roman"/>
            <w:color w:val="191919"/>
            <w:spacing w:val="-11"/>
            <w:sz w:val="18"/>
            <w:szCs w:val="18"/>
          </w:rPr>
          <w:delText xml:space="preserve"> </w:delText>
        </w:r>
        <w:r w:rsidDel="0052675B">
          <w:rPr>
            <w:rFonts w:ascii="Times New Roman" w:hAnsi="Times New Roman"/>
            <w:color w:val="191919"/>
            <w:spacing w:val="-2"/>
            <w:sz w:val="18"/>
            <w:szCs w:val="18"/>
          </w:rPr>
          <w:delText>b</w:delText>
        </w:r>
        <w:r w:rsidDel="0052675B">
          <w:rPr>
            <w:rFonts w:ascii="Times New Roman" w:hAnsi="Times New Roman"/>
            <w:color w:val="191919"/>
            <w:sz w:val="18"/>
            <w:szCs w:val="18"/>
          </w:rPr>
          <w:delText>e</w:delText>
        </w:r>
        <w:r w:rsidDel="0052675B">
          <w:rPr>
            <w:rFonts w:ascii="Times New Roman" w:hAnsi="Times New Roman"/>
            <w:color w:val="191919"/>
            <w:spacing w:val="-11"/>
            <w:sz w:val="18"/>
            <w:szCs w:val="18"/>
          </w:rPr>
          <w:delText xml:space="preserve"> </w:delText>
        </w:r>
        <w:r w:rsidDel="0052675B">
          <w:rPr>
            <w:rFonts w:ascii="Times New Roman" w:hAnsi="Times New Roman"/>
            <w:color w:val="191919"/>
            <w:spacing w:val="-2"/>
            <w:sz w:val="18"/>
            <w:szCs w:val="18"/>
          </w:rPr>
          <w:delText>i</w:delText>
        </w:r>
        <w:r w:rsidDel="0052675B">
          <w:rPr>
            <w:rFonts w:ascii="Times New Roman" w:hAnsi="Times New Roman"/>
            <w:color w:val="191919"/>
            <w:sz w:val="18"/>
            <w:szCs w:val="18"/>
          </w:rPr>
          <w:delText>n</w:delText>
        </w:r>
        <w:r w:rsidDel="0052675B">
          <w:rPr>
            <w:rFonts w:ascii="Times New Roman" w:hAnsi="Times New Roman"/>
            <w:color w:val="191919"/>
            <w:spacing w:val="-11"/>
            <w:sz w:val="18"/>
            <w:szCs w:val="18"/>
          </w:rPr>
          <w:delText xml:space="preserve"> </w:delText>
        </w:r>
        <w:r w:rsidDel="0052675B">
          <w:rPr>
            <w:rFonts w:ascii="Times New Roman" w:hAnsi="Times New Roman"/>
            <w:color w:val="191919"/>
            <w:spacing w:val="-3"/>
            <w:sz w:val="18"/>
            <w:szCs w:val="18"/>
          </w:rPr>
          <w:delText>a</w:delText>
        </w:r>
        <w:r w:rsidDel="0052675B">
          <w:rPr>
            <w:rFonts w:ascii="Times New Roman" w:hAnsi="Times New Roman"/>
            <w:color w:val="191919"/>
            <w:sz w:val="18"/>
            <w:szCs w:val="18"/>
          </w:rPr>
          <w:delText>n</w:delText>
        </w:r>
        <w:r w:rsidDel="0052675B">
          <w:rPr>
            <w:rFonts w:ascii="Times New Roman" w:hAnsi="Times New Roman"/>
            <w:color w:val="191919"/>
            <w:spacing w:val="-11"/>
            <w:sz w:val="18"/>
            <w:szCs w:val="18"/>
          </w:rPr>
          <w:delText xml:space="preserve"> </w:delText>
        </w:r>
        <w:r w:rsidDel="0052675B">
          <w:rPr>
            <w:rFonts w:ascii="Times New Roman" w:hAnsi="Times New Roman"/>
            <w:color w:val="191919"/>
            <w:spacing w:val="-2"/>
            <w:sz w:val="18"/>
            <w:szCs w:val="18"/>
          </w:rPr>
          <w:delText>exi</w:delText>
        </w:r>
        <w:r w:rsidDel="0052675B">
          <w:rPr>
            <w:rFonts w:ascii="Times New Roman" w:hAnsi="Times New Roman"/>
            <w:color w:val="191919"/>
            <w:sz w:val="18"/>
            <w:szCs w:val="18"/>
          </w:rPr>
          <w:delText>t</w:delText>
        </w:r>
        <w:r w:rsidDel="0052675B">
          <w:rPr>
            <w:rFonts w:ascii="Times New Roman" w:hAnsi="Times New Roman"/>
            <w:color w:val="191919"/>
            <w:spacing w:val="-11"/>
            <w:sz w:val="18"/>
            <w:szCs w:val="18"/>
          </w:rPr>
          <w:delText xml:space="preserve"> </w:delText>
        </w:r>
        <w:r w:rsidDel="0052675B">
          <w:rPr>
            <w:rFonts w:ascii="Times New Roman" w:hAnsi="Times New Roman"/>
            <w:color w:val="191919"/>
            <w:spacing w:val="-2"/>
            <w:sz w:val="18"/>
            <w:szCs w:val="18"/>
          </w:rPr>
          <w:delText>leve</w:delText>
        </w:r>
        <w:r w:rsidDel="0052675B">
          <w:rPr>
            <w:rFonts w:ascii="Times New Roman" w:hAnsi="Times New Roman"/>
            <w:color w:val="191919"/>
            <w:sz w:val="18"/>
            <w:szCs w:val="18"/>
          </w:rPr>
          <w:delText>l</w:delText>
        </w:r>
        <w:r w:rsidDel="0052675B">
          <w:rPr>
            <w:rFonts w:ascii="Times New Roman" w:hAnsi="Times New Roman"/>
            <w:color w:val="191919"/>
            <w:spacing w:val="-11"/>
            <w:sz w:val="18"/>
            <w:szCs w:val="18"/>
          </w:rPr>
          <w:delText xml:space="preserve"> </w:delText>
        </w:r>
        <w:r w:rsidDel="0052675B">
          <w:rPr>
            <w:rFonts w:ascii="Times New Roman" w:hAnsi="Times New Roman"/>
            <w:color w:val="191919"/>
            <w:spacing w:val="-2"/>
            <w:sz w:val="18"/>
            <w:szCs w:val="18"/>
          </w:rPr>
          <w:delText>course an</w:delText>
        </w:r>
        <w:r w:rsidDel="0052675B">
          <w:rPr>
            <w:rFonts w:ascii="Times New Roman" w:hAnsi="Times New Roman"/>
            <w:color w:val="191919"/>
            <w:sz w:val="18"/>
            <w:szCs w:val="18"/>
          </w:rPr>
          <w:delText>d</w:delText>
        </w:r>
        <w:r w:rsidDel="0052675B">
          <w:rPr>
            <w:rFonts w:ascii="Times New Roman" w:hAnsi="Times New Roman"/>
            <w:color w:val="191919"/>
            <w:spacing w:val="-4"/>
            <w:sz w:val="18"/>
            <w:szCs w:val="18"/>
          </w:rPr>
          <w:delText xml:space="preserve"> </w:delText>
        </w:r>
        <w:r w:rsidDel="0052675B">
          <w:rPr>
            <w:rFonts w:ascii="Times New Roman" w:hAnsi="Times New Roman"/>
            <w:color w:val="191919"/>
            <w:spacing w:val="-2"/>
            <w:sz w:val="18"/>
            <w:szCs w:val="18"/>
          </w:rPr>
          <w:delText>mus</w:delText>
        </w:r>
        <w:r w:rsidDel="0052675B">
          <w:rPr>
            <w:rFonts w:ascii="Times New Roman" w:hAnsi="Times New Roman"/>
            <w:color w:val="191919"/>
            <w:sz w:val="18"/>
            <w:szCs w:val="18"/>
          </w:rPr>
          <w:delText>t</w:delText>
        </w:r>
        <w:r w:rsidDel="0052675B">
          <w:rPr>
            <w:rFonts w:ascii="Times New Roman" w:hAnsi="Times New Roman"/>
            <w:color w:val="191919"/>
            <w:spacing w:val="-4"/>
            <w:sz w:val="18"/>
            <w:szCs w:val="18"/>
          </w:rPr>
          <w:delText xml:space="preserve"> </w:delText>
        </w:r>
        <w:r w:rsidDel="0052675B">
          <w:rPr>
            <w:rFonts w:ascii="Times New Roman" w:hAnsi="Times New Roman"/>
            <w:color w:val="191919"/>
            <w:spacing w:val="-2"/>
            <w:sz w:val="18"/>
            <w:szCs w:val="18"/>
          </w:rPr>
          <w:delText>hav</w:delText>
        </w:r>
        <w:r w:rsidDel="0052675B">
          <w:rPr>
            <w:rFonts w:ascii="Times New Roman" w:hAnsi="Times New Roman"/>
            <w:color w:val="191919"/>
            <w:sz w:val="18"/>
            <w:szCs w:val="18"/>
          </w:rPr>
          <w:delText>e</w:delText>
        </w:r>
        <w:r w:rsidDel="0052675B">
          <w:rPr>
            <w:rFonts w:ascii="Times New Roman" w:hAnsi="Times New Roman"/>
            <w:color w:val="191919"/>
            <w:spacing w:val="-4"/>
            <w:sz w:val="18"/>
            <w:szCs w:val="18"/>
          </w:rPr>
          <w:delText xml:space="preserve"> </w:delText>
        </w:r>
        <w:r w:rsidDel="0052675B">
          <w:rPr>
            <w:rFonts w:ascii="Times New Roman" w:hAnsi="Times New Roman"/>
            <w:color w:val="191919"/>
            <w:spacing w:val="-2"/>
            <w:sz w:val="18"/>
            <w:szCs w:val="18"/>
          </w:rPr>
          <w:delText>reache</w:delText>
        </w:r>
        <w:r w:rsidDel="0052675B">
          <w:rPr>
            <w:rFonts w:ascii="Times New Roman" w:hAnsi="Times New Roman"/>
            <w:color w:val="191919"/>
            <w:sz w:val="18"/>
            <w:szCs w:val="18"/>
          </w:rPr>
          <w:delText>d</w:delText>
        </w:r>
        <w:r w:rsidDel="0052675B">
          <w:rPr>
            <w:rFonts w:ascii="Times New Roman" w:hAnsi="Times New Roman"/>
            <w:color w:val="191919"/>
            <w:spacing w:val="-4"/>
            <w:sz w:val="18"/>
            <w:szCs w:val="18"/>
          </w:rPr>
          <w:delText xml:space="preserve"> </w:delText>
        </w:r>
        <w:r w:rsidDel="0052675B">
          <w:rPr>
            <w:rFonts w:ascii="Times New Roman" w:hAnsi="Times New Roman"/>
            <w:color w:val="191919"/>
            <w:spacing w:val="-2"/>
            <w:sz w:val="18"/>
            <w:szCs w:val="18"/>
          </w:rPr>
          <w:delText>th</w:delText>
        </w:r>
        <w:r w:rsidDel="0052675B">
          <w:rPr>
            <w:rFonts w:ascii="Times New Roman" w:hAnsi="Times New Roman"/>
            <w:color w:val="191919"/>
            <w:sz w:val="18"/>
            <w:szCs w:val="18"/>
          </w:rPr>
          <w:delText>e</w:delText>
        </w:r>
        <w:r w:rsidDel="0052675B">
          <w:rPr>
            <w:rFonts w:ascii="Times New Roman" w:hAnsi="Times New Roman"/>
            <w:color w:val="191919"/>
            <w:spacing w:val="-4"/>
            <w:sz w:val="18"/>
            <w:szCs w:val="18"/>
          </w:rPr>
          <w:delText xml:space="preserve"> </w:delText>
        </w:r>
        <w:r w:rsidDel="0052675B">
          <w:rPr>
            <w:rFonts w:ascii="Times New Roman" w:hAnsi="Times New Roman"/>
            <w:color w:val="191919"/>
            <w:spacing w:val="-2"/>
            <w:sz w:val="18"/>
            <w:szCs w:val="18"/>
          </w:rPr>
          <w:delText>limi</w:delText>
        </w:r>
        <w:r w:rsidDel="0052675B">
          <w:rPr>
            <w:rFonts w:ascii="Times New Roman" w:hAnsi="Times New Roman"/>
            <w:color w:val="191919"/>
            <w:sz w:val="18"/>
            <w:szCs w:val="18"/>
          </w:rPr>
          <w:delText>t</w:delText>
        </w:r>
        <w:r w:rsidDel="0052675B">
          <w:rPr>
            <w:rFonts w:ascii="Times New Roman" w:hAnsi="Times New Roman"/>
            <w:color w:val="191919"/>
            <w:spacing w:val="-4"/>
            <w:sz w:val="18"/>
            <w:szCs w:val="18"/>
          </w:rPr>
          <w:delText xml:space="preserve"> </w:delText>
        </w:r>
        <w:r w:rsidDel="0052675B">
          <w:rPr>
            <w:rFonts w:ascii="Times New Roman" w:hAnsi="Times New Roman"/>
            <w:color w:val="191919"/>
            <w:spacing w:val="-2"/>
            <w:sz w:val="18"/>
            <w:szCs w:val="18"/>
          </w:rPr>
          <w:delText>i</w:delText>
        </w:r>
        <w:r w:rsidDel="0052675B">
          <w:rPr>
            <w:rFonts w:ascii="Times New Roman" w:hAnsi="Times New Roman"/>
            <w:color w:val="191919"/>
            <w:sz w:val="18"/>
            <w:szCs w:val="18"/>
          </w:rPr>
          <w:delText>n</w:delText>
        </w:r>
        <w:r w:rsidDel="0052675B">
          <w:rPr>
            <w:rFonts w:ascii="Times New Roman" w:hAnsi="Times New Roman"/>
            <w:color w:val="191919"/>
            <w:spacing w:val="-4"/>
            <w:sz w:val="18"/>
            <w:szCs w:val="18"/>
          </w:rPr>
          <w:delText xml:space="preserve"> </w:delText>
        </w:r>
        <w:r w:rsidDel="0052675B">
          <w:rPr>
            <w:rFonts w:ascii="Times New Roman" w:hAnsi="Times New Roman"/>
            <w:color w:val="191919"/>
            <w:spacing w:val="-2"/>
            <w:sz w:val="18"/>
            <w:szCs w:val="18"/>
          </w:rPr>
          <w:delText>onl</w:delText>
        </w:r>
        <w:r w:rsidDel="0052675B">
          <w:rPr>
            <w:rFonts w:ascii="Times New Roman" w:hAnsi="Times New Roman"/>
            <w:color w:val="191919"/>
            <w:sz w:val="18"/>
            <w:szCs w:val="18"/>
          </w:rPr>
          <w:delText>y</w:delText>
        </w:r>
        <w:r w:rsidDel="0052675B">
          <w:rPr>
            <w:rFonts w:ascii="Times New Roman" w:hAnsi="Times New Roman"/>
            <w:color w:val="191919"/>
            <w:spacing w:val="-4"/>
            <w:sz w:val="18"/>
            <w:szCs w:val="18"/>
          </w:rPr>
          <w:delText xml:space="preserve"> </w:delText>
        </w:r>
        <w:r w:rsidDel="0052675B">
          <w:rPr>
            <w:rFonts w:ascii="Times New Roman" w:hAnsi="Times New Roman"/>
            <w:color w:val="191919"/>
            <w:spacing w:val="-2"/>
            <w:sz w:val="18"/>
            <w:szCs w:val="18"/>
          </w:rPr>
          <w:delText>on</w:delText>
        </w:r>
        <w:r w:rsidDel="0052675B">
          <w:rPr>
            <w:rFonts w:ascii="Times New Roman" w:hAnsi="Times New Roman"/>
            <w:color w:val="191919"/>
            <w:sz w:val="18"/>
            <w:szCs w:val="18"/>
          </w:rPr>
          <w:delText>e</w:delText>
        </w:r>
        <w:r w:rsidDel="0052675B">
          <w:rPr>
            <w:rFonts w:ascii="Times New Roman" w:hAnsi="Times New Roman"/>
            <w:color w:val="191919"/>
            <w:spacing w:val="-4"/>
            <w:sz w:val="18"/>
            <w:szCs w:val="18"/>
          </w:rPr>
          <w:delText xml:space="preserve"> </w:delText>
        </w:r>
        <w:r w:rsidDel="0052675B">
          <w:rPr>
            <w:rFonts w:ascii="Times New Roman" w:hAnsi="Times New Roman"/>
            <w:color w:val="191919"/>
            <w:spacing w:val="-2"/>
            <w:sz w:val="18"/>
            <w:szCs w:val="18"/>
          </w:rPr>
          <w:delText>Learnin</w:delText>
        </w:r>
        <w:r w:rsidDel="0052675B">
          <w:rPr>
            <w:rFonts w:ascii="Times New Roman" w:hAnsi="Times New Roman"/>
            <w:color w:val="191919"/>
            <w:sz w:val="18"/>
            <w:szCs w:val="18"/>
          </w:rPr>
          <w:delText>g</w:delText>
        </w:r>
        <w:r w:rsidDel="0052675B">
          <w:rPr>
            <w:rFonts w:ascii="Times New Roman" w:hAnsi="Times New Roman"/>
            <w:color w:val="191919"/>
            <w:spacing w:val="-4"/>
            <w:sz w:val="18"/>
            <w:szCs w:val="18"/>
          </w:rPr>
          <w:delText xml:space="preserve"> </w:delText>
        </w:r>
        <w:r w:rsidDel="0052675B">
          <w:rPr>
            <w:rFonts w:ascii="Times New Roman" w:hAnsi="Times New Roman"/>
            <w:color w:val="191919"/>
            <w:spacing w:val="-2"/>
            <w:sz w:val="18"/>
            <w:szCs w:val="18"/>
          </w:rPr>
          <w:delText>Suppor</w:delText>
        </w:r>
        <w:r w:rsidDel="0052675B">
          <w:rPr>
            <w:rFonts w:ascii="Times New Roman" w:hAnsi="Times New Roman"/>
            <w:color w:val="191919"/>
            <w:sz w:val="18"/>
            <w:szCs w:val="18"/>
          </w:rPr>
          <w:delText>t</w:delText>
        </w:r>
        <w:r w:rsidDel="0052675B">
          <w:rPr>
            <w:rFonts w:ascii="Times New Roman" w:hAnsi="Times New Roman"/>
            <w:color w:val="191919"/>
            <w:spacing w:val="-4"/>
            <w:sz w:val="18"/>
            <w:szCs w:val="18"/>
          </w:rPr>
          <w:delText xml:space="preserve"> </w:delText>
        </w:r>
        <w:r w:rsidDel="0052675B">
          <w:rPr>
            <w:rFonts w:ascii="Times New Roman" w:hAnsi="Times New Roman"/>
            <w:color w:val="191919"/>
            <w:spacing w:val="-2"/>
            <w:sz w:val="18"/>
            <w:szCs w:val="18"/>
          </w:rPr>
          <w:delText>area</w:delText>
        </w:r>
        <w:r w:rsidDel="0052675B">
          <w:rPr>
            <w:rFonts w:ascii="Times New Roman" w:hAnsi="Times New Roman"/>
            <w:color w:val="191919"/>
            <w:sz w:val="18"/>
            <w:szCs w:val="18"/>
          </w:rPr>
          <w:delText>.</w:delText>
        </w:r>
        <w:r w:rsidDel="0052675B">
          <w:rPr>
            <w:rFonts w:ascii="Times New Roman" w:hAnsi="Times New Roman"/>
            <w:color w:val="191919"/>
            <w:spacing w:val="-4"/>
            <w:sz w:val="18"/>
            <w:szCs w:val="18"/>
          </w:rPr>
          <w:delText xml:space="preserve"> </w:delText>
        </w:r>
        <w:r w:rsidDel="0052675B">
          <w:rPr>
            <w:rFonts w:ascii="Times New Roman" w:hAnsi="Times New Roman"/>
            <w:color w:val="191919"/>
            <w:spacing w:val="-2"/>
            <w:sz w:val="18"/>
            <w:szCs w:val="18"/>
          </w:rPr>
          <w:delText>I</w:delText>
        </w:r>
        <w:r w:rsidDel="0052675B">
          <w:rPr>
            <w:rFonts w:ascii="Times New Roman" w:hAnsi="Times New Roman"/>
            <w:color w:val="191919"/>
            <w:sz w:val="18"/>
            <w:szCs w:val="18"/>
          </w:rPr>
          <w:delText>f</w:delText>
        </w:r>
        <w:r w:rsidDel="0052675B">
          <w:rPr>
            <w:rFonts w:ascii="Times New Roman" w:hAnsi="Times New Roman"/>
            <w:color w:val="191919"/>
            <w:spacing w:val="-4"/>
            <w:sz w:val="18"/>
            <w:szCs w:val="18"/>
          </w:rPr>
          <w:delText xml:space="preserve"> </w:delText>
        </w:r>
        <w:r w:rsidDel="0052675B">
          <w:rPr>
            <w:rFonts w:ascii="Times New Roman" w:hAnsi="Times New Roman"/>
            <w:color w:val="191919"/>
            <w:spacing w:val="-2"/>
            <w:sz w:val="18"/>
            <w:szCs w:val="18"/>
          </w:rPr>
          <w:delText>grante</w:delText>
        </w:r>
        <w:r w:rsidDel="0052675B">
          <w:rPr>
            <w:rFonts w:ascii="Times New Roman" w:hAnsi="Times New Roman"/>
            <w:color w:val="191919"/>
            <w:sz w:val="18"/>
            <w:szCs w:val="18"/>
          </w:rPr>
          <w:delText>d</w:delText>
        </w:r>
        <w:r w:rsidDel="0052675B">
          <w:rPr>
            <w:rFonts w:ascii="Times New Roman" w:hAnsi="Times New Roman"/>
            <w:color w:val="191919"/>
            <w:spacing w:val="-4"/>
            <w:sz w:val="18"/>
            <w:szCs w:val="18"/>
          </w:rPr>
          <w:delText xml:space="preserve"> </w:delText>
        </w:r>
        <w:r w:rsidDel="0052675B">
          <w:rPr>
            <w:rFonts w:ascii="Times New Roman" w:hAnsi="Times New Roman"/>
            <w:color w:val="191919"/>
            <w:spacing w:val="-2"/>
            <w:sz w:val="18"/>
            <w:szCs w:val="18"/>
          </w:rPr>
          <w:delText>th</w:delText>
        </w:r>
        <w:r w:rsidDel="0052675B">
          <w:rPr>
            <w:rFonts w:ascii="Times New Roman" w:hAnsi="Times New Roman"/>
            <w:color w:val="191919"/>
            <w:sz w:val="18"/>
            <w:szCs w:val="18"/>
          </w:rPr>
          <w:delText>e</w:delText>
        </w:r>
        <w:r w:rsidDel="0052675B">
          <w:rPr>
            <w:rFonts w:ascii="Times New Roman" w:hAnsi="Times New Roman"/>
            <w:color w:val="191919"/>
            <w:spacing w:val="-4"/>
            <w:sz w:val="18"/>
            <w:szCs w:val="18"/>
          </w:rPr>
          <w:delText xml:space="preserve"> </w:delText>
        </w:r>
        <w:r w:rsidDel="0052675B">
          <w:rPr>
            <w:rFonts w:ascii="Times New Roman" w:hAnsi="Times New Roman"/>
            <w:color w:val="191919"/>
            <w:spacing w:val="-2"/>
            <w:sz w:val="18"/>
            <w:szCs w:val="18"/>
          </w:rPr>
          <w:delText>additiona</w:delText>
        </w:r>
        <w:r w:rsidDel="0052675B">
          <w:rPr>
            <w:rFonts w:ascii="Times New Roman" w:hAnsi="Times New Roman"/>
            <w:color w:val="191919"/>
            <w:sz w:val="18"/>
            <w:szCs w:val="18"/>
          </w:rPr>
          <w:delText>l</w:delText>
        </w:r>
        <w:r w:rsidDel="0052675B">
          <w:rPr>
            <w:rFonts w:ascii="Times New Roman" w:hAnsi="Times New Roman"/>
            <w:color w:val="191919"/>
            <w:spacing w:val="-4"/>
            <w:sz w:val="18"/>
            <w:szCs w:val="18"/>
          </w:rPr>
          <w:delText xml:space="preserve"> </w:delText>
        </w:r>
        <w:r w:rsidDel="0052675B">
          <w:rPr>
            <w:rFonts w:ascii="Times New Roman" w:hAnsi="Times New Roman"/>
            <w:color w:val="191919"/>
            <w:spacing w:val="-2"/>
            <w:sz w:val="18"/>
            <w:szCs w:val="18"/>
          </w:rPr>
          <w:delText>course</w:delText>
        </w:r>
        <w:r w:rsidDel="0052675B">
          <w:rPr>
            <w:rFonts w:ascii="Times New Roman" w:hAnsi="Times New Roman"/>
            <w:color w:val="191919"/>
            <w:sz w:val="18"/>
            <w:szCs w:val="18"/>
          </w:rPr>
          <w:delText>,</w:delText>
        </w:r>
        <w:r w:rsidDel="0052675B">
          <w:rPr>
            <w:rFonts w:ascii="Times New Roman" w:hAnsi="Times New Roman"/>
            <w:color w:val="191919"/>
            <w:spacing w:val="-4"/>
            <w:sz w:val="18"/>
            <w:szCs w:val="18"/>
          </w:rPr>
          <w:delText xml:space="preserve"> </w:delText>
        </w:r>
        <w:r w:rsidDel="0052675B">
          <w:rPr>
            <w:rFonts w:ascii="Times New Roman" w:hAnsi="Times New Roman"/>
            <w:color w:val="191919"/>
            <w:spacing w:val="-2"/>
            <w:sz w:val="18"/>
            <w:szCs w:val="18"/>
          </w:rPr>
          <w:delText>th</w:delText>
        </w:r>
        <w:r w:rsidDel="0052675B">
          <w:rPr>
            <w:rFonts w:ascii="Times New Roman" w:hAnsi="Times New Roman"/>
            <w:color w:val="191919"/>
            <w:sz w:val="18"/>
            <w:szCs w:val="18"/>
          </w:rPr>
          <w:delText>e</w:delText>
        </w:r>
        <w:r w:rsidDel="0052675B">
          <w:rPr>
            <w:rFonts w:ascii="Times New Roman" w:hAnsi="Times New Roman"/>
            <w:color w:val="191919"/>
            <w:spacing w:val="-4"/>
            <w:sz w:val="18"/>
            <w:szCs w:val="18"/>
          </w:rPr>
          <w:delText xml:space="preserve"> </w:delText>
        </w:r>
        <w:r w:rsidDel="0052675B">
          <w:rPr>
            <w:rFonts w:ascii="Times New Roman" w:hAnsi="Times New Roman"/>
            <w:color w:val="191919"/>
            <w:spacing w:val="-2"/>
            <w:sz w:val="18"/>
            <w:szCs w:val="18"/>
          </w:rPr>
          <w:delText>studen</w:delText>
        </w:r>
        <w:r w:rsidDel="0052675B">
          <w:rPr>
            <w:rFonts w:ascii="Times New Roman" w:hAnsi="Times New Roman"/>
            <w:color w:val="191919"/>
            <w:sz w:val="18"/>
            <w:szCs w:val="18"/>
          </w:rPr>
          <w:delText>t</w:delText>
        </w:r>
        <w:r w:rsidDel="0052675B">
          <w:rPr>
            <w:rFonts w:ascii="Times New Roman" w:hAnsi="Times New Roman"/>
            <w:color w:val="191919"/>
            <w:spacing w:val="-4"/>
            <w:sz w:val="18"/>
            <w:szCs w:val="18"/>
          </w:rPr>
          <w:delText xml:space="preserve"> </w:delText>
        </w:r>
        <w:r w:rsidDel="0052675B">
          <w:rPr>
            <w:rFonts w:ascii="Times New Roman" w:hAnsi="Times New Roman"/>
            <w:color w:val="191919"/>
            <w:spacing w:val="-2"/>
            <w:sz w:val="18"/>
            <w:szCs w:val="18"/>
          </w:rPr>
          <w:delText>ma</w:delText>
        </w:r>
        <w:r w:rsidDel="0052675B">
          <w:rPr>
            <w:rFonts w:ascii="Times New Roman" w:hAnsi="Times New Roman"/>
            <w:color w:val="191919"/>
            <w:sz w:val="18"/>
            <w:szCs w:val="18"/>
          </w:rPr>
          <w:delText>y</w:delText>
        </w:r>
        <w:r w:rsidDel="0052675B">
          <w:rPr>
            <w:rFonts w:ascii="Times New Roman" w:hAnsi="Times New Roman"/>
            <w:color w:val="191919"/>
            <w:spacing w:val="-4"/>
            <w:sz w:val="18"/>
            <w:szCs w:val="18"/>
          </w:rPr>
          <w:delText xml:space="preserve"> </w:delText>
        </w:r>
        <w:r w:rsidDel="0052675B">
          <w:rPr>
            <w:rFonts w:ascii="Times New Roman" w:hAnsi="Times New Roman"/>
            <w:color w:val="191919"/>
            <w:spacing w:val="-2"/>
            <w:sz w:val="18"/>
            <w:szCs w:val="18"/>
          </w:rPr>
          <w:delText>enrol</w:delText>
        </w:r>
        <w:r w:rsidDel="0052675B">
          <w:rPr>
            <w:rFonts w:ascii="Times New Roman" w:hAnsi="Times New Roman"/>
            <w:color w:val="191919"/>
            <w:sz w:val="18"/>
            <w:szCs w:val="18"/>
          </w:rPr>
          <w:delText>l</w:delText>
        </w:r>
        <w:r w:rsidDel="0052675B">
          <w:rPr>
            <w:rFonts w:ascii="Times New Roman" w:hAnsi="Times New Roman"/>
            <w:color w:val="191919"/>
            <w:spacing w:val="-4"/>
            <w:sz w:val="18"/>
            <w:szCs w:val="18"/>
          </w:rPr>
          <w:delText xml:space="preserve"> </w:delText>
        </w:r>
        <w:r w:rsidDel="0052675B">
          <w:rPr>
            <w:rFonts w:ascii="Times New Roman" w:hAnsi="Times New Roman"/>
            <w:color w:val="191919"/>
            <w:spacing w:val="-2"/>
            <w:sz w:val="18"/>
            <w:szCs w:val="18"/>
          </w:rPr>
          <w:delText>i</w:delText>
        </w:r>
        <w:r w:rsidDel="0052675B">
          <w:rPr>
            <w:rFonts w:ascii="Times New Roman" w:hAnsi="Times New Roman"/>
            <w:color w:val="191919"/>
            <w:sz w:val="18"/>
            <w:szCs w:val="18"/>
          </w:rPr>
          <w:delText>n</w:delText>
        </w:r>
        <w:r w:rsidDel="0052675B">
          <w:rPr>
            <w:rFonts w:ascii="Times New Roman" w:hAnsi="Times New Roman"/>
            <w:color w:val="191919"/>
            <w:spacing w:val="-5"/>
            <w:sz w:val="18"/>
            <w:szCs w:val="18"/>
          </w:rPr>
          <w:delText xml:space="preserve"> </w:delText>
        </w:r>
        <w:r w:rsidDel="0052675B">
          <w:rPr>
            <w:rFonts w:ascii="Times New Roman" w:hAnsi="Times New Roman"/>
            <w:color w:val="191919"/>
            <w:spacing w:val="-2"/>
            <w:sz w:val="18"/>
            <w:szCs w:val="18"/>
          </w:rPr>
          <w:delText>onl</w:delText>
        </w:r>
        <w:r w:rsidDel="0052675B">
          <w:rPr>
            <w:rFonts w:ascii="Times New Roman" w:hAnsi="Times New Roman"/>
            <w:color w:val="191919"/>
            <w:sz w:val="18"/>
            <w:szCs w:val="18"/>
          </w:rPr>
          <w:delText>y</w:delText>
        </w:r>
        <w:r w:rsidDel="0052675B">
          <w:rPr>
            <w:rFonts w:ascii="Times New Roman" w:hAnsi="Times New Roman"/>
            <w:color w:val="191919"/>
            <w:spacing w:val="-4"/>
            <w:sz w:val="18"/>
            <w:szCs w:val="18"/>
          </w:rPr>
          <w:delText xml:space="preserve"> </w:delText>
        </w:r>
        <w:r w:rsidDel="0052675B">
          <w:rPr>
            <w:rFonts w:ascii="Times New Roman" w:hAnsi="Times New Roman"/>
            <w:color w:val="191919"/>
            <w:spacing w:val="-2"/>
            <w:sz w:val="18"/>
            <w:szCs w:val="18"/>
          </w:rPr>
          <w:delText>th</w:delText>
        </w:r>
        <w:r w:rsidDel="0052675B">
          <w:rPr>
            <w:rFonts w:ascii="Times New Roman" w:hAnsi="Times New Roman"/>
            <w:color w:val="191919"/>
            <w:sz w:val="18"/>
            <w:szCs w:val="18"/>
          </w:rPr>
          <w:delText>e</w:delText>
        </w:r>
        <w:r w:rsidDel="0052675B">
          <w:rPr>
            <w:rFonts w:ascii="Times New Roman" w:hAnsi="Times New Roman"/>
            <w:color w:val="191919"/>
            <w:spacing w:val="-4"/>
            <w:sz w:val="18"/>
            <w:szCs w:val="18"/>
          </w:rPr>
          <w:delText xml:space="preserve"> </w:delText>
        </w:r>
        <w:r w:rsidDel="0052675B">
          <w:rPr>
            <w:rFonts w:ascii="Times New Roman" w:hAnsi="Times New Roman"/>
            <w:color w:val="191919"/>
            <w:spacing w:val="-2"/>
            <w:sz w:val="18"/>
            <w:szCs w:val="18"/>
          </w:rPr>
          <w:delText>Learning Suppor</w:delText>
        </w:r>
        <w:r w:rsidDel="0052675B">
          <w:rPr>
            <w:rFonts w:ascii="Times New Roman" w:hAnsi="Times New Roman"/>
            <w:color w:val="191919"/>
            <w:sz w:val="18"/>
            <w:szCs w:val="18"/>
          </w:rPr>
          <w:delText>t</w:delText>
        </w:r>
        <w:r w:rsidDel="0052675B">
          <w:rPr>
            <w:rFonts w:ascii="Times New Roman" w:hAnsi="Times New Roman"/>
            <w:color w:val="191919"/>
            <w:spacing w:val="-4"/>
            <w:sz w:val="18"/>
            <w:szCs w:val="18"/>
          </w:rPr>
          <w:delText xml:space="preserve"> </w:delText>
        </w:r>
        <w:r w:rsidDel="0052675B">
          <w:rPr>
            <w:rFonts w:ascii="Times New Roman" w:hAnsi="Times New Roman"/>
            <w:color w:val="191919"/>
            <w:spacing w:val="-2"/>
            <w:sz w:val="18"/>
            <w:szCs w:val="18"/>
          </w:rPr>
          <w:delText>course.</w:delText>
        </w:r>
      </w:del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40" w:lineRule="auto"/>
        <w:ind w:left="1020" w:right="9134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Othe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Services</w:t>
      </w:r>
    </w:p>
    <w:p w:rsidR="00C11F2C" w:rsidRDefault="00C11F2C" w:rsidP="00C11F2C">
      <w:pPr>
        <w:widowControl w:val="0"/>
        <w:autoSpaceDE w:val="0"/>
        <w:autoSpaceDN w:val="0"/>
        <w:adjustRightInd w:val="0"/>
        <w:spacing w:before="5" w:after="0" w:line="220" w:lineRule="exact"/>
        <w:rPr>
          <w:rFonts w:ascii="Times New Roman" w:hAnsi="Times New Roman"/>
          <w:color w:val="000000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49" w:lineRule="auto"/>
        <w:ind w:left="1020" w:right="81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collaboratio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wit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othe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department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universit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>y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CETL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1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fer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suppor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tutorial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variou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conten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reas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additio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to conten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are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tutorials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workshop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trainin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session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wil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provide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suppor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genera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populatio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variou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subject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needed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2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CETLA support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facult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developmen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need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collaboratio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wit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Educationa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4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echnolog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rainin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Cente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(ETTC</w:t>
      </w:r>
      <w:r>
        <w:rPr>
          <w:rFonts w:ascii="Times New Roman" w:hAnsi="Times New Roman"/>
          <w:color w:val="191919"/>
          <w:sz w:val="18"/>
          <w:szCs w:val="18"/>
        </w:rPr>
        <w:t>)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conjunctio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w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it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various departmenta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program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Universit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>y</w:t>
      </w:r>
      <w:r>
        <w:rPr>
          <w:rFonts w:ascii="Times New Roman" w:hAnsi="Times New Roman"/>
          <w:color w:val="191919"/>
          <w:sz w:val="18"/>
          <w:szCs w:val="18"/>
        </w:rPr>
        <w:t>.</w:t>
      </w:r>
    </w:p>
    <w:p w:rsidR="00C11F2C" w:rsidRDefault="00C11F2C" w:rsidP="00C11F2C">
      <w:pPr>
        <w:widowControl w:val="0"/>
        <w:autoSpaceDE w:val="0"/>
        <w:autoSpaceDN w:val="0"/>
        <w:adjustRightInd w:val="0"/>
        <w:spacing w:before="8" w:after="0" w:line="190" w:lineRule="exact"/>
        <w:rPr>
          <w:rFonts w:ascii="Times New Roman" w:hAnsi="Times New Roman"/>
          <w:color w:val="000000"/>
          <w:sz w:val="19"/>
          <w:szCs w:val="19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40" w:lineRule="auto"/>
        <w:ind w:left="1020" w:right="7507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T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H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E</w:t>
      </w:r>
      <w:r>
        <w:rPr>
          <w:rFonts w:ascii="Times New Roman" w:hAnsi="Times New Roman"/>
          <w:b/>
          <w:bCs/>
          <w:color w:val="191919"/>
          <w:spacing w:val="6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W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EEKEN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D</w:t>
      </w:r>
      <w:r>
        <w:rPr>
          <w:rFonts w:ascii="Times New Roman" w:hAnsi="Times New Roman"/>
          <w:b/>
          <w:bCs/>
          <w:color w:val="191919"/>
          <w:spacing w:val="10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U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NIVERSITY</w:t>
      </w:r>
    </w:p>
    <w:p w:rsidR="00C11F2C" w:rsidRDefault="00C11F2C" w:rsidP="00C11F2C">
      <w:pPr>
        <w:widowControl w:val="0"/>
        <w:autoSpaceDE w:val="0"/>
        <w:autoSpaceDN w:val="0"/>
        <w:adjustRightInd w:val="0"/>
        <w:spacing w:before="30" w:after="0" w:line="249" w:lineRule="auto"/>
        <w:ind w:left="1020" w:right="91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Realizin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nee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curriculu</w:t>
      </w:r>
      <w:r>
        <w:rPr>
          <w:rFonts w:ascii="Times New Roman" w:hAnsi="Times New Roman"/>
          <w:color w:val="191919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non-traditiona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population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1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Alban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Stat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Universit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ha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develope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6"/>
          <w:sz w:val="18"/>
          <w:szCs w:val="18"/>
        </w:rPr>
        <w:t>W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eken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University (WEU)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WE</w:t>
      </w:r>
      <w:r>
        <w:rPr>
          <w:rFonts w:ascii="Times New Roman" w:hAnsi="Times New Roman"/>
          <w:color w:val="191919"/>
          <w:sz w:val="18"/>
          <w:szCs w:val="18"/>
        </w:rPr>
        <w:t>U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provide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non-traditiona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opportunit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ge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colleg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degre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completin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cor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curriculu</w:t>
      </w:r>
      <w:r>
        <w:rPr>
          <w:rFonts w:ascii="Times New Roman" w:hAnsi="Times New Roman"/>
          <w:color w:val="191919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requirement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throug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proofErr w:type="spellStart"/>
      <w:r>
        <w:rPr>
          <w:rFonts w:ascii="Times New Roman" w:hAnsi="Times New Roman"/>
          <w:color w:val="191919"/>
          <w:spacing w:val="-2"/>
          <w:sz w:val="18"/>
          <w:szCs w:val="18"/>
        </w:rPr>
        <w:t>se</w:t>
      </w:r>
      <w:proofErr w:type="spellEnd"/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- </w:t>
      </w:r>
      <w:proofErr w:type="spellStart"/>
      <w:r>
        <w:rPr>
          <w:rFonts w:ascii="Times New Roman" w:hAnsi="Times New Roman"/>
          <w:color w:val="191919"/>
          <w:spacing w:val="-2"/>
          <w:sz w:val="18"/>
          <w:szCs w:val="18"/>
        </w:rPr>
        <w:t>rie</w:t>
      </w:r>
      <w:r>
        <w:rPr>
          <w:rFonts w:ascii="Times New Roman" w:hAnsi="Times New Roman"/>
          <w:color w:val="191919"/>
          <w:sz w:val="18"/>
          <w:szCs w:val="18"/>
        </w:rPr>
        <w:t>s</w:t>
      </w:r>
      <w:proofErr w:type="spellEnd"/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weeken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courses.</w:t>
      </w:r>
    </w:p>
    <w:p w:rsidR="00C11F2C" w:rsidRDefault="00C11F2C" w:rsidP="00C11F2C">
      <w:pPr>
        <w:widowControl w:val="0"/>
        <w:autoSpaceDE w:val="0"/>
        <w:autoSpaceDN w:val="0"/>
        <w:adjustRightInd w:val="0"/>
        <w:spacing w:before="16"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49" w:lineRule="auto"/>
        <w:ind w:left="1020" w:right="91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Universit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define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it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ta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ge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audienc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a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non-traditiona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student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wh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hav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bee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ou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hig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schoo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a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leas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fiv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year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whos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hig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school clas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graduate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leas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fiv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year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ago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Othe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criteri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definin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non-traditiona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includ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thos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holdin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hig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scho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diplom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fro</w:t>
      </w:r>
      <w:r>
        <w:rPr>
          <w:rFonts w:ascii="Times New Roman" w:hAnsi="Times New Roman"/>
          <w:color w:val="191919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ac- credite</w:t>
      </w:r>
      <w:r>
        <w:rPr>
          <w:rFonts w:ascii="Times New Roman" w:hAnsi="Times New Roman"/>
          <w:color w:val="191919"/>
          <w:sz w:val="18"/>
          <w:szCs w:val="18"/>
        </w:rPr>
        <w:t xml:space="preserve">d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 xml:space="preserve">r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approve</w:t>
      </w:r>
      <w:r>
        <w:rPr>
          <w:rFonts w:ascii="Times New Roman" w:hAnsi="Times New Roman"/>
          <w:color w:val="191919"/>
          <w:sz w:val="18"/>
          <w:szCs w:val="18"/>
        </w:rPr>
        <w:t xml:space="preserve">d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hig</w:t>
      </w:r>
      <w:r>
        <w:rPr>
          <w:rFonts w:ascii="Times New Roman" w:hAnsi="Times New Roman"/>
          <w:color w:val="191919"/>
          <w:sz w:val="18"/>
          <w:szCs w:val="18"/>
        </w:rPr>
        <w:t xml:space="preserve">h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schoo</w:t>
      </w:r>
      <w:r>
        <w:rPr>
          <w:rFonts w:ascii="Times New Roman" w:hAnsi="Times New Roman"/>
          <w:color w:val="191919"/>
          <w:sz w:val="18"/>
          <w:szCs w:val="18"/>
        </w:rPr>
        <w:t xml:space="preserve">l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 xml:space="preserve">s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specifie</w:t>
      </w:r>
      <w:r>
        <w:rPr>
          <w:rFonts w:ascii="Times New Roman" w:hAnsi="Times New Roman"/>
          <w:color w:val="191919"/>
          <w:sz w:val="18"/>
          <w:szCs w:val="18"/>
        </w:rPr>
        <w:t xml:space="preserve">d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 xml:space="preserve">n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 xml:space="preserve">e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Universit</w:t>
      </w:r>
      <w:r>
        <w:rPr>
          <w:rFonts w:ascii="Times New Roman" w:hAnsi="Times New Roman"/>
          <w:color w:val="191919"/>
          <w:sz w:val="18"/>
          <w:szCs w:val="18"/>
        </w:rPr>
        <w:t xml:space="preserve">y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Syste</w:t>
      </w:r>
      <w:r>
        <w:rPr>
          <w:rFonts w:ascii="Times New Roman" w:hAnsi="Times New Roman"/>
          <w:color w:val="191919"/>
          <w:sz w:val="18"/>
          <w:szCs w:val="18"/>
        </w:rPr>
        <w:t xml:space="preserve">m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 xml:space="preserve">f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Geo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gi</w:t>
      </w:r>
      <w:r>
        <w:rPr>
          <w:rFonts w:ascii="Times New Roman" w:hAnsi="Times New Roman"/>
          <w:color w:val="191919"/>
          <w:sz w:val="18"/>
          <w:szCs w:val="18"/>
        </w:rPr>
        <w:t xml:space="preserve">a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Boar</w:t>
      </w:r>
      <w:r>
        <w:rPr>
          <w:rFonts w:ascii="Times New Roman" w:hAnsi="Times New Roman"/>
          <w:color w:val="191919"/>
          <w:sz w:val="18"/>
          <w:szCs w:val="18"/>
        </w:rPr>
        <w:t xml:space="preserve">d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 xml:space="preserve">f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Regent</w:t>
      </w:r>
      <w:r>
        <w:rPr>
          <w:rFonts w:ascii="Times New Roman" w:hAnsi="Times New Roman"/>
          <w:color w:val="191919"/>
          <w:sz w:val="18"/>
          <w:szCs w:val="18"/>
        </w:rPr>
        <w:t xml:space="preserve">s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Policy</w:t>
      </w:r>
      <w:r>
        <w:rPr>
          <w:rFonts w:ascii="Times New Roman" w:hAnsi="Times New Roman"/>
          <w:color w:val="191919"/>
          <w:sz w:val="18"/>
          <w:szCs w:val="18"/>
        </w:rPr>
        <w:t xml:space="preserve">;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Sectio</w:t>
      </w:r>
      <w:r>
        <w:rPr>
          <w:rFonts w:ascii="Times New Roman" w:hAnsi="Times New Roman"/>
          <w:color w:val="191919"/>
          <w:sz w:val="18"/>
          <w:szCs w:val="18"/>
        </w:rPr>
        <w:t xml:space="preserve">n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402.010</w:t>
      </w:r>
      <w:r>
        <w:rPr>
          <w:rFonts w:ascii="Times New Roman" w:hAnsi="Times New Roman"/>
          <w:color w:val="191919"/>
          <w:sz w:val="18"/>
          <w:szCs w:val="18"/>
        </w:rPr>
        <w:t xml:space="preserve">1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 xml:space="preserve">r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havin</w:t>
      </w:r>
      <w:r>
        <w:rPr>
          <w:rFonts w:ascii="Times New Roman" w:hAnsi="Times New Roman"/>
          <w:color w:val="191919"/>
          <w:sz w:val="18"/>
          <w:szCs w:val="18"/>
        </w:rPr>
        <w:t xml:space="preserve">g </w:t>
      </w:r>
      <w:proofErr w:type="spellStart"/>
      <w:r>
        <w:rPr>
          <w:rFonts w:ascii="Times New Roman" w:hAnsi="Times New Roman"/>
          <w:color w:val="191919"/>
          <w:spacing w:val="-2"/>
          <w:sz w:val="18"/>
          <w:szCs w:val="18"/>
        </w:rPr>
        <w:t>satis</w:t>
      </w:r>
      <w:proofErr w:type="spellEnd"/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- </w:t>
      </w:r>
      <w:proofErr w:type="spellStart"/>
      <w:r>
        <w:rPr>
          <w:rFonts w:ascii="Times New Roman" w:hAnsi="Times New Roman"/>
          <w:color w:val="191919"/>
          <w:spacing w:val="-2"/>
          <w:sz w:val="18"/>
          <w:szCs w:val="18"/>
        </w:rPr>
        <w:t>factoril</w:t>
      </w:r>
      <w:r>
        <w:rPr>
          <w:rFonts w:ascii="Times New Roman" w:hAnsi="Times New Roman"/>
          <w:color w:val="191919"/>
          <w:sz w:val="18"/>
          <w:szCs w:val="18"/>
        </w:rPr>
        <w:t>y</w:t>
      </w:r>
      <w:proofErr w:type="spellEnd"/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complete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GED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havin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earne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fewe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tha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3</w:t>
      </w:r>
      <w:r>
        <w:rPr>
          <w:rFonts w:ascii="Times New Roman" w:hAnsi="Times New Roman"/>
          <w:color w:val="191919"/>
          <w:sz w:val="18"/>
          <w:szCs w:val="18"/>
        </w:rPr>
        <w:t>0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transferabl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semeste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credi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hour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havin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no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attende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colleg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wi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pas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five year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(o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goo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standin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las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colleg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attende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admitte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colleg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non-traditiona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student).</w:t>
      </w:r>
    </w:p>
    <w:p w:rsidR="00C11F2C" w:rsidRDefault="00C11F2C" w:rsidP="00C11F2C">
      <w:pPr>
        <w:widowControl w:val="0"/>
        <w:autoSpaceDE w:val="0"/>
        <w:autoSpaceDN w:val="0"/>
        <w:adjustRightInd w:val="0"/>
        <w:spacing w:before="16"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49" w:lineRule="auto"/>
        <w:ind w:left="1020" w:right="91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Alban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Stat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Universit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recognize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tha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students</w:t>
      </w:r>
      <w:r>
        <w:rPr>
          <w:rFonts w:ascii="Times New Roman" w:hAnsi="Times New Roman"/>
          <w:color w:val="191919"/>
          <w:sz w:val="18"/>
          <w:szCs w:val="18"/>
        </w:rPr>
        <w:t>’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need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toda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canno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me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wit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yesterday'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responses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6"/>
          <w:sz w:val="18"/>
          <w:szCs w:val="18"/>
        </w:rPr>
        <w:t>W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proofErr w:type="spellStart"/>
      <w:r>
        <w:rPr>
          <w:rFonts w:ascii="Times New Roman" w:hAnsi="Times New Roman"/>
          <w:color w:val="191919"/>
          <w:spacing w:val="-2"/>
          <w:sz w:val="18"/>
          <w:szCs w:val="18"/>
        </w:rPr>
        <w:t>ca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no</w:t>
      </w:r>
      <w:r>
        <w:rPr>
          <w:rFonts w:ascii="Times New Roman" w:hAnsi="Times New Roman"/>
          <w:color w:val="191919"/>
          <w:sz w:val="18"/>
          <w:szCs w:val="18"/>
        </w:rPr>
        <w:t>t</w:t>
      </w:r>
      <w:proofErr w:type="spellEnd"/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ignor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isparitie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that exis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betwee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ag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groups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particularl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thos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2</w:t>
      </w:r>
      <w:r>
        <w:rPr>
          <w:rFonts w:ascii="Times New Roman" w:hAnsi="Times New Roman"/>
          <w:color w:val="191919"/>
          <w:sz w:val="18"/>
          <w:szCs w:val="18"/>
        </w:rPr>
        <w:t>5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olde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>r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Jus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addin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weeken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progra</w:t>
      </w:r>
      <w:r>
        <w:rPr>
          <w:rFonts w:ascii="Times New Roman" w:hAnsi="Times New Roman"/>
          <w:color w:val="191919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withou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adequat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suppor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service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wil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continu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ad- </w:t>
      </w:r>
      <w:proofErr w:type="spellStart"/>
      <w:r>
        <w:rPr>
          <w:rFonts w:ascii="Times New Roman" w:hAnsi="Times New Roman"/>
          <w:color w:val="191919"/>
          <w:spacing w:val="-2"/>
          <w:sz w:val="18"/>
          <w:szCs w:val="18"/>
        </w:rPr>
        <w:t>versel</w:t>
      </w:r>
      <w:r>
        <w:rPr>
          <w:rFonts w:ascii="Times New Roman" w:hAnsi="Times New Roman"/>
          <w:color w:val="191919"/>
          <w:sz w:val="18"/>
          <w:szCs w:val="18"/>
        </w:rPr>
        <w:t>y</w:t>
      </w:r>
      <w:proofErr w:type="spellEnd"/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impac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institution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tha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no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conside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specifi</w:t>
      </w:r>
      <w:r>
        <w:rPr>
          <w:rFonts w:ascii="Times New Roman" w:hAnsi="Times New Roman"/>
          <w:color w:val="191919"/>
          <w:sz w:val="18"/>
          <w:szCs w:val="18"/>
        </w:rPr>
        <w:t>c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need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wh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enrol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thes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programs.</w:t>
      </w:r>
    </w:p>
    <w:p w:rsidR="00C11F2C" w:rsidRDefault="00C11F2C" w:rsidP="00C11F2C">
      <w:pPr>
        <w:widowControl w:val="0"/>
        <w:autoSpaceDE w:val="0"/>
        <w:autoSpaceDN w:val="0"/>
        <w:adjustRightInd w:val="0"/>
        <w:spacing w:before="16"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49" w:lineRule="auto"/>
        <w:ind w:left="1020" w:right="91" w:firstLine="43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Stat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Universit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provide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sam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hig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qualit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service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extende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da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students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Thi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doe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no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mea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tha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eac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are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ha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full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sta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fed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but i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nee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arises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service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wil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available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WE</w:t>
      </w:r>
      <w:r>
        <w:rPr>
          <w:rFonts w:ascii="Times New Roman" w:hAnsi="Times New Roman"/>
          <w:color w:val="191919"/>
          <w:sz w:val="18"/>
          <w:szCs w:val="18"/>
        </w:rPr>
        <w:t>U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pa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sam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tuitio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fee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pai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da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the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serv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sam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proofErr w:type="spellStart"/>
      <w:r>
        <w:rPr>
          <w:rFonts w:ascii="Times New Roman" w:hAnsi="Times New Roman"/>
          <w:color w:val="191919"/>
          <w:spacing w:val="-2"/>
          <w:sz w:val="18"/>
          <w:szCs w:val="18"/>
        </w:rPr>
        <w:t>serv</w:t>
      </w:r>
      <w:proofErr w:type="spellEnd"/>
      <w:r>
        <w:rPr>
          <w:rFonts w:ascii="Times New Roman" w:hAnsi="Times New Roman"/>
          <w:color w:val="191919"/>
          <w:spacing w:val="-2"/>
          <w:sz w:val="18"/>
          <w:szCs w:val="18"/>
        </w:rPr>
        <w:t>- ices.</w:t>
      </w:r>
    </w:p>
    <w:p w:rsidR="00C11F2C" w:rsidRDefault="00C11F2C" w:rsidP="00C11F2C">
      <w:pPr>
        <w:widowControl w:val="0"/>
        <w:autoSpaceDE w:val="0"/>
        <w:autoSpaceDN w:val="0"/>
        <w:adjustRightInd w:val="0"/>
        <w:spacing w:before="16"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49" w:lineRule="auto"/>
        <w:ind w:left="1020" w:right="8472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Healt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Services Financia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Ai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Security Academi</w:t>
      </w:r>
      <w:r>
        <w:rPr>
          <w:rFonts w:ascii="Times New Roman" w:hAnsi="Times New Roman"/>
          <w:color w:val="191919"/>
          <w:sz w:val="18"/>
          <w:szCs w:val="18"/>
        </w:rPr>
        <w:t>c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Records Compute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Access Advisemen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Counseling 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utoria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Assistance</w:t>
      </w: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before="15" w:after="0" w:line="260" w:lineRule="exact"/>
        <w:rPr>
          <w:rFonts w:ascii="Times New Roman" w:hAnsi="Times New Roman"/>
          <w:color w:val="000000"/>
          <w:sz w:val="26"/>
          <w:szCs w:val="26"/>
        </w:rPr>
      </w:pPr>
    </w:p>
    <w:p w:rsidR="00C11F2C" w:rsidRDefault="00C11F2C" w:rsidP="006C6320">
      <w:pPr>
        <w:widowControl w:val="0"/>
        <w:tabs>
          <w:tab w:val="left" w:pos="4300"/>
        </w:tabs>
        <w:autoSpaceDE w:val="0"/>
        <w:autoSpaceDN w:val="0"/>
        <w:adjustRightInd w:val="0"/>
        <w:spacing w:after="0" w:line="451" w:lineRule="exact"/>
        <w:ind w:left="107"/>
        <w:rPr>
          <w:rFonts w:ascii="Times New Roman" w:hAnsi="Times New Roman"/>
          <w:color w:val="000000"/>
          <w:sz w:val="20"/>
          <w:szCs w:val="20"/>
        </w:rPr>
        <w:sectPr w:rsidR="00C11F2C">
          <w:pgSz w:w="12240" w:h="15840"/>
          <w:pgMar w:top="420" w:right="600" w:bottom="280" w:left="420" w:header="720" w:footer="720" w:gutter="0"/>
          <w:cols w:space="720"/>
        </w:sectPr>
      </w:pPr>
      <w:r>
        <w:rPr>
          <w:rFonts w:ascii="Century Gothic" w:hAnsi="Century Gothic" w:cs="Century Gothic"/>
          <w:b/>
          <w:bCs/>
          <w:color w:val="191919"/>
          <w:position w:val="2"/>
          <w:sz w:val="36"/>
          <w:szCs w:val="36"/>
        </w:rPr>
        <w:tab/>
      </w:r>
      <w:r>
        <w:rPr>
          <w:rFonts w:ascii="Times New Roman" w:hAnsi="Times New Roman"/>
          <w:color w:val="191919"/>
          <w:position w:val="-5"/>
          <w:sz w:val="20"/>
          <w:szCs w:val="20"/>
        </w:rPr>
        <w:t>2008-2012 Unde</w:t>
      </w:r>
      <w:r>
        <w:rPr>
          <w:rFonts w:ascii="Times New Roman" w:hAnsi="Times New Roman"/>
          <w:color w:val="191919"/>
          <w:spacing w:val="-4"/>
          <w:position w:val="-5"/>
          <w:sz w:val="20"/>
          <w:szCs w:val="20"/>
        </w:rPr>
        <w:t>r</w:t>
      </w:r>
      <w:r>
        <w:rPr>
          <w:rFonts w:ascii="Times New Roman" w:hAnsi="Times New Roman"/>
          <w:color w:val="191919"/>
          <w:position w:val="-5"/>
          <w:sz w:val="20"/>
          <w:szCs w:val="20"/>
        </w:rPr>
        <w:t xml:space="preserve">graduate </w:t>
      </w:r>
      <w:proofErr w:type="gramStart"/>
      <w:r>
        <w:rPr>
          <w:rFonts w:ascii="Times New Roman" w:hAnsi="Times New Roman"/>
          <w:color w:val="191919"/>
          <w:position w:val="-5"/>
          <w:sz w:val="20"/>
          <w:szCs w:val="20"/>
        </w:rPr>
        <w:t>Catalog</w:t>
      </w:r>
      <w:proofErr w:type="gramEnd"/>
    </w:p>
    <w:p w:rsidR="00663253" w:rsidRDefault="00CC470F">
      <w:pPr>
        <w:sectPr w:rsidR="00663253" w:rsidSect="00946B9C">
          <w:pgSz w:w="12240" w:h="15840"/>
          <w:pgMar w:top="1440" w:right="1800" w:bottom="1440" w:left="1800" w:header="720" w:footer="720" w:gutter="0"/>
          <w:cols w:space="720"/>
          <w:docGrid w:linePitch="360"/>
        </w:sectPr>
      </w:pPr>
      <w:r w:rsidRPr="00CC470F">
        <w:rPr>
          <w:noProof/>
          <w:sz w:val="20"/>
          <w:szCs w:val="20"/>
          <w:lang w:eastAsia="zh-CN"/>
        </w:rPr>
        <w:lastRenderedPageBreak/>
        <w:pict>
          <v:group id="_x0000_s5259" style="position:absolute;margin-left:366.5pt;margin-top:-72.05pt;width:156.05pt;height:795.85pt;z-index:-251596800" coordorigin="9121,-62" coordsize="3121,15917">
            <v:group id="Group 2735" o:spid="_x0000_s5260" style="position:absolute;left:9121;top:-62;width:3121;height:15917;mso-position-horizontal-relative:page;mso-position-vertical-relative:page" coordorigin="9119" coordsize="3121,158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" o:allowincell="f">
              <v:rect id="Rectangle 2736" o:spid="_x0000_s5261" style="position:absolute;left:11160;width:1080;height:251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hVgcsYA&#10;AADdAAAADwAAAGRycy9kb3ducmV2LnhtbESPT2vCQBTE70K/w/IK3nRTwahpNlIKFfHS+qf0+pp9&#10;TUKzb8PuauK3dwsFj8PM/IbJ14NpxYWcbywreJomIIhLqxuuFJyOb5MlCB+QNbaWScGVPKyLh1GO&#10;mbY97+lyCJWIEPYZKqhD6DIpfVmTQT+1HXH0fqwzGKJ0ldQO+wg3rZwlSSoNNhwXauzotaby93A2&#10;Cno30HxT6fdluvs8rr6+F9h9OKXGj8PLM4hAQ7iH/9tbrSBdzFbw9yY+AVnc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hVgcsYAAADdAAAADwAAAAAAAAAAAAAAAACYAgAAZHJz&#10;L2Rvd25yZXYueG1sUEsFBgAAAAAEAAQA9QAAAIsDAAAAAA==&#10;" fillcolor="#474747" stroked="f">
                <v:path arrowok="t"/>
              </v:rect>
              <v:rect id="Rectangle 2737" o:spid="_x0000_s5262" style="position:absolute;left:11160;top:4294;width:1080;height:11545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vZfMsMA&#10;AADdAAAADwAAAGRycy9kb3ducmV2LnhtbERPy2rCQBTdC/7DcIXudFKlUdNMpAiW0o2vFre3mdsk&#10;NHMnzExN+vedheDycN75ZjCtuJLzjWUFj7MEBHFpdcOVgo/zbroC4QOyxtYyKfgjD5tiPMox07bn&#10;I11PoRIxhH2GCuoQukxKX9Zk0M9sRxy5b+sMhghdJbXDPoabVs6TJJUGG44NNXa0ran8Of0aBb0b&#10;6Om10vtV+v55Xl++ltgdnFIPk+HlGUSgIdzFN/ebVpAuF3F/fBOfgCz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vZfMsMAAADdAAAADwAAAAAAAAAAAAAAAACYAgAAZHJzL2Rv&#10;d25yZXYueG1sUEsFBgAAAAAEAAQA9QAAAIgDAAAAAA==&#10;" fillcolor="#dcdcdc" stroked="f">
                <v:path arrowok="t"/>
              </v:rect>
              <v:rect id="Rectangle 2738" o:spid="_x0000_s5263" style="position:absolute;left:11160;top:2513;width:1080;height:178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yVx8McA&#10;AADdAAAADwAAAGRycy9kb3ducmV2LnhtbESPQWvCQBSE74X+h+UVvBTdJIKV6CpSFATpIVol3h7Z&#10;ZxKafRuyq8Z/3y0UPA4z8w0zX/amETfqXG1ZQTyKQBAXVtdcKvg+bIZTEM4ja2wsk4IHOVguXl/m&#10;mGp754xue1+KAGGXooLK+zaV0hUVGXQj2xIH72I7gz7IrpS6w3uAm0YmUTSRBmsOCxW29FlR8bO/&#10;GgXrJF9ddk3WZl8mP8aUmPfifFJq8NavZiA89f4Z/m9vtYLJxziGvzfhCcjF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clcfDHAAAA3QAAAA8AAAAAAAAAAAAAAAAAmAIAAGRy&#10;cy9kb3ducmV2LnhtbFBLBQYAAAAABAAEAPUAAACMAwAAAAA=&#10;" fillcolor="#d8d8d8 [2732]" stroked="f">
                <v:path arrowok="t"/>
              </v:rect>
              <v:rect id="_x0000_s5264" style="position:absolute;left:9159;top:393;width:2320;height:39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CrutMcA&#10;AADdAAAADwAAAGRycy9kb3ducmV2LnhtbESPQWvCQBSE74X+h+UVequbpJhK6iqlUKniJamX3l6y&#10;zySYfRuy25j+e1cQPA4z8w2zXE+mEyMNrrWsIJ5FIIgrq1uuFRx+vl4WIJxH1thZJgX/5GC9enxY&#10;YqbtmXMaC1+LAGGXoYLG+z6T0lUNGXQz2xMH72gHgz7IoZZ6wHOAm04mUZRKgy2HhQZ7+myoOhV/&#10;RkG53ed+sztsxkVZ950tf+O9nSv1/DR9vIPwNPl7+Nb+1grSt9cErm/CE5CrC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Qq7rTHAAAA3QAAAA8AAAAAAAAAAAAAAAAAmAIAAGRy&#10;cy9kb3ducmV2LnhtbFBLBQYAAAAABAAEAPUAAACMAwAAAAA=&#10;" stroked="f">
                <v:path arrowok="t"/>
              </v:rect>
              <v:rect id="Rectangle 2740" o:spid="_x0000_s5265" style="position:absolute;left:9139;top:373;width:2360;height:43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zTa8MgA&#10;AADdAAAADwAAAGRycy9kb3ducmV2LnhtbESPT2vCQBTE74V+h+UVvBTdqBht6ipVkHqq+Aekt9fs&#10;a5I2+zbsrjH99m6h0OMwM79h5svO1KIl5yvLCoaDBARxbnXFhYLTcdOfgfABWWNtmRT8kIfl4v5u&#10;jpm2V95TewiFiBD2GSooQ2gyKX1ekkE/sA1x9D6tMxiidIXUDq8Rbmo5SpJUGqw4LpTY0Lqk/Ptw&#10;MQq+zq9u9fQ+2e3yj7rdUPqWDKePSvUeupdnEIG68B/+a2+1gnQ6HsPvm/gE5OIG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HNNrwyAAAAN0AAAAPAAAAAAAAAAAAAAAAAJgCAABk&#10;cnMvZG93bnJldi54bWxQSwUGAAAAAAQABAD1AAAAjQMAAAAA&#10;" filled="f" strokecolor="#a3a3a3" strokeweight="2pt">
                <v:path arrowok="t"/>
              </v:rect>
              <v:rect id="Rectangle 2741" o:spid="_x0000_s5266" style="position:absolute;left:11145;top:2485;width:1094;height: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2hoZsgA&#10;AADdAAAADwAAAGRycy9kb3ducmV2LnhtbESPQWvCQBSE74X+h+UVeil1EytaYjZSSis9iFirB2+P&#10;7DMJZt+m2dXEf+8KgsdhZr5h0llvanGi1lWWFcSDCARxbnXFhYLN3/frOwjnkTXWlknBmRzMsseH&#10;FBNtO/6l09oXIkDYJaig9L5JpHR5SQbdwDbEwdvb1qAPsi2kbrELcFPLYRSNpcGKw0KJDX2WlB/W&#10;R6Ngvjwvhi+HeBt/9V21Ge3+i9UElXp+6j+mIDz1/h6+tX+0gvHkbQTXN+EJyOwC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faGhmyAAAAN0AAAAPAAAAAAAAAAAAAAAAAJgCAABk&#10;cnMvZG93bnJldi54bWxQSwUGAAAAAAQABAD1AAAAjQMAAAAA&#10;" fillcolor="#191919" stroked="f">
                <v:path arrowok="t"/>
              </v:rect>
              <v:rect id="Rectangle 2742" o:spid="_x0000_s5267" style="position:absolute;left:11145;top:4285;width:1094;height: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CTN/cgA&#10;AADdAAAADwAAAGRycy9kb3ducmV2LnhtbESPQWvCQBSE70L/w/IKXqRuYmssqasUUfEg0lp76O2R&#10;fU2C2bcxu5r477sFweMwM98w03lnKnGhxpWWFcTDCARxZnXJuYLD1+rpFYTzyBory6TgSg7ms4fe&#10;FFNtW/6ky97nIkDYpaig8L5OpXRZQQbd0NbEwfu1jUEfZJNL3WAb4KaSoyhKpMGSw0KBNS0Kyo77&#10;s1Gw3l23o8Ex/o6XXVseXn5O+ccEleo/du9vIDx1/h6+tTdaQTJ5HsP/m/AE5OwP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wJM39yAAAAN0AAAAPAAAAAAAAAAAAAAAAAJgCAABk&#10;cnMvZG93bnJldi54bWxQSwUGAAAAAAQABAD1AAAAjQMAAAAA&#10;" fillcolor="#191919" stroked="f">
                <v:path arrowok="t"/>
              </v:rect>
              <v:group id="Group 2743" o:spid="_x0000_s5268" style="position:absolute;left:11145;top:6105;width:1967;height:0" coordorigin="11145,6105" coordsize="1967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b9lLPxgAAAN0A&#10;AAAPAAAAAAAAAAAAAAAAAKoCAABkcnMvZG93bnJldi54bWxQSwUGAAAAAAQABAD6AAAAnQMAAAAA&#10;">
                <v:shape id="Freeform 2744" o:spid="_x0000_s5269" style="position:absolute;left:11145;top:6105;width:1967;height:0;visibility:visible;mso-wrap-style:square;v-text-anchor:top" coordsize="196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hilLcYA&#10;AADdAAAADwAAAGRycy9kb3ducmV2LnhtbESPT4vCMBTE78J+h/AWvMiaruIfqlEWQfAkq25Bb4/m&#10;2Rabl9LEWv30ZkHwOMzMb5j5sjWlaKh2hWUF3/0IBHFqdcGZgr/D+msKwnlkjaVlUnAnB8vFR2eO&#10;sbY33lGz95kIEHYxKsi9r2IpXZqTQde3FXHwzrY26IOsM6lrvAW4KeUgisbSYMFhIceKVjmll/3V&#10;KJiWoyFR8nvqNcljux41x3uaHJXqfrY/MxCeWv8Ov9obrWA8GU7g/014AnLxB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hilLcYAAADdAAAADwAAAAAAAAAAAAAAAACYAgAAZHJz&#10;L2Rvd25yZXYueG1sUEsFBgAAAAAEAAQA9QAAAIsDAAAAAA==&#10;" path="m1094,l,e" filled="f" strokecolor="#191919" strokeweight="2pt">
                  <v:path arrowok="t" o:connecttype="custom" o:connectlocs="1094,0;0,0" o:connectangles="0,0"/>
                </v:shape>
                <v:shape id="Freeform 2745" o:spid="_x0000_s5270" style="position:absolute;left:11145;top:6105;width:1967;height:0;visibility:visible;mso-wrap-style:square;v-text-anchor:top" coordsize="196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4cxX8MA&#10;AADdAAAADwAAAGRycy9kb3ducmV2LnhtbERPy4rCMBTdD/gP4QpuBk1H8UE1igwIrsRRC7q7NNe2&#10;2NyUJtbq15vFgMvDeS9WrSlFQ7UrLCv4GUQgiFOrC84UnI6b/gyE88gaS8uk4EkOVsvO1wJjbR/8&#10;R83BZyKEsItRQe59FUvp0pwMuoGtiAN3tbVBH2CdSV3jI4SbUg6jaCINFhwacqzoN6f0drgbBbNy&#10;PCJK9pfvJnntNuPm/EyTs1K9brueg/DU+o/4373VCibTUZgb3oQnIJd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4cxX8MAAADdAAAADwAAAAAAAAAAAAAAAACYAgAAZHJzL2Rv&#10;d25yZXYueG1sUEsFBgAAAAAEAAQA9QAAAIgDAAAAAA==&#10;" path="m,l1094,e" filled="f" strokecolor="#191919" strokeweight="2pt">
                  <v:path arrowok="t" o:connecttype="custom" o:connectlocs="0,0;1094,0" o:connectangles="0,0"/>
                </v:shape>
              </v:group>
              <v:group id="Group 2746" o:spid="_x0000_s5271" style="position:absolute;left:11145;top:7905;width:1953;height:0" coordorigin="11145,7905" coordsize="1953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qaca9xgAAAN0A&#10;AAAPAAAAAAAAAAAAAAAAAKoCAABkcnMvZG93bnJldi54bWxQSwUGAAAAAAQABAD6AAAAnQMAAAAA&#10;">
                <v:shape id="Freeform 2747" o:spid="_x0000_s5272" style="position:absolute;left:11145;top:7905;width:1953;height:0;visibility:visible;mso-wrap-style:square;v-text-anchor:top" coordsize="1953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bzAtcAA&#10;AADdAAAADwAAAGRycy9kb3ducmV2LnhtbERPy6rCMBDdX/AfwghuRFPFZzWKCIobER8Ll2MztsVm&#10;Upqo9e/NQrjLw3nPl7UpxIsql1tW0OtGIIgTq3NOFVzOm84EhPPIGgvLpOBDDpaLxt8cY23ffKTX&#10;yacihLCLUUHmfRlL6ZKMDLquLYkDd7eVQR9glUpd4TuEm0L2o2gkDeYcGjIsaZ1R8jg9jYJre3M3&#10;kZsO24ct3eg80M9Vsleq1axXMxCeav8v/rl3WsFoPAj7w5vwBOTiC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UbzAtcAAAADdAAAADwAAAAAAAAAAAAAAAACYAgAAZHJzL2Rvd25y&#10;ZXYueG1sUEsFBgAAAAAEAAQA9QAAAIUDAAAAAA==&#10;" path="m1094,l,e" filled="f" strokecolor="#191919" strokeweight="2pt">
                  <v:path arrowok="t" o:connecttype="custom" o:connectlocs="1094,0;0,0" o:connectangles="0,0"/>
                </v:shape>
                <v:shape id="Freeform 2748" o:spid="_x0000_s5273" style="position:absolute;left:11145;top:7905;width:1953;height:0;visibility:visible;mso-wrap-style:square;v-text-anchor:top" coordsize="1953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vBlLscA&#10;AADdAAAADwAAAGRycy9kb3ducmV2LnhtbESPT2vCQBTE7wW/w/KEXsRsLFbbNKuIEOmllKoHj6/Z&#10;lz+YfRuyGxO/fbdQ6HGYmd8w6XY0jbhR52rLChZRDII4t7rmUsH5lM1fQDiPrLGxTAru5GC7mTyk&#10;mGg78Bfdjr4UAcIuQQWV920ipcsrMugi2xIHr7CdQR9kV0rd4RDgppFPcbySBmsOCxW2tK8ovx57&#10;o+AyywoTu9fn2eeBvum01P0u/1DqcTru3kB4Gv1/+K/9rhWs1ssF/L4JT0Buf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7wZS7HAAAA3QAAAA8AAAAAAAAAAAAAAAAAmAIAAGRy&#10;cy9kb3ducmV2LnhtbFBLBQYAAAAABAAEAPUAAACMAwAAAAA=&#10;" path="m,l1094,e" filled="f" strokecolor="#191919" strokeweight="2pt">
                  <v:path arrowok="t" o:connecttype="custom" o:connectlocs="0,0;1094,0" o:connectangles="0,0"/>
                </v:shape>
              </v:group>
              <v:group id="Group 2749" o:spid="_x0000_s5274" style="position:absolute;left:11145;top:9705;width:1967;height:0" coordorigin="11145,9705" coordsize="1967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vMsnsccAAADd&#10;AAAADwAAAAAAAAAAAAAAAACqAgAAZHJzL2Rvd25yZXYueG1sUEsFBgAAAAAEAAQA+gAAAJ4DAAAA&#10;AA==&#10;">
                <v:shape id="Freeform 2750" o:spid="_x0000_s5275" style="position:absolute;left:11145;top:9705;width:1967;height:0;visibility:visible;mso-wrap-style:square;v-text-anchor:top" coordsize="196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SXQU8cA&#10;AADdAAAADwAAAGRycy9kb3ducmV2LnhtbESPQWvCQBSE7wX/w/KEXorZWBsNqatIQehJrBqwt0f2&#10;NQnNvg3ZbYz99a5Q6HGYmW+Y5Xowjeipc7VlBdMoBkFcWF1zqeB03E5SEM4ja2wsk4IrOVivRg9L&#10;zLS98Af1B1+KAGGXoYLK+zaT0hUVGXSRbYmD92U7gz7IrpS6w0uAm0Y+x/FcGqw5LFTY0ltFxffh&#10;xyhIm2RGlO8/n/r8d7dN+vO1yM9KPY6HzSsIT4P/D/+137WC+eJlBvc34QnI1Q0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0l0FPHAAAA3QAAAA8AAAAAAAAAAAAAAAAAmAIAAGRy&#10;cy9kb3ducmV2LnhtbFBLBQYAAAAABAAEAPUAAACMAwAAAAA=&#10;" path="m1094,l,e" filled="f" strokecolor="#191919" strokeweight="2pt">
                  <v:path arrowok="t" o:connecttype="custom" o:connectlocs="1094,0;0,0" o:connectangles="0,0"/>
                </v:shape>
                <v:shape id="Freeform 2751" o:spid="_x0000_s5276" style="position:absolute;left:11145;top:9705;width:1967;height:0;visibility:visible;mso-wrap-style:square;v-text-anchor:top" coordsize="196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sxIJ8gA&#10;AADdAAAADwAAAGRycy9kb3ducmV2LnhtbESPT2vCQBTE70K/w/IKvYhuao1KdJUiCD2VahvQ2yP7&#10;TILZtyG7zZ9++m6h4HGYmd8wm11vKtFS40rLCp6nEQjizOqScwVfn4fJCoTzyBory6RgIAe77cNo&#10;g4m2HR+pPflcBAi7BBUU3teJlC4ryKCb2po4eFfbGPRBNrnUDXYBbio5i6KFNFhyWCiwpn1B2e30&#10;bRSsqviFKP24jNv05/0Qt+chS89KPT32r2sQnnp/D/+337SCxXI+h7834QnI7S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izEgnyAAAAN0AAAAPAAAAAAAAAAAAAAAAAJgCAABk&#10;cnMvZG93bnJldi54bWxQSwUGAAAAAAQABAD1AAAAjQMAAAAA&#10;" path="m,l1094,e" filled="f" strokecolor="#191919" strokeweight="2pt">
                  <v:path arrowok="t" o:connecttype="custom" o:connectlocs="0,0;1094,0" o:connectangles="0,0"/>
                </v:shape>
              </v:group>
              <v:group id="Group 2752" o:spid="_x0000_s5277" style="position:absolute;left:11145;top:11505;width:1967;height:0" coordorigin="11145,11505" coordsize="1967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MyK/xccAAADd&#10;AAAADwAAAAAAAAAAAAAAAACqAgAAZHJzL2Rvd25yZXYueG1sUEsFBgAAAAAEAAQA+gAAAJ4DAAAA&#10;AA==&#10;">
                <v:shape id="Freeform 2753" o:spid="_x0000_s5278" style="position:absolute;left:11145;top:11505;width:1967;height:0;visibility:visible;mso-wrap-style:square;v-text-anchor:top" coordsize="196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VJzy8gA&#10;AADdAAAADwAAAGRycy9kb3ducmV2LnhtbESPS2vDMBCE74X+B7GFXEosNw/HuFFCKQR6Ks3DkNwW&#10;a2ubWitjqY6TX18VAjkOM/MNs1wPphE9da62rOAlikEQF1bXXCo47DfjFITzyBoby6TgQg7Wq8eH&#10;JWbannlL/c6XIkDYZaig8r7NpHRFRQZdZFvi4H3bzqAPsiul7vAc4KaRkzhOpMGaw0KFLb1XVPzs&#10;fo2CtJlPifKv03OfXz838/54KfKjUqOn4e0VhKfB38O39odWkCxmCfy/CU9Arv4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9UnPLyAAAAN0AAAAPAAAAAAAAAAAAAAAAAJgCAABk&#10;cnMvZG93bnJldi54bWxQSwUGAAAAAAQABAD1AAAAjQMAAAAA&#10;" path="m1094,l,e" filled="f" strokecolor="#191919" strokeweight="2pt">
                  <v:path arrowok="t" o:connecttype="custom" o:connectlocs="1094,0;0,0" o:connectangles="0,0"/>
                </v:shape>
                <v:shape id="Freeform 2754" o:spid="_x0000_s5279" style="position:absolute;left:11145;top:11505;width:1967;height:0;visibility:visible;mso-wrap-style:square;v-text-anchor:top" coordsize="196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h7WUMYA&#10;AADdAAAADwAAAGRycy9kb3ducmV2LnhtbESPT2vCQBTE70K/w/IEL6Kb+p/UVUpB8FTUNqC3R/Y1&#10;CWbfhuwao5++Kwgeh5n5DbNct6YUDdWusKzgfRiBIE6tLjhT8PuzGSxAOI+ssbRMCm7kYL166ywx&#10;1vbKe2oOPhMBwi5GBbn3VSylS3My6Ia2Ig7en60N+iDrTOoarwFuSjmKopk0WHBYyLGir5zS8+Fi&#10;FCzK6Zgo2Z36TXL/3kyb4y1Njkr1uu3nBwhPrX+Fn+2tVjCbT+bweBOegFz9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h7WUMYAAADdAAAADwAAAAAAAAAAAAAAAACYAgAAZHJz&#10;L2Rvd25yZXYueG1sUEsFBgAAAAAEAAQA9QAAAIsDAAAAAA==&#10;" path="m,l1094,e" filled="f" strokecolor="#191919" strokeweight="2pt">
                  <v:path arrowok="t" o:connecttype="custom" o:connectlocs="0,0;1094,0" o:connectangles="0,0"/>
                </v:shape>
              </v:group>
              <v:group id="Group 2755" o:spid="_x0000_s5280" style="position:absolute;left:11145;top:13305;width:1939;height:0" coordorigin="11145,13305" coordsize="1939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3SMQW8QAAADdAAAA&#10;DwAAAAAAAAAAAAAAAACqAgAAZHJzL2Rvd25yZXYueG1sUEsFBgAAAAAEAAQA+gAAAJsDAAAAAA==&#10;">
                <v:shape id="Freeform 2756" o:spid="_x0000_s5281" style="position:absolute;left:11145;top:13305;width:1939;height:0;visibility:visible;mso-wrap-style:square;v-text-anchor:top" coordsize="193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SQpZccA&#10;AADdAAAADwAAAGRycy9kb3ducmV2LnhtbESP3WrCQBSE74W+w3IKvRHdRKw/0VVEWrAUxKgPcMge&#10;k2j2bMxuY/r23UKhl8PMN8Ms152pREuNKy0riIcRCOLM6pJzBefT+2AGwnlkjZVlUvBNDtarp94S&#10;E20fnFJ79LkIJewSVFB4XydSuqwgg25oa+LgXWxj0AfZ5FI3+AjlppKjKJpIgyWHhQJr2haU3Y5f&#10;RsEkHe3j6/317ar7n5v2FB/u6cdBqZfnbrMA4anz/+E/eqcDNx3P4fdNeAJy9Q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kkKWXHAAAA3QAAAA8AAAAAAAAAAAAAAAAAmAIAAGRy&#10;cy9kb3ducmV2LnhtbFBLBQYAAAAABAAEAPUAAACMAwAAAAA=&#10;" path="m1094,l,e" filled="f" strokecolor="#191919" strokeweight="2pt">
                  <v:path arrowok="t" o:connecttype="custom" o:connectlocs="1094,0;0,0" o:connectangles="0,0"/>
                </v:shape>
                <v:shape id="Freeform 2757" o:spid="_x0000_s5282" style="position:absolute;left:11145;top:13305;width:1939;height:0;visibility:visible;mso-wrap-style:square;v-text-anchor:top" coordsize="193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ccWJcQA&#10;AADdAAAADwAAAGRycy9kb3ducmV2LnhtbERPzWrCQBC+F/oOyxR6KXUTQVuiq0hpwSIUoz7AkB2T&#10;aHY2ZteYvr1zKPT48f3Pl4NrVE9dqD0bSEcJKOLC25pLA4f91+s7qBCRLTaeycAvBVguHh/mmFl/&#10;45z6XSyVhHDI0EAVY5tpHYqKHIaRb4mFO/rOYRTYldp2eJNw1+hxkky1w5qlocKWPioqzrurMzDN&#10;xz/p6TL5PNmXzarfp9tL/r015vlpWM1ARRriv/jPvbbie5vIfnkjT0Av7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3HFiXEAAAA3QAAAA8AAAAAAAAAAAAAAAAAmAIAAGRycy9k&#10;b3ducmV2LnhtbFBLBQYAAAAABAAEAPUAAACJAwAAAAA=&#10;" path="m,l1094,e" filled="f" strokecolor="#191919" strokeweight="2pt">
                  <v:path arrowok="t" o:connecttype="custom" o:connectlocs="0,0;1094,0" o:connectangles="0,0"/>
                </v:shape>
              </v:group>
              <v:shape id="Freeform 2758" o:spid="_x0000_s5283" style="position:absolute;left:11816;top:15105;width:424;height:0;visibility:visible;mso-wrap-style:square;v-text-anchor:top" coordsize="42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O0s+cYA&#10;AADdAAAADwAAAGRycy9kb3ducmV2LnhtbESPQWvCQBSE70L/w/IKvZlNWkxDdCMiFISCoCnS4zP7&#10;TILZtzG7avrv3UKhx2FmvmEWy9F04kaDay0rSKIYBHFldcu1gq/yY5qBcB5ZY2eZFPyQg2XxNFlg&#10;ru2dd3Tb+1oECLscFTTe97mUrmrIoItsTxy8kx0M+iCHWuoB7wFuOvkax6k02HJYaLCndUPVeX81&#10;CuyhXh/Lw6Xy291nLMtv97ZNM6VensfVHISn0f+H/9obrSB9nyXw+yY8AVk8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O0s+cYAAADdAAAADwAAAAAAAAAAAAAAAACYAgAAZHJz&#10;L2Rvd25yZXYueG1sUEsFBgAAAAAEAAQA9QAAAIsDAAAAAA==&#10;" path="m,l423,e" filled="f" strokecolor="#191919" strokeweight="2pt">
                <v:path arrowok="t" o:connecttype="custom" o:connectlocs="0,0;423,0" o:connectangles="0,0"/>
              </v:shape>
              <v:shape id="Freeform 2759" o:spid="_x0000_s5284" style="position:absolute;left:11160;top:15085;width:0;height:40;visibility:visible;mso-wrap-style:square;v-text-anchor:top" coordsize="0,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pKN58UA&#10;AADdAAAADwAAAGRycy9kb3ducmV2LnhtbESPQUsDMRSE70L/Q3gFL2Kztrgra9NSREuvrSJ4e26e&#10;yeLmJSSx3f57Iwg9DjPzDbNcj24QR4qp96zgblaBIO687tkoeHt9uX0AkTKyxsEzKThTgvVqcrXE&#10;VvsT7+l4yEYUCKcWFdicQytl6iw5TDMfiIv35aPDXGQ0Ukc8Fbgb5Lyqaumw57JgMdCTpe778OMU&#10;7Jvmk8Luxph6EfvteRPs8/uHUtfTcfMIItOYL+H/9k4rqJv7Ofy9KU9Arn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Oko3nxQAAAN0AAAAPAAAAAAAAAAAAAAAAAJgCAABkcnMv&#10;ZG93bnJldi54bWxQSwUGAAAAAAQABAD1AAAAigMAAAAA&#10;" path="m,l,40e" filled="f" strokecolor="#191919" strokeweight="2pt">
                <v:path arrowok="t" o:connecttype="custom" o:connectlocs="0,0;0,40" o:connectangles="0,0"/>
              </v:shape>
              <v:rect id="Rectangle 2760" o:spid="_x0000_s5285" style="position:absolute;left:11176;top:14864;width:640;height:6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rmuj8UA&#10;AADdAAAADwAAAGRycy9kb3ducmV2LnhtbESPS4vCQBCE74L/YWhhbzpxxQfRUURYWRcvPi7eOpk2&#10;CWZ6QmaM8d/vCILHoqq+ohar1pSiodoVlhUMBxEI4tTqgjMF59NPfwbCeWSNpWVS8CQHq2W3s8BY&#10;2wcfqDn6TAQIuxgV5N5XsZQuzcmgG9iKOHhXWxv0QdaZ1DU+AtyU8juKJtJgwWEhx4o2OaW3490o&#10;SHb7g9/+nbfNLMmq0iaX4d6Olfrqtes5CE+t/4Tf7V+tYDIdj+D1JjwBufw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2ua6PxQAAAN0AAAAPAAAAAAAAAAAAAAAAAJgCAABkcnMv&#10;ZG93bnJldi54bWxQSwUGAAAAAAQABAD1AAAAigMAAAAA&#10;" stroked="f">
                <v:path arrowok="t"/>
              </v:rect>
              <v:rect id="Rectangle 2761" o:spid="_x0000_s5286" style="position:absolute;left:11156;top:14844;width:680;height:68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e5c8McA&#10;AADdAAAADwAAAGRycy9kb3ducmV2LnhtbESP3UoDMRSE74W+QzgFb8RmW/qja9NSCkr1Rlx9gOPm&#10;uNk2OVmStF3fvikIXg4z8w2zXPfOihOF2HpWMB4VIIhrr1tuFHx9Pt8/gIgJWaP1TAp+KcJ6NbhZ&#10;Yqn9mT/oVKVGZAjHEhWYlLpSylgbchhHviPO3o8PDlOWoZE64DnDnZWTophLhy3nBYMdbQ3Vh+ro&#10;FND73evsZbc/vO21teZx+l0dF0Gp22G/eQKRqE//4b/2TiuYL2ZTuL7JT0CuL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3uXPDHAAAA3QAAAA8AAAAAAAAAAAAAAAAAmAIAAGRy&#10;cy9kb3ducmV2LnhtbFBLBQYAAAAABAAEAPUAAACMAwAAAAA=&#10;" filled="f" strokecolor="#191919" strokeweight="2pt">
                <v:path arrowok="t"/>
              </v:rect>
            </v:group>
            <v:shape id="Text Box 2594" o:spid="_x0000_s5287" type="#_x0000_t202" style="position:absolute;left:11203;top:8034;width:720;height:1110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" o:allowincell="f" filled="f" stroked="f">
              <v:textbox style="layout-flow:vertical" inset="0,0,0,0">
                <w:txbxContent>
                  <w:p w:rsidR="004648B7" w:rsidRDefault="004648B7" w:rsidP="004648B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Sciences &amp;</w:t>
                    </w:r>
                  </w:p>
                  <w:p w:rsidR="004648B7" w:rsidRDefault="004648B7" w:rsidP="004648B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left="202" w:right="202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Health</w:t>
                    </w:r>
                  </w:p>
                  <w:p w:rsidR="004648B7" w:rsidRDefault="004648B7" w:rsidP="004648B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left="-7" w:right="-7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Professions</w:t>
                    </w:r>
                  </w:p>
                </w:txbxContent>
              </v:textbox>
            </v:shape>
            <v:shape id="Text Box 2593" o:spid="_x0000_s5288" type="#_x0000_t202" style="position:absolute;left:11423;top:9772;width:480;height:980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" o:allowincell="f" filled="f" stroked="f">
              <v:textbox style="layout-flow:vertical" inset="0,0,0,0">
                <w:txbxContent>
                  <w:p w:rsidR="004648B7" w:rsidRDefault="004648B7" w:rsidP="004648B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Graduate</w:t>
                    </w:r>
                  </w:p>
                  <w:p w:rsidR="004648B7" w:rsidRDefault="004648B7" w:rsidP="004648B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right="12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School</w:t>
                    </w:r>
                  </w:p>
                </w:txbxContent>
              </v:textbox>
            </v:shape>
            <v:shape id="Text Box 2592" o:spid="_x0000_s5289" type="#_x0000_t202" style="position:absolute;left:11403;top:11621;width:480;height:1217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" o:allowincell="f" filled="f" stroked="f">
              <v:textbox style="layout-flow:vertical" inset="0,0,0,0">
                <w:txbxContent>
                  <w:p w:rsidR="004648B7" w:rsidRDefault="004648B7" w:rsidP="004648B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229" w:right="229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Course</w:t>
                    </w:r>
                  </w:p>
                  <w:p w:rsidR="004648B7" w:rsidRDefault="004648B7" w:rsidP="004648B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Descriptions</w:t>
                    </w:r>
                  </w:p>
                </w:txbxContent>
              </v:textbox>
            </v:shape>
            <v:shape id="Text Box 2591" o:spid="_x0000_s5290" type="#_x0000_t202" style="position:absolute;left:11383;top:13480;width:480;height:1173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" o:allowincell="f" filled="f" stroked="f">
              <v:textbox style="layout-flow:vertical" inset="0,0,0,0">
                <w:txbxContent>
                  <w:p w:rsidR="004648B7" w:rsidRDefault="004648B7" w:rsidP="004648B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Personnel &amp;Index</w:t>
                    </w:r>
                  </w:p>
                </w:txbxContent>
              </v:textbox>
            </v:shape>
            <v:shape id="Text Box 2590" o:spid="_x0000_s5291" type="#_x0000_t202" style="position:absolute;left:11515;top:577;width:377;height:1719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" o:allowincell="f" filled="f" stroked="f">
              <v:textbox style="layout-flow:vertical" inset="0,0,0,0">
                <w:txbxContent>
                  <w:p w:rsidR="004648B7" w:rsidRPr="008A161B" w:rsidRDefault="004648B7" w:rsidP="004648B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20" w:right="-30"/>
                      <w:rPr>
                        <w:rFonts w:ascii="Century Gothic" w:hAnsi="Century Gothic" w:cs="Century Gothic"/>
                        <w:color w:val="FFFFFF" w:themeColor="background1"/>
                        <w:sz w:val="20"/>
                        <w:szCs w:val="20"/>
                      </w:rPr>
                    </w:pPr>
                    <w:r w:rsidRPr="008A161B">
                      <w:rPr>
                        <w:rFonts w:ascii="Century Gothic" w:hAnsi="Century Gothic" w:cs="Century Gothic"/>
                        <w:b/>
                        <w:bCs/>
                        <w:color w:val="FFFFFF" w:themeColor="background1"/>
                        <w:sz w:val="20"/>
                        <w:szCs w:val="20"/>
                      </w:rPr>
                      <w:t>Albany State</w:t>
                    </w:r>
                  </w:p>
                </w:txbxContent>
              </v:textbox>
            </v:shape>
            <v:shape id="Text Box 2588" o:spid="_x0000_s5292" type="#_x0000_t202" style="position:absolute;left:11623;top:4416;width:240;height:840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" o:allowincell="f" filled="f" stroked="f">
              <v:textbox style="layout-flow:vertical" inset="0,0,0,0">
                <w:txbxContent>
                  <w:p w:rsidR="004648B7" w:rsidRDefault="004648B7" w:rsidP="004648B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20" w:right="-30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Business</w:t>
                    </w:r>
                  </w:p>
                </w:txbxContent>
              </v:textbox>
            </v:shape>
            <v:shape id="Text Box 2587" o:spid="_x0000_s5293" type="#_x0000_t202" style="position:absolute;left:11623;top:6136;width:240;height:1017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" o:allowincell="f" filled="f" stroked="f">
              <v:textbox style="layout-flow:vertical" inset="0,0,0,0">
                <w:txbxContent>
                  <w:p w:rsidR="004648B7" w:rsidRDefault="004648B7" w:rsidP="004648B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20" w:right="-30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Education</w:t>
                    </w:r>
                  </w:p>
                </w:txbxContent>
              </v:textbox>
            </v:shape>
            <v:shape id="Text Box 2589" o:spid="_x0000_s5294" type="#_x0000_t202" style="position:absolute;left:11383;top:2499;width:530;height:1744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" o:allowincell="f" filled="f" stroked="f">
              <v:textbox style="layout-flow:vertical" inset="0,0,0,0">
                <w:txbxContent>
                  <w:p w:rsidR="004648B7" w:rsidRPr="008A161B" w:rsidRDefault="004648B7" w:rsidP="004648B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20" w:right="-30"/>
                      <w:rPr>
                        <w:rFonts w:ascii="Century Gothic" w:hAnsi="Century Gothic" w:cs="Century Gothic"/>
                        <w:color w:val="000000" w:themeColor="text1"/>
                        <w:sz w:val="20"/>
                        <w:szCs w:val="20"/>
                      </w:rPr>
                    </w:pPr>
                    <w:r w:rsidRPr="008A161B">
                      <w:rPr>
                        <w:rFonts w:ascii="Century Gothic" w:hAnsi="Century Gothic" w:cs="Century Gothic"/>
                        <w:b/>
                        <w:bCs/>
                        <w:color w:val="000000" w:themeColor="text1"/>
                        <w:sz w:val="20"/>
                        <w:szCs w:val="20"/>
                      </w:rPr>
                      <w:t>Arts &amp; Humanities</w:t>
                    </w:r>
                  </w:p>
                </w:txbxContent>
              </v:textbox>
            </v:shape>
          </v:group>
        </w:pict>
      </w:r>
      <w:r w:rsidR="006C6320">
        <w:rPr>
          <w:noProof/>
          <w:sz w:val="20"/>
          <w:szCs w:val="20"/>
        </w:rPr>
        <w:drawing>
          <wp:inline distT="0" distB="0" distL="0" distR="0">
            <wp:extent cx="5486400" cy="7448154"/>
            <wp:effectExtent l="19050" t="0" r="0" b="0"/>
            <wp:docPr id="3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7448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3253" w:rsidRDefault="00CC470F">
      <w:r>
        <w:rPr>
          <w:noProof/>
          <w:lang w:eastAsia="zh-CN"/>
        </w:rPr>
        <w:lastRenderedPageBreak/>
        <w:pict>
          <v:group id="_x0000_s5331" style="position:absolute;margin-left:-108.25pt;margin-top:-72.1pt;width:191pt;height:795.85pt;z-index:-251594752" coordorigin="-720,-62" coordsize="3820,15917">
            <v:group id="_x0000_s5332" style="position:absolute;left:-720;top:-62;width:3820;height:15917" coordorigin="-720,-62" coordsize="3820,15839">
              <v:rect id="_x0000_s5333" style="position:absolute;top:-62;width:1080;height:248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n52LMUA&#10;AADdAAAADwAAAGRycy9kb3ducmV2LnhtbESPT2vCQBTE70K/w/IKvZlNpY0aXUUKLcVL/Uuvr9ln&#10;Epp9G3a3Jn57Vyh4HGbmN8x82ZtGnMn52rKC5yQFQVxYXXOp4LB/H05A+ICssbFMCi7kYbl4GMwx&#10;17bjLZ13oRQRwj5HBVUIbS6lLyoy6BPbEkfvZJ3BEKUrpXbYRbhp5ChNM2mw5rhQYUtvFRW/uz+j&#10;oHM9vX6U+muSrY/76ffPGNuNU+rpsV/NQATqwz383/7UCrJx9gK3N/EJyMUV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+fnYsxQAAAN0AAAAPAAAAAAAAAAAAAAAAAJgCAABkcnMv&#10;ZG93bnJldi54bWxQSwUGAAAAAAQABAD1AAAAigMAAAAA&#10;" fillcolor="#474747" stroked="f">
                <v:path arrowok="t"/>
              </v:rect>
              <v:rect id="Rectangle 2702" o:spid="_x0000_s5334" style="position:absolute;top:4232;width:1080;height:11545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TLTt8UA&#10;AADdAAAADwAAAGRycy9kb3ducmV2LnhtbESPT2vCQBTE70K/w/IKvemmglGjqxShRbxo/YPXZ/aZ&#10;BLNvw+7WpN++Kwg9DjPzG2a+7Ewt7uR8ZVnB+yABQZxbXXGh4Hj47E9A+ICssbZMCn7Jw3Lx0ptj&#10;pm3L33Tfh0JECPsMFZQhNJmUPi/JoB/Yhjh6V+sMhihdIbXDNsJNLYdJkkqDFceFEhtalZTf9j9G&#10;Qes6Gn0VejtJN6fD9HwZY7NzSr29dh8zEIG68B9+ttdaQTpOR/B4E5+AXP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RMtO3xQAAAN0AAAAPAAAAAAAAAAAAAAAAAJgCAABkcnMv&#10;ZG93bnJldi54bWxQSwUGAAAAAAQABAD1AAAAigMAAAAA&#10;" fillcolor="#dcdcdc" stroked="f">
                <v:path arrowok="t"/>
              </v:rect>
              <v:rect id="Rectangle 2703" o:spid="_x0000_s5335" style="position:absolute;top:2426;width:1080;height:1806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3/GmccA&#10;AADdAAAADwAAAGRycy9kb3ducmV2LnhtbESPT2vCQBTE74V+h+UVehHdmEMsaVaRUqEgHqJt0dsj&#10;+/KHZt+G7JrEb+8WCj0OM/MbJttMphUD9a6xrGC5iEAQF1Y3XCn4PO3mLyCcR9bYWiYFN3KwWT8+&#10;ZJhqO3JOw9FXIkDYpaig9r5LpXRFTQbdwnbEwSttb9AH2VdS9zgGuGllHEWJNNhwWKixo7eaip/j&#10;1Sh4j8/bct/mXX4w568lxWZWXL6Ven6atq8gPE3+P/zX/tAKklWSwO+b8ATk+g4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t/xpnHAAAA3QAAAA8AAAAAAAAAAAAAAAAAmAIAAGRy&#10;cy9kb3ducmV2LnhtbFBLBQYAAAAABAAEAPUAAACMAwAAAAA=&#10;" fillcolor="#dcdcdc" stroked="f">
                <v:path arrowok="t"/>
              </v:rect>
              <v:rect id="_x0000_s5336" style="position:absolute;left:760;top:331;width:2320;height:39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+5iMcUA&#10;AADdAAAADwAAAGRycy9kb3ducmV2LnhtbESPQYvCMBSE78L+h/AWvGmqsFW6RpGFlVW8WL14e23e&#10;tsXmpTSx1n9vBMHjMDPfMItVb2rRUesqywom4wgEcW51xYWC0/F3NAfhPLLG2jIpuJOD1fJjsMBE&#10;2xsfqEt9IQKEXYIKSu+bREqXl2TQjW1DHLx/2xr0QbaF1C3eAtzUchpFsTRYcVgosaGfkvJLejUK&#10;su3+4De706abZ0VT2+w82dsvpYaf/fobhKfev8Ov9p9WEM/iGTzfhCcglw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H7mIxxQAAAN0AAAAPAAAAAAAAAAAAAAAAAJgCAABkcnMv&#10;ZG93bnJldi54bWxQSwUGAAAAAAQABAD1AAAAigMAAAAA&#10;" stroked="f">
                <v:path arrowok="t"/>
              </v:rect>
              <v:rect id="_x0000_s5337" style="position:absolute;left:740;top:311;width:2360;height:43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iNnnMQA&#10;AADdAAAADwAAAGRycy9kb3ducmV2LnhtbERPz2vCMBS+C/sfwhvsIjNVWHXVKCrIPCmrg7HbW/Ns&#10;uzUvJclq/e/NQdjx4/u9WPWmER05X1tWMB4lIIgLq2suFXycds8zED4ga2wsk4IreVgtHwYLzLS9&#10;8Dt1eShFDGGfoYIqhDaT0hcVGfQj2xJH7mydwRChK6V2eInhppGTJEmlwZpjQ4UtbSsqfvM/o+Dn&#10;881tXr9ejsfiu+l2lB6S8XSo1NNjv56DCNSHf/HdvdcK0mka58Y38QnI5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ojZ5zEAAAA3QAAAA8AAAAAAAAAAAAAAAAAmAIAAGRycy9k&#10;b3ducmV2LnhtbFBLBQYAAAAABAAEAPUAAACJAwAAAAA=&#10;" filled="f" strokecolor="#a3a3a3" strokeweight="2pt">
                <v:path arrowok="t"/>
              </v:rect>
              <v:rect id="Rectangle 2706" o:spid="_x0000_s5338" style="position:absolute;top:2422;width:1084;height: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tro5cgA&#10;AADdAAAADwAAAGRycy9kb3ducmV2LnhtbESPQWvCQBSE7wX/w/IEL6VuIhLb1FVEVDwUaa0evD2y&#10;r0kw+zZmVxP/fbdQ8DjMzDfMdN6ZStyocaVlBfEwAkGcWV1yruDwvX55BeE8ssbKMim4k4P5rPc0&#10;xVTblr/otve5CBB2KSoovK9TKV1WkEE3tDVx8H5sY9AH2eRSN9gGuKnkKIoSabDksFBgTcuCsvP+&#10;ahRsdveP0fM5Psarri0P49Ml/5ygUoN+t3gH4anzj/B/e6sVJJPkDf7ehCcgZ7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i2ujlyAAAAN0AAAAPAAAAAAAAAAAAAAAAAJgCAABk&#10;cnMvZG93bnJldi54bWxQSwUGAAAAAAQABAD1AAAAjQMAAAAA&#10;" fillcolor="#191919" stroked="f">
                <v:path arrowok="t"/>
              </v:rect>
              <v:rect id="Rectangle 2707" o:spid="_x0000_s5339" style="position:absolute;top:4222;width:1084;height: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jnXpcUA&#10;AADdAAAADwAAAGRycy9kb3ducmV2LnhtbERPy2rCQBTdF/yH4Qpuik4ixUh0FCkqLoq0PhbuLplr&#10;EszcSTOjiX/vLApdHs57vuxMJR7UuNKygngUgSDOrC45V3A6boZTEM4ja6wsk4InOVguem9zTLVt&#10;+YceB5+LEMIuRQWF93UqpcsKMuhGtiYO3NU2Bn2ATS51g20IN5UcR9FEGiw5NBRY02dB2e1wNwq2&#10;++fX+P0Wn+N115anj8tv/p2gUoN+t5qB8NT5f/Gfe6cVTJIk7A9vwhOQix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2OdelxQAAAN0AAAAPAAAAAAAAAAAAAAAAAJgCAABkcnMv&#10;ZG93bnJldi54bWxQSwUGAAAAAAQABAD1AAAAigMAAAAA&#10;" fillcolor="#191919" stroked="f">
                <v:path arrowok="t"/>
              </v:rect>
              <v:group id="Group 2708" o:spid="_x0000_s5340" style="position:absolute;left:-720;top:6042;width:1804;height:0" coordorigin="-720,6104" coordsize="1804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gnVze8cAAADd&#10;AAAADwAAAAAAAAAAAAAAAACqAgAAZHJzL2Rvd25yZXYueG1sUEsFBgAAAAAEAAQA+gAAAJ4DAAAA&#10;AA==&#10;">
                <v:shape id="Freeform 2709" o:spid="_x0000_s5341" style="position:absolute;left:-720;top:6104;width:1804;height:0;visibility:visible;mso-wrap-style:square;v-text-anchor:top" coordsize="180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nE2csUA&#10;AADdAAAADwAAAGRycy9kb3ducmV2LnhtbESPzWrDMBCE74G+g9hCb7FcH+LgRDGltNCQXPJTSm6L&#10;tZVNrZWR1MR9+yoQyHGYmW+YZT3aXpzJh86xgucsB0HcON2xUXA8vE/nIEJE1tg7JgV/FKBePUyW&#10;WGl34R2d99GIBOFQoYI2xqGSMjQtWQyZG4iT9+28xZikN1J7vCS47WWR5zNpseO00OJAry01P/tf&#10;qyC8rbvPsLbj1vbutPnypTEbr9TT4/iyABFpjPfwrf2hFczKsoDrm/QE5Oo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+cTZyxQAAAN0AAAAPAAAAAAAAAAAAAAAAAJgCAABkcnMv&#10;ZG93bnJldi54bWxQSwUGAAAAAAQABAD1AAAAigMAAAAA&#10;" path="m1804,l720,e" filled="f" strokecolor="#191919" strokeweight="2pt">
                  <v:path arrowok="t" o:connecttype="custom" o:connectlocs="1804,0;720,0" o:connectangles="0,0"/>
                </v:shape>
                <v:shape id="Freeform 2710" o:spid="_x0000_s5342" style="position:absolute;left:-720;top:6104;width:1804;height:0;visibility:visible;mso-wrap-style:square;v-text-anchor:top" coordsize="180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T2T6cUA&#10;AADdAAAADwAAAGRycy9kb3ducmV2LnhtbESPQWsCMRSE74X+h/AKvdVsW3DLanYppQVFL9qKeHts&#10;ntnFzcuSRF3/vRGEHoeZ+YaZVoPtxIl8aB0reB1lIIhrp1s2Cv5+f14+QISIrLFzTAouFKAqHx+m&#10;WGh35hWd1tGIBOFQoIImxr6QMtQNWQwj1xMnb++8xZikN1J7PCe47eRblo2lxZbTQoM9fTVUH9ZH&#10;qyB8z9tNmNthaTu3W2x9bszCK/X8NHxOQEQa4n/43p5pBeM8f4fbm/QEZHk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RPZPpxQAAAN0AAAAPAAAAAAAAAAAAAAAAAJgCAABkcnMv&#10;ZG93bnJldi54bWxQSwUGAAAAAAQABAD1AAAAigMAAAAA&#10;" path="m720,l1804,e" filled="f" strokecolor="#191919" strokeweight="2pt">
                  <v:path arrowok="t" o:connecttype="custom" o:connectlocs="720,0;1804,0" o:connectangles="0,0"/>
                </v:shape>
              </v:group>
              <v:group id="Group 2711" o:spid="_x0000_s5343" style="position:absolute;left:-696;top:7842;width:1780;height:0" coordorigin="-696,7904" coordsize="1780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kgLQ48cAAADd&#10;AAAADwAAAAAAAAAAAAAAAACqAgAAZHJzL2Rvd25yZXYueG1sUEsFBgAAAAAEAAQA+gAAAJ4DAAAA&#10;AA==&#10;">
                <v:shape id="Freeform 2712" o:spid="_x0000_s5344" style="position:absolute;left:-696;top:7904;width:1780;height:0;visibility:visible;mso-wrap-style:square;v-text-anchor:top" coordsize="178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iKgBsUA&#10;AADdAAAADwAAAGRycy9kb3ducmV2LnhtbESPT4vCMBTE7wt+h/AEL4smiqtSjSJS2T3sxT94fjTP&#10;trR5KU2s9dtvFhb2OMzMb5jNrre16Kj1pWMN04kCQZw5U3Ku4Xo5jlcgfEA2WDsmDS/ysNsO3jaY&#10;GPfkE3XnkIsIYZ+ghiKEJpHSZwVZ9BPXEEfv7lqLIco2l6bFZ4TbWs6UWkiLJceFAhs6FJRV54fV&#10;0Kdz2X2qSn1nPJ+m1fssDZeb1qNhv1+DCNSH//Bf+8toWCyXH/D7Jj4Buf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WIqAGxQAAAN0AAAAPAAAAAAAAAAAAAAAAAJgCAABkcnMv&#10;ZG93bnJldi54bWxQSwUGAAAAAAQABAD1AAAAigMAAAAA&#10;" path="m1781,l696,e" filled="f" strokecolor="#191919" strokeweight="2pt">
                  <v:path arrowok="t" o:connecttype="custom" o:connectlocs="1781,0;696,0" o:connectangles="0,0"/>
                </v:shape>
                <v:shape id="Freeform 2713" o:spid="_x0000_s5345" style="position:absolute;left:-696;top:7904;width:1780;height:0;visibility:visible;mso-wrap-style:square;v-text-anchor:top" coordsize="178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vA+ccUA&#10;AADdAAAADwAAAGRycy9kb3ducmV2LnhtbESPQWvCQBSE7wX/w/KEXoruKhIlugmlROyhl2rp+ZF9&#10;JiHZtyG7xvTfu4VCj8PMfMMc8sl2YqTBN441rJYKBHHpTMOVhq/LcbED4QOywc4xafghD3k2ezpg&#10;atydP2k8h0pECPsUNdQh9KmUvqzJol+6njh6VzdYDFEOlTQD3iPcdnKtVCItNhwXauzpraayPd+s&#10;hqnYyPGkWvVR8mZVtC/rIly+tX6eT697EIGm8B/+a78bDcl2m8Dvm/gEZPY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m8D5xxQAAAN0AAAAPAAAAAAAAAAAAAAAAAJgCAABkcnMv&#10;ZG93bnJldi54bWxQSwUGAAAAAAQABAD1AAAAigMAAAAA&#10;" path="m696,l1781,e" filled="f" strokecolor="#191919" strokeweight="2pt">
                  <v:path arrowok="t" o:connecttype="custom" o:connectlocs="696,0;1781,0" o:connectangles="0,0"/>
                </v:shape>
              </v:group>
              <v:group id="Group 2714" o:spid="_x0000_s5346" style="position:absolute;left:-687;top:9642;width:1771;height:0" coordorigin="-687,9704" coordsize="1771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i0E6UxgAAAN0A&#10;AAAPAAAAAAAAAAAAAAAAAKoCAABkcnMvZG93bnJldi54bWxQSwUGAAAAAAQABAD6AAAAnQMAAAAA&#10;">
                <v:shape id="Freeform 2715" o:spid="_x0000_s5347" style="position:absolute;left:-687;top:9704;width:1771;height:0;visibility:visible;mso-wrap-style:square;v-text-anchor:top" coordsize="1771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zIgFMMA&#10;AADdAAAADwAAAGRycy9kb3ducmV2LnhtbERP3WrCMBS+F/YO4Qx2I5q6QSvVKFMm24UIVh/g2Bzb&#10;suakJJlWn95cDLz8+P7ny9604kLON5YVTMYJCOLS6oYrBcfDZjQF4QOyxtYyKbiRh+XiZTDHXNsr&#10;7+lShErEEPY5KqhD6HIpfVmTQT+2HXHkztYZDBG6SmqH1xhuWvmeJKk02HBsqLGjdU3lb/FnFGT3&#10;ydeHNpy2hdt+r/a33fa0GSr19tp/zkAE6sNT/O/+0QrSLItz45v4BOTi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zIgFMMAAADdAAAADwAAAAAAAAAAAAAAAACYAgAAZHJzL2Rv&#10;d25yZXYueG1sUEsFBgAAAAAEAAQA9QAAAIgDAAAAAA==&#10;" path="m1772,l687,e" filled="f" strokecolor="#191919" strokeweight="2pt">
                  <v:path arrowok="t" o:connecttype="custom" o:connectlocs="1772,0;687,0" o:connectangles="0,0"/>
                </v:shape>
                <v:shape id="Freeform 2716" o:spid="_x0000_s5348" style="position:absolute;left:-687;top:9704;width:1771;height:0;visibility:visible;mso-wrap-style:square;v-text-anchor:top" coordsize="1771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H6Fj8cA&#10;AADdAAAADwAAAGRycy9kb3ducmV2LnhtbESP0WrCQBRE34X+w3KFvkjdWCFpo6tUqdQHKZj2A26z&#10;1ySYvRt2txr9ercg9HGYmTPMfNmbVpzI+caygsk4AUFcWt1wpeD7a/P0AsIHZI2tZVJwIQ/LxcNg&#10;jrm2Z97TqQiViBD2OSqoQ+hyKX1Zk0E/th1x9A7WGQxRukpqh+cIN618TpJUGmw4LtTY0bqm8lj8&#10;GgXZdfI+1YbTtnC7j9X+8rn72YyUehz2bzMQgfrwH763t1pBmmWv8PcmPgG5uA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x+hY/HAAAA3QAAAA8AAAAAAAAAAAAAAAAAmAIAAGRy&#10;cy9kb3ducmV2LnhtbFBLBQYAAAAABAAEAPUAAACMAwAAAAA=&#10;" path="m687,l1772,e" filled="f" strokecolor="#191919" strokeweight="2pt">
                  <v:path arrowok="t" o:connecttype="custom" o:connectlocs="687,0;1772,0" o:connectangles="0,0"/>
                </v:shape>
              </v:group>
              <v:group id="Group 2717" o:spid="_x0000_s5349" style="position:absolute;left:-705;top:11442;width:1789;height:0" coordorigin="-705,11504" coordsize="1789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Y7KbHwwAAAN0AAAAP&#10;AAAAAAAAAAAAAAAAAKoCAABkcnMvZG93bnJldi54bWxQSwUGAAAAAAQABAD6AAAAmgMAAAAA&#10;">
                <v:shape id="Freeform 2718" o:spid="_x0000_s5350" style="position:absolute;left:-705;top:11504;width:1789;height:0;visibility:visible;mso-wrap-style:square;v-text-anchor:top" coordsize="178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B3DZMYA&#10;AADdAAAADwAAAGRycy9kb3ducmV2LnhtbESPUUvDQBCE3wv9D8cWfGsv8aHW2GsRwVaRIkZ/wJJb&#10;c6G53Zi7ttFf7xUKfRxm5htmuR58q47Uh0bYQD7LQBFXYhuuDXx9Pk8XoEJEttgKk4FfCrBejUdL&#10;LKyc+IOOZaxVgnAo0ICLsSu0DpUjj2EmHXHyvqX3GJPsa217PCW4b/Vtls21x4bTgsOOnhxV+/Lg&#10;DWy299v87c+J7LXPfqrdu7x22pibyfD4ACrSEK/hS/vFGpjfLXI4v0lPQK/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B3DZMYAAADdAAAADwAAAAAAAAAAAAAAAACYAgAAZHJz&#10;L2Rvd25yZXYueG1sUEsFBgAAAAAEAAQA9QAAAIsDAAAAAA==&#10;" path="m1790,l705,e" filled="f" strokecolor="#191919" strokeweight="2pt">
                  <v:path arrowok="t" o:connecttype="custom" o:connectlocs="1790,0;705,0" o:connectangles="0,0"/>
                </v:shape>
                <v:shape id="Freeform 2719" o:spid="_x0000_s5351" style="position:absolute;left:-705;top:11504;width:1789;height:0;visibility:visible;mso-wrap-style:square;v-text-anchor:top" coordsize="178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M9dE8YA&#10;AADdAAAADwAAAGRycy9kb3ducmV2LnhtbESPzWoCQRCE74G8w9CB3HRWD/5sHCUEjAkioskDNDud&#10;ncWd7nVnohuf3hGEHIuq+oqaLTpfqxO1oRI2MOhnoIgLsRWXBr6/lr0JqBCRLdbCZOCPAizmjw8z&#10;zK2ceUenfSxVgnDI0YCLscm1DoUjj6EvDXHyfqT1GJNsS21bPCe4r/Uwy0baY8VpwWFDb46Kw/7X&#10;G3hfTVeD9cWJHLTPjsVmK5+NNub5qXt9ARWpi//he/vDGhiNJ0O4vUlPQM+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M9dE8YAAADdAAAADwAAAAAAAAAAAAAAAACYAgAAZHJz&#10;L2Rvd25yZXYueG1sUEsFBgAAAAAEAAQA9QAAAIsDAAAAAA==&#10;" path="m705,l1790,e" filled="f" strokecolor="#191919" strokeweight="2pt">
                  <v:path arrowok="t" o:connecttype="custom" o:connectlocs="705,0;1790,0" o:connectangles="0,0"/>
                </v:shape>
              </v:group>
              <v:group id="_x0000_s5352" style="position:absolute;left:-696;top:13242;width:1780;height:0" coordorigin="-696,13304" coordsize="1780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oPjiwxgAAAN0A&#10;AAAPAAAAAAAAAAAAAAAAAKoCAABkcnMvZG93bnJldi54bWxQSwUGAAAAAAQABAD6AAAAnQMAAAAA&#10;">
                <v:shape id="Freeform 2721" o:spid="_x0000_s5353" style="position:absolute;left:-696;top:13304;width:1780;height:0;visibility:visible;mso-wrap-style:square;v-text-anchor:top" coordsize="178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Lt1usUA&#10;AADdAAAADwAAAGRycy9kb3ducmV2LnhtbESPQWvCQBSE70L/w/IKXqTuKsFKdBWRlHroxVh6fmSf&#10;SUj2bchuY/z3XaHgcZiZb5jtfrStGKj3tWMNi7kCQVw4U3Op4fvy8bYG4QOywdYxabiTh/3uZbLF&#10;1Lgbn2nIQykihH2KGqoQulRKX1Rk0c9dRxy9q+sthij7UpoebxFuW7lUaiUt1hwXKuzoWFHR5L9W&#10;w5glcvhUjfoqOFlkzWyZhcuP1tPX8bABEWgMz/B/+2Q0rN7XCTzexCcgd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Mu3W6xQAAAN0AAAAPAAAAAAAAAAAAAAAAAJgCAABkcnMv&#10;ZG93bnJldi54bWxQSwUGAAAAAAQABAD1AAAAigMAAAAA&#10;" path="m1781,l696,e" filled="f" strokecolor="#191919" strokeweight="2pt">
                  <v:path arrowok="t" o:connecttype="custom" o:connectlocs="1781,0;696,0" o:connectangles="0,0"/>
                </v:shape>
                <v:shape id="Freeform 2722" o:spid="_x0000_s5354" style="position:absolute;left:-696;top:13304;width:1780;height:0;visibility:visible;mso-wrap-style:square;v-text-anchor:top" coordsize="178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/fQIcUA&#10;AADdAAAADwAAAGRycy9kb3ducmV2LnhtbESPT4vCMBTE7wt+h/AEL4smiqtSjSJS2T3sxT94fjTP&#10;trR5KU2s9dtvFhb2OMzMb5jNrre16Kj1pWMN04kCQZw5U3Ku4Xo5jlcgfEA2WDsmDS/ysNsO3jaY&#10;GPfkE3XnkIsIYZ+ghiKEJpHSZwVZ9BPXEEfv7lqLIco2l6bFZ4TbWs6UWkiLJceFAhs6FJRV54fV&#10;0Kdz2X2qSn1nPJ+m1fssDZeb1qNhv1+DCNSH//Bf+8toWCxXH/D7Jj4Buf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j99AhxQAAAN0AAAAPAAAAAAAAAAAAAAAAAJgCAABkcnMv&#10;ZG93bnJldi54bWxQSwUGAAAAAAQABAD1AAAAigMAAAAA&#10;" path="m696,l1781,e" filled="f" strokecolor="#191919" strokeweight="2pt">
                  <v:path arrowok="t" o:connecttype="custom" o:connectlocs="696,0;1781,0" o:connectangles="0,0"/>
                </v:shape>
              </v:group>
              <v:shape id="_x0000_s5355" style="position:absolute;left:1039;top:15042;width:45;height:0;visibility:visible;mso-wrap-style:square;v-text-anchor:top" coordsize="45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28ijcQA&#10;AADdAAAADwAAAGRycy9kb3ducmV2LnhtbESPQWuDQBSE74H+h+UVcotrA7ViswklteAlB23p+eG+&#10;qKn7VtyNmn+fLRR6HGbmG2Z3WEwvJhpdZ1nBUxSDIK6t7rhR8PX5sUlBOI+ssbdMCm7k4LB/WO0w&#10;03bmkqbKNyJA2GWooPV+yKR0dUsGXWQH4uCd7WjQBzk2Uo84B7jp5TaOE2mw47DQ4kDHluqf6moU&#10;zEPuLoWpj9W3rE55SUv+/F4qtX5c3l5BeFr8f/ivXWgFyUuawO+b8ATk/g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NvIo3EAAAA3QAAAA8AAAAAAAAAAAAAAAAAmAIAAGRycy9k&#10;b3ducmV2LnhtbFBLBQYAAAAABAAEAPUAAACJAwAAAAA=&#10;" path="m,l44,e" filled="f" strokecolor="#191919" strokeweight="2pt">
                <v:path arrowok="t" o:connecttype="custom" o:connectlocs="0,0;44,0" o:connectangles="0,0"/>
              </v:shape>
              <v:shape id="_x0000_s5356" style="position:absolute;top:15042;width:400;height:0;visibility:visible;mso-wrap-style:square;v-text-anchor:top" coordsize="40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RH3nMQA&#10;AADdAAAADwAAAGRycy9kb3ducmV2LnhtbESPQWsCMRSE74X+h/AKXopmFauyNYqIgnirevD42Lxu&#10;VjcvyyZq/PdGEDwOM/MNM51HW4srtb5yrKDfy0AQF05XXCo47NfdCQgfkDXWjknBnTzMZ58fU8y1&#10;u/EfXXehFAnCPkcFJoQml9IXhiz6nmuIk/fvWoshybaUusVbgttaDrJsJC1WnBYMNrQ0VJx3F6sg&#10;28cfHB5Ox0au6sU3reJwezdKdb7i4hdEoBje4Vd7oxWMxpMxPN+kJyBn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kR95zEAAAA3QAAAA8AAAAAAAAAAAAAAAAAmAIAAGRycy9k&#10;b3ducmV2LnhtbFBLBQYAAAAABAAEAPUAAACJAwAAAAA=&#10;" path="m,l400,e" filled="f" strokecolor="#191919" strokeweight="2pt">
                <v:path arrowok="t" o:connecttype="custom" o:connectlocs="0,0;400,0" o:connectangles="0,0"/>
              </v:shape>
              <v:rect id="_x0000_s5357" style="position:absolute;left:400;top:14802;width:640;height:6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n0QucIA&#10;AADdAAAADwAAAGRycy9kb3ducmV2LnhtbERPTYvCMBC9C/6HMII3TRXU0jUti6Do4kXXy96mzWxb&#10;tpmUJtb6781hwePjfW+zwTSip87VlhUs5hEI4sLqmksFt+/9LAbhPLLGxjIpeJKDLB2Ptpho++AL&#10;9VdfihDCLkEFlfdtIqUrKjLo5rYlDtyv7Qz6ALtS6g4fIdw0chlFa2mw5tBQYUu7ioq/690oyE/n&#10;iz983Q59nJdtY/OfxdmulJpOhs8PEJ4G/xb/u49awXoTh7nhTXgCMn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GfRC5wgAAAN0AAAAPAAAAAAAAAAAAAAAAAJgCAABkcnMvZG93&#10;bnJldi54bWxQSwUGAAAAAAQABAD1AAAAhwMAAAAA&#10;" stroked="f">
                <v:path arrowok="t"/>
              </v:rect>
              <v:rect id="_x0000_s5358" style="position:absolute;left:380;top:14782;width:680;height:68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Y/fKccA&#10;AADdAAAADwAAAGRycy9kb3ducmV2LnhtbESP3UoDMRSE74W+QziF3ojNWmp/1qZFCi3VG3H1AY6b&#10;42bb5GRJ0nZ9eyMIXg4z8w2z2vTOiguF2HpWcD8uQBDXXrfcKPh4390tQMSErNF6JgXfFGGzHtys&#10;sNT+ym90qVIjMoRjiQpMSl0pZawNOYxj3xFn78sHhynL0Egd8JrhzspJUcykw5bzgsGOtobqU3V2&#10;Cuj19vlhfzieXo7aWrOcflbneVBqNOyfHkEk6tN/+K990Apm88USft/kJyDX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2P3ynHAAAA3QAAAA8AAAAAAAAAAAAAAAAAmAIAAGRy&#10;cy9kb3ducmV2LnhtbFBLBQYAAAAABAAEAPUAAACMAwAAAAA=&#10;" filled="f" strokecolor="#191919" strokeweight="2pt">
                <v:path arrowok="t"/>
              </v:rect>
            </v:group>
            <v:shape id="Text Box 2699" o:spid="_x0000_s5359" type="#_x0000_t202" style="position:absolute;left:377;top:13537;width:480;height:1173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" o:allowincell="f" filled="f" stroked="f">
              <v:textbox style="layout-flow:vertical;mso-layout-flow-alt:bottom-to-top" inset="0,0,0,0">
                <w:txbxContent>
                  <w:p w:rsidR="004648B7" w:rsidRDefault="004648B7" w:rsidP="004648B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Personnel &amp;Index</w:t>
                    </w:r>
                  </w:p>
                </w:txbxContent>
              </v:textbox>
            </v:shape>
            <v:shape id="Text Box 2698" o:spid="_x0000_s5360" type="#_x0000_t202" style="position:absolute;left:377;top:8243;width:720;height:1109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" o:allowincell="f" filled="f" stroked="f">
              <v:textbox style="layout-flow:vertical;mso-layout-flow-alt:bottom-to-top" inset="0,0,0,0">
                <w:txbxContent>
                  <w:p w:rsidR="004648B7" w:rsidRDefault="004648B7" w:rsidP="004648B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Sciences &amp;</w:t>
                    </w:r>
                  </w:p>
                  <w:p w:rsidR="004648B7" w:rsidRDefault="004648B7" w:rsidP="004648B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right="202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Health</w:t>
                    </w:r>
                  </w:p>
                  <w:p w:rsidR="004648B7" w:rsidRDefault="004648B7" w:rsidP="004648B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left="-7" w:right="-7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Professions</w:t>
                    </w:r>
                  </w:p>
                </w:txbxContent>
              </v:textbox>
            </v:shape>
            <v:shape id="Text Box 2697" o:spid="_x0000_s5361" type="#_x0000_t202" style="position:absolute;left:397;top:11806;width:480;height:1218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" o:allowincell="f" filled="f" stroked="f">
              <v:textbox style="layout-flow:vertical;mso-layout-flow-alt:bottom-to-top" inset="0,0,0,0">
                <w:txbxContent>
                  <w:p w:rsidR="004648B7" w:rsidRDefault="004648B7" w:rsidP="004648B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right="229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Course</w:t>
                    </w:r>
                  </w:p>
                  <w:p w:rsidR="004648B7" w:rsidRDefault="004648B7" w:rsidP="004648B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Descriptions</w:t>
                    </w:r>
                  </w:p>
                </w:txbxContent>
              </v:textbox>
            </v:shape>
            <v:shape id="Text Box 2696" o:spid="_x0000_s5362" type="#_x0000_t202" style="position:absolute;left:397;top:10116;width:480;height:981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" o:allowincell="f" filled="f" stroked="f">
              <v:textbox style="layout-flow:vertical;mso-layout-flow-alt:bottom-to-top" inset="0,0,0,0">
                <w:txbxContent>
                  <w:p w:rsidR="004648B7" w:rsidRDefault="004648B7" w:rsidP="004648B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Graduate</w:t>
                    </w:r>
                  </w:p>
                  <w:p w:rsidR="004648B7" w:rsidRDefault="004648B7" w:rsidP="004648B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right="12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School</w:t>
                    </w:r>
                  </w:p>
                </w:txbxContent>
              </v:textbox>
            </v:shape>
            <v:shape id="Text Box 2695" o:spid="_x0000_s5363" type="#_x0000_t202" style="position:absolute;left:417;top:6480;width:240;height:1017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" o:allowincell="f" filled="f" stroked="f">
              <v:textbox style="layout-flow:vertical;mso-layout-flow-alt:bottom-to-top" inset="0,0,0,0">
                <w:txbxContent>
                  <w:p w:rsidR="004648B7" w:rsidRDefault="004648B7" w:rsidP="004648B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20" w:right="-30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Education</w:t>
                    </w:r>
                  </w:p>
                </w:txbxContent>
              </v:textbox>
            </v:shape>
            <v:shape id="Text Box 2694" o:spid="_x0000_s5364" type="#_x0000_t202" style="position:absolute;left:417;top:4760;width:240;height:840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" o:allowincell="f" filled="f" stroked="f">
              <v:textbox style="layout-flow:vertical;mso-layout-flow-alt:bottom-to-top" inset="0,0,0,0">
                <w:txbxContent>
                  <w:p w:rsidR="004648B7" w:rsidRDefault="004648B7" w:rsidP="004648B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20" w:right="-30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Business</w:t>
                    </w:r>
                  </w:p>
                </w:txbxContent>
              </v:textbox>
            </v:shape>
            <v:shape id="Text Box 2693" o:spid="_x0000_s5365" type="#_x0000_t202" style="position:absolute;left:397;top:2475;width:570;height:1724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" o:allowincell="f" filled="f" stroked="f">
              <v:textbox style="layout-flow:vertical;mso-layout-flow-alt:bottom-to-top" inset="0,0,0,0">
                <w:txbxContent>
                  <w:p w:rsidR="004648B7" w:rsidRPr="008A161B" w:rsidRDefault="004648B7" w:rsidP="004648B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20" w:right="-30"/>
                      <w:rPr>
                        <w:rFonts w:ascii="Century Gothic" w:hAnsi="Century Gothic" w:cs="Century Gothic"/>
                        <w:color w:val="000000" w:themeColor="text1"/>
                        <w:sz w:val="20"/>
                        <w:szCs w:val="20"/>
                      </w:rPr>
                    </w:pPr>
                    <w:r w:rsidRPr="008A161B">
                      <w:rPr>
                        <w:rFonts w:ascii="Century Gothic" w:hAnsi="Century Gothic" w:cs="Century Gothic"/>
                        <w:b/>
                        <w:bCs/>
                        <w:color w:val="000000" w:themeColor="text1"/>
                        <w:sz w:val="20"/>
                        <w:szCs w:val="20"/>
                      </w:rPr>
                      <w:t>Arts &amp; Humanities</w:t>
                    </w:r>
                  </w:p>
                </w:txbxContent>
              </v:textbox>
            </v:shape>
            <v:shape id="Text Box 2692" o:spid="_x0000_s5366" type="#_x0000_t202" style="position:absolute;left:400;top:591;width:477;height:1612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" o:allowincell="f" filled="f" stroked="f">
              <v:textbox style="layout-flow:vertical;mso-layout-flow-alt:bottom-to-top" inset="0,0,0,0">
                <w:txbxContent>
                  <w:p w:rsidR="004648B7" w:rsidRPr="008A161B" w:rsidRDefault="004648B7" w:rsidP="004648B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20" w:right="-30"/>
                      <w:rPr>
                        <w:rFonts w:ascii="Century Gothic" w:hAnsi="Century Gothic" w:cs="Century Gothic"/>
                        <w:color w:val="FFFFFF" w:themeColor="background1"/>
                        <w:sz w:val="20"/>
                        <w:szCs w:val="20"/>
                      </w:rPr>
                    </w:pPr>
                    <w:r w:rsidRPr="008A161B">
                      <w:rPr>
                        <w:rFonts w:ascii="Century Gothic" w:hAnsi="Century Gothic" w:cs="Century Gothic"/>
                        <w:b/>
                        <w:bCs/>
                        <w:color w:val="FFFFFF" w:themeColor="background1"/>
                        <w:sz w:val="20"/>
                        <w:szCs w:val="20"/>
                      </w:rPr>
                      <w:t xml:space="preserve">Albany State </w:t>
                    </w:r>
                  </w:p>
                </w:txbxContent>
              </v:textbox>
            </v:shape>
          </v:group>
        </w:pict>
      </w:r>
    </w:p>
    <w:p w:rsidR="00663253" w:rsidRDefault="00663253" w:rsidP="00663253"/>
    <w:p w:rsidR="00663253" w:rsidRDefault="00663253"/>
    <w:p w:rsidR="00663253" w:rsidRDefault="00663253" w:rsidP="00663253"/>
    <w:p w:rsidR="00663253" w:rsidRDefault="00663253"/>
    <w:p w:rsidR="007B0C91" w:rsidRDefault="007B0C91"/>
    <w:p w:rsidR="007B0C91" w:rsidRDefault="007B0C91">
      <w:pPr>
        <w:sectPr w:rsidR="007B0C91" w:rsidSect="00663253">
          <w:pgSz w:w="12240" w:h="15840"/>
          <w:pgMar w:top="1440" w:right="900" w:bottom="1440" w:left="1440" w:header="720" w:footer="720" w:gutter="0"/>
          <w:cols w:space="720"/>
          <w:docGrid w:linePitch="360"/>
        </w:sectPr>
      </w:pPr>
    </w:p>
    <w:p w:rsidR="00663253" w:rsidRDefault="00CC470F">
      <w:r>
        <w:rPr>
          <w:noProof/>
          <w:lang w:eastAsia="zh-CN"/>
        </w:rPr>
        <w:lastRenderedPageBreak/>
        <w:pict>
          <v:group id="_x0000_s5295" style="position:absolute;margin-left:406.5pt;margin-top:-75.1pt;width:156.05pt;height:795.85pt;z-index:-251595776" coordorigin="9121,-62" coordsize="3121,15917">
            <v:group id="Group 2735" o:spid="_x0000_s5296" style="position:absolute;left:9121;top:-62;width:3121;height:15917;mso-position-horizontal-relative:page;mso-position-vertical-relative:page" coordorigin="9119" coordsize="3121,158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" o:allowincell="f">
              <v:rect id="Rectangle 2736" o:spid="_x0000_s5297" style="position:absolute;left:11160;width:1080;height:251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hVgcsYA&#10;AADdAAAADwAAAGRycy9kb3ducmV2LnhtbESPT2vCQBTE70K/w/IK3nRTwahpNlIKFfHS+qf0+pp9&#10;TUKzb8PuauK3dwsFj8PM/IbJ14NpxYWcbywreJomIIhLqxuuFJyOb5MlCB+QNbaWScGVPKyLh1GO&#10;mbY97+lyCJWIEPYZKqhD6DIpfVmTQT+1HXH0fqwzGKJ0ldQO+wg3rZwlSSoNNhwXauzotaby93A2&#10;Cno30HxT6fdluvs8rr6+F9h9OKXGj8PLM4hAQ7iH/9tbrSBdzFbw9yY+AVnc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hVgcsYAAADdAAAADwAAAAAAAAAAAAAAAACYAgAAZHJz&#10;L2Rvd25yZXYueG1sUEsFBgAAAAAEAAQA9QAAAIsDAAAAAA==&#10;" fillcolor="#474747" stroked="f">
                <v:path arrowok="t"/>
              </v:rect>
              <v:rect id="Rectangle 2737" o:spid="_x0000_s5298" style="position:absolute;left:11160;top:4294;width:1080;height:11545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vZfMsMA&#10;AADdAAAADwAAAGRycy9kb3ducmV2LnhtbERPy2rCQBTdC/7DcIXudFKlUdNMpAiW0o2vFre3mdsk&#10;NHMnzExN+vedheDycN75ZjCtuJLzjWUFj7MEBHFpdcOVgo/zbroC4QOyxtYyKfgjD5tiPMox07bn&#10;I11PoRIxhH2GCuoQukxKX9Zk0M9sRxy5b+sMhghdJbXDPoabVs6TJJUGG44NNXa0ran8Of0aBb0b&#10;6Om10vtV+v55Xl++ltgdnFIPk+HlGUSgIdzFN/ebVpAuF3F/fBOfgCz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vZfMsMAAADdAAAADwAAAAAAAAAAAAAAAACYAgAAZHJzL2Rv&#10;d25yZXYueG1sUEsFBgAAAAAEAAQA9QAAAIgDAAAAAA==&#10;" fillcolor="#dcdcdc" stroked="f">
                <v:path arrowok="t"/>
              </v:rect>
              <v:rect id="Rectangle 2738" o:spid="_x0000_s5299" style="position:absolute;left:11160;top:2513;width:1080;height:178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yVx8McA&#10;AADdAAAADwAAAGRycy9kb3ducmV2LnhtbESPQWvCQBSE74X+h+UVvBTdJIKV6CpSFATpIVol3h7Z&#10;ZxKafRuyq8Z/3y0UPA4z8w0zX/amETfqXG1ZQTyKQBAXVtdcKvg+bIZTEM4ja2wsk4IHOVguXl/m&#10;mGp754xue1+KAGGXooLK+zaV0hUVGXQj2xIH72I7gz7IrpS6w3uAm0YmUTSRBmsOCxW29FlR8bO/&#10;GgXrJF9ddk3WZl8mP8aUmPfifFJq8NavZiA89f4Z/m9vtYLJxziGvzfhCcjF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clcfDHAAAA3QAAAA8AAAAAAAAAAAAAAAAAmAIAAGRy&#10;cy9kb3ducmV2LnhtbFBLBQYAAAAABAAEAPUAAACMAwAAAAA=&#10;" fillcolor="#d8d8d8 [2732]" stroked="f">
                <v:path arrowok="t"/>
              </v:rect>
              <v:rect id="_x0000_s5300" style="position:absolute;left:9159;top:393;width:2320;height:39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CrutMcA&#10;AADdAAAADwAAAGRycy9kb3ducmV2LnhtbESPQWvCQBSE74X+h+UVequbpJhK6iqlUKniJamX3l6y&#10;zySYfRuy25j+e1cQPA4z8w2zXE+mEyMNrrWsIJ5FIIgrq1uuFRx+vl4WIJxH1thZJgX/5GC9enxY&#10;YqbtmXMaC1+LAGGXoYLG+z6T0lUNGXQz2xMH72gHgz7IoZZ6wHOAm04mUZRKgy2HhQZ7+myoOhV/&#10;RkG53ed+sztsxkVZ950tf+O9nSv1/DR9vIPwNPl7+Nb+1grSt9cErm/CE5CrC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Qq7rTHAAAA3QAAAA8AAAAAAAAAAAAAAAAAmAIAAGRy&#10;cy9kb3ducmV2LnhtbFBLBQYAAAAABAAEAPUAAACMAwAAAAA=&#10;" stroked="f">
                <v:path arrowok="t"/>
              </v:rect>
              <v:rect id="Rectangle 2740" o:spid="_x0000_s5301" style="position:absolute;left:9139;top:373;width:2360;height:43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zTa8MgA&#10;AADdAAAADwAAAGRycy9kb3ducmV2LnhtbESPT2vCQBTE74V+h+UVvBTdqBht6ipVkHqq+Aekt9fs&#10;a5I2+zbsrjH99m6h0OMwM79h5svO1KIl5yvLCoaDBARxbnXFhYLTcdOfgfABWWNtmRT8kIfl4v5u&#10;jpm2V95TewiFiBD2GSooQ2gyKX1ekkE/sA1x9D6tMxiidIXUDq8Rbmo5SpJUGqw4LpTY0Lqk/Ptw&#10;MQq+zq9u9fQ+2e3yj7rdUPqWDKePSvUeupdnEIG68B/+a2+1gnQ6HsPvm/gE5OIG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HNNrwyAAAAN0AAAAPAAAAAAAAAAAAAAAAAJgCAABk&#10;cnMvZG93bnJldi54bWxQSwUGAAAAAAQABAD1AAAAjQMAAAAA&#10;" filled="f" strokecolor="#a3a3a3" strokeweight="2pt">
                <v:path arrowok="t"/>
              </v:rect>
              <v:rect id="Rectangle 2741" o:spid="_x0000_s5302" style="position:absolute;left:11145;top:2485;width:1094;height: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2hoZsgA&#10;AADdAAAADwAAAGRycy9kb3ducmV2LnhtbESPQWvCQBSE74X+h+UVeil1EytaYjZSSis9iFirB2+P&#10;7DMJZt+m2dXEf+8KgsdhZr5h0llvanGi1lWWFcSDCARxbnXFhYLN3/frOwjnkTXWlknBmRzMsseH&#10;FBNtO/6l09oXIkDYJaig9L5JpHR5SQbdwDbEwdvb1qAPsi2kbrELcFPLYRSNpcGKw0KJDX2WlB/W&#10;R6Ngvjwvhi+HeBt/9V21Ge3+i9UElXp+6j+mIDz1/h6+tX+0gvHkbQTXN+EJyOwC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faGhmyAAAAN0AAAAPAAAAAAAAAAAAAAAAAJgCAABk&#10;cnMvZG93bnJldi54bWxQSwUGAAAAAAQABAD1AAAAjQMAAAAA&#10;" fillcolor="#191919" stroked="f">
                <v:path arrowok="t"/>
              </v:rect>
              <v:rect id="Rectangle 2742" o:spid="_x0000_s5303" style="position:absolute;left:11145;top:4285;width:1094;height: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CTN/cgA&#10;AADdAAAADwAAAGRycy9kb3ducmV2LnhtbESPQWvCQBSE70L/w/IKXqRuYmssqasUUfEg0lp76O2R&#10;fU2C2bcxu5r477sFweMwM98w03lnKnGhxpWWFcTDCARxZnXJuYLD1+rpFYTzyBory6TgSg7ms4fe&#10;FFNtW/6ky97nIkDYpaig8L5OpXRZQQbd0NbEwfu1jUEfZJNL3WAb4KaSoyhKpMGSw0KBNS0Kyo77&#10;s1Gw3l23o8Ex/o6XXVseXn5O+ccEleo/du9vIDx1/h6+tTdaQTJ5HsP/m/AE5OwP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wJM39yAAAAN0AAAAPAAAAAAAAAAAAAAAAAJgCAABk&#10;cnMvZG93bnJldi54bWxQSwUGAAAAAAQABAD1AAAAjQMAAAAA&#10;" fillcolor="#191919" stroked="f">
                <v:path arrowok="t"/>
              </v:rect>
              <v:group id="Group 2743" o:spid="_x0000_s5304" style="position:absolute;left:11145;top:6105;width:1967;height:0" coordorigin="11145,6105" coordsize="1967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b9lLPxgAAAN0A&#10;AAAPAAAAAAAAAAAAAAAAAKoCAABkcnMvZG93bnJldi54bWxQSwUGAAAAAAQABAD6AAAAnQMAAAAA&#10;">
                <v:shape id="Freeform 2744" o:spid="_x0000_s5305" style="position:absolute;left:11145;top:6105;width:1967;height:0;visibility:visible;mso-wrap-style:square;v-text-anchor:top" coordsize="196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hilLcYA&#10;AADdAAAADwAAAGRycy9kb3ducmV2LnhtbESPT4vCMBTE78J+h/AWvMiaruIfqlEWQfAkq25Bb4/m&#10;2Rabl9LEWv30ZkHwOMzMb5j5sjWlaKh2hWUF3/0IBHFqdcGZgr/D+msKwnlkjaVlUnAnB8vFR2eO&#10;sbY33lGz95kIEHYxKsi9r2IpXZqTQde3FXHwzrY26IOsM6lrvAW4KeUgisbSYMFhIceKVjmll/3V&#10;KJiWoyFR8nvqNcljux41x3uaHJXqfrY/MxCeWv8Ov9obrWA8GU7g/014AnLxB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hilLcYAAADdAAAADwAAAAAAAAAAAAAAAACYAgAAZHJz&#10;L2Rvd25yZXYueG1sUEsFBgAAAAAEAAQA9QAAAIsDAAAAAA==&#10;" path="m1094,l,e" filled="f" strokecolor="#191919" strokeweight="2pt">
                  <v:path arrowok="t" o:connecttype="custom" o:connectlocs="1094,0;0,0" o:connectangles="0,0"/>
                </v:shape>
                <v:shape id="Freeform 2745" o:spid="_x0000_s5306" style="position:absolute;left:11145;top:6105;width:1967;height:0;visibility:visible;mso-wrap-style:square;v-text-anchor:top" coordsize="196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4cxX8MA&#10;AADdAAAADwAAAGRycy9kb3ducmV2LnhtbERPy4rCMBTdD/gP4QpuBk1H8UE1igwIrsRRC7q7NNe2&#10;2NyUJtbq15vFgMvDeS9WrSlFQ7UrLCv4GUQgiFOrC84UnI6b/gyE88gaS8uk4EkOVsvO1wJjbR/8&#10;R83BZyKEsItRQe59FUvp0pwMuoGtiAN3tbVBH2CdSV3jI4SbUg6jaCINFhwacqzoN6f0drgbBbNy&#10;PCJK9pfvJnntNuPm/EyTs1K9brueg/DU+o/4373VCibTUZgb3oQnIJd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4cxX8MAAADdAAAADwAAAAAAAAAAAAAAAACYAgAAZHJzL2Rv&#10;d25yZXYueG1sUEsFBgAAAAAEAAQA9QAAAIgDAAAAAA==&#10;" path="m,l1094,e" filled="f" strokecolor="#191919" strokeweight="2pt">
                  <v:path arrowok="t" o:connecttype="custom" o:connectlocs="0,0;1094,0" o:connectangles="0,0"/>
                </v:shape>
              </v:group>
              <v:group id="Group 2746" o:spid="_x0000_s5307" style="position:absolute;left:11145;top:7905;width:1953;height:0" coordorigin="11145,7905" coordsize="1953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qaca9xgAAAN0A&#10;AAAPAAAAAAAAAAAAAAAAAKoCAABkcnMvZG93bnJldi54bWxQSwUGAAAAAAQABAD6AAAAnQMAAAAA&#10;">
                <v:shape id="Freeform 2747" o:spid="_x0000_s5308" style="position:absolute;left:11145;top:7905;width:1953;height:0;visibility:visible;mso-wrap-style:square;v-text-anchor:top" coordsize="1953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bzAtcAA&#10;AADdAAAADwAAAGRycy9kb3ducmV2LnhtbERPy6rCMBDdX/AfwghuRFPFZzWKCIobER8Ll2MztsVm&#10;Upqo9e/NQrjLw3nPl7UpxIsql1tW0OtGIIgTq3NOFVzOm84EhPPIGgvLpOBDDpaLxt8cY23ffKTX&#10;yacihLCLUUHmfRlL6ZKMDLquLYkDd7eVQR9glUpd4TuEm0L2o2gkDeYcGjIsaZ1R8jg9jYJre3M3&#10;kZsO24ct3eg80M9Vsleq1axXMxCeav8v/rl3WsFoPAj7w5vwBOTiC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UbzAtcAAAADdAAAADwAAAAAAAAAAAAAAAACYAgAAZHJzL2Rvd25y&#10;ZXYueG1sUEsFBgAAAAAEAAQA9QAAAIUDAAAAAA==&#10;" path="m1094,l,e" filled="f" strokecolor="#191919" strokeweight="2pt">
                  <v:path arrowok="t" o:connecttype="custom" o:connectlocs="1094,0;0,0" o:connectangles="0,0"/>
                </v:shape>
                <v:shape id="Freeform 2748" o:spid="_x0000_s5309" style="position:absolute;left:11145;top:7905;width:1953;height:0;visibility:visible;mso-wrap-style:square;v-text-anchor:top" coordsize="1953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vBlLscA&#10;AADdAAAADwAAAGRycy9kb3ducmV2LnhtbESPT2vCQBTE7wW/w/KEXsRsLFbbNKuIEOmllKoHj6/Z&#10;lz+YfRuyGxO/fbdQ6HGYmd8w6XY0jbhR52rLChZRDII4t7rmUsH5lM1fQDiPrLGxTAru5GC7mTyk&#10;mGg78Bfdjr4UAcIuQQWV920ipcsrMugi2xIHr7CdQR9kV0rd4RDgppFPcbySBmsOCxW2tK8ovx57&#10;o+AyywoTu9fn2eeBvum01P0u/1DqcTru3kB4Gv1/+K/9rhWs1ssF/L4JT0Buf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7wZS7HAAAA3QAAAA8AAAAAAAAAAAAAAAAAmAIAAGRy&#10;cy9kb3ducmV2LnhtbFBLBQYAAAAABAAEAPUAAACMAwAAAAA=&#10;" path="m,l1094,e" filled="f" strokecolor="#191919" strokeweight="2pt">
                  <v:path arrowok="t" o:connecttype="custom" o:connectlocs="0,0;1094,0" o:connectangles="0,0"/>
                </v:shape>
              </v:group>
              <v:group id="Group 2749" o:spid="_x0000_s5310" style="position:absolute;left:11145;top:9705;width:1967;height:0" coordorigin="11145,9705" coordsize="1967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vMsnsccAAADd&#10;AAAADwAAAAAAAAAAAAAAAACqAgAAZHJzL2Rvd25yZXYueG1sUEsFBgAAAAAEAAQA+gAAAJ4DAAAA&#10;AA==&#10;">
                <v:shape id="Freeform 2750" o:spid="_x0000_s5311" style="position:absolute;left:11145;top:9705;width:1967;height:0;visibility:visible;mso-wrap-style:square;v-text-anchor:top" coordsize="196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SXQU8cA&#10;AADdAAAADwAAAGRycy9kb3ducmV2LnhtbESPQWvCQBSE7wX/w/KEXorZWBsNqatIQehJrBqwt0f2&#10;NQnNvg3ZbYz99a5Q6HGYmW+Y5Xowjeipc7VlBdMoBkFcWF1zqeB03E5SEM4ja2wsk4IrOVivRg9L&#10;zLS98Af1B1+KAGGXoYLK+zaT0hUVGXSRbYmD92U7gz7IrpS6w0uAm0Y+x/FcGqw5LFTY0ltFxffh&#10;xyhIm2RGlO8/n/r8d7dN+vO1yM9KPY6HzSsIT4P/D/+137WC+eJlBvc34QnI1Q0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0l0FPHAAAA3QAAAA8AAAAAAAAAAAAAAAAAmAIAAGRy&#10;cy9kb3ducmV2LnhtbFBLBQYAAAAABAAEAPUAAACMAwAAAAA=&#10;" path="m1094,l,e" filled="f" strokecolor="#191919" strokeweight="2pt">
                  <v:path arrowok="t" o:connecttype="custom" o:connectlocs="1094,0;0,0" o:connectangles="0,0"/>
                </v:shape>
                <v:shape id="Freeform 2751" o:spid="_x0000_s5312" style="position:absolute;left:11145;top:9705;width:1967;height:0;visibility:visible;mso-wrap-style:square;v-text-anchor:top" coordsize="196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sxIJ8gA&#10;AADdAAAADwAAAGRycy9kb3ducmV2LnhtbESPT2vCQBTE70K/w/IKvYhuao1KdJUiCD2VahvQ2yP7&#10;TILZtyG7zZ9++m6h4HGYmd8wm11vKtFS40rLCp6nEQjizOqScwVfn4fJCoTzyBory6RgIAe77cNo&#10;g4m2HR+pPflcBAi7BBUU3teJlC4ryKCb2po4eFfbGPRBNrnUDXYBbio5i6KFNFhyWCiwpn1B2e30&#10;bRSsqviFKP24jNv05/0Qt+chS89KPT32r2sQnnp/D/+337SCxXI+h7834QnI7S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izEgnyAAAAN0AAAAPAAAAAAAAAAAAAAAAAJgCAABk&#10;cnMvZG93bnJldi54bWxQSwUGAAAAAAQABAD1AAAAjQMAAAAA&#10;" path="m,l1094,e" filled="f" strokecolor="#191919" strokeweight="2pt">
                  <v:path arrowok="t" o:connecttype="custom" o:connectlocs="0,0;1094,0" o:connectangles="0,0"/>
                </v:shape>
              </v:group>
              <v:group id="Group 2752" o:spid="_x0000_s5313" style="position:absolute;left:11145;top:11505;width:1967;height:0" coordorigin="11145,11505" coordsize="1967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MyK/xccAAADd&#10;AAAADwAAAAAAAAAAAAAAAACqAgAAZHJzL2Rvd25yZXYueG1sUEsFBgAAAAAEAAQA+gAAAJ4DAAAA&#10;AA==&#10;">
                <v:shape id="Freeform 2753" o:spid="_x0000_s5314" style="position:absolute;left:11145;top:11505;width:1967;height:0;visibility:visible;mso-wrap-style:square;v-text-anchor:top" coordsize="196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VJzy8gA&#10;AADdAAAADwAAAGRycy9kb3ducmV2LnhtbESPS2vDMBCE74X+B7GFXEosNw/HuFFCKQR6Ks3DkNwW&#10;a2ubWitjqY6TX18VAjkOM/MNs1wPphE9da62rOAlikEQF1bXXCo47DfjFITzyBoby6TgQg7Wq8eH&#10;JWbannlL/c6XIkDYZaig8r7NpHRFRQZdZFvi4H3bzqAPsiul7vAc4KaRkzhOpMGaw0KFLb1XVPzs&#10;fo2CtJlPifKv03OfXz838/54KfKjUqOn4e0VhKfB38O39odWkCxmCfy/CU9Arv4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9UnPLyAAAAN0AAAAPAAAAAAAAAAAAAAAAAJgCAABk&#10;cnMvZG93bnJldi54bWxQSwUGAAAAAAQABAD1AAAAjQMAAAAA&#10;" path="m1094,l,e" filled="f" strokecolor="#191919" strokeweight="2pt">
                  <v:path arrowok="t" o:connecttype="custom" o:connectlocs="1094,0;0,0" o:connectangles="0,0"/>
                </v:shape>
                <v:shape id="Freeform 2754" o:spid="_x0000_s5315" style="position:absolute;left:11145;top:11505;width:1967;height:0;visibility:visible;mso-wrap-style:square;v-text-anchor:top" coordsize="196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h7WUMYA&#10;AADdAAAADwAAAGRycy9kb3ducmV2LnhtbESPT2vCQBTE70K/w/IEL6Kb+p/UVUpB8FTUNqC3R/Y1&#10;CWbfhuwao5++Kwgeh5n5DbNct6YUDdWusKzgfRiBIE6tLjhT8PuzGSxAOI+ssbRMCm7kYL166ywx&#10;1vbKe2oOPhMBwi5GBbn3VSylS3My6Ia2Ig7en60N+iDrTOoarwFuSjmKopk0WHBYyLGir5zS8+Fi&#10;FCzK6Zgo2Z36TXL/3kyb4y1Njkr1uu3nBwhPrX+Fn+2tVjCbT+bweBOegFz9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h7WUMYAAADdAAAADwAAAAAAAAAAAAAAAACYAgAAZHJz&#10;L2Rvd25yZXYueG1sUEsFBgAAAAAEAAQA9QAAAIsDAAAAAA==&#10;" path="m,l1094,e" filled="f" strokecolor="#191919" strokeweight="2pt">
                  <v:path arrowok="t" o:connecttype="custom" o:connectlocs="0,0;1094,0" o:connectangles="0,0"/>
                </v:shape>
              </v:group>
              <v:group id="Group 2755" o:spid="_x0000_s5316" style="position:absolute;left:11145;top:13305;width:1939;height:0" coordorigin="11145,13305" coordsize="1939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3SMQW8QAAADdAAAA&#10;DwAAAAAAAAAAAAAAAACqAgAAZHJzL2Rvd25yZXYueG1sUEsFBgAAAAAEAAQA+gAAAJsDAAAAAA==&#10;">
                <v:shape id="Freeform 2756" o:spid="_x0000_s5317" style="position:absolute;left:11145;top:13305;width:1939;height:0;visibility:visible;mso-wrap-style:square;v-text-anchor:top" coordsize="193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SQpZccA&#10;AADdAAAADwAAAGRycy9kb3ducmV2LnhtbESP3WrCQBSE74W+w3IKvRHdRKw/0VVEWrAUxKgPcMge&#10;k2j2bMxuY/r23UKhl8PMN8Ms152pREuNKy0riIcRCOLM6pJzBefT+2AGwnlkjZVlUvBNDtarp94S&#10;E20fnFJ79LkIJewSVFB4XydSuqwgg25oa+LgXWxj0AfZ5FI3+AjlppKjKJpIgyWHhQJr2haU3Y5f&#10;RsEkHe3j6/317ar7n5v2FB/u6cdBqZfnbrMA4anz/+E/eqcDNx3P4fdNeAJy9Q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kkKWXHAAAA3QAAAA8AAAAAAAAAAAAAAAAAmAIAAGRy&#10;cy9kb3ducmV2LnhtbFBLBQYAAAAABAAEAPUAAACMAwAAAAA=&#10;" path="m1094,l,e" filled="f" strokecolor="#191919" strokeweight="2pt">
                  <v:path arrowok="t" o:connecttype="custom" o:connectlocs="1094,0;0,0" o:connectangles="0,0"/>
                </v:shape>
                <v:shape id="Freeform 2757" o:spid="_x0000_s5318" style="position:absolute;left:11145;top:13305;width:1939;height:0;visibility:visible;mso-wrap-style:square;v-text-anchor:top" coordsize="193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ccWJcQA&#10;AADdAAAADwAAAGRycy9kb3ducmV2LnhtbERPzWrCQBC+F/oOyxR6KXUTQVuiq0hpwSIUoz7AkB2T&#10;aHY2ZteYvr1zKPT48f3Pl4NrVE9dqD0bSEcJKOLC25pLA4f91+s7qBCRLTaeycAvBVguHh/mmFl/&#10;45z6XSyVhHDI0EAVY5tpHYqKHIaRb4mFO/rOYRTYldp2eJNw1+hxkky1w5qlocKWPioqzrurMzDN&#10;xz/p6TL5PNmXzarfp9tL/r015vlpWM1ARRriv/jPvbbie5vIfnkjT0Av7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3HFiXEAAAA3QAAAA8AAAAAAAAAAAAAAAAAmAIAAGRycy9k&#10;b3ducmV2LnhtbFBLBQYAAAAABAAEAPUAAACJAwAAAAA=&#10;" path="m,l1094,e" filled="f" strokecolor="#191919" strokeweight="2pt">
                  <v:path arrowok="t" o:connecttype="custom" o:connectlocs="0,0;1094,0" o:connectangles="0,0"/>
                </v:shape>
              </v:group>
              <v:shape id="Freeform 2758" o:spid="_x0000_s5319" style="position:absolute;left:11816;top:15105;width:424;height:0;visibility:visible;mso-wrap-style:square;v-text-anchor:top" coordsize="42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O0s+cYA&#10;AADdAAAADwAAAGRycy9kb3ducmV2LnhtbESPQWvCQBSE70L/w/IKvZlNWkxDdCMiFISCoCnS4zP7&#10;TILZtzG7avrv3UKhx2FmvmEWy9F04kaDay0rSKIYBHFldcu1gq/yY5qBcB5ZY2eZFPyQg2XxNFlg&#10;ru2dd3Tb+1oECLscFTTe97mUrmrIoItsTxy8kx0M+iCHWuoB7wFuOvkax6k02HJYaLCndUPVeX81&#10;CuyhXh/Lw6Xy291nLMtv97ZNM6VensfVHISn0f+H/9obrSB9nyXw+yY8AVk8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O0s+cYAAADdAAAADwAAAAAAAAAAAAAAAACYAgAAZHJz&#10;L2Rvd25yZXYueG1sUEsFBgAAAAAEAAQA9QAAAIsDAAAAAA==&#10;" path="m,l423,e" filled="f" strokecolor="#191919" strokeweight="2pt">
                <v:path arrowok="t" o:connecttype="custom" o:connectlocs="0,0;423,0" o:connectangles="0,0"/>
              </v:shape>
              <v:shape id="Freeform 2759" o:spid="_x0000_s5320" style="position:absolute;left:11160;top:15085;width:0;height:40;visibility:visible;mso-wrap-style:square;v-text-anchor:top" coordsize="0,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pKN58UA&#10;AADdAAAADwAAAGRycy9kb3ducmV2LnhtbESPQUsDMRSE70L/Q3gFL2Kztrgra9NSREuvrSJ4e26e&#10;yeLmJSSx3f57Iwg9DjPzDbNcj24QR4qp96zgblaBIO687tkoeHt9uX0AkTKyxsEzKThTgvVqcrXE&#10;VvsT7+l4yEYUCKcWFdicQytl6iw5TDMfiIv35aPDXGQ0Ukc8Fbgb5Lyqaumw57JgMdCTpe778OMU&#10;7Jvmk8Luxph6EfvteRPs8/uHUtfTcfMIItOYL+H/9k4rqJv7Ofy9KU9Arn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Oko3nxQAAAN0AAAAPAAAAAAAAAAAAAAAAAJgCAABkcnMv&#10;ZG93bnJldi54bWxQSwUGAAAAAAQABAD1AAAAigMAAAAA&#10;" path="m,l,40e" filled="f" strokecolor="#191919" strokeweight="2pt">
                <v:path arrowok="t" o:connecttype="custom" o:connectlocs="0,0;0,40" o:connectangles="0,0"/>
              </v:shape>
              <v:rect id="Rectangle 2760" o:spid="_x0000_s5321" style="position:absolute;left:11176;top:14864;width:640;height:6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rmuj8UA&#10;AADdAAAADwAAAGRycy9kb3ducmV2LnhtbESPS4vCQBCE74L/YWhhbzpxxQfRUURYWRcvPi7eOpk2&#10;CWZ6QmaM8d/vCILHoqq+ohar1pSiodoVlhUMBxEI4tTqgjMF59NPfwbCeWSNpWVS8CQHq2W3s8BY&#10;2wcfqDn6TAQIuxgV5N5XsZQuzcmgG9iKOHhXWxv0QdaZ1DU+AtyU8juKJtJgwWEhx4o2OaW3490o&#10;SHb7g9/+nbfNLMmq0iaX4d6Olfrqtes5CE+t/4Tf7V+tYDIdj+D1JjwBufw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2ua6PxQAAAN0AAAAPAAAAAAAAAAAAAAAAAJgCAABkcnMv&#10;ZG93bnJldi54bWxQSwUGAAAAAAQABAD1AAAAigMAAAAA&#10;" stroked="f">
                <v:path arrowok="t"/>
              </v:rect>
              <v:rect id="Rectangle 2761" o:spid="_x0000_s5322" style="position:absolute;left:11156;top:14844;width:680;height:68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e5c8McA&#10;AADdAAAADwAAAGRycy9kb3ducmV2LnhtbESP3UoDMRSE74W+QzgFb8RmW/qja9NSCkr1Rlx9gOPm&#10;uNk2OVmStF3fvikIXg4z8w2zXPfOihOF2HpWMB4VIIhrr1tuFHx9Pt8/gIgJWaP1TAp+KcJ6NbhZ&#10;Yqn9mT/oVKVGZAjHEhWYlLpSylgbchhHviPO3o8PDlOWoZE64DnDnZWTophLhy3nBYMdbQ3Vh+ro&#10;FND73evsZbc/vO21teZx+l0dF0Gp22G/eQKRqE//4b/2TiuYL2ZTuL7JT0CuL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3uXPDHAAAA3QAAAA8AAAAAAAAAAAAAAAAAmAIAAGRy&#10;cy9kb3ducmV2LnhtbFBLBQYAAAAABAAEAPUAAACMAwAAAAA=&#10;" filled="f" strokecolor="#191919" strokeweight="2pt">
                <v:path arrowok="t"/>
              </v:rect>
            </v:group>
            <v:shape id="Text Box 2594" o:spid="_x0000_s5323" type="#_x0000_t202" style="position:absolute;left:11203;top:8034;width:720;height:1110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" o:allowincell="f" filled="f" stroked="f">
              <v:textbox style="layout-flow:vertical" inset="0,0,0,0">
                <w:txbxContent>
                  <w:p w:rsidR="004648B7" w:rsidRDefault="004648B7" w:rsidP="004648B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Sciences &amp;</w:t>
                    </w:r>
                  </w:p>
                  <w:p w:rsidR="004648B7" w:rsidRDefault="004648B7" w:rsidP="004648B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left="202" w:right="202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Health</w:t>
                    </w:r>
                  </w:p>
                  <w:p w:rsidR="004648B7" w:rsidRDefault="004648B7" w:rsidP="004648B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left="-7" w:right="-7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Professions</w:t>
                    </w:r>
                  </w:p>
                </w:txbxContent>
              </v:textbox>
            </v:shape>
            <v:shape id="Text Box 2593" o:spid="_x0000_s5324" type="#_x0000_t202" style="position:absolute;left:11423;top:9772;width:480;height:980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" o:allowincell="f" filled="f" stroked="f">
              <v:textbox style="layout-flow:vertical" inset="0,0,0,0">
                <w:txbxContent>
                  <w:p w:rsidR="004648B7" w:rsidRDefault="004648B7" w:rsidP="004648B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Graduate</w:t>
                    </w:r>
                  </w:p>
                  <w:p w:rsidR="004648B7" w:rsidRDefault="004648B7" w:rsidP="004648B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right="12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School</w:t>
                    </w:r>
                  </w:p>
                </w:txbxContent>
              </v:textbox>
            </v:shape>
            <v:shape id="Text Box 2592" o:spid="_x0000_s5325" type="#_x0000_t202" style="position:absolute;left:11403;top:11621;width:480;height:1217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" o:allowincell="f" filled="f" stroked="f">
              <v:textbox style="layout-flow:vertical" inset="0,0,0,0">
                <w:txbxContent>
                  <w:p w:rsidR="004648B7" w:rsidRDefault="004648B7" w:rsidP="004648B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229" w:right="229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Course</w:t>
                    </w:r>
                  </w:p>
                  <w:p w:rsidR="004648B7" w:rsidRDefault="004648B7" w:rsidP="004648B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Descriptions</w:t>
                    </w:r>
                  </w:p>
                </w:txbxContent>
              </v:textbox>
            </v:shape>
            <v:shape id="Text Box 2591" o:spid="_x0000_s5326" type="#_x0000_t202" style="position:absolute;left:11383;top:13480;width:480;height:1173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" o:allowincell="f" filled="f" stroked="f">
              <v:textbox style="layout-flow:vertical" inset="0,0,0,0">
                <w:txbxContent>
                  <w:p w:rsidR="004648B7" w:rsidRDefault="004648B7" w:rsidP="004648B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Personnel &amp;Index</w:t>
                    </w:r>
                  </w:p>
                </w:txbxContent>
              </v:textbox>
            </v:shape>
            <v:shape id="Text Box 2590" o:spid="_x0000_s5327" type="#_x0000_t202" style="position:absolute;left:11515;top:577;width:377;height:1719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" o:allowincell="f" filled="f" stroked="f">
              <v:textbox style="layout-flow:vertical" inset="0,0,0,0">
                <w:txbxContent>
                  <w:p w:rsidR="004648B7" w:rsidRPr="008A161B" w:rsidRDefault="004648B7" w:rsidP="004648B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20" w:right="-30"/>
                      <w:rPr>
                        <w:rFonts w:ascii="Century Gothic" w:hAnsi="Century Gothic" w:cs="Century Gothic"/>
                        <w:color w:val="FFFFFF" w:themeColor="background1"/>
                        <w:sz w:val="20"/>
                        <w:szCs w:val="20"/>
                      </w:rPr>
                    </w:pPr>
                    <w:r w:rsidRPr="008A161B">
                      <w:rPr>
                        <w:rFonts w:ascii="Century Gothic" w:hAnsi="Century Gothic" w:cs="Century Gothic"/>
                        <w:b/>
                        <w:bCs/>
                        <w:color w:val="FFFFFF" w:themeColor="background1"/>
                        <w:sz w:val="20"/>
                        <w:szCs w:val="20"/>
                      </w:rPr>
                      <w:t>Albany State</w:t>
                    </w:r>
                  </w:p>
                </w:txbxContent>
              </v:textbox>
            </v:shape>
            <v:shape id="Text Box 2588" o:spid="_x0000_s5328" type="#_x0000_t202" style="position:absolute;left:11623;top:4416;width:240;height:840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" o:allowincell="f" filled="f" stroked="f">
              <v:textbox style="layout-flow:vertical" inset="0,0,0,0">
                <w:txbxContent>
                  <w:p w:rsidR="004648B7" w:rsidRDefault="004648B7" w:rsidP="004648B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20" w:right="-30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Business</w:t>
                    </w:r>
                  </w:p>
                </w:txbxContent>
              </v:textbox>
            </v:shape>
            <v:shape id="Text Box 2587" o:spid="_x0000_s5329" type="#_x0000_t202" style="position:absolute;left:11623;top:6136;width:240;height:1017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" o:allowincell="f" filled="f" stroked="f">
              <v:textbox style="layout-flow:vertical" inset="0,0,0,0">
                <w:txbxContent>
                  <w:p w:rsidR="004648B7" w:rsidRDefault="004648B7" w:rsidP="004648B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20" w:right="-30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Education</w:t>
                    </w:r>
                  </w:p>
                </w:txbxContent>
              </v:textbox>
            </v:shape>
            <v:shape id="Text Box 2589" o:spid="_x0000_s5330" type="#_x0000_t202" style="position:absolute;left:11383;top:2499;width:530;height:1744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" o:allowincell="f" filled="f" stroked="f">
              <v:textbox style="layout-flow:vertical" inset="0,0,0,0">
                <w:txbxContent>
                  <w:p w:rsidR="004648B7" w:rsidRPr="008A161B" w:rsidRDefault="004648B7" w:rsidP="004648B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20" w:right="-30"/>
                      <w:rPr>
                        <w:rFonts w:ascii="Century Gothic" w:hAnsi="Century Gothic" w:cs="Century Gothic"/>
                        <w:color w:val="000000" w:themeColor="text1"/>
                        <w:sz w:val="20"/>
                        <w:szCs w:val="20"/>
                      </w:rPr>
                    </w:pPr>
                    <w:r w:rsidRPr="008A161B">
                      <w:rPr>
                        <w:rFonts w:ascii="Century Gothic" w:hAnsi="Century Gothic" w:cs="Century Gothic"/>
                        <w:b/>
                        <w:bCs/>
                        <w:color w:val="000000" w:themeColor="text1"/>
                        <w:sz w:val="20"/>
                        <w:szCs w:val="20"/>
                      </w:rPr>
                      <w:t>Arts &amp; Humanities</w:t>
                    </w:r>
                  </w:p>
                </w:txbxContent>
              </v:textbox>
            </v:shape>
          </v:group>
        </w:pict>
      </w:r>
    </w:p>
    <w:p w:rsidR="00946B9C" w:rsidRDefault="00946B9C" w:rsidP="00663253">
      <w:pPr>
        <w:tabs>
          <w:tab w:val="left" w:pos="9450"/>
        </w:tabs>
      </w:pPr>
    </w:p>
    <w:p w:rsidR="007B0C91" w:rsidRDefault="007B0C91" w:rsidP="00663253">
      <w:pPr>
        <w:tabs>
          <w:tab w:val="left" w:pos="9450"/>
        </w:tabs>
      </w:pPr>
    </w:p>
    <w:p w:rsidR="007B0C91" w:rsidRDefault="007B0C91" w:rsidP="00663253">
      <w:pPr>
        <w:tabs>
          <w:tab w:val="left" w:pos="9450"/>
        </w:tabs>
      </w:pPr>
    </w:p>
    <w:sectPr w:rsidR="007B0C91" w:rsidSect="00663253">
      <w:pgSz w:w="12240" w:h="15840"/>
      <w:pgMar w:top="1440" w:right="1350" w:bottom="1440" w:left="99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entury Gothic">
    <w:altName w:val="Futura Bk"/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trackRevisions/>
  <w:defaultTabStop w:val="720"/>
  <w:characterSpacingControl w:val="doNotCompress"/>
  <w:compat>
    <w:useFELayout/>
  </w:compat>
  <w:rsids>
    <w:rsidRoot w:val="00C11F2C"/>
    <w:rsid w:val="00207050"/>
    <w:rsid w:val="004648B7"/>
    <w:rsid w:val="004E6BD9"/>
    <w:rsid w:val="0052675B"/>
    <w:rsid w:val="0053756F"/>
    <w:rsid w:val="00663253"/>
    <w:rsid w:val="006B31C6"/>
    <w:rsid w:val="006C6320"/>
    <w:rsid w:val="006F2981"/>
    <w:rsid w:val="007A689F"/>
    <w:rsid w:val="007B0C91"/>
    <w:rsid w:val="007E781A"/>
    <w:rsid w:val="008B3172"/>
    <w:rsid w:val="00946B9C"/>
    <w:rsid w:val="009609F4"/>
    <w:rsid w:val="00A57E93"/>
    <w:rsid w:val="00AD34DB"/>
    <w:rsid w:val="00AD796A"/>
    <w:rsid w:val="00B20095"/>
    <w:rsid w:val="00B714E7"/>
    <w:rsid w:val="00C11F2C"/>
    <w:rsid w:val="00CC470F"/>
    <w:rsid w:val="00D15F51"/>
    <w:rsid w:val="00DF26EC"/>
    <w:rsid w:val="00E6490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,5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/>
        <w:ind w:firstLine="72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11F2C"/>
    <w:pPr>
      <w:spacing w:line="276" w:lineRule="auto"/>
      <w:ind w:firstLine="0"/>
    </w:pPr>
    <w:rPr>
      <w:rFonts w:ascii="Calibri" w:eastAsia="Times New Roman" w:hAnsi="Calibri" w:cs="Times New Roman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11F2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11F2C"/>
    <w:rPr>
      <w:rFonts w:ascii="Tahoma" w:eastAsia="Times New Roman" w:hAnsi="Tahoma" w:cs="Tahoma"/>
      <w:sz w:val="16"/>
      <w:szCs w:val="16"/>
      <w:lang w:eastAsia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18150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gif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320</TotalTime>
  <Pages>11</Pages>
  <Words>3870</Words>
  <Characters>22065</Characters>
  <Application>Microsoft Office Word</Application>
  <DocSecurity>0</DocSecurity>
  <Lines>183</Lines>
  <Paragraphs>51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25884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juliette</dc:creator>
  <cp:lastModifiedBy>rjones</cp:lastModifiedBy>
  <cp:revision>10</cp:revision>
  <dcterms:created xsi:type="dcterms:W3CDTF">2011-03-10T16:04:00Z</dcterms:created>
  <dcterms:modified xsi:type="dcterms:W3CDTF">2011-04-19T20:44:00Z</dcterms:modified>
</cp:coreProperties>
</file>