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F2C" w:rsidRDefault="00EE22B2" w:rsidP="00C11F2C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Century Gothic" w:hAnsi="Century Gothic" w:cs="Century Gothic"/>
          <w:color w:val="000000"/>
          <w:sz w:val="19"/>
          <w:szCs w:val="19"/>
        </w:rPr>
      </w:pPr>
      <w:r>
        <w:rPr>
          <w:rFonts w:ascii="Century Gothic" w:hAnsi="Century Gothic" w:cs="Century Gothic"/>
          <w:noProof/>
          <w:color w:val="000000"/>
          <w:sz w:val="19"/>
          <w:szCs w:val="19"/>
        </w:rPr>
        <w:pict>
          <v:group id="Group 1379" o:spid="_x0000_s1026" style="position:absolute;margin-left:-57pt;margin-top:-24.1pt;width:191pt;height:795.85pt;z-index:-251590656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">
            <v:group id="Group 1380" o:spid="_x0000_s1027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ZDuMMAAADdAAAADwAAAGRycy9kb3ducmV2LnhtbERPTYvCMBC9C/sfwgh7&#10;07S7aJdqFBF38SCCuiDehmZsi82kNLGt/94cBI+P9z1f9qYSLTWutKwgHkcgiDOrS84V/J9+Rz8g&#10;nEfWWFkmBQ9ysFx8DOaYatvxgdqjz0UIYZeigsL7OpXSZQUZdGNbEwfuahuDPsAml7rBLoSbSn5F&#10;0VQaLDk0FFjTuqDsdrwbBX8ddqvveNPubtf143Ka7M+7mJT6HParGQhPvX+LX+6tVpBM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JkO4wwAAAN0AAAAP&#10;AAAAAAAAAAAAAAAAAKoCAABkcnMvZG93bnJldi54bWxQSwUGAAAAAAQABAD6AAAAmgMAAAAA&#10;">
              <v:rect id="Rectangle 1381" o:spid="_x0000_s1028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BdaMcA&#10;AADdAAAADwAAAGRycy9kb3ducmV2LnhtbESPT2vCQBTE7wW/w/IEL0U3CbRKzCoiCoXSQ6yK3h7Z&#10;lz+YfRuyW02/fbdQ6HGYmd8w2XowrbhT7xrLCuJZBIK4sLrhSsHxcz9dgHAeWWNrmRR8k4P1avSU&#10;Yartg3O6H3wlAoRdigpq77tUSlfUZNDNbEccvNL2Bn2QfSV1j48AN61MouhVGmw4LNTY0bam4nb4&#10;Mgp2yWVTvrd5l3+YyymmxDwX17NSk/GwWYLwNPj/8F/7TSuYv8xj+H0Tno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QXWjHAAAA3QAAAA8AAAAAAAAAAAAAAAAAmAIAAGRy&#10;cy9kb3ducmV2LnhtbFBLBQYAAAAABAAEAPUAAACMAwAAAAA=&#10;" fillcolor="#474747" stroked="f">
                <v:path arrowok="t"/>
              </v:rect>
              <v:rect id="Rectangle 2702" o:spid="_x0000_s1029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1IRsYA&#10;AADdAAAADwAAAGRycy9kb3ducmV2LnhtbESPT2vCQBTE74V+h+UVvNVNBY1N3YRSUMSL9U/p9TX7&#10;moRm34bd1cRv7woFj8PM/IZZFINpxZmcbywreBknIIhLqxuuFBwPy+c5CB+QNbaWScGFPBT548MC&#10;M2173tF5HyoRIewzVFCH0GVS+rImg35sO+Lo/VpnMETpKqkd9hFuWjlJkpk02HBcqLGjj5rKv/3J&#10;KOjdQNNVpbfz2ebr8Pr9k2L36ZQaPQ3vbyACDeEe/m+vtYJ0mk7g9iY+AZl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1IRsYAAADdAAAADwAAAAAAAAAAAAAAAACYAgAAZHJz&#10;L2Rvd25yZXYueG1sUEsFBgAAAAAEAAQA9QAAAIsDAAAAAA==&#10;" fillcolor="#dcdcdc" stroked="f">
                <v:path arrowok="t"/>
              </v:rect>
              <v:rect id="Rectangle 2703" o:spid="_x0000_s1030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Ht3cYA&#10;AADdAAAADwAAAGRycy9kb3ducmV2LnhtbESPT2vCQBTE70K/w/IKvelGRWNTVxFBES/1T0uvr9ln&#10;Esy+DbtbE799t1DwOMzMb5j5sjO1uJHzlWUFw0ECgji3uuJCwcd505+B8AFZY22ZFNzJw3Lx1Jtj&#10;pm3LR7qdQiEihH2GCsoQmkxKn5dk0A9sQxy9i3UGQ5SukNphG+GmlqMkmUqDFceFEhtal5RfTz9G&#10;Qes6mmwL/T6b7j/Pr1/fKTYHp9TLc7d6AxGoC4/wf3unFaSTdAx/b+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Ht3cYAAADdAAAADwAAAAAAAAAAAAAAAACYAgAAZHJz&#10;L2Rvd25yZXYueG1sUEsFBgAAAAAEAAQA9QAAAIsDAAAAAA==&#10;" fillcolor="#dcdcdc" stroked="f">
                <v:path arrowok="t"/>
              </v:rect>
              <v:rect id="Rectangle 1384" o:spid="_x0000_s1031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r/w8UA&#10;AADdAAAADwAAAGRycy9kb3ducmV2LnhtbESPS4vCQBCE74L/YWjBm05cfBEdRRZWVvHi4+Ktk2mT&#10;YKYnZGZj9t87guCxqKqvqOW6NaVoqHaFZQWjYQSCOLW64EzB5fwzmINwHlljaZkU/JOD9arbWWKs&#10;7YOP1Jx8JgKEXYwKcu+rWEqX5mTQDW1FHLybrQ36IOtM6hofAW5K+RVFU2mw4LCQY0XfOaX3059R&#10;kOwOR7/dX7bNPMmq0ibX0cFOlOr32s0ChKfWf8Lv9q9WMJvMxvB6E5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+v/DxQAAAN0AAAAPAAAAAAAAAAAAAAAAAJgCAABkcnMv&#10;ZG93bnJldi54bWxQSwUGAAAAAAQABAD1AAAAigMAAAAA&#10;" stroked="f">
                <v:path arrowok="t"/>
              </v:rect>
              <v:rect id="Rectangle 1385" o:spid="_x0000_s1032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TLh8gA&#10;AADdAAAADwAAAGRycy9kb3ducmV2LnhtbESPQWvCQBSE74L/YXlCL1I3FmJsdJW2IO2pUi0Ub8/s&#10;M0mbfRt2tzH+e1co9DjMzDfMct2bRnTkfG1ZwXSSgCAurK65VPC539zPQfiArLGxTAou5GG9Gg6W&#10;mGt75g/qdqEUEcI+RwVVCG0upS8qMugntiWO3sk6gyFKV0rt8BzhppEPSTKTBmuOCxW29FJR8bP7&#10;NQq+v17d8+Mh3W6LY9NtaPaeTLOxUnej/mkBIlAf/sN/7TetIEuzFG5v4hO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5MuHyAAAAN0AAAAPAAAAAAAAAAAAAAAAAJgCAABk&#10;cnMvZG93bnJldi54bWxQSwUGAAAAAAQABAD1AAAAjQMAAAAA&#10;" filled="f" strokecolor="#a3a3a3" strokeweight="2pt">
                <v:path arrowok="t"/>
              </v:rect>
              <v:rect id="Rectangle 2706" o:spid="_x0000_s1033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N/EsgA&#10;AADdAAAADwAAAGRycy9kb3ducmV2LnhtbESPT2vCQBTE7wW/w/IEL0U3kdZIdBUpWnooxb8Hb4/s&#10;Mwlm36bZ1cRv3y0Uehxm5jfMfNmZStypcaVlBfEoAkGcWV1yruB42AynIJxH1lhZJgUPcrBc9J7m&#10;mGrb8o7ue5+LAGGXooLC+zqV0mUFGXQjWxMH72Ibgz7IJpe6wTbATSXHUTSRBksOCwXW9FZQdt3f&#10;jIL3r8fn+Pkan+J115bHl/N3vk1QqUG/W81AeOr8f/iv/aEVJK/JBH7fhCc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g38SyAAAAN0AAAAPAAAAAAAAAAAAAAAAAJgCAABk&#10;cnMvZG93bnJldi54bWxQSwUGAAAAAAQABAD1AAAAjQMAAAAA&#10;" fillcolor="#191919" stroked="f">
                <v:path arrowok="t"/>
              </v:rect>
              <v:rect id="Rectangle 2707" o:spid="_x0000_s1034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/aicgA&#10;AADdAAAADwAAAGRycy9kb3ducmV2LnhtbESPQWvCQBSE74L/YXlCL1I3kWpKdBWRtvRQxKb20Nsj&#10;+0yC2bdpdmviv+8KgsdhZr5hluve1OJMrassK4gnEQji3OqKCwWHr9fHZxDOI2usLZOCCzlYr4aD&#10;JabadvxJ58wXIkDYpaig9L5JpXR5SQbdxDbEwTva1qAPsi2kbrELcFPLaRTNpcGKw0KJDW1Lyk/Z&#10;n1Hwtrt8TMen+Dt+6bvq8PTzW+wTVOph1G8WIDz1/h6+td+1gmSWJHB9E56AXP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z9qJyAAAAN0AAAAPAAAAAAAAAAAAAAAAAJgCAABk&#10;cnMvZG93bnJldi54bWxQSwUGAAAAAAQABAD1AAAAjQMAAAAA&#10;" fillcolor="#191919" stroked="f">
                <v:path arrowok="t"/>
              </v:rect>
              <v:group id="Group 2708" o:spid="_x0000_s1035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BPvsMAAADdAAAADwAAAGRycy9kb3ducmV2LnhtbERPTYvCMBC9C/sfwgh7&#10;07S7aJdqFBF38SCCuiDehmZsi82kNLGt/94cBI+P9z1f9qYSLTWutKwgHkcgiDOrS84V/J9+Rz8g&#10;nEfWWFkmBQ9ysFx8DOaYatvxgdqjz0UIYZeigsL7OpXSZQUZdGNbEwfuahuDPsAml7rBLoSbSn5F&#10;0VQaLDk0FFjTuqDsdrwbBX8ddqvveNPubtf143Ka7M+7mJT6HParGQhPvX+LX+6tVpB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UE++wwAAAN0AAAAP&#10;AAAAAAAAAAAAAAAAAKoCAABkcnMvZG93bnJldi54bWxQSwUGAAAAAAQABAD6AAAAmgMAAAAA&#10;">
                <v:shape id="Freeform 2709" o:spid="_x0000_s103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oxW8UA&#10;AADdAAAADwAAAGRycy9kb3ducmV2LnhtbESPT2sCMRTE70K/Q3gFbzVbwa5ujVKKQkUv/kO8PTav&#10;2aWblyWJuv32jVDwOMzMb5jpvLONuJIPtWMFr4MMBHHpdM1GwWG/fBmDCBFZY+OYFPxSgPnsqTfF&#10;Qrsbb+m6i0YkCIcCFVQxtoWUoazIYhi4ljh5385bjEl6I7XHW4LbRg6z7E1arDktVNjSZ0Xlz+5i&#10;FYTFqj6Gle02tnHn9cnnxqy9Uv3n7uMdRKQuPsL/7S+tIB/lE7i/SU9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yjFb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03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Xo4cIA&#10;AADdAAAADwAAAGRycy9kb3ducmV2LnhtbERPTWsCMRC9F/wPYYTeatZC67IaRaSFir10VcTbsBmz&#10;wc1kSVLd/vvmUOjx8b4Xq8F14kYhWs8KppMCBHHjtWWj4LB/fypBxISssfNMCn4owmo5elhgpf2d&#10;v+hWJyNyCMcKFbQp9ZWUsWnJYZz4njhzFx8cpgyDkTrgPYe7Tj4Xxat0aDk3tNjTpqXmWn87BfFt&#10;a49x64ZP1/nz7hRmxuyCUo/jYT0HkWhI/+I/94dWMHsp8/78Jj8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JejhwgAAAN0AAAAPAAAAAAAAAAAAAAAAAJgCAABkcnMvZG93&#10;bnJldi54bWxQSwUGAAAAAAQABAD1AAAAhw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038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+WBMcAAADd&#10;AAAADwAAAAAAAAAAAAAAAACqAgAAZHJzL2Rvd25yZXYueG1sUEsFBgAAAAAEAAQA+gAAAJ4DAAAA&#10;AA==&#10;">
                <v:shape id="Freeform 2712" o:spid="_x0000_s103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HdDcUA&#10;AADdAAAADwAAAGRycy9kb3ducmV2LnhtbESPQWvCQBSE7wX/w/IEL0V3DbZKdBWRSHvopSqeH9ln&#10;EpJ9G7JrjP++Wyj0OMzMN8xmN9hG9NT5yrGG+UyBIM6dqbjQcDkfpysQPiAbbByThid52G1HLxtM&#10;jXvwN/WnUIgIYZ+ihjKENpXS5yVZ9DPXEkfv5jqLIcqukKbDR4TbRiZKvUuLFceFEls6lJTXp7vV&#10;MGQL2X+oWn3lvJhn9WuShfNV68l42K9BBBrCf/iv/Wk0LN9WC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Ad0N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04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4lsUA&#10;AADdAAAADwAAAGRycy9kb3ducmV2LnhtbESPQWvCQBSE74L/YXmCF6m7WttKdBUpKXrwUhXPj+xr&#10;EpJ9G7LbGP+9Wyh4HGbmG2a97W0tOmp96VjDbKpAEGfOlJxruJy/XpYgfEA2WDsmDXfysN0MB2tM&#10;jLvxN3WnkIsIYZ+ghiKEJpHSZwVZ9FPXEEfvx7UWQ5RtLk2Ltwi3tZwr9S4tlhwXCmzos6CsOv1a&#10;DX26kN1eVeqY8WKWVpN5Gs5XrcejfrcCEagPz/B/+2A0fLwtX+HvTXw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XiW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041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sg1nM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pmk/kH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sg1nMcAAADd&#10;AAAADwAAAAAAAAAAAAAAAACqAgAAZHJzL2Rvd25yZXYueG1sUEsFBgAAAAAEAAQA+gAAAJ4DAAAA&#10;AA==&#10;">
                <v:shape id="Freeform 2715" o:spid="_x0000_s104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lq9ccA&#10;AADdAAAADwAAAGRycy9kb3ducmV2LnhtbESP0WrCQBRE3wv+w3IFX4rZaNFKmlVsUdoHKRj9gGv2&#10;Nglm74bdVWO/vlso9HGYOTNMvupNK67kfGNZwSRJQRCXVjdcKTgetuMFCB+QNbaWScGdPKyWg4cc&#10;M21vvKdrESoRS9hnqKAOocuk9GVNBn1iO+LofVlnMETpKqkd3mK5aeU0TefSYMNxocaO3moqz8XF&#10;KHj+nmyetOF5W7jd++v+/rk7bR+VGg379QuIQH34D//RHzpys8UMft/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5avXHAAAA3QAAAA8AAAAAAAAAAAAAAAAAmAIAAGRy&#10;cy9kb3ducmV2LnhtbFBLBQYAAAAABAAEAPUAAACMAwAAAAA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04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v0gsYA&#10;AADdAAAADwAAAGRycy9kb3ducmV2LnhtbESP0WrCQBRE3wv9h+UW+lJ0Y0ujRFfRUmkfRDD6Adfs&#10;NQlm74bdrcZ+vSsIPg4zZ4aZzDrTiBM5X1tWMOgnIIgLq2suFey2y94IhA/IGhvLpOBCHmbT56cJ&#10;ZtqeeUOnPJQilrDPUEEVQptJ6YuKDPq+bYmjd7DOYIjSlVI7PMdy08j3JEmlwZrjQoUtfVVUHPM/&#10;o2D4P/j+0IbTJnern8Xmsl7tl29Kvb508zGIQF14hO/0r47c5yiF25v4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v0gsYAAADdAAAADwAAAAAAAAAAAAAAAACYAgAAZHJz&#10;L2Rvd25yZXYueG1sUEsFBgAAAAAEAAQA9QAAAIsDAAAAAA=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044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4U/mc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n4m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hT+ZwwAAAN0AAAAP&#10;AAAAAAAAAAAAAAAAAKoCAABkcnMvZG93bnJldi54bWxQSwUGAAAAAAQABAD6AAAAmgMAAAAA&#10;">
                <v:shape id="Freeform 2718" o:spid="_x0000_s104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RaOsYA&#10;AADdAAAADwAAAGRycy9kb3ducmV2LnhtbESPUWsCMRCE3wv+h7AF32rOQq1ejSKFVouI1PYHLJft&#10;5fCye71EPf31jVDwcZiZb5jpvPO1OlIbKmEDw0EGirgQW3Fp4Pvr7WEMKkRki7UwGThTgPmsdzfF&#10;3MqJP+m4i6VKEA45GnAxNrnWoXDkMQykIU7ej7QeY5JtqW2LpwT3tX7MspH2WHFacNjQq6Nivzt4&#10;A+/LyXK4vjiRvfbZb7HZykejjenfd4sXUJG6eAv/t1fWwPPTeALXN+k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RaOs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04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dlesMA&#10;AADdAAAADwAAAGRycy9kb3ducmV2LnhtbERP22oCMRB9L/gPYYS+adaCra5GkUK1pYh4+YBhM24W&#10;NzPbTarbfn3zIPTxcO7zZedrdaU2VMIGRsMMFHEhtuLSwOn4NpiAChHZYi1MBn4owHLRe5hjbuXG&#10;e7oeYqlSCIccDbgYm1zrUDjyGIbSECfuLK3HmGBbatviLYX7Wj9l2bP2WHFqcNjQq6Picvj2Btab&#10;6Wb0+etELtpnX8V2Jx+NNuax361moCJ18V98d79bAy/jadqf3qQno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dlesMAAADdAAAADwAAAAAAAAAAAAAAAACYAgAAZHJzL2Rv&#10;d25yZXYueG1sUEsFBgAAAAAEAAQA9QAAAIg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Group 1400" o:spid="_x0000_s1047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2YA2cYAAADdAAAADwAAAGRycy9kb3ducmV2LnhtbESPQWvCQBSE74X+h+UV&#10;etNNKtqauoqIigcpNAri7ZF9JsHs25DdJvHfu4LQ4zAz3zCzRW8q0VLjSssK4mEEgjizuuRcwfGw&#10;GXyBcB5ZY2WZFNzIwWL++jLDRNuOf6lNfS4ChF2CCgrv60RKlxVk0A1tTRy8i20M+iCbXOoGuwA3&#10;lfyIook0WHJYKLCmVUHZNf0zCrYddstRvG7318vqdj6Mf077mJR6f+uX3yA89f4//GzvtILP8TS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ZgDZxgAAAN0A&#10;AAAPAAAAAAAAAAAAAAAAAKoCAABkcnMvZG93bnJldi54bWxQSwUGAAAAAAQABAD6AAAAnQMAAAAA&#10;">
                <v:shape id="Freeform 2721" o:spid="_x0000_s104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L0MYA&#10;AADdAAAADwAAAGRycy9kb3ducmV2LnhtbESPT2vCQBTE7wW/w/KEXoruGqx/oqtIibSHXqri+ZF9&#10;JiHZtyG7jem3dwuFHoeZ+Q2z3Q+2ET11vnKsYTZVIIhzZyouNFzOx8kKhA/IBhvHpOGHPOx3o6ct&#10;psbd+Yv6UyhEhLBPUUMZQptK6fOSLPqpa4mjd3OdxRBlV0jT4T3CbSMTpRbSYsVxocSW3krK69O3&#10;1TBkc9m/q1p95jyfZfVLkoXzVevn8XDYgAg0hP/wX/vDaFi+rhP4fROfgN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hL0MYAAADdAAAADwAAAAAAAAAAAAAAAACYAgAAZHJz&#10;L2Rvd25yZXYueG1sUEsFBgAAAAAEAAQA9QAAAIsDAAAAAA==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04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uS8YA&#10;AADdAAAADwAAAGRycy9kb3ducmV2LnhtbESPS2vDMBCE74X+B7GFXkoiJc3TiRJKcGkOueRBzou1&#10;sY2tlbEUx/33VaHQ4zAz3zDrbW9r0VHrS8caRkMFgjhzpuRcw+X8OViA8AHZYO2YNHyTh+3m+WmN&#10;iXEPPlJ3CrmIEPYJaihCaBIpfVaQRT90DXH0bq61GKJsc2lafES4reVYqZm0WHJcKLChXUFZdbpb&#10;DX06kd2XqtQh48kord7GaThftX596T9WIAL14T/8194bDfPp8h1+38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TuS8YAAADdAAAADwAAAAAAAAAAAAAAAACYAgAAZHJz&#10;L2Rvd25yZXYueG1sUEsFBgAAAAAEAAQA9QAAAIsDAAAAAA==&#10;" path="m696,l1781,e" filled="f" strokecolor="#191919" strokeweight="2pt">
                  <v:path arrowok="t" o:connecttype="custom" o:connectlocs="696,0;1781,0" o:connectangles="0,0"/>
                </v:shape>
              </v:group>
              <v:shape id="Freeform 1403" o:spid="_x0000_s1050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ca5MUA&#10;AADdAAAADwAAAGRycy9kb3ducmV2LnhtbESPQWvCQBSE70L/w/IKvZlNpdqauoaSRvDiIWnx/Mi+&#10;Jmmzb0N2Nem/dwXB4zAz3zCbdDKdONPgWssKnqMYBHFldcu1gu+v3fwNhPPIGjvLpOCfHKTbh9kG&#10;E21HLuhc+loECLsEFTTe94mUrmrIoItsTxy8HzsY9EEOtdQDjgFuOrmI45U02HJYaLCnrKHqrzwZ&#10;BWOfu9+9qbLyKMtDXtCULz8LpZ4ep493EJ4mfw/f2nut4HW5foHrm/AE5P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xrkxQAAAN0AAAAPAAAAAAAAAAAAAAAAAJgCAABkcnMv&#10;ZG93bnJldi54bWxQSwUGAAAAAAQABAD1AAAAigMAAAAA&#10;" path="m,l44,e" filled="f" strokecolor="#191919" strokeweight="2pt">
                <v:path arrowok="t" o:connecttype="custom" o:connectlocs="0,0;44,0" o:connectangles="0,0"/>
              </v:shape>
              <v:shape id="Freeform 1404" o:spid="_x0000_s1051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P9cUA&#10;AADdAAAADwAAAGRycy9kb3ducmV2LnhtbESPzWsCMRTE7wX/h/AEL0WzLa4fq1GkKEhvfhw8PjbP&#10;zbabl2WTavzvTaHQ4zAzv2GW62gbcaPO144VvI0yEMSl0zVXCs6n3XAGwgdkjY1jUvAgD+tV72WJ&#10;hXZ3PtDtGCqRIOwLVGBCaAspfWnIoh+5ljh5V9dZDEl2ldQd3hPcNvI9yybSYs1pwWBLH4bK7+OP&#10;VZCdYo7j89elldtm80rbOP58GKUG/bhZgAgUw3/4r73XCqb5PIffN+kJyN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c/1xQAAAN0AAAAPAAAAAAAAAAAAAAAAAJgCAABkcnMv&#10;ZG93bnJldi54bWxQSwUGAAAAAAQABAD1AAAAigMAAAAA&#10;" path="m,l400,e" filled="f" strokecolor="#191919" strokeweight="2pt">
                <v:path arrowok="t" o:connecttype="custom" o:connectlocs="0,0;400,0" o:connectangles="0,0"/>
              </v:shape>
              <v:rect id="Rectangle 1405" o:spid="_x0000_s1052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i1cUA&#10;AADdAAAADwAAAGRycy9kb3ducmV2LnhtbESPQYvCMBSE74L/ITzBm6YKarcaZVlQVvGi68Xba/O2&#10;Ldu8lCbW7r83guBxmJlvmNWmM5VoqXGlZQWTcQSCOLO65FzB5Wc7ikE4j6yxskwK/snBZt3vrTDR&#10;9s4nas8+FwHCLkEFhfd1IqXLCjLoxrYmDt6vbQz6IJtc6gbvAW4qOY2iuTRYclgosKavgrK/880o&#10;SPfHk98dLrs2TvO6sul1crQzpYaD7nMJwlPn3+FX+1srWMw+5vB8E56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CLVxQAAAN0AAAAPAAAAAAAAAAAAAAAAAJgCAABkcnMv&#10;ZG93bnJldi54bWxQSwUGAAAAAAQABAD1AAAAigMAAAAA&#10;" stroked="f">
                <v:path arrowok="t"/>
              </v:rect>
              <v:rect id="Rectangle 1406" o:spid="_x0000_s1053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tRccA&#10;AADdAAAADwAAAGRycy9kb3ducmV2LnhtbESP0UoDMRRE3wX/IVzBF7HZinXttmkpglL7Im77AdfN&#10;7Wbb5GZJ0nb9eyMIPg4zc4aZLwdnxZlC7DwrGI8KEMSN1x23Cnbb1/tnEDEha7SeScE3RVgurq/m&#10;WGl/4U8616kVGcKxQgUmpb6SMjaGHMaR74mzt/fBYcoytFIHvGS4s/KhKJ6kw47zgsGeXgw1x/rk&#10;FNDH3fvkbX04bg7aWjN9/KpPZVDq9mZYzUAkGtJ/+K+91grKybSE3zf5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a7UX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99" o:spid="_x0000_s1054" type="#_x0000_t202" style="position:absolute;left:377;top:13537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YFfcEA&#10;AADdAAAADwAAAGRycy9kb3ducmV2LnhtbERPzYrCMBC+C/sOYRb2pukqVq1GkYKsJ8HqAwzN2BSb&#10;SbfJ2vr2m4Pg8eP73+wG24gHdb52rOB7koAgLp2uuVJwvRzGSxA+IGtsHJOCJ3nYbT9GG8y06/lM&#10;jyJUIoawz1CBCaHNpPSlIYt+4lriyN1cZzFE2FVSd9jHcNvIaZKk0mLNscFgS7mh8l78WQWnpzT9&#10;zM6vZZ6np3T2e8D7T6PU1+ewX4MINIS3+OU+agWL+SrOjW/iE5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WBX3BAAAA3QAAAA8AAAAAAAAAAAAAAAAAmAIAAGRycy9kb3du&#10;cmV2LnhtbFBLBQYAAAAABAAEAPUAAACGAwAAAAA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055" type="#_x0000_t202" style="position:absolute;left:377;top:8243;width:720;height:11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qg5sMA&#10;AADdAAAADwAAAGRycy9kb3ducmV2LnhtbESP0YrCMBRE3wX/IVxh3zRVsa7VKFKQ3Sdh1Q+4NHeb&#10;YnNTm2jr328EYR+HmTnDbHa9rcWDWl85VjCdJCCIC6crLhVczofxJwgfkDXWjknBkzzstsPBBjPt&#10;Ov6hxymUIkLYZ6jAhNBkUvrCkEU/cQ1x9H5dazFE2ZZSt9hFuK3lLElSabHiuGCwodxQcT3drYLj&#10;U5pubheXIs/TYzq/HfD6VSv1Mer3axCB+vAffre/tYLlYrWC15v4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qg5s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056" type="#_x0000_t202" style="position:absolute;left:397;top:11806;width:480;height:12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9gMAA&#10;AADdAAAADwAAAGRycy9kb3ducmV2LnhtbERPzYrCMBC+L+w7hFnwtqYqVqmNshRET8KqDzA0Y1Pa&#10;TLpNtPXtzUHY48f3n+9G24oH9b52rGA2TUAQl07XXCm4XvbfaxA+IGtsHZOCJ3nYbT8/csy0G/iX&#10;HudQiRjCPkMFJoQuk9KXhiz6qeuII3dzvcUQYV9J3eMQw20r50mSSos1xwaDHRWGyuZ8twpOT2mG&#10;hV1ey6JIT+nib4/NoVVq8jX+bEAEGsO/+O0+agWrNIn745v4BOT2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/9gMAAAADdAAAADwAAAAAAAAAAAAAAAACYAgAAZHJzL2Rvd25y&#10;ZXYueG1sUEsFBgAAAAAEAAQA9QAAAIUDAAAAAA=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057" type="#_x0000_t202" style="position:absolute;left:397;top:10116;width:480;height:9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NYG8MA&#10;AADdAAAADwAAAGRycy9kb3ducmV2LnhtbESP0YrCMBRE34X9h3CFfdNUxbpUo0hB1idB7QdcmrtN&#10;sbnpNllb/34jCD4OM3OG2ewG24g7db52rGA2TUAQl07XXCkorofJFwgfkDU2jknBgzzsth+jDWba&#10;9Xym+yVUIkLYZ6jAhNBmUvrSkEU/dS1x9H5cZzFE2VVSd9hHuG3kPElSabHmuGCwpdxQebv8WQWn&#10;hzT9wi6LMs/TU7r4PeDtu1Hqczzs1yACDeEdfrWPWsEqTWbwfBOf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NYG8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058" type="#_x0000_t202" style="position:absolute;left:417;top:6480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HGbMMA&#10;AADdAAAADwAAAGRycy9kb3ducmV2LnhtbESP0YrCMBRE34X9h3AX9k1TFatUoywF0SdhtR9waa5N&#10;sbnpNtHWv98Iwj4OM3OG2ewG24gHdb52rGA6SUAQl07XXCkoLvvxCoQPyBobx6TgSR5224/RBjPt&#10;ev6hxzlUIkLYZ6jAhNBmUvrSkEU/cS1x9K6usxii7CqpO+wj3DZyliSptFhzXDDYUm6ovJ3vVsHp&#10;KU0/t4uizPP0lM5/93g7NEp9fQ7faxCBhvAffrePWsEyTWbweh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HGbM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059" type="#_x0000_t202" style="position:absolute;left:417;top:4760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1j98MA&#10;AADdAAAADwAAAGRycy9kb3ducmV2LnhtbESP3YrCMBSE7xd8h3AE79bULVulGmUpiHsl+PMAh+bY&#10;FJuT2kRb394sLHg5zMw3zGoz2EY8qPO1YwWzaQKCuHS65krB+bT9XIDwAVlj45gUPMnDZj36WGGu&#10;Xc8HehxDJSKEfY4KTAhtLqUvDVn0U9cSR+/iOoshyq6SusM+wm0jv5IkkxZrjgsGWyoMldfj3SrY&#10;P6XpU/t9Losi22fpbYvXXaPUZDz8LEEEGsI7/N/+1QrmWZLC35v4BOT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1j98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060" type="#_x0000_t202" style="position:absolute;left:397;top:2475;width:570;height:17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T7g8QA&#10;AADdAAAADwAAAGRycy9kb3ducmV2LnhtbESP3YrCMBSE74V9h3AW9k5T/6pUoywF2b0S/HmAQ3Ns&#10;is1Jt4m2vv1GELwcZuYbZr3tbS3u1PrKsYLxKAFBXDhdcangfNoNlyB8QNZYOyYFD/Kw3XwM1php&#10;1/GB7sdQighhn6ECE0KTSekLQxb9yDXE0bu41mKIsi2lbrGLcFvLSZKk0mLFccFgQ7mh4nq8WQX7&#10;hzTd1M7PRZ6n+3T6t8PrT63U12f/vQIRqA/v8Kv9qxUs0mQGzzfx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0+4P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061" type="#_x0000_t202" style="position:absolute;left:400;top:591;width:477;height:16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heGMQA&#10;AADdAAAADwAAAGRycy9kb3ducmV2LnhtbESPwWrDMBBE74X8g9hAbrXcBLvFtRKCIaSnQNN8wGJt&#10;LRNr5VhKbP99VSj0OMzMG6bcTbYTDxp861jBS5KCIK6dbrlRcPk6PL+B8AFZY+eYFMzkYbddPJVY&#10;aDfyJz3OoRERwr5ABSaEvpDS14Ys+sT1xNH7doPFEOXQSD3gGOG2k+s0zaXFluOCwZ4qQ/X1fLcK&#10;TrM048Zml7qq8lO+uR3weuyUWi2n/TuIQFP4D/+1P7SC1zzN4PdNf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4Xhj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drawing>
          <wp:inline distT="0" distB="0" distL="0" distR="0">
            <wp:extent cx="6366510" cy="4330700"/>
            <wp:effectExtent l="19050" t="0" r="0" b="0"/>
            <wp:docPr id="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344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25"/>
          <w:sz w:val="128"/>
          <w:szCs w:val="128"/>
        </w:rPr>
        <w:t>S</w:t>
      </w:r>
      <w:r>
        <w:rPr>
          <w:rFonts w:ascii="Times New Roman" w:hAnsi="Times New Roman"/>
          <w:color w:val="191919"/>
          <w:spacing w:val="-26"/>
          <w:sz w:val="96"/>
          <w:szCs w:val="96"/>
        </w:rPr>
        <w:t>PECIA</w:t>
      </w:r>
      <w:r>
        <w:rPr>
          <w:rFonts w:ascii="Times New Roman" w:hAnsi="Times New Roman"/>
          <w:color w:val="191919"/>
          <w:sz w:val="96"/>
          <w:szCs w:val="96"/>
        </w:rPr>
        <w:t>L</w:t>
      </w:r>
      <w:r>
        <w:rPr>
          <w:rFonts w:ascii="Times New Roman" w:hAnsi="Times New Roman"/>
          <w:color w:val="191919"/>
          <w:spacing w:val="-7"/>
          <w:sz w:val="96"/>
          <w:szCs w:val="96"/>
        </w:rPr>
        <w:t xml:space="preserve"> </w:t>
      </w:r>
      <w:r>
        <w:rPr>
          <w:rFonts w:ascii="Times New Roman" w:hAnsi="Times New Roman"/>
          <w:color w:val="191919"/>
          <w:spacing w:val="-25"/>
          <w:sz w:val="128"/>
          <w:szCs w:val="128"/>
        </w:rPr>
        <w:t>P</w:t>
      </w:r>
      <w:r>
        <w:rPr>
          <w:rFonts w:ascii="Times New Roman" w:hAnsi="Times New Roman"/>
          <w:color w:val="191919"/>
          <w:spacing w:val="-26"/>
          <w:sz w:val="96"/>
          <w:szCs w:val="96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</w:pPr>
    </w:p>
    <w:p w:rsidR="00C11F2C" w:rsidRDefault="00EE22B2" w:rsidP="00C11F2C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27"/>
          <w:szCs w:val="27"/>
        </w:rPr>
      </w:pPr>
      <w:r w:rsidRPr="00EE22B2">
        <w:rPr>
          <w:noProof/>
        </w:rPr>
        <w:pict>
          <v:polyline id="Freeform 1901" o:spid="_x0000_s1396" style="position:absolute;left:0;text-align:left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4.1pt,575.95pt,24.1pt" coordsize="100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" o:allowincell="f" filled="f" strokecolor="#191919" strokeweight=".04408mm">
            <v:path arrowok="t" o:connecttype="custom" o:connectlocs="0,0;2147483647,0" o:connectangles="0,0"/>
            <w10:wrap anchorx="page"/>
          </v:polyline>
        </w:pict>
      </w:r>
      <w:r w:rsidR="00C11F2C">
        <w:rPr>
          <w:rFonts w:ascii="Times New Roman" w:hAnsi="Times New Roman"/>
          <w:b/>
          <w:bCs/>
          <w:color w:val="191919"/>
          <w:sz w:val="36"/>
          <w:szCs w:val="36"/>
        </w:rPr>
        <w:t>C</w:t>
      </w:r>
      <w:r w:rsidR="00C11F2C">
        <w:rPr>
          <w:rFonts w:ascii="Times New Roman" w:hAnsi="Times New Roman"/>
          <w:b/>
          <w:bCs/>
          <w:color w:val="191919"/>
          <w:sz w:val="27"/>
          <w:szCs w:val="27"/>
        </w:rPr>
        <w:t>ONTENTS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14"/>
          <w:szCs w:val="14"/>
        </w:rPr>
        <w:sectPr w:rsidR="00C11F2C">
          <w:pgSz w:w="12240" w:h="15840"/>
          <w:pgMar w:top="420" w:right="600" w:bottom="280" w:left="420" w:header="720" w:footer="720" w:gutter="0"/>
          <w:cols w:space="720"/>
        </w:sect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1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lastRenderedPageBreak/>
        <w:t>The Honors Program</w:t>
      </w:r>
      <w:r>
        <w:rPr>
          <w:rFonts w:ascii="Times New Roman" w:hAnsi="Times New Roman"/>
          <w:color w:val="191919"/>
          <w:spacing w:val="1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.57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Cooperative Education </w:t>
      </w:r>
      <w:r>
        <w:rPr>
          <w:rFonts w:ascii="Times New Roman" w:hAnsi="Times New Roman"/>
          <w:color w:val="191919"/>
          <w:spacing w:val="31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.58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f</w:t>
      </w:r>
      <w:r>
        <w:rPr>
          <w:rFonts w:ascii="Times New Roman" w:hAnsi="Times New Roman"/>
          <w:color w:val="191919"/>
          <w:sz w:val="17"/>
          <w:szCs w:val="17"/>
        </w:rPr>
        <w:t>f-Campus Programs</w:t>
      </w:r>
      <w:r>
        <w:rPr>
          <w:rFonts w:ascii="Times New Roman" w:hAnsi="Times New Roman"/>
          <w:color w:val="191919"/>
          <w:spacing w:val="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.58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Department of Military Science </w:t>
      </w:r>
      <w:r>
        <w:rPr>
          <w:rFonts w:ascii="Times New Roman" w:hAnsi="Times New Roman"/>
          <w:color w:val="191919"/>
          <w:spacing w:val="1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.58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Army ROTC (Reserve 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f</w:t>
      </w:r>
      <w:r>
        <w:rPr>
          <w:rFonts w:ascii="Times New Roman" w:hAnsi="Times New Roman"/>
          <w:color w:val="191919"/>
          <w:sz w:val="17"/>
          <w:szCs w:val="17"/>
        </w:rPr>
        <w:t>fice</w:t>
      </w:r>
      <w:r>
        <w:rPr>
          <w:rFonts w:ascii="Times New Roman" w:hAnsi="Times New Roman"/>
          <w:color w:val="191919"/>
          <w:spacing w:val="6"/>
          <w:sz w:val="17"/>
          <w:szCs w:val="17"/>
        </w:rPr>
        <w:t>r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>’</w:t>
      </w:r>
      <w:r>
        <w:rPr>
          <w:rFonts w:ascii="Times New Roman" w:hAnsi="Times New Roman"/>
          <w:color w:val="191919"/>
          <w:sz w:val="17"/>
          <w:szCs w:val="17"/>
        </w:rPr>
        <w:t>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180" w:lineRule="exact"/>
        <w:ind w:left="1260" w:right="-45"/>
        <w:rPr>
          <w:rFonts w:ascii="Times New Roman" w:hAnsi="Times New Roman"/>
          <w:color w:val="000000"/>
          <w:sz w:val="17"/>
          <w:szCs w:val="17"/>
        </w:rPr>
      </w:pPr>
      <w:proofErr w:type="gramStart"/>
      <w:r>
        <w:rPr>
          <w:rFonts w:ascii="Times New Roman" w:hAnsi="Times New Roman"/>
          <w:color w:val="191919"/>
          <w:spacing w:val="-6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raining Corps) Program</w:t>
      </w:r>
      <w:r>
        <w:rPr>
          <w:rFonts w:ascii="Times New Roman" w:hAnsi="Times New Roman"/>
          <w:color w:val="191919"/>
          <w:spacing w:val="7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</w:t>
      </w:r>
      <w:proofErr w:type="gramEnd"/>
      <w:r>
        <w:rPr>
          <w:rFonts w:ascii="Times New Roman" w:hAnsi="Times New Roman"/>
          <w:color w:val="191919"/>
          <w:sz w:val="17"/>
          <w:szCs w:val="17"/>
        </w:rPr>
        <w:t xml:space="preserve"> .58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1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000000"/>
          <w:sz w:val="17"/>
          <w:szCs w:val="17"/>
        </w:rPr>
        <w:br w:type="column"/>
      </w:r>
      <w:r>
        <w:rPr>
          <w:rFonts w:ascii="Times New Roman" w:hAnsi="Times New Roman"/>
          <w:color w:val="191919"/>
          <w:sz w:val="17"/>
          <w:szCs w:val="17"/>
        </w:rPr>
        <w:lastRenderedPageBreak/>
        <w:t>Center for Excellence in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pacing w:val="-12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eaching and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Learning/Learning Support Services </w:t>
      </w:r>
      <w:r>
        <w:rPr>
          <w:rFonts w:ascii="Times New Roman" w:hAnsi="Times New Roman"/>
          <w:color w:val="191919"/>
          <w:spacing w:val="38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.60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The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pacing w:val="-14"/>
          <w:sz w:val="17"/>
          <w:szCs w:val="17"/>
        </w:rPr>
        <w:t>W</w:t>
      </w:r>
      <w:r>
        <w:rPr>
          <w:rFonts w:ascii="Times New Roman" w:hAnsi="Times New Roman"/>
          <w:color w:val="191919"/>
          <w:sz w:val="17"/>
          <w:szCs w:val="17"/>
        </w:rPr>
        <w:t>eekend University</w:t>
      </w:r>
      <w:r>
        <w:rPr>
          <w:rFonts w:ascii="Times New Roman" w:hAnsi="Times New Roman"/>
          <w:color w:val="191919"/>
          <w:spacing w:val="1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.62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17"/>
          <w:szCs w:val="17"/>
        </w:rPr>
        <w:sectPr w:rsidR="00C11F2C">
          <w:type w:val="continuous"/>
          <w:pgSz w:w="12240" w:h="15840"/>
          <w:pgMar w:top="1480" w:right="600" w:bottom="280" w:left="420" w:header="720" w:footer="720" w:gutter="0"/>
          <w:cols w:num="2" w:space="720" w:equalWidth="0">
            <w:col w:w="5701" w:space="479"/>
            <w:col w:w="5040"/>
          </w:cols>
        </w:sectPr>
      </w:pPr>
    </w:p>
    <w:p w:rsidR="00C11F2C" w:rsidRDefault="00EE22B2" w:rsidP="00C11F2C">
      <w:pPr>
        <w:widowControl w:val="0"/>
        <w:autoSpaceDE w:val="0"/>
        <w:autoSpaceDN w:val="0"/>
        <w:adjustRightInd w:val="0"/>
        <w:spacing w:after="0" w:line="130" w:lineRule="exact"/>
        <w:rPr>
          <w:rFonts w:ascii="Times New Roman" w:hAnsi="Times New Roman"/>
          <w:color w:val="000000"/>
          <w:sz w:val="13"/>
          <w:szCs w:val="13"/>
        </w:rPr>
      </w:pPr>
      <w:r w:rsidRPr="00EE22B2">
        <w:rPr>
          <w:noProof/>
        </w:rPr>
        <w:lastRenderedPageBreak/>
        <w:pict>
          <v:shape id="Text Box 1902" o:spid="_x0000_s1062" type="#_x0000_t202" style="position:absolute;margin-left:20.85pt;margin-top:49.25pt;width:12pt;height:63.8pt;z-index:-251695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type w:val="continuous"/>
          <w:pgSz w:w="12240" w:h="15840"/>
          <w:pgMar w:top="1480" w:right="600" w:bottom="280" w:left="420" w:header="720" w:footer="720" w:gutter="0"/>
          <w:cols w:space="720"/>
        </w:sectPr>
      </w:pPr>
    </w:p>
    <w:p w:rsidR="00C11F2C" w:rsidRDefault="00EE22B2" w:rsidP="00C11F2C">
      <w:pPr>
        <w:widowControl w:val="0"/>
        <w:autoSpaceDE w:val="0"/>
        <w:autoSpaceDN w:val="0"/>
        <w:adjustRightInd w:val="0"/>
        <w:spacing w:after="0" w:line="195" w:lineRule="exact"/>
        <w:ind w:right="846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EE22B2">
        <w:rPr>
          <w:rFonts w:ascii="Times New Roman" w:hAnsi="Times New Roman"/>
          <w:noProof/>
          <w:color w:val="191919"/>
          <w:spacing w:val="-2"/>
          <w:sz w:val="18"/>
          <w:szCs w:val="18"/>
        </w:rPr>
        <w:lastRenderedPageBreak/>
        <w:pict>
          <v:group id="Group 1055" o:spid="_x0000_s1063" style="position:absolute;left:0;text-align:left;margin-left:426.15pt;margin-top:-19.85pt;width:156.05pt;height:795.85pt;z-index:-251599872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">
            <v:group id="Group 2735" o:spid="_x0000_s1064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/FO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KPyWg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r8U4xgAAAN0A&#10;AAAPAAAAAAAAAAAAAAAAAKoCAABkcnMvZG93bnJldi54bWxQSwUGAAAAAAQABAD6AAAAnQMAAAAA&#10;">
              <v:rect id="Rectangle 2736" o:spid="_x0000_s1065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BM8MA&#10;AADdAAAADwAAAGRycy9kb3ducmV2LnhtbERPTYvCMBC9C/sfwizsRTS14rpUo4isIIiHurrobWjG&#10;tthMShO1/ntzEDw+3vd03ppK3KhxpWUFg34EgjizuuRcwf5v1fsB4TyyxsoyKXiQg/nsozPFRNs7&#10;p3Tb+VyEEHYJKii8rxMpXVaQQde3NXHgzrYx6ANscqkbvIdwU8k4ir6lwZJDQ4E1LQvKLrurUfAb&#10;HxfnTZXW6dYcDwOKTTc7/Sv19dkuJiA8tf4tfrnXWsF4NAz7w5vwBO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ZBM8MAAADdAAAADwAAAAAAAAAAAAAAAACYAgAAZHJzL2Rv&#10;d25yZXYueG1sUEsFBgAAAAAEAAQA9QAAAIgDAAAAAA==&#10;" fillcolor="#474747" stroked="f">
                <v:path arrowok="t"/>
              </v:rect>
              <v:rect id="Rectangle 2737" o:spid="_x0000_s1066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Vv8cYA&#10;AADdAAAADwAAAGRycy9kb3ducmV2LnhtbESPT2vCQBTE7wW/w/KE3uomFf+lWUUKluLFViten9nX&#10;JJh9G3a3Jn77bkHocZiZ3zD5qjeNuJLztWUF6SgBQVxYXXOp4OuweZqD8AFZY2OZFNzIw2o5eMgx&#10;07bjT7ruQykihH2GCqoQ2kxKX1Rk0I9sSxy9b+sMhihdKbXDLsJNI5+TZCoN1hwXKmzptaLisv8x&#10;CjrX0+St1Lv5dHs8LE7nGbYfTqnHYb9+ARGoD//he/tdK5hNxi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Vv8cYAAADdAAAADwAAAAAAAAAAAAAAAACYAgAAZHJz&#10;L2Rvd25yZXYueG1sUEsFBgAAAAAEAAQA9QAAAIsDAAAAAA==&#10;" fillcolor="#dcdcdc" stroked="f">
                <v:path arrowok="t"/>
              </v:rect>
              <v:rect id="Rectangle 2738" o:spid="_x0000_s1067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0XHsYA&#10;AADdAAAADwAAAGRycy9kb3ducmV2LnhtbESPQWvCQBSE74X+h+UJ3upGpVqiqxQxIj1ITb14e+w+&#10;k2D2bciuMf77bkHocZiZb5jlure16Kj1lWMF41ECglg7U3Gh4PSTvX2A8AHZYO2YFDzIw3r1+rLE&#10;1Lg7H6nLQyEihH2KCsoQmlRKr0uy6EeuIY7exbUWQ5RtIU2L9wi3tZwkyUxarDgulNjQpiR9zW82&#10;Ujaz7XX83eXuqOfnQ6a3X7vspNRw0H8uQATqw3/42d4bBfP36QT+3s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0XHsYAAADdAAAADwAAAAAAAAAAAAAAAACYAgAAZHJz&#10;L2Rvd25yZXYueG1sUEsFBgAAAAAEAAQA9QAAAIsDAAAAAA==&#10;" fillcolor="#d8d8d8 [2732]" stroked="f">
                <v:path arrowok="t"/>
              </v:rect>
              <v:rect id="Rectangle 1060" o:spid="_x0000_s1068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ned8UA&#10;AADdAAAADwAAAGRycy9kb3ducmV2LnhtbESPQYvCMBSE74L/ITzBm6YqutI1yrKgrOLFrpe9vTbP&#10;tti8lCbW7r83guBxmJlvmNWmM5VoqXGlZQWTcQSCOLO65FzB+Xc7WoJwHlljZZkU/JODzbrfW2Gs&#10;7Z1P1CY+FwHCLkYFhfd1LKXLCjLoxrYmDt7FNgZ9kE0udYP3ADeVnEbRQhosOSwUWNN3Qdk1uRkF&#10;6f548rvDedcu07yubPo3Odq5UsNB9/UJwlPn3+FX+0cr+JjPZvB8E56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d53xQAAAN0AAAAPAAAAAAAAAAAAAAAAAJgCAABkcnMv&#10;ZG93bnJldi54bWxQSwUGAAAAAAQABAD1AAAAigMAAAAA&#10;" stroked="f">
                <v:path arrowok="t"/>
              </v:rect>
              <v:rect id="Rectangle 2740" o:spid="_x0000_s1069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LX3MkA&#10;AADdAAAADwAAAGRycy9kb3ducmV2LnhtbESPW2sCMRSE3wv9D+EU+lI0a1tvW6O0BalPihcQ346b&#10;093VzcmSpOv23zdCwcdhZr5hJrPWVKIh50vLCnrdBARxZnXJuYLddt4ZgfABWWNlmRT8kofZ9P5u&#10;gqm2F15Tswm5iBD2KSooQqhTKX1WkEHftTVx9L6tMxiidLnUDi8Rbir5nCQDabDkuFBgTZ8FZefN&#10;j1Fw2n+5j/Ghv1plx6qZ02CZ9IZPSj0+tO9vIAK14Rb+by+0gmH/5RWub+ITkN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cLX3MkAAADdAAAADwAAAAAAAAAAAAAAAACYAgAA&#10;ZHJzL2Rvd25yZXYueG1sUEsFBgAAAAAEAAQA9QAAAI4DAAAAAA==&#10;" filled="f" strokecolor="#a3a3a3" strokeweight="2pt">
                <v:path arrowok="t"/>
              </v:rect>
              <v:rect id="Rectangle 2741" o:spid="_x0000_s1070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tYpckA&#10;AADdAAAADwAAAGRycy9kb3ducmV2LnhtbESPT2vCQBTE74LfYXlCL1I38U8t0VWkVOlBSpvaQ2+P&#10;7DMJZt/G7NbEb+8WCh6HmfkNs1x3phIXalxpWUE8ikAQZ1aXnCs4fG0fn0E4j6yxskwKruRgver3&#10;lpho2/InXVKfiwBhl6CCwvs6kdJlBRl0I1sTB+9oG4M+yCaXusE2wE0lx1H0JA2WHBYKrOmloOyU&#10;/hoFu/frfjw8xd/xa9eWh+nPOf+Yo1IPg26zAOGp8/fwf/tNK5jPJjP4exOegFzd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TtYpckAAADdAAAADwAAAAAAAAAAAAAAAACYAgAA&#10;ZHJzL2Rvd25yZXYueG1sUEsFBgAAAAAEAAQA9QAAAI4DAAAAAA==&#10;" fillcolor="#191919" stroked="f">
                <v:path arrowok="t"/>
              </v:rect>
              <v:rect id="Rectangle 2742" o:spid="_x0000_s1071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nG0s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wWT8nMD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6cbSyAAAAN0AAAAPAAAAAAAAAAAAAAAAAJgCAABk&#10;cnMvZG93bnJldi54bWxQSwUGAAAAAAQABAD1AAAAjQMAAAAA&#10;" fillcolor="#191919" stroked="f">
                <v:path arrowok="t"/>
              </v:rect>
              <v:group id="Group 2743" o:spid="_x0000_s1072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ViDMYAAADdAAAADwAAAGRycy9kb3ducmV2LnhtbESPT4vCMBTE7wt+h/AE&#10;b2taxXWpRhFR2YMs+AcWb4/m2Rabl9LEtn77jSB4HGbmN8x82ZlSNFS7wrKCeBiBIE6tLjhTcD5t&#10;P79BOI+ssbRMCh7kYLnofcwx0bblAzVHn4kAYZeggtz7KpHSpTkZdENbEQfvamuDPsg6k7rGNsBN&#10;KUdR9CUNFhwWcqxonVN6O96Ngl2L7Wocb5r97bp+XE6T3799TEoN+t1qBsJT59/hV/tHK5hOxl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pWIMxgAAAN0A&#10;AAAPAAAAAAAAAAAAAAAAAKoCAABkcnMvZG93bnJldi54bWxQSwUGAAAAAAQABAD6AAAAnQMAAAAA&#10;">
                <v:shape id="Freeform 2744" o:spid="_x0000_s107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kB8MA&#10;AADdAAAADwAAAGRycy9kb3ducmV2LnhtbERPTYvCMBC9L/gfwgheFk1VqlKNIoLgadlVC3obmrEt&#10;NpPSxFr3128OCx4f73u16UwlWmpcaVnBeBSBIM6sLjlXcD7thwsQziNrrCyTghc52Kx7HytMtH3y&#10;D7VHn4sQwi5BBYX3dSKlywoy6Ea2Jg7czTYGfYBNLnWDzxBuKjmJopk0WHJoKLCmXUHZ/fgwChZV&#10;PCVKv6+fbfr7tY/byytLL0oN+t12CcJT59/if/dBK5jH0zA3vA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ikB8MAAADdAAAADwAAAAAAAAAAAAAAAACYAgAAZHJzL2Rv&#10;d25yZXYueG1sUEsFBgAAAAAEAAQA9QAAAIg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07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BnMcA&#10;AADdAAAADwAAAGRycy9kb3ducmV2LnhtbESPT2vCQBTE7wW/w/IEL6VuVGI1ukopCD0V/wX09sg+&#10;k2D2bchuY+yn7xYEj8PM/IZZrjtTiZYaV1pWMBpGIIgzq0vOFRwPm7cZCOeRNVaWScGdHKxXvZcl&#10;JtreeEft3uciQNglqKDwvk6kdFlBBt3Q1sTBu9jGoA+yyaVu8BbgppLjKJpKgyWHhQJr+iwou+5/&#10;jIJZFU+I0u35tU1/vzdxe7pn6UmpQb/7WIDw1Pln+NH+0gre48kc/t+EJ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UAZz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075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qJB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3gdfUS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KiQXFAAAA3QAA&#10;AA8AAAAAAAAAAAAAAAAAqgIAAGRycy9kb3ducmV2LnhtbFBLBQYAAAAABAAEAPoAAACcAwAAAAA=&#10;">
                <v:shape id="Freeform 2747" o:spid="_x0000_s107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/wdscA&#10;AADdAAAADwAAAGRycy9kb3ducmV2LnhtbESPS2vDMBCE74H+B7GFXkItpziPulGCKbjkEkqTHnLc&#10;WusHtVbGUmL331eBQI7DzHzDrLejacWFetdYVjCLYhDEhdUNVwq+j/nzCoTzyBpby6TgjxxsNw+T&#10;NabaDvxFl4OvRICwS1FB7X2XSumKmgy6yHbEwSttb9AH2VdS9zgEuGnlSxwvpMGGw0KNHb3XVPwe&#10;zkbBaZqXJnav8+nnB/3QMdHnrNgr9fQ4Zm8gPI3+Hr61d1rBcp7M4PomPAG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v8Hb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48" o:spid="_x0000_s107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uAcQA&#10;AADdAAAADwAAAGRycy9kb3ducmV2LnhtbESPzarCMBSE94LvEI7gRjRV/K1GEUFxI5erLlwem2Nb&#10;bE5KE7X37W8EweUwM98wi1VtCvGkyuWWFfR7EQjixOqcUwXn07Y7BeE8ssbCMin4IwerZbOxwFjb&#10;F//S8+hTESDsYlSQeV/GUrokI4OuZ0vi4N1sZdAHWaVSV/gKcFPIQRSNpcGcw0KGJW0ySu7Hh1Fw&#10;6WxvJnKzUednR1c6DfVjnRyUarfq9RyEp9p/w5/2XiuYjIYDeL8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9bgH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078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gXc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PP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mBdyxgAAAN0A&#10;AAAPAAAAAAAAAAAAAAAAAKoCAABkcnMvZG93bnJldi54bWxQSwUGAAAAAAQABAD6AAAAnQMAAAAA&#10;">
                <v:shape id="Freeform 2750" o:spid="_x0000_s107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Pdf8cA&#10;AADdAAAADwAAAGRycy9kb3ducmV2LnhtbESPT2vCQBTE70K/w/IKXqRubE0r0VWkIPQk/mlAb4/s&#10;Mwlm34bsGqOfvlsQPA4z8xtmtuhMJVpqXGlZwWgYgSDOrC45V/C7X71NQDiPrLGyTApu5GAxf+nN&#10;MNH2yltqdz4XAcIuQQWF93UipcsKMuiGtiYO3sk2Bn2QTS51g9cAN5V8j6JPabDksFBgTd8FZefd&#10;xSiYVPEHUbo5Dtr0vl7F7eGWpQel+q/dcgrCU+ef4Uf7Ryv4isdj+H8Tn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T3X/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08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945MYA&#10;AADdAAAADwAAAGRycy9kb3ducmV2LnhtbESPQWvCQBSE70L/w/IKXkQ3tUYluooIgqdSbQN6e2Sf&#10;SWj2bciuMfbXdwuCx2FmvmGW685UoqXGlZYVvI0iEMSZ1SXnCr6/dsM5COeRNVaWScGdHKxXL70l&#10;Jtre+EDt0eciQNglqKDwvk6kdFlBBt3I1sTBu9jGoA+yyaVu8BbgppLjKJpKgyWHhQJr2haU/Ryv&#10;RsG8it+J0s/zoE1/P3Zxe7pn6Ump/mu3WYDw1Pln+NHeawWzeBLD/5v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945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081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+06s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wXLwk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u+06scAAADd&#10;AAAADwAAAAAAAAAAAAAAAACqAgAAZHJzL2Rvd25yZXYueG1sUEsFBgAAAAAEAAQA+gAAAJ4DAAAA&#10;AA==&#10;">
                <v:shape id="Freeform 2753" o:spid="_x0000_s108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FDCMcA&#10;AADdAAAADwAAAGRycy9kb3ducmV2LnhtbESPT2vCQBTE70K/w/IKXqRuqqZK6ioiCJ6Kfxqwt0f2&#10;NQnNvg3ZNUY/fVcQPA4z8xtmvuxMJVpqXGlZwfswAkGcWV1yruD7uHmbgXAeWWNlmRRcycFy8dKb&#10;Y6LthffUHnwuAoRdggoK7+tESpcVZNANbU0cvF/bGPRBNrnUDV4C3FRyFEUf0mDJYaHAmtYFZX+H&#10;s1Ewq+IxUbr7GbTp7WsTt6drlp6U6r92q08Qnjr/DD/aW61gGk+mcH8TnoB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BQwj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4" o:spid="_x0000_s108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92TccA&#10;AADdAAAADwAAAGRycy9kb3ducmV2LnhtbESPQWvCQBSE70L/w/IKXqRuqqSVmI2UguBJqjYQb4/s&#10;axKafRuy2xj767sFweMwM98w6WY0rRiod41lBc/zCARxaXXDlYLP0/ZpBcJ5ZI2tZVJwJQeb7GGS&#10;YqLthQ80HH0lAoRdggpq77tESlfWZNDNbUccvC/bG/RB9pXUPV4C3LRyEUUv0mDDYaHGjt5rKr+P&#10;P0bBqo2XRPnHeTbkv/ttPBTXMi+Umj6Ob2sQnkZ/D9/aO63gNY4X8P8mPAGZ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vdk3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084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GBr8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vCZJF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QYGvxgAAAN0A&#10;AAAPAAAAAAAAAAAAAAAAAKoCAABkcnMvZG93bnJldi54bWxQSwUGAAAAAAQABAD6AAAAnQMAAAAA&#10;">
                <v:shape id="Freeform 2756" o:spid="_x0000_s108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FfsgA&#10;AADdAAAADwAAAGRycy9kb3ducmV2LnhtbESP0WrCQBRE34X+w3IFX6RuIk1aUleRYqGlIEb7AZfs&#10;bRLN3o3ZbUz/3hUKPg4zc4ZZrAbTiJ46V1tWEM8iEMSF1TWXCr4P748vIJxH1thYJgV/5GC1fBgt&#10;MNP2wjn1e1+KAGGXoYLK+zaT0hUVGXQz2xIH78d2Bn2QXSl1h5cAN42cR1EqDdYcFips6a2i4rT/&#10;NQrSfL6Nj+dkc9TTr3V/iHfn/HOn1GQ8rF9BeBr8Pfzf/tAKnpPkCW5vwhO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44V+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7" o:spid="_x0000_s108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8g5ccA&#10;AADdAAAADwAAAGRycy9kb3ducmV2LnhtbESP0WrCQBRE34X+w3ILvohuIkQluoqUFpRCMeoHXLLX&#10;JDZ7N2bXmP59t1DwcZiZM8xq05tadNS6yrKCeBKBIM6trrhQcD59jBcgnEfWWFsmBT/kYLN+Gaww&#10;1fbBGXVHX4gAYZeigtL7JpXS5SUZdBPbEAfvYluDPsi2kLrFR4CbWk6jaCYNVhwWSmzoraT8+3g3&#10;CmbZ9Cu+3pL3qx59brtTfLhl+4NSw9d+uwThqffP8H97pxXMkySB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vIOX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087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h1cUA&#10;AADdAAAADwAAAGRycy9kb3ducmV2LnhtbESPQYvCMBSE74L/ITxhb5qqWKVrFBEEYUHQSvH4tnnb&#10;lm1eahO1++83guBxmJlvmOW6M7W4U+sqywrGowgEcW51xYWCc7obLkA4j6yxtkwK/sjBetXvLTHR&#10;9sFHup98IQKEXYIKSu+bREqXl2TQjWxDHLwf2xr0QbaF1C0+AtzUchJFsTRYcVgosaFtSfnv6WYU&#10;2KzYfqfZNfeH41ck04ubHuKFUh+DbvMJwlPn3+FXe68VzGezGJ5vw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GyHVxQAAAN0AAAAPAAAAAAAAAAAAAAAAAJgCAABkcnMv&#10;ZG93bnJldi54bWxQSwUGAAAAAAQABAD1AAAAigMAAAAA&#10;" path="m,l423,e" filled="f" strokecolor="#191919" strokeweight="2pt">
                <v:path arrowok="t" o:connecttype="custom" o:connectlocs="0,0;423,0" o:connectangles="0,0"/>
              </v:shape>
              <v:shape id="Freeform 2759" o:spid="_x0000_s1088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q7J8UA&#10;AADdAAAADwAAAGRycy9kb3ducmV2LnhtbESPQUsDMRSE70L/Q3gFL2KzVdota9NSikqvrSL09tw8&#10;k8XNS0hiu/33RhB6HGbmG2a5HlwvThRT51nBdFKBIG697tgoeH97uV+ASBlZY++ZFFwowXo1ulli&#10;o/2Z93Q6ZCMKhFODCmzOoZEytZYcpokPxMX78tFhLjIaqSOeC9z18qGq5tJhx2XBYqCtpfb78OMU&#10;7Ov6k8Luzpj5Y+xeL5tgnz+OSt2Oh80TiExDvob/2zutoJ7Navh7U5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+rs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089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KppsIA&#10;AADdAAAADwAAAGRycy9kb3ducmV2LnhtbERPy4rCMBTdC/5DuMLsNFWoSqepDIIyI258bNzdNnfa&#10;Ms1NaWLt/L1ZCC4P551uBtOInjpXW1Ywn0UgiAuray4VXC+76RqE88gaG8uk4J8cbLLxKMVE2wef&#10;qD/7UoQQdgkqqLxvEyldUZFBN7MtceB+bWfQB9iVUnf4COGmkYsoWkqDNYeGClvaVlT8ne9GQf5z&#10;PPn94brv13nZNja/zY82VupjMnx9gvA0+Lf45f7WClZxHOaGN+EJ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AqmmwgAAAN0AAAAPAAAAAAAAAAAAAAAAAJgCAABkcnMvZG93&#10;bnJldi54bWxQSwUGAAAAAAQABAD1AAAAhwMAAAAA&#10;" stroked="f">
                <v:path arrowok="t"/>
              </v:rect>
              <v:rect id="Rectangle 2761" o:spid="_x0000_s1090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BmNscA&#10;AADdAAAADwAAAGRycy9kb3ducmV2LnhtbESP0UoDMRRE3wX/IVzBF7HZimvttmkpglL7Im77AdfN&#10;7Wbb5GZJ0nb9eyMIPg4zc4aZLwdnxZlC7DwrGI8KEMSN1x23Cnbb1/tnEDEha7SeScE3RVgurq/m&#10;WGl/4U8616kVGcKxQgUmpb6SMjaGHMaR74mzt/fBYcoytFIHvGS4s/KhKJ6kw47zgsGeXgw1x/rk&#10;FNDH3Xv5tj4cNwdtrZk+ftWnSVDq9mZYzUAkGtJ/+K+91gomZTmF3zf5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wZjb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091" type="#_x0000_t202" style="position:absolute;left:11203;top:8034;width:720;height:11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vYL8YA&#10;AADdAAAADwAAAGRycy9kb3ducmV2LnhtbERPy2oCMRTdF/yHcAV3NWN9tIxGqY9CEYXWtovuLpPr&#10;zODkZpykTvx7sxC6PJz3bBFMJS7UuNKygkE/AUGcWV1yruD76+3xBYTzyBory6TgSg4W887DDFNt&#10;W/6ky8HnIoawS1FB4X2dSumyggy6vq2JI3e0jUEfYZNL3WAbw00ln5JkIg2WHBsKrGlVUHY6/BkF&#10;m+XHdr0/h3Bsl4NyhOvxz3D3q1SvG16nIDwF/y++u9+1gufxJO6Pb+IT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vYL8YAAADdAAAADwAAAAAAAAAAAAAAAACYAgAAZHJz&#10;L2Rvd25yZXYueG1sUEsFBgAAAAAEAAQA9QAAAIs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092" type="#_x0000_t202" style="position:absolute;left:11423;top:9772;width:480;height:9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d9tMgA&#10;AADdAAAADwAAAGRycy9kb3ducmV2LnhtbESPQWvCQBSE70L/w/IKvekmbbUlukqtFoq00Fo9eHtk&#10;n0lo9m3Mbs36792C4HGYmW+YySyYWhypdZVlBekgAUGcW11xoWDz89Z/BuE8ssbaMik4kYPZ9KY3&#10;wUzbjr/puPaFiBB2GSoovW8yKV1ekkE3sA1x9Pa2NeijbAupW+wi3NTyPklG0mDFcaHEhl5Lyn/X&#10;f0bBcv61WnweQth387R6xMVw+/CxU+ruNryMQXgK/hq+tN+1gqfhKIX/N/EJyOk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B320yAAAAN0AAAAPAAAAAAAAAAAAAAAAAJgCAABk&#10;cnMvZG93bnJldi54bWxQSwUGAAAAAAQABAD1AAAAjQMAAAAA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093" type="#_x0000_t202" style="position:absolute;left:11403;top:11621;width:480;height:1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jw8kA&#10;AADdAAAADwAAAGRycy9kb3ducmV2LnhtbESPT2sCMRTE70K/Q3gFbzWr1j9sjVJrBSkKattDb4/N&#10;c3fp5mXdpG789k2h4HGYmd8ws0UwlbhQ40rLCvq9BARxZnXJuYKP9/XDFITzyBory6TgSg4W87vO&#10;DFNtWz7Q5ehzESHsUlRQeF+nUrqsIIOuZ2vi6J1sY9BH2eRSN9hGuKnkIEnG0mDJcaHAml4Kyr6P&#10;P0bB63L/ttqdQzi1y375iKvR53D7pVT3Pjw/gfAU/C38395oBZPReAB/b+IT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dXjw8kAAADdAAAADwAAAAAAAAAAAAAAAACYAgAA&#10;ZHJzL2Rvd25yZXYueG1sUEsFBgAAAAAEAAQA9QAAAI4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094" type="#_x0000_t202" style="position:absolute;left:11383;top:13480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lGWMkA&#10;AADdAAAADwAAAGRycy9kb3ducmV2LnhtbESPT2sCMRTE70K/Q3gFbzVrrX/YGqVqBSkKattDb4/N&#10;c3fp5mXdpG789k2h4HGYmd8w03kwlbhQ40rLCvq9BARxZnXJuYKP9/XDBITzyBory6TgSg7ms7vO&#10;FFNtWz7Q5ehzESHsUlRQeF+nUrqsIIOuZ2vi6J1sY9BH2eRSN9hGuKnkY5KMpMGS40KBNS0Lyr6P&#10;P0bB62L/ttqdQzi1i375hKvh52D7pVT3Prw8g/AU/C38395oBePhaAB/b+IT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plGWMkAAADdAAAADwAAAAAAAAAAAAAAAACYAgAA&#10;ZHJzL2Rvd25yZXYueG1sUEsFBgAAAAAEAAQA9QAAAI4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095" type="#_x0000_t202" style="position:absolute;left:11515;top:577;width:377;height:17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eLMgA&#10;AADdAAAADwAAAGRycy9kb3ducmV2LnhtbESPT2sCMRTE7wW/Q3iCt5q1/iurUapWEGnB2vbQ22Pz&#10;3F3cvGw3qRu/fSMUehxm5jfMfBlMJS7UuNKygkE/AUGcWV1yruDjfXv/CMJ5ZI2VZVJwJQfLRedu&#10;jqm2Lb/R5ehzESHsUlRQeF+nUrqsIIOub2vi6J1sY9BH2eRSN9hGuKnkQ5JMpMGS40KBNa0Lys7H&#10;H6PgeXXYb16/Qzi1q0E5ws34c/jypVSvG55mIDwF/x/+a++0gul4MoLbm/gE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cN4syAAAAN0AAAAPAAAAAAAAAAAAAAAAAJgCAABk&#10;cnMvZG93bnJldi54bWxQSwUGAAAAAAQABAD1AAAAjQMAAAAA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096" type="#_x0000_t202" style="position:absolute;left:11623;top:4416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x7t8gA&#10;AADdAAAADwAAAGRycy9kb3ducmV2LnhtbESPQWvCQBSE74X+h+UVetONrdESXaXWCiItVKsHb4/s&#10;MwnNvk2zq9n++25B6HGYmW+Y6TyYWlyodZVlBYN+AoI4t7riQsH+c9V7AuE8ssbaMin4IQfz2e3N&#10;FDNtO97SZecLESHsMlRQet9kUrq8JIOubxvi6J1sa9BH2RZSt9hFuKnlQ5KMpMGK40KJDb2UlH/t&#10;zkbB6+Jjs3z/DuHULQbVEJfp4fHtqNT9XXiegPAU/H/42l5rBeN0lMLfm/gE5O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PHu3yAAAAN0AAAAPAAAAAAAAAAAAAAAAAJgCAABk&#10;cnMvZG93bnJldi54bWxQSwUGAAAAAAQABAD1AAAAjQMAAAAA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097" type="#_x0000_t202" style="position:absolute;left:11623;top:6136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7lwMkA&#10;AADdAAAADwAAAGRycy9kb3ducmV2LnhtbESPT2vCQBTE74V+h+UVvNWNWtOSuor/CkVaaK0eentk&#10;n0kw+zZmt2b99m6h0OMwM79hJrNganGm1lWWFQz6CQji3OqKCwW7r5f7JxDOI2usLZOCCzmYTW9v&#10;Jphp2/Ennbe+EBHCLkMFpfdNJqXLSzLo+rYhjt7BtgZ9lG0hdYtdhJtaDpMklQYrjgslNrQsKT9u&#10;f4yC9eJjs3o/hXDoFoPqAVfj/ejtW6neXZg/g/AU/H/4r/2qFTyO0xR+38QnIK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u7lwMkAAADdAAAADwAAAAAAAAAAAAAAAACYAgAA&#10;ZHJzL2Rvd25yZXYueG1sUEsFBgAAAAAEAAQA9QAAAI4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098" type="#_x0000_t202" style="position:absolute;left:11383;top:2499;width:530;height:1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JAW8gA&#10;AADdAAAADwAAAGRycy9kb3ducmV2LnhtbESPQWsCMRSE74L/IbyCN81qq5atUbRWKMVCa9tDb4/N&#10;c3dx87Juohv/vSkUPA4z8w0zWwRTiTM1rrSsYDhIQBBnVpecK/j+2vQfQTiPrLGyTAou5GAx73Zm&#10;mGrb8ieddz4XEcIuRQWF93UqpcsKMugGtiaO3t42Bn2UTS51g22Em0qOkmQiDZYcFwqs6bmg7LA7&#10;GQUvq4+39fsxhH27GpYPuB7/3G9/lerdheUTCE/B38L/7VetYDqeTOHvTXwC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okBbyAAAAN0AAAAPAAAAAAAAAAAAAAAAAJgCAABk&#10;cnMvZG93bnJldi54bWxQSwUGAAAAAAQABAD1AAAAjQMAAAAA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EE22B2">
        <w:rPr>
          <w:noProof/>
        </w:rPr>
        <w:pict>
          <v:shape id="Text Box 1938" o:spid="_x0000_s1099" type="#_x0000_t202" style="position:absolute;left:0;text-align:left;margin-left:567.95pt;margin-top:674.9pt;width:24pt;height:58.4pt;z-index:-2516858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EE22B2">
        <w:rPr>
          <w:noProof/>
        </w:rPr>
        <w:pict>
          <v:shape id="Text Box 1939" o:spid="_x0000_s1100" type="#_x0000_t202" style="position:absolute;left:0;text-align:left;margin-left:567.95pt;margin-top:588.75pt;width:24pt;height:60.6pt;z-index:-2516848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KPBtgIAALY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8vFAgrESQddeqKjRvdiRH5ynZgaDb1KIfSxh2A9ggd6bfNV/YMovyvExbohfEfvpBRDQ0kFHH1z&#10;0r04OuEoA7IdPokKbiJ7LSzQWMvOFBBKggAdqDy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EE22B2">
        <w:rPr>
          <w:noProof/>
        </w:rPr>
        <w:pict>
          <v:shape id="Text Box 1940" o:spid="_x0000_s1101" type="#_x0000_t202" style="position:absolute;left:0;text-align:left;margin-left:568.95pt;margin-top:504.65pt;width:24pt;height:48.8pt;z-index:-251683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EE22B2">
        <w:rPr>
          <w:noProof/>
        </w:rPr>
        <w:pict>
          <v:shape id="Text Box 1941" o:spid="_x0000_s1102" type="#_x0000_t202" style="position:absolute;left:0;text-align:left;margin-left:557.95pt;margin-top:411.45pt;width:36pt;height:55.2pt;z-index:-2516828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Honors/Outreach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16" w:right="875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superio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ellectua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poten- 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competition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receiv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individualize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thereb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interactin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members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small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enriche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 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research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simila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abilities.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914"/>
        <w:jc w:val="both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A</w:t>
      </w:r>
      <w:r>
        <w:rPr>
          <w:rFonts w:ascii="Times New Roman" w:hAnsi="Times New Roman"/>
          <w:b/>
          <w:bCs/>
          <w:color w:val="191919"/>
          <w:spacing w:val="-3"/>
          <w:w w:val="102"/>
          <w:sz w:val="19"/>
          <w:szCs w:val="19"/>
        </w:rPr>
        <w:t>DMISSION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6" w:after="0" w:line="249" w:lineRule="auto"/>
        <w:ind w:left="116" w:right="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seek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recrui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talente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in-dept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enriche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arbitrar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ordinari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(1)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aggregat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1000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ran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5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class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(3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exhibi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lead- ershi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(4</w:t>
      </w:r>
      <w:r>
        <w:rPr>
          <w:rFonts w:ascii="Times New Roman" w:hAnsi="Times New Roman"/>
          <w:color w:val="191919"/>
          <w:sz w:val="18"/>
          <w:szCs w:val="18"/>
        </w:rPr>
        <w:t xml:space="preserve">)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comprehensio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utiliz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writ- ten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fectivel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96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ETENTION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9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candidate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necessaril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ins w:id="0" w:author="cjones" w:date="2011-05-18T13:34:00Z">
        <w:r w:rsidR="00F345E1" w:rsidRPr="00F345E1">
          <w:rPr>
            <w:rFonts w:ascii="Times New Roman" w:hAnsi="Times New Roman"/>
            <w:color w:val="191919"/>
            <w:spacing w:val="-2"/>
            <w:sz w:val="18"/>
            <w:szCs w:val="18"/>
          </w:rPr>
          <w:t>Honors Program Advisory and Planning Committee</w:t>
        </w:r>
      </w:ins>
      <w:del w:id="1" w:author="cjones" w:date="2011-05-18T13:34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15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Aca- demi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c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Polic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an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Plannin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Committe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e</w:delText>
        </w:r>
      </w:del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conditions: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129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del w:id="2" w:author="cjones" w:date="2011-05-18T13:35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GENERA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</w:del>
      <w:ins w:id="3" w:author="cjones" w:date="2011-05-18T13:35:00Z">
        <w:r w:rsidR="00F345E1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Honors Program Merit Scholar </w:t>
        </w:r>
      </w:ins>
      <w:r>
        <w:rPr>
          <w:rFonts w:ascii="Times New Roman" w:hAnsi="Times New Roman"/>
          <w:color w:val="191919"/>
          <w:spacing w:val="-2"/>
          <w:sz w:val="18"/>
          <w:szCs w:val="18"/>
        </w:rPr>
        <w:t>designation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fulfill 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overal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del w:id="4" w:author="cjones" w:date="2011-05-18T13:35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GENERAL 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</w:del>
      <w:ins w:id="5" w:author="cjones" w:date="2011-05-18T13:35:00Z">
        <w:r w:rsidR="00F345E1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Honors Program Merit Scholar </w:t>
        </w:r>
      </w:ins>
      <w:r>
        <w:rPr>
          <w:rFonts w:ascii="Times New Roman" w:hAnsi="Times New Roman"/>
          <w:color w:val="191919"/>
          <w:spacing w:val="-2"/>
          <w:sz w:val="18"/>
          <w:szCs w:val="18"/>
        </w:rPr>
        <w:t>designation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(Existin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solel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ru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paralle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443" w:right="9182"/>
        <w:jc w:val="center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1284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oluntar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del w:id="6" w:author="cjones" w:date="2011-05-18T13:35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GENERA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</w:del>
      <w:ins w:id="7" w:author="cjones" w:date="2011-05-18T13:35:00Z">
        <w:r w:rsidR="00F345E1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Honors Program Merit Scholar </w:t>
        </w:r>
      </w:ins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choos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only portion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993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candidate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del w:id="8" w:author="cjones" w:date="2011-05-18T13:34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14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Academi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c</w:delText>
        </w:r>
        <w:r w:rsidDel="00F345E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Polic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and Plannin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Committee</w:delText>
        </w:r>
      </w:del>
      <w:ins w:id="9" w:author="cjones" w:date="2011-05-18T13:34:00Z">
        <w:r w:rsidR="00F345E1">
          <w:rPr>
            <w:rFonts w:ascii="Times New Roman" w:hAnsi="Times New Roman"/>
            <w:color w:val="191919"/>
            <w:spacing w:val="-2"/>
            <w:sz w:val="18"/>
            <w:szCs w:val="18"/>
          </w:rPr>
          <w:t>Honors Program Advisory and Planning Committee</w:t>
        </w:r>
      </w:ins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 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counsele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times.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88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UTREAC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16" w:right="9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Outreac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lifelon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Southwes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 nontraditiona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programmin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deliver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Units, (CEUs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pre-colleg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grams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which giv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participan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specialize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include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enrich- 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lectures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consultan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Independ-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ent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study may be arranged at the high school and University levels through distance learning such as GSAMS, satellite, and/or web based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backgrounds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maturit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furthe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ed- ucation.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8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16" w:right="100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Units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employee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contingen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PRIOR APPRO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88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0" w:lineRule="auto"/>
        <w:ind w:left="116" w:right="732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79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Arts Computers 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71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16" w:right="1013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Issues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16" w:right="921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16" w:right="993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eleconferences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omen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Issues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 Jus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Fun!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680"/>
        </w:tabs>
        <w:autoSpaceDE w:val="0"/>
        <w:autoSpaceDN w:val="0"/>
        <w:adjustRightInd w:val="0"/>
        <w:spacing w:after="0" w:line="451" w:lineRule="exact"/>
        <w:ind w:left="4130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lastRenderedPageBreak/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380" w:right="420" w:bottom="280" w:left="600" w:header="720" w:footer="720" w:gutter="0"/>
          <w:cols w:space="720"/>
        </w:sectPr>
      </w:pPr>
    </w:p>
    <w:p w:rsidR="00C11F2C" w:rsidRDefault="00EE22B2" w:rsidP="00C11F2C">
      <w:pPr>
        <w:widowControl w:val="0"/>
        <w:autoSpaceDE w:val="0"/>
        <w:autoSpaceDN w:val="0"/>
        <w:adjustRightInd w:val="0"/>
        <w:spacing w:after="0" w:line="195" w:lineRule="exact"/>
        <w:ind w:left="469"/>
        <w:rPr>
          <w:rFonts w:ascii="Century Gothic" w:hAnsi="Century Gothic" w:cs="Century Gothic"/>
          <w:color w:val="000000"/>
          <w:sz w:val="16"/>
          <w:szCs w:val="16"/>
        </w:rPr>
      </w:pPr>
      <w:r w:rsidRPr="00EE22B2">
        <w:rPr>
          <w:noProof/>
        </w:rPr>
        <w:lastRenderedPageBreak/>
        <w:pict>
          <v:group id="Group 1343" o:spid="_x0000_s1103" style="position:absolute;left:0;text-align:left;margin-left:-57.5pt;margin-top:-21.05pt;width:191pt;height:795.85pt;z-index:-251591680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">
            <v:group id="Group 1344" o:spid="_x0000_s1104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VWRM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t9kI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VWRM8cAAADd&#10;AAAADwAAAAAAAAAAAAAAAACqAgAAZHJzL2Rvd25yZXYueG1sUEsFBgAAAAAEAAQA+gAAAJ4DAAAA&#10;AA==&#10;">
              <v:rect id="Rectangle 1345" o:spid="_x0000_s1105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OP48cA&#10;AADdAAAADwAAAGRycy9kb3ducmV2LnhtbESPT2vCQBTE7wW/w/IEL0U3RlGbuooUBaF4iH+KvT2y&#10;zyQ0+zZkV02/fbcgeBxm5jfMfNmaStyocaVlBcNBBII4s7rkXMHxsOnPQDiPrLGyTAp+ycFy0XmZ&#10;Y6LtnVO67X0uAoRdggoK7+tESpcVZNANbE0cvIttDPogm1zqBu8BbioZR9FEGiw5LBRY00dB2c/+&#10;ahSs4/Pq8lmldboz59OQYvOafX8p1eu2q3cQnlr/DD/aW61gOn4bwf+b8ATk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jj+PHAAAA3QAAAA8AAAAAAAAAAAAAAAAAmAIAAGRy&#10;cy9kb3ducmV2LnhtbFBLBQYAAAAABAAEAPUAAACMAwAAAAA=&#10;" fillcolor="#474747" stroked="f">
                <v:path arrowok="t"/>
              </v:rect>
              <v:rect id="Rectangle 2702" o:spid="_x0000_s1106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WczsYA&#10;AADdAAAADwAAAGRycy9kb3ducmV2LnhtbESPT2vCQBTE74V+h+UVvNWN4r+kWaUIFvFiqxWvr9ln&#10;Epp9G3a3Jn77bkHocZiZ3zD5qjeNuJLztWUFo2ECgriwuuZSwedx87wA4QOyxsYyKbiRh9Xy8SHH&#10;TNuOP+h6CKWIEPYZKqhCaDMpfVGRQT+0LXH0LtYZDFG6UmqHXYSbRo6TZCYN1hwXKmxpXVHxffgx&#10;CjrX0/St1PvFbHc6puevObbvTqnBU//6AiJQH/7D9/ZWK5hP0g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WczsYAAADdAAAADwAAAAAAAAAAAAAAAACYAgAAZHJz&#10;L2Rvd25yZXYueG1sUEsFBgAAAAAEAAQA9QAAAIsDAAAAAA==&#10;" fillcolor="#dcdcdc" stroked="f">
                <v:path arrowok="t"/>
              </v:rect>
              <v:rect id="Rectangle 2703" o:spid="_x0000_s1107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5VcUA&#10;AADdAAAADwAAAGRycy9kb3ducmV2LnhtbESPT2sCMRTE74LfITyhN81a/Ls1ihQsxYtWK15fN8/d&#10;xc3LkqTu+u2bguBxmJnfMItVaypxI+dLywqGgwQEcWZ1ybmC7+OmPwPhA7LGyjIpuJOH1bLbWWCq&#10;bcNfdDuEXEQI+xQVFCHUqZQ+K8igH9iaOHoX6wyGKF0utcMmwk0lX5NkIg2WHBcKrOm9oOx6+DUK&#10;GtfS+CPXu9lkezrOzz9TrPdOqZdeu34DEagNz/Cj/akVTEfzM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TlVxQAAAN0AAAAPAAAAAAAAAAAAAAAAAJgCAABkcnMv&#10;ZG93bnJldi54bWxQSwUGAAAAAAQABAD1AAAAigMAAAAA&#10;" fillcolor="#dcdcdc" stroked="f">
                <v:path arrowok="t"/>
              </v:rect>
              <v:rect id="Rectangle 1348" o:spid="_x0000_s1108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ktSMcA&#10;AADdAAAADwAAAGRycy9kb3ducmV2LnhtbESPzWrDMBCE74W+g9hAb43skiapEzmUQkJTfMnPpbe1&#10;tbFNrJWxVNt9+ypQyHGYmW+Y9WY0jeipc7VlBfE0AkFcWF1zqeB82j4vQTiPrLGxTAp+ycEmfXxY&#10;Y6LtwAfqj74UAcIuQQWV920ipSsqMuimtiUO3sV2Bn2QXSl1h0OAm0a+RNFcGqw5LFTY0kdFxfX4&#10;YxTk++zgd1/nXb/My7ax+Xec2Velnibj+wqEp9Hfw//tT61gMXubw+1NeAI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JLUjHAAAA3QAAAA8AAAAAAAAAAAAAAAAAmAIAAGRy&#10;cy9kb3ducmV2LnhtbFBLBQYAAAAABAAEAPUAAACMAwAAAAA=&#10;" stroked="f">
                <v:path arrowok="t"/>
              </v:rect>
              <v:rect id="Rectangle 1349" o:spid="_x0000_s1109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cZDMgA&#10;AADdAAAADwAAAGRycy9kb3ducmV2LnhtbESPT2vCQBTE7wW/w/IEL0U3Sms0dRUtSHuq+Aekt9fs&#10;a5I2+zbsbmP67bsFweMwM79hFqvO1KIl5yvLCsajBARxbnXFhYLTcTucgfABWWNtmRT8kofVsne3&#10;wEzbC++pPYRCRAj7DBWUITSZlD4vyaAf2YY4ep/WGQxRukJqh5cIN7WcJMlUGqw4LpTY0HNJ+ffh&#10;xyj4Or+4zfz9cbfLP+p2S9O3ZJzeKzXod+snEIG6cAtf269aQfowT+H/TXwCcv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lxkMyAAAAN0AAAAPAAAAAAAAAAAAAAAAAJgCAABk&#10;cnMvZG93bnJldi54bWxQSwUGAAAAAAQABAD1AAAAjQMAAAAA&#10;" filled="f" strokecolor="#a3a3a3" strokeweight="2pt">
                <v:path arrowok="t"/>
              </v:rect>
              <v:rect id="Rectangle 2706" o:spid="_x0000_s1110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2nnMQA&#10;AADdAAAADwAAAGRycy9kb3ducmV2LnhtbERPy2rCQBTdC/7DcIVuRCcRqRodRUorLor4XLi7ZK5J&#10;MHMnzUxN/PvOouDycN6LVWtK8aDaFZYVxMMIBHFqdcGZgvPpazAF4TyyxtIyKXiSg9Wy21lgom3D&#10;B3ocfSZCCLsEFeTeV4mULs3JoBvaijhwN1sb9AHWmdQ1NiHclHIURe/SYMGhIceKPnJK78dfo2Cz&#10;e36P+vf4En+2TXEeX3+y/QSVeuu16zkIT61/if/dW61gMp6FueFNe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9p5zEAAAA3QAAAA8AAAAAAAAAAAAAAAAAmAIAAGRycy9k&#10;b3ducmV2LnhtbFBLBQYAAAAABAAEAPUAAACJAwAAAAA=&#10;" fillcolor="#191919" stroked="f">
                <v:path arrowok="t"/>
              </v:rect>
              <v:rect id="Rectangle 2707" o:spid="_x0000_s1111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ECB8kA&#10;AADdAAAADwAAAGRycy9kb3ducmV2LnhtbESPzWvCQBTE70L/h+UVepG6iYgf0VVKacVDkWrtobdH&#10;9pkEs2/T7JqP/94tCD0OM/MbZrXpTCkaql1hWUE8ikAQp1YXnCk4fb0/z0E4j6yxtEwKenKwWT8M&#10;Vpho2/KBmqPPRICwS1BB7n2VSOnSnAy6ka2Ig3e2tUEfZJ1JXWMb4KaU4yiaSoMFh4UcK3rNKb0c&#10;r0bBdt9/jIeX+Dt+69riNPn5zT5nqNTTY/eyBOGp8//he3unFcwmiwX8vQlPQK5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PECB8kAAADdAAAADwAAAAAAAAAAAAAAAACYAgAA&#10;ZHJzL2Rvd25yZXYueG1sUEsFBgAAAAAEAAQA9QAAAI4DAAAAAA==&#10;" fillcolor="#191919" stroked="f">
                <v:path arrowok="t"/>
              </v:rect>
              <v:group id="Group 2708" o:spid="_x0000_s1112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Awxc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wmU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IDDFwwAAAN0AAAAP&#10;AAAAAAAAAAAAAAAAAKoCAABkcnMvZG93bnJldi54bWxQSwUGAAAAAAQABAD6AAAAmgMAAAAA&#10;">
                <v:shape id="Freeform 2709" o:spid="_x0000_s111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pOIMQA&#10;AADdAAAADwAAAGRycy9kb3ducmV2LnhtbESPQWsCMRSE7wX/Q3iCt25WQS1bo4goKHqptpTeHpvX&#10;7NLNy5JEXf+9EQoeh5n5hpktOtuIC/lQO1YwzHIQxKXTNRsFn6fN6xuIEJE1No5JwY0CLOa9lxkW&#10;2l35gy7HaESCcChQQRVjW0gZyooshsy1xMn7dd5iTNIbqT1eE9w2cpTnE2mx5rRQYUurisq/49kq&#10;COtd/RV2tjvYxv3sv/3UmL1XatDvlu8gInXxGf5vb7WC6TgfwuNNeg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6TiDEAAAA3QAAAA8AAAAAAAAAAAAAAAAAmAIAAGRycy9k&#10;b3ducmV2LnhtbFBLBQYAAAAABAAEAPUAAACJAwAAAAA=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11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jQV8QA&#10;AADdAAAADwAAAGRycy9kb3ducmV2LnhtbESPQWsCMRSE7wX/Q3iCt25WwSpbo4goKPZStZTeHptn&#10;dnHzsiRR13/fFAoeh5n5hpktOtuIG/lQO1YwzHIQxKXTNRsFp+PmdQoiRGSNjWNS8KAAi3nvZYaF&#10;dnf+pNshGpEgHApUUMXYFlKGsiKLIXMtcfLOzluMSXojtcd7gttGjvL8TVqsOS1U2NKqovJyuFoF&#10;Yb2rv8LOdh+2cT/7bz8xZu+VGvS75TuISF18hv/bW61gMs5H8PcmPQE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o0FfEAAAA3QAAAA8AAAAAAAAAAAAAAAAAmAIAAGRycy9k&#10;b3ducmV2LnhtbFBLBQYAAAAABAAEAPUAAACJAwAAAAA=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115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Kus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e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PKusscAAADd&#10;AAAADwAAAAAAAAAAAAAAAACqAgAAZHJzL2Rvd25yZXYueG1sUEsFBgAAAAAEAAQA+gAAAJ4DAAAA&#10;AA==&#10;">
                <v:shape id="Freeform 2712" o:spid="_x0000_s111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fjuMUA&#10;AADdAAAADwAAAGRycy9kb3ducmV2LnhtbESPT2vCQBTE7wW/w/KEXoruKqlKdBWRSHvoxT94fmSf&#10;SUj2bchuY/z23UKhx2FmfsNsdoNtRE+drxxrmE0VCOLcmYoLDdfLcbIC4QOywcYxaXiSh9129LLB&#10;1LgHn6g/h0JECPsUNZQhtKmUPi/Jop+6ljh6d9dZDFF2hTQdPiLcNnKu1EJarDgulNjSoaS8Pn9b&#10;DUOWyP5D1eor52SW1W/zLFxuWr+Oh/0aRKAh/If/2p9Gw/JdJf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d+O4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11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tGI8UA&#10;AADdAAAADwAAAGRycy9kb3ducmV2LnhtbESPQWvCQBSE70L/w/IKvYjuKmoldZVSUvTgxVg8P7LP&#10;JCT7NmS3Mf33XUHwOMzMN8xmN9hG9NT5yrGG2VSBIM6dqbjQ8HP+nqxB+IBssHFMGv7Iw277Mtpg&#10;YtyNT9RnoRARwj5BDWUIbSKlz0uy6KeuJY7e1XUWQ5RdIU2Htwi3jZwrtZIWK44LJbb0VVJeZ79W&#10;w5AuZL9XtTrmvJil9XiehvNF67fX4fMDRKAhPMOP9sFoeF+qJdzfxCcgt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0Yj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118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UNKs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q9JNIX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FDSrFAAAA3QAA&#10;AA8AAAAAAAAAAAAAAAAAqgIAAGRycy9kb3ducmV2LnhtbFBLBQYAAAAABAAEAPoAAACcAwAAAAA=&#10;">
                <v:shape id="Freeform 2715" o:spid="_x0000_s111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RSQ8YA&#10;AADdAAAADwAAAGRycy9kb3ducmV2LnhtbESP3WoCMRSE7wt9h3AK3hTN2uIPq1HaUtELKbj6AMfN&#10;cXdxc7IkUVef3ghCL4eZb4aZzltTizM5X1lW0O8lIIhzqysuFOy2i+4YhA/IGmvLpOBKHuaz15cp&#10;ptpeeEPnLBQilrBPUUEZQpNK6fOSDPqebYijd7DOYIjSFVI7vMRyU8uPJBlKgxXHhRIb+ikpP2Yn&#10;o2B06/9+asPDOnPr5ffm+rfeL96V6ry1XxMQgdrwH37SKx25QTKCx5v4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RSQ8YAAADdAAAADwAAAAAAAAAAAAAAAACYAgAAZHJz&#10;L2Rvd25yZXYueG1sUEsFBgAAAAAEAAQA9QAAAIs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12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vGMcQA&#10;AADdAAAADwAAAGRycy9kb3ducmV2LnhtbERPzWrCQBC+F/oOyxR6KbrRUiupq7RSqQcpGH2AaXZM&#10;gtnZsLvV2Kd3DgWPH9//bNG7Vp0oxMazgdEwA0VcettwZWC/Ww2moGJCtth6JgMXirCY39/NMLf+&#10;zFs6FalSEsIxRwN1Sl2udSxrchiHviMW7uCDwyQwVNoGPEu4a/U4yybaYcPSUGNHy5rKY/HrDLz+&#10;jT6freNJW4TN18f28r35WT0Z8/jQv7+BStSnm/jfvbbie8lkrryRJ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rxjHEAAAA3QAAAA8AAAAAAAAAAAAAAAAAmAIAAGRycy9k&#10;b3ducmV2LnhtbFBLBQYAAAAABAAEAPUAAACJ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121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qZWMYAAADdAAAADwAAAGRycy9kb3ducmV2LnhtbESPQWvCQBSE74X+h+UV&#10;etNNKtqauoqIigcpNAri7ZF9JsHs25DdJvHfu4LQ4zAz3zCzRW8q0VLjSssK4mEEgjizuuRcwfGw&#10;GXyBcB5ZY2WZFNzIwWL++jLDRNuOf6lNfS4ChF2CCgrv60RKlxVk0A1tTRy8i20M+iCbXOoGuwA3&#10;lfyIook0WHJYKLCmVUHZNf0zCrYddstRvG7318vqdj6Mf077mJR6f+uX3yA89f4//GzvtILPcTS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GplYxgAAAN0A&#10;AAAPAAAAAAAAAAAAAAAAAKoCAABkcnMvZG93bnJldi54bWxQSwUGAAAAAAQABAD6AAAAnQMAAAAA&#10;">
                <v:shape id="Freeform 2718" o:spid="_x0000_s112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RmIMMA&#10;AADdAAAADwAAAGRycy9kb3ducmV2LnhtbERPzUrDQBC+C77DMoK3dhOhVtNuigi2SinF2gcYsmM2&#10;JDsTs2sbfXr3UPD48f0vV6Pv1ImG0AgbyKcZKOJKbMO1gePHy+QBVIjIFjthMvBDAVbl9dUSCytn&#10;fqfTIdYqhXAo0ICLsS+0DpUjj2EqPXHiPmXwGBMcam0HPKdw3+m7LLvXHhtODQ57enZUtYdvb2C9&#10;edzk218n0mqffVW7vbz12pjbm/FpASrSGP/FF/erNTCf5Wl/epOeg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RmIMMAAADdAAAADwAAAAAAAAAAAAAAAACYAgAAZHJzL2Rv&#10;d25yZXYueG1sUEsFBgAAAAAEAAQA9QAAAIg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12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Du8YA&#10;AADdAAAADwAAAGRycy9kb3ducmV2LnhtbESPUWvCQBCE3wv9D8cWfKuXCFabeooIrZYiUtsfsOS2&#10;uWBuN+ZOTfvre0Khj8PMfMPMFr1v1Jm6UAsbyIcZKOJSbM2Vgc+P5/spqBCRLTbCZOCbAizmtzcz&#10;LKxc+J3O+1ipBOFQoAEXY1toHUpHHsNQWuLkfUnnMSbZVdp2eElw3+hRlj1ojzWnBYctrRyVh/3J&#10;G3hZP67ztx8nctA+O5bbnby22pjBXb98AhWpj//hv/bGGpiM8xyub9IT0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jDu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Group 1364" o:spid="_x0000_s1124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ed9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NxPI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nnfTFAAAA3QAA&#10;AA8AAAAAAAAAAAAAAAAAqgIAAGRycy9kb3ducmV2LnhtbFBLBQYAAAAABAAEAPoAAACcAwAAAAA=&#10;">
                <v:shape id="Freeform 2721" o:spid="_x0000_s112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ftEcUA&#10;AADdAAAADwAAAGRycy9kb3ducmV2LnhtbESPzWrDMBCE74W8g9hALyWRnH+cKCEUh/bQS5OQ82Jt&#10;bGNrZSzVcd++KhR6HGbmG2Z3GGwjeup85VhDMlUgiHNnKi40XC+nyQaED8gGG8ek4Zs8HPajpx2m&#10;xj34k/pzKESEsE9RQxlCm0rp85Is+qlriaN3d53FEGVXSNPhI8JtI2dKraTFiuNCiS29lpTX5y+r&#10;YcgWsn9TtfrIeZFk9cssC5eb1s/j4bgFEWgI/+G/9rvRsF4mc/h9E5+A3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R+0R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12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51ZcYA&#10;AADdAAAADwAAAGRycy9kb3ducmV2LnhtbESPzWrDMBCE74W8g9hALiWRHNykuFFCCA7toZf80PNi&#10;bW1ja2UsxXHevioUehxm5htmsxttKwbqfe1YQ7JQIIgLZ2ouNVwvx/krCB+QDbaOScODPOy2k6cN&#10;Zsbd+UTDOZQiQthnqKEKocuk9EVFFv3CdcTR+3a9xRBlX0rT4z3CbSuXSq2kxZrjQoUdHSoqmvPN&#10;ahjzVA7vqlGfBadJ3jwv83D50no2HfdvIAKN4T/81/4wGtYvSQq/b+IT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51ZcYAAADdAAAADwAAAAAAAAAAAAAAAACYAgAAZHJz&#10;L2Rvd25yZXYueG1sUEsFBgAAAAAEAAQA9QAAAIsDAAAAAA==&#10;" path="m696,l1781,e" filled="f" strokecolor="#191919" strokeweight="2pt">
                  <v:path arrowok="t" o:connecttype="custom" o:connectlocs="696,0;1781,0" o:connectangles="0,0"/>
                </v:shape>
              </v:group>
              <v:shape id="Freeform 1367" o:spid="_x0000_s1127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oiUsUA&#10;AADdAAAADwAAAGRycy9kb3ducmV2LnhtbESPT2uDQBTE74V8h+UFemvWBPIH6xqKsZBLD5rQ88N9&#10;UVP3rbhbtd++WyjkOMzMb5jkOJtOjDS41rKC9SoCQVxZ3XKt4Hp5fzmAcB5ZY2eZFPyQg2O6eEow&#10;1nbigsbS1yJA2MWooPG+j6V0VUMG3cr2xMG72cGgD3KopR5wCnDTyU0U7aTBlsNCgz1lDVVf5bdR&#10;MPW5u59NlZWfsvzIC5rz7alQ6nk5v72C8DT7R/i/fdYK9tv1Dv7ehCc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eiJSxQAAAN0AAAAPAAAAAAAAAAAAAAAAAJgCAABkcnMv&#10;ZG93bnJldi54bWxQSwUGAAAAAAQABAD1AAAAigMAAAAA&#10;" path="m,l44,e" filled="f" strokecolor="#191919" strokeweight="2pt">
                <v:path arrowok="t" o:connecttype="custom" o:connectlocs="0,0;44,0" o:connectangles="0,0"/>
              </v:shape>
              <v:shape id="Freeform 1368" o:spid="_x0000_s1128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T3Q8YA&#10;AADdAAAADwAAAGRycy9kb3ducmV2LnhtbESPQWvCQBSE7wX/w/KEXkrdWLQpqauIWCjeqjn0+Mi+&#10;ZqPZtyG7ms2/7xaEHoeZ+YZZbaJtxY163zhWMJ9lIIgrpxuuFZSnj+c3ED4ga2wdk4KRPGzWk4cV&#10;FtoN/EW3Y6hFgrAvUIEJoSuk9JUhi37mOuLk/bjeYkiyr6XucUhw28qXLHuVFhtOCwY72hmqLser&#10;VZCd4hIX5fm7k/t2+0T7uDiMRqnHady+gwgUw3/43v7UCvLlPIe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T3Q8YAAADdAAAADwAAAAAAAAAAAAAAAACYAgAAZHJz&#10;L2Rvd25yZXYueG1sUEsFBgAAAAAEAAQA9QAAAIsDAAAAAA==&#10;" path="m,l400,e" filled="f" strokecolor="#191919" strokeweight="2pt">
                <v:path arrowok="t" o:connecttype="custom" o:connectlocs="0,0;400,0" o:connectangles="0,0"/>
              </v:shape>
              <v:rect id="Rectangle 1369" o:spid="_x0000_s1129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gQZsIA&#10;AADdAAAADwAAAGRycy9kb3ducmV2LnhtbERPTYvCMBC9C/6HMII3TSvoSrepLIKi4kXXy96mzWxb&#10;tpmUJtb6781B2OPjfaebwTSip87VlhXE8wgEcWF1zaWC2/dutgbhPLLGxjIpeJKDTTYepZho++AL&#10;9VdfihDCLkEFlfdtIqUrKjLo5rYlDtyv7Qz6ALtS6g4fIdw0chFFK2mw5tBQYUvbioq/690oyI/n&#10;i9+fbvt+nZdtY/Of+GyXSk0nw9cnCE+D/xe/3Qet4GMZh7nhTXgCMn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aBBmwgAAAN0AAAAPAAAAAAAAAAAAAAAAAJgCAABkcnMvZG93&#10;bnJldi54bWxQSwUGAAAAAAQABAD1AAAAhwMAAAAA&#10;" stroked="f">
                <v:path arrowok="t"/>
              </v:rect>
              <v:rect id="Rectangle 1370" o:spid="_x0000_s1130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rf9scA&#10;AADdAAAADwAAAGRycy9kb3ducmV2LnhtbESP0WoCMRRE34X+Q7iFvhTNWmrVrVFKocX6Il39gNvN&#10;7WY1uVmSqNu/bwoFH4eZOcMsVr2z4kwhtp4VjEcFCOLa65YbBfvd23AGIiZkjdYzKfihCKvlzWCB&#10;pfYX/qRzlRqRIRxLVGBS6kopY23IYRz5jjh73z44TFmGRuqAlwx3Vj4UxZN02HJeMNjRq6H6WJ2c&#10;Atref0ze14fj5qCtNfPHr+o0DUrd3fYvzyAS9eka/m+vtYLpZDyHvzf5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a3/b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131" type="#_x0000_t202" style="position:absolute;left:377;top:13537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/AnMEA&#10;AADdAAAADwAAAGRycy9kb3ducmV2LnhtbERPy4rCMBTdD/gP4QqzG1Mr1qEaRQoyrgQfH3Bp7jTF&#10;5qY2Gdv+/WQhuDyc92Y32EY8qfO1YwXzWQKCuHS65krB7Xr4+gbhA7LGxjEpGMnDbjv52GCuXc9n&#10;el5CJWII+xwVmBDaXEpfGrLoZ64ljtyv6yyGCLtK6g77GG4bmSZJJi3WHBsMtlQYKu+XP6vgNErT&#10;L+zyVhZFdsoWjwPefxqlPqfDfg0i0BDe4pf7qBWslmncH9/EJy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fwJzBAAAA3QAAAA8AAAAAAAAAAAAAAAAAmAIAAGRycy9kb3du&#10;cmV2LnhtbFBLBQYAAAAABAAEAPUAAACGAwAAAAA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132" type="#_x0000_t202" style="position:absolute;left:377;top:8243;width:720;height:11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NlB8MA&#10;AADdAAAADwAAAGRycy9kb3ducmV2LnhtbESP0YrCMBRE3wX/IVzBN01V7Eo1ihTEfRJ0/YBLc22K&#10;zU1toq1/v1lY8HGYmTPMZtfbWryo9ZVjBbNpAoK4cLriUsH15zBZgfABWWPtmBS8ycNuOxxsMNOu&#10;4zO9LqEUEcI+QwUmhCaT0heGLPqpa4ijd3OtxRBlW0rdYhfhtpbzJEmlxYrjgsGGckPF/fK0Ck5v&#10;abqFXV6LPE9P6eJxwPuxVmo86vdrEIH68An/t7+1gq/lfAZ/b+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NlB8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133" type="#_x0000_t202" style="position:absolute;left:397;top:11806;width:480;height:12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7cMQA&#10;AADdAAAADwAAAGRycy9kb3ducmV2LnhtbESP3YrCMBSE7xd8h3AE79bUilWqUZaCuFeCPw9waI5N&#10;sTmpTdbWt98sLHg5zMw3zGY32EY8qfO1YwWzaQKCuHS65krB9bL/XIHwAVlj45gUvMjDbjv62GCu&#10;Xc8nep5DJSKEfY4KTAhtLqUvDVn0U9cSR+/mOoshyq6SusM+wm0j0yTJpMWa44LBlgpD5f38YxUc&#10;X9L0c7u4lkWRHbP5Y4/3Q6PUZDx8rUEEGsI7/N/+1gqWizSFvzfx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B+3D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134" type="#_x0000_t202" style="position:absolute;left:397;top:10116;width:480;height:9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1e68MA&#10;AADdAAAADwAAAGRycy9kb3ducmV2LnhtbESP0YrCMBRE3xf8h3AF39ZUi1WqUZaC6JOw6gdcmmtT&#10;bG5qk7X1783Cwj4OM3OG2ewG24gndb52rGA2TUAQl07XXCm4XvafKxA+IGtsHJOCF3nYbUcfG8y1&#10;6/mbnudQiQhhn6MCE0KbS+lLQxb91LXE0bu5zmKIsquk7rCPcNvIeZJk0mLNccFgS4Wh8n7+sQpO&#10;L2n61C6uZVFkpyx97PF+aJSajIevNYhAQ/gP/7WPWsFyMU/h9018AnL7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1e68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135" type="#_x0000_t202" style="position:absolute;left:417;top:6480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TGn8QA&#10;AADdAAAADwAAAGRycy9kb3ducmV2LnhtbESP3YrCMBSE7xd8h3CEvVtTda1SjSIFca8Efx7g0Byb&#10;YnNSm6ytb28WFrwcZuYbZrXpbS0e1PrKsYLxKAFBXDhdcangct59LUD4gKyxdkwKnuRhsx58rDDT&#10;ruMjPU6hFBHCPkMFJoQmk9IXhiz6kWuIo3d1rcUQZVtK3WIX4baWkyRJpcWK44LBhnJDxe30axUc&#10;ntJ0Uzu7FHmeHtLpfYe3fa3U57DfLkEE6sM7/N/+0Qrms8k3/L2JT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kxp/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136" type="#_x0000_t202" style="position:absolute;left:417;top:4760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hjBMMA&#10;AADdAAAADwAAAGRycy9kb3ducmV2LnhtbESP0YrCMBRE3wX/IdwF3zRdpVWqUZaCuE/Cqh9waa5N&#10;sbmpTdbWv98Iwj4OM3OG2ewG24gHdb52rOBzloAgLp2uuVJwOe+nKxA+IGtsHJOCJ3nYbcejDeba&#10;9fxDj1OoRISwz1GBCaHNpfSlIYt+5lri6F1dZzFE2VVSd9hHuG3kPEkyabHmuGCwpcJQeTv9WgXH&#10;pzT9wqaXsiiyY7a47/F2aJSafAxfaxCBhvAffre/tYJlOk/h9SY+Ab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hjBM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AD796A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137" type="#_x0000_t202" style="position:absolute;left:397;top:2475;width:570;height:17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r9c8MA&#10;AADdAAAADwAAAGRycy9kb3ducmV2LnhtbESP3YrCMBSE7xd8h3AE79ZUxSrVKEtB9Erw5wEOzbEp&#10;Nie1ydr69mZhwcthZr5h1tve1uJJra8cK5iMExDEhdMVlwqul933EoQPyBprx6TgRR62m8HXGjPt&#10;Oj7R8xxKESHsM1RgQmgyKX1hyKIfu4Y4ejfXWgxRtqXULXYRbms5TZJUWqw4LhhsKDdU3M+/VsHx&#10;JU03s/NrkefpMZ09dnjf10qNhv3PCkSgPnzC/+2DVrCYT1P4exOfgNy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r9c8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138" type="#_x0000_t202" style="position:absolute;left:400;top:591;width:477;height:16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Y6MMA&#10;AADdAAAADwAAAGRycy9kb3ducmV2LnhtbESP0YrCMBRE3wX/IVzBN01VrEs1ihTEfRJ0/YBLc22K&#10;zU1toq1/v1lY8HGYmTPMZtfbWryo9ZVjBbNpAoK4cLriUsH15zD5AuEDssbaMSl4k4fddjjYYKZd&#10;x2d6XUIpIoR9hgpMCE0mpS8MWfRT1xBH7+ZaiyHKtpS6xS7CbS3nSZJKixXHBYMN5YaK++VpFZze&#10;0nQLu7wWeZ6e0sXjgPdjrdR41O/XIAL14RP+b39rBavlfAV/b+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Y6M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AD796A" w:rsidRPr="008A161B" w:rsidRDefault="00AD796A" w:rsidP="00AD796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EE22B2">
        <w:rPr>
          <w:noProof/>
        </w:rPr>
        <w:pict>
          <v:shape id="Text Box 1974" o:spid="_x0000_s1139" type="#_x0000_t202" style="position:absolute;left:0;text-align:left;margin-left:20.85pt;margin-top:49.1pt;width:12pt;height:63.8pt;z-index:-2516766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Outreach/Military Science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020" w:right="763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OOPER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paid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productiv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experience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goals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segment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during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71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enable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realisticall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meaningfu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application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job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productiv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employment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fields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specialty–a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decid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vocationa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aspiration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promis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rang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person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satisfaction.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49" w:lineRule="auto"/>
        <w:ind w:left="1020" w:right="275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Co-o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Co-o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383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thirt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(30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 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4.0.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34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interview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Director/Coordinato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 w:right="9396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 w:right="32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twelve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020" w:right="275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(12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 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4.0.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774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FF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AMPU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thereb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ice-Presiden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capacit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work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deans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chairperson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ficienc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identifie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disperse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throughou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geographica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programs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Conferencing.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locate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Bainbridge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aycros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ifton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Liaiso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serve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f-campus 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61" w:lineRule="auto"/>
        <w:ind w:left="1020" w:right="668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CIENCE Arm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199" w:lineRule="exact"/>
        <w:ind w:left="1020" w:right="78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Corps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sophomore 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technique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understandin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selecte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balance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train- 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theoretica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practical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Upon receivin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eutenan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branche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Summer Camp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approximatel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one-hal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lieutenant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participating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Range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Rifle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Fraternit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Exercise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host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fund-raisin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802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WO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unable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devel- 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two-yea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com-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Professor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20" w:bottom="280" w:left="420" w:header="720" w:footer="720" w:gutter="0"/>
          <w:cols w:space="720"/>
        </w:sectPr>
      </w:pPr>
    </w:p>
    <w:p w:rsidR="00C11F2C" w:rsidRDefault="00EE22B2" w:rsidP="00C11F2C">
      <w:pPr>
        <w:widowControl w:val="0"/>
        <w:autoSpaceDE w:val="0"/>
        <w:autoSpaceDN w:val="0"/>
        <w:adjustRightInd w:val="0"/>
        <w:spacing w:after="0" w:line="195" w:lineRule="exact"/>
        <w:ind w:right="898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EE22B2">
        <w:rPr>
          <w:noProof/>
        </w:rPr>
        <w:lastRenderedPageBreak/>
        <w:pict>
          <v:group id="Group 1091" o:spid="_x0000_s1140" style="position:absolute;left:0;text-align:left;margin-left:426.9pt;margin-top:-21.1pt;width:156.05pt;height:795.85pt;z-index:-251598848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">
            <v:group id="Group 2735" o:spid="_x0000_s1141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Wz3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Vf4yS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BbPdxgAAAN0A&#10;AAAPAAAAAAAAAAAAAAAAAKoCAABkcnMvZG93bnJldi54bWxQSwUGAAAAAAQABAD6AAAAnQMAAAAA&#10;">
              <v:rect id="Rectangle 2736" o:spid="_x0000_s1142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W4ccA&#10;AADdAAAADwAAAGRycy9kb3ducmV2LnhtbESPQWvCQBSE74X+h+UVvBTdGGxaUlcRURCkh2gt9vbI&#10;PpNg9m3Irhr/vSsIHoeZ+YYZTztTizO1rrKsYDiIQBDnVldcKPjdLvtfIJxH1lhbJgVXcjCdvL6M&#10;MdX2whmdN74QAcIuRQWl900qpctLMugGtiEO3sG2Bn2QbSF1i5cAN7WMoyiRBisOCyU2NC8pP25O&#10;RsEi3s8O6zprsh+z3w0pNu/5/59Svbdu9g3CU+ef4Ud7pRV8jj4SuL8JT0B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tluHHAAAA3QAAAA8AAAAAAAAAAAAAAAAAmAIAAGRy&#10;cy9kb3ducmV2LnhtbFBLBQYAAAAABAAEAPUAAACMAwAAAAA=&#10;" fillcolor="#474747" stroked="f">
                <v:path arrowok="t"/>
              </v:rect>
              <v:rect id="Rectangle 2737" o:spid="_x0000_s1143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64I8YA&#10;AADdAAAADwAAAGRycy9kb3ducmV2LnhtbESPT2vCQBTE70K/w/IKvelGUWNTVxFBES/1T0uvr9ln&#10;Esy+DbtbE799t1DwOMzMb5j5sjO1uJHzlWUFw0ECgji3uuJCwcd505+B8AFZY22ZFNzJw3Lx1Jtj&#10;pm3LR7qdQiEihH2GCsoQmkxKn5dk0A9sQxy9i3UGQ5SukNphG+GmlqMkmUqDFceFEhtal5RfTz9G&#10;Qes6mmwL/T6b7j/Pr1/fKTYHp9TLc7d6AxGoC4/wf3unFaTjSQp/b+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64I8YAAADdAAAADwAAAAAAAAAAAAAAAACYAgAAZHJz&#10;L2Rvd25yZXYueG1sUEsFBgAAAAAEAAQA9QAAAIsDAAAAAA==&#10;" fillcolor="#dcdcdc" stroked="f">
                <v:path arrowok="t"/>
              </v:rect>
              <v:rect id="Rectangle 2738" o:spid="_x0000_s1144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vKyccA&#10;AADdAAAADwAAAGRycy9kb3ducmV2LnhtbESPwWrCQBCG74W+wzIFb3WjtFqiq4gYKT2Umnrpbdgd&#10;k2B2NmS3MX37zqHQ4/DP/8186+3oWzVQH5vABmbTDBSxDa7hysD5s3h8ARUTssM2MBn4oQjbzf3d&#10;GnMXbnyioUyVEgjHHA3UKXW51tHW5DFOQ0cs2SX0HpOMfaVdjzeB+1bPs2yhPTYsF2rsaF+TvZbf&#10;Xij7xeE6+xjKcLLLr/fCHt6OxdmYycO4W4FKNKb/5b/2qzOwfHqWd8VGTEB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bysnHAAAA3QAAAA8AAAAAAAAAAAAAAAAAmAIAAGRy&#10;cy9kb3ducmV2LnhtbFBLBQYAAAAABAAEAPUAAACMAwAAAAA=&#10;" fillcolor="#d8d8d8 [2732]" stroked="f">
                <v:path arrowok="t"/>
              </v:rect>
              <v:rect id="Rectangle 1096" o:spid="_x0000_s1145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8DoMcA&#10;AADdAAAADwAAAGRycy9kb3ducmV2LnhtbESPzWrDMBCE74W+g9hAb43sEjepEzmUQkJTcsnPpbe1&#10;tbFNrJWxVNt9+6hQyHGYmW+Y1Xo0jeipc7VlBfE0AkFcWF1zqeB82jwvQDiPrLGxTAp+ycE6e3xY&#10;YartwAfqj74UAcIuRQWV920qpSsqMuimtiUO3sV2Bn2QXSl1h0OAm0a+RNGrNFhzWKiwpY+Kiuvx&#10;xyjId/uD336dt/0iL9vG5t/x3iZKPU3G9yUIT6O/h//bn1rBfJa8wd+b8ARk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vA6DHAAAA3QAAAA8AAAAAAAAAAAAAAAAAmAIAAGRy&#10;cy9kb3ducmV2LnhtbFBLBQYAAAAABAAEAPUAAACMAwAAAAA=&#10;" stroked="f">
                <v:path arrowok="t"/>
              </v:rect>
              <v:rect id="Rectangle 2740" o:spid="_x0000_s1146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vxX8UA&#10;AADdAAAADwAAAGRycy9kb3ducmV2LnhtbERPy2rCQBTdC/2H4Ra6EZ1Y2qjRUbQg7ariA8TdNXNN&#10;0mbuhJlpTP++syi4PJz3fNmZWrTkfGVZwWiYgCDOra64UHA8bAYTED4ga6wtk4Jf8rBcPPTmmGl7&#10;4x21+1CIGMI+QwVlCE0mpc9LMuiHtiGO3NU6gyFCV0jt8BbDTS2fkySVBiuODSU29FZS/r3/MQq+&#10;Tu9uPT2/brf5pW43lH4mo3FfqafHbjUDEagLd/G/+0MrGL+kcX98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/FfxQAAAN0AAAAPAAAAAAAAAAAAAAAAAJgCAABkcnMv&#10;ZG93bnJldi54bWxQSwUGAAAAAAQABAD1AAAAigMAAAAA&#10;" filled="f" strokecolor="#a3a3a3" strokeweight="2pt">
                <v:path arrowok="t"/>
              </v:rect>
              <v:rect id="Rectangle 2741" o:spid="_x0000_s1147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J+JsgA&#10;AADdAAAADwAAAGRycy9kb3ducmV2LnhtbESPQWvCQBSE7wX/w/KEXopuIqISs5FS2tJDKRr14O2R&#10;fSbB7Ns0uzXx33cLBY/DzHzDpJvBNOJKnastK4inEQjiwuqaSwWH/dtkBcJ5ZI2NZVJwIwebbPSQ&#10;YqJtzzu65r4UAcIuQQWV920ipSsqMuimtiUO3tl2Bn2QXSl1h32Am0bOomghDdYcFips6aWi4pL/&#10;GAXvX7fP2dMlPsavQ18f5qfvcrtEpR7Hw/MahKfB38P/7Q+tYDlfxPD3Jjw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Un4myAAAAN0AAAAPAAAAAAAAAAAAAAAAAJgCAABk&#10;cnMvZG93bnJldi54bWxQSwUGAAAAAAQABAD1AAAAjQMAAAAA&#10;" fillcolor="#191919" stroked="f">
                <v:path arrowok="t"/>
              </v:rect>
              <v:rect id="Rectangle 2742" o:spid="_x0000_s1148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DgUcgA&#10;AADdAAAADwAAAGRycy9kb3ducmV2LnhtbESPQWvCQBSE74X+h+UVvBSzSRCVNKuIaOmhlNbqwdsj&#10;+5oEs29jdmviv3eFQo/DzHzD5MvBNOJCnastK0iiGARxYXXNpYL993Y8B+E8ssbGMim4koPl4vEh&#10;x0zbnr/osvOlCBB2GSqovG8zKV1RkUEX2ZY4eD+2M+iD7EqpO+wD3DQyjeOpNFhzWKiwpXVFxWn3&#10;axS8flzf0+dTckg2Q1/vJ8dz+TlDpUZPw+oFhKfB/4f/2m9awWwyTeH+JjwBub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gOBRyAAAAN0AAAAPAAAAAAAAAAAAAAAAAJgCAABk&#10;cnMvZG93bnJldi54bWxQSwUGAAAAAAQABAD1AAAAjQMAAAAA&#10;" fillcolor="#191919" stroked="f">
                <v:path arrowok="t"/>
              </v:rect>
              <v:group id="Group 2743" o:spid="_x0000_s114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xEj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0YzK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8xEj8cAAADd&#10;AAAADwAAAAAAAAAAAAAAAACqAgAAZHJzL2Rvd25yZXYueG1sUEsFBgAAAAAEAAQA+gAAAJ4DAAAA&#10;AA==&#10;">
                <v:shape id="Freeform 2744" o:spid="_x0000_s115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eOgs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5Xwx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h46C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45" o:spid="_x0000_s115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srGccA&#10;AADdAAAADwAAAGRycy9kb3ducmV2LnhtbESPQWvCQBSE7wX/w/KEXorZ2DYqMauUgtCTVGtAb4/s&#10;Mwlm34bsNsb+erdQ6HGYmW+YbD2YRvTUudqygmkUgyAurK65VHD42kwWIJxH1thYJgU3crBejR4y&#10;TLW98o76vS9FgLBLUUHlfZtK6YqKDLrItsTBO9vOoA+yK6Xu8BrgppHPcTyTBmsOCxW29F5Rcdl/&#10;GwWLJnkhyj9PT33+s90k/fFW5EelHsfD2xKEp8H/h//aH1rB/HWWwO+b8ATk6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LKxn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15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vnF8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KP9yS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u+cXxgAAAN0A&#10;AAAPAAAAAAAAAAAAAAAAAKoCAABkcnMvZG93bnJldi54bWxQSwUGAAAAAAQABAD6AAAAnQMAAAAA&#10;">
                <v:shape id="Freeform 2747" o:spid="_x0000_s115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6eZMQA&#10;AADdAAAADwAAAGRycy9kb3ducmV2LnhtbESPS6vCMBSE94L/IRzBjWh6xdetRpELihsRHwuX5zbH&#10;tticlCZq/fdGEFwOM/MNM1vUphB3qlxuWcFPLwJBnFidc6rgdFx1JyCcR9ZYWCYFT3KwmDcbM4y1&#10;ffCe7gefigBhF6OCzPsyltIlGRl0PVsSB+9iK4M+yCqVusJHgJtC9qNoJA3mHBYyLOkvo+R6uBkF&#10;587qYiL3O+zs1vRPx4G+LZOtUu1WvZyC8FT7b/jT3mgF48FoDO834Qn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enmTEAAAA3QAAAA8AAAAAAAAAAAAAAAAAmAIAAGRycy9k&#10;b3ducmV2LnhtbFBLBQYAAAAABAAEAPUAAACJAwAAAAA=&#10;" path="m1094,l,e" filled="f" strokecolor="#191919" strokeweight="2pt">
                  <v:path arrowok="t" o:connecttype="custom" o:connectlocs="1094,0;0,0" o:connectangles="0,0"/>
                </v:shape>
                <v:shape id="Freeform 2748" o:spid="_x0000_s115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EKFs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4MApz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4EKFsAAAADdAAAADwAAAAAAAAAAAAAAAACYAgAAZHJzL2Rvd25y&#10;ZXYueG1sUEsFBgAAAAAEAAQA9QAAAIU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15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RzZc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P9/E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iRzZccAAADd&#10;AAAADwAAAAAAAAAAAAAAAACqAgAAZHJzL2Rvd25yZXYueG1sUEsFBgAAAAAEAAQA+gAAAJ4DAAAA&#10;AA==&#10;">
                <v:shape id="Freeform 2750" o:spid="_x0000_s115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UeXMUA&#10;AADdAAAADwAAAGRycy9kb3ducmV2LnhtbERPy2rCQBTdC/7DcIVuRCe29UF0EqQQ6KpY24DdXTK3&#10;STBzJ2SmSezXO4tCl4fzPqSjaURPnastK1gtIxDEhdU1lwo+P7LFDoTzyBoby6TgRg7SZDo5YKzt&#10;wO/Un30pQgi7GBVU3rexlK6oyKBb2pY4cN+2M+gD7EqpOxxCuGnkYxRtpMGaQ0OFLb1UVFzPP0bB&#10;rlk/EeWnr3mf/75l6/5yK/KLUg+z8bgH4Wn0/+I/96tWsH3ehv3hTXgCMr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R5cxQAAAN0AAAAPAAAAAAAAAAAAAAAAAJgCAABkcnMv&#10;ZG93bnJldi54bWxQSwUGAAAAAAQABAD1AAAAigMAAAAA&#10;" path="m1094,l,e" filled="f" strokecolor="#191919" strokeweight="2pt">
                  <v:path arrowok="t" o:connecttype="custom" o:connectlocs="1094,0;0,0" o:connectangles="0,0"/>
                </v:shape>
                <v:shape id="Freeform 2751" o:spid="_x0000_s115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m7x8cA&#10;AADdAAAADwAAAGRycy9kb3ducmV2LnhtbESPT2vCQBTE7wW/w/IEL0U32vqH6CoiCJ6kVQN6e2Sf&#10;STD7NmTXGPvp3UKhx2FmfsMsVq0pRUO1KywrGA4iEMSp1QVnCk7HbX8GwnlkjaVlUvAkB6tl522B&#10;sbYP/qbm4DMRIOxiVJB7X8VSujQng25gK+LgXW1t0AdZZ1LX+AhwU8pRFE2kwYLDQo4VbXJKb4e7&#10;UTArxx9EydflvUl+9ttxc36myVmpXrddz0F4av1/+K+90wqmn9Mh/L4JT0Au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pu8f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15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l3y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kczK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Vl3yccAAADd&#10;AAAADwAAAAAAAAAAAAAAAACqAgAAZHJzL2Rvd25yZXYueG1sUEsFBgAAAAAEAAQA+gAAAJ4DAAAA&#10;AA==&#10;">
                <v:shape id="Freeform 2753" o:spid="_x0000_s115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eAK8YA&#10;AADdAAAADwAAAGRycy9kb3ducmV2LnhtbESPT2vCQBTE7wW/w/IEL0U3/pfUVUQQPEmrBuztkX1N&#10;QrNvQ3aN0U/vFoQeh5n5DbNct6YUDdWusKxgOIhAEKdWF5wpOJ92/QUI55E1lpZJwZ0crFedtyXG&#10;2t74i5qjz0SAsItRQe59FUvp0pwMuoGtiIP3Y2uDPsg6k7rGW4CbUo6iaCYNFhwWcqxom1P6e7wa&#10;BYtyOiZKPr/fm+Rx2E2byz1NLkr1uu3mA4Sn1v+HX+29VjCfzMfw9yY8Abl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eAK8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54" o:spid="_x0000_s116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4YX8gA&#10;AADdAAAADwAAAGRycy9kb3ducmV2LnhtbESPT2vCQBTE70K/w/IKvYjZ1BoNqasUQeip1D8Be3tk&#10;X5PQ7NuQ3cbYT+8KBY/DzPyGWa4H04ieOldbVvAcxSCIC6trLhUcD9tJCsJ5ZI2NZVJwIQfr1cNo&#10;iZm2Z95Rv/elCBB2GSqovG8zKV1RkUEX2ZY4eN+2M+iD7EqpOzwHuGnkNI7n0mDNYaHCljYVFT/7&#10;X6MgbZIXovzza9znfx/bpD9divyk1NPj8PYKwtPg7+H/9rtWsJgtZnB7E56AX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Xhhf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16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Dvvc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5cty&#10;Dr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M6w773IAAAA&#10;3QAAAA8AAAAAAAAAAAAAAAAAqgIAAGRycy9kb3ducmV2LnhtbFBLBQYAAAAABAAEAPoAAACfAwAA&#10;AAA=&#10;">
                <v:shape id="Freeform 2756" o:spid="_x0000_s116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VI9McA&#10;AADdAAAADwAAAGRycy9kb3ducmV2LnhtbESP0WrCQBRE3wX/YblCX0Q3ETUldRUpLbQIxagfcMne&#10;JrHZuzG7jfHvu4LQx2FmzjCrTW9q0VHrKssK4mkEgji3uuJCwen4PnkG4TyyxtoyKbiRg816OFhh&#10;qu2VM+oOvhABwi5FBaX3TSqly0sy6Ka2IQ7et20N+iDbQuoWrwFuajmLoqU0WHFYKLGh15Lyn8Ov&#10;UbDMZl/x+bJ4O+vxbtsd4/0l+9wr9TTqty8gPPX+P/xof2gFyTxJ4P4mPA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lSPT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16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rchsQA&#10;AADdAAAADwAAAGRycy9kb3ducmV2LnhtbERP3WrCMBS+H/gO4Qi7GZpWNpVqFJEJG4JY9QEOzbGt&#10;Nie1ibV7e3Mx8PLj+58vO1OJlhpXWlYQDyMQxJnVJecKTsfNYArCeWSNlWVS8EcOlove2xwTbR+c&#10;UnvwuQgh7BJUUHhfJ1K6rCCDbmhr4sCdbWPQB9jkUjf4COGmkqMoGkuDJYeGAmtaF5RdD3ejYJyO&#10;dvHl9vV90R/bVXuM97f0d6/Ue79bzUB46vxL/O/+0Qomn5MwN7wJT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3Ib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16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DmWsUA&#10;AADdAAAADwAAAGRycy9kb3ducmV2LnhtbESP3YrCMBSE7wXfIRxh7zT1B+12jSKCsLAgaEX28mxz&#10;bIvNSW2yWt/eCIKXw8x8w8yXranElRpXWlYwHEQgiDOrS84VHNJNPwbhPLLGyjIpuJOD5aLbmWOi&#10;7Y13dN37XAQIuwQVFN7XiZQuK8igG9iaOHgn2xj0QTa51A3eAtxUchRFU2mw5LBQYE3rgrLz/t8o&#10;sMd8/ZceL5nf7n4imf668XYaK/XRa1dfIDy1/h1+tb+1gtlk9gn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0OZaxQAAAN0AAAAPAAAAAAAAAAAAAAAAAJgCAABkcnMv&#10;ZG93bnJldi54bWxQSwUGAAAAAAQABAD1AAAAigMAAAAA&#10;" path="m,l423,e" filled="f" strokecolor="#191919" strokeweight="2pt">
                <v:path arrowok="t" o:connecttype="custom" o:connectlocs="0,0;423,0" o:connectangles="0,0"/>
              </v:shape>
              <v:shape id="Freeform 2759" o:spid="_x0000_s116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IAicIA&#10;AADdAAAADwAAAGRycy9kb3ducmV2LnhtbERPy2oCMRTdF/oP4Ra6KTXTVhwZjSKlLW59UHB3nVyT&#10;oZObkKQ6/n2zKLg8nPd8ObhenCmmzrOCl1EFgrj1umOjYL/7fJ6CSBlZY++ZFFwpwXJxfzfHRvsL&#10;b+i8zUaUEE4NKrA5h0bK1FpymEY+EBfu5KPDXGA0Uke8lHDXy9eqmkiHHZcGi4HeLbU/21+nYFPX&#10;RwrrJ2Mmb7H7uq6C/fg+KPX4MKxmIDIN+Sb+d6+1gno8LfvLm/IE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gCJwgAAAN0AAAAPAAAAAAAAAAAAAAAAAJgCAABkcnMvZG93&#10;bnJldi54bWxQSwUGAAAAAAQABAD1AAAAhwMAAAAA&#10;" path="m,l,40e" filled="f" strokecolor="#191919" strokeweight="2pt">
                <v:path arrowok="t" o:connecttype="custom" o:connectlocs="0,0;0,40" o:connectangles="0,0"/>
              </v:shape>
              <v:rect id="Rectangle 2760" o:spid="_x0000_s1166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kj4cYA&#10;AADdAAAADwAAAGRycy9kb3ducmV2LnhtbESPT2vCQBTE7wW/w/IEb3UT0RpSVxFB0eLFP5feXrKv&#10;SWj2bciuMX57t1DwOMzMb5jFqje16Kh1lWUF8TgCQZxbXXGh4HrZvicgnEfWWFsmBQ9ysFoO3haY&#10;anvnE3VnX4gAYZeigtL7JpXS5SUZdGPbEAfvx7YGfZBtIXWL9wA3tZxE0Yc0WHFYKLGhTUn57/lm&#10;FGSH48nvvq67LsmKprbZd3y0M6VGw379CcJT71/h//ZeK5hPkxj+3o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kj4cYAAADdAAAADwAAAAAAAAAAAAAAAACYAgAAZHJz&#10;L2Rvd25yZXYueG1sUEsFBgAAAAAEAAQA9QAAAIsDAAAAAA==&#10;" stroked="f">
                <v:path arrowok="t"/>
              </v:rect>
              <v:rect id="Rectangle 2761" o:spid="_x0000_s1167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XXnccA&#10;AADdAAAADwAAAGRycy9kb3ducmV2LnhtbESP0WoCMRRE34X+Q7iFvhTNVrTarVFKocX2pXT1A66b&#10;281qcrMkUbd/3wgFH4eZOcMsVr2z4kQhtp4VPIwKEMS11y03Crabt+EcREzIGq1nUvBLEVbLm8EC&#10;S+3P/E2nKjUiQziWqMCk1JVSxtqQwzjyHXH2fnxwmLIMjdQBzxnurBwXxaN02HJeMNjRq6H6UB2d&#10;Avq6/5i+r/eHz7221jxNdtVxFpS6u+1fnkEk6tM1/N9eawWzyXwMlzf5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V153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168" type="#_x0000_t202" style="position:absolute;left:11203;top:8034;width:720;height:11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SvP8gA&#10;AADdAAAADwAAAGRycy9kb3ducmV2LnhtbESPQWsCMRSE74L/ITzBm2attpWtUbRWkNJC1fbQ22Pz&#10;3F3cvKyb1E3/fVMQPA4z8w0zWwRTiQs1rrSsYDRMQBBnVpecK/g8bAZTEM4ja6wsk4JfcrCYdzsz&#10;TLVteUeXvc9FhLBLUUHhfZ1K6bKCDLqhrYmjd7SNQR9lk0vdYBvhppJ3SfIgDZYcFwqs6bmg7LT/&#10;MQpeVh+v6/dzCMd2NSonuL7/Gr99K9XvheUTCE/B38LX9lYreJxMx/D/Jj4BOf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dK8/yAAAAN0AAAAPAAAAAAAAAAAAAAAAAJgCAABk&#10;cnMvZG93bnJldi54bWxQSwUGAAAAAAQABAD1AAAAjQMAAAAA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169" type="#_x0000_t202" style="position:absolute;left:11423;top:9772;width:480;height:9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03S8gA&#10;AADdAAAADwAAAGRycy9kb3ducmV2LnhtbESPQWvCQBSE74L/YXlCb3WjTa1EV9FaQcRCa9tDb4/s&#10;Mwlm36bZrdn++26h4HGYmW+Y+TKYWlyodZVlBaNhAoI4t7riQsH72/Z2CsJ5ZI21ZVLwQw6Wi35v&#10;jpm2Hb/S5egLESHsMlRQet9kUrq8JINuaBvi6J1sa9BH2RZSt9hFuKnlOEkm0mDFcaHEhh5Lys/H&#10;b6Pgaf2y3zx/hXDq1qMqxc39x93hU6mbQVjNQHgK/hr+b++0god0msLfm/gE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nTdLyAAAAN0AAAAPAAAAAAAAAAAAAAAAAJgCAABk&#10;cnMvZG93bnJldi54bWxQSwUGAAAAAAQABAD1AAAAjQMAAAAA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170" type="#_x0000_t202" style="position:absolute;left:11403;top:11621;width:480;height:1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GS0MkA&#10;AADdAAAADwAAAGRycy9kb3ducmV2LnhtbESPS2vDMBCE74X+B7GF3ho5aV64UUIeLYSQQB7tobfF&#10;2tgm1sq11Fj991Wg0OMwM98wk1kwlbhS40rLCrqdBARxZnXJuYL309vTGITzyBory6TghxzMpvd3&#10;E0y1bflA16PPRYSwS1FB4X2dSumyggy6jq2Jo3e2jUEfZZNL3WAb4aaSvSQZSoMlx4UCa1oWlF2O&#10;30bB62K/We2+Qji3i27Zx9Xg43n7qdTjQ5i/gPAU/H/4r73WCkb98QBub+ITkN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NGS0MkAAADdAAAADwAAAAAAAAAAAAAAAACYAgAA&#10;ZHJzL2Rvd25yZXYueG1sUEsFBgAAAAAEAAQA9QAAAI4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171" type="#_x0000_t202" style="position:absolute;left:11383;top:13480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Mp8kA&#10;AADdAAAADwAAAGRycy9kb3ducmV2LnhtbESPS2vDMBCE74X+B7GF3Bo5zRM3SkiaFkJJII/20Nti&#10;bWwTa+VYaqz8+6pQ6HGYmW+Y6TyYSlypcaVlBb1uAoI4s7rkXMHH8e1xAsJ5ZI2VZVJwIwfz2f3d&#10;FFNtW97T9eBzESHsUlRQeF+nUrqsIIOua2vi6J1sY9BH2eRSN9hGuKnkU5KMpMGS40KBNb0UlJ0P&#10;30bB63L3vtpeQji1y145wNXws7/5UqrzEBbPIDwF/x/+a6+1gvFgMoLfN/EJyN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AMMp8kAAADdAAAADwAAAAAAAAAAAAAAAACYAgAA&#10;ZHJzL2Rvd25yZXYueG1sUEsFBgAAAAAEAAQA9QAAAI4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172" type="#_x0000_t202" style="position:absolute;left:11515;top:577;width:377;height:17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+pPMkA&#10;AADdAAAADwAAAGRycy9kb3ducmV2LnhtbESPT2sCMRTE74V+h/AK3mrWalW2RtHagpQK/mkPvT02&#10;z93Fzcu6Sd347Ruh4HGYmd8wk1kwlThT40rLCnrdBARxZnXJuYKv/fvjGITzyBory6TgQg5m0/u7&#10;Cabatryl887nIkLYpaig8L5OpXRZQQZd19bE0TvYxqCPssmlbrCNcFPJpyQZSoMlx4UCa3otKDvu&#10;fo2Ct8XmY7k+hXBoF71ygMvn7/7nj1KdhzB/AeEp+Fv4v73SCkaD8Qiub+ITkN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0+pPMkAAADdAAAADwAAAAAAAAAAAAAAAACYAgAA&#10;ZHJzL2Rvd25yZXYueG1sUEsFBgAAAAAEAAQA9QAAAI4DAAAAAA==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173" type="#_x0000_t202" style="position:absolute;left:11623;top:4416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A9TsYA&#10;AADdAAAADwAAAGRycy9kb3ducmV2LnhtbERPy2oCMRTdC/5DuEJ3NaO1KqNRfLRQSgUf7cLdZXKd&#10;GZzcTCepk/59syi4PJz3fBlMJW7UuNKygkE/AUGcWV1yruDz9Po4BeE8ssbKMin4JQfLRbczx1Tb&#10;lg90O/pcxBB2KSoovK9TKV1WkEHXtzVx5C62MegjbHKpG2xjuKnkMEnG0mDJsaHAmjYFZdfjj1Hw&#10;st6/b3ffIVza9aAc4fb56+njrNRDL6xmIDwFfxf/u9+0gsloGufGN/EJ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A9TsYAAADdAAAADwAAAAAAAAAAAAAAAACYAgAAZHJz&#10;L2Rvd25yZXYueG1sUEsFBgAAAAAEAAQA9QAAAIs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174" type="#_x0000_t202" style="position:absolute;left:11623;top:6136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yY1ckA&#10;AADdAAAADwAAAGRycy9kb3ducmV2LnhtbESPT2sCMRTE74LfIbxCb5q1tf7ZGqXWCqVYsFYP3h6b&#10;5+7i5mW7Sd302zdCocdhZn7DzBbBVOJCjSstKxj0ExDEmdUl5wr2n+veBITzyBory6Tghxws5t3O&#10;DFNtW/6gy87nIkLYpaig8L5OpXRZQQZd39bE0TvZxqCPssmlbrCNcFPJuyQZSYMlx4UCa3ouKDvv&#10;vo2Cl+X2bfX+FcKpXQ7KIa4eDvebo1K3N+HpEYSn4P/Df+1XrWA8nEzh+iY+ATn/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ZyY1ckAAADdAAAADwAAAAAAAAAAAAAAAACYAgAA&#10;ZHJzL2Rvd25yZXYueG1sUEsFBgAAAAAEAAQA9QAAAI4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175" type="#_x0000_t202" style="position:absolute;left:11383;top:2499;width:530;height:1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+nlcYA&#10;AADdAAAADwAAAGRycy9kb3ducmV2LnhtbERPy0rDQBTdC/7DcAV3ZtIaX7GT0NgKIgpadeHukrlN&#10;gpk7MTNtpn/fWQguD+e9KIPpxZ5G11lWMEtSEMS11R03Cj4/Hi9uQTiPrLG3TAoO5KAsTk8WmGs7&#10;8TvtN74RMYRdjgpa74dcSle3ZNAldiCO3NaOBn2EYyP1iFMMN72cp+m1NNhxbGhxoIeW6p/NzihY&#10;V2/Pq9ffELZTNesyXF19Xb58K3V+Fpb3IDwF/y/+cz9pBTfZXdwf38QnIIsj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+nlcYAAADdAAAADwAAAAAAAAAAAAAAAACYAgAAZHJz&#10;L2Rvd25yZXYueG1sUEsFBgAAAAAEAAQA9QAAAIsDAAAAAA==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EE22B2">
        <w:rPr>
          <w:noProof/>
        </w:rPr>
        <w:pict>
          <v:shape id="Text Box 2013" o:spid="_x0000_s1176" type="#_x0000_t202" style="position:absolute;left:0;text-align:left;margin-left:579.15pt;margin-top:49.1pt;width:12pt;height:63.8pt;z-index:-251664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H9nswIAALY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Military Science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20" w:right="872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youn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women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books, lab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associate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subsistenc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($20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un- 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otherwis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Guard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 obligatio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details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of- 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scholarships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/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laborator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sli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(divide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 semester)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HBC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winners.)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Blac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College/Universit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(HBCU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HBC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program.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enlistmen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citizenship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7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Octobe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older 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(waive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equivalent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T/1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mili- 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fitnes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DEADLINES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Cycl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in- 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Decembe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Cycl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rch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2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regardles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ROTC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 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 placemen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(i.e.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Apri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Qualifications-92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remaining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exam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Fitnes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(APFT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event.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eteran,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JROTC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Knox, Kentuck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lodgin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receives approximatel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$70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 remaining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3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eithe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Knox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Kentuck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(travel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lodgin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imately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$76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stipend)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alread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A.</w:t>
      </w:r>
      <w:proofErr w:type="gramEnd"/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(PMS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68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TMEN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ISSION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trai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qualitie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att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essential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branche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Inheren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objectives: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mutuall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disciplin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126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emphasi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integrit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disciplin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motivation essentia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essentia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broa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proficiency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evolve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themselve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command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schools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*An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itut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420" w:right="420" w:bottom="280" w:left="600" w:header="720" w:footer="720" w:gutter="0"/>
          <w:cols w:space="720"/>
        </w:sectPr>
      </w:pPr>
    </w:p>
    <w:p w:rsidR="00C11F2C" w:rsidRDefault="00EE22B2" w:rsidP="00C11F2C">
      <w:pPr>
        <w:widowControl w:val="0"/>
        <w:autoSpaceDE w:val="0"/>
        <w:autoSpaceDN w:val="0"/>
        <w:adjustRightInd w:val="0"/>
        <w:spacing w:after="0" w:line="195" w:lineRule="exact"/>
        <w:ind w:left="607"/>
        <w:rPr>
          <w:rFonts w:ascii="Century Gothic" w:hAnsi="Century Gothic" w:cs="Century Gothic"/>
          <w:color w:val="000000"/>
          <w:sz w:val="16"/>
          <w:szCs w:val="16"/>
        </w:rPr>
      </w:pPr>
      <w:r w:rsidRPr="00EE22B2">
        <w:rPr>
          <w:noProof/>
        </w:rPr>
        <w:lastRenderedPageBreak/>
        <w:pict>
          <v:group id="Group 1307" o:spid="_x0000_s1177" style="position:absolute;left:0;text-align:left;margin-left:-57pt;margin-top:-21.25pt;width:191pt;height:795.85pt;z-index:-251592704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">
            <v:group id="Group 1308" o:spid="_x0000_s1178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W6lg8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Vvz3GYG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W6lg8QAAADdAAAA&#10;DwAAAAAAAAAAAAAAAACqAgAAZHJzL2Rvd25yZXYueG1sUEsFBgAAAAAEAAQA+gAAAJsDAAAAAA==&#10;">
              <v:rect id="Rectangle 1309" o:spid="_x0000_s1179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7U8cA&#10;AADdAAAADwAAAGRycy9kb3ducmV2LnhtbESPQWvCQBSE74L/YXlCL6KbhFLb6CoiLRRKD4m16O2R&#10;fSbB7NuQ3Zr033cLgsdhZr5hVpvBNOJKnastK4jnEQjiwuqaSwVf+7fZMwjnkTU2lknBLznYrMej&#10;Faba9pzRNfelCBB2KSqovG9TKV1RkUE3ty1x8M62M+iD7EqpO+wD3DQyiaInabDmsFBhS7uKikv+&#10;YxS8Jsft+aPJ2uzTHA8xJWZanL6VepgM2yUIT4O/h2/td61g8Ri/wP+b8AT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Yu1PHAAAA3QAAAA8AAAAAAAAAAAAAAAAAmAIAAGRy&#10;cy9kb3ducmV2LnhtbFBLBQYAAAAABAAEAPUAAACMAwAAAAA=&#10;" fillcolor="#474747" stroked="f">
                <v:path arrowok="t"/>
              </v:rect>
              <v:rect id="Rectangle 2702" o:spid="_x0000_s1180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FTKsMA&#10;AADdAAAADwAAAGRycy9kb3ducmV2LnhtbERPz2vCMBS+C/4P4Qm7aao47WqjjIEiu7jphtdn82yL&#10;zUtJMtv998tB2PHj+51vetOIOzlfW1YwnSQgiAuray4VfJ224xSED8gaG8uk4Jc8bNbDQY6Zth1/&#10;0v0YShFD2GeooAqhzaT0RUUG/cS2xJG7WmcwROhKqR12Mdw0cpYkC2mw5thQYUtvFRW3449R0Lme&#10;nnelPqSL9+/Ty/myxPbDKfU06l9XIAL14V/8cO+1guV8FvfHN/EJ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FTKsMAAADdAAAADwAAAAAAAAAAAAAAAACYAgAAZHJzL2Rv&#10;d25yZXYueG1sUEsFBgAAAAAEAAQA9QAAAIgDAAAAAA==&#10;" fillcolor="#dcdcdc" stroked="f">
                <v:path arrowok="t"/>
              </v:rect>
              <v:rect id="Rectangle 2703" o:spid="_x0000_s1181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32scUA&#10;AADdAAAADwAAAGRycy9kb3ducmV2LnhtbESPW2sCMRSE3wv9D+EUfKtZxetqFBEU6Yv1Rl9PN8fd&#10;xc3JkkR3+++bgtDHYWa+YebL1lTiQc6XlhX0ugkI4szqknMF59PmfQLCB2SNlWVS8EMelovXlzmm&#10;2jZ8oMcx5CJC2KeooAihTqX0WUEGfdfWxNG7WmcwROlyqR02EW4q2U+SkTRYclwosKZ1QdnteDcK&#10;GtfScJvr/WT0cTlNv77HWH86pTpv7WoGIlAb/sPP9k4rGA/6Pfh7E5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faxxQAAAN0AAAAPAAAAAAAAAAAAAAAAAJgCAABkcnMv&#10;ZG93bnJldi54bWxQSwUGAAAAAAQABAD1AAAAigMAAAAA&#10;" fillcolor="#dcdcdc" stroked="f">
                <v:path arrowok="t"/>
              </v:rect>
              <v:rect id="Rectangle 1312" o:spid="_x0000_s1182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3irMYA&#10;AADdAAAADwAAAGRycy9kb3ducmV2LnhtbESPQWvCQBSE7wX/w/KE3ppNgm0lugYpVNriRc3F20v2&#10;mQSzb0N2jem/7xYKPQ4z8w2zzifTiZEG11pWkEQxCOLK6pZrBcXp/WkJwnlkjZ1lUvBNDvLN7GGN&#10;mbZ3PtB49LUIEHYZKmi87zMpXdWQQRfZnjh4FzsY9EEOtdQD3gPcdDKN4xdpsOWw0GBPbw1V1+PN&#10;KCg/9we/+yp247Ks+86W52Rvn5V6nE/bFQhPk/8P/7U/tILXRZrC75vw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3irMYAAADdAAAADwAAAAAAAAAAAAAAAACYAgAAZHJz&#10;L2Rvd25yZXYueG1sUEsFBgAAAAAEAAQA9QAAAIsDAAAAAA==&#10;" stroked="f">
                <v:path arrowok="t"/>
              </v:rect>
              <v:rect id="Rectangle 1313" o:spid="_x0000_s1183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PW6MkA&#10;AADdAAAADwAAAGRycy9kb3ducmV2LnhtbESPW2sCMRSE3wv9D+EU+lI0q623rVHagtQnxQuIb8fN&#10;6e7q5mRJ0nX775tCwcdhZr5hpvPWVKIh50vLCnrdBARxZnXJuYL9btEZg/ABWWNlmRT8kIf57P5u&#10;iqm2V95Qsw25iBD2KSooQqhTKX1WkEHftTVx9L6sMxiidLnUDq8RbirZT5KhNFhyXCiwpo+Cssv2&#10;2yg4Hz7d++Q4WK+zU9UsaLhKeqMnpR4f2rdXEIHacAv/t5daweil/wx/b+IT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RPW6MkAAADdAAAADwAAAAAAAAAAAAAAAACYAgAA&#10;ZHJzL2Rvd25yZXYueG1sUEsFBgAAAAAEAAQA9QAAAI4DAAAAAA==&#10;" filled="f" strokecolor="#a3a3a3" strokeweight="2pt">
                <v:path arrowok="t"/>
              </v:rect>
              <v:rect id="Rectangle 2706" o:spid="_x0000_s1184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9kfsgA&#10;AADdAAAADwAAAGRycy9kb3ducmV2LnhtbESPQWvCQBSE74X+h+UJvRTdJIRaUlcp0pYeRDTVQ2+P&#10;7DMJZt/G7NbEf+8KBY/DzHzDzBaDacSZOldbVhBPIhDEhdU1lwp2P5/jVxDOI2tsLJOCCzlYzB8f&#10;Zphp2/OWzrkvRYCwy1BB5X2bSemKigy6iW2Jg3ewnUEfZFdK3WEf4KaRSRS9SIM1h4UKW1pWVBzz&#10;P6Pga31ZJc/HeB9/DH29S39P5WaKSj2Nhvc3EJ4Gfw//t7+1gmmapHB7E56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T2R+yAAAAN0AAAAPAAAAAAAAAAAAAAAAAJgCAABk&#10;cnMvZG93bnJldi54bWxQSwUGAAAAAAQABAD1AAAAjQMAAAAA&#10;" fillcolor="#191919" stroked="f">
                <v:path arrowok="t"/>
              </v:rect>
              <v:rect id="Rectangle 2707" o:spid="_x0000_s1185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PB5ckA&#10;AADdAAAADwAAAGRycy9kb3ducmV2LnhtbESPT2vCQBTE74V+h+UVvIhuErSR1FVKUfFQSuufQ2+P&#10;7GsSzL5Ns6uJ374rCD0OM/MbZr7sTS0u1LrKsoJ4HIEgzq2uuFBw2K9HMxDOI2usLZOCKzlYLh4f&#10;5php2/EXXXa+EAHCLkMFpfdNJqXLSzLoxrYhDt6PbQ36INtC6ha7ADe1TKLoWRqsOCyU2NBbSflp&#10;dzYKNh/X92R4io/xqu+qw+T7t/hMUanBU//6AsJT7//D9/ZWK0gnyRRub8ITkI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gPB5ckAAADdAAAADwAAAAAAAAAAAAAAAACYAgAA&#10;ZHJzL2Rvd25yZXYueG1sUEsFBgAAAAAEAAQA9QAAAI4DAAAAAA==&#10;" fillcolor="#191919" stroked="f">
                <v:path arrowok="t"/>
              </v:rect>
              <v:group id="Group 2708" o:spid="_x0000_s1186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Fe1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kczS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dFe18cAAADd&#10;AAAADwAAAAAAAAAAAAAAAACqAgAAZHJzL2Rvd25yZXYueG1sUEsFBgAAAAAEAAQA+gAAAJ4DAAAA&#10;AA==&#10;">
                <v:shape id="Freeform 2709" o:spid="_x0000_s118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sgMsUA&#10;AADdAAAADwAAAGRycy9kb3ducmV2LnhtbESPQWsCMRSE74L/ITyhN80qpSur2UXEQsVetJbi7bF5&#10;zS7dvCxJqtt/3xSEHoeZ+YZZV4PtxJV8aB0rmM8yEMS10y0bBee35+kSRIjIGjvHpOCHAlTleLTG&#10;QrsbH+l6ikYkCIcCFTQx9oWUoW7IYpi5njh5n85bjEl6I7XHW4LbTi6y7ElabDktNNjTtqH66/Rt&#10;FYTdvn0Pezu82s5dDh8+N+bglXqYDJsViEhD/A/f2y9aQf64yO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yA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18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S0QMEA&#10;AADdAAAADwAAAGRycy9kb3ducmV2LnhtbERPy4rCMBTdD/gP4QqzG1NFVKpRRBxQdDM+EHeX5poW&#10;m5uSZLTz92YhzPJw3rNFa2vxIB8qxwr6vQwEceF0xUbB6fj9NQERIrLG2jEp+KMAi3nnY4a5dk/+&#10;occhGpFCOOSooIyxyaUMRUkWQ881xIm7OW8xJuiN1B6fKdzWcpBlI2mx4tRQYkOrkor74dcqCOtt&#10;dQ5b2+5t7a67ix8bs/NKfXbb5RREpDb+i9/ujVYwHg7S3PQmPQE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UtEDBAAAA3QAAAA8AAAAAAAAAAAAAAAAAmAIAAGRycy9kb3du&#10;cmV2LnhtbFBLBQYAAAAABAAEAPUAAACGAwAAAAA=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189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7Kp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t9E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E7KpccAAADd&#10;AAAADwAAAAAAAAAAAAAAAACqAgAAZHJzL2Rvd25yZXYueG1sUEsFBgAAAAAEAAQA+gAAAJ4DAAAA&#10;AA==&#10;">
                <v:shape id="Freeform 2712" o:spid="_x0000_s119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Egm8MA&#10;AADdAAAADwAAAGRycy9kb3ducmV2LnhtbERPu2rDMBTdC/kHcQNdSiIlNUlwLIdQXNqhSx5kvlg3&#10;trF1ZSzVcf++GgodD+edHSbbiZEG3zjWsFoqEMSlMw1XGq6X98UOhA/IBjvHpOGHPBzy2VOGqXEP&#10;PtF4DpWIIexT1FCH0KdS+rImi37peuLI3d1gMUQ4VNIM+IjhtpNrpTbSYsOxocae3moq2/O31TAV&#10;iRw/VKu+Sk5WRfuyLsLlpvXzfDruQQSawr/4z/1pNGyT17g/volP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Egm8MAAADdAAAADwAAAAAAAAAAAAAAAACYAgAAZHJzL2Rv&#10;d25yZXYueG1sUEsFBgAAAAAEAAQA9QAAAIgDAAAAAA==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19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2FAMYA&#10;AADdAAAADwAAAGRycy9kb3ducmV2LnhtbESPQWvCQBSE74L/YXlCL1J3Y4MtqauUkmIPXozS8yP7&#10;moRk34bsNqb/3i0UPA4z8w2z3U+2EyMNvnGsIVkpEMSlMw1XGi7nj8cXED4gG+wck4Zf8rDfzWdb&#10;zIy78onGIlQiQthnqKEOoc+k9GVNFv3K9cTR+3aDxRDlUEkz4DXCbSfXSm2kxYbjQo09vddUtsWP&#10;1TDlqRwPqlXHktMkb5frPJy/tH5YTG+vIAJN4R7+b38aDc/pUwJ/b+ITkL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2FAMYAAADdAAAADwAAAAAAAAAAAAAAAACYAgAAZHJz&#10;L2Rvd25yZXYueG1sUEsFBgAAAAAEAAQA9QAAAIsDAAAAAA==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192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POCc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TCd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zPOCccAAADd&#10;AAAADwAAAAAAAAAAAAAAAACqAgAAZHJzL2Rvd25yZXYueG1sUEsFBgAAAAAEAAQA+gAAAJ4DAAAA&#10;AA==&#10;">
                <v:shape id="Freeform 2715" o:spid="_x0000_s119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KRYMYA&#10;AADdAAAADwAAAGRycy9kb3ducmV2LnhtbESP0WrCQBRE34X+w3KFvkjd2BRboqtUqdgHKRj9gNvs&#10;NQlm74bdrUa/3hWEPg4zZ4aZzjvTiBM5X1tWMBomIIgLq2suFex3q5cPED4ga2wsk4ILeZjPnnpT&#10;zLQ985ZOeShFLGGfoYIqhDaT0hcVGfRD2xJH72CdwRClK6V2eI7lppGvSTKWBmuOCxW2tKyoOOZ/&#10;RsH7dfSVasPjJneb9WJ7+dn8rgZKPfe7zwmIQF34Dz/obx25tzSF+5v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KRYMYAAADdAAAADwAAAAAAAAAAAAAAAACYAgAAZHJz&#10;L2Rvd25yZXYueG1sUEsFBgAAAAAEAAQA9QAAAIs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19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sJFMcA&#10;AADdAAAADwAAAGRycy9kb3ducmV2LnhtbESP0WrCQBRE3wv+w3KFvhTdWEUluglaKu2DCEY/4Jq9&#10;TUKzd8PuVmO/vlso9HGYOTPMOu9NK67kfGNZwWScgCAurW64UnA+7UZLED4ga2wtk4I7ecizwcMa&#10;U21vfKRrESoRS9inqKAOoUul9GVNBv3YdsTR+7DOYIjSVVI7vMVy08rnJJlLgw3HhRo7eqmp/Cy+&#10;jILF9+R1qg3P28Lt37bH+2F/2T0p9TjsNysQgfrwH/6j33XkZtMZ/L6JT0B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rCRT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195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pWf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2lZ9xgAAAN0A&#10;AAAPAAAAAAAAAAAAAAAAAKoCAABkcnMvZG93bnJldi54bWxQSwUGAAAAAAQABAD6AAAAnQMAAAAA&#10;">
                <v:shape id="Freeform 2718" o:spid="_x0000_s119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UIMsYA&#10;AADdAAAADwAAAGRycy9kb3ducmV2LnhtbESPUWsCMRCE3wv9D2ELfas5rdh6GkUK1RYpovUHLJf1&#10;cnjZvV5SvfrrTaHQx2FmvmGm887X6kRtqIQN9HsZKOJCbMWlgf3n68MzqBCRLdbCZOCHAsxntzdT&#10;zK2ceUunXSxVgnDI0YCLscm1DoUjj6EnDXHyDtJ6jEm2pbYtnhPc13qQZSPtseK04LChF0fFcfft&#10;DSxX41V/fXEiR+2zr+JjI++NNub+rltMQEXq4n/4r/1mDTwNH0fw+yY9AT2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7UIMs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19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tqcYA&#10;AADdAAAADwAAAGRycy9kb3ducmV2LnhtbESPUWsCMRCE3wv9D2ELfas5rdR6GkUK1RYpovUHLJf1&#10;cnjZvV5SvfrrTaHQx2FmvmGm887X6kRtqIQN9HsZKOJCbMWlgf3n68MzqBCRLdbCZOCHAsxntzdT&#10;zK2ceUunXSxVgnDI0YCLscm1DoUjj6EnDXHyDtJ6jEm2pbYtnhPc13qQZU/aY8VpwWFDL46K4+7b&#10;G1iuxqv++uJEjtpnX8XHRt4bbcz9XbeYgIrUxf/wX/vNGhgNH0fw+yY9AT2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Pmtqc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Group 1328" o:spid="_x0000_s1198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v548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czGozA3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2/njwwAAAN0AAAAP&#10;AAAAAAAAAAAAAAAAAKoCAABkcnMvZG93bnJldi54bWxQSwUGAAAAAAQABAD6AAAAmgMAAAAA&#10;">
                <v:shape id="Freeform 2721" o:spid="_x0000_s119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uJBsYA&#10;AADdAAAADwAAAGRycy9kb3ducmV2LnhtbESPS2vDMBCE74X8B7GBXkoiJTV5OFFCKC7tIZc8yHmx&#10;NraxtTKW6rj/vioUehxm5htmux9sI3rqfOVYw2yqQBDnzlRcaLhe3icrED4gG2wck4Zv8rDfjZ62&#10;mBr34BP151CICGGfooYyhDaV0uclWfRT1xJH7+46iyHKrpCmw0eE20bOlVpIixXHhRJbeispr89f&#10;VsOQJbL/ULU65pzMsvplnoXLTevn8XDYgAg0hP/wX/vTaFgmr2v4fROfgN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uJBsYAAADdAAAADwAAAAAAAAAAAAAAAACYAgAAZHJz&#10;L2Rvd25yZXYueG1sUEsFBgAAAAAEAAQA9QAAAIsDAAAAAA==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20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dT5sIA&#10;AADdAAAADwAAAGRycy9kb3ducmV2LnhtbERPz2uDMBS+F/Y/hDfYpayJRdrhmpYxLN1hl+nY+WHe&#10;VDQvYlJ1/31zGPT48f0+nBbbi4lG3zrWkGwUCOLKmZZrDd/l+fkFhA/IBnvHpOGPPJyOD6sDZsbN&#10;/EVTEWoRQ9hnqKEJYcik9FVDFv3GDcSR+3WjxRDhWEsz4hzDbS+3Su2kxZZjQ4MDvTdUdcXValjy&#10;VE4X1anPitMk79bbPJQ/Wj89Lm+vIAIt4S7+d38YDfs0jfvjm/gE5PE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x1PmwgAAAN0AAAAPAAAAAAAAAAAAAAAAAJgCAABkcnMvZG93&#10;bnJldi54bWxQSwUGAAAAAAQABAD1AAAAhwMAAAAA&#10;" path="m696,l1781,e" filled="f" strokecolor="#191919" strokeweight="2pt">
                  <v:path arrowok="t" o:connecttype="custom" o:connectlocs="696,0;1781,0" o:connectangles="0,0"/>
                </v:shape>
              </v:group>
              <v:shape id="Freeform 1331" o:spid="_x0000_s1201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GapsQA&#10;AADdAAAADwAAAGRycy9kb3ducmV2LnhtbESPQYvCMBSE74L/ITzBm6aKq1KNIm4FL3toFc+P5tlW&#10;m5fSZG33328WFjwOM/MNs933phYval1lWcFsGoEgzq2uuFBwvZwmaxDOI2usLZOCH3Kw3w0HW4y1&#10;7TilV+YLESDsYlRQet/EUrq8JINuahvi4N1ta9AH2RZSt9gFuKnlPIqW0mDFYaHEho4l5c/s2yjo&#10;msQ9ziY/ZjeZfSUp9cnHZ6rUeNQfNiA89f4d/m+ftYLVYjGDvzfhCc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Bmqb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Freeform 1332" o:spid="_x0000_s1202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F0W8QA&#10;AADdAAAADwAAAGRycy9kb3ducmV2LnhtbESPQWsCMRSE7wX/Q3iCl6JZZVtlNYoUBemt6qHHx+a5&#10;Wd28LJtU4783BcHjMDPfMItVtI24UudrxwrGowwEcel0zZWC42E7nIHwAVlj45gU3MnDatl7W2Ch&#10;3Y1/6LoPlUgQ9gUqMCG0hZS+NGTRj1xLnLyT6yyGJLtK6g5vCW4bOcmyT2mx5rRgsKUvQ+Vl/2cV&#10;ZIf4gfnx/NvKTbN+p03Mv+9GqUE/rucgAsXwCj/bO61gmucT+H+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hdFv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Rectangle 1333" o:spid="_x0000_s1203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c648UA&#10;AADdAAAADwAAAGRycy9kb3ducmV2LnhtbESPT4vCMBTE78J+h/AW9qapUv9QjbIIyipedL3s7bV5&#10;tmWbl9LEWr+9EQSPw8z8hlmsOlOJlhpXWlYwHEQgiDOrS84VnH83/RkI55E1VpZJwZ0crJYfvQUm&#10;2t74SO3J5yJA2CWooPC+TqR0WUEG3cDWxMG72MagD7LJpW7wFuCmkqMomkiDJYeFAmtaF5T9n65G&#10;Qbo7HP12f962szSvK5v+DQ92rNTXZ/c9B+Gp8+/wq/2jFUzjOIbnm/A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dzrjxQAAAN0AAAAPAAAAAAAAAAAAAAAAAJgCAABkcnMv&#10;ZG93bnJldi54bWxQSwUGAAAAAAQABAD1AAAAigMAAAAA&#10;" stroked="f">
                <v:path arrowok="t"/>
              </v:rect>
              <v:rect id="Rectangle 1334" o:spid="_x0000_s1204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1c8cA&#10;AADdAAAADwAAAGRycy9kb3ducmV2LnhtbESP0UoDMRRE3wX/IdyCL2KzytbqtmkRQWn7Im77AdfN&#10;dbNtcrMkabv+vSkIPg4zc4aZLwdnxYlC7DwruB8XIIgbrztuFey2b3dPIGJC1mg9k4IfirBcXF/N&#10;sdL+zJ90qlMrMoRjhQpMSn0lZWwMOYxj3xNn79sHhynL0Eod8JzhzsqHoniUDjvOCwZ7ejXUHOqj&#10;U0Aft+vJ+2p/2Oy1tea5/KqP06DUzWh4mYFINKT/8F97pRVMy3IClzf5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F9XP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205" type="#_x0000_t202" style="position:absolute;left:377;top:13537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QXTsQA&#10;AADdAAAADwAAAGRycy9kb3ducmV2LnhtbESP3YrCMBSE7xf2HcJZ8G5Nd9Uq1ShLQfRK8OcBDs2x&#10;KTYn3Sba+vZGELwcZuYbZrHqbS1u1PrKsYKfYQKCuHC64lLB6bj+noHwAVlj7ZgU3MnDavn5scBM&#10;u473dDuEUkQI+wwVmBCaTEpfGLLoh64hjt7ZtRZDlG0pdYtdhNta/iZJKi1WHBcMNpQbKi6Hq1Ww&#10;u0vTjezkVOR5uktH/2u8bGqlBl/93xxEoD68w6/2ViuYjscpPN/EJ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EF07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206" type="#_x0000_t202" style="position:absolute;left:377;top:8243;width:720;height:11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y1cMA&#10;AADdAAAADwAAAGRycy9kb3ducmV2LnhtbESP0YrCMBRE3wX/IVzBN01d3SrVKEtB3Cdh1Q+4NNem&#10;2NzUJtr692ZhYR+HmTnDbHa9rcWTWl85VjCbJiCIC6crLhVczvvJCoQPyBprx6TgRR522+Fgg5l2&#10;Hf/Q8xRKESHsM1RgQmgyKX1hyKKfuoY4elfXWgxRtqXULXYRbmv5kSSptFhxXDDYUG6ouJ0eVsHx&#10;JU03t5+XIs/TYzq/7/F2qJUaj/qvNYhAffgP/7W/tYLlYrGE3zfxCcjt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iy1c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207" type="#_x0000_t202" style="position:absolute;left:397;top:11806;width:480;height:12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cmp8IA&#10;AADdAAAADwAAAGRycy9kb3ducmV2LnhtbERP3WrCMBS+H/gO4QjezXSz60ZnWqQgelWY8wEOzVlT&#10;bE5qk9n69uZisMuP739bzrYXNxp951jByzoBQdw43XGr4Py9f/4A4QOyxt4xKbiTh7JYPG0x127i&#10;L7qdQitiCPscFZgQhlxK3xiy6NduII7cjxsthgjHVuoRpxhue/maJJm02HFsMDhQZai5nH6tgvou&#10;zbSxb+emqrI621z3eDn0Sq2W8+4TRKA5/Iv/3Eet4D1N49z4Jj4BW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1yanwgAAAN0AAAAPAAAAAAAAAAAAAAAAAJgCAABkcnMvZG93&#10;bnJldi54bWxQSwUGAAAAAAQABAD1AAAAhwMAAAAA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208" type="#_x0000_t202" style="position:absolute;left:397;top:10116;width:480;height:9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uDPMUA&#10;AADdAAAADwAAAGRycy9kb3ducmV2LnhtbESP3WrCQBSE7wu+w3KE3tWNP40aXaUERK+EWh/gkD1m&#10;g9mzMbs18e27gtDLYWa+Ydbb3tbiTq2vHCsYjxIQxIXTFZcKzj+7jwUIH5A11o5JwYM8bDeDtzVm&#10;2nX8TfdTKEWEsM9QgQmhyaT0hSGLfuQa4uhdXGsxRNmWUrfYRbit5SRJUmmx4rhgsKHcUHE9/VoF&#10;x4c03dR+nos8T4/p9LbD675W6n3Yf61ABOrDf/jVPmgF89lsCc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m4M8xQAAAN0AAAAPAAAAAAAAAAAAAAAAAJgCAABkcnMv&#10;ZG93bnJldi54bWxQSwUGAAAAAAQABAD1AAAAigMAAAAA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209" type="#_x0000_t202" style="position:absolute;left:417;top:6480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8fMIA&#10;AADdAAAADwAAAGRycy9kb3ducmV2LnhtbERP3WrCMBS+H/gO4QjezXRz7UZnWqQgelWY8wEOzVlT&#10;bE5qk9n69uZisMuP739bzrYXNxp951jByzoBQdw43XGr4Py9f/4A4QOyxt4xKbiTh7JYPG0x127i&#10;L7qdQitiCPscFZgQhlxK3xiy6NduII7cjxsthgjHVuoRpxhue/maJJm02HFsMDhQZai5nH6tgvou&#10;zbSx6bmpqqzONtc9Xg69UqvlvPsEEWgO/+I/91EreH9L4/74Jj4BW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eLx8wgAAAN0AAAAPAAAAAAAAAAAAAAAAAJgCAABkcnMvZG93&#10;bnJldi54bWxQSwUGAAAAAAQABAD1AAAAhwMAAAAA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210" type="#_x0000_t202" style="position:absolute;left:417;top:4760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QZ58MA&#10;AADdAAAADwAAAGRycy9kb3ducmV2LnhtbESP0YrCMBRE3xf8h3AF39bUde1KNcpSEPdJ0PUDLs21&#10;KTY3tYm2/r0RBB+HmTnDLNe9rcWNWl85VjAZJyCIC6crLhUc/zefcxA+IGusHZOCO3lYrwYfS8y0&#10;63hPt0MoRYSwz1CBCaHJpPSFIYt+7Bri6J1cazFE2ZZSt9hFuK3lV5Kk0mLFccFgQ7mh4ny4WgW7&#10;uzTd1M6ORZ6nu3R62eB5Wys1Gva/CxCB+vAOv9p/WsHP92wC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QZ58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211" type="#_x0000_t202" style="position:absolute;left:397;top:2475;width:570;height:17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aHkMQA&#10;AADdAAAADwAAAGRycy9kb3ducmV2LnhtbESP3YrCMBSE7xd8h3CEvVtTda1SjSIFca8Efx7g0Byb&#10;YnNSm6ytb28WFrwcZuYbZrXpbS0e1PrKsYLxKAFBXDhdcangct59LUD4gKyxdkwKnuRhsx58rDDT&#10;ruMjPU6hFBHCPkMFJoQmk9IXhiz6kWuIo3d1rcUQZVtK3WIX4baWkyRJpcWK44LBhnJDxe30axUc&#10;ntJ0Uzu7FHmeHtLpfYe3fa3U57DfLkEE6sM7/N/+0Qrm37MJ/L2JT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mh5D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212" type="#_x0000_t202" style="position:absolute;left:400;top:591;width:477;height:16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iC8QA&#10;AADdAAAADwAAAGRycy9kb3ducmV2LnhtbESP0WrCQBRE3wv+w3IF3+rGpkaJrlICYp+Eqh9wyV6z&#10;wezdmF1N/Hu3UOjjMDNnmPV2sI14UOdrxwpm0wQEcel0zZWC82n3vgThA7LGxjEpeJKH7Wb0tsZc&#10;u55/6HEMlYgQ9jkqMCG0uZS+NGTRT11LHL2L6yyGKLtK6g77CLeN/EiSTFqsOS4YbKkwVF6Pd6vg&#10;8JSmT+38XBZFdsjS2w6v+0apyXj4WoEINIT/8F/7WytYfM5T+H0Tn4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qIgv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EE22B2">
        <w:rPr>
          <w:noProof/>
        </w:rPr>
        <w:pict>
          <v:shape id="Text Box 2046" o:spid="_x0000_s1213" type="#_x0000_t202" style="position:absolute;left:0;text-align:left;margin-left:20.95pt;margin-top:49.1pt;width:12pt;height:63.8pt;z-index:-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Military Science/CETLA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EQUIREMENT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ROTC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7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.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General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2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home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describe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145-1.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380" w:right="71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femal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 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pointment (waiverabl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Octobe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(waiverabl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Medica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145-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40-501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0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231"/>
        <w:gridCol w:w="995"/>
        <w:gridCol w:w="1124"/>
      </w:tblGrid>
      <w:tr w:rsidR="00C11F2C" w:rsidTr="00C11F2C">
        <w:trPr>
          <w:trHeight w:hRule="exact" w:val="732"/>
        </w:trPr>
        <w:tc>
          <w:tcPr>
            <w:tcW w:w="4231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B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.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Scienc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Curriculum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5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995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7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</w:tc>
      </w:tr>
      <w:tr w:rsidR="00C11F2C" w:rsidTr="00C11F2C">
        <w:trPr>
          <w:trHeight w:hRule="exact" w:val="218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ROTC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24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322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995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24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864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Sophomo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Basi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Navigatio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Firs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Aid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Basi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Skill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actics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129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C11F2C" w:rsidTr="00C11F2C">
        <w:trPr>
          <w:trHeight w:hRule="exact" w:val="840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Junio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Advance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actics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Advance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II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129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C11F2C" w:rsidRDefault="00C11F2C" w:rsidP="00C11F2C">
      <w:pPr>
        <w:widowControl w:val="0"/>
        <w:tabs>
          <w:tab w:val="left" w:pos="5160"/>
          <w:tab w:val="left" w:pos="678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Spring</w:t>
      </w:r>
    </w:p>
    <w:p w:rsidR="00C11F2C" w:rsidRDefault="00C11F2C" w:rsidP="00C11F2C">
      <w:pPr>
        <w:widowControl w:val="0"/>
        <w:tabs>
          <w:tab w:val="left" w:pos="5340"/>
        </w:tabs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441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Settin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C11F2C" w:rsidRDefault="00C11F2C" w:rsidP="00C11F2C">
      <w:pPr>
        <w:widowControl w:val="0"/>
        <w:tabs>
          <w:tab w:val="left" w:pos="678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442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Lieutenan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orde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starte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MILS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udents.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909"/>
        <w:gridCol w:w="1317"/>
        <w:gridCol w:w="1124"/>
      </w:tblGrid>
      <w:tr w:rsidR="00C11F2C" w:rsidTr="00C11F2C">
        <w:trPr>
          <w:trHeight w:hRule="exact" w:val="732"/>
        </w:trPr>
        <w:tc>
          <w:tcPr>
            <w:tcW w:w="3909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Suggeste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Cours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Study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5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1317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17" w:right="5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7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</w:tc>
      </w:tr>
      <w:tr w:rsidR="00C11F2C" w:rsidTr="00C11F2C">
        <w:trPr>
          <w:trHeight w:hRule="exact" w:val="540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Persona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Development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6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1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864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Sophomo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Innovativ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Foundation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17" w:right="540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C11F2C" w:rsidTr="00C11F2C">
        <w:trPr>
          <w:trHeight w:hRule="exact" w:val="864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Junio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Adaptiv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Changin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Environments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17" w:right="540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C11F2C" w:rsidTr="00C11F2C">
        <w:trPr>
          <w:trHeight w:hRule="exact" w:val="840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Senio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44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Developin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Adaptiv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442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Comple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x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6"/>
                <w:sz w:val="18"/>
                <w:szCs w:val="18"/>
              </w:rPr>
              <w:t>W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orld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252" w:right="705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sz w:val="10"/>
          <w:szCs w:val="1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38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XCELLENC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,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DVISING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(CETLA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universit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promote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comprehensiv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be- 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buil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capacit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instructors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primar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focu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initia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matriculatio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j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components: 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Retention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20" w:bottom="280" w:left="420" w:header="720" w:footer="720" w:gutter="0"/>
          <w:cols w:space="720"/>
        </w:sectPr>
      </w:pPr>
    </w:p>
    <w:p w:rsidR="00C11F2C" w:rsidRDefault="00EE22B2" w:rsidP="00C11F2C">
      <w:pPr>
        <w:widowControl w:val="0"/>
        <w:autoSpaceDE w:val="0"/>
        <w:autoSpaceDN w:val="0"/>
        <w:adjustRightInd w:val="0"/>
        <w:spacing w:after="0" w:line="195" w:lineRule="exact"/>
        <w:ind w:right="127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EE22B2">
        <w:rPr>
          <w:noProof/>
        </w:rPr>
        <w:lastRenderedPageBreak/>
        <w:pict>
          <v:group id="Group 1127" o:spid="_x0000_s1214" style="position:absolute;left:0;text-align:left;margin-left:426.85pt;margin-top:-23.25pt;width:156.05pt;height:795.85pt;z-index:-251597824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">
            <v:group id="Group 2735" o:spid="_x0000_s1215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RU/McAAADd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1j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PRU/McAAADd&#10;AAAADwAAAAAAAAAAAAAAAACqAgAAZHJzL2Rvd25yZXYueG1sUEsFBgAAAAAEAAQA+gAAAJ4DAAAA&#10;AA==&#10;">
              <v:rect id="Rectangle 2736" o:spid="_x0000_s1216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xxwMYA&#10;AADdAAAADwAAAGRycy9kb3ducmV2LnhtbESPQYvCMBSE74L/ITzBi6ypXVilGkVEQVg8VN3FvT2a&#10;Z1tsXkoTtf57Iyx4HGbmG2a2aE0lbtS40rKC0TACQZxZXXKu4HjYfExAOI+ssbJMCh7kYDHvdmaY&#10;aHvnlG57n4sAYZeggsL7OpHSZQUZdENbEwfvbBuDPsgml7rBe4CbSsZR9CUNlhwWCqxpVVB22V+N&#10;gnV8Wp6/q7ROd+b0M6LYDLK/X6X6vXY5BeGp9e/wf3urFYw/Jz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xxwMYAAADdAAAADwAAAAAAAAAAAAAAAACYAgAAZHJz&#10;L2Rvd25yZXYueG1sUEsFBgAAAAAEAAQA9QAAAIsDAAAAAA==&#10;" fillcolor="#474747" stroked="f">
                <v:path arrowok="t"/>
              </v:rect>
              <v:rect id="Rectangle 2737" o:spid="_x0000_s1217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fAsYA&#10;AADdAAAADwAAAGRycy9kb3ducmV2LnhtbESPT2vCQBTE70K/w/IK3nRjRU1TV5GCIr3UPy29vmaf&#10;STD7NuyuJv32rlDwOMzMb5j5sjO1uJLzlWUFo2ECgji3uuJCwddxPUhB+ICssbZMCv7Iw3Lx1Jtj&#10;pm3Le7oeQiEihH2GCsoQmkxKn5dk0A9tQxy9k3UGQ5SukNphG+Gmli9JMpUGK44LJTb0XlJ+PlyM&#10;gtZ1NNkU+jOdfnwfX39+Z9jsnFL95271BiJQFx7h//ZWK5iN0zHc38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9fAsYAAADdAAAADwAAAAAAAAAAAAAAAACYAgAAZHJz&#10;L2Rvd25yZXYueG1sUEsFBgAAAAAEAAQA9QAAAIsDAAAAAA==&#10;" fillcolor="#dcdcdc" stroked="f">
                <v:path arrowok="t"/>
              </v:rect>
              <v:rect id="Rectangle 2738" o:spid="_x0000_s1218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h7sYA&#10;AADdAAAADwAAAGRycy9kb3ducmV2LnhtbESPT2vCQBTE74V+h+UVvNWNf1BJXUXEiPRQavTi7bH7&#10;mgSzb0N2jfHbu4VCj8PM/IZZrntbi45aXzlWMBomIIi1MxUXCs6n7H0Bwgdkg7VjUvAgD+vV68sS&#10;U+PufKQuD4WIEPYpKihDaFIpvS7Joh+6hjh6P661GKJsC2lavEe4reU4SWbSYsVxocSGtiXpa36z&#10;kbKd7a6j7y53Rz2/fGV697nPzkoN3vrNB4hAffgP/7UPRsF8spjC75v4BOTq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wh7sYAAADdAAAADwAAAAAAAAAAAAAAAACYAgAAZHJz&#10;L2Rvd25yZXYueG1sUEsFBgAAAAAEAAQA9QAAAIsDAAAAAA==&#10;" fillcolor="#d8d8d8 [2732]" stroked="f">
                <v:path arrowok="t"/>
              </v:rect>
              <v:rect id="Rectangle 1132" o:spid="_x0000_s1219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joh8UA&#10;AADdAAAADwAAAGRycy9kb3ducmV2LnhtbESPQYvCMBSE78L+h/AW9qapLmqpRlkERcWLrpe9vTbP&#10;tmzzUppY6783guBxmJlvmPmyM5VoqXGlZQXDQQSCOLO65FzB+Xfdj0E4j6yxskwK7uRgufjozTHR&#10;9sZHak8+FwHCLkEFhfd1IqXLCjLoBrYmDt7FNgZ9kE0udYO3ADeVHEXRRBosOSwUWNOqoOz/dDUK&#10;0t3h6Df786aN07yubPo3PNixUl+f3c8MhKfOv8Ov9lYrmH7HY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KOiHxQAAAN0AAAAPAAAAAAAAAAAAAAAAAJgCAABkcnMv&#10;ZG93bnJldi54bWxQSwUGAAAAAAQABAD1AAAAigMAAAAA&#10;" stroked="f">
                <v:path arrowok="t"/>
              </v:rect>
              <v:rect id="Rectangle 2740" o:spid="_x0000_s1220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jnL8gA&#10;AADdAAAADwAAAGRycy9kb3ducmV2LnhtbESPQWvCQBSE74X+h+UVvJS6UWm0qauoIO1JaRRKb6/Z&#10;1yRt9m3YXWP6712h0OMwM98w82VvGtGR87VlBaNhAoK4sLrmUsHxsH2YgfABWWNjmRT8kofl4vZm&#10;jpm2Z36jLg+liBD2GSqoQmgzKX1RkUE/tC1x9L6sMxiidKXUDs8Rbho5TpJUGqw5LlTY0qai4ic/&#10;GQXf7y9u/fTxuN8Xn023pXSXjKb3Sg3u+tUziEB9+A//tV+1gulklsL1TXwCcnE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qOcvyAAAAN0AAAAPAAAAAAAAAAAAAAAAAJgCAABk&#10;cnMvZG93bnJldi54bWxQSwUGAAAAAAQABAD1AAAAjQMAAAAA&#10;" filled="f" strokecolor="#a3a3a3" strokeweight="2pt">
                <v:path arrowok="t"/>
              </v:rect>
              <v:rect id="Rectangle 2741" o:spid="_x0000_s1221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FoVsgA&#10;AADdAAAADwAAAGRycy9kb3ducmV2LnhtbESPQWvCQBSE70L/w/IKvYhuYqWR1FVKaUsPIjbqwdsj&#10;+5oEs2/T7NbEf+8KgsdhZr5h5sve1OJErassK4jHEQji3OqKCwW77edoBsJ5ZI21ZVJwJgfLxcNg&#10;jqm2Hf/QKfOFCBB2KSoovW9SKV1ekkE3tg1x8H5ta9AH2RZSt9gFuKnlJIpepMGKw0KJDb2XlB+z&#10;f6Pga31eTYbHeB9/9F21mx7+ik2CSj099m+vIDz1/h6+tb+1guR5lsD1TXgCcnE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UWhWyAAAAN0AAAAPAAAAAAAAAAAAAAAAAJgCAABk&#10;cnMvZG93bnJldi54bWxQSwUGAAAAAAQABAD1AAAAjQMAAAAA&#10;" fillcolor="#191919" stroked="f">
                <v:path arrowok="t"/>
              </v:rect>
              <v:rect id="Rectangle 2742" o:spid="_x0000_s1222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78JMUA&#10;AADdAAAADwAAAGRycy9kb3ducmV2LnhtbERPy2rCQBTdF/yH4Qpuik6ixUh0FClWuijic+Hukrkm&#10;wcydNDM18e87i0KXh/NerDpTiQc1rrSsIB5FIIgzq0vOFZxPH8MZCOeRNVaWScGTHKyWvZcFptq2&#10;fKDH0ecihLBLUUHhfZ1K6bKCDLqRrYkDd7ONQR9gk0vdYBvCTSXHUTSVBksODQXW9F5Qdj/+GAXb&#10;3fNr/HqPL/Gma8vz2/U73yeo1KDfrecgPHX+X/zn/tQKkskszA1vwhO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zvwkxQAAAN0AAAAPAAAAAAAAAAAAAAAAAJgCAABkcnMv&#10;ZG93bnJldi54bWxQSwUGAAAAAAQABAD1AAAAigMAAAAA&#10;" fillcolor="#191919" stroked="f">
                <v:path arrowok="t"/>
              </v:rect>
              <v:group id="Group 2743" o:spid="_x0000_s1223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JY+scAAADdAAAADwAAAGRycy9kb3ducmV2LnhtbESPT2vCQBTE7wW/w/KE&#10;3nQTpVWjq4jU0oMI/gHx9sg+k2D2bciuSfz23YLQ4zAzv2EWq86UoqHaFZYVxMMIBHFqdcGZgvNp&#10;O5iCcB5ZY2mZFDzJwWrZe1tgom3LB2qOPhMBwi5BBbn3VSKlS3My6Ia2Ig7ezdYGfZB1JnWNbYCb&#10;Uo6i6FMaLDgs5FjRJqf0fnwYBd8ttutx/NXs7rfN83r62F92MSn13u/WcxCeOv8ffrV/tILJeDq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oJY+scAAADd&#10;AAAADwAAAAAAAAAAAAAAAACqAgAAZHJzL2Rvd25yZXYueG1sUEsFBgAAAAAEAAQA+gAAAJ4DAAAA&#10;AA==&#10;">
                <v:shape id="Freeform 2744" o:spid="_x0000_s122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1w8MA&#10;AADdAAAADwAAAGRycy9kb3ducmV2LnhtbERPy4rCMBTdC/5DuIIbGVMVHe0YZRgQXA2+Crq7NHfa&#10;YnNTmljrfL1ZCC4P571ct6YUDdWusKxgNIxAEKdWF5wpOB03H3MQziNrLC2Tggc5WK+6nSXG2t55&#10;T83BZyKEsItRQe59FUvp0pwMuqGtiAP3Z2uDPsA6k7rGewg3pRxH0UwaLDg05FjRT07p9XAzCubl&#10;dEKU7C6DJvn/3Uyb8yNNzkr1e+33FwhPrX+LX+6tVvA5WYT94U14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1w8MAAADdAAAADwAAAAAAAAAAAAAAAACYAgAAZHJzL2Rv&#10;d25yZXYueG1sUEsFBgAAAAAEAAQA9QAAAIg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22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+QWMcA&#10;AADdAAAADwAAAGRycy9kb3ducmV2LnhtbESPQWvCQBSE74X+h+UVvBTdqFg1dRURhJ5ErYF4e2Sf&#10;SWj2bchuY/TXdwuCx2FmvmEWq85UoqXGlZYVDAcRCOLM6pJzBafvbX8GwnlkjZVlUnAjB6vl68sC&#10;Y22vfKD26HMRIOxiVFB4X8dSuqwgg25ga+LgXWxj0AfZ5FI3eA1wU8lRFH1IgyWHhQJr2hSU/Rx/&#10;jYJZNRkTJfvze5vcd9tJm96yJFWq99atP0F46vwz/Gh/aQXT8XwI/2/C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+PkFj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226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9cVs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H7ZD6G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/1xWxgAAAN0A&#10;AAAPAAAAAAAAAAAAAAAAAKoCAABkcnMvZG93bnJldi54bWxQSwUGAAAAAAQABAD6AAAAnQMAAAAA&#10;">
                <v:shape id="Freeform 2747" o:spid="_x0000_s122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olJccA&#10;AADdAAAADwAAAGRycy9kb3ducmV2LnhtbESPQWvCQBSE7wX/w/IEL9Js1LbW1E2QgtKLSBMPPb5m&#10;n0kw+zZkV03/vVso9DjMzDfMOhtMK67Uu8ayglkUgyAurW64UnAsto+vIJxH1thaJgU/5CBLRw9r&#10;TLS98Sddc1+JAGGXoILa+y6R0pU1GXSR7YiDd7K9QR9kX0nd4y3ATSvncfwiDTYcFmrs6L2m8pxf&#10;jIKv6fZkYrd6nh529E3Fk75syr1Sk/GweQPhafD/4b/2h1awXKwW8PsmPAGZ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aJS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48" o:spid="_x0000_s122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O9UccA&#10;AADdAAAADwAAAGRycy9kb3ducmV2LnhtbESPzWvCQBTE7wX/h+UJvUizsWptYlYRwdJLKX4cenxm&#10;Xz4w+zZkV03/e1co9DjMzG+YbNWbRlypc7VlBeMoBkGcW11zqeB42L68g3AeWWNjmRT8koPVcvCU&#10;YartjXd03ftSBAi7FBVU3replC6vyKCLbEscvMJ2Bn2QXSl1h7cAN418jeM3abDmsFBhS5uK8vP+&#10;YhT8jLaFiV0yG31/0IkOU31Z519KPQ/79QKEp97/h//an1rBfJJM4fEmPAG5v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zvVH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229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bEIs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KP8WwC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FsQixgAAAN0A&#10;AAAPAAAAAAAAAAAAAAAAAKoCAABkcnMvZG93bnJldi54bWxQSwUGAAAAAAQABAD6AAAAnQMAAAAA&#10;">
                <v:shape id="Freeform 2750" o:spid="_x0000_s123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YILMcA&#10;AADdAAAADwAAAGRycy9kb3ducmV2LnhtbESPQWvCQBSE70L/w/IKXkQ3VYw2dRURBE+itgF7e2Rf&#10;k9Ds25BdY/TXdwuCx2FmvmEWq85UoqXGlZYVvI0iEMSZ1SXnCr4+t8M5COeRNVaWScGNHKyWL70F&#10;Jtpe+UjtyeciQNglqKDwvk6kdFlBBt3I1sTB+7GNQR9kk0vd4DXATSXHURRLgyWHhQJr2hSU/Z4u&#10;RsG8mk6I0sP3oE3v++20Pd+y9KxU/7Vbf4Dw1Pln+NHeaQWzyXsM/2/C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mCCz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23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tt8cA&#10;AADdAAAADwAAAGRycy9kb3ducmV2LnhtbESPQWvCQBSE7wX/w/KEXkqzsaLRNKuUgtBTqdqA3h7Z&#10;1ySYfRuy2xj7612h4HGYmW+YbD2YRvTUudqygkkUgyAurK65VPC93zwvQDiPrLGxTAou5GC9Gj1k&#10;mGp75i31O1+KAGGXooLK+zaV0hUVGXSRbYmD92M7gz7IrpS6w3OAm0a+xPFcGqw5LFTY0ntFxWn3&#10;axQsmtmUKP86PvX53+dm1h8uRX5Q6nE8vL2C8DT4e/i//aEVJNNlArc34QnI1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qrbf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232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F2u8wwAAAN0AAAAP&#10;AAAAAAAAAAAAAAAAAKoCAABkcnMvZG93bnJldi54bWxQSwUGAAAAAAQABAD6AAAAmgMAAAAA&#10;">
                <v:shape id="Freeform 2753" o:spid="_x0000_s123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mcXscA&#10;AADdAAAADwAAAGRycy9kb3ducmV2LnhtbESPQWvCQBSE7wX/w/KEXopurGiT1FVKQeipVG0g3h7Z&#10;1ySYfRuy2xj7612h4HGYmW+Y1WYwjeipc7VlBbNpBIK4sLrmUsH3YTuJQTiPrLGxTAou5GCzHj2s&#10;MNX2zDvq974UAcIuRQWV920qpSsqMuimtiUO3o/tDPogu1LqDs8Bbhr5HEVLabDmsFBhS+8VFaf9&#10;r1EQN4s5UfZ1fOqzv8/tos8vRZYr9Tge3l5BeBr8Pfzf/tAKXuZJArc34QnI9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5nF7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4" o:spid="_x0000_s123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NtIcUA&#10;AADdAAAADwAAAGRycy9kb3ducmV2LnhtbERPTWvCQBC9F/wPywheSt1YtZU0G5GC4EnatIH0NmSn&#10;SWh2NmTXGP313YPg8fG+k+1oWjFQ7xrLChbzCARxaXXDlYLvr/3TBoTzyBpby6TgQg626eQhwVjb&#10;M3/SkPlKhBB2MSqove9iKV1Zk0E3tx1x4H5tb9AH2FdS93gO4aaVz1H0Ig02HBpq7Oi9pvIvOxkF&#10;m3a9JMo/fh6H/Hrcr4fiUuaFUrPpuHsD4Wn0d/HNfdAKXldR2B/ehCcg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Y20hxQAAAN0AAAAPAAAAAAAAAAAAAAAAAJgCAABkcnMv&#10;ZG93bnJldi54bWxQSwUGAAAAAAQABAD1AAAAig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235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2aw8YAAADdAAAADwAAAGRycy9kb3ducmV2LnhtbESPQWvCQBSE7wX/w/IE&#10;b7qJtrZEVxHR4kEEtVC8PbLPJJh9G7JrEv+9WxB6HGbmG2a+7EwpGqpdYVlBPIpAEKdWF5wp+Dlv&#10;h18gnEfWWFomBQ9ysFz03uaYaNvykZqTz0SAsEtQQe59lUjp0pwMupGtiIN3tbVBH2SdSV1jG+Cm&#10;lOMomkqDBYeFHCta55TeTnej4LvFdjWJN83+dl0/LuePw+8+JqUG/W41A+Gp8//hV3unFXy+RzH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jZrDxgAAAN0A&#10;AAAPAAAAAAAAAAAAAAAAAKoCAABkcnMvZG93bnJldi54bWxQSwUGAAAAAAQABAD6AAAAnQMAAAAA&#10;">
                <v:shape id="Freeform 2756" o:spid="_x0000_s123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SYEccA&#10;AADdAAAADwAAAGRycy9kb3ducmV2LnhtbESP3WrCQBSE7wt9h+UUelN0k1B/iK4iYqFFEKM+wCF7&#10;msRmz8bsNqZv3xUEL4eZ+YaZL3tTi45aV1lWEA8jEMS51RUXCk7Hj8EUhPPIGmvLpOCPHCwXz09z&#10;TLW9ckbdwRciQNilqKD0vkmldHlJBt3QNsTB+7atQR9kW0jd4jXATS2TKBpLgxWHhRIbWpeU/xx+&#10;jYJxluzi82W0Oeu37ao7xvtL9rVX6vWlX81AeOr9I3xvf2oFk/cogdub8ATk4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UmBH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23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9iscA&#10;AADdAAAADwAAAGRycy9kb3ducmV2LnhtbESP0WrCQBRE3wv+w3KFvkjdRFsr0VWkVFAKxWg/4JK9&#10;JtHs3Zjdxvj3bkHo4zAzZ5j5sjOVaKlxpWUF8TACQZxZXXKu4OewfpmCcB5ZY2WZFNzIwXLRe5pj&#10;ou2VU2r3PhcBwi5BBYX3dSKlywoy6Ia2Jg7e0TYGfZBNLnWD1wA3lRxF0UQaLDksFFjTR0HZef9r&#10;FEzS0Xd8urx9nvTga9Ue4t0l3e6Ueu53qxkIT53/Dz/aG63g/TUaw9+b8ATk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YPYr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238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ufIsYA&#10;AADdAAAADwAAAGRycy9kb3ducmV2LnhtbESPQWvCQBSE74L/YXmCN921tlbSbKQIglAQNEU8PrOv&#10;STD7NmZXTf99t1DocZiZb5h01dtG3KnztWMNs6kCQVw4U3Op4TPfTJYgfEA22DgmDd/kYZUNBykm&#10;xj14T/dDKEWEsE9QQxVCm0jpi4os+qlriaP35TqLIcqulKbDR4TbRj4ptZAWa44LFba0rqi4HG5W&#10;gzuW63N+vBZht/9QMj/5+W6x1Ho86t/fQATqw3/4r701Gl6f1Qv8volP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ufIs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239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+PMUA&#10;AADdAAAADwAAAGRycy9kb3ducmV2LnhtbESPT0sDMRTE74LfITzBi7RZ/7Ar26aliEqvraXQ23Pz&#10;mixuXkIS2+23N4LgcZiZ3zDz5egGcaKYes8K7qcVCOLO656Ngt3H2+QZRMrIGgfPpOBCCZaL66s5&#10;ttqfeUOnbTaiQDi1qMDmHFopU2fJYZr6QFy8o48Oc5HRSB3xXOBukA9VVUuHPZcFi4FeLHVf22+n&#10;YNM0nxTWd8bUj7F/v6yCfd0flLq9GVczEJnG/B/+a6+1guapquH3TXk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5D48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240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8dVMYA&#10;AADdAAAADwAAAGRycy9kb3ducmV2LnhtbESPQWvCQBSE74X+h+UVeqsbS2tCdBURKrXkktSLt5fs&#10;Mwlm34bsNsZ/3y0IPQ4z8w2z2kymEyMNrrWsYD6LQBBXVrdcKzh+f7wkIJxH1thZJgU3crBZPz6s&#10;MNX2yjmNha9FgLBLUUHjfZ9K6aqGDLqZ7YmDd7aDQR/kUEs94DXATSdfo2ghDbYcFhrsaddQdSl+&#10;jILykOV+/3Xcj0lZ950tT/PMviv1/DRtlyA8Tf4/fG9/agXxWxTD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8dVMYAAADdAAAADwAAAAAAAAAAAAAAAACYAgAAZHJz&#10;L2Rvd25yZXYueG1sUEsFBgAAAAAEAAQA9QAAAIsDAAAAAA==&#10;" stroked="f">
                <v:path arrowok="t"/>
              </v:rect>
              <v:rect id="Rectangle 2761" o:spid="_x0000_s1241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7jLcMA&#10;AADdAAAADwAAAGRycy9kb3ducmV2LnhtbERPy04CMRTdm/gPzTVhY6Qj4aEjhRgTCLAhDnzAdXqd&#10;DrS3k7bA+Pd2YeLy5Lzny95ZcaUQW88KnocFCOLa65YbBcfD6ukFREzIGq1nUvBDEZaL+7s5ltrf&#10;+JOuVWpEDuFYogKTUldKGWtDDuPQd8SZ+/bBYcowNFIHvOVwZ+WoKKbSYcu5wWBHH4bqc3VxCmj/&#10;uJ2sN6fz7qStNa/jr+oyC0oNHvr3NxCJ+vQv/nNvtILZuMhz85v8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7jLcMAAADdAAAADwAAAAAAAAAAAAAAAACYAgAAZHJzL2Rv&#10;d25yZXYueG1sUEsFBgAAAAAEAAQA9QAAAIgDAAAAAA==&#10;" filled="f" strokecolor="#191919" strokeweight="2pt">
                <v:path arrowok="t"/>
              </v:rect>
            </v:group>
            <v:shape id="Text Box 2594" o:spid="_x0000_s1242" type="#_x0000_t202" style="position:absolute;left:11203;top:8034;width:720;height:11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+bj8kA&#10;AADdAAAADwAAAGRycy9kb3ducmV2LnhtbESPQWsCMRSE74X+h/CE3mrW1mq7GqVWCyIKattDb4/N&#10;c3fp5mXdRDf++6ZQ8DjMzDfMeBpMJc7UuNKygl43AUGcWV1yruDz4/3+GYTzyBory6TgQg6mk9ub&#10;Mabatryj897nIkLYpaig8L5OpXRZQQZd19bE0TvYxqCPssmlbrCNcFPJhyQZSIMlx4UCa3orKPvZ&#10;n4yCxWy7mm+OIRzaWa/s4/zp63H9rdRdJ7yOQHgK/hr+by+1gmE/eYG/N/EJyM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E+bj8kAAADdAAAADwAAAAAAAAAAAAAAAACYAgAA&#10;ZHJzL2Rvd25yZXYueG1sUEsFBgAAAAAEAAQA9QAAAI4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243" type="#_x0000_t202" style="position:absolute;left:11423;top:9772;width:480;height:9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kz8YA&#10;AADdAAAADwAAAGRycy9kb3ducmV2LnhtbERPy07CQBTdk/gPk2viTqZFEFIYiIAmhEjCQxfsbjqX&#10;trFzp3ZGOv69szBheXLes0UwtbhS6yrLCtJ+AoI4t7riQsHH6e1xAsJ5ZI21ZVLwSw4W87veDDNt&#10;Oz7Q9egLEUPYZaig9L7JpHR5SQZd3zbEkbvY1qCPsC2kbrGL4aaWgyR5lgYrjg0lNrQqKf86/hgF&#10;r8v9dr37DuHSLdNqiOvR59P7WamH+/AyBeEp+Jv4373RCsbDNO6Pb+IT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ykz8YAAADdAAAADwAAAAAAAAAAAAAAAACYAgAAZHJz&#10;L2Rvd25yZXYueG1sUEsFBgAAAAAEAAQA9QAAAIs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244" type="#_x0000_t202" style="position:absolute;left:11403;top:11621;width:480;height:1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BVMkA&#10;AADdAAAADwAAAGRycy9kb3ducmV2LnhtbESPT2vCQBTE74V+h+UJvekmaq1EV/FPC6VUqLYevD2y&#10;zyQ0+zbNbs3223cLQo/DzPyGmS+DqcWFWldZVpAOEhDEudUVFwo+3p/6UxDOI2usLZOCH3KwXNze&#10;zDHTtuM9XQ6+EBHCLkMFpfdNJqXLSzLoBrYhjt7ZtgZ9lG0hdYtdhJtaDpNkIg1WHBdKbGhTUv55&#10;+DYKHtdvL9vdVwjnbp1WY9zeH0evJ6XuemE1A+Ep+P/wtf2sFTyM0xT+3sQnI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+ABVMkAAADdAAAADwAAAAAAAAAAAAAAAACYAgAA&#10;ZHJzL2Rvd25yZXYueG1sUEsFBgAAAAAEAAQA9QAAAI4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245" type="#_x0000_t202" style="position:absolute;left:11383;top:13480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KfI8gA&#10;AADdAAAADwAAAGRycy9kb3ducmV2LnhtbESPQWvCQBSE74X+h+UVvOkm1tqSuorWCiIWWquH3h7Z&#10;ZxLMvo3Zrdn++25B6HGYmW+YySyYWlyodZVlBekgAUGcW11xoWD/ueo/gXAeWWNtmRT8kIPZ9PZm&#10;gpm2HX/QZecLESHsMlRQet9kUrq8JINuYBvi6B1ta9BH2RZSt9hFuKnlMEnG0mDFcaHEhl5Kyk+7&#10;b6PgdfG+Wb6dQzh2i7Qa4fLhcL/9Uqp3F+bPIDwF/x++ttdaweMoHcLfm/gE5PQ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Mp8jyAAAAN0AAAAPAAAAAAAAAAAAAAAAAJgCAABk&#10;cnMvZG93bnJldi54bWxQSwUGAAAAAAQABAD1AAAAjQMAAAAA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246" type="#_x0000_t202" style="position:absolute;left:11515;top:577;width:377;height:17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46uMgA&#10;AADdAAAADwAAAGRycy9kb3ducmV2LnhtbESPQWvCQBSE74X+h+UVvOkm1dqSuorWCiIWWquH3h7Z&#10;ZxLMvo3Zrdn++25B6HGYmW+YySyYWlyodZVlBekgAUGcW11xoWD/ueo/gXAeWWNtmRT8kIPZ9PZm&#10;gpm2HX/QZecLESHsMlRQet9kUrq8JINuYBvi6B1ta9BH2RZSt9hFuKnlfZKMpcGK40KJDb2UlJ92&#10;30bB6+J9s3w7h3DsFmk1wuXDYbj9Uqp3F+bPIDwF/x++ttdaweMoHcLfm/gE5PQ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fjq4yAAAAN0AAAAPAAAAAAAAAAAAAAAAAJgCAABk&#10;cnMvZG93bnJldi54bWxQSwUGAAAAAAQABAD1AAAAjQMAAAAA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247" type="#_x0000_t202" style="position:absolute;left:11623;top:4416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izMkA&#10;AADdAAAADwAAAGRycy9kb3ducmV2LnhtbESPT0vDQBTE7wW/w/IEb3aTGqvEbktrLRSxoP1z6O2R&#10;fU2C2bcxuzbrt3cFocdhZn7DTGbBNOJMnastK0iHCQjiwuqaSwX73er2EYTzyBoby6TghxzMpleD&#10;Ceba9vxB560vRYSwy1FB5X2bS+mKigy6oW2Jo3eynUEfZVdK3WEf4aaRoyQZS4M1x4UKW3quqPjc&#10;fhsFL4v31+XmK4RTv0jrDJf3h7u3o1I312H+BMJT8Jfwf3utFTxkaQZ/b+ITkN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5eizMkAAADdAAAADwAAAAAAAAAAAAAAAACYAgAA&#10;ZHJzL2Rvd25yZXYueG1sUEsFBgAAAAAEAAQA9QAAAI4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248" type="#_x0000_t202" style="position:absolute;left:11623;top:6136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sHV8gA&#10;AADdAAAADwAAAGRycy9kb3ducmV2LnhtbESPQWvCQBSE70L/w/IKvekmrbYlukqtFoq00Fo9eHtk&#10;n0lo9m3Mbs36792C4HGYmW+YySyYWhypdZVlBekgAUGcW11xoWDz89Z/BuE8ssbaMik4kYPZ9KY3&#10;wUzbjr/puPaFiBB2GSoovW8yKV1ekkE3sA1x9Pa2NeijbAupW+wi3NTyPkkepcGK40KJDb2WlP+u&#10;/4yC5fxrtfg8hLDv5mk1xMVo+/CxU+ruNryMQXgK/hq+tN+1gqdhOoL/N/EJyOk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2wdXyAAAAN0AAAAPAAAAAAAAAAAAAAAAAJgCAABk&#10;cnMvZG93bnJldi54bWxQSwUGAAAAAAQABAD1AAAAjQMAAAAA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249" type="#_x0000_t202" style="position:absolute;left:11383;top:2499;width:530;height:1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ZIMkA&#10;AADdAAAADwAAAGRycy9kb3ducmV2LnhtbESPT2vCQBTE7wW/w/IEb3UTtbakrlL/FIpYaG176O2R&#10;fSah2bcxuzXrt3eFQo/DzPyGmS2CqcWJWldZVpAOExDEudUVFwo+P55vH0A4j6yxtkwKzuRgMe/d&#10;zDDTtuN3Ou19ISKEXYYKSu+bTEqXl2TQDW1DHL2DbQ36KNtC6ha7CDe1HCXJVBqsOC6U2NCqpPxn&#10;/2sUbJZv2/XrMYRDt0yrCa7vvsa7b6UG/fD0CMJT8P/hv/aLVnA/SadwfROfgJx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AmZIMkAAADdAAAADwAAAAAAAAAAAAAAAACYAgAA&#10;ZHJzL2Rvd25yZXYueG1sUEsFBgAAAAAEAAQA9QAAAI4DAAAAAA==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EE22B2">
        <w:rPr>
          <w:noProof/>
        </w:rPr>
        <w:pict>
          <v:shape id="Text Box 2085" o:spid="_x0000_s1250" type="#_x0000_t202" style="position:absolute;left:0;text-align:left;margin-left:579.2pt;margin-top:49.1pt;width:12pt;height:63.8pt;z-index:-2516459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n4csgIAALY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" o:allowincell="f" filled="f" stroked="f">
            <v:textbox style="layout-flow:vertical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CETLA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20" w:right="766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ACU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AF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EVELOPMENT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sponsor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seminar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strengthe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prepa- ratio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promotion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tenure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post-tenur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developin</w:t>
      </w:r>
      <w:r>
        <w:rPr>
          <w:rFonts w:ascii="Times New Roman" w:hAnsi="Times New Roman"/>
          <w:color w:val="191919"/>
          <w:sz w:val="18"/>
          <w:szCs w:val="18"/>
        </w:rPr>
        <w:t xml:space="preserve">g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five-yea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faculty 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WEB-C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acros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Model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echnolog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Profes- 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Portfolio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99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ETENTION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emphasi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reinforc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by helpin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goals</w:t>
      </w:r>
      <w:r>
        <w:rPr>
          <w:rFonts w:ascii="Times New Roman" w:hAnsi="Times New Roman"/>
          <w:color w:val="191919"/>
          <w:sz w:val="18"/>
          <w:szCs w:val="18"/>
        </w:rPr>
        <w:t xml:space="preserve">.  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graduation.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est-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Strategies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ime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Management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Mid-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Anxiet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Seminars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en- richmen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utorials.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924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EGENTS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’</w:t>
      </w:r>
      <w:r>
        <w:rPr>
          <w:rFonts w:ascii="Times New Roman" w:hAnsi="Times New Roman"/>
          <w:b/>
          <w:bCs/>
          <w:color w:val="191919"/>
          <w:spacing w:val="-2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ESTING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enrichmen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test taker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discussions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practic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simula- 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natura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humanities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mprehensio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devel- 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vocabular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encourage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74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DVISEMENT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ganizationa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umbrell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convenien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lim- 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friendl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patien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manne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righ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resource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undecide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abou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stu- 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ficultie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uniqu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situations.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20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VICES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improvin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enhancin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math- ematics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result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remed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read- 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reflecte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Scholasti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Aptitud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Col- 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(ACT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 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(non-credit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identifie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earlie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indicated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Compass.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these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accumulat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furthe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 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remain 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drop- 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course(s).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2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0" w:lineRule="auto"/>
        <w:ind w:left="120" w:right="59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Support:</w:t>
      </w:r>
    </w:p>
    <w:p w:rsidR="00C11F2C" w:rsidRDefault="00C11F2C" w:rsidP="00C11F2C">
      <w:pPr>
        <w:widowControl w:val="0"/>
        <w:tabs>
          <w:tab w:val="left" w:pos="3000"/>
        </w:tabs>
        <w:autoSpaceDE w:val="0"/>
        <w:autoSpaceDN w:val="0"/>
        <w:adjustRightInd w:val="0"/>
        <w:spacing w:before="9" w:after="0" w:line="240" w:lineRule="auto"/>
        <w:ind w:left="120" w:right="62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English</w:t>
      </w:r>
    </w:p>
    <w:p w:rsidR="00C11F2C" w:rsidRDefault="00C11F2C" w:rsidP="00C11F2C">
      <w:pPr>
        <w:widowControl w:val="0"/>
        <w:tabs>
          <w:tab w:val="left" w:pos="2980"/>
        </w:tabs>
        <w:autoSpaceDE w:val="0"/>
        <w:autoSpaceDN w:val="0"/>
        <w:adjustRightInd w:val="0"/>
        <w:spacing w:before="9" w:after="0" w:line="240" w:lineRule="auto"/>
        <w:ind w:left="120" w:right="634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20" w:right="558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</w:t>
      </w:r>
      <w:r>
        <w:rPr>
          <w:rFonts w:ascii="Times New Roman" w:hAnsi="Times New Roman"/>
          <w:color w:val="191919"/>
          <w:sz w:val="18"/>
          <w:szCs w:val="18"/>
        </w:rPr>
        <w:t xml:space="preserve">g  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7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USPENSION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completed 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exitin</w:t>
      </w:r>
      <w:r>
        <w:rPr>
          <w:rFonts w:ascii="Times New Roman" w:hAnsi="Times New Roman"/>
          <w:color w:val="191919"/>
          <w:sz w:val="18"/>
          <w:szCs w:val="18"/>
        </w:rPr>
        <w:t xml:space="preserve">g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(English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 xml:space="preserve">)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twelv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whichever occur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420" w:right="420" w:bottom="280" w:left="600" w:header="720" w:footer="720" w:gutter="0"/>
          <w:cols w:space="720"/>
        </w:sectPr>
      </w:pPr>
    </w:p>
    <w:p w:rsidR="00C11F2C" w:rsidRDefault="00EE22B2" w:rsidP="00C11F2C">
      <w:pPr>
        <w:widowControl w:val="0"/>
        <w:autoSpaceDE w:val="0"/>
        <w:autoSpaceDN w:val="0"/>
        <w:adjustRightInd w:val="0"/>
        <w:spacing w:after="0" w:line="195" w:lineRule="exact"/>
        <w:ind w:left="731"/>
        <w:rPr>
          <w:rFonts w:ascii="Century Gothic" w:hAnsi="Century Gothic" w:cs="Century Gothic"/>
          <w:color w:val="000000"/>
          <w:sz w:val="16"/>
          <w:szCs w:val="16"/>
        </w:rPr>
      </w:pPr>
      <w:r w:rsidRPr="00EE22B2">
        <w:rPr>
          <w:noProof/>
        </w:rPr>
        <w:lastRenderedPageBreak/>
        <w:pict>
          <v:group id="Group 1271" o:spid="_x0000_s1251" style="position:absolute;left:0;text-align:left;margin-left:-56.75pt;margin-top:-22pt;width:191pt;height:795.85pt;z-index:-251593728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">
            <v:group id="Group 1272" o:spid="_x0000_s1252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<v:rect id="Rectangle 1273" o:spid="_x0000_s1253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t8ScQA&#10;AADcAAAADwAAAGRycy9kb3ducmV2LnhtbERPTWvCQBC9F/wPywi9lGaTCEVSN0GkBaF4iK0lvQ3Z&#10;MQlmZ0N21fjv3UKht3m8z1kVk+nFhUbXWVaQRDEI4trqjhsFX5/vz0sQziNr7C2Tghs5KPLZwwoz&#10;ba9c0mXvGxFC2GWooPV+yKR0dUsGXWQH4sAd7WjQBzg2Uo94DeGml2kcv0iDHYeGFgfatFSf9mej&#10;4C2t1sePvhzKnakOCaXmqf75VupxPq1fQXia/L/4z73VYX6ygN9nwgU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LfEnEAAAA3AAAAA8AAAAAAAAAAAAAAAAAmAIAAGRycy9k&#10;b3ducmV2LnhtbFBLBQYAAAAABAAEAPUAAACJAwAAAAA=&#10;" fillcolor="#474747" stroked="f">
                <v:path arrowok="t"/>
              </v:rect>
              <v:rect id="Rectangle 2702" o:spid="_x0000_s1254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9GBcMA&#10;AADcAAAADwAAAGRycy9kb3ducmV2LnhtbERPyWrDMBC9F/IPYgK5NbJLtjqRQwmkhF6apaXXiTWx&#10;TayRkdTY/fuqUMhtHm+d1bo3jbiR87VlBek4AUFcWF1zqeDjtH1cgPABWWNjmRT8kId1PnhYYaZt&#10;xwe6HUMpYgj7DBVUIbSZlL6oyKAf25Y4chfrDIYIXSm1wy6Gm0Y+JclMGqw5NlTY0qai4nr8Ngo6&#10;19P0tdTvi9nb5+n56zzHdu+UGg37lyWIQH24i//dOx3npxP4eyZ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9GBcMAAADcAAAADwAAAAAAAAAAAAAAAACYAgAAZHJzL2Rv&#10;d25yZXYueG1sUEsFBgAAAAAEAAQA9QAAAIgDAAAAAA==&#10;" fillcolor="#dcdcdc" stroked="f">
                <v:path arrowok="t"/>
              </v:rect>
              <v:rect id="Rectangle 2703" o:spid="_x0000_s1255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PjnsIA&#10;AADcAAAADwAAAGRycy9kb3ducmV2LnhtbERPS2vCQBC+F/wPywje6saCr9RVRKgUL9Zo6XWaHZNg&#10;djbsbk38925B8DYf33MWq87U4krOV5YVjIYJCOLc6ooLBafjx+sMhA/IGmvLpOBGHlbL3ssCU21b&#10;PtA1C4WIIexTVFCG0KRS+rwkg35oG+LIna0zGCJ0hdQO2xhuavmWJBNpsOLYUGJDm5LyS/ZnFLSu&#10;o/G20PvZZPd9nP/8TrH5ckoN+t36HUSgLjzFD/enjvNHY/h/Jl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0+OewgAAANwAAAAPAAAAAAAAAAAAAAAAAJgCAABkcnMvZG93&#10;bnJldi54bWxQSwUGAAAAAAQABAD1AAAAhwMAAAAA&#10;" fillcolor="#dcdcdc" stroked="f">
                <v:path arrowok="t"/>
              </v:rect>
              <v:rect id="Rectangle 1276" o:spid="_x0000_s1256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of08AA&#10;AADcAAAADwAAAGRycy9kb3ducmV2LnhtbERPy6rCMBDdX/AfwgjurmkvKFKNIoKi4sbHxt20Gdti&#10;MylNbq1/bwTB3RzOc2aLzlSipcaVlhXEwwgEcWZ1ybmCy3n9OwHhPLLGyjIpeJKDxbz3M8NE2wcf&#10;qT35XIQQdgkqKLyvEyldVpBBN7Q1ceButjHoA2xyqRt8hHBTyb8oGkuDJYeGAmtaFZTdT/9GQbo7&#10;HP1mf9m0kzSvK5te44MdKTXod8spCE+d/4o/7q0O8+MxvJ8JF8j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of08AAAADcAAAADwAAAAAAAAAAAAAAAACYAgAAZHJzL2Rvd25y&#10;ZXYueG1sUEsFBgAAAAAEAAQA9QAAAIUDAAAAAA==&#10;" stroked="f">
                <v:path arrowok="t"/>
              </v:rect>
              <v:rect id="Rectangle 1277" o:spid="_x0000_s1257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kHucQA&#10;AADcAAAADwAAAGRycy9kb3ducmV2LnhtbERPTWvCQBC9F/wPywi9lLpJQW2jq7QF0ZOiFkpvY3ZM&#10;YrOzYXeN6b/vCoK3ebzPmc47U4uWnK8sK0gHCQji3OqKCwVf+8XzKwgfkDXWlknBH3mYz3oPU8y0&#10;vfCW2l0oRAxhn6GCMoQmk9LnJRn0A9sQR+5oncEQoSukdniJ4aaWL0kykgYrjg0lNvRZUv67OxsF&#10;p++l+3j7GW42+aFuFzRaJ+n4SanHfvc+ARGoC3fxzb3ScX46husz8QI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ZB7nEAAAA3AAAAA8AAAAAAAAAAAAAAAAAmAIAAGRycy9k&#10;b3ducmV2LnhtbFBLBQYAAAAABAAEAPUAAACJAwAAAAA=&#10;" filled="f" strokecolor="#a3a3a3" strokeweight="2pt">
                <v:path arrowok="t"/>
              </v:rect>
              <v:rect id="Rectangle 2706" o:spid="_x0000_s1258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VcWccA&#10;AADcAAAADwAAAGRycy9kb3ducmV2LnhtbESPQWvCQBCF74X+h2UKXkrdRIotqauIqPQg0lo9eBuy&#10;0ySYnY3Z1cR/7xwKvc3w3rz3zWTWu1pdqQ2VZwPpMAFFnHtbcWFg/7N6eQcVIrLF2jMZuFGA2fTx&#10;YYKZ9R1/03UXCyUhHDI0UMbYZFqHvCSHYegbYtF+feswytoW2rbYSbir9ShJxtphxdJQYkOLkvLT&#10;7uIMrLe3zej5lB7SZd9V+9fjufh6Q2MGT/38A1SkPv6b/64/reCnQivPyAR6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FXFnHAAAA3AAAAA8AAAAAAAAAAAAAAAAAmAIAAGRy&#10;cy9kb3ducmV2LnhtbFBLBQYAAAAABAAEAPUAAACMAwAAAAA=&#10;" fillcolor="#191919" stroked="f">
                <v:path arrowok="t"/>
              </v:rect>
              <v:rect id="Rectangle 2707" o:spid="_x0000_s1259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n5wsUA&#10;AADcAAAADwAAAGRycy9kb3ducmV2LnhtbERPS2vCQBC+F/wPywi9iG4iRW10FZG29FBKtXrwNmTH&#10;JJidTbPbPP59VxB6m4/vOatNZ0rRUO0KywriSQSCOLW64EzB8ft1vADhPLLG0jIp6MnBZj14WGGi&#10;bct7ag4+EyGEXYIKcu+rREqX5mTQTWxFHLiLrQ36AOtM6hrbEG5KOY2imTRYcGjIsaJdTun18GsU&#10;vH32H9PRNT7FL11bHJ/OP9nXHJV6HHbbJQhPnf8X393vOsyPn+H2TLh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SfnCxQAAANwAAAAPAAAAAAAAAAAAAAAAAJgCAABkcnMv&#10;ZG93bnJldi54bWxQSwUGAAAAAAQABAD1AAAAigMAAAAA&#10;" fillcolor="#191919" stroked="f">
                <v:path arrowok="t"/>
              </v:rect>
              <v:group id="Group 2708" o:spid="_x0000_s1260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<v:shape id="Freeform 2709" o:spid="_x0000_s126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zJzcAA&#10;AADcAAAADwAAAGRycy9kb3ducmV2LnhtbERPS4vCMBC+L/gfwgje1lQPulSjLKKg6MUXsrehmU3L&#10;NpOSRK3/3gjC3ubje8503tpa3MiHyrGCQT8DQVw4XbFRcDquPr9AhIissXZMCh4UYD7rfEwx1+7O&#10;e7odohEphEOOCsoYm1zKUJRkMfRdQ5y4X+ctxgS9kdrjPYXbWg6zbCQtVpwaSmxoUVLxd7haBWG5&#10;qc5hY9udrd3P9uLHxmy9Ur1u+z0BEamN/+K3e63T/OEAXs+kC+T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zJzcAAAADcAAAADwAAAAAAAAAAAAAAAACYAgAAZHJzL2Rvd25y&#10;ZXYueG1sUEsFBgAAAAAEAAQA9QAAAIUDAAAAAA==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26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5XusEA&#10;AADcAAAADwAAAGRycy9kb3ducmV2LnhtbERPTWsCMRC9F/wPYQRv3ax7aGU1ioiFil5qK+Jt2IzZ&#10;xc1kSVJd/70pFLzN433ObNHbVlzJh8axgnGWgyCunG7YKPj5/nidgAgRWWPrmBTcKcBiPniZYand&#10;jb/ouo9GpBAOJSqoY+xKKUNVk8WQuY44cWfnLcYEvZHa4y2F21YWef4mLTacGmrsaFVTddn/WgVh&#10;vWkOYWP7nW3daXv078ZsvVKjYb+cgojUx6f43/2p0/yigL9n0gV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eV7rBAAAA3AAAAA8AAAAAAAAAAAAAAAAAmAIAAGRycy9kb3du&#10;cmV2LnhtbFBLBQYAAAAABAAEAPUAAACGAwAAAAA=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263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<v:shape id="Freeform 2712" o:spid="_x0000_s126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zQW8EA&#10;AADcAAAADwAAAGRycy9kb3ducmV2LnhtbERPS4vCMBC+L+x/CLOwl2VNLEWkaxSRinvw4gPPQzO2&#10;pc2kNLF2//1GELzNx/ecxWq0rRio97VjDdOJAkFcOFNzqeF82n7PQfiAbLB1TBr+yMNq+f62wMy4&#10;Ox9oOIZSxBD2GWqoQugyKX1RkUU/cR1x5K6utxgi7EtperzHcNvKRKmZtFhzbKiwo01FRXO8WQ1j&#10;nsphpxq1Lzid5s1XkofTRevPj3H9AyLQGF7ip/vXxPlJCo9n4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c0FvBAAAA3AAAAA8AAAAAAAAAAAAAAAAAmAIAAGRycy9kb3du&#10;cmV2LnhtbFBLBQYAAAAABAAEAPUAAACGAwAAAAA=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26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1wMIA&#10;AADcAAAADwAAAGRycy9kb3ducmV2LnhtbERPS4vCMBC+C/6HMIIX0cSiItUoslR2D3vxgeehGdvS&#10;ZlKabO3++83Cwt7m43vO/jjYRvTU+cqxhuVCgSDOnam40HC/nedbED4gG2wck4Zv8nA8jEd7TI17&#10;8YX6ayhEDGGfooYyhDaV0uclWfQL1xJH7uk6iyHCrpCmw1cMt41MlNpIixXHhhJbeispr69fVsOQ&#10;rWT/rmr1mfNqmdWzJAu3h9bTyXDagQg0hH/xn/vDxPnJGn6fiRfIw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0HXAwgAAANwAAAAPAAAAAAAAAAAAAAAAAJgCAABkcnMvZG93&#10;bnJldi54bWxQSwUGAAAAAAQABAD1AAAAhw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266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<v:shape id="Freeform 2715" o:spid="_x0000_s126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Yj0MMA&#10;AADcAAAADwAAAGRycy9kb3ducmV2LnhtbERPzWrCQBC+F/oOyxS8lLpRQUt0lSqKHqSQtA8wzY5J&#10;aHY27K4afXpXELzNx/c7s0VnGnEi52vLCgb9BARxYXXNpYLfn83HJwgfkDU2lknBhTws5q8vM0y1&#10;PXNGpzyUIoawT1FBFUKbSumLigz6vm2JI3ewzmCI0JVSOzzHcNPIYZKMpcGaY0OFLa0qKv7zo1Ew&#10;uQ7WI2143ORuv11ml+/93+Zdqd5b9zUFEagLT/HDvdNx/nAC92fiB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Yj0MMAAADc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26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ntb8QA&#10;AADdAAAADwAAAGRycy9kb3ducmV2LnhtbERPzWrCQBC+F3yHZYReSt1YIZboKrZU2oMIxj7ANDsm&#10;wexs2N1q7NN3DoUeP77/5XpwnbpQiK1nA9NJBoq48rbl2sDncfv4DComZIudZzJwowjr1ehuiYX1&#10;Vz7QpUy1khCOBRpoUuoLrWPVkMM48T2xcCcfHCaBodY24FXCXaefsizXDluWhgZ7em2oOpffzsD8&#10;Z/o2s47zrgy795fDbb/72j4Ycz8eNgtQiYb0L/5zf1jxzXLZL2/kCe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J7W/EAAAA3QAAAA8AAAAAAAAAAAAAAAAAmAIAAGRycy9k&#10;b3ducmV2LnhtbFBLBQYAAAAABAAEAPUAAACJ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269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iyBs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bwkqxi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PiyBscAAADd&#10;AAAADwAAAAAAAAAAAAAAAACqAgAAZHJzL2Rvd25yZXYueG1sUEsFBgAAAAAEAAQA+gAAAJ4DAAAA&#10;AA==&#10;">
                <v:shape id="Freeform 2718" o:spid="_x0000_s127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fsScYA&#10;AADdAAAADwAAAGRycy9kb3ducmV2LnhtbESPUWsCMRCE3wv+h7CCbzWnBdtejSKCVSlSavsDlsv2&#10;cnjZPS9RT399Uyj0cZiZb5jpvPO1OlMbKmEDo2EGirgQW3Fp4Otzdf8EKkRki7UwGbhSgPmsdzfF&#10;3MqFP+i8j6VKEA45GnAxNrnWoXDkMQylIU7et7QeY5JtqW2LlwT3tR5n2UR7rDgtOGxo6ag47E/e&#10;wOv6eT16uzmRg/bZsdi9y7bRxgz63eIFVKQu/of/2htr4PFhMobfN+kJ6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fsSc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27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tJ0sYA&#10;AADdAAAADwAAAGRycy9kb3ducmV2LnhtbESPUWsCMRCE3wX/Q1ihb5pTwbZXo4jQWilSavsDlsv2&#10;cnjZPS+pXv31TUHwcZiZb5j5svO1OlEbKmED41EGirgQW3Fp4OvzefgAKkRki7UwGfilAMtFvzfH&#10;3MqZP+i0j6VKEA45GnAxNrnWoXDkMYykIU7et7QeY5JtqW2L5wT3tZ5k2Ux7rDgtOGxo7ag47H+8&#10;gZfN42b8dnEiB+2zY7F7l22jjbkbdKsnUJG6eAtf26/WwP10NoX/N+kJ6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tJ0s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Group 1292" o:spid="_x0000_s1272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8Rn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0PPm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I8RnscAAADd&#10;AAAADwAAAAAAAAAAAAAAAACqAgAAZHJzL2Rvd25yZXYueG1sUEsFBgAAAAAEAAQA+gAAAJ4DAAAA&#10;AA==&#10;">
                <v:shape id="Freeform 2721" o:spid="_x0000_s127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he8UA&#10;AADdAAAADwAAAGRycy9kb3ducmV2LnhtbESPQWvCQBSE74L/YXmFXqTuaq1K6ioiKfXgpVo8P7LP&#10;JCT7NmTXmP77riB4HGbmG2a16W0tOmp96VjDZKxAEGfOlJxr+D19vS1B+IBssHZMGv7Iw2Y9HKww&#10;Me7GP9QdQy4ihH2CGooQmkRKnxVk0Y9dQxy9i2sthijbXJoWbxFuazlVai4tlhwXCmxoV1BWHa9W&#10;Q5/OZPetKnXIeDZJq9E0Daez1q8v/fYTRKA+PMOP9t5oWLzPP+D+Jj4B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2F7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27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3/DMUA&#10;AADdAAAADwAAAGRycy9kb3ducmV2LnhtbESPQWvCQBSE7wX/w/IEL0V3tRIluopIpD30Ui2eH9ln&#10;EpJ9G7JrjP++Wyj0OMzMN8x2P9hG9NT5yrGG+UyBIM6dqbjQ8H05TdcgfEA22DgmDU/ysN+NXraY&#10;GvfgL+rPoRARwj5FDWUIbSqlz0uy6GeuJY7ezXUWQ5RdIU2Hjwi3jVwolUiLFceFEls6lpTX57vV&#10;MGRL2b+rWn3mvJxn9esiC5er1pPxcNiACDSE//Bf+8NoWL0lCfy+iU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ff8M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Freeform 1295" o:spid="_x0000_s1275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s2TMQA&#10;AADdAAAADwAAAGRycy9kb3ducmV2LnhtbESPQYvCMBSE7wv+h/AEb2uqsirVKOJ2wYuHVvH8aJ5t&#10;tXkpTdZ2//1GEDwOM/MNs972phYPal1lWcFkHIEgzq2uuFBwPv18LkE4j6yxtkwK/sjBdjP4WGOs&#10;bccpPTJfiABhF6OC0vsmltLlJRl0Y9sQB+9qW4M+yLaQusUuwE0tp1E0lwYrDgslNrQvKb9nv0ZB&#10;1yTudjD5PrvI7Jik1Cdf36lSo2G/W4Hw1Pt3+NU+aAWL2XwBzzfh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7Nkz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Freeform 1296" o:spid="_x0000_s1276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bStMEA&#10;AADdAAAADwAAAGRycy9kb3ducmV2LnhtbERPy4rCMBTdC/MP4Q64kTEd33SMIqIg7nwsZnlp7jTV&#10;5qY0GY1/bxaCy8N5z5fR1uJGra8cK/juZyCIC6crLhWcT9uvGQgfkDXWjknBgzwsFx+dOeba3flA&#10;t2MoRQphn6MCE0KTS+kLQxZ93zXEiftzrcWQYFtK3eI9hdtaDrJsIi1WnBoMNrQ2VFyP/1ZBdopj&#10;HJ0vv43c1KsebeJo/zBKdT/j6gdEoBje4pd7pxVMh5M0N71JT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W0rTBAAAA3QAAAA8AAAAAAAAAAAAAAAAAmAIAAGRycy9kb3du&#10;cmV2LnhtbFBLBQYAAAAABAAEAPUAAACGAwAAAAA=&#10;" path="m,l400,e" filled="f" strokecolor="#191919" strokeweight="2pt">
                <v:path arrowok="t" o:connecttype="custom" o:connectlocs="0,0;400,0" o:connectangles="0,0"/>
              </v:shape>
              <v:rect id="Rectangle 1297" o:spid="_x0000_s1277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kEeMcA&#10;AADdAAAADwAAAGRycy9kb3ducmV2LnhtbESPzWrDMBCE74W+g9hAb43shiapEzmUQkJTfMnPpbe1&#10;tbFNrJWxVNt9+ypQyHGYmW+Y9WY0jeipc7VlBfE0AkFcWF1zqeB82j4vQTiPrLGxTAp+ycEmfXxY&#10;Y6LtwAfqj74UAcIuQQWV920ipSsqMuimtiUO3sV2Bn2QXSl1h0OAm0a+RNFcGqw5LFTY0kdFxfX4&#10;YxTk++zgd1/nXb/My7ax+Xec2Velnibj+wqEp9Hfw//tT61gMZu/we1NeAI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pBHjHAAAA3QAAAA8AAAAAAAAAAAAAAAAAmAIAAGRy&#10;cy9kb3ducmV2LnhtbFBLBQYAAAAABAAEAPUAAACMAwAAAAA=&#10;" stroked="f">
                <v:path arrowok="t"/>
              </v:rect>
              <v:rect id="Rectangle 1298" o:spid="_x0000_s1278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RRM8QA&#10;AADdAAAADwAAAGRycy9kb3ducmV2LnhtbERPzU4CMRC+k/gOzZhwIdJV1NWVQgwJBrwYVx9g3I7b&#10;hXa6aQusb28PJBy/fP/z5eCsOFKInWcFt9MCBHHjdcetgu+v9c0TiJiQNVrPpOCPIiwXV6M5Vtqf&#10;+JOOdWpFDuFYoQKTUl9JGRtDDuPU98SZ+/XBYcowtFIHPOVwZ+VdUTxKhx3nBoM9rQw1+/rgFNDH&#10;ZPvwttnt33faWvN8/1MfyqDU+Hp4fQGRaEgX8dm90QrKWZn35zf5Cc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0UTPEAAAA3QAAAA8AAAAAAAAAAAAAAAAAmAIAAGRycy9k&#10;b3ducmV2LnhtbFBLBQYAAAAABAAEAPUAAACJAwAAAAA=&#10;" filled="f" strokecolor="#191919" strokeweight="2pt">
                <v:path arrowok="t"/>
              </v:rect>
            </v:group>
            <v:shape id="Text Box 2699" o:spid="_x0000_s1279" type="#_x0000_t202" style="position:absolute;left:377;top:13537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WlcQA&#10;AADdAAAADwAAAGRycy9kb3ducmV2LnhtbESP3YrCMBSE74V9h3AW9k7TtVilaxQpyHol+PMAh+bY&#10;FJuT2mRtffuNIHg5zMw3zHI92EbcqfO1YwXfkwQEcel0zZWC82k7XoDwAVlj45gUPMjDevUxWmKu&#10;Xc8Huh9DJSKEfY4KTAhtLqUvDVn0E9cSR+/iOoshyq6SusM+wm0jp0mSSYs1xwWDLRWGyuvxzyrY&#10;P6TpUzs7l0WR7bP0tsXrb6PU1+ew+QERaAjv8Ku90wrm6XwKz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5FpX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280" type="#_x0000_t202" style="position:absolute;left:377;top:8243;width:720;height:11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WzDsMA&#10;AADdAAAADwAAAGRycy9kb3ducmV2LnhtbESP0YrCMBRE3xf8h3AF39ZUi3WpRpGC7D4Jun7Apbk2&#10;xeamNllb/94sCD4OM3OGWW8H24g7db52rGA2TUAQl07XXCk4/+4/v0D4gKyxcUwKHuRhuxl9rDHX&#10;rucj3U+hEhHCPkcFJoQ2l9KXhiz6qWuJo3dxncUQZVdJ3WEf4baR8yTJpMWa44LBlgpD5fX0ZxUc&#10;HtL0qV2cy6LIDll62+P1u1FqMh52KxCBhvAOv9o/WsEyXabw/yY+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WzDs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281" type="#_x0000_t202" style="position:absolute;left:397;top:11806;width:480;height:12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wresQA&#10;AADdAAAADwAAAGRycy9kb3ducmV2LnhtbESP3WrCQBSE7wu+w3IE7+qmTY2SuooExF4J/jzAIXvM&#10;BrNnY3Zr4tt3C4KXw8x8wyzXg23EnTpfO1bwMU1AEJdO11wpOJ+27wsQPiBrbByTggd5WK9Gb0vM&#10;tev5QPdjqESEsM9RgQmhzaX0pSGLfupa4uhdXGcxRNlVUnfYR7ht5GeSZNJizXHBYEuFofJ6/LUK&#10;9g9p+tTOzmVRZPssvW3xumuUmoyHzTeIQEN4hZ/tH61gns6/4P9Nf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cK3r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282" type="#_x0000_t202" style="position:absolute;left:397;top:10116;width:480;height:9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O4cMA&#10;AADdAAAADwAAAGRycy9kb3ducmV2LnhtbESP0YrCMBRE3wX/IVzBN013i1W6RpGCuE/Cqh9waa5N&#10;sbmpTdbWv98Iwj4OM3OGWW8H24gHdb52rOBjnoAgLp2uuVJwOe9nKxA+IGtsHJOCJ3nYbsajNeba&#10;9fxDj1OoRISwz1GBCaHNpfSlIYt+7lri6F1dZzFE2VVSd9hHuG3kZ5Jk0mLNccFgS4Wh8nb6tQqO&#10;T2n61C4uZVFkxyy97/F2aJSaTobdF4hAQ/gPv9vfWsEyXS7g9SY+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O4c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283" type="#_x0000_t202" style="position:absolute;left:417;top:6480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IQlsMA&#10;AADdAAAADwAAAGRycy9kb3ducmV2LnhtbESP0YrCMBRE3xf8h3AF39bULVuXapSlIPok6PoBl+ba&#10;FJub2kRb/94ICz4OM3OGWa4H24g7db52rGA2TUAQl07XXCk4/W0+f0D4gKyxcUwKHuRhvRp9LDHX&#10;rucD3Y+hEhHCPkcFJoQ2l9KXhiz6qWuJo3d2ncUQZVdJ3WEf4baRX0mSSYs1xwWDLRWGysvxZhXs&#10;H9L0qf0+lUWR7bP0usHLtlFqMh5+FyACDeEd/m/vtIJ5Os/g9SY+Ab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8IQlsMAAADd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284" type="#_x0000_t202" style="position:absolute;left:417;top:4760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1DcQA&#10;AADdAAAADwAAAGRycy9kb3ducmV2LnhtbESP3WrCQBSE7wu+w3IK3tVNG0wkdZUSEHsl+PMAh+xp&#10;Npg9G7OriW/vFgQvh5n5hlmuR9uKG/W+cazgc5aAIK6cbrhWcDpuPhYgfEDW2DomBXfysF5N3pZY&#10;aDfwnm6HUIsIYV+gAhNCV0jpK0MW/cx1xNH7c73FEGVfS93jEOG2lV9JkkmLDccFgx2Vhqrz4WoV&#10;7O7SDKmdn6qyzHZZetngedsqNX0ff75BBBrDK/xs/2oFeZrn8P8mPg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OtQ3EAAAA3QAAAA8AAAAAAAAAAAAAAAAAmAIAAGRycy9k&#10;b3ducmV2LnhtbFBLBQYAAAAABAAEAPUAAACJAwAAAAA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285" type="#_x0000_t202" style="position:absolute;left:397;top:2475;width:570;height:17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Ehf8AA&#10;AADdAAAADwAAAGRycy9kb3ducmV2LnhtbERPy4rCMBTdC/5DuMLsNHXKVKlGkYKMK8HHB1yaa1Ns&#10;bmqTsfXvzWLA5eG819vBNuJJna8dK5jPEhDEpdM1Vwqul/10CcIHZI2NY1LwIg/bzXi0xly7nk/0&#10;PIdKxBD2OSowIbS5lL40ZNHPXEscuZvrLIYIu0rqDvsYbhv5nSSZtFhzbDDYUmGovJ//rILjS5o+&#10;tT/XsiiyY5Y+9nj/bZT6mgy7FYhAQ/iI/90HrWCRLuLc+CY+Ab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Ehf8AAAADdAAAADwAAAAAAAAAAAAAAAACYAgAAZHJzL2Rvd25y&#10;ZXYueG1sUEsFBgAAAAAEAAQA9QAAAIUDAAAAAA==&#10;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286" type="#_x0000_t202" style="position:absolute;left:400;top:591;width:477;height:16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2E5MUA&#10;AADdAAAADwAAAGRycy9kb3ducmV2LnhtbESP0WrCQBRE3wX/YbmFvummhkZNsxEJSPskVP2AS/Y2&#10;G8zejdmtiX/fLRT6OMzMGabYTbYTdxp861jByzIBQVw73XKj4HI+LDYgfEDW2DkmBQ/ysCvnswJz&#10;7Ub+pPspNCJC2OeowITQ51L62pBFv3Q9cfS+3GAxRDk0Ug84Rrjt5CpJMmmx5bhgsKfKUH09fVsF&#10;x4c0Y2pfL3VVZccsvR3w+t4p9fw07d9ABJrCf/iv/aEVrNP1Fn7fxCcg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YTkxQAAAN0AAAAPAAAAAAAAAAAAAAAAAJgCAABkcnMv&#10;ZG93bnJldi54bWxQSwUGAAAAAAQABAD1AAAAigMAAAAA&#10;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Pr="00EE22B2">
        <w:rPr>
          <w:noProof/>
        </w:rPr>
        <w:pict>
          <v:shape id="Text Box 2118" o:spid="_x0000_s1287" type="#_x0000_t202" style="position:absolute;left:0;text-align:left;margin-left:21pt;margin-top:49.1pt;width:12pt;height:63.8pt;z-index:-251639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1djtgIAALk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C11F2C" w:rsidRDefault="00C11F2C" w:rsidP="00C11F2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Weekend University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ad- 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reasonabl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reache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Learning 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91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collaboratio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populatio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 support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collaboratio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(ETTC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conjunctio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various departmenta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750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EEKEN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Realizin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population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 (WEU)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se- 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define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audienc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school 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criteri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holdin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diplom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ac- credite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Policy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402.010</w:t>
      </w:r>
      <w:r>
        <w:rPr>
          <w:rFonts w:ascii="Times New Roman" w:hAnsi="Times New Roman"/>
          <w:color w:val="191919"/>
          <w:sz w:val="18"/>
          <w:szCs w:val="18"/>
        </w:rPr>
        <w:t xml:space="preserve">1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satis- factoril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 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yesterday'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ignor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isparitie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that 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particularl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adequat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ad- versel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impac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 w:firstLine="4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but 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arises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serv- ices.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847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Services 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Security 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Records 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Access 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Counseling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C11F2C" w:rsidRDefault="00C11F2C" w:rsidP="006C6320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7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00" w:bottom="280" w:left="420" w:header="720" w:footer="720" w:gutter="0"/>
          <w:cols w:space="720"/>
        </w:sect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663253" w:rsidRDefault="00EE22B2">
      <w:pPr>
        <w:sectPr w:rsidR="00663253" w:rsidSect="00946B9C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EE22B2">
        <w:rPr>
          <w:noProof/>
          <w:sz w:val="20"/>
          <w:szCs w:val="20"/>
        </w:rPr>
        <w:lastRenderedPageBreak/>
        <w:pict>
          <v:group id="Group 1163" o:spid="_x0000_s1288" style="position:absolute;margin-left:366.5pt;margin-top:-72.05pt;width:156.05pt;height:795.85pt;z-index:-251596800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">
            <v:group id="Group 2735" o:spid="_x0000_s1289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<v:rect id="Rectangle 2736" o:spid="_x0000_s1290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ia8MQA&#10;AADbAAAADwAAAGRycy9kb3ducmV2LnhtbESPT4vCMBTE74LfITzBi6ypPah0jSKiIIiH+g/39mie&#10;bdnmpTRR67ffLAgeh5n5DTNbtKYSD2pcaVnBaBiBIM6sLjlXcDpuvqYgnEfWWFkmBS9ysJh3OzNM&#10;tH1ySo+Dz0WAsEtQQeF9nUjpsoIMuqGtiYN3s41BH2STS93gM8BNJeMoGkuDJYeFAmtaFZT9Hu5G&#10;wTq+Lm+7Kq3TvbmeRxSbQfZzUarfa5ffIDy1/hN+t7dawWQC/1/C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4mvDEAAAA2wAAAA8AAAAAAAAAAAAAAAAAmAIAAGRycy9k&#10;b3ducmV2LnhtbFBLBQYAAAAABAAEAPUAAACJAwAAAAA=&#10;" fillcolor="#474747" stroked="f">
                <v:path arrowok="t"/>
              </v:rect>
              <v:rect id="Rectangle 2737" o:spid="_x0000_s1291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8x+MEA&#10;AADbAAAADwAAAGRycy9kb3ducmV2LnhtbERPz2vCMBS+D/Y/hCfsNlOFtV1nlCEossucTry+Nc+2&#10;2LyUJLbdf78chB0/vt+L1Wha0ZPzjWUFs2kCgri0uuFKwfdx85yD8AFZY2uZFPySh9Xy8WGBhbYD&#10;f1F/CJWIIewLVFCH0BVS+rImg35qO+LIXawzGCJ0ldQOhxhuWjlPklQabDg21NjRuqbyergZBYMb&#10;6WVb6c88/TgdX88/GXZ7p9TTZHx/AxFoDP/iu3unFWRxbPwSf4B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fMfjBAAAA2wAAAA8AAAAAAAAAAAAAAAAAmAIAAGRycy9kb3du&#10;cmV2LnhtbFBLBQYAAAAABAAEAPUAAACGAwAAAAA=&#10;" fillcolor="#dcdcdc" stroked="f">
                <v:path arrowok="t"/>
              </v:rect>
              <v:rect id="Rectangle 2738" o:spid="_x0000_s1292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08l8QA&#10;AADbAAAADwAAAGRycy9kb3ducmV2LnhtbESPQWvCQBSE7wX/w/IEb3WjB22jq4gYEQ+lpl68PXaf&#10;STD7NmTXGP+9Wyj0OMzMN8xy3dtadNT6yrGCyTgBQaydqbhQcP7J3j9A+IBssHZMCp7kYb0avC0x&#10;Ne7BJ+ryUIgIYZ+igjKEJpXS65Is+rFriKN3da3FEGVbSNPiI8JtLadJMpMWK44LJTa0LUnf8ruN&#10;lO1sd5t8d7k76fnlK9O74z47KzUa9psFiEB9+A//tQ9GwfwTfr/EH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tPJfEAAAA2wAAAA8AAAAAAAAAAAAAAAAAmAIAAGRycy9k&#10;b3ducmV2LnhtbFBLBQYAAAAABAAEAPUAAACJAwAAAAA=&#10;" fillcolor="#d8d8d8 [2732]" stroked="f">
                <v:path arrowok="t"/>
              </v:rect>
              <v:rect id="Rectangle 1168" o:spid="_x0000_s1293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PnDsAA&#10;AADbAAAADwAAAGRycy9kb3ducmV2LnhtbERPy4rCMBTdC/5DuMLsNHVgpFTTIoKigxsfG3e3zbUt&#10;NjelydTO35uF4PJw3qtsMI3oqXO1ZQXzWQSCuLC65lLB9bKdxiCcR9bYWCYF/+QgS8ejFSbaPvlE&#10;/dmXIoSwS1BB5X2bSOmKigy6mW2JA3e3nUEfYFdK3eEzhJtGfkfRQhqsOTRU2NKmouJx/jMK8sPx&#10;5He/110f52Xb2Pw2P9ofpb4mw3oJwtPgP+K3e68VxGF9+BJ+gEx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WPnDsAAAADbAAAADwAAAAAAAAAAAAAAAACYAgAAZHJzL2Rvd25y&#10;ZXYueG1sUEsFBgAAAAAEAAQA9QAAAIUDAAAAAA==&#10;" stroked="f">
                <v:path arrowok="t"/>
              </v:rect>
              <v:rect id="Rectangle 2740" o:spid="_x0000_s1294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HP/MYA&#10;AADbAAAADwAAAGRycy9kb3ducmV2LnhtbESPQWvCQBSE74X+h+UVvEjdpKC10VW0IHpSagvF2zP7&#10;TNJm34bdNcZ/7xaEHoeZ+YaZzjtTi5acrywrSAcJCOLc6ooLBV+fq+cxCB+QNdaWScGVPMxnjw9T&#10;zLS98Ae1+1CICGGfoYIyhCaT0uclGfQD2xBH72SdwRClK6R2eIlwU8uXJBlJgxXHhRIbei8p/92f&#10;jYKf77Vbvh2Gu11+rNsVjbZJ+tpXqvfULSYgAnXhP3xvb7SCcQp/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HP/MYAAADbAAAADwAAAAAAAAAAAAAAAACYAgAAZHJz&#10;L2Rvd25yZXYueG1sUEsFBgAAAAAEAAQA9QAAAIsDAAAAAA==&#10;" filled="f" strokecolor="#a3a3a3" strokeweight="2pt">
                <v:path arrowok="t"/>
              </v:rect>
              <v:rect id="Rectangle 2741" o:spid="_x0000_s1295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GclsYA&#10;AADbAAAADwAAAGRycy9kb3ducmV2LnhtbESPT2vCQBTE7wW/w/IEL0U3CaVKdBUpKh6KtP45eHtk&#10;n0kw+zbNriZ+e7dQ6HGYmd8ws0VnKnGnxpWWFcSjCARxZnXJuYLjYT2cgHAeWWNlmRQ8yMFi3nuZ&#10;Yapty9903/tcBAi7FBUU3teplC4ryKAb2Zo4eBfbGPRBNrnUDbYBbiqZRNG7NFhyWCiwpo+Csuv+&#10;ZhRsdo/P5PUan+JV15bHt/NP/jVGpQb9bjkF4anz/+G/9lYrmCTw+yX8AD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0GclsYAAADbAAAADwAAAAAAAAAAAAAAAACYAgAAZHJz&#10;L2Rvd25yZXYueG1sUEsFBgAAAAAEAAQA9QAAAIsDAAAAAA==&#10;" fillcolor="#191919" stroked="f">
                <v:path arrowok="t"/>
              </v:rect>
              <v:rect id="Rectangle 2742" o:spid="_x0000_s1296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05DcYA&#10;AADbAAAADwAAAGRycy9kb3ducmV2LnhtbESPT2vCQBTE74V+h+UVehHdRItKdBURWzyI+K+H3h7Z&#10;ZxLMvo3ZrYnf3i0IPQ4z8xtmOm9NKW5Uu8KygrgXgSBOrS44U3A6fnbHIJxH1lhaJgV3cjCfvb5M&#10;MdG24T3dDj4TAcIuQQW591UipUtzMuh6tiIO3tnWBn2QdSZ1jU2Am1L2o2goDRYcFnKsaJlTejn8&#10;GgVf2/um37nE3/GqbYrTx881241Qqfe3djEB4an1/+Fne60VjAfw9yX8AD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05DcYAAADbAAAADwAAAAAAAAAAAAAAAACYAgAAZHJz&#10;L2Rvd25yZXYueG1sUEsFBgAAAAAEAAQA9QAAAIsDAAAAAA==&#10;" fillcolor="#191919" stroked="f">
                <v:path arrowok="t"/>
              </v:rect>
              <v:group id="Group 2743" o:spid="_x0000_s1297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shape id="Freeform 2744" o:spid="_x0000_s129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ABocMA&#10;AADbAAAADwAAAGRycy9kb3ducmV2LnhtbESPQYvCMBSE74L/ITzBi2iqS0W6RhFB8CTqbsG9PZq3&#10;bdnmpTSxVn/9RhA8DjPfDLNcd6YSLTWutKxgOolAEGdWl5wr+P7ajRcgnEfWWFkmBXdysF71e0tM&#10;tL3xidqzz0UoYZeggsL7OpHSZQUZdBNbEwfv1zYGfZBNLnWDt1BuKjmLork0WHJYKLCmbUHZ3/lq&#10;FCyq+IMoPf6M2vRx2MXt5Z6lF6WGg27zCcJT59/hF73XgYvh+SX8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ABocMAAADbAAAADwAAAAAAAAAAAAAAAACYAgAAZHJzL2Rv&#10;d25yZXYueG1sUEsFBgAAAAAEAAQA9QAAAIg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29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Kf1sMA&#10;AADbAAAADwAAAGRycy9kb3ducmV2LnhtbESPT4vCMBTE7wt+h/CEvSyaqihSjSKC4GnxX0Fvj+bZ&#10;FpuX0sRa/fRGWNjjMPObYebL1pSiodoVlhUM+hEI4tTqgjMFp+OmNwXhPLLG0jIpeJKD5aLzNcdY&#10;2wfvqTn4TIQSdjEqyL2vYildmpNB17cVcfCutjbog6wzqWt8hHJTymEUTaTBgsNCjhWtc0pvh7tR&#10;MC3HI6Jkd/lpktfvZtycn2lyVuq7265mIDy1/j/8R2914Cbw+RJ+gFy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Kf1sMAAADb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300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shape id="Freeform 2747" o:spid="_x0000_s130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ayzb0A&#10;AADbAAAADwAAAGRycy9kb3ducmV2LnhtbERPyw7BQBTdS/zD5EpshClBKENEQmxEPBaWV+dqG507&#10;TWdQf28WEsuT854va1OIF1Uut6yg34tAECdW55wquJw33QkI55E1FpZJwYccLBfNxhxjbd98pNfJ&#10;pyKEsItRQeZ9GUvpkowMup4tiQN3t5VBH2CVSl3hO4SbQg6iaCwN5hwaMixpnVHyOD2NgmtnczeR&#10;m446hy3d6DzUz1WyV6rdqlczEJ5q/xf/3DutYBLGhi/hB8jF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sayzb0AAADbAAAADwAAAAAAAAAAAAAAAACYAgAAZHJzL2Rvd25yZXYu&#10;eG1sUEsFBgAAAAAEAAQA9QAAAII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30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oXVsIA&#10;AADbAAAADwAAAGRycy9kb3ducmV2LnhtbESPQYvCMBSE74L/ITzBi2iquItWo4igeJFlqwePz+bZ&#10;FpuX0kSt/94IgsdhZr5h5svGlOJOtSssKxgOIhDEqdUFZwqOh01/AsJ5ZI2lZVLwJAfLRbs1x1jb&#10;B//TPfGZCBB2MSrIva9iKV2ak0E3sBVx8C62NuiDrDOpa3wEuCnlKIp+pcGCw0KOFa1zSq/JzSg4&#10;9TYXE7npT+9vS2c6jPVtle6V6naa1QyEp8Z/w5/2TiuYTOH9Jfw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ihdWwgAAANsAAAAPAAAAAAAAAAAAAAAAAJgCAABkcnMvZG93&#10;bnJldi54bWxQSwUGAAAAAAQABAD1AAAAhw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303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<v:shape id="Freeform 2750" o:spid="_x0000_s130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KRf8QA&#10;AADbAAAADwAAAGRycy9kb3ducmV2LnhtbESPT4vCMBTE7wt+h/CEvSxrqqK4XaOIIOxJ/Fdwb4/m&#10;2Rabl9LEWv30RhA8DjPzG2Y6b00pGqpdYVlBvxeBIE6tLjhTcNivvicgnEfWWFomBTdyMJ91PqYY&#10;a3vlLTU7n4kAYRejgtz7KpbSpTkZdD1bEQfvZGuDPsg6k7rGa4CbUg6iaCwNFhwWcqxomVN63l2M&#10;gkk5GhIlm/+vJrmvV6PmeEuTo1Kf3XbxC8JT69/hV/tPK/jpw/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SkX/EAAAA2wAAAA8AAAAAAAAAAAAAAAAAmAIAAGRycy9k&#10;b3ducmV2LnhtbFBLBQYAAAAABAAEAPUAAACJ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30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APCMQA&#10;AADbAAAADwAAAGRycy9kb3ducmV2LnhtbESPT4vCMBTE7wt+h/AEL4umqyhajbIIgidZ/xT09mje&#10;tmWbl9LEWv30ZkHwOMzMb5jFqjWlaKh2hWUFX4MIBHFqdcGZgtNx05+CcB5ZY2mZFNzJwWrZ+Vhg&#10;rO2N99QcfCYChF2MCnLvq1hKl+Zk0A1sRRy8X1sb9EHWmdQ13gLclHIYRRNpsOCwkGNF65zSv8PV&#10;KJiW4xFR8nP5bJLHbjNuzvc0OSvV67bfcxCeWv8Ov9pbrWA2hP8v4Qf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ADwjEAAAA2w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306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<v:shape id="Freeform 2753" o:spid="_x0000_s130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y58YA&#10;AADbAAAADwAAAGRycy9kb3ducmV2LnhtbESPQWvCQBSE74L/YXmFXkQ3to2k0VVEEDxJaxtIb4/s&#10;MwnNvg3ZNcb+erdQ6HGYmW+Y1WYwjeipc7VlBfNZBIK4sLrmUsHnx36agHAeWWNjmRTcyMFmPR6t&#10;MNX2yu/Un3wpAoRdigoq79tUSldUZNDNbEscvLPtDPogu1LqDq8Bbhr5FEULabDmsFBhS7uKiu/T&#10;xShImviZKHv7mvTZz3Ef9/mtyHKlHh+G7RKEp8H/h//aB63g9QV+v4Qf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Uy58YAAADb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54" o:spid="_x0000_s130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mXfMUA&#10;AADbAAAADwAAAGRycy9kb3ducmV2LnhtbESPQWvCQBSE74L/YXkFL1I3tkRi6ioiCJ5K1Qb09si+&#10;JqHZtyG7jdFf7xYEj8PMfMMsVr2pRUetqywrmE4iEMS51RUXCr6P29cEhPPIGmvLpOBKDlbL4WCB&#10;qbYX3lN38IUIEHYpKii9b1IpXV6SQTexDXHwfmxr0AfZFlK3eAlwU8u3KJpJgxWHhRIb2pSU/x7+&#10;jIKkjt+Jsq/zuMtun9u4O13z7KTU6KVff4Dw1Ptn+NHeaQXzGP6/hB8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Zd8xQAAANsAAAAPAAAAAAAAAAAAAAAAAJgCAABkcnMv&#10;ZG93bnJldi54bWxQSwUGAAAAAAQABAD1AAAAig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309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<v:shape id="Freeform 2756" o:spid="_x0000_s131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5hw8UA&#10;AADbAAAADwAAAGRycy9kb3ducmV2LnhtbESP0WrCQBRE3wv+w3IFX0rdRNDW1FVELFgEMeoHXLK3&#10;STR7N2a3Mf17VxD6OMzMGWa26EwlWmpcaVlBPIxAEGdWl5wrOB2/3j5AOI+ssbJMCv7IwWLee5lh&#10;ou2NU2oPPhcBwi5BBYX3dSKlywoy6Ia2Jg7ej20M+iCbXOoGbwFuKjmKook0WHJYKLCmVUHZ5fBr&#10;FEzS0S4+X8frs37dLttjvL+m33ulBv1u+QnCU+f/w8/2RiuYvsPjS/gB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rmHDxQAAANsAAAAPAAAAAAAAAAAAAAAAAJgCAABkcnMv&#10;ZG93bnJldi54bWxQSwUGAAAAAAQABAD1AAAAigMAAAAA&#10;" path="m1094,l,e" filled="f" strokecolor="#191919" strokeweight="2pt">
                  <v:path arrowok="t" o:connecttype="custom" o:connectlocs="1094,0;0,0" o:connectangles="0,0"/>
                </v:shape>
                <v:shape id="Freeform 2757" o:spid="_x0000_s131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H1scMA&#10;AADbAAAADwAAAGRycy9kb3ducmV2LnhtbERP3WrCMBS+H/gO4QjejDWtMNGuUUQ22BiMVvcAh+as&#10;rTYntYlt9/bLxcDLj+8/202mFQP1rrGsIIliEMSl1Q1XCr5Pb09rEM4ja2wtk4JfcrDbzh4yTLUd&#10;uaDh6CsRQtilqKD2vkuldGVNBl1kO+LA/djeoA+wr6TucQzhppXLOF5Jgw2Hhho7OtRUXo43o2BV&#10;LL+S8/X59awfP/fDKcmvxUeu1GI+7V9AeJr8XfzvftcKNmFs+BJ+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H1scMAAADb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312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4ugcQA&#10;AADbAAAADwAAAGRycy9kb3ducmV2LnhtbESPQWuDQBSE74X8h+UVemvWpiDRZCNFCBQKQmIIOb64&#10;Lyp13xp3q/bfdwuFHoeZ+YbZZrPpxEiDay0reFlGIIgrq1uuFZzK/fMahPPIGjvLpOCbHGS7xcMW&#10;U20nPtB49LUIEHYpKmi871MpXdWQQbe0PXHwbnYw6IMcaqkHnALcdHIVRbE02HJYaLCnvKHq8/hl&#10;FNhznV/L873yxeEjkuXFvRbxWqmnx/ltA8LT7P/Df+13rSBJ4PdL+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eLoHEAAAA2wAAAA8AAAAAAAAAAAAAAAAAmAIAAGRycy9k&#10;b3ducmV2LnhtbFBLBQYAAAAABAAEAPUAAACJAwAAAAA=&#10;" path="m,l423,e" filled="f" strokecolor="#191919" strokeweight="2pt">
                <v:path arrowok="t" o:connecttype="custom" o:connectlocs="0,0;423,0" o:connectangles="0,0"/>
              </v:shape>
              <v:shape id="Freeform 2759" o:spid="_x0000_s1313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mi3sQA&#10;AADcAAAADwAAAGRycy9kb3ducmV2LnhtbESPQUsDMRCF7wX/QxjBS7FZFVpZm5YiKr22SqG3cTMm&#10;i5tJSGK7/ffOQfA2w3vz3jfL9RgGdaJc+sgG7mYNKOIu2p6dgY/319tHUKUiWxwik4ELFVivriZL&#10;bG08845O++qUhHBp0YCvNbVal85TwDKLiVi0r5gDVlmz0zbjWcLDoO+bZq4D9iwNHhM9e+q+9z/B&#10;wG6x+KS0nTo3f8j922WT/MvhaMzN9bh5AlVprP/mv+utFfxG8OUZmU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Zot7EAAAA3AAAAA8AAAAAAAAAAAAAAAAAmAIAAGRycy9k&#10;b3ducmV2LnhtbFBLBQYAAAAABAAEAPUAAACJAwAAAAA=&#10;" path="m,l,40e" filled="f" strokecolor="#191919" strokeweight="2pt">
                <v:path arrowok="t" o:connecttype="custom" o:connectlocs="0,0;0,40" o:connectangles="0,0"/>
              </v:shape>
              <v:rect id="Rectangle 2760" o:spid="_x0000_s1314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oResIA&#10;AADcAAAADwAAAGRycy9kb3ducmV2LnhtbERPTWvCQBC9F/oflin0VjcpVCRmIyJUrHhJ9OJtkh2T&#10;YHY2ZNeY/ntXKPQ2j/c56WoynRhpcK1lBfEsAkFcWd1yreB0/P5YgHAeWWNnmRT8koNV9vqSYqLt&#10;nXMaC1+LEMIuQQWN930ipasaMuhmticO3MUOBn2AQy31gPcQbjr5GUVzabDl0NBgT5uGqmtxMwrK&#10;n0Put/vTdlyUdd/Z8hwf7JdS72/TegnC0+T/xX/unQ7zoxiez4QLZP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yhF6wgAAANwAAAAPAAAAAAAAAAAAAAAAAJgCAABkcnMvZG93&#10;bnJldi54bWxQSwUGAAAAAAQABAD1AAAAhwMAAAAA&#10;" stroked="f">
                <v:path arrowok="t"/>
              </v:rect>
              <v:rect id="Rectangle 2761" o:spid="_x0000_s1315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3uvMMA&#10;AADcAAAADwAAAGRycy9kb3ducmV2LnhtbERPzU4CMRC+m/gOzZhwMdCViOBKIYZEg1wMCw8wbsft&#10;QjvdtAXWt7ckJt7my/c782XvrDhTiK1nBQ+jAgRx7XXLjYL97m04AxETskbrmRT8UITl4vZmjqX2&#10;F97SuUqNyCEcS1RgUupKKWNtyGEc+Y44c98+OEwZhkbqgJcc7qwcF8WTdNhybjDY0cpQfaxOTgF9&#10;3n9M3teH4+agrTXPj1/VaRqUGtz1ry8gEvXpX/znXus8vxjD9Zl8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3uvMMAAADcAAAADwAAAAAAAAAAAAAAAACYAgAAZHJzL2Rv&#10;d25yZXYueG1sUEsFBgAAAAAEAAQA9QAAAIgDAAAAAA==&#10;" filled="f" strokecolor="#191919" strokeweight="2pt">
                <v:path arrowok="t"/>
              </v:rect>
            </v:group>
            <v:shape id="Text Box 2594" o:spid="_x0000_s1316" type="#_x0000_t202" style="position:absolute;left:11203;top:8034;width:720;height:11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QV+cQA&#10;AADcAAAADwAAAGRycy9kb3ducmV2LnhtbERPTWsCMRC9F/ofwhS8aVatpWyNUrUFEQtq9dDbsBl3&#10;l24m6yZ14783gtDbPN7njKfBVOJMjSstK+j3EhDEmdUl5wr235/dVxDOI2usLJOCCzmYTh4fxphq&#10;2/KWzjufixjCLkUFhfd1KqXLCjLoerYmjtzRNgZ9hE0udYNtDDeVHCTJizRYcmwosKZ5Qdnv7s8o&#10;+JhtVouvUwjHdtYvn3ExOgzXP0p1nsL7GwhPwf+L7+6ljvOTIdyeiRfIy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kFfnEAAAA3AAAAA8AAAAAAAAAAAAAAAAAmAIAAGRycy9k&#10;b3ducmV2LnhtbFBLBQYAAAAABAAEAPUAAACJAwAAAAA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317" type="#_x0000_t202" style="position:absolute;left:11423;top:9772;width:480;height:9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2NjcQA&#10;AADcAAAADwAAAGRycy9kb3ducmV2LnhtbERPTWsCMRC9C/6HMEJvNWurIqtRtFYoRaHV9uBt2Iy7&#10;i5vJdhPd9N83QsHbPN7nzBbBVOJKjSstKxj0ExDEmdUl5wq+DpvHCQjnkTVWlknBLzlYzLudGaba&#10;tvxJ173PRQxhl6KCwvs6ldJlBRl0fVsTR+5kG4M+wiaXusE2hptKPiXJWBosOTYUWNNLQdl5fzEK&#10;Xlcf7+vdTwindjUoh7gefT9vj0o99MJyCsJT8Hfxv/tNx/nJEG7PxAv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NjY3EAAAA3AAAAA8AAAAAAAAAAAAAAAAAmAIAAGRycy9k&#10;b3ducmV2LnhtbFBLBQYAAAAABAAEAPUAAACJAwAAAAA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318" type="#_x0000_t202" style="position:absolute;left:11403;top:11621;width:480;height:1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EoFsQA&#10;AADcAAAADwAAAGRycy9kb3ducmV2LnhtbERPTWsCMRC9C/6HMEJvmrWtIqtRtFYoRaHV9uBt2Iy7&#10;i5vJdhPd9N83BcHbPN7nzBbBVOJKjSstKxgOEhDEmdUl5wq+Dpv+BITzyBory6Tglxws5t3ODFNt&#10;W/6k697nIoawS1FB4X2dSumyggy6ga2JI3eyjUEfYZNL3WAbw00lH5NkLA2WHBsKrOmloOy8vxgF&#10;r6uP9/XuJ4RTuxqWz7gefT9tj0o99MJyCsJT8Hfxzf2m4/xkBP/PxAv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BKBbEAAAA3AAAAA8AAAAAAAAAAAAAAAAAmAIAAGRycy9k&#10;b3ducmV2LnhtbFBLBQYAAAAABAAEAPUAAACJAwAAAAA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319" type="#_x0000_t202" style="position:absolute;left:11383;top:13480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O2YcQA&#10;AADcAAAADwAAAGRycy9kb3ducmV2LnhtbERPTWsCMRC9C/6HMEJvmrWtIqtRtFYoRaHV9uBt2Iy7&#10;i5vJdhPd9N83BcHbPN7nzBbBVOJKjSstKxgOEhDEmdUl5wq+Dpv+BITzyBory6Tglxws5t3ODFNt&#10;W/6k697nIoawS1FB4X2dSumyggy6ga2JI3eyjUEfYZNL3WAbw00lH5NkLA2WHBsKrOmloOy8vxgF&#10;r6uP9/XuJ4RTuxqWz7gefT9tj0o99MJyCsJT8Hfxzf2m4/xkDP/PxAv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TtmHEAAAA3AAAAA8AAAAAAAAAAAAAAAAAmAIAAGRycy9k&#10;b3ducmV2LnhtbFBLBQYAAAAABAAEAPUAAACJAwAAAAA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320" type="#_x0000_t202" style="position:absolute;left:11515;top:577;width:377;height:17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8T+sUA&#10;AADcAAAADwAAAGRycy9kb3ducmV2LnhtbERPS2sCMRC+F/ofwhR606y2VdkapWoFEQUf7aG3YTPu&#10;Lt1Mtpvopv/eFITe5uN7zngaTCUu1LjSsoJeNwFBnFldcq7g47jsjEA4j6yxskwKfsnBdHJ/N8ZU&#10;25b3dDn4XMQQdikqKLyvUyldVpBB17U1ceROtjHoI2xyqRtsY7ipZD9JBtJgybGhwJrmBWXfh7NR&#10;8D7brRfbnxBO7axXPuPi5fNp86XU40N4ewXhKfh/8c290nF+MoS/Z+IF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xP6xQAAANwAAAAPAAAAAAAAAAAAAAAAAJgCAABkcnMv&#10;ZG93bnJldi54bWxQSwUGAAAAAAQABAD1AAAAigMAAAAA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321" type="#_x0000_t202" style="position:absolute;left:11623;top:4416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CHiMgA&#10;AADcAAAADwAAAGRycy9kb3ducmV2LnhtbESPT0vDQBDF74LfYRmhN7tptVJit8X+EaRU0FYP3obs&#10;NAlmZ2N2bbbfvnMQvM3w3rz3m9kiuUadqAu1ZwOjYQaKuPC25tLAx+H5dgoqRGSLjWcycKYAi/n1&#10;1Qxz63t+p9M+lkpCOORooIqxzbUORUUOw9C3xKIdfecwytqV2nbYS7hr9DjLHrTDmqWhwpZWFRXf&#10;+19nYLN8265ff1I69stRfY/ryefd7suYwU16egQVKcV/89/1ixX8TGjlGZlAzy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gIeIyAAAANwAAAAPAAAAAAAAAAAAAAAAAJgCAABk&#10;cnMvZG93bnJldi54bWxQSwUGAAAAAAQABAD1AAAAjQMAAAAA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322" type="#_x0000_t202" style="position:absolute;left:11623;top:6136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wiE8UA&#10;AADcAAAADwAAAGRycy9kb3ducmV2LnhtbERPS2sCMRC+F/ofwhR606y2Fd0apWoFEQUf7aG3YTPu&#10;Lt1Mtpvopv/eFITe5uN7zngaTCUu1LjSsoJeNwFBnFldcq7g47jsDEE4j6yxskwKfsnBdHJ/N8ZU&#10;25b3dDn4XMQQdikqKLyvUyldVpBB17U1ceROtjHoI2xyqRtsY7ipZD9JBtJgybGhwJrmBWXfh7NR&#10;8D7brRfbnxBO7axXPuPi5fNp86XU40N4ewXhKfh/8c290nF+MoK/Z+IF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zCITxQAAANwAAAAPAAAAAAAAAAAAAAAAAJgCAABkcnMv&#10;ZG93bnJldi54bWxQSwUGAAAAAAQABAD1AAAAigMAAAAA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323" type="#_x0000_t202" style="position:absolute;left:11383;top:2499;width:530;height:1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8dU8gA&#10;AADcAAAADwAAAGRycy9kb3ducmV2LnhtbESPT0vDQBDF74LfYRmhN7tJrSKx22L/CEUqaNWDtyE7&#10;TYLZ2Zhdm+237xwEbzO8N+/9ZrZIrlVH6kPj2UA+zkARl942XBn4eH+6vgcVIrLF1jMZOFGAxfzy&#10;YoaF9QO/0XEfKyUhHAo0UMfYFVqHsiaHYew7YtEOvncYZe0rbXscJNy1epJld9phw9JQY0ermsrv&#10;/a8zsFm+Pq9fflI6DMu8meL69vNm92XM6Co9PoCKlOK/+e96awU/F3x5RibQ8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Lx1TyAAAANwAAAAPAAAAAAAAAAAAAAAAAJgCAABk&#10;cnMvZG93bnJldi54bWxQSwUGAAAAAAQABAD1AAAAjQMAAAAA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6C6320">
        <w:rPr>
          <w:noProof/>
          <w:sz w:val="20"/>
          <w:szCs w:val="20"/>
          <w:lang w:eastAsia="zh-CN"/>
        </w:rPr>
        <w:drawing>
          <wp:inline distT="0" distB="0" distL="0" distR="0">
            <wp:extent cx="5486400" cy="7448154"/>
            <wp:effectExtent l="19050" t="0" r="0" b="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4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53" w:rsidRDefault="00EE22B2">
      <w:r>
        <w:rPr>
          <w:noProof/>
        </w:rPr>
        <w:lastRenderedPageBreak/>
        <w:pict>
          <v:group id="Group 1235" o:spid="_x0000_s1324" style="position:absolute;margin-left:-108.25pt;margin-top:-72.1pt;width:191pt;height:795.85pt;z-index:-251594752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">
            <v:group id="Group 1236" o:spid="_x0000_s1325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<v:rect id="Rectangle 1237" o:spid="_x0000_s1326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FtosUA&#10;AADbAAAADwAAAGRycy9kb3ducmV2LnhtbESPQWvCQBSE7wX/w/KEXkqzSZAiqZsg0oJQPMTWkt4e&#10;2WcSzL4N2VXjv3cLhR6HmfmGWRWT6cWFRtdZVpBEMQji2uqOGwVfn+/PSxDOI2vsLZOCGzko8tnD&#10;CjNtr1zSZe8bESDsMlTQej9kUrq6JYMusgNx8I52NOiDHBupR7wGuOllGscv0mDHYaHFgTYt1af9&#10;2Sh4S6v18aMvh3JnqkNCqXmqf76VepxP61cQnib/H/5rb7WCRQK/X8IP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8W2ixQAAANsAAAAPAAAAAAAAAAAAAAAAAJgCAABkcnMv&#10;ZG93bnJldi54bWxQSwUGAAAAAAQABAD1AAAAigMAAAAA&#10;" fillcolor="#474747" stroked="f">
                <v:path arrowok="t"/>
              </v:rect>
              <v:rect id="Rectangle 2702" o:spid="_x0000_s1327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vMr8QA&#10;AADbAAAADwAAAGRycy9kb3ducmV2LnhtbESPT2vCQBTE7wW/w/IEb3Wj+K/RTZBCi/Ri1ZZen9ln&#10;Esy+Dbtbk377bkHocZiZ3zCbvDeNuJHztWUFk3ECgriwuuZSwcfp5XEFwgdkjY1lUvBDHvJs8LDB&#10;VNuOD3Q7hlJECPsUFVQhtKmUvqjIoB/bljh6F+sMhihdKbXDLsJNI6dJspAGa44LFbb0XFFxPX4b&#10;BZ3raf5a6v1q8fZ5evo6L7F9d0qNhv12DSJQH/7D9/ZOK5hN4e9L/AE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bzK/EAAAA2wAAAA8AAAAAAAAAAAAAAAAAmAIAAGRycy9k&#10;b3ducmV2LnhtbFBLBQYAAAAABAAEAPUAAACJAwAAAAA=&#10;" fillcolor="#dcdcdc" stroked="f">
                <v:path arrowok="t"/>
              </v:rect>
              <v:rect id="Rectangle 2703" o:spid="_x0000_s1328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pNMQA&#10;AADbAAAADwAAAGRycy9kb3ducmV2LnhtbESPW2sCMRSE3wX/QzhC3zRrL15Wo5RCS/GlXvH1uDnu&#10;Lm5OliR1139vhEIfh5n5hpkvW1OJKzlfWlYwHCQgiDOrS84V7Hef/QkIH5A1VpZJwY08LBfdzhxT&#10;bRve0HUbchEh7FNUUIRQp1L6rCCDfmBr4uidrTMYonS51A6bCDeVfE6SkTRYclwosKaPgrLL9tco&#10;aFxLb1+5/pmMVofd9HgaY712Sj312vcZiEBt+A//tb+1gtcX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XaTTEAAAA2wAAAA8AAAAAAAAAAAAAAAAAmAIAAGRycy9k&#10;b3ducmV2LnhtbFBLBQYAAAAABAAEAPUAAACJAwAAAAA=&#10;" fillcolor="#dcdcdc" stroked="f">
                <v:path arrowok="t"/>
              </v:rect>
              <v:rect id="Rectangle 1240" o:spid="_x0000_s1329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Fbl8QA&#10;AADbAAAADwAAAGRycy9kb3ducmV2LnhtbESPT2vCQBTE7wW/w/KE3upGSUVSVxHB0JZc/HPp7SX7&#10;TILZtyG7TeK3dwsFj8PM/IZZb0fTiJ46V1tWMJ9FIIgLq2suFVzOh7cVCOeRNTaWScGdHGw3k5c1&#10;JtoOfKT+5EsRIOwSVFB53yZSuqIig25mW+LgXW1n0AfZlVJ3OAS4aeQiipbSYM1hocKW9hUVt9Ov&#10;UZB/ZUeffl/SfpWXbWPzn3lm35V6nY67DxCeRv8M/7c/tYI4hr8v4Qf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hW5fEAAAA2wAAAA8AAAAAAAAAAAAAAAAAmAIAAGRycy9k&#10;b3ducmV2LnhtbFBLBQYAAAAABAAEAPUAAACJAwAAAAA=&#10;" stroked="f">
                <v:path arrowok="t"/>
              </v:rect>
              <v:rect id="Rectangle 1241" o:spid="_x0000_s1330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NzZcYA&#10;AADbAAAADwAAAGRycy9kb3ducmV2LnhtbESPQWsCMRSE74L/ITzBi9SsUm27NYoWRE9KbaH09rp5&#10;3V3dvCxJuq7/vhEEj8PMfMPMFq2pREPOl5YVjIYJCOLM6pJzBZ8f64dnED4ga6wsk4ILeVjMu50Z&#10;ptqe+Z2aQ8hFhLBPUUERQp1K6bOCDPqhrYmj92udwRCly6V2eI5wU8lxkkylwZLjQoE1vRWUnQ5/&#10;RsHxa+NWL9+T/T77qZo1TXfJ6GmgVL/XLl9BBGrDPXxrb7WCxwlcv8Qf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NzZcYAAADbAAAADwAAAAAAAAAAAAAAAACYAgAAZHJz&#10;L2Rvd25yZXYueG1sUEsFBgAAAAAEAAQA9QAAAIsDAAAAAA==&#10;" filled="f" strokecolor="#a3a3a3" strokeweight="2pt">
                <v:path arrowok="t"/>
              </v:rect>
              <v:rect id="Rectangle 2706" o:spid="_x0000_s1331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MgD8UA&#10;AADbAAAADwAAAGRycy9kb3ducmV2LnhtbESPQWvCQBSE74L/YXmCF9FNRLSkriKlLT2IqNVDb4/s&#10;Mwlm36bZ1cR/7wqCx2FmvmHmy9aU4kq1KywriEcRCOLU6oIzBYffr+EbCOeRNZaWScGNHCwX3c4c&#10;E20b3tF17zMRIOwSVJB7XyVSujQng25kK+LgnWxt0AdZZ1LX2AS4KeU4iqbSYMFhIceKPnJKz/uL&#10;UfC9ua3Hg3N8jD/bpjhM/v6z7QyV6vfa1TsIT61/hZ/tH61gMoXHl/A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wyAPxQAAANsAAAAPAAAAAAAAAAAAAAAAAJgCAABkcnMv&#10;ZG93bnJldi54bWxQSwUGAAAAAAQABAD1AAAAigMAAAAA&#10;" fillcolor="#191919" stroked="f">
                <v:path arrowok="t"/>
              </v:rect>
              <v:rect id="Rectangle 2707" o:spid="_x0000_s1332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+FlMUA&#10;AADbAAAADwAAAGRycy9kb3ducmV2LnhtbESPQWvCQBSE74L/YXmCF9FNRLSkriKlLT2IqNVDb4/s&#10;Mwlm36bZ1cR/7wqCx2FmvmHmy9aU4kq1KywriEcRCOLU6oIzBYffr+EbCOeRNZaWScGNHCwX3c4c&#10;E20b3tF17zMRIOwSVJB7XyVSujQng25kK+LgnWxt0AdZZ1LX2AS4KeU4iqbSYMFhIceKPnJKz/uL&#10;UfC9ua3Hg3N8jD/bpjhM/v6z7QyV6vfa1TsIT61/hZ/tH61gMoPHl/A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4WUxQAAANsAAAAPAAAAAAAAAAAAAAAAAJgCAABkcnMv&#10;ZG93bnJldi54bWxQSwUGAAAAAAQABAD1AAAAigMAAAAA&#10;" fillcolor="#191919" stroked="f">
                <v:path arrowok="t"/>
              </v:rect>
              <v:group id="Group 2708" o:spid="_x0000_s1333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Freeform 2709" o:spid="_x0000_s133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tVgMMA&#10;AADbAAAADwAAAGRycy9kb3ducmV2LnhtbESPT2sCMRTE7wW/Q3iCN81apNXVKFJaqNiL/xBvj80z&#10;u7h5WZJUt9/eCEKPw8z8hpktWluLK/lQOVYwHGQgiAunKzYK9ruv/hhEiMgaa8ek4I8CLOadlxnm&#10;2t14Q9dtNCJBOOSooIyxyaUMRUkWw8A1xMk7O28xJumN1B5vCW5r+Zplb9JixWmhxIY+Siou21+r&#10;IHyuqkNY2fbH1u60Pvp3Y9ZeqV63XU5BRGrjf/jZ/tYKRhN4fEk/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tVgMMAAADbAAAADwAAAAAAAAAAAAAAAACYAgAAZHJzL2Rv&#10;d25yZXYueG1sUEsFBgAAAAAEAAQA9QAAAIgDAAAAAA==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3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hqwL8A&#10;AADbAAAADwAAAGRycy9kb3ducmV2LnhtbERPy4rCMBTdD/gP4QruxtQBZ6QaRcQBRTfjA3F3aa5p&#10;sbkpSdTO35uF4PJw3pNZa2txJx8qxwoG/QwEceF0xUbBYf/7OQIRIrLG2jEp+KcAs2nnY4K5dg/+&#10;o/suGpFCOOSooIyxyaUMRUkWQ981xIm7OG8xJuiN1B4fKdzW8ivLvqXFilNDiQ0tSiquu5tVEJbr&#10;6hjWtt3a2p03J/9jzMYr1eu28zGISG18i1/ulVYwTOvTl/QD5PQ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qGrAvwAAANsAAAAPAAAAAAAAAAAAAAAAAJgCAABkcnMvZG93bnJl&#10;di54bWxQSwUGAAAAAAQABAD1AAAAhA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36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shape id="Freeform 2712" o:spid="_x0000_s133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Q+TcQA&#10;AADbAAAADwAAAGRycy9kb3ducmV2LnhtbESPwWrDMBBE74X+g9hCL6WRYtJSXMuhBJfkkEud0vNi&#10;bW1ja2UsxXH+PgoEchxm5g2TrWfbi4lG3zrWsFwoEMSVMy3XGn4P368fIHxANtg7Jg1n8rDOHx8y&#10;TI078Q9NZahFhLBPUUMTwpBK6auGLPqFG4ij9+9GiyHKsZZmxFOE214mSr1Liy3HhQYH2jRUdeXR&#10;apiLlZy2qlP7ilfLontJinD40/r5af76BBFoDvfwrb0zGt4SuH6JP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EPk3EAAAA2wAAAA8AAAAAAAAAAAAAAAAAmAIAAGRycy9k&#10;b3ducmV2LnhtbFBLBQYAAAAABAAEAPUAAACJAwAAAAA=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33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b1sMA&#10;AADbAAAADwAAAGRycy9kb3ducmV2LnhtbESPQWvCQBSE74L/YXlCL6K7WpWSuopIij14MUrPj+xr&#10;EpJ9G7LbmP57t1DwOMzMN8x2P9hG9NT5yrGGxVyBIM6dqbjQcLt+zN5A+IBssHFMGn7Jw343Hm0x&#10;Me7OF+qzUIgIYZ+ghjKENpHS5yVZ9HPXEkfv23UWQ5RdIU2H9wi3jVwqtZEWK44LJbZ0LCmvsx+r&#10;YUhXsj+pWp1zXi3SerpMw/VL65fJcHgHEWgIz/B/+9NoWL/C35f4A+Tu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ib1sMAAADbAAAADwAAAAAAAAAAAAAAAACYAgAAZHJzL2Rv&#10;d25yZXYueG1sUEsFBgAAAAAEAAQA9QAAAIgDAAAAAA==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339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shape id="Freeform 2715" o:spid="_x0000_s134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927cYA&#10;AADbAAAADwAAAGRycy9kb3ducmV2LnhtbESP3WrCQBSE7wt9h+UUelN0kxZ/iK6hLRW9kILRBzhm&#10;j0lo9mzY3Wrs07uC0MthZr5h5nlvWnEi5xvLCtJhAoK4tLrhSsF+txxMQfiArLG1TAou5CFfPD7M&#10;MdP2zFs6FaESEcI+QwV1CF0mpS9rMuiHtiOO3tE6gyFKV0nt8BzhppWvSTKWBhuOCzV29FlT+VP8&#10;GgWTv/TrTRset4XbrD62l+/NYfmi1PNT/z4DEagP/+F7e60VjEZw+xJ/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927cYAAADbAAAADwAAAAAAAAAAAAAAAACYAgAAZHJz&#10;L2Rvd25yZXYueG1sUEsFBgAAAAAEAAQA9QAAAIs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34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3omsUA&#10;AADbAAAADwAAAGRycy9kb3ducmV2LnhtbESP0WrCQBRE34X+w3ILvohurJhK6iptUeqDFBL9gNvs&#10;bRKavRt2V439+m5B8HGYmTPMct2bVpzJ+caygukkAUFcWt1wpeB42I4XIHxA1thaJgVX8rBePQyW&#10;mGl74ZzORahEhLDPUEEdQpdJ6cuaDPqJ7Yij922dwRClq6R2eIlw08qnJEmlwYbjQo0dvddU/hQn&#10;o+D5d7qZacNpW7j9x1t+/dx/bUdKDR/71xcQgfpwD9/aO61gnsL/l/gD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HeiaxQAAANsAAAAPAAAAAAAAAAAAAAAAAJgCAABkcnMv&#10;ZG93bnJldi54bWxQSwUGAAAAAAQABAD1AAAAigMAAAAA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342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<v:shape id="Freeform 2718" o:spid="_x0000_s134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rFMAA&#10;AADbAAAADwAAAGRycy9kb3ducmV2LnhtbERPzWoCMRC+F3yHMEJvNWtBqVujiGCtSBFtH2DYTDeL&#10;m5l1E3X16c2h0OPH9z+dd75WF2pDJWxgOMhAERdiKy4N/HyvXt5AhYhssRYmAzcKMJ/1nqaYW7ny&#10;ni6HWKoUwiFHAy7GJtc6FI48hoE0xIn7ldZjTLAttW3xmsJ9rV+zbKw9VpwaHDa0dFQcD2dv4GM9&#10;WQ+3dydy1D47FV872TTamOd+t3gHFamL/+I/96c1MEpj05f0A/Ts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TrFMAAAADbAAAADwAAAAAAAAAAAAAAAACYAgAAZHJzL2Rvd25y&#10;ZXYueG1sUEsFBgAAAAAEAAQA9QAAAIU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34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hOj8QA&#10;AADbAAAADwAAAGRycy9kb3ducmV2LnhtbESP3WoCMRSE7wu+QziCdzVrwVJXo4hQbSlF/HmAw+a4&#10;Wdycs26ibvv0TaHQy2FmvmFmi87X6kZtqIQNjIYZKOJCbMWlgePh9fEFVIjIFmthMvBFARbz3sMM&#10;cyt33tFtH0uVIBxyNOBibHKtQ+HIYxhKQ5y8k7QeY5JtqW2L9wT3tX7KsmftseK04LChlaPivL96&#10;A+vNZDP6+HYiZ+2zS/G5lfdGGzPod8spqEhd/A//td+sgfEEfr+kH6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4To/EAAAA2wAAAA8AAAAAAAAAAAAAAAAAmAIAAGRycy9k&#10;b3ducmV2LnhtbFBLBQYAAAAABAAEAPUAAACJAwAAAAA=&#10;" path="m705,l1790,e" filled="f" strokecolor="#191919" strokeweight="2pt">
                  <v:path arrowok="t" o:connecttype="custom" o:connectlocs="705,0;1790,0" o:connectangles="0,0"/>
                </v:shape>
              </v:group>
              <v:group id="Group 1256" o:spid="_x0000_s1345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<v:shape id="Freeform 2721" o:spid="_x0000_s134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pqh8MA&#10;AADbAAAADwAAAGRycy9kb3ducmV2LnhtbESPwWrDMBBE74H+g9hCL6GRbIwpTpRQikN76CVO6Xmx&#10;NraxtTKW4rh/XxUKOQ4z84bZHRY7iJkm3znWkGwUCOLamY4bDV/n4/MLCB+QDQ6OScMPeTjsH1Y7&#10;LIy78YnmKjQiQtgXqKENYSyk9HVLFv3GjcTRu7jJYohyaqSZ8BbhdpCpUrm02HFcaHGkt5bqvrpa&#10;DUuZyfld9eqz5iwp+3VahvO31k+Py+sWRKAl3MP/7Q+jIU/g70v8AXL/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pqh8MAAADbAAAADwAAAAAAAAAAAAAAAACYAgAAZHJzL2Rv&#10;d25yZXYueG1sUEsFBgAAAAAEAAQA9QAAAIgDAAAAAA==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34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j08MIA&#10;AADbAAAADwAAAGRycy9kb3ducmV2LnhtbESPQYvCMBSE7wv+h/AEL4smFpGlGkWki3vwoi6eH82z&#10;LW1eSpOt9d+bBcHjMDPfMOvtYBvRU+crxxrmMwWCOHem4kLD7+V7+gXCB2SDjWPS8CAP283oY42p&#10;cXc+UX8OhYgQ9ilqKENoUyl9XpJFP3MtcfRurrMYouwKaTq8R7htZKLUUlqsOC6U2NK+pLw+/1kN&#10;Q7aQ/UHV6pjzYp7Vn0kWLletJ+NhtwIRaAjv8Kv9YzQsE/j/En+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aPTwwgAAANsAAAAPAAAAAAAAAAAAAAAAAJgCAABkcnMvZG93&#10;bnJldi54bWxQSwUGAAAAAAQABAD1AAAAhwMAAAAA&#10;" path="m696,l1781,e" filled="f" strokecolor="#191919" strokeweight="2pt">
                  <v:path arrowok="t" o:connecttype="custom" o:connectlocs="696,0;1781,0" o:connectangles="0,0"/>
                </v:shape>
              </v:group>
              <v:shape id="Freeform 1259" o:spid="_x0000_s1348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D15cMA&#10;AADbAAAADwAAAGRycy9kb3ducmV2LnhtbESPQWvCQBSE7wX/w/KE3urGSkVSVxGNkIuHROn5sfua&#10;pGbfhuw2Sf+9Wyj0OMzMN8x2P9lWDNT7xrGC5SIBQaydabhScLueXzYgfEA22DomBT/kYb+bPW0x&#10;NW7kgoYyVCJC2KeooA6hS6X0uiaLfuE64uh9ut5iiLKvpOlxjHDbytckWUuLDceFGjs61qTv5bdV&#10;MHaZ/8qtPpYfsrxkBU3Z26lQ6nk+Hd5BBJrCf/ivnRsF6xX8fok/QO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D15cMAAADbAAAADwAAAAAAAAAAAAAAAACYAgAAZHJzL2Rv&#10;d25yZXYueG1sUEsFBgAAAAAEAAQA9QAAAIgDAAAAAA==&#10;" path="m,l44,e" filled="f" strokecolor="#191919" strokeweight="2pt">
                <v:path arrowok="t" o:connecttype="custom" o:connectlocs="0,0;44,0" o:connectangles="0,0"/>
              </v:shape>
              <v:shape id="Freeform 1260" o:spid="_x0000_s1349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tpsMQA&#10;AADbAAAADwAAAGRycy9kb3ducmV2LnhtbESPwWrDMBBE74X8g9hALyWRU9wQ3CjGhBRCb01yyHGx&#10;tpZba2UsNZb/PioUehxm5g2zLaPtxI0G3zpWsFpmIIhrp1tuFFzOb4sNCB+QNXaOScFEHsrd7GGL&#10;hXYjf9DtFBqRIOwLVGBC6AspfW3Iol+6njh5n26wGJIcGqkHHBPcdvI5y9bSYstpwWBPe0P19+nH&#10;KsjO8QXzy9e1l4eueqJDzN8no9TjPFavIALF8B/+ax+1gnUOv1/SD5C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babDEAAAA2w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Rectangle 1261" o:spid="_x0000_s1350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iibMQA&#10;AADbAAAADwAAAGRycy9kb3ducmV2LnhtbESPQWvCQBSE74L/YXlCb7pRiEh0lVJQ2uJFzcXbS/aZ&#10;BHffhuw2Sf99t1DocZiZb5jdYbRG9NT5xrGC5SIBQVw63XClIL8d5xsQPiBrNI5JwTd5OOynkx1m&#10;2g18of4aKhEh7DNUUIfQZlL6siaLfuFa4ug9XGcxRNlVUnc4RLg1cpUka2mx4bhQY0tvNZXP65dV&#10;UHycL+H0mZ/6TVG1xhX35dmlSr3MxtctiEBj+A//td+1gnUKv1/iD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YomzEAAAA2wAAAA8AAAAAAAAAAAAAAAAAmAIAAGRycy9k&#10;b3ducmV2LnhtbFBLBQYAAAAABAAEAPUAAACJAwAAAAA=&#10;" stroked="f">
                <v:path arrowok="t"/>
              </v:rect>
              <v:rect id="Rectangle 1262" o:spid="_x0000_s1351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EAccUA&#10;AADbAAAADwAAAGRycy9kb3ducmV2LnhtbESP0UoDMRRE3wv+Q7iCL6XNKrrWtWkRQWn7Im77AdfN&#10;dbNtcrMkabv+vSkIPg4zc4aZLwdnxYlC7DwruJ0WIIgbrztuFey2b5MZiJiQNVrPpOCHIiwXV6M5&#10;Vtqf+ZNOdWpFhnCsUIFJqa+kjI0hh3Hqe+LsffvgMGUZWqkDnjPcWXlXFKV02HFeMNjTq6HmUB+d&#10;AvoYrx/eV/vDZq+tNU/3X/XxMSh1cz28PININKT/8F97pRWUJVy+5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QBxxQAAANsAAAAPAAAAAAAAAAAAAAAAAJgCAABkcnMv&#10;ZG93bnJldi54bWxQSwUGAAAAAAQABAD1AAAAigMAAAAA&#10;" filled="f" strokecolor="#191919" strokeweight="2pt">
                <v:path arrowok="t"/>
              </v:rect>
            </v:group>
            <v:shape id="Text Box 2699" o:spid="_x0000_s1352" type="#_x0000_t202" style="position:absolute;left:377;top:13537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3doMEA&#10;AADbAAAADwAAAGRycy9kb3ducmV2LnhtbESP0YrCMBRE34X9h3CFfdNUxe5SjSIFcZ8EtR9waa5N&#10;sbnpNtHWv98sCD4OM3OGWW8H24gHdb52rGA2TUAQl07XXCkoLvvJNwgfkDU2jknBkzxsNx+jNWba&#10;9XyixzlUIkLYZ6jAhNBmUvrSkEU/dS1x9K6usxii7CqpO+wj3DZyniSptFhzXDDYUm6ovJ3vVsHx&#10;KU2/sMuizPP0mC5+93g7NEp9jofdCkSgIbzDr/aPVpB+wf+X+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93aDBAAAA2wAAAA8AAAAAAAAAAAAAAAAAmAIAAGRycy9kb3du&#10;cmV2LnhtbFBLBQYAAAAABAAEAPUAAACGAwAAAAA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353" type="#_x0000_t202" style="position:absolute;left:377;top:8243;width:720;height:11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JJ0r8A&#10;AADbAAAADwAAAGRycy9kb3ducmV2LnhtbERPS2rDMBDdF3oHMYXuGrk1McGNHIIhtCtDUh9gsKaW&#10;sTVyLNWf21eLQpeP9z+eVjuImSbfOVbwuktAEDdOd9wqqL8uLwcQPiBrHByTgo08nIrHhyPm2i18&#10;pfkWWhFD2OeowIQw5lL6xpBFv3MjceS+3WQxRDi1Uk+4xHA7yLckyaTFjmODwZFKQ01/+7EKqk2a&#10;JbX7uinLrMrS+wX7j0Gp56f1/A4i0Br+xX/uT60gi2Pjl/gDZPE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4knSvwAAANsAAAAPAAAAAAAAAAAAAAAAAJgCAABkcnMvZG93bnJl&#10;di54bWxQSwUGAAAAAAQABAD1AAAAhAMAAAAA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354" type="#_x0000_t202" style="position:absolute;left:397;top:11806;width:480;height:12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sScEA&#10;AADbAAAADwAAAGRycy9kb3ducmV2LnhtbESP0YrCMBRE34X9h3CFfdNUxbJbjSIFcZ8EtR9waa5N&#10;sbnpNtHWv98sCD4OM3OGWW8H24gHdb52rGA2TUAQl07XXCkoLvvJFwgfkDU2jknBkzxsNx+jNWba&#10;9XyixzlUIkLYZ6jAhNBmUvrSkEU/dS1x9K6usxii7CqpO+wj3DZyniSptFhzXDDYUm6ovJ3vVsHx&#10;KU2/sMuizPP0mC5+93g7NEp9jofdCkSgIbzDr/aPVpB+w/+X+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u7EnBAAAA2wAAAA8AAAAAAAAAAAAAAAAAmAIAAGRycy9kb3du&#10;cmV2LnhtbFBLBQYAAAAABAAEAPUAAACGAwAAAAA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355" type="#_x0000_t202" style="position:absolute;left:397;top:10116;width:480;height:9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TCcAA&#10;AADbAAAADwAAAGRycy9kb3ducmV2LnhtbERP3WrCMBS+F3yHcITdaTpl3ehMixTKdiXofIBDc9YU&#10;m5PaxLa+/XIx8PLj+98Xs+3ESINvHSt43SQgiGunW24UXH6q9QcIH5A1do5JwYM8FPlyscdMu4lP&#10;NJ5DI2II+wwVmBD6TEpfG7LoN64njtyvGyyGCIdG6gGnGG47uU2SVFpsOTYY7Kk0VF/Pd6vg+JBm&#10;2tm3S12W6THd3Sq8fnVKvazmwyeIQHN4iv/d31rBe1wfv8QfIP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3TCcAAAADbAAAADwAAAAAAAAAAAAAAAACYAgAAZHJzL2Rvd25y&#10;ZXYueG1sUEsFBgAAAAAEAAQA9QAAAIUDAAAAAA=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356" type="#_x0000_t202" style="position:absolute;left:417;top:6480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2ksMA&#10;AADbAAAADwAAAGRycy9kb3ducmV2LnhtbESPwWrDMBBE74X8g9hCbo2cmrrBjRKKIaQnQ918wGJt&#10;LBNr5VhKbP99VCj0OMzMG2a7n2wn7jT41rGC9SoBQVw73XKj4PRzeNmA8AFZY+eYFMzkYb9bPG0x&#10;127kb7pXoRERwj5HBSaEPpfS14Ys+pXriaN3doPFEOXQSD3gGOG2k69JkkmLLccFgz0VhupLdbMK&#10;ylmaMbVvp7oosjJLrwe8HDulls/T5weIQFP4D/+1v7SC9zX8fok/QO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F2ksMAAADb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357" type="#_x0000_t202" style="position:absolute;left:417;top:4760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o5cMA&#10;AADbAAAADwAAAGRycy9kb3ducmV2LnhtbESPwWrDMBBE74X8g9hAbo1cm7rFjWKCIbSnQNJ8wGJt&#10;LRNr5VhqbP99VCjkOMzMG2ZTTrYTNxp861jByzoBQVw73XKj4Py9f34H4QOyxs4xKZjJQ7ldPG2w&#10;0G7kI91OoRERwr5ABSaEvpDS14Ys+rXriaP34waLIcqhkXrAMcJtJ9MkyaXFluOCwZ4qQ/Xl9GsV&#10;HGZpxsy+nuuqyg95dt3j5bNTarWcdh8gAk3hEf5vf2kFbyn8fYk/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Po5cMAAADb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358" type="#_x0000_t202" style="position:absolute;left:397;top:2475;width:570;height:17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9NfsIA&#10;AADbAAAADwAAAGRycy9kb3ducmV2LnhtbESP3YrCMBSE7xd8h3AE79bULVulGmUpiHsl+PMAh+bY&#10;FJuT2kRb394sLHg5zMw3zGoz2EY8qPO1YwWzaQKCuHS65krB+bT9XIDwAVlj45gUPMnDZj36WGGu&#10;Xc8HehxDJSKEfY4KTAhtLqUvDVn0U9cSR+/iOoshyq6SusM+wm0jv5IkkxZrjgsGWyoMldfj3SrY&#10;P6XpU/t9Losi22fpbYvXXaPUZDz8LEEEGsI7/N/+1QrmKfx9iT9Ar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01+wgAAANsAAAAPAAAAAAAAAAAAAAAAAJgCAABkcnMvZG93&#10;bnJldi54bWxQSwUGAAAAAAQABAD1AAAAhwMAAAAA&#10;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359" type="#_x0000_t202" style="position:absolute;left:400;top:591;width:477;height:16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bVCsMA&#10;AADbAAAADwAAAGRycy9kb3ducmV2LnhtbESPwWrDMBBE74X8g9hAbo3cunWLG8UEQ0hOhqb5gMXa&#10;WibWyrHU2P77qFDocZiZN8ymmGwnbjT41rGCp3UCgrh2uuVGwflr//gOwgdkjZ1jUjCTh2K7eNhg&#10;rt3In3Q7hUZECPscFZgQ+lxKXxuy6NeuJ47etxsshiiHRuoBxwi3nXxOkkxabDkuGOypNFRfTj9W&#10;QTVLM6b29VyXZVZl6XWPl0On1Go57T5ABJrCf/ivfdQK3l7g90v8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nbVCsMAAADbAAAADwAAAAAAAAAAAAAAAACYAgAAZHJzL2Rv&#10;d25yZXYueG1sUEsFBgAAAAAEAAQA9QAAAIgDAAAAAA==&#10;" filled="f" stroked="f">
              <v:textbox style="layout-flow:vertical;mso-layout-flow-alt:bottom-to-top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</w:p>
    <w:p w:rsidR="00663253" w:rsidRDefault="00663253" w:rsidP="00663253"/>
    <w:p w:rsidR="00663253" w:rsidRDefault="00663253"/>
    <w:p w:rsidR="00663253" w:rsidRDefault="00663253" w:rsidP="00663253"/>
    <w:p w:rsidR="00663253" w:rsidRDefault="00663253"/>
    <w:p w:rsidR="007B0C91" w:rsidRDefault="007B0C91"/>
    <w:p w:rsidR="007B0C91" w:rsidRDefault="007B0C91">
      <w:pPr>
        <w:sectPr w:rsidR="007B0C91" w:rsidSect="00663253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:rsidR="00663253" w:rsidRDefault="00EE22B2">
      <w:r>
        <w:rPr>
          <w:noProof/>
        </w:rPr>
        <w:lastRenderedPageBreak/>
        <w:pict>
          <v:group id="Group 1199" o:spid="_x0000_s1360" style="position:absolute;margin-left:406.5pt;margin-top:-75.1pt;width:156.05pt;height:795.85pt;z-index:-251595776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">
            <v:group id="Group 2735" o:spid="_x0000_s1361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<v:rect id="Rectangle 2736" o:spid="_x0000_s1362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1i+MMA&#10;AADaAAAADwAAAGRycy9kb3ducmV2LnhtbESPQYvCMBSE7wv+h/CEvYimFhGpRhFREJY91F2l3h7N&#10;sy02L6WJ2v33RhD2OMzMN8xi1Zla3Kl1lWUF41EEgji3uuJCwe/PbjgD4TyyxtoyKfgjB6tl72OB&#10;ibYPTul+8IUIEHYJKii9bxIpXV6SQTeyDXHwLrY16INsC6lbfAS4qWUcRVNpsOKwUGJDm5Ly6+Fm&#10;FGzjbH35qtMm/TbZcUyxGeTnk1Kf/W49B+Gp8//hd3uvFUzgdSXc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1i+MMAAADaAAAADwAAAAAAAAAAAAAAAACYAgAAZHJzL2Rv&#10;d25yZXYueG1sUEsFBgAAAAAEAAQA9QAAAIgDAAAAAA==&#10;" fillcolor="#474747" stroked="f">
                <v:path arrowok="t"/>
              </v:rect>
              <v:rect id="Rectangle 2737" o:spid="_x0000_s1363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slNsMA&#10;AADaAAAADwAAAGRycy9kb3ducmV2LnhtbESPS2vDMBCE74X8B7GB3Bo5hTzqWA4h0BB6afMovW6t&#10;jW1irYykxO6/rwqBHIeZ+YbJVr1pxI2cry0rmIwTEMSF1TWXCk7Ht+cFCB+QNTaWScEveVjlg6cM&#10;U2073tPtEEoRIexTVFCF0KZS+qIig35sW+Lona0zGKJ0pdQOuwg3jXxJkpk0WHNcqLClTUXF5XA1&#10;CjrX03Rb6o/F7P3r+Pr9M8f20yk1GvbrJYhAfXiE7+2dVjCF/yvxBs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slNsMAAADaAAAADwAAAAAAAAAAAAAAAACYAgAAZHJzL2Rv&#10;d25yZXYueG1sUEsFBgAAAAAEAAQA9QAAAIgDAAAAAA==&#10;" fillcolor="#dcdcdc" stroked="f">
                <v:path arrowok="t"/>
              </v:rect>
              <v:rect id="Rectangle 2738" o:spid="_x0000_s1364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GwPcMA&#10;AADaAAAADwAAAGRycy9kb3ducmV2LnhtbESPQWvCQBSE74L/YXmCN93oIS3RVURMkR6KRi/eHrvP&#10;JJh9G7LbmP77bkHocZiZb5j1drCN6KnztWMFi3kCglg7U3Op4HrJZ+8gfEA22DgmBT/kYbsZj9aY&#10;GffkM/VFKEWEsM9QQRVCm0npdUUW/dy1xNG7u85iiLIrpenwGeG2kcskSaXFmuNChS3tK9KP4ttG&#10;yj49PBanvnBn/Xb7yvXh8yO/KjWdDLsViEBD+A+/2kejIIW/K/EG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GwPcMAAADaAAAADwAAAAAAAAAAAAAAAACYAgAAZHJzL2Rv&#10;d25yZXYueG1sUEsFBgAAAAAEAAQA9QAAAIgDAAAAAA==&#10;" fillcolor="#d8d8d8 [2732]" stroked="f">
                <v:path arrowok="t"/>
              </v:rect>
              <v:rect id="Rectangle 1204" o:spid="_x0000_s1365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TfcQA&#10;AADaAAAADwAAAGRycy9kb3ducmV2LnhtbESPQWuDQBSE74X+h+UVemvWFNoE6xpCINIWLya55PZ0&#10;X1XivhV3q+bfZwuFHIeZ+YZJNrPpxEiDay0rWC4iEMSV1S3XCk7H/csahPPIGjvLpOBKDjbp40OC&#10;sbYTFzQefC0ChF2MChrv+1hKVzVk0C1sTxy8HzsY9EEOtdQDTgFuOvkaRe/SYMthocGedg1Vl8Ov&#10;UVB+5YXPvk/ZuC7rvrPleZnbN6Wen+btBwhPs7+H/9ufWsEK/q6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qE33EAAAA2gAAAA8AAAAAAAAAAAAAAAAAmAIAAGRycy9k&#10;b3ducmV2LnhtbFBLBQYAAAAABAAEAPUAAACJAwAAAAA=&#10;" stroked="f">
                <v:path arrowok="t"/>
              </v:rect>
              <v:rect id="Rectangle 2740" o:spid="_x0000_s1366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rhMEA&#10;AADaAAAADwAAAGRycy9kb3ducmV2LnhtbERPy2oCMRTdC/5DuEI3RTMWfI1GaQtSV5WqIO6uk+vM&#10;2MnNkKTj+PdmUXB5OO/FqjWVaMj50rKC4SABQZxZXXKu4LBf96cgfEDWWFkmBXfysFp2OwtMtb3x&#10;DzW7kIsYwj5FBUUIdSqlzwoy6Ae2Jo7cxTqDIUKXS+3wFsNNJd+SZCwNlhwbCqzps6Dsd/dnFFyP&#10;X+5jdhptt9m5atY0/k6Gk1elXnrt+xxEoDY8xf/ujVYQt8Yr8Qb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aq4TBAAAA2gAAAA8AAAAAAAAAAAAAAAAAmAIAAGRycy9kb3du&#10;cmV2LnhtbFBLBQYAAAAABAAEAPUAAACGAwAAAAA=&#10;" filled="f" strokecolor="#a3a3a3" strokeweight="2pt">
                <v:path arrowok="t"/>
              </v:rect>
              <v:rect id="Rectangle 2741" o:spid="_x0000_s1367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5MZcUA&#10;AADaAAAADwAAAGRycy9kb3ducmV2LnhtbESPQWvCQBSE74L/YXlCL0U3Eak2uopIWzyIqNWDt0f2&#10;mQSzb9Ps1sR/7xYKHoeZ+YaZLVpTihvVrrCsIB5EIIhTqwvOFBy/P/sTEM4jaywtk4I7OVjMu50Z&#10;Jto2vKfbwWciQNglqCD3vkqkdGlOBt3AVsTBu9jaoA+yzqSusQlwU8phFL1JgwWHhRwrWuWUXg+/&#10;RsHX9r4Zvl7jU/zRNsVxdP7JdmNU6qXXLqcgPLX+Gf5vr7WCd/i7Em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fkxlxQAAANoAAAAPAAAAAAAAAAAAAAAAAJgCAABkcnMv&#10;ZG93bnJldi54bWxQSwUGAAAAAAQABAD1AAAAigMAAAAA&#10;" fillcolor="#191919" stroked="f">
                <v:path arrowok="t"/>
              </v:rect>
              <v:rect id="Rectangle 2742" o:spid="_x0000_s1368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Uy/cYA&#10;AADbAAAADwAAAGRycy9kb3ducmV2LnhtbESPQWvCQBCF74X+h2UKXkrdRIotqauIqPQg0lo9eBuy&#10;0ySYnY3Z1cR/7xwKvc3w3rz3zWTWu1pdqQ2VZwPpMAFFnHtbcWFg/7N6eQcVIrLF2jMZuFGA2fTx&#10;YYKZ9R1/03UXCyUhHDI0UMbYZFqHvCSHYegbYtF+feswytoW2rbYSbir9ShJxtphxdJQYkOLkvLT&#10;7uIMrLe3zej5lB7SZd9V+9fjufh6Q2MGT/38A1SkPv6b/64/reALvfwiA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Uy/cYAAADbAAAADwAAAAAAAAAAAAAAAACYAgAAZHJz&#10;L2Rvd25yZXYueG1sUEsFBgAAAAAEAAQA9QAAAIsDAAAAAA==&#10;" fillcolor="#191919" stroked="f">
                <v:path arrowok="t"/>
              </v:rect>
              <v:group id="Group 2743" o:spid="_x0000_s136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<v:shape id="Freeform 2744" o:spid="_x0000_s137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MMUsEA&#10;AADbAAAADwAAAGRycy9kb3ducmV2LnhtbERPS4vCMBC+C/6HMIIX0XQVRbpGkQXBk6yPgt6GZrYt&#10;NpPSxFr31xtB8DYf33MWq9aUoqHaFZYVfI0iEMSp1QVnCk7HzXAOwnlkjaVlUvAgB6tlt7PAWNs7&#10;76k5+EyEEHYxKsi9r2IpXZqTQTeyFXHg/mxt0AdYZ1LXeA/hppTjKJpJgwWHhhwr+skpvR5uRsG8&#10;nE6Ikt/LoEn+d5tpc36kyVmpfq9df4Pw1PqP+O3e6jB/DK9fwgF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TDFLBAAAA2wAAAA8AAAAAAAAAAAAAAAAAmAIAAGRycy9kb3du&#10;cmV2LnhtbFBLBQYAAAAABAAEAPUAAACGAwAAAAA=&#10;" path="m1094,l,e" filled="f" strokecolor="#191919" strokeweight="2pt">
                  <v:path arrowok="t" o:connecttype="custom" o:connectlocs="1094,0;0,0" o:connectangles="0,0"/>
                </v:shape>
                <v:shape id="Freeform 2745" o:spid="_x0000_s137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+pycMA&#10;AADbAAAADwAAAGRycy9kb3ducmV2LnhtbERPS2vCQBC+F/wPywheSt3UEJHUVaQgeCr1EbC3YXea&#10;BLOzIbvG2F/fFQq9zcf3nOV6sI3oqfO1YwWv0wQEsXam5lLB6bh9WYDwAdlg45gU3MnDejV6WmJu&#10;3I331B9CKWII+xwVVCG0uZReV2TRT11LHLlv11kMEXalNB3eYrht5CxJ5tJizbGhwpbeK9KXw9Uq&#10;WDRZSlR8fj33xc/HNuvPd12clZqMh80biEBD+Bf/uXcmzk/h8Us8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+pycMAAADb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37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 2747" o:spid="_x0000_s137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2I1MAA&#10;AADbAAAADwAAAGRycy9kb3ducmV2LnhtbERPTYvCMBC9C/6HMIIX0VRRcbtGEUHxImL1sMfZZmyL&#10;zaQ0Ueu/N4LgbR7vc+bLxpTiTrUrLCsYDiIQxKnVBWcKzqdNfwbCeWSNpWVS8CQHy0W7NcdY2wcf&#10;6Z74TIQQdjEqyL2vYildmpNBN7AVceAutjboA6wzqWt8hHBTylEUTaXBgkNDjhWtc0qvyc0o+Ott&#10;LiZyP5PeYUv/dBrr2yrdK9XtNKtfEJ4a/xV/3Dsd5k/g/Us4QC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M2I1MAAAADb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37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8Wo8EA&#10;AADbAAAADwAAAGRycy9kb3ducmV2LnhtbERPS4vCMBC+C/6HMIIX0dRFxe2aFllQvIj4OOxxthnb&#10;YjMpTdT6740geJuP7zmLtDWVuFHjSssKxqMIBHFmdcm5gtNxNZyDcB5ZY2WZFDzIQZp0OwuMtb3z&#10;nm4Hn4sQwi5GBYX3dSylywoy6Ea2Jg7c2TYGfYBNLnWD9xBuKvkVRTNpsOTQUGBNvwVll8PVKPgb&#10;rM4mct/TwW5N/3Sc6Osy2yrV77XLHxCeWv8Rv90bHebP4PVLOEA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fFqPBAAAA2wAAAA8AAAAAAAAAAAAAAAAAmAIAAGRycy9kb3du&#10;cmV2LnhtbFBLBQYAAAAABAAEAPUAAACG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37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<v:shape id="Freeform 2750" o:spid="_x0000_s137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s7uMUA&#10;AADbAAAADwAAAGRycy9kb3ducmV2LnhtbESPT2vCQBDF74LfYZlCL1I3bVEkuooUhJ6k/gnY25Ad&#10;k9DsbMhuY/TTOwfB2wzvzXu/Wax6V6uO2lB5NvA+TkAR595WXBg4HjZvM1AhIlusPZOBKwVYLYeD&#10;BabWX3hH3T4WSkI4pGigjLFJtQ55SQ7D2DfEop196zDK2hbatniRcFfrjySZaocVS0OJDX2VlP/t&#10;/52BWT35JMp+fkdddttuJt3pmmcnY15f+vUcVKQ+Ps2P628r+AIrv8gA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uzu4xQAAANsAAAAPAAAAAAAAAAAAAAAAAJgCAABkcnMv&#10;ZG93bnJldi54bWxQSwUGAAAAAAQABAD1AAAAigMAAAAA&#10;" path="m1094,l,e" filled="f" strokecolor="#191919" strokeweight="2pt">
                  <v:path arrowok="t" o:connecttype="custom" o:connectlocs="1094,0;0,0" o:connectangles="0,0"/>
                </v:shape>
                <v:shape id="Freeform 2751" o:spid="_x0000_s137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eeI8IA&#10;AADbAAAADwAAAGRycy9kb3ducmV2LnhtbERPS4vCMBC+L/gfwgheFk11UdyuUUQQPC2+Cu5taGbb&#10;YjMpTazVX28Ewdt8fM+ZLVpTioZqV1hWMBxEIIhTqwvOFBwP6/4UhPPIGkvLpOBGDhbzzscMY22v&#10;vKNm7zMRQtjFqCD3voqldGlOBt3AVsSB+7e1QR9gnUld4zWEm1KOomgiDRYcGnKsaJVTet5fjIJp&#10;Of4iSrZ/n01y/12Pm9MtTU5K9brt8geEp9a/xS/3Rof53/D8JRw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954jwgAAANsAAAAPAAAAAAAAAAAAAAAAAJgCAABkcnMvZG93&#10;bnJldi54bWxQSwUGAAAAAAQABAD1AAAAhw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37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Freeform 2753" o:spid="_x0000_s137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1YmMQA&#10;AADbAAAADwAAAGRycy9kb3ducmV2LnhtbESPT4vCMBTE74LfITzBy6KpiiLVKCIIe5L1T6HeHs3b&#10;tmzzUppsrfvpjbDgcZiZ3zDrbWcq0VLjSssKJuMIBHFmdcm5guvlMFqCcB5ZY2WZFDzIwXbT760x&#10;1vbOJ2rPPhcBwi5GBYX3dSylywoy6Ma2Jg7et20M+iCbXOoG7wFuKjmNooU0WHJYKLCmfUHZz/nX&#10;KFhW8xlR8nX7aJO/42Hepo8sSZUaDrrdCoSnzr/D/+1PrWA6gdeX8APk5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tWJjEAAAA2wAAAA8AAAAAAAAAAAAAAAAAmAIAAGRycy9k&#10;b3ducmV2LnhtbFBLBQYAAAAABAAEAPUAAACJAwAAAAA=&#10;" path="m1094,l,e" filled="f" strokecolor="#191919" strokeweight="2pt">
                  <v:path arrowok="t" o:connecttype="custom" o:connectlocs="1094,0;0,0" o:connectangles="0,0"/>
                </v:shape>
                <v:shape id="Freeform 2754" o:spid="_x0000_s138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/G78UA&#10;AADbAAAADwAAAGRycy9kb3ducmV2LnhtbESPT2vCQBTE70K/w/IKvUjdmJIi0VWKEPBUWm3A3h7Z&#10;ZxKafRuya/7003cLgsdhZn7DbHajaURPnastK1guIhDEhdU1lwq+TtnzCoTzyBoby6RgIge77cNs&#10;g6m2A39Sf/SlCBB2KSqovG9TKV1RkUG3sC1x8C62M+iD7EqpOxwC3DQyjqJXabDmsFBhS/uKip/j&#10;1ShYNckLUf7xPe/z3/cs6c9TkZ+Venoc39YgPI3+Hr61D1pBHMP/l/AD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8bvxQAAANsAAAAPAAAAAAAAAAAAAAAAAJgCAABkcnMv&#10;ZG93bnJldi54bWxQSwUGAAAAAAQABAD1AAAAig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38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<v:shape id="Freeform 2756" o:spid="_x0000_s138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M2U8YA&#10;AADbAAAADwAAAGRycy9kb3ducmV2LnhtbESP3WrCQBSE7wu+w3KE3pS6SbBSohsRsVApFKM+wCF7&#10;mp9mz8bsNqZv3y0IXg4z8w2zWo+mFQP1rrasIJ5FIIgLq2suFZxPb8+vIJxH1thaJgW/5GCdTR5W&#10;mGp75ZyGoy9FgLBLUUHlfZdK6YqKDLqZ7YiD92V7gz7IvpS6x2uAm1YmUbSQBmsOCxV2tK2o+D7+&#10;GAWLPPmMm8vLrtFPH5vhFB8u+f6g1ON03CxBeBr9PXxrv2sFyRz+v4Qf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M2U8YAAADb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57" o:spid="_x0000_s138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+TyMQA&#10;AADbAAAADwAAAGRycy9kb3ducmV2LnhtbESP0WrCQBRE3wv+w3IFX4puElAkuopIC5VCMeoHXLLX&#10;JJq9G7PbmP59VxB8HGbmDLNc96YWHbWusqwgnkQgiHOrKy4UnI6f4zkI55E11pZJwR85WK8Gb0tM&#10;tb1zRt3BFyJA2KWooPS+SaV0eUkG3cQ2xME729agD7ItpG7xHuCmlkkUzaTBisNCiQ1tS8qvh1+j&#10;YJYlP/HlNv246PfvTXeM97dst1dqNOw3CxCeev8KP9tfWkEyhceX8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Pk8jEAAAA2w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38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zFMQA&#10;AADbAAAADwAAAGRycy9kb3ducmV2LnhtbESPQWvCQBSE70L/w/KE3szGFIKkWUUChUJB0Ejw+My+&#10;JsHs2zS71fTfdwXB4zAz3zD5ZjK9uNLoOssKllEMgri2uuNGwbH8WKxAOI+ssbdMCv7IwWb9Mssx&#10;0/bGe7oefCMChF2GClrvh0xKV7dk0EV2IA7etx0N+iDHRuoRbwFuepnEcSoNdhwWWhyoaKm+HH6N&#10;Als1xbmsfmq/23/Fsjy5t126Uup1Pm3fQXia/DP8aH9qBUkK9y/hB8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+cxTEAAAA2wAAAA8AAAAAAAAAAAAAAAAAmAIAAGRycy9k&#10;b3ducmV2LnhtbFBLBQYAAAAABAAEAPUAAACJAwAAAAA=&#10;" path="m,l423,e" filled="f" strokecolor="#191919" strokeweight="2pt">
                <v:path arrowok="t" o:connecttype="custom" o:connectlocs="0,0;423,0" o:connectangles="0,0"/>
              </v:shape>
              <v:shape id="Freeform 2759" o:spid="_x0000_s138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N548MA&#10;AADbAAAADwAAAGRycy9kb3ducmV2LnhtbESPT0sDMRTE74LfITzBi7hZW+jK2rQUqdJr/yB4e26e&#10;yeLmJSRpu/32piB4HGbmN8x8ObpBnCim3rOCp6oGQdx53bNRcNi/PT6DSBlZ4+CZFFwowXJxezPH&#10;Vvszb+m0y0YUCKcWFdicQytl6iw5TJUPxMX79tFhLjIaqSOeC9wNclLXM+mw57JgMdCrpe5nd3QK&#10;tk3zRWHzYMxsGvv3yyrY9cenUvd34+oFRKYx/4f/2hutYNLA9Uv5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N548MAAADbAAAADwAAAAAAAAAAAAAAAACYAgAAZHJzL2Rv&#10;d25yZXYueG1sUEsFBgAAAAAEAAQA9QAAAIgDAAAAAA==&#10;" path="m,l,40e" filled="f" strokecolor="#191919" strokeweight="2pt">
                <v:path arrowok="t" o:connecttype="custom" o:connectlocs="0,0;0,40" o:connectangles="0,0"/>
              </v:shape>
              <v:rect id="Rectangle 2760" o:spid="_x0000_s1386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0Mr0A&#10;AADbAAAADwAAAGRycy9kb3ducmV2LnhtbERPuwrCMBTdBf8hXMFNUwVFqlFEUFRcfCxut821LTY3&#10;pYm1/r0ZBMfDeS9WrSlFQ7UrLCsYDSMQxKnVBWcKbtftYAbCeWSNpWVS8CEHq2W3s8BY2zefqbn4&#10;TIQQdjEqyL2vYildmpNBN7QVceAetjboA6wzqWt8h3BTynEUTaXBgkNDjhVtckqfl5dRkBxOZ787&#10;3nbNLMmq0ib30clOlOr32vUchKfW/8U/914rGIex4Uv4AXL5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XO0Mr0AAADbAAAADwAAAAAAAAAAAAAAAACYAgAAZHJzL2Rvd25yZXYu&#10;eG1sUEsFBgAAAAAEAAQA9QAAAIIDAAAAAA==&#10;" stroked="f">
                <v:path arrowok="t"/>
              </v:rect>
              <v:rect id="Rectangle 2761" o:spid="_x0000_s1387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tw8UA&#10;AADbAAAADwAAAGRycy9kb3ducmV2LnhtbESP0WoCMRRE3wv9h3ALvpSardS2bo1SBMX6Il39gNvN&#10;7WY1uVmSqNu/b4RCH4eZOcNM572z4kwhtp4VPA4LEMS11y03Cva75cMriJiQNVrPpOCHIsxntzdT&#10;LLW/8Cedq9SIDOFYogKTUldKGWtDDuPQd8TZ+/bBYcoyNFIHvGS4s3JUFM/SYct5wWBHC0P1sTo5&#10;BbS9/xiv1ofj5qCtNZOnr+r0EpQa3PXvbyAS9ek//NdeawWjCVy/5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1C3DxQAAANsAAAAPAAAAAAAAAAAAAAAAAJgCAABkcnMv&#10;ZG93bnJldi54bWxQSwUGAAAAAAQABAD1AAAAigMAAAAA&#10;" filled="f" strokecolor="#191919" strokeweight="2pt">
                <v:path arrowok="t"/>
              </v:rect>
            </v:group>
            <v:shape id="Text Box 2594" o:spid="_x0000_s1388" type="#_x0000_t202" style="position:absolute;left:11203;top:8034;width:720;height:11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2M/cYA&#10;AADbAAAADwAAAGRycy9kb3ducmV2LnhtbESPQWvCQBSE7wX/w/IEb3WT2oqkrqK1BRGFVttDb4/s&#10;Mwlm38bs1qz/3i0Uehxm5htmOg+mFhdqXWVZQTpMQBDnVldcKPg8vN1PQDiPrLG2TAqu5GA+691N&#10;MdO24w+67H0hIoRdhgpK75tMSpeXZNANbUMcvaNtDfoo20LqFrsIN7V8SJKxNFhxXCixoZeS8tP+&#10;xyh4Xb5vVrtzCMdumVaPuHr6Gm2/lRr0w+IZhKfg/8N/7bVWMErh90v8AX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2M/cYAAADbAAAADwAAAAAAAAAAAAAAAACYAgAAZHJz&#10;L2Rvd25yZXYueG1sUEsFBgAAAAAEAAQA9QAAAIs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389" type="#_x0000_t202" style="position:absolute;left:11423;top:9772;width:480;height:9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SisYA&#10;AADbAAAADwAAAGRycy9kb3ducmV2LnhtbESPQWsCMRSE7wX/Q3iCN82qrZStUWq1UIqCVXvw9tg8&#10;dxc3L+smuum/bwpCj8PMfMNM58FU4kaNKy0rGA4SEMSZ1SXnCg779/4zCOeRNVaWScEPOZjPOg9T&#10;TLVt+YtuO5+LCGGXooLC+zqV0mUFGXQDWxNH72Qbgz7KJpe6wTbCTSVHSTKRBkuOCwXW9FZQdt5d&#10;jYLVYvu53FxCOLWLYfmIy6fv8fqoVK8bXl9AeAr+P3xvf2gF4xH8fY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8SisYAAADbAAAADwAAAAAAAAAAAAAAAACYAgAAZHJz&#10;L2Rvd25yZXYueG1sUEsFBgAAAAAEAAQA9QAAAIs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390" type="#_x0000_t202" style="position:absolute;left:11403;top:11621;width:480;height:1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O3EcYA&#10;AADbAAAADwAAAGRycy9kb3ducmV2LnhtbESPQWvCQBSE7wX/w/IEb7qxaYtEV6m1BRELrbYHb4/s&#10;MwnNvo3ZrVn/vVsQehxm5htmtgimFmdqXWVZwXiUgCDOra64UPC1fxtOQDiPrLG2TAou5GAx793N&#10;MNO2408673whIoRdhgpK75tMSpeXZNCNbEMcvaNtDfoo20LqFrsIN7W8T5InabDiuFBiQy8l5T+7&#10;X6PgdfmxWb2fQjh2y3H1gKvH73R7UGrQD89TEJ6C/w/f2mutIE3h70v8AX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O3EcYAAADbAAAADwAAAAAAAAAAAAAAAACYAgAAZHJz&#10;L2Rvd25yZXYueG1sUEsFBgAAAAAEAAQA9QAAAIs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391" type="#_x0000_t202" style="position:absolute;left:11383;top:13480;width:480;height:11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ovZcYA&#10;AADbAAAADwAAAGRycy9kb3ducmV2LnhtbESPS2vDMBCE74X8B7GB3ho5T4ITJSRNC6W0kOcht8Xa&#10;2CbWyrXUWP33VaDQ4zAz3zDzZTCVuFHjSssK+r0EBHFmdcm5guPh9WkKwnlkjZVlUvBDDpaLzsMc&#10;U21b3tFt73MRIexSVFB4X6dSuqwgg65na+LoXWxj0EfZ5FI32Ea4qeQgSSbSYMlxocCangvKrvtv&#10;o+BlvX3ffH6FcGnX/XKEm/Fp+HFW6rEbVjMQnoL/D/+137SC4QjuX+IP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ovZcYAAADbAAAADwAAAAAAAAAAAAAAAACYAgAAZHJz&#10;L2Rvd25yZXYueG1sUEsFBgAAAAAEAAQA9QAAAIs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392" type="#_x0000_t202" style="position:absolute;left:11515;top:577;width:377;height:17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K/sYA&#10;AADbAAAADwAAAGRycy9kb3ducmV2LnhtbESPT2sCMRTE7wW/Q3hCbzVrrSKrUWqtIKUF/x68PTbP&#10;3cXNy3YT3fjtm0Khx2FmfsNM58FU4kaNKy0r6PcSEMSZ1SXnCg771dMYhPPIGivLpOBODuazzsMU&#10;U21b3tJt53MRIexSVFB4X6dSuqwgg65na+LonW1j0EfZ5FI32Ea4qeRzkoykwZLjQoE1vRWUXXZX&#10;o+B9sflYfn2HcG4X/fIFl8Pj4POk1GM3vE5AeAr+P/zXXmsFgyH8fok/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aK/sYAAADbAAAADwAAAAAAAAAAAAAAAACYAgAAZHJz&#10;L2Rvd25yZXYueG1sUEsFBgAAAAAEAAQA9QAAAIsDAAAAAA==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393" type="#_x0000_t202" style="position:absolute;left:11623;top:4416;width:240;height: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QUicYA&#10;AADbAAAADwAAAGRycy9kb3ducmV2LnhtbESPT2sCMRTE7wW/Q3hCbzVrbUVWo9RaQUoF/x68PTbP&#10;3cXNy3YT3fjtm0Khx2FmfsNMZsFU4kaNKy0r6PcSEMSZ1SXnCg775dMIhPPIGivLpOBODmbTzsME&#10;U21b3tJt53MRIexSVFB4X6dSuqwgg65na+LonW1j0EfZ5FI32Ea4qeRzkgylwZLjQoE1vReUXXZX&#10;o+BjvvlcrL9DOLfzfvmCi9fj4Ouk1GM3vI1BeAr+P/zXXmkFgyH8fok/QE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QUicYAAADbAAAADwAAAAAAAAAAAAAAAACYAgAAZHJz&#10;L2Rvd25yZXYueG1sUEsFBgAAAAAEAAQA9QAAAIsDAAAAAA=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394" type="#_x0000_t202" style="position:absolute;left:11623;top:6136;width:240;height:10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ixEscA&#10;AADbAAAADwAAAGRycy9kb3ducmV2LnhtbESPQWvCQBSE74X+h+UJ3pqNVdsSXaVqBRELrdpDb4/s&#10;MwnNvk2zW7P++65Q6HGYmW+Y6TyYWpypdZVlBYMkBUGcW11xoeB4WN89gXAeWWNtmRRcyMF8dnsz&#10;xUzbjt/pvPeFiBB2GSoovW8yKV1ekkGX2IY4eifbGvRRtoXULXYRbmp5n6YP0mDFcaHEhpYl5V/7&#10;H6PgZfG2Xb1+h3DqFoNqhKvxx3D3qVS/F54nIDwF/x/+a2+0guEjXL/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4sRLHAAAA2wAAAA8AAAAAAAAAAAAAAAAAmAIAAGRy&#10;cy9kb3ducmV2LnhtbFBLBQYAAAAABAAEAPUAAACMAwAAAAA=&#10;" filled="f" stroked="f">
              <v:textbox style="layout-flow:vertical" inset="0,0,0,0">
                <w:txbxContent>
                  <w:p w:rsidR="004648B7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395" type="#_x0000_t202" style="position:absolute;left:11383;top:2499;width:530;height:1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clYMMA&#10;AADbAAAADwAAAGRycy9kb3ducmV2LnhtbERPy2oCMRTdF/yHcAV3NWO1UqZGqS+Q0oJVu3B3mVxn&#10;Bic34yQ68e/NotDl4bwns2AqcaPGlZYVDPoJCOLM6pJzBYf9+vkNhPPIGivLpOBODmbTztMEU21b&#10;/qHbzucihrBLUUHhfZ1K6bKCDLq+rYkjd7KNQR9hk0vdYBvDTSVfkmQsDZYcGwqsaVFQdt5djYLV&#10;fPu5/L6EcGrng3KEy9ff4ddRqV43fLyD8BT8v/jPvdEKhnFs/BJ/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clYMMAAADbAAAADwAAAAAAAAAAAAAAAACYAgAAZHJzL2Rv&#10;d25yZXYueG1sUEsFBgAAAAAEAAQA9QAAAIgDAAAAAA==&#10;" filled="f" stroked="f">
              <v:textbox style="layout-flow:vertical" inset="0,0,0,0">
                <w:txbxContent>
                  <w:p w:rsidR="004648B7" w:rsidRPr="008A161B" w:rsidRDefault="004648B7" w:rsidP="004648B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</w:p>
    <w:p w:rsidR="00946B9C" w:rsidRDefault="00946B9C" w:rsidP="00663253">
      <w:pPr>
        <w:tabs>
          <w:tab w:val="left" w:pos="9450"/>
        </w:tabs>
      </w:pPr>
      <w:bookmarkStart w:id="10" w:name="_GoBack"/>
      <w:bookmarkEnd w:id="10"/>
    </w:p>
    <w:p w:rsidR="007B0C91" w:rsidRDefault="007B0C91" w:rsidP="00663253">
      <w:pPr>
        <w:tabs>
          <w:tab w:val="left" w:pos="9450"/>
        </w:tabs>
      </w:pPr>
    </w:p>
    <w:p w:rsidR="007B0C91" w:rsidRDefault="007B0C91" w:rsidP="00663253">
      <w:pPr>
        <w:tabs>
          <w:tab w:val="left" w:pos="9450"/>
        </w:tabs>
      </w:pPr>
    </w:p>
    <w:sectPr w:rsidR="007B0C91" w:rsidSect="00663253">
      <w:pgSz w:w="12240" w:h="15840"/>
      <w:pgMar w:top="1440" w:right="1350" w:bottom="1440" w:left="9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trackRevisions/>
  <w:defaultTabStop w:val="720"/>
  <w:characterSpacingControl w:val="doNotCompress"/>
  <w:compat>
    <w:useFELayout/>
  </w:compat>
  <w:rsids>
    <w:rsidRoot w:val="00C11F2C"/>
    <w:rsid w:val="000F3002"/>
    <w:rsid w:val="00207050"/>
    <w:rsid w:val="004648B7"/>
    <w:rsid w:val="004E6BD9"/>
    <w:rsid w:val="004F22BE"/>
    <w:rsid w:val="0053756F"/>
    <w:rsid w:val="00663253"/>
    <w:rsid w:val="006B31C6"/>
    <w:rsid w:val="006C6320"/>
    <w:rsid w:val="006F2981"/>
    <w:rsid w:val="007A689F"/>
    <w:rsid w:val="007B0C91"/>
    <w:rsid w:val="007E781A"/>
    <w:rsid w:val="00946B9C"/>
    <w:rsid w:val="009609F4"/>
    <w:rsid w:val="00A57E93"/>
    <w:rsid w:val="00AD796A"/>
    <w:rsid w:val="00B20095"/>
    <w:rsid w:val="00B714E7"/>
    <w:rsid w:val="00C11F2C"/>
    <w:rsid w:val="00C919FA"/>
    <w:rsid w:val="00D15F51"/>
    <w:rsid w:val="00DF26EC"/>
    <w:rsid w:val="00E64908"/>
    <w:rsid w:val="00EE22B2"/>
    <w:rsid w:val="00F345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F2C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2C"/>
    <w:rPr>
      <w:rFonts w:ascii="Tahoma" w:eastAsia="Times New Roman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F2C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2C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3856</Words>
  <Characters>21980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juliette</dc:creator>
  <cp:lastModifiedBy>juliette</cp:lastModifiedBy>
  <cp:revision>2</cp:revision>
  <dcterms:created xsi:type="dcterms:W3CDTF">2011-05-27T00:55:00Z</dcterms:created>
  <dcterms:modified xsi:type="dcterms:W3CDTF">2011-05-27T00:55:00Z</dcterms:modified>
</cp:coreProperties>
</file>