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B64ECE" w:rsidRPr="00493E24" w:rsidRDefault="00EA6E24" w:rsidP="002C441D">
      <w:pPr>
        <w:widowControl w:val="0"/>
        <w:autoSpaceDE w:val="0"/>
        <w:autoSpaceDN w:val="0"/>
        <w:adjustRightInd w:val="0"/>
        <w:spacing w:after="0" w:line="1088" w:lineRule="exact"/>
        <w:ind w:right="180" w:firstLine="29"/>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133"/>
          <w:sz w:val="96"/>
          <w:szCs w:val="96"/>
          <w:fitText w:val="7920" w:id="-144970751"/>
        </w:rPr>
        <w:t>A</w:t>
      </w:r>
      <w:r w:rsidRPr="002C441D">
        <w:rPr>
          <w:rFonts w:ascii="Century Schoolbook" w:hAnsi="Century Schoolbook" w:cs="Century Schoolbook"/>
          <w:b/>
          <w:bCs/>
          <w:color w:val="FFFFFF" w:themeColor="background1"/>
          <w:spacing w:val="133"/>
          <w:sz w:val="72"/>
          <w:szCs w:val="72"/>
          <w:fitText w:val="7920" w:id="-144970751"/>
        </w:rPr>
        <w:t xml:space="preserve">LBANY </w:t>
      </w:r>
      <w:r w:rsidRPr="002C441D">
        <w:rPr>
          <w:rFonts w:ascii="Century Schoolbook" w:hAnsi="Century Schoolbook" w:cs="Century Schoolbook"/>
          <w:b/>
          <w:bCs/>
          <w:color w:val="FFFFFF" w:themeColor="background1"/>
          <w:spacing w:val="133"/>
          <w:sz w:val="96"/>
          <w:szCs w:val="96"/>
          <w:fitText w:val="7920" w:id="-144970751"/>
        </w:rPr>
        <w:t>S</w:t>
      </w:r>
      <w:r w:rsidRPr="002C441D">
        <w:rPr>
          <w:rFonts w:ascii="Century Schoolbook" w:hAnsi="Century Schoolbook" w:cs="Century Schoolbook"/>
          <w:b/>
          <w:bCs/>
          <w:color w:val="FFFFFF" w:themeColor="background1"/>
          <w:spacing w:val="133"/>
          <w:sz w:val="72"/>
          <w:szCs w:val="72"/>
          <w:fitText w:val="7920" w:id="-144970751"/>
        </w:rPr>
        <w:t>TAT</w:t>
      </w:r>
      <w:r w:rsidRPr="002C441D">
        <w:rPr>
          <w:rFonts w:ascii="Century Schoolbook" w:hAnsi="Century Schoolbook" w:cs="Century Schoolbook"/>
          <w:b/>
          <w:bCs/>
          <w:color w:val="FFFFFF" w:themeColor="background1"/>
          <w:spacing w:val="3"/>
          <w:sz w:val="72"/>
          <w:szCs w:val="72"/>
          <w:fitText w:val="7920" w:id="-144970751"/>
        </w:rPr>
        <w:t>E</w:t>
      </w:r>
    </w:p>
    <w:p w:rsidR="00B64ECE" w:rsidRPr="00493E24" w:rsidRDefault="00EA6E24" w:rsidP="002C441D">
      <w:pPr>
        <w:widowControl w:val="0"/>
        <w:autoSpaceDE w:val="0"/>
        <w:autoSpaceDN w:val="0"/>
        <w:adjustRightInd w:val="0"/>
        <w:spacing w:after="0" w:line="1028" w:lineRule="exact"/>
        <w:ind w:right="180" w:firstLine="0"/>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297"/>
          <w:position w:val="2"/>
          <w:sz w:val="96"/>
          <w:szCs w:val="96"/>
          <w:fitText w:val="7920" w:id="-144970496"/>
        </w:rPr>
        <w:t>U</w:t>
      </w:r>
      <w:r w:rsidRPr="002C441D">
        <w:rPr>
          <w:rFonts w:ascii="Century Schoolbook" w:hAnsi="Century Schoolbook" w:cs="Century Schoolbook"/>
          <w:b/>
          <w:bCs/>
          <w:color w:val="FFFFFF" w:themeColor="background1"/>
          <w:spacing w:val="297"/>
          <w:position w:val="2"/>
          <w:sz w:val="72"/>
          <w:szCs w:val="72"/>
          <w:fitText w:val="7920" w:id="-144970496"/>
        </w:rPr>
        <w:t>NIVERSIT</w:t>
      </w:r>
      <w:r w:rsidRPr="002C441D">
        <w:rPr>
          <w:rFonts w:ascii="Century Schoolbook" w:hAnsi="Century Schoolbook" w:cs="Century Schoolbook"/>
          <w:b/>
          <w:bCs/>
          <w:color w:val="FFFFFF" w:themeColor="background1"/>
          <w:spacing w:val="9"/>
          <w:position w:val="2"/>
          <w:sz w:val="72"/>
          <w:szCs w:val="72"/>
          <w:fitText w:val="7920" w:id="-144970496"/>
        </w:rPr>
        <w:t>Y</w:t>
      </w:r>
    </w:p>
    <w:p w:rsidR="00B64ECE" w:rsidRPr="00493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FFFFFF" w:themeColor="background1"/>
          <w:sz w:val="72"/>
          <w:szCs w:val="72"/>
        </w:rPr>
      </w:pPr>
    </w:p>
    <w:p w:rsidR="00B64ECE" w:rsidRPr="00493E24" w:rsidRDefault="00EA6E24" w:rsidP="002C441D">
      <w:pPr>
        <w:widowControl w:val="0"/>
        <w:autoSpaceDE w:val="0"/>
        <w:autoSpaceDN w:val="0"/>
        <w:adjustRightInd w:val="0"/>
        <w:spacing w:after="0"/>
        <w:ind w:right="180" w:firstLine="0"/>
        <w:jc w:val="center"/>
        <w:rPr>
          <w:rFonts w:ascii="Times New Roman" w:hAnsi="Times New Roman" w:cs="Times New Roman"/>
          <w:color w:val="FFFFFF" w:themeColor="background1"/>
          <w:sz w:val="72"/>
          <w:szCs w:val="72"/>
        </w:rPr>
      </w:pPr>
      <w:r w:rsidRPr="002C441D">
        <w:rPr>
          <w:rFonts w:ascii="Times New Roman" w:hAnsi="Times New Roman" w:cs="Times New Roman"/>
          <w:color w:val="FFFFFF" w:themeColor="background1"/>
          <w:sz w:val="96"/>
          <w:szCs w:val="96"/>
          <w:fitText w:val="7920" w:id="-144970752"/>
        </w:rPr>
        <w:t>G</w:t>
      </w:r>
      <w:r w:rsidRPr="002C441D">
        <w:rPr>
          <w:rFonts w:ascii="Times New Roman" w:hAnsi="Times New Roman" w:cs="Times New Roman"/>
          <w:color w:val="FFFFFF" w:themeColor="background1"/>
          <w:sz w:val="72"/>
          <w:szCs w:val="72"/>
          <w:fitText w:val="7920" w:id="-144970752"/>
        </w:rPr>
        <w:t xml:space="preserve">RADUATE </w:t>
      </w:r>
      <w:r w:rsidRPr="002C441D">
        <w:rPr>
          <w:rFonts w:ascii="Times New Roman" w:hAnsi="Times New Roman" w:cs="Times New Roman"/>
          <w:color w:val="FFFFFF" w:themeColor="background1"/>
          <w:sz w:val="96"/>
          <w:szCs w:val="96"/>
          <w:fitText w:val="7920" w:id="-144970752"/>
        </w:rPr>
        <w:t>C</w:t>
      </w:r>
      <w:r w:rsidRPr="002C441D">
        <w:rPr>
          <w:rFonts w:ascii="Times New Roman" w:hAnsi="Times New Roman" w:cs="Times New Roman"/>
          <w:color w:val="FFFFFF" w:themeColor="background1"/>
          <w:sz w:val="72"/>
          <w:szCs w:val="72"/>
          <w:fitText w:val="7920" w:id="-144970752"/>
        </w:rPr>
        <w:t>ATALOG</w:t>
      </w:r>
    </w:p>
    <w:p w:rsidR="00B64ECE" w:rsidRPr="00493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FFFFFF" w:themeColor="background1"/>
        </w:rPr>
      </w:pPr>
      <w:r w:rsidRPr="00493E24">
        <w:rPr>
          <w:rFonts w:ascii="Times New Roman" w:hAnsi="Times New Roman" w:cs="Times New Roman"/>
          <w:b/>
          <w:color w:val="FFFFFF" w:themeColor="background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r w:rsidR="008A1BB2" w:rsidRPr="00193DE2">
        <w:rPr>
          <w:color w:val="000000" w:themeColor="text1"/>
          <w:sz w:val="18"/>
          <w:szCs w:val="18"/>
        </w:rPr>
        <w:t>all</w:t>
      </w:r>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Information about such changes will be available in the </w:t>
      </w:r>
      <w:r w:rsidRPr="003F02CB">
        <w:rPr>
          <w:color w:val="548DD4" w:themeColor="text2" w:themeTint="99"/>
          <w:sz w:val="18"/>
          <w:szCs w:val="18"/>
          <w:rPrChange w:id="0" w:author="W. Hu" w:date="2011-08-10T18:36:00Z">
            <w:rPr>
              <w:color w:val="000000" w:themeColor="text1"/>
              <w:sz w:val="18"/>
              <w:szCs w:val="18"/>
            </w:rPr>
          </w:rPrChange>
        </w:rPr>
        <w:t xml:space="preserve">Graduate </w:t>
      </w:r>
      <w:ins w:id="1" w:author="W. Hu" w:date="2011-08-10T18:35:00Z">
        <w:r w:rsidR="003F02CB" w:rsidRPr="003F02CB">
          <w:rPr>
            <w:color w:val="548DD4" w:themeColor="text2" w:themeTint="99"/>
            <w:sz w:val="18"/>
            <w:szCs w:val="18"/>
            <w:rPrChange w:id="2" w:author="W. Hu" w:date="2011-08-10T18:36:00Z">
              <w:rPr>
                <w:color w:val="000000" w:themeColor="text1"/>
                <w:sz w:val="18"/>
                <w:szCs w:val="18"/>
              </w:rPr>
            </w:rPrChange>
          </w:rPr>
          <w:t>Adm</w:t>
        </w:r>
      </w:ins>
      <w:ins w:id="3" w:author="W. Hu" w:date="2011-08-10T18:36:00Z">
        <w:r w:rsidR="003F02CB" w:rsidRPr="003F02CB">
          <w:rPr>
            <w:color w:val="548DD4" w:themeColor="text2" w:themeTint="99"/>
            <w:sz w:val="18"/>
            <w:szCs w:val="18"/>
            <w:rPrChange w:id="4" w:author="W. Hu" w:date="2011-08-10T18:36:00Z">
              <w:rPr>
                <w:color w:val="000000" w:themeColor="text1"/>
                <w:sz w:val="18"/>
                <w:szCs w:val="18"/>
              </w:rPr>
            </w:rPrChange>
          </w:rPr>
          <w:t>issions’</w:t>
        </w:r>
      </w:ins>
      <w:del w:id="5" w:author="W. Hu" w:date="2011-08-10T18:36:00Z">
        <w:r w:rsidRPr="003F02CB" w:rsidDel="003F02CB">
          <w:rPr>
            <w:color w:val="548DD4" w:themeColor="text2" w:themeTint="99"/>
            <w:sz w:val="18"/>
            <w:szCs w:val="18"/>
            <w:rPrChange w:id="6" w:author="W. Hu" w:date="2011-08-10T18:36:00Z">
              <w:rPr>
                <w:color w:val="000000" w:themeColor="text1"/>
                <w:sz w:val="18"/>
                <w:szCs w:val="18"/>
              </w:rPr>
            </w:rPrChange>
          </w:rPr>
          <w:delText>School</w:delText>
        </w:r>
      </w:del>
      <w:r w:rsidRPr="003F02CB">
        <w:rPr>
          <w:color w:val="548DD4" w:themeColor="text2" w:themeTint="99"/>
          <w:sz w:val="18"/>
          <w:szCs w:val="18"/>
          <w:rPrChange w:id="7" w:author="W. Hu" w:date="2011-08-10T18:36:00Z">
            <w:rPr>
              <w:color w:val="000000" w:themeColor="text1"/>
              <w:sz w:val="18"/>
              <w:szCs w:val="18"/>
            </w:rPr>
          </w:rPrChange>
        </w:rPr>
        <w:t xml:space="preserve"> office</w:t>
      </w:r>
      <w:r w:rsidRPr="00193DE2">
        <w:rPr>
          <w:color w:val="000000" w:themeColor="text1"/>
          <w:sz w:val="18"/>
          <w:szCs w:val="18"/>
        </w:rPr>
        <w:t>.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w:t>
      </w:r>
      <w:r w:rsidR="001F1582">
        <w:rPr>
          <w:color w:val="000000" w:themeColor="text1"/>
          <w:sz w:val="18"/>
          <w:szCs w:val="18"/>
        </w:rPr>
        <w:t>V</w:t>
      </w:r>
      <w:r w:rsidRPr="00193DE2">
        <w:rPr>
          <w:color w:val="000000" w:themeColor="text1"/>
          <w:sz w:val="18"/>
          <w:szCs w:val="18"/>
        </w:rPr>
        <w:t>,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CC03BE"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686F87" w:rsidRPr="00686F87" w:rsidRDefault="00686F87" w:rsidP="00686F87">
      <w:pPr>
        <w:pStyle w:val="TOC2"/>
        <w:rPr>
          <w:bCs w:val="0"/>
          <w:color w:val="000000" w:themeColor="text1"/>
        </w:rPr>
      </w:pPr>
      <w:r w:rsidRPr="007F2FD9">
        <w:rPr>
          <w:b/>
          <w:color w:val="000000" w:themeColor="text1"/>
        </w:rPr>
        <w:lastRenderedPageBreak/>
        <w:t>A</w:t>
      </w:r>
      <w:r w:rsidR="00CC03BE" w:rsidRPr="00686F87">
        <w:rPr>
          <w:color w:val="000000" w:themeColor="text1"/>
        </w:rPr>
        <w:fldChar w:fldCharType="begin"/>
      </w:r>
      <w:r w:rsidR="00F677A9" w:rsidRPr="00686F87">
        <w:rPr>
          <w:color w:val="000000" w:themeColor="text1"/>
        </w:rPr>
        <w:instrText xml:space="preserve"> TOC \o "1-2" \u </w:instrText>
      </w:r>
      <w:r w:rsidR="00CC03BE" w:rsidRPr="00686F87">
        <w:rPr>
          <w:color w:val="000000" w:themeColor="text1"/>
        </w:rPr>
        <w:fldChar w:fldCharType="separate"/>
      </w:r>
      <w:r w:rsidRPr="007F2FD9">
        <w:rPr>
          <w:b/>
          <w:bCs w:val="0"/>
          <w:color w:val="000000" w:themeColor="text1"/>
        </w:rPr>
        <w:t>academic</w:t>
      </w:r>
      <w:r w:rsidRPr="00686F87">
        <w:rPr>
          <w:bCs w:val="0"/>
          <w:color w:val="000000" w:themeColor="text1"/>
        </w:rPr>
        <w:t xml:space="preserve"> </w:t>
      </w:r>
      <w:r w:rsidRPr="007F2FD9">
        <w:rPr>
          <w:b/>
          <w:bCs w:val="0"/>
          <w:color w:val="000000" w:themeColor="text1"/>
        </w:rPr>
        <w:t>Calendar</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6</w:t>
      </w:r>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History Of The Albany State University Graduate School</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_Toc298161402 \h </w:instrText>
      </w:r>
      <w:r w:rsidR="00CC03BE" w:rsidRPr="00686F87">
        <w:rPr>
          <w:b/>
          <w:bCs w:val="0"/>
          <w:color w:val="000000" w:themeColor="text1"/>
        </w:rPr>
      </w:r>
      <w:r w:rsidR="00CC03BE" w:rsidRPr="00686F87">
        <w:rPr>
          <w:b/>
          <w:bCs w:val="0"/>
          <w:color w:val="000000" w:themeColor="text1"/>
        </w:rPr>
        <w:fldChar w:fldCharType="separate"/>
      </w:r>
      <w:r w:rsidR="00FE16CC">
        <w:rPr>
          <w:b/>
          <w:bCs w:val="0"/>
          <w:color w:val="000000" w:themeColor="text1"/>
        </w:rPr>
        <w:t>8</w:t>
      </w:r>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Asu Mission Statement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 xml:space="preserve">Graduate </w:t>
      </w:r>
      <w:del w:id="8" w:author="W. Hu" w:date="2011-08-10T20:54:00Z">
        <w:r w:rsidRPr="00686F87" w:rsidDel="00FE16CC">
          <w:rPr>
            <w:bCs w:val="0"/>
            <w:color w:val="000000" w:themeColor="text1"/>
          </w:rPr>
          <w:delText>School</w:delText>
        </w:r>
      </w:del>
      <w:ins w:id="9" w:author="W. Hu" w:date="2011-08-10T20:54:00Z">
        <w:r w:rsidR="00FE16CC">
          <w:rPr>
            <w:bCs w:val="0"/>
            <w:color w:val="000000" w:themeColor="text1"/>
          </w:rPr>
          <w:t>Programs</w:t>
        </w:r>
      </w:ins>
      <w:r w:rsidRPr="00686F87">
        <w:rPr>
          <w:bCs w:val="0"/>
          <w:color w:val="000000" w:themeColor="text1"/>
        </w:rPr>
        <w:t xml:space="preserve"> 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10</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Description Of Offerings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11</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Admission Policies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_Toc298161406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11</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Baccalaureate Degree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12</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Grade-Point Average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12</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Standardized Test Requirement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_Toc298161409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12</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12</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12</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In Status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_Toc298161416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Application Deadlines For Regular, Provisional, Transient And Non-Degree Admissions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_Toc298161419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Of International Students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15</w:t>
      </w:r>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Other Academic Policies</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_Toc298161421 \h </w:instrText>
      </w:r>
      <w:r w:rsidR="00CC03BE" w:rsidRPr="00686F87">
        <w:rPr>
          <w:b/>
          <w:bCs w:val="0"/>
          <w:color w:val="000000" w:themeColor="text1"/>
        </w:rPr>
      </w:r>
      <w:r w:rsidR="00CC03BE" w:rsidRPr="00686F87">
        <w:rPr>
          <w:b/>
          <w:bCs w:val="0"/>
          <w:color w:val="000000" w:themeColor="text1"/>
        </w:rPr>
        <w:fldChar w:fldCharType="separate"/>
      </w:r>
      <w:r w:rsidR="00FE16CC">
        <w:rPr>
          <w:b/>
          <w:bCs w:val="0"/>
          <w:color w:val="000000" w:themeColor="text1"/>
        </w:rPr>
        <w:t>15</w:t>
      </w:r>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Readmission Following Scholastic Termination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15</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16</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Programs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16</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Standards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16</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Grading System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_Toc298161426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16</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Withdrawal From The University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Warning</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Termination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_Toc298161429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Advisement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Classification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Legal Residency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18</w:t>
      </w:r>
      <w:r w:rsidR="00CC03BE" w:rsidRPr="00686F87">
        <w:rPr>
          <w:bCs w:val="0"/>
          <w:color w:val="000000" w:themeColor="text1"/>
        </w:rPr>
        <w:fldChar w:fldCharType="end"/>
      </w:r>
    </w:p>
    <w:p w:rsidR="00686F87" w:rsidRPr="00C56FB4" w:rsidRDefault="00686F87" w:rsidP="00686F87">
      <w:pPr>
        <w:pStyle w:val="TOC2"/>
        <w:rPr>
          <w:bCs w:val="0"/>
          <w:color w:val="000000" w:themeColor="text1"/>
        </w:rPr>
      </w:pPr>
    </w:p>
    <w:p w:rsidR="00686F87" w:rsidRPr="00686F87" w:rsidRDefault="00686F87" w:rsidP="00686F87">
      <w:pPr>
        <w:pStyle w:val="TOC2"/>
        <w:rPr>
          <w:bCs w:val="0"/>
          <w:color w:val="000000" w:themeColor="text1"/>
          <w:lang w:val="fr-MC"/>
        </w:rPr>
      </w:pPr>
      <w:r w:rsidRPr="00686F87">
        <w:rPr>
          <w:b/>
          <w:bCs w:val="0"/>
          <w:color w:val="000000" w:themeColor="text1"/>
          <w:lang w:val="fr-MC"/>
        </w:rPr>
        <w:t>General Policies</w:t>
      </w:r>
      <w:r w:rsidRPr="00686F87">
        <w:rPr>
          <w:bCs w:val="0"/>
          <w:color w:val="000000" w:themeColor="text1"/>
          <w:lang w:val="fr-MC"/>
        </w:rPr>
        <w:tab/>
      </w:r>
      <w:r w:rsidR="00CC03BE" w:rsidRPr="00686F87">
        <w:rPr>
          <w:b/>
          <w:bCs w:val="0"/>
          <w:color w:val="000000" w:themeColor="text1"/>
        </w:rPr>
        <w:fldChar w:fldCharType="begin"/>
      </w:r>
      <w:r w:rsidRPr="00686F87">
        <w:rPr>
          <w:b/>
          <w:bCs w:val="0"/>
          <w:color w:val="000000" w:themeColor="text1"/>
          <w:lang w:val="fr-MC"/>
        </w:rPr>
        <w:instrText xml:space="preserve"> PAGEREF _Toc298161433 \h </w:instrText>
      </w:r>
      <w:r w:rsidR="00CC03BE" w:rsidRPr="00686F87">
        <w:rPr>
          <w:b/>
          <w:bCs w:val="0"/>
          <w:color w:val="000000" w:themeColor="text1"/>
        </w:rPr>
      </w:r>
      <w:r w:rsidR="00CC03BE" w:rsidRPr="00686F87">
        <w:rPr>
          <w:b/>
          <w:bCs w:val="0"/>
          <w:color w:val="000000" w:themeColor="text1"/>
        </w:rPr>
        <w:fldChar w:fldCharType="separate"/>
      </w:r>
      <w:r w:rsidR="00FE16CC">
        <w:rPr>
          <w:b/>
          <w:bCs w:val="0"/>
          <w:color w:val="000000" w:themeColor="text1"/>
          <w:lang w:val="fr-MC"/>
        </w:rPr>
        <w:t>19</w:t>
      </w:r>
      <w:r w:rsidR="00CC03BE" w:rsidRPr="00686F87">
        <w:rPr>
          <w:b/>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Commencement Exercises</w:t>
      </w:r>
      <w:r w:rsidRPr="00686F87">
        <w:rPr>
          <w:bCs w:val="0"/>
          <w:color w:val="000000" w:themeColor="text1"/>
          <w:lang w:val="fr-MC"/>
        </w:rPr>
        <w:tab/>
      </w:r>
      <w:r w:rsidR="00CC03BE" w:rsidRPr="00686F87">
        <w:rPr>
          <w:bCs w:val="0"/>
          <w:color w:val="000000" w:themeColor="text1"/>
        </w:rPr>
        <w:fldChar w:fldCharType="begin"/>
      </w:r>
      <w:r w:rsidRPr="00686F87">
        <w:rPr>
          <w:bCs w:val="0"/>
          <w:color w:val="000000" w:themeColor="text1"/>
          <w:lang w:val="fr-MC"/>
        </w:rPr>
        <w:instrText xml:space="preserve"> PAGEREF _Toc298161434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lang w:val="fr-MC"/>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w:t>
      </w:r>
      <w:r w:rsidRPr="00686F87">
        <w:rPr>
          <w:bCs w:val="0"/>
          <w:color w:val="000000" w:themeColor="text1"/>
          <w:lang w:val="fr-MC"/>
        </w:rPr>
        <w:tab/>
      </w:r>
      <w:r w:rsidR="00CC03BE" w:rsidRPr="00686F87">
        <w:rPr>
          <w:bCs w:val="0"/>
          <w:color w:val="000000" w:themeColor="text1"/>
        </w:rPr>
        <w:fldChar w:fldCharType="begin"/>
      </w:r>
      <w:r w:rsidRPr="00686F87">
        <w:rPr>
          <w:bCs w:val="0"/>
          <w:color w:val="000000" w:themeColor="text1"/>
          <w:lang w:val="fr-MC"/>
        </w:rPr>
        <w:instrText xml:space="preserve"> PAGEREF _Toc298161435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lang w:val="fr-MC"/>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Correspondence Credit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_Toc298161436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Credit Load</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Diploma Or Transcript Issuance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Directed Or Individual Study Credit Limits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_Toc298161439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Disruptive And Obstructive Behavior</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19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Family Educational Rights And Privacy Act Of 1974 Compliance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20</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20</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20</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20</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20</w:t>
      </w:r>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Financial Information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_Toc298161446 \h </w:instrText>
      </w:r>
      <w:r w:rsidR="00CC03BE" w:rsidRPr="00686F87">
        <w:rPr>
          <w:b/>
          <w:bCs w:val="0"/>
          <w:color w:val="000000" w:themeColor="text1"/>
        </w:rPr>
      </w:r>
      <w:r w:rsidR="00CC03BE" w:rsidRPr="00686F87">
        <w:rPr>
          <w:b/>
          <w:bCs w:val="0"/>
          <w:color w:val="000000" w:themeColor="text1"/>
        </w:rPr>
        <w:fldChar w:fldCharType="separate"/>
      </w:r>
      <w:r w:rsidR="00FE16CC">
        <w:rPr>
          <w:b/>
          <w:bCs w:val="0"/>
          <w:color w:val="000000" w:themeColor="text1"/>
        </w:rPr>
        <w:t>21</w:t>
      </w:r>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 Payment Policy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21</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Student Fees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21</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Fees And Expenses Beyond Matriculation Fees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_Toc298161449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21</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Refunds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21</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Matriculation Fee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22</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Aid Application Procedures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Sources Of Financial Aid</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Assistantship</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Regents’ Opportunity Scholarship</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_Toc298161456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Hope Teacher Scholarship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Georgia Student Finance Authority (Gsfa ) Direct Student Loans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23</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Perkins Loans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_Toc298161459 \h </w:instrText>
      </w:r>
      <w:r w:rsidR="00CC03BE" w:rsidRPr="00686F87">
        <w:rPr>
          <w:bCs w:val="0"/>
          <w:color w:val="000000" w:themeColor="text1"/>
        </w:rPr>
      </w:r>
      <w:r w:rsidR="00CC03BE" w:rsidRPr="00686F87">
        <w:rPr>
          <w:bCs w:val="0"/>
          <w:color w:val="000000" w:themeColor="text1"/>
        </w:rPr>
        <w:fldChar w:fldCharType="separate"/>
      </w:r>
      <w:ins w:id="10" w:author="W. Hu" w:date="2011-08-10T20:58:00Z">
        <w:r w:rsidR="00FE16CC">
          <w:rPr>
            <w:bCs w:val="0"/>
            <w:color w:val="000000" w:themeColor="text1"/>
          </w:rPr>
          <w:t>23</w:t>
        </w:r>
      </w:ins>
      <w:del w:id="11" w:author="W. Hu" w:date="2011-08-10T20:57:00Z">
        <w:r w:rsidR="00816277" w:rsidDel="00FE16CC">
          <w:rPr>
            <w:bCs w:val="0"/>
            <w:color w:val="000000" w:themeColor="text1"/>
          </w:rPr>
          <w:delText>24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Subsidized Stafford/Ford Loans (Direct Subsidized Loans)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Unsubsidized Stafford/Ford Loans (Direct Unsubsidized Loans)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Veterans Assistance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Satisfactory Academic Progress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Qualitative Measurement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24</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Process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26</w:t>
      </w:r>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Degree Programs</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_Toc298161466 \h </w:instrText>
      </w:r>
      <w:r w:rsidR="00CC03BE" w:rsidRPr="00686F87">
        <w:rPr>
          <w:b/>
          <w:bCs w:val="0"/>
          <w:color w:val="000000" w:themeColor="text1"/>
        </w:rPr>
      </w:r>
      <w:r w:rsidR="00CC03BE" w:rsidRPr="00686F87">
        <w:rPr>
          <w:b/>
          <w:bCs w:val="0"/>
          <w:color w:val="000000" w:themeColor="text1"/>
        </w:rPr>
        <w:fldChar w:fldCharType="separate"/>
      </w:r>
      <w:r w:rsidR="00FE16CC">
        <w:rPr>
          <w:b/>
          <w:bCs w:val="0"/>
          <w:color w:val="000000" w:themeColor="text1"/>
        </w:rPr>
        <w:t>27</w:t>
      </w:r>
      <w:r w:rsidR="00CC03BE" w:rsidRPr="00686F87">
        <w:rPr>
          <w:b/>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Business Administration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_Toc298161467 \h </w:instrText>
      </w:r>
      <w:r w:rsidR="00CC03BE" w:rsidRPr="00686F87">
        <w:rPr>
          <w:b/>
          <w:bCs w:val="0"/>
          <w:color w:val="000000" w:themeColor="text1"/>
        </w:rPr>
      </w:r>
      <w:r w:rsidR="00CC03BE" w:rsidRPr="00686F87">
        <w:rPr>
          <w:b/>
          <w:bCs w:val="0"/>
          <w:color w:val="000000" w:themeColor="text1"/>
        </w:rPr>
        <w:fldChar w:fldCharType="separate"/>
      </w:r>
      <w:r w:rsidR="00FE16CC">
        <w:rPr>
          <w:b/>
          <w:bCs w:val="0"/>
          <w:color w:val="000000" w:themeColor="text1"/>
        </w:rPr>
        <w:t>27</w:t>
      </w:r>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del w:id="12" w:author="W. Hu" w:date="2011-08-10T20:55:00Z">
        <w:r w:rsidRPr="00686F87" w:rsidDel="00FE16CC">
          <w:rPr>
            <w:bCs w:val="0"/>
            <w:color w:val="000000" w:themeColor="text1"/>
          </w:rPr>
          <w:delText>ba</w:delText>
        </w:r>
      </w:del>
      <w:ins w:id="13" w:author="W. Hu" w:date="2011-08-10T20:55:00Z">
        <w:r w:rsidR="00FE16CC">
          <w:rPr>
            <w:bCs w:val="0"/>
            <w:color w:val="000000" w:themeColor="text1"/>
          </w:rPr>
          <w:t>BA</w:t>
        </w:r>
      </w:ins>
      <w:r w:rsidRPr="00686F87">
        <w:rPr>
          <w:bCs w:val="0"/>
          <w:color w:val="000000" w:themeColor="text1"/>
        </w:rPr>
        <w:t xml:space="preserve"> 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_Toc298161469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27</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Physical Facilities And Resources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_Toc298161473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_Toc298161474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International Student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_Toc298161475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_Toc298161476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_Toc298161477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_Toc298161478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28</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_Toc298161479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_Toc298161480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Independent Study Courses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_Toc298161481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w:t>
      </w:r>
      <w:del w:id="14" w:author="W. Hu" w:date="2011-08-10T20:55:00Z">
        <w:r w:rsidRPr="00686F87" w:rsidDel="00FE16CC">
          <w:rPr>
            <w:bCs w:val="0"/>
            <w:color w:val="000000" w:themeColor="text1"/>
          </w:rPr>
          <w:delText>ba</w:delText>
        </w:r>
      </w:del>
      <w:ins w:id="15" w:author="W. Hu" w:date="2011-08-10T20:55:00Z">
        <w:r w:rsidR="00FE16CC">
          <w:rPr>
            <w:bCs w:val="0"/>
            <w:color w:val="000000" w:themeColor="text1"/>
          </w:rPr>
          <w:t>BA</w:t>
        </w:r>
      </w:ins>
      <w:r w:rsidRPr="00686F87">
        <w:rPr>
          <w:bCs w:val="0"/>
          <w:color w:val="000000" w:themeColor="text1"/>
        </w:rPr>
        <w:t xml:space="preserve"> Prerequisites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_Toc298161482 \h </w:instrText>
      </w:r>
      <w:r w:rsidR="00CC03BE" w:rsidRPr="00686F87">
        <w:rPr>
          <w:bCs w:val="0"/>
          <w:color w:val="000000" w:themeColor="text1"/>
        </w:rPr>
      </w:r>
      <w:r w:rsidR="00CC03BE" w:rsidRPr="00686F87">
        <w:rPr>
          <w:bCs w:val="0"/>
          <w:color w:val="000000" w:themeColor="text1"/>
        </w:rPr>
        <w:fldChar w:fldCharType="separate"/>
      </w:r>
      <w:r w:rsidR="00FE16CC">
        <w:rPr>
          <w:bCs w:val="0"/>
          <w:color w:val="000000" w:themeColor="text1"/>
        </w:rPr>
        <w:t>29</w:t>
      </w:r>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Program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_Toc298161483 \h </w:instrText>
      </w:r>
      <w:r w:rsidR="00CC03BE" w:rsidRPr="00686F87">
        <w:rPr>
          <w:bCs w:val="0"/>
          <w:color w:val="000000" w:themeColor="text1"/>
        </w:rPr>
      </w:r>
      <w:r w:rsidR="00CC03BE" w:rsidRPr="00686F87">
        <w:rPr>
          <w:bCs w:val="0"/>
          <w:color w:val="000000" w:themeColor="text1"/>
        </w:rPr>
        <w:fldChar w:fldCharType="separate"/>
      </w:r>
      <w:ins w:id="16" w:author="W. Hu" w:date="2011-08-10T20:58:00Z">
        <w:r w:rsidR="00FE16CC">
          <w:rPr>
            <w:bCs w:val="0"/>
            <w:color w:val="000000" w:themeColor="text1"/>
          </w:rPr>
          <w:t>31</w:t>
        </w:r>
      </w:ins>
      <w:del w:id="17" w:author="W. Hu" w:date="2011-08-10T20:57:00Z">
        <w:r w:rsidR="00816277" w:rsidDel="00FE16CC">
          <w:rPr>
            <w:bCs w:val="0"/>
            <w:color w:val="000000" w:themeColor="text1"/>
          </w:rPr>
          <w:delText>30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Five-Year Bs/M</w:t>
      </w:r>
      <w:del w:id="18" w:author="W. Hu" w:date="2011-08-10T20:55:00Z">
        <w:r w:rsidRPr="00686F87" w:rsidDel="00FE16CC">
          <w:rPr>
            <w:bCs w:val="0"/>
            <w:color w:val="000000" w:themeColor="text1"/>
          </w:rPr>
          <w:delText>ba</w:delText>
        </w:r>
      </w:del>
      <w:ins w:id="19" w:author="W. Hu" w:date="2011-08-10T20:55:00Z">
        <w:r w:rsidR="00FE16CC">
          <w:rPr>
            <w:bCs w:val="0"/>
            <w:color w:val="000000" w:themeColor="text1"/>
          </w:rPr>
          <w:t>BA</w:t>
        </w:r>
      </w:ins>
      <w:r w:rsidRPr="00686F87">
        <w:rPr>
          <w:bCs w:val="0"/>
          <w:color w:val="000000" w:themeColor="text1"/>
        </w:rPr>
        <w:t xml:space="preserve"> Degree In Accounting</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_Toc298161484 \h </w:instrText>
      </w:r>
      <w:r w:rsidR="00CC03BE" w:rsidRPr="00686F87">
        <w:rPr>
          <w:bCs w:val="0"/>
          <w:color w:val="000000" w:themeColor="text1"/>
        </w:rPr>
      </w:r>
      <w:r w:rsidR="00CC03BE" w:rsidRPr="00686F87">
        <w:rPr>
          <w:bCs w:val="0"/>
          <w:color w:val="000000" w:themeColor="text1"/>
        </w:rPr>
        <w:fldChar w:fldCharType="separate"/>
      </w:r>
      <w:ins w:id="20" w:author="W. Hu" w:date="2011-08-10T20:58:00Z">
        <w:r w:rsidR="00FE16CC">
          <w:rPr>
            <w:bCs w:val="0"/>
            <w:color w:val="000000" w:themeColor="text1"/>
          </w:rPr>
          <w:t>32</w:t>
        </w:r>
      </w:ins>
      <w:del w:id="21" w:author="W. Hu" w:date="2011-08-10T20:57:00Z">
        <w:r w:rsidR="00816277" w:rsidDel="00FE16CC">
          <w:rPr>
            <w:bCs w:val="0"/>
            <w:color w:val="000000" w:themeColor="text1"/>
          </w:rPr>
          <w:delText>31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del w:id="22" w:author="W. Hu" w:date="2011-08-10T20:55:00Z">
        <w:r w:rsidRPr="00686F87" w:rsidDel="00FE16CC">
          <w:rPr>
            <w:bCs w:val="0"/>
            <w:color w:val="000000" w:themeColor="text1"/>
          </w:rPr>
          <w:delText>ba</w:delText>
        </w:r>
      </w:del>
      <w:ins w:id="23" w:author="W. Hu" w:date="2011-08-10T20:55:00Z">
        <w:r w:rsidR="00FE16CC">
          <w:rPr>
            <w:bCs w:val="0"/>
            <w:color w:val="000000" w:themeColor="text1"/>
          </w:rPr>
          <w:t>BA</w:t>
        </w:r>
      </w:ins>
      <w:r w:rsidRPr="00686F87">
        <w:rPr>
          <w:bCs w:val="0"/>
          <w:color w:val="000000" w:themeColor="text1"/>
        </w:rPr>
        <w:t xml:space="preserve"> Faculty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_Toc298161485 \h </w:instrText>
      </w:r>
      <w:r w:rsidR="00CC03BE" w:rsidRPr="00686F87">
        <w:rPr>
          <w:bCs w:val="0"/>
          <w:color w:val="000000" w:themeColor="text1"/>
        </w:rPr>
      </w:r>
      <w:r w:rsidR="00CC03BE" w:rsidRPr="00686F87">
        <w:rPr>
          <w:bCs w:val="0"/>
          <w:color w:val="000000" w:themeColor="text1"/>
        </w:rPr>
        <w:fldChar w:fldCharType="separate"/>
      </w:r>
      <w:ins w:id="24" w:author="W. Hu" w:date="2011-08-10T20:58:00Z">
        <w:r w:rsidR="00FE16CC">
          <w:rPr>
            <w:bCs w:val="0"/>
            <w:color w:val="000000" w:themeColor="text1"/>
          </w:rPr>
          <w:t>33</w:t>
        </w:r>
      </w:ins>
      <w:del w:id="25" w:author="W. Hu" w:date="2011-08-10T20:57:00Z">
        <w:r w:rsidR="00816277" w:rsidDel="00FE16CC">
          <w:rPr>
            <w:bCs w:val="0"/>
            <w:color w:val="000000" w:themeColor="text1"/>
          </w:rPr>
          <w:delText>32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_Toc298161486 \h </w:instrText>
      </w:r>
      <w:r w:rsidR="00CC03BE" w:rsidRPr="00686F87">
        <w:rPr>
          <w:bCs w:val="0"/>
          <w:color w:val="000000" w:themeColor="text1"/>
        </w:rPr>
      </w:r>
      <w:r w:rsidR="00CC03BE" w:rsidRPr="00686F87">
        <w:rPr>
          <w:bCs w:val="0"/>
          <w:color w:val="000000" w:themeColor="text1"/>
        </w:rPr>
        <w:fldChar w:fldCharType="separate"/>
      </w:r>
      <w:ins w:id="26" w:author="W. Hu" w:date="2011-08-10T20:58:00Z">
        <w:r w:rsidR="00FE16CC">
          <w:rPr>
            <w:bCs w:val="0"/>
            <w:color w:val="000000" w:themeColor="text1"/>
          </w:rPr>
          <w:t>33</w:t>
        </w:r>
      </w:ins>
      <w:del w:id="27" w:author="W. Hu" w:date="2011-08-10T20:57:00Z">
        <w:r w:rsidR="00816277" w:rsidDel="00FE16CC">
          <w:rPr>
            <w:bCs w:val="0"/>
            <w:color w:val="000000" w:themeColor="text1"/>
          </w:rPr>
          <w:delText>32</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Criminal Justice</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_Toc298161487 \h </w:instrText>
      </w:r>
      <w:r w:rsidR="00CC03BE" w:rsidRPr="00686F87">
        <w:rPr>
          <w:b/>
          <w:bCs w:val="0"/>
          <w:color w:val="000000" w:themeColor="text1"/>
        </w:rPr>
      </w:r>
      <w:r w:rsidR="00CC03BE" w:rsidRPr="00686F87">
        <w:rPr>
          <w:b/>
          <w:bCs w:val="0"/>
          <w:color w:val="000000" w:themeColor="text1"/>
        </w:rPr>
        <w:fldChar w:fldCharType="separate"/>
      </w:r>
      <w:ins w:id="28" w:author="W. Hu" w:date="2011-08-10T20:58:00Z">
        <w:r w:rsidR="00FE16CC">
          <w:rPr>
            <w:b/>
            <w:bCs w:val="0"/>
            <w:color w:val="000000" w:themeColor="text1"/>
          </w:rPr>
          <w:t>38</w:t>
        </w:r>
      </w:ins>
      <w:del w:id="29" w:author="W. Hu" w:date="2011-08-10T20:57:00Z">
        <w:r w:rsidR="00816277" w:rsidDel="00FE16CC">
          <w:rPr>
            <w:b/>
            <w:bCs w:val="0"/>
            <w:color w:val="000000" w:themeColor="text1"/>
          </w:rPr>
          <w:delText>37</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_Toc298161488 \h </w:instrText>
      </w:r>
      <w:r w:rsidR="00CC03BE" w:rsidRPr="00686F87">
        <w:rPr>
          <w:bCs w:val="0"/>
          <w:color w:val="000000" w:themeColor="text1"/>
        </w:rPr>
      </w:r>
      <w:r w:rsidR="00CC03BE" w:rsidRPr="00686F87">
        <w:rPr>
          <w:bCs w:val="0"/>
          <w:color w:val="000000" w:themeColor="text1"/>
        </w:rPr>
        <w:fldChar w:fldCharType="separate"/>
      </w:r>
      <w:ins w:id="30" w:author="W. Hu" w:date="2011-08-10T20:58:00Z">
        <w:r w:rsidR="00FE16CC">
          <w:rPr>
            <w:bCs w:val="0"/>
            <w:color w:val="000000" w:themeColor="text1"/>
          </w:rPr>
          <w:t>38</w:t>
        </w:r>
      </w:ins>
      <w:del w:id="31" w:author="W. Hu" w:date="2011-08-10T20:57:00Z">
        <w:r w:rsidR="00816277" w:rsidDel="00FE16CC">
          <w:rPr>
            <w:bCs w:val="0"/>
            <w:color w:val="000000" w:themeColor="text1"/>
          </w:rPr>
          <w:delText>37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_Toc298161489 \h </w:instrText>
      </w:r>
      <w:r w:rsidR="00CC03BE" w:rsidRPr="00686F87">
        <w:rPr>
          <w:bCs w:val="0"/>
          <w:color w:val="000000" w:themeColor="text1"/>
        </w:rPr>
      </w:r>
      <w:r w:rsidR="00CC03BE" w:rsidRPr="00686F87">
        <w:rPr>
          <w:bCs w:val="0"/>
          <w:color w:val="000000" w:themeColor="text1"/>
        </w:rPr>
        <w:fldChar w:fldCharType="separate"/>
      </w:r>
      <w:ins w:id="32" w:author="W. Hu" w:date="2011-08-10T20:58:00Z">
        <w:r w:rsidR="00FE16CC">
          <w:rPr>
            <w:bCs w:val="0"/>
            <w:color w:val="000000" w:themeColor="text1"/>
          </w:rPr>
          <w:t>38</w:t>
        </w:r>
      </w:ins>
      <w:del w:id="33" w:author="W. Hu" w:date="2011-08-10T20:57:00Z">
        <w:r w:rsidR="00816277" w:rsidDel="00FE16CC">
          <w:rPr>
            <w:bCs w:val="0"/>
            <w:color w:val="000000" w:themeColor="text1"/>
          </w:rPr>
          <w:delText>37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_Toc298161490 \h </w:instrText>
      </w:r>
      <w:r w:rsidR="00CC03BE" w:rsidRPr="00686F87">
        <w:rPr>
          <w:bCs w:val="0"/>
          <w:color w:val="000000" w:themeColor="text1"/>
        </w:rPr>
      </w:r>
      <w:r w:rsidR="00CC03BE" w:rsidRPr="00686F87">
        <w:rPr>
          <w:bCs w:val="0"/>
          <w:color w:val="000000" w:themeColor="text1"/>
        </w:rPr>
        <w:fldChar w:fldCharType="separate"/>
      </w:r>
      <w:ins w:id="34" w:author="W. Hu" w:date="2011-08-10T20:58:00Z">
        <w:r w:rsidR="00FE16CC">
          <w:rPr>
            <w:bCs w:val="0"/>
            <w:color w:val="000000" w:themeColor="text1"/>
          </w:rPr>
          <w:t>38</w:t>
        </w:r>
      </w:ins>
      <w:del w:id="35" w:author="W. Hu" w:date="2011-08-10T20:57:00Z">
        <w:r w:rsidR="00816277" w:rsidDel="00FE16CC">
          <w:rPr>
            <w:bCs w:val="0"/>
            <w:color w:val="000000" w:themeColor="text1"/>
          </w:rPr>
          <w:delText>37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Facility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_Toc298161491 \h </w:instrText>
      </w:r>
      <w:r w:rsidR="00CC03BE" w:rsidRPr="00686F87">
        <w:rPr>
          <w:bCs w:val="0"/>
          <w:color w:val="000000" w:themeColor="text1"/>
        </w:rPr>
      </w:r>
      <w:r w:rsidR="00CC03BE" w:rsidRPr="00686F87">
        <w:rPr>
          <w:bCs w:val="0"/>
          <w:color w:val="000000" w:themeColor="text1"/>
        </w:rPr>
        <w:fldChar w:fldCharType="separate"/>
      </w:r>
      <w:ins w:id="36" w:author="W. Hu" w:date="2011-08-10T20:58:00Z">
        <w:r w:rsidR="00FE16CC">
          <w:rPr>
            <w:bCs w:val="0"/>
            <w:color w:val="000000" w:themeColor="text1"/>
          </w:rPr>
          <w:t>38</w:t>
        </w:r>
      </w:ins>
      <w:del w:id="37" w:author="W. Hu" w:date="2011-08-10T20:57:00Z">
        <w:r w:rsidR="00816277" w:rsidDel="00FE16CC">
          <w:rPr>
            <w:bCs w:val="0"/>
            <w:color w:val="000000" w:themeColor="text1"/>
          </w:rPr>
          <w:delText>37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_Toc298161492 \h </w:instrText>
      </w:r>
      <w:r w:rsidR="00CC03BE" w:rsidRPr="00686F87">
        <w:rPr>
          <w:bCs w:val="0"/>
          <w:color w:val="000000" w:themeColor="text1"/>
        </w:rPr>
      </w:r>
      <w:r w:rsidR="00CC03BE" w:rsidRPr="00686F87">
        <w:rPr>
          <w:bCs w:val="0"/>
          <w:color w:val="000000" w:themeColor="text1"/>
        </w:rPr>
        <w:fldChar w:fldCharType="separate"/>
      </w:r>
      <w:ins w:id="38" w:author="W. Hu" w:date="2011-08-10T20:58:00Z">
        <w:r w:rsidR="00FE16CC">
          <w:rPr>
            <w:bCs w:val="0"/>
            <w:color w:val="000000" w:themeColor="text1"/>
          </w:rPr>
          <w:t>38</w:t>
        </w:r>
      </w:ins>
      <w:del w:id="39" w:author="W. Hu" w:date="2011-08-10T20:57:00Z">
        <w:r w:rsidR="00816277" w:rsidDel="00FE16CC">
          <w:rPr>
            <w:bCs w:val="0"/>
            <w:color w:val="000000" w:themeColor="text1"/>
          </w:rPr>
          <w:delText>37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 /Curriculum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_Toc298161493 \h </w:instrText>
      </w:r>
      <w:r w:rsidR="00CC03BE" w:rsidRPr="00686F87">
        <w:rPr>
          <w:bCs w:val="0"/>
          <w:color w:val="000000" w:themeColor="text1"/>
        </w:rPr>
      </w:r>
      <w:r w:rsidR="00CC03BE" w:rsidRPr="00686F87">
        <w:rPr>
          <w:bCs w:val="0"/>
          <w:color w:val="000000" w:themeColor="text1"/>
        </w:rPr>
        <w:fldChar w:fldCharType="separate"/>
      </w:r>
      <w:ins w:id="40" w:author="W. Hu" w:date="2011-08-10T20:58:00Z">
        <w:r w:rsidR="00FE16CC">
          <w:rPr>
            <w:bCs w:val="0"/>
            <w:color w:val="000000" w:themeColor="text1"/>
          </w:rPr>
          <w:t>39</w:t>
        </w:r>
      </w:ins>
      <w:del w:id="41" w:author="W. Hu" w:date="2011-08-10T20:57:00Z">
        <w:r w:rsidR="00816277" w:rsidDel="00FE16CC">
          <w:rPr>
            <w:bCs w:val="0"/>
            <w:color w:val="000000" w:themeColor="text1"/>
          </w:rPr>
          <w:delText>38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Specialty Areas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_Toc298161494 \h </w:instrText>
      </w:r>
      <w:r w:rsidR="00CC03BE" w:rsidRPr="00686F87">
        <w:rPr>
          <w:bCs w:val="0"/>
          <w:color w:val="000000" w:themeColor="text1"/>
        </w:rPr>
      </w:r>
      <w:r w:rsidR="00CC03BE" w:rsidRPr="00686F87">
        <w:rPr>
          <w:bCs w:val="0"/>
          <w:color w:val="000000" w:themeColor="text1"/>
        </w:rPr>
        <w:fldChar w:fldCharType="separate"/>
      </w:r>
      <w:ins w:id="42" w:author="W. Hu" w:date="2011-08-10T20:58:00Z">
        <w:r w:rsidR="00FE16CC">
          <w:rPr>
            <w:bCs w:val="0"/>
            <w:color w:val="000000" w:themeColor="text1"/>
          </w:rPr>
          <w:t>39</w:t>
        </w:r>
      </w:ins>
      <w:del w:id="43" w:author="W. Hu" w:date="2011-08-10T20:57:00Z">
        <w:r w:rsidR="00816277" w:rsidDel="00FE16CC">
          <w:rPr>
            <w:bCs w:val="0"/>
            <w:color w:val="000000" w:themeColor="text1"/>
          </w:rPr>
          <w:delText>38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Thesis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_Toc298161495 \h </w:instrText>
      </w:r>
      <w:r w:rsidR="00CC03BE" w:rsidRPr="00686F87">
        <w:rPr>
          <w:bCs w:val="0"/>
          <w:color w:val="000000" w:themeColor="text1"/>
        </w:rPr>
      </w:r>
      <w:r w:rsidR="00CC03BE" w:rsidRPr="00686F87">
        <w:rPr>
          <w:bCs w:val="0"/>
          <w:color w:val="000000" w:themeColor="text1"/>
        </w:rPr>
        <w:fldChar w:fldCharType="separate"/>
      </w:r>
      <w:ins w:id="44" w:author="W. Hu" w:date="2011-08-10T20:58:00Z">
        <w:r w:rsidR="00FE16CC">
          <w:rPr>
            <w:bCs w:val="0"/>
            <w:color w:val="000000" w:themeColor="text1"/>
          </w:rPr>
          <w:t>40</w:t>
        </w:r>
      </w:ins>
      <w:del w:id="45" w:author="W. Hu" w:date="2011-08-10T20:57:00Z">
        <w:r w:rsidR="00816277" w:rsidDel="00FE16CC">
          <w:rPr>
            <w:bCs w:val="0"/>
            <w:color w:val="000000" w:themeColor="text1"/>
          </w:rPr>
          <w:delText>39</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_Toc298161496 \h </w:instrText>
      </w:r>
      <w:r w:rsidR="00CC03BE" w:rsidRPr="00686F87">
        <w:rPr>
          <w:bCs w:val="0"/>
          <w:color w:val="000000" w:themeColor="text1"/>
        </w:rPr>
      </w:r>
      <w:r w:rsidR="00CC03BE" w:rsidRPr="00686F87">
        <w:rPr>
          <w:bCs w:val="0"/>
          <w:color w:val="000000" w:themeColor="text1"/>
        </w:rPr>
        <w:fldChar w:fldCharType="separate"/>
      </w:r>
      <w:ins w:id="46" w:author="W. Hu" w:date="2011-08-10T20:58:00Z">
        <w:r w:rsidR="00FE16CC">
          <w:rPr>
            <w:bCs w:val="0"/>
            <w:color w:val="000000" w:themeColor="text1"/>
          </w:rPr>
          <w:t>40</w:t>
        </w:r>
      </w:ins>
      <w:del w:id="47" w:author="W. Hu" w:date="2011-08-10T20:57:00Z">
        <w:r w:rsidR="00816277" w:rsidDel="00FE16CC">
          <w:rPr>
            <w:bCs w:val="0"/>
            <w:color w:val="000000" w:themeColor="text1"/>
          </w:rPr>
          <w:delText>39</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Transfer Of Credit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_Toc298161497 \h </w:instrText>
      </w:r>
      <w:r w:rsidR="00CC03BE" w:rsidRPr="00686F87">
        <w:rPr>
          <w:bCs w:val="0"/>
          <w:color w:val="000000" w:themeColor="text1"/>
        </w:rPr>
      </w:r>
      <w:r w:rsidR="00CC03BE" w:rsidRPr="00686F87">
        <w:rPr>
          <w:bCs w:val="0"/>
          <w:color w:val="000000" w:themeColor="text1"/>
        </w:rPr>
        <w:fldChar w:fldCharType="separate"/>
      </w:r>
      <w:ins w:id="48" w:author="W. Hu" w:date="2011-08-10T20:58:00Z">
        <w:r w:rsidR="00FE16CC">
          <w:rPr>
            <w:bCs w:val="0"/>
            <w:color w:val="000000" w:themeColor="text1"/>
          </w:rPr>
          <w:t>40</w:t>
        </w:r>
      </w:ins>
      <w:del w:id="49" w:author="W. Hu" w:date="2011-08-10T20:57:00Z">
        <w:r w:rsidR="00816277" w:rsidDel="00FE16CC">
          <w:rPr>
            <w:bCs w:val="0"/>
            <w:color w:val="000000" w:themeColor="text1"/>
          </w:rPr>
          <w:delText>39</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Students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_Toc298161498 \h </w:instrText>
      </w:r>
      <w:r w:rsidR="00CC03BE" w:rsidRPr="00686F87">
        <w:rPr>
          <w:bCs w:val="0"/>
          <w:color w:val="000000" w:themeColor="text1"/>
        </w:rPr>
      </w:r>
      <w:r w:rsidR="00CC03BE" w:rsidRPr="00686F87">
        <w:rPr>
          <w:bCs w:val="0"/>
          <w:color w:val="000000" w:themeColor="text1"/>
        </w:rPr>
        <w:fldChar w:fldCharType="separate"/>
      </w:r>
      <w:ins w:id="50" w:author="W. Hu" w:date="2011-08-10T20:58:00Z">
        <w:r w:rsidR="00FE16CC">
          <w:rPr>
            <w:bCs w:val="0"/>
            <w:color w:val="000000" w:themeColor="text1"/>
          </w:rPr>
          <w:t>41</w:t>
        </w:r>
      </w:ins>
      <w:del w:id="51" w:author="W. Hu" w:date="2011-08-10T20:57:00Z">
        <w:r w:rsidR="00816277" w:rsidDel="00FE16CC">
          <w:rPr>
            <w:bCs w:val="0"/>
            <w:color w:val="000000" w:themeColor="text1"/>
          </w:rPr>
          <w:delText>40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_Toc298161499 \h </w:instrText>
      </w:r>
      <w:r w:rsidR="00CC03BE" w:rsidRPr="00686F87">
        <w:rPr>
          <w:bCs w:val="0"/>
          <w:color w:val="000000" w:themeColor="text1"/>
        </w:rPr>
      </w:r>
      <w:r w:rsidR="00CC03BE" w:rsidRPr="00686F87">
        <w:rPr>
          <w:bCs w:val="0"/>
          <w:color w:val="000000" w:themeColor="text1"/>
        </w:rPr>
        <w:fldChar w:fldCharType="separate"/>
      </w:r>
      <w:ins w:id="52" w:author="W. Hu" w:date="2011-08-10T20:58:00Z">
        <w:r w:rsidR="00FE16CC">
          <w:rPr>
            <w:bCs w:val="0"/>
            <w:color w:val="000000" w:themeColor="text1"/>
          </w:rPr>
          <w:t>41</w:t>
        </w:r>
      </w:ins>
      <w:del w:id="53" w:author="W. Hu" w:date="2011-08-10T20:57:00Z">
        <w:r w:rsidR="00816277" w:rsidDel="00FE16CC">
          <w:rPr>
            <w:bCs w:val="0"/>
            <w:color w:val="000000" w:themeColor="text1"/>
          </w:rPr>
          <w:delText>40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Faculty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_Toc298161500 \h </w:instrText>
      </w:r>
      <w:r w:rsidR="00CC03BE" w:rsidRPr="00686F87">
        <w:rPr>
          <w:bCs w:val="0"/>
          <w:color w:val="000000" w:themeColor="text1"/>
        </w:rPr>
      </w:r>
      <w:r w:rsidR="00CC03BE" w:rsidRPr="00686F87">
        <w:rPr>
          <w:bCs w:val="0"/>
          <w:color w:val="000000" w:themeColor="text1"/>
        </w:rPr>
        <w:fldChar w:fldCharType="separate"/>
      </w:r>
      <w:ins w:id="54" w:author="W. Hu" w:date="2011-08-10T20:58:00Z">
        <w:r w:rsidR="00FE16CC">
          <w:rPr>
            <w:bCs w:val="0"/>
            <w:color w:val="000000" w:themeColor="text1"/>
          </w:rPr>
          <w:t>41</w:t>
        </w:r>
      </w:ins>
      <w:del w:id="55" w:author="W. Hu" w:date="2011-08-10T20:57:00Z">
        <w:r w:rsidR="00816277" w:rsidDel="00FE16CC">
          <w:rPr>
            <w:bCs w:val="0"/>
            <w:color w:val="000000" w:themeColor="text1"/>
          </w:rPr>
          <w:delText>40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_Toc298161501 \h </w:instrText>
      </w:r>
      <w:r w:rsidR="00CC03BE" w:rsidRPr="00686F87">
        <w:rPr>
          <w:bCs w:val="0"/>
          <w:color w:val="000000" w:themeColor="text1"/>
        </w:rPr>
      </w:r>
      <w:r w:rsidR="00CC03BE" w:rsidRPr="00686F87">
        <w:rPr>
          <w:bCs w:val="0"/>
          <w:color w:val="000000" w:themeColor="text1"/>
        </w:rPr>
        <w:fldChar w:fldCharType="separate"/>
      </w:r>
      <w:ins w:id="56" w:author="W. Hu" w:date="2011-08-10T20:58:00Z">
        <w:r w:rsidR="00FE16CC">
          <w:rPr>
            <w:bCs w:val="0"/>
            <w:color w:val="000000" w:themeColor="text1"/>
          </w:rPr>
          <w:t>41</w:t>
        </w:r>
      </w:ins>
      <w:del w:id="57" w:author="W. Hu" w:date="2011-08-10T20:57:00Z">
        <w:r w:rsidR="00816277" w:rsidDel="00FE16CC">
          <w:rPr>
            <w:bCs w:val="0"/>
            <w:color w:val="000000" w:themeColor="text1"/>
          </w:rPr>
          <w:delText>40</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Public Administration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_Toc298161502 \h </w:instrText>
      </w:r>
      <w:r w:rsidR="00CC03BE" w:rsidRPr="00686F87">
        <w:rPr>
          <w:b/>
          <w:bCs w:val="0"/>
          <w:color w:val="000000" w:themeColor="text1"/>
        </w:rPr>
      </w:r>
      <w:r w:rsidR="00CC03BE" w:rsidRPr="00686F87">
        <w:rPr>
          <w:b/>
          <w:bCs w:val="0"/>
          <w:color w:val="000000" w:themeColor="text1"/>
        </w:rPr>
        <w:fldChar w:fldCharType="separate"/>
      </w:r>
      <w:ins w:id="58" w:author="W. Hu" w:date="2011-08-10T20:58:00Z">
        <w:r w:rsidR="00FE16CC">
          <w:rPr>
            <w:b/>
            <w:bCs w:val="0"/>
            <w:color w:val="000000" w:themeColor="text1"/>
          </w:rPr>
          <w:t>43</w:t>
        </w:r>
      </w:ins>
      <w:del w:id="59" w:author="W. Hu" w:date="2011-08-10T20:57:00Z">
        <w:r w:rsidR="00816277" w:rsidDel="00FE16CC">
          <w:rPr>
            <w:b/>
            <w:bCs w:val="0"/>
            <w:color w:val="000000" w:themeColor="text1"/>
          </w:rPr>
          <w:delText>42</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_Toc298161503 \h </w:instrText>
      </w:r>
      <w:r w:rsidR="00CC03BE" w:rsidRPr="00686F87">
        <w:rPr>
          <w:bCs w:val="0"/>
          <w:color w:val="000000" w:themeColor="text1"/>
        </w:rPr>
      </w:r>
      <w:r w:rsidR="00CC03BE" w:rsidRPr="00686F87">
        <w:rPr>
          <w:bCs w:val="0"/>
          <w:color w:val="000000" w:themeColor="text1"/>
        </w:rPr>
        <w:fldChar w:fldCharType="separate"/>
      </w:r>
      <w:ins w:id="60" w:author="W. Hu" w:date="2011-08-10T20:58:00Z">
        <w:r w:rsidR="00FE16CC">
          <w:rPr>
            <w:bCs w:val="0"/>
            <w:color w:val="000000" w:themeColor="text1"/>
          </w:rPr>
          <w:t>43</w:t>
        </w:r>
      </w:ins>
      <w:del w:id="61" w:author="W. Hu" w:date="2011-08-10T20:57:00Z">
        <w:r w:rsidR="00816277" w:rsidDel="00FE16CC">
          <w:rPr>
            <w:bCs w:val="0"/>
            <w:color w:val="000000" w:themeColor="text1"/>
          </w:rPr>
          <w:delText>42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Education Philosophy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_Toc298161504 \h </w:instrText>
      </w:r>
      <w:r w:rsidR="00CC03BE" w:rsidRPr="00686F87">
        <w:rPr>
          <w:bCs w:val="0"/>
          <w:color w:val="000000" w:themeColor="text1"/>
        </w:rPr>
      </w:r>
      <w:r w:rsidR="00CC03BE" w:rsidRPr="00686F87">
        <w:rPr>
          <w:bCs w:val="0"/>
          <w:color w:val="000000" w:themeColor="text1"/>
        </w:rPr>
        <w:fldChar w:fldCharType="separate"/>
      </w:r>
      <w:ins w:id="62" w:author="W. Hu" w:date="2011-08-10T20:58:00Z">
        <w:r w:rsidR="00FE16CC">
          <w:rPr>
            <w:bCs w:val="0"/>
            <w:color w:val="000000" w:themeColor="text1"/>
          </w:rPr>
          <w:t>43</w:t>
        </w:r>
      </w:ins>
      <w:del w:id="63" w:author="W. Hu" w:date="2011-08-10T20:57:00Z">
        <w:r w:rsidR="00816277" w:rsidDel="00FE16CC">
          <w:rPr>
            <w:bCs w:val="0"/>
            <w:color w:val="000000" w:themeColor="text1"/>
          </w:rPr>
          <w:delText>42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_Toc298161505 \h </w:instrText>
      </w:r>
      <w:r w:rsidR="00CC03BE" w:rsidRPr="00686F87">
        <w:rPr>
          <w:bCs w:val="0"/>
          <w:color w:val="000000" w:themeColor="text1"/>
        </w:rPr>
      </w:r>
      <w:r w:rsidR="00CC03BE" w:rsidRPr="00686F87">
        <w:rPr>
          <w:bCs w:val="0"/>
          <w:color w:val="000000" w:themeColor="text1"/>
        </w:rPr>
        <w:fldChar w:fldCharType="separate"/>
      </w:r>
      <w:ins w:id="64" w:author="W. Hu" w:date="2011-08-10T20:58:00Z">
        <w:r w:rsidR="00FE16CC">
          <w:rPr>
            <w:bCs w:val="0"/>
            <w:color w:val="000000" w:themeColor="text1"/>
          </w:rPr>
          <w:t>44</w:t>
        </w:r>
      </w:ins>
      <w:del w:id="65" w:author="W. Hu" w:date="2011-08-10T20:57:00Z">
        <w:r w:rsidR="00816277" w:rsidDel="00FE16CC">
          <w:rPr>
            <w:bCs w:val="0"/>
            <w:color w:val="000000" w:themeColor="text1"/>
          </w:rPr>
          <w:delText>43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_Toc298161506 \h </w:instrText>
      </w:r>
      <w:r w:rsidR="00CC03BE" w:rsidRPr="00686F87">
        <w:rPr>
          <w:bCs w:val="0"/>
          <w:color w:val="000000" w:themeColor="text1"/>
        </w:rPr>
      </w:r>
      <w:r w:rsidR="00CC03BE" w:rsidRPr="00686F87">
        <w:rPr>
          <w:bCs w:val="0"/>
          <w:color w:val="000000" w:themeColor="text1"/>
        </w:rPr>
        <w:fldChar w:fldCharType="separate"/>
      </w:r>
      <w:ins w:id="66" w:author="W. Hu" w:date="2011-08-10T20:58:00Z">
        <w:r w:rsidR="00FE16CC">
          <w:rPr>
            <w:bCs w:val="0"/>
            <w:color w:val="000000" w:themeColor="text1"/>
          </w:rPr>
          <w:t>44</w:t>
        </w:r>
      </w:ins>
      <w:del w:id="67" w:author="W. Hu" w:date="2011-08-10T20:57:00Z">
        <w:r w:rsidR="00816277" w:rsidDel="00FE16CC">
          <w:rPr>
            <w:bCs w:val="0"/>
            <w:color w:val="000000" w:themeColor="text1"/>
          </w:rPr>
          <w:delText>43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Off-Campus Programs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_Toc298161507 \h </w:instrText>
      </w:r>
      <w:r w:rsidR="00CC03BE" w:rsidRPr="00686F87">
        <w:rPr>
          <w:bCs w:val="0"/>
          <w:color w:val="000000" w:themeColor="text1"/>
        </w:rPr>
      </w:r>
      <w:r w:rsidR="00CC03BE" w:rsidRPr="00686F87">
        <w:rPr>
          <w:bCs w:val="0"/>
          <w:color w:val="000000" w:themeColor="text1"/>
        </w:rPr>
        <w:fldChar w:fldCharType="separate"/>
      </w:r>
      <w:ins w:id="68" w:author="W. Hu" w:date="2011-08-10T20:58:00Z">
        <w:r w:rsidR="00FE16CC">
          <w:rPr>
            <w:bCs w:val="0"/>
            <w:color w:val="000000" w:themeColor="text1"/>
          </w:rPr>
          <w:t>44</w:t>
        </w:r>
      </w:ins>
      <w:del w:id="69" w:author="W. Hu" w:date="2011-08-10T20:57:00Z">
        <w:r w:rsidR="00816277" w:rsidDel="00FE16CC">
          <w:rPr>
            <w:bCs w:val="0"/>
            <w:color w:val="000000" w:themeColor="text1"/>
          </w:rPr>
          <w:delText>43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_Toc298161508 \h </w:instrText>
      </w:r>
      <w:r w:rsidR="00CC03BE" w:rsidRPr="00686F87">
        <w:rPr>
          <w:bCs w:val="0"/>
          <w:color w:val="000000" w:themeColor="text1"/>
        </w:rPr>
      </w:r>
      <w:r w:rsidR="00CC03BE" w:rsidRPr="00686F87">
        <w:rPr>
          <w:bCs w:val="0"/>
          <w:color w:val="000000" w:themeColor="text1"/>
        </w:rPr>
        <w:fldChar w:fldCharType="separate"/>
      </w:r>
      <w:ins w:id="70" w:author="W. Hu" w:date="2011-08-10T20:58:00Z">
        <w:r w:rsidR="00FE16CC">
          <w:rPr>
            <w:bCs w:val="0"/>
            <w:color w:val="000000" w:themeColor="text1"/>
          </w:rPr>
          <w:t>44</w:t>
        </w:r>
      </w:ins>
      <w:del w:id="71" w:author="W. Hu" w:date="2011-08-10T20:57:00Z">
        <w:r w:rsidR="00816277" w:rsidDel="00FE16CC">
          <w:rPr>
            <w:bCs w:val="0"/>
            <w:color w:val="000000" w:themeColor="text1"/>
          </w:rPr>
          <w:delText>43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Undergraduate Prerequisites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_Toc298161509 \h </w:instrText>
      </w:r>
      <w:r w:rsidR="00CC03BE" w:rsidRPr="00686F87">
        <w:rPr>
          <w:bCs w:val="0"/>
          <w:color w:val="000000" w:themeColor="text1"/>
        </w:rPr>
      </w:r>
      <w:r w:rsidR="00CC03BE" w:rsidRPr="00686F87">
        <w:rPr>
          <w:bCs w:val="0"/>
          <w:color w:val="000000" w:themeColor="text1"/>
        </w:rPr>
        <w:fldChar w:fldCharType="separate"/>
      </w:r>
      <w:ins w:id="72" w:author="W. Hu" w:date="2011-08-10T20:58:00Z">
        <w:r w:rsidR="00FE16CC">
          <w:rPr>
            <w:bCs w:val="0"/>
            <w:color w:val="000000" w:themeColor="text1"/>
          </w:rPr>
          <w:t>44</w:t>
        </w:r>
      </w:ins>
      <w:del w:id="73" w:author="W. Hu" w:date="2011-08-10T20:57:00Z">
        <w:r w:rsidR="00816277" w:rsidDel="00FE16CC">
          <w:rPr>
            <w:bCs w:val="0"/>
            <w:color w:val="000000" w:themeColor="text1"/>
          </w:rPr>
          <w:delText>43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Curriculum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_Toc298161510 \h </w:instrText>
      </w:r>
      <w:r w:rsidR="00CC03BE" w:rsidRPr="00686F87">
        <w:rPr>
          <w:bCs w:val="0"/>
          <w:color w:val="000000" w:themeColor="text1"/>
        </w:rPr>
      </w:r>
      <w:r w:rsidR="00CC03BE" w:rsidRPr="00686F87">
        <w:rPr>
          <w:bCs w:val="0"/>
          <w:color w:val="000000" w:themeColor="text1"/>
        </w:rPr>
        <w:fldChar w:fldCharType="separate"/>
      </w:r>
      <w:ins w:id="74" w:author="W. Hu" w:date="2011-08-10T20:58:00Z">
        <w:r w:rsidR="00FE16CC">
          <w:rPr>
            <w:bCs w:val="0"/>
            <w:color w:val="000000" w:themeColor="text1"/>
          </w:rPr>
          <w:t>45</w:t>
        </w:r>
      </w:ins>
      <w:del w:id="75" w:author="W. Hu" w:date="2011-08-10T20:57:00Z">
        <w:r w:rsidR="00816277" w:rsidDel="00FE16CC">
          <w:rPr>
            <w:bCs w:val="0"/>
            <w:color w:val="000000" w:themeColor="text1"/>
          </w:rPr>
          <w:delText>44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Other Program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_Toc298161514 \h </w:instrText>
      </w:r>
      <w:r w:rsidR="00CC03BE" w:rsidRPr="00686F87">
        <w:rPr>
          <w:bCs w:val="0"/>
          <w:color w:val="000000" w:themeColor="text1"/>
        </w:rPr>
      </w:r>
      <w:r w:rsidR="00CC03BE" w:rsidRPr="00686F87">
        <w:rPr>
          <w:bCs w:val="0"/>
          <w:color w:val="000000" w:themeColor="text1"/>
        </w:rPr>
        <w:fldChar w:fldCharType="separate"/>
      </w:r>
      <w:ins w:id="76" w:author="W. Hu" w:date="2011-08-10T20:58:00Z">
        <w:r w:rsidR="00FE16CC">
          <w:rPr>
            <w:bCs w:val="0"/>
            <w:color w:val="000000" w:themeColor="text1"/>
          </w:rPr>
          <w:t>47</w:t>
        </w:r>
      </w:ins>
      <w:del w:id="77" w:author="W. Hu" w:date="2011-08-10T20:57:00Z">
        <w:r w:rsidR="00816277" w:rsidDel="00FE16CC">
          <w:rPr>
            <w:bCs w:val="0"/>
            <w:color w:val="000000" w:themeColor="text1"/>
          </w:rPr>
          <w:delText>46</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Pr>
          <w:bCs w:val="0"/>
          <w:color w:val="000000" w:themeColor="text1"/>
        </w:rPr>
        <w:t>PA</w:t>
      </w:r>
      <w:r w:rsidRPr="00686F87">
        <w:rPr>
          <w:bCs w:val="0"/>
          <w:color w:val="000000" w:themeColor="text1"/>
        </w:rPr>
        <w:t xml:space="preserve"> Faculty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_Toc298161515 \h </w:instrText>
      </w:r>
      <w:r w:rsidR="00CC03BE" w:rsidRPr="00686F87">
        <w:rPr>
          <w:bCs w:val="0"/>
          <w:color w:val="000000" w:themeColor="text1"/>
        </w:rPr>
      </w:r>
      <w:r w:rsidR="00CC03BE" w:rsidRPr="00686F87">
        <w:rPr>
          <w:bCs w:val="0"/>
          <w:color w:val="000000" w:themeColor="text1"/>
        </w:rPr>
        <w:fldChar w:fldCharType="separate"/>
      </w:r>
      <w:ins w:id="78" w:author="W. Hu" w:date="2011-08-10T20:58:00Z">
        <w:r w:rsidR="00FE16CC">
          <w:rPr>
            <w:bCs w:val="0"/>
            <w:color w:val="000000" w:themeColor="text1"/>
          </w:rPr>
          <w:t>47</w:t>
        </w:r>
      </w:ins>
      <w:del w:id="79" w:author="W. Hu" w:date="2011-08-10T20:57:00Z">
        <w:r w:rsidR="00816277" w:rsidDel="00FE16CC">
          <w:rPr>
            <w:bCs w:val="0"/>
            <w:color w:val="000000" w:themeColor="text1"/>
          </w:rPr>
          <w:delText>46</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_Toc298161516 \h </w:instrText>
      </w:r>
      <w:r w:rsidR="00CC03BE" w:rsidRPr="00686F87">
        <w:rPr>
          <w:bCs w:val="0"/>
          <w:color w:val="000000" w:themeColor="text1"/>
        </w:rPr>
      </w:r>
      <w:r w:rsidR="00CC03BE" w:rsidRPr="00686F87">
        <w:rPr>
          <w:bCs w:val="0"/>
          <w:color w:val="000000" w:themeColor="text1"/>
        </w:rPr>
        <w:fldChar w:fldCharType="separate"/>
      </w:r>
      <w:ins w:id="80" w:author="W. Hu" w:date="2011-08-10T20:58:00Z">
        <w:r w:rsidR="00FE16CC">
          <w:rPr>
            <w:bCs w:val="0"/>
            <w:color w:val="000000" w:themeColor="text1"/>
          </w:rPr>
          <w:t>47</w:t>
        </w:r>
      </w:ins>
      <w:del w:id="81" w:author="W. Hu" w:date="2011-08-10T20:57:00Z">
        <w:r w:rsidR="00816277" w:rsidDel="00FE16CC">
          <w:rPr>
            <w:bCs w:val="0"/>
            <w:color w:val="000000" w:themeColor="text1"/>
          </w:rPr>
          <w:delText>46</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Management Courses Accepted As Substitutions In The M</w:t>
      </w:r>
      <w:r>
        <w:rPr>
          <w:bCs w:val="0"/>
          <w:color w:val="000000" w:themeColor="text1"/>
        </w:rPr>
        <w:t>PA</w:t>
      </w:r>
      <w:r w:rsidRPr="00686F87">
        <w:rPr>
          <w:bCs w:val="0"/>
          <w:color w:val="000000" w:themeColor="text1"/>
        </w:rPr>
        <w:t xml:space="preserv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_Toc298161517 \h </w:instrText>
      </w:r>
      <w:r w:rsidR="00CC03BE" w:rsidRPr="00686F87">
        <w:rPr>
          <w:bCs w:val="0"/>
          <w:color w:val="000000" w:themeColor="text1"/>
        </w:rPr>
      </w:r>
      <w:r w:rsidR="00CC03BE" w:rsidRPr="00686F87">
        <w:rPr>
          <w:bCs w:val="0"/>
          <w:color w:val="000000" w:themeColor="text1"/>
        </w:rPr>
        <w:fldChar w:fldCharType="separate"/>
      </w:r>
      <w:ins w:id="82" w:author="W. Hu" w:date="2011-08-10T20:58:00Z">
        <w:r w:rsidR="00FE16CC">
          <w:rPr>
            <w:bCs w:val="0"/>
            <w:color w:val="000000" w:themeColor="text1"/>
          </w:rPr>
          <w:t>50</w:t>
        </w:r>
      </w:ins>
      <w:del w:id="83" w:author="W. Hu" w:date="2011-08-10T20:57:00Z">
        <w:r w:rsidR="00816277" w:rsidDel="00FE16CC">
          <w:rPr>
            <w:bCs w:val="0"/>
            <w:color w:val="000000" w:themeColor="text1"/>
          </w:rPr>
          <w:delText>49</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Nursing</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_Toc298161518 \h </w:instrText>
      </w:r>
      <w:r w:rsidR="00CC03BE" w:rsidRPr="00686F87">
        <w:rPr>
          <w:b/>
          <w:bCs w:val="0"/>
          <w:color w:val="000000" w:themeColor="text1"/>
        </w:rPr>
      </w:r>
      <w:r w:rsidR="00CC03BE" w:rsidRPr="00686F87">
        <w:rPr>
          <w:b/>
          <w:bCs w:val="0"/>
          <w:color w:val="000000" w:themeColor="text1"/>
        </w:rPr>
        <w:fldChar w:fldCharType="separate"/>
      </w:r>
      <w:ins w:id="84" w:author="W. Hu" w:date="2011-08-10T20:58:00Z">
        <w:r w:rsidR="00FE16CC">
          <w:rPr>
            <w:b/>
            <w:bCs w:val="0"/>
            <w:color w:val="000000" w:themeColor="text1"/>
          </w:rPr>
          <w:t>51</w:t>
        </w:r>
      </w:ins>
      <w:del w:id="85" w:author="W. Hu" w:date="2011-08-10T20:57:00Z">
        <w:r w:rsidR="00816277" w:rsidDel="00FE16CC">
          <w:rPr>
            <w:b/>
            <w:bCs w:val="0"/>
            <w:color w:val="000000" w:themeColor="text1"/>
          </w:rPr>
          <w:delText>50</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_Toc298161519 \h </w:instrText>
      </w:r>
      <w:r w:rsidR="00CC03BE" w:rsidRPr="00686F87">
        <w:rPr>
          <w:bCs w:val="0"/>
          <w:color w:val="000000" w:themeColor="text1"/>
        </w:rPr>
      </w:r>
      <w:r w:rsidR="00CC03BE" w:rsidRPr="00686F87">
        <w:rPr>
          <w:bCs w:val="0"/>
          <w:color w:val="000000" w:themeColor="text1"/>
        </w:rPr>
        <w:fldChar w:fldCharType="separate"/>
      </w:r>
      <w:ins w:id="86" w:author="W. Hu" w:date="2011-08-10T20:58:00Z">
        <w:r w:rsidR="00FE16CC">
          <w:rPr>
            <w:bCs w:val="0"/>
            <w:color w:val="000000" w:themeColor="text1"/>
          </w:rPr>
          <w:t>51</w:t>
        </w:r>
      </w:ins>
      <w:del w:id="87" w:author="W. Hu" w:date="2011-08-10T20:57:00Z">
        <w:r w:rsidR="00816277" w:rsidDel="00FE16CC">
          <w:rPr>
            <w:bCs w:val="0"/>
            <w:color w:val="000000" w:themeColor="text1"/>
          </w:rPr>
          <w:delText>50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_Toc298161520 \h </w:instrText>
      </w:r>
      <w:r w:rsidR="00CC03BE" w:rsidRPr="00686F87">
        <w:rPr>
          <w:bCs w:val="0"/>
          <w:color w:val="000000" w:themeColor="text1"/>
        </w:rPr>
      </w:r>
      <w:r w:rsidR="00CC03BE" w:rsidRPr="00686F87">
        <w:rPr>
          <w:bCs w:val="0"/>
          <w:color w:val="000000" w:themeColor="text1"/>
        </w:rPr>
        <w:fldChar w:fldCharType="separate"/>
      </w:r>
      <w:ins w:id="88" w:author="W. Hu" w:date="2011-08-10T20:58:00Z">
        <w:r w:rsidR="00FE16CC">
          <w:rPr>
            <w:bCs w:val="0"/>
            <w:color w:val="000000" w:themeColor="text1"/>
          </w:rPr>
          <w:t>51</w:t>
        </w:r>
      </w:ins>
      <w:del w:id="89" w:author="W. Hu" w:date="2011-08-10T20:57:00Z">
        <w:r w:rsidR="00816277" w:rsidDel="00FE16CC">
          <w:rPr>
            <w:bCs w:val="0"/>
            <w:color w:val="000000" w:themeColor="text1"/>
          </w:rPr>
          <w:delText>50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_Toc298161521 \h </w:instrText>
      </w:r>
      <w:r w:rsidR="00CC03BE" w:rsidRPr="00686F87">
        <w:rPr>
          <w:bCs w:val="0"/>
          <w:color w:val="000000" w:themeColor="text1"/>
        </w:rPr>
      </w:r>
      <w:r w:rsidR="00CC03BE" w:rsidRPr="00686F87">
        <w:rPr>
          <w:bCs w:val="0"/>
          <w:color w:val="000000" w:themeColor="text1"/>
        </w:rPr>
        <w:fldChar w:fldCharType="separate"/>
      </w:r>
      <w:ins w:id="90" w:author="W. Hu" w:date="2011-08-10T20:58:00Z">
        <w:r w:rsidR="00FE16CC">
          <w:rPr>
            <w:bCs w:val="0"/>
            <w:color w:val="000000" w:themeColor="text1"/>
          </w:rPr>
          <w:t>52</w:t>
        </w:r>
      </w:ins>
      <w:del w:id="91" w:author="W. Hu" w:date="2011-08-10T20:57:00Z">
        <w:r w:rsidR="00816277" w:rsidDel="00FE16CC">
          <w:rPr>
            <w:bCs w:val="0"/>
            <w:color w:val="000000" w:themeColor="text1"/>
          </w:rPr>
          <w:delText>51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_Toc298161522 \h </w:instrText>
      </w:r>
      <w:r w:rsidR="00CC03BE" w:rsidRPr="00686F87">
        <w:rPr>
          <w:bCs w:val="0"/>
          <w:color w:val="000000" w:themeColor="text1"/>
        </w:rPr>
      </w:r>
      <w:r w:rsidR="00CC03BE" w:rsidRPr="00686F87">
        <w:rPr>
          <w:bCs w:val="0"/>
          <w:color w:val="000000" w:themeColor="text1"/>
        </w:rPr>
        <w:fldChar w:fldCharType="separate"/>
      </w:r>
      <w:ins w:id="92" w:author="W. Hu" w:date="2011-08-10T20:58:00Z">
        <w:r w:rsidR="00FE16CC">
          <w:rPr>
            <w:bCs w:val="0"/>
            <w:color w:val="000000" w:themeColor="text1"/>
          </w:rPr>
          <w:t>52</w:t>
        </w:r>
      </w:ins>
      <w:del w:id="93" w:author="W. Hu" w:date="2011-08-10T20:57:00Z">
        <w:r w:rsidR="00816277" w:rsidDel="00FE16CC">
          <w:rPr>
            <w:bCs w:val="0"/>
            <w:color w:val="000000" w:themeColor="text1"/>
          </w:rPr>
          <w:delText>51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_Toc298161523 \h </w:instrText>
      </w:r>
      <w:r w:rsidR="00CC03BE" w:rsidRPr="00686F87">
        <w:rPr>
          <w:bCs w:val="0"/>
          <w:color w:val="000000" w:themeColor="text1"/>
        </w:rPr>
      </w:r>
      <w:r w:rsidR="00CC03BE" w:rsidRPr="00686F87">
        <w:rPr>
          <w:bCs w:val="0"/>
          <w:color w:val="000000" w:themeColor="text1"/>
        </w:rPr>
        <w:fldChar w:fldCharType="separate"/>
      </w:r>
      <w:ins w:id="94" w:author="W. Hu" w:date="2011-08-10T20:58:00Z">
        <w:r w:rsidR="00FE16CC">
          <w:rPr>
            <w:bCs w:val="0"/>
            <w:color w:val="000000" w:themeColor="text1"/>
          </w:rPr>
          <w:t>52</w:t>
        </w:r>
      </w:ins>
      <w:del w:id="95" w:author="W. Hu" w:date="2011-08-10T20:57:00Z">
        <w:r w:rsidR="00816277" w:rsidDel="00FE16CC">
          <w:rPr>
            <w:bCs w:val="0"/>
            <w:color w:val="000000" w:themeColor="text1"/>
          </w:rPr>
          <w:delText>51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w:t>
      </w:r>
      <w:del w:id="96" w:author="W. Hu" w:date="2011-08-10T20:55:00Z">
        <w:r w:rsidRPr="00686F87" w:rsidDel="00FE16CC">
          <w:rPr>
            <w:bCs w:val="0"/>
            <w:color w:val="000000" w:themeColor="text1"/>
          </w:rPr>
          <w:delText>n</w:delText>
        </w:r>
      </w:del>
      <w:ins w:id="97" w:author="W. Hu" w:date="2011-08-10T20:55:00Z">
        <w:r w:rsidR="00FE16CC">
          <w:rPr>
            <w:bCs w:val="0"/>
            <w:color w:val="000000" w:themeColor="text1"/>
          </w:rPr>
          <w:t>N</w:t>
        </w:r>
      </w:ins>
      <w:r w:rsidRPr="00686F87">
        <w:rPr>
          <w:bCs w:val="0"/>
          <w:color w:val="000000" w:themeColor="text1"/>
        </w:rPr>
        <w:t xml:space="preserve"> To M</w:t>
      </w:r>
      <w:del w:id="98" w:author="W. Hu" w:date="2011-08-10T20:55:00Z">
        <w:r w:rsidRPr="00686F87" w:rsidDel="00FE16CC">
          <w:rPr>
            <w:bCs w:val="0"/>
            <w:color w:val="000000" w:themeColor="text1"/>
          </w:rPr>
          <w:delText>sn</w:delText>
        </w:r>
      </w:del>
      <w:ins w:id="99" w:author="W. Hu" w:date="2011-08-10T20:55:00Z">
        <w:r w:rsidR="00FE16CC">
          <w:rPr>
            <w:bCs w:val="0"/>
            <w:color w:val="000000" w:themeColor="text1"/>
          </w:rPr>
          <w:t>SN</w:t>
        </w:r>
      </w:ins>
      <w:r w:rsidRPr="00686F87">
        <w:rPr>
          <w:bCs w:val="0"/>
          <w:color w:val="000000" w:themeColor="text1"/>
        </w:rPr>
        <w:t>-F</w:t>
      </w:r>
      <w:del w:id="100" w:author="W. Hu" w:date="2011-08-10T20:55:00Z">
        <w:r w:rsidRPr="00686F87" w:rsidDel="00FE16CC">
          <w:rPr>
            <w:bCs w:val="0"/>
            <w:color w:val="000000" w:themeColor="text1"/>
          </w:rPr>
          <w:delText>np</w:delText>
        </w:r>
      </w:del>
      <w:ins w:id="101" w:author="W. Hu" w:date="2011-08-10T20:55:00Z">
        <w:r w:rsidR="00FE16CC">
          <w:rPr>
            <w:bCs w:val="0"/>
            <w:color w:val="000000" w:themeColor="text1"/>
          </w:rPr>
          <w:t>NP</w:t>
        </w:r>
      </w:ins>
      <w:r w:rsidRPr="00686F87">
        <w:rPr>
          <w:bCs w:val="0"/>
          <w:color w:val="000000" w:themeColor="text1"/>
        </w:rPr>
        <w:t xml:space="preserve"> 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_Toc298161524 \h </w:instrText>
      </w:r>
      <w:r w:rsidR="00CC03BE" w:rsidRPr="00686F87">
        <w:rPr>
          <w:bCs w:val="0"/>
          <w:color w:val="000000" w:themeColor="text1"/>
        </w:rPr>
      </w:r>
      <w:r w:rsidR="00CC03BE" w:rsidRPr="00686F87">
        <w:rPr>
          <w:bCs w:val="0"/>
          <w:color w:val="000000" w:themeColor="text1"/>
        </w:rPr>
        <w:fldChar w:fldCharType="separate"/>
      </w:r>
      <w:ins w:id="102" w:author="W. Hu" w:date="2011-08-10T20:58:00Z">
        <w:r w:rsidR="00FE16CC">
          <w:rPr>
            <w:bCs w:val="0"/>
            <w:color w:val="000000" w:themeColor="text1"/>
          </w:rPr>
          <w:t>52</w:t>
        </w:r>
      </w:ins>
      <w:del w:id="103" w:author="W. Hu" w:date="2011-08-10T20:57:00Z">
        <w:r w:rsidR="00816277" w:rsidDel="00FE16CC">
          <w:rPr>
            <w:bCs w:val="0"/>
            <w:color w:val="000000" w:themeColor="text1"/>
          </w:rPr>
          <w:delText>51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w:t>
      </w:r>
      <w:del w:id="104" w:author="W. Hu" w:date="2011-08-10T20:55:00Z">
        <w:r w:rsidRPr="00686F87" w:rsidDel="00FE16CC">
          <w:rPr>
            <w:bCs w:val="0"/>
            <w:color w:val="000000" w:themeColor="text1"/>
          </w:rPr>
          <w:delText>n</w:delText>
        </w:r>
      </w:del>
      <w:ins w:id="105" w:author="W. Hu" w:date="2011-08-10T20:55:00Z">
        <w:r w:rsidR="00FE16CC">
          <w:rPr>
            <w:bCs w:val="0"/>
            <w:color w:val="000000" w:themeColor="text1"/>
          </w:rPr>
          <w:t>N</w:t>
        </w:r>
      </w:ins>
      <w:r w:rsidRPr="00686F87">
        <w:rPr>
          <w:bCs w:val="0"/>
          <w:color w:val="000000" w:themeColor="text1"/>
        </w:rPr>
        <w:t>-M</w:t>
      </w:r>
      <w:del w:id="106" w:author="W. Hu" w:date="2011-08-10T20:56:00Z">
        <w:r w:rsidRPr="00686F87" w:rsidDel="00FE16CC">
          <w:rPr>
            <w:bCs w:val="0"/>
            <w:color w:val="000000" w:themeColor="text1"/>
          </w:rPr>
          <w:delText>sn</w:delText>
        </w:r>
      </w:del>
      <w:ins w:id="107" w:author="W. Hu" w:date="2011-08-10T20:56:00Z">
        <w:r w:rsidR="00FE16CC">
          <w:rPr>
            <w:bCs w:val="0"/>
            <w:color w:val="000000" w:themeColor="text1"/>
          </w:rPr>
          <w:t>SN</w:t>
        </w:r>
      </w:ins>
      <w:r w:rsidRPr="00686F87">
        <w:rPr>
          <w:bCs w:val="0"/>
          <w:color w:val="000000" w:themeColor="text1"/>
        </w:rPr>
        <w:t xml:space="preserve"> 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_Toc298161525 \h </w:instrText>
      </w:r>
      <w:r w:rsidR="00CC03BE" w:rsidRPr="00686F87">
        <w:rPr>
          <w:bCs w:val="0"/>
          <w:color w:val="000000" w:themeColor="text1"/>
        </w:rPr>
      </w:r>
      <w:r w:rsidR="00CC03BE" w:rsidRPr="00686F87">
        <w:rPr>
          <w:bCs w:val="0"/>
          <w:color w:val="000000" w:themeColor="text1"/>
        </w:rPr>
        <w:fldChar w:fldCharType="separate"/>
      </w:r>
      <w:ins w:id="108" w:author="W. Hu" w:date="2011-08-10T20:58:00Z">
        <w:r w:rsidR="00FE16CC">
          <w:rPr>
            <w:bCs w:val="0"/>
            <w:color w:val="000000" w:themeColor="text1"/>
          </w:rPr>
          <w:t>52</w:t>
        </w:r>
      </w:ins>
      <w:del w:id="109" w:author="W. Hu" w:date="2011-08-10T20:57:00Z">
        <w:r w:rsidR="00816277" w:rsidDel="00FE16CC">
          <w:rPr>
            <w:bCs w:val="0"/>
            <w:color w:val="000000" w:themeColor="text1"/>
          </w:rPr>
          <w:delText>51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_Toc298161526 \h </w:instrText>
      </w:r>
      <w:r w:rsidR="00CC03BE" w:rsidRPr="00686F87">
        <w:rPr>
          <w:bCs w:val="0"/>
          <w:color w:val="000000" w:themeColor="text1"/>
        </w:rPr>
      </w:r>
      <w:r w:rsidR="00CC03BE" w:rsidRPr="00686F87">
        <w:rPr>
          <w:bCs w:val="0"/>
          <w:color w:val="000000" w:themeColor="text1"/>
        </w:rPr>
        <w:fldChar w:fldCharType="separate"/>
      </w:r>
      <w:ins w:id="110" w:author="W. Hu" w:date="2011-08-10T20:58:00Z">
        <w:r w:rsidR="00FE16CC">
          <w:rPr>
            <w:bCs w:val="0"/>
            <w:color w:val="000000" w:themeColor="text1"/>
          </w:rPr>
          <w:t>53</w:t>
        </w:r>
      </w:ins>
      <w:del w:id="111" w:author="W. Hu" w:date="2011-08-10T20:57:00Z">
        <w:r w:rsidR="00816277" w:rsidDel="00FE16CC">
          <w:rPr>
            <w:bCs w:val="0"/>
            <w:color w:val="000000" w:themeColor="text1"/>
          </w:rPr>
          <w:delText>52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_Toc298161527 \h </w:instrText>
      </w:r>
      <w:r w:rsidR="00CC03BE" w:rsidRPr="00686F87">
        <w:rPr>
          <w:bCs w:val="0"/>
          <w:color w:val="000000" w:themeColor="text1"/>
        </w:rPr>
      </w:r>
      <w:r w:rsidR="00CC03BE" w:rsidRPr="00686F87">
        <w:rPr>
          <w:bCs w:val="0"/>
          <w:color w:val="000000" w:themeColor="text1"/>
        </w:rPr>
        <w:fldChar w:fldCharType="separate"/>
      </w:r>
      <w:ins w:id="112" w:author="W. Hu" w:date="2011-08-10T20:58:00Z">
        <w:r w:rsidR="00FE16CC">
          <w:rPr>
            <w:bCs w:val="0"/>
            <w:color w:val="000000" w:themeColor="text1"/>
          </w:rPr>
          <w:t>53</w:t>
        </w:r>
      </w:ins>
      <w:del w:id="113" w:author="W. Hu" w:date="2011-08-10T20:57:00Z">
        <w:r w:rsidR="00816277" w:rsidDel="00FE16CC">
          <w:rPr>
            <w:bCs w:val="0"/>
            <w:color w:val="000000" w:themeColor="text1"/>
          </w:rPr>
          <w:delText>52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_Toc298161528 \h </w:instrText>
      </w:r>
      <w:r w:rsidR="00CC03BE" w:rsidRPr="00686F87">
        <w:rPr>
          <w:bCs w:val="0"/>
          <w:color w:val="000000" w:themeColor="text1"/>
        </w:rPr>
      </w:r>
      <w:r w:rsidR="00CC03BE" w:rsidRPr="00686F87">
        <w:rPr>
          <w:bCs w:val="0"/>
          <w:color w:val="000000" w:themeColor="text1"/>
        </w:rPr>
        <w:fldChar w:fldCharType="separate"/>
      </w:r>
      <w:ins w:id="114" w:author="W. Hu" w:date="2011-08-10T20:58:00Z">
        <w:r w:rsidR="00FE16CC">
          <w:rPr>
            <w:bCs w:val="0"/>
            <w:color w:val="000000" w:themeColor="text1"/>
          </w:rPr>
          <w:t>54</w:t>
        </w:r>
      </w:ins>
      <w:del w:id="115" w:author="W. Hu" w:date="2011-08-10T20:57:00Z">
        <w:r w:rsidR="00816277" w:rsidDel="00FE16CC">
          <w:rPr>
            <w:bCs w:val="0"/>
            <w:color w:val="000000" w:themeColor="text1"/>
          </w:rPr>
          <w:delText>53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_Toc298161529 \h </w:instrText>
      </w:r>
      <w:r w:rsidR="00CC03BE" w:rsidRPr="00686F87">
        <w:rPr>
          <w:bCs w:val="0"/>
          <w:color w:val="000000" w:themeColor="text1"/>
        </w:rPr>
      </w:r>
      <w:r w:rsidR="00CC03BE" w:rsidRPr="00686F87">
        <w:rPr>
          <w:bCs w:val="0"/>
          <w:color w:val="000000" w:themeColor="text1"/>
        </w:rPr>
        <w:fldChar w:fldCharType="separate"/>
      </w:r>
      <w:ins w:id="116" w:author="W. Hu" w:date="2011-08-10T20:58:00Z">
        <w:r w:rsidR="00FE16CC">
          <w:rPr>
            <w:bCs w:val="0"/>
            <w:color w:val="000000" w:themeColor="text1"/>
          </w:rPr>
          <w:t>54</w:t>
        </w:r>
      </w:ins>
      <w:del w:id="117" w:author="W. Hu" w:date="2011-08-10T20:57:00Z">
        <w:r w:rsidR="00816277" w:rsidDel="00FE16CC">
          <w:rPr>
            <w:bCs w:val="0"/>
            <w:color w:val="000000" w:themeColor="text1"/>
          </w:rPr>
          <w:delText>53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_Toc298161530 \h </w:instrText>
      </w:r>
      <w:r w:rsidR="00CC03BE" w:rsidRPr="00686F87">
        <w:rPr>
          <w:bCs w:val="0"/>
          <w:color w:val="000000" w:themeColor="text1"/>
        </w:rPr>
      </w:r>
      <w:r w:rsidR="00CC03BE" w:rsidRPr="00686F87">
        <w:rPr>
          <w:bCs w:val="0"/>
          <w:color w:val="000000" w:themeColor="text1"/>
        </w:rPr>
        <w:fldChar w:fldCharType="separate"/>
      </w:r>
      <w:ins w:id="118" w:author="W. Hu" w:date="2011-08-10T20:58:00Z">
        <w:r w:rsidR="00FE16CC">
          <w:rPr>
            <w:bCs w:val="0"/>
            <w:color w:val="000000" w:themeColor="text1"/>
          </w:rPr>
          <w:t>54</w:t>
        </w:r>
      </w:ins>
      <w:del w:id="119" w:author="W. Hu" w:date="2011-08-10T20:57:00Z">
        <w:r w:rsidR="00816277" w:rsidDel="00FE16CC">
          <w:rPr>
            <w:bCs w:val="0"/>
            <w:color w:val="000000" w:themeColor="text1"/>
          </w:rPr>
          <w:delText>53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_Toc298161531 \h </w:instrText>
      </w:r>
      <w:r w:rsidR="00CC03BE" w:rsidRPr="00686F87">
        <w:rPr>
          <w:bCs w:val="0"/>
          <w:color w:val="000000" w:themeColor="text1"/>
        </w:rPr>
      </w:r>
      <w:r w:rsidR="00CC03BE" w:rsidRPr="00686F87">
        <w:rPr>
          <w:bCs w:val="0"/>
          <w:color w:val="000000" w:themeColor="text1"/>
        </w:rPr>
        <w:fldChar w:fldCharType="separate"/>
      </w:r>
      <w:ins w:id="120" w:author="W. Hu" w:date="2011-08-10T20:58:00Z">
        <w:r w:rsidR="00FE16CC">
          <w:rPr>
            <w:bCs w:val="0"/>
            <w:color w:val="000000" w:themeColor="text1"/>
          </w:rPr>
          <w:t>55</w:t>
        </w:r>
      </w:ins>
      <w:del w:id="121" w:author="W. Hu" w:date="2011-08-10T20:57:00Z">
        <w:r w:rsidR="00816277" w:rsidDel="00FE16CC">
          <w:rPr>
            <w:bCs w:val="0"/>
            <w:color w:val="000000" w:themeColor="text1"/>
          </w:rPr>
          <w:delText>54</w:delText>
        </w:r>
      </w:del>
      <w:r w:rsidR="00CC03BE" w:rsidRPr="00686F87">
        <w:rPr>
          <w:bCs w:val="0"/>
          <w:color w:val="000000" w:themeColor="text1"/>
        </w:rPr>
        <w:fldChar w:fldCharType="end"/>
      </w:r>
    </w:p>
    <w:p w:rsidR="00DD7BDC" w:rsidRDefault="00DD7BDC" w:rsidP="00686F87">
      <w:pPr>
        <w:pStyle w:val="TOC2"/>
        <w:rPr>
          <w:bCs w:val="0"/>
          <w:color w:val="000000" w:themeColor="text1"/>
        </w:rPr>
      </w:pPr>
    </w:p>
    <w:p w:rsidR="00686F87" w:rsidRPr="00686F87" w:rsidRDefault="00686F87" w:rsidP="00686F87">
      <w:pPr>
        <w:pStyle w:val="TOC2"/>
        <w:rPr>
          <w:bCs w:val="0"/>
          <w:color w:val="000000" w:themeColor="text1"/>
        </w:rPr>
      </w:pPr>
      <w:r w:rsidRPr="00DD7BDC">
        <w:rPr>
          <w:b/>
          <w:bCs w:val="0"/>
          <w:color w:val="000000" w:themeColor="text1"/>
        </w:rPr>
        <w:t>Master Of Social Work Program</w:t>
      </w:r>
      <w:r w:rsidRPr="00686F87">
        <w:rPr>
          <w:bCs w:val="0"/>
          <w:color w:val="000000" w:themeColor="text1"/>
        </w:rPr>
        <w:tab/>
      </w:r>
      <w:r w:rsidR="00CC03BE" w:rsidRPr="00DD7BDC">
        <w:rPr>
          <w:b/>
          <w:bCs w:val="0"/>
          <w:color w:val="000000" w:themeColor="text1"/>
        </w:rPr>
        <w:fldChar w:fldCharType="begin"/>
      </w:r>
      <w:r w:rsidRPr="00DD7BDC">
        <w:rPr>
          <w:b/>
          <w:bCs w:val="0"/>
          <w:color w:val="000000" w:themeColor="text1"/>
        </w:rPr>
        <w:instrText xml:space="preserve"> PAGEREF _Toc298161532 \h </w:instrText>
      </w:r>
      <w:r w:rsidR="00CC03BE" w:rsidRPr="00DD7BDC">
        <w:rPr>
          <w:b/>
          <w:bCs w:val="0"/>
          <w:color w:val="000000" w:themeColor="text1"/>
        </w:rPr>
      </w:r>
      <w:r w:rsidR="00CC03BE" w:rsidRPr="00DD7BDC">
        <w:rPr>
          <w:b/>
          <w:bCs w:val="0"/>
          <w:color w:val="000000" w:themeColor="text1"/>
        </w:rPr>
        <w:fldChar w:fldCharType="separate"/>
      </w:r>
      <w:ins w:id="122" w:author="W. Hu" w:date="2011-08-10T20:58:00Z">
        <w:r w:rsidR="00FE16CC">
          <w:rPr>
            <w:b/>
            <w:bCs w:val="0"/>
            <w:color w:val="000000" w:themeColor="text1"/>
          </w:rPr>
          <w:t>57</w:t>
        </w:r>
      </w:ins>
      <w:del w:id="123" w:author="W. Hu" w:date="2011-08-10T20:57:00Z">
        <w:r w:rsidR="00816277" w:rsidDel="00FE16CC">
          <w:rPr>
            <w:b/>
            <w:bCs w:val="0"/>
            <w:color w:val="000000" w:themeColor="text1"/>
          </w:rPr>
          <w:delText>56</w:delText>
        </w:r>
      </w:del>
      <w:r w:rsidR="00CC03BE" w:rsidRPr="00DD7BDC">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_Toc298161533 \h </w:instrText>
      </w:r>
      <w:r w:rsidR="00CC03BE" w:rsidRPr="00686F87">
        <w:rPr>
          <w:bCs w:val="0"/>
          <w:color w:val="000000" w:themeColor="text1"/>
        </w:rPr>
      </w:r>
      <w:r w:rsidR="00CC03BE" w:rsidRPr="00686F87">
        <w:rPr>
          <w:bCs w:val="0"/>
          <w:color w:val="000000" w:themeColor="text1"/>
        </w:rPr>
        <w:fldChar w:fldCharType="separate"/>
      </w:r>
      <w:ins w:id="124" w:author="W. Hu" w:date="2011-08-10T20:58:00Z">
        <w:r w:rsidR="00FE16CC">
          <w:rPr>
            <w:bCs w:val="0"/>
            <w:color w:val="000000" w:themeColor="text1"/>
          </w:rPr>
          <w:t>57</w:t>
        </w:r>
      </w:ins>
      <w:del w:id="125" w:author="W. Hu" w:date="2011-08-10T20:57:00Z">
        <w:r w:rsidR="00816277" w:rsidDel="00FE16CC">
          <w:rPr>
            <w:bCs w:val="0"/>
            <w:color w:val="000000" w:themeColor="text1"/>
          </w:rPr>
          <w:delText>56</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Admissions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_Toc298161534 \h </w:instrText>
      </w:r>
      <w:r w:rsidR="00CC03BE" w:rsidRPr="00686F87">
        <w:rPr>
          <w:bCs w:val="0"/>
          <w:color w:val="000000" w:themeColor="text1"/>
        </w:rPr>
      </w:r>
      <w:r w:rsidR="00CC03BE" w:rsidRPr="00686F87">
        <w:rPr>
          <w:bCs w:val="0"/>
          <w:color w:val="000000" w:themeColor="text1"/>
        </w:rPr>
        <w:fldChar w:fldCharType="separate"/>
      </w:r>
      <w:ins w:id="126" w:author="W. Hu" w:date="2011-08-10T20:58:00Z">
        <w:r w:rsidR="00FE16CC">
          <w:rPr>
            <w:bCs w:val="0"/>
            <w:color w:val="000000" w:themeColor="text1"/>
          </w:rPr>
          <w:t>58</w:t>
        </w:r>
      </w:ins>
      <w:del w:id="127" w:author="W. Hu" w:date="2011-08-10T20:57:00Z">
        <w:r w:rsidR="00816277" w:rsidDel="00FE16CC">
          <w:rPr>
            <w:bCs w:val="0"/>
            <w:color w:val="000000" w:themeColor="text1"/>
          </w:rPr>
          <w:delText>57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_Toc298161535 \h </w:instrText>
      </w:r>
      <w:r w:rsidR="00CC03BE" w:rsidRPr="00686F87">
        <w:rPr>
          <w:bCs w:val="0"/>
          <w:color w:val="000000" w:themeColor="text1"/>
        </w:rPr>
      </w:r>
      <w:r w:rsidR="00CC03BE" w:rsidRPr="00686F87">
        <w:rPr>
          <w:bCs w:val="0"/>
          <w:color w:val="000000" w:themeColor="text1"/>
        </w:rPr>
        <w:fldChar w:fldCharType="separate"/>
      </w:r>
      <w:ins w:id="128" w:author="W. Hu" w:date="2011-08-10T20:58:00Z">
        <w:r w:rsidR="00FE16CC">
          <w:rPr>
            <w:bCs w:val="0"/>
            <w:color w:val="000000" w:themeColor="text1"/>
          </w:rPr>
          <w:t>58</w:t>
        </w:r>
      </w:ins>
      <w:del w:id="129" w:author="W. Hu" w:date="2011-08-10T20:57:00Z">
        <w:r w:rsidR="00816277" w:rsidDel="00FE16CC">
          <w:rPr>
            <w:bCs w:val="0"/>
            <w:color w:val="000000" w:themeColor="text1"/>
          </w:rPr>
          <w:delText>57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_Toc298161536 \h </w:instrText>
      </w:r>
      <w:r w:rsidR="00CC03BE" w:rsidRPr="00686F87">
        <w:rPr>
          <w:bCs w:val="0"/>
          <w:color w:val="000000" w:themeColor="text1"/>
        </w:rPr>
      </w:r>
      <w:r w:rsidR="00CC03BE" w:rsidRPr="00686F87">
        <w:rPr>
          <w:bCs w:val="0"/>
          <w:color w:val="000000" w:themeColor="text1"/>
        </w:rPr>
        <w:fldChar w:fldCharType="separate"/>
      </w:r>
      <w:ins w:id="130" w:author="W. Hu" w:date="2011-08-10T20:58:00Z">
        <w:r w:rsidR="00FE16CC">
          <w:rPr>
            <w:bCs w:val="0"/>
            <w:color w:val="000000" w:themeColor="text1"/>
          </w:rPr>
          <w:t>58</w:t>
        </w:r>
      </w:ins>
      <w:del w:id="131" w:author="W. Hu" w:date="2011-08-10T20:57:00Z">
        <w:r w:rsidR="00816277" w:rsidDel="00FE16CC">
          <w:rPr>
            <w:bCs w:val="0"/>
            <w:color w:val="000000" w:themeColor="text1"/>
          </w:rPr>
          <w:delText>57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_Toc298161537 \h </w:instrText>
      </w:r>
      <w:r w:rsidR="00CC03BE" w:rsidRPr="00686F87">
        <w:rPr>
          <w:bCs w:val="0"/>
          <w:color w:val="000000" w:themeColor="text1"/>
        </w:rPr>
      </w:r>
      <w:r w:rsidR="00CC03BE" w:rsidRPr="00686F87">
        <w:rPr>
          <w:bCs w:val="0"/>
          <w:color w:val="000000" w:themeColor="text1"/>
        </w:rPr>
        <w:fldChar w:fldCharType="separate"/>
      </w:r>
      <w:ins w:id="132" w:author="W. Hu" w:date="2011-08-10T20:58:00Z">
        <w:r w:rsidR="00FE16CC">
          <w:rPr>
            <w:bCs w:val="0"/>
            <w:color w:val="000000" w:themeColor="text1"/>
          </w:rPr>
          <w:t>58</w:t>
        </w:r>
      </w:ins>
      <w:del w:id="133" w:author="W. Hu" w:date="2011-08-10T20:57:00Z">
        <w:r w:rsidR="00816277" w:rsidDel="00FE16CC">
          <w:rPr>
            <w:bCs w:val="0"/>
            <w:color w:val="000000" w:themeColor="text1"/>
          </w:rPr>
          <w:delText>57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_Toc298161538 \h </w:instrText>
      </w:r>
      <w:r w:rsidR="00CC03BE" w:rsidRPr="00686F87">
        <w:rPr>
          <w:bCs w:val="0"/>
          <w:color w:val="000000" w:themeColor="text1"/>
        </w:rPr>
      </w:r>
      <w:r w:rsidR="00CC03BE" w:rsidRPr="00686F87">
        <w:rPr>
          <w:bCs w:val="0"/>
          <w:color w:val="000000" w:themeColor="text1"/>
        </w:rPr>
        <w:fldChar w:fldCharType="separate"/>
      </w:r>
      <w:ins w:id="134" w:author="W. Hu" w:date="2011-08-10T20:58:00Z">
        <w:r w:rsidR="00FE16CC">
          <w:rPr>
            <w:bCs w:val="0"/>
            <w:color w:val="000000" w:themeColor="text1"/>
          </w:rPr>
          <w:t>59</w:t>
        </w:r>
      </w:ins>
      <w:del w:id="135" w:author="W. Hu" w:date="2011-08-10T20:57:00Z">
        <w:r w:rsidR="00816277" w:rsidDel="00FE16CC">
          <w:rPr>
            <w:bCs w:val="0"/>
            <w:color w:val="000000" w:themeColor="text1"/>
          </w:rPr>
          <w:delText>58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_Toc298161539 \h </w:instrText>
      </w:r>
      <w:r w:rsidR="00CC03BE" w:rsidRPr="00686F87">
        <w:rPr>
          <w:bCs w:val="0"/>
          <w:color w:val="000000" w:themeColor="text1"/>
        </w:rPr>
      </w:r>
      <w:r w:rsidR="00CC03BE" w:rsidRPr="00686F87">
        <w:rPr>
          <w:bCs w:val="0"/>
          <w:color w:val="000000" w:themeColor="text1"/>
        </w:rPr>
        <w:fldChar w:fldCharType="separate"/>
      </w:r>
      <w:ins w:id="136" w:author="W. Hu" w:date="2011-08-10T20:58:00Z">
        <w:r w:rsidR="00FE16CC">
          <w:rPr>
            <w:bCs w:val="0"/>
            <w:color w:val="000000" w:themeColor="text1"/>
          </w:rPr>
          <w:t>59</w:t>
        </w:r>
      </w:ins>
      <w:del w:id="137" w:author="W. Hu" w:date="2011-08-10T20:57:00Z">
        <w:r w:rsidR="00816277" w:rsidDel="00FE16CC">
          <w:rPr>
            <w:bCs w:val="0"/>
            <w:color w:val="000000" w:themeColor="text1"/>
          </w:rPr>
          <w:delText>58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_Toc298161540 \h </w:instrText>
      </w:r>
      <w:r w:rsidR="00CC03BE" w:rsidRPr="00686F87">
        <w:rPr>
          <w:bCs w:val="0"/>
          <w:color w:val="000000" w:themeColor="text1"/>
        </w:rPr>
      </w:r>
      <w:r w:rsidR="00CC03BE" w:rsidRPr="00686F87">
        <w:rPr>
          <w:bCs w:val="0"/>
          <w:color w:val="000000" w:themeColor="text1"/>
        </w:rPr>
        <w:fldChar w:fldCharType="separate"/>
      </w:r>
      <w:ins w:id="138" w:author="W. Hu" w:date="2011-08-10T20:58:00Z">
        <w:r w:rsidR="00FE16CC">
          <w:rPr>
            <w:bCs w:val="0"/>
            <w:color w:val="000000" w:themeColor="text1"/>
          </w:rPr>
          <w:t>59</w:t>
        </w:r>
      </w:ins>
      <w:del w:id="139" w:author="W. Hu" w:date="2011-08-10T20:57:00Z">
        <w:r w:rsidR="00816277" w:rsidDel="00FE16CC">
          <w:rPr>
            <w:bCs w:val="0"/>
            <w:color w:val="000000" w:themeColor="text1"/>
          </w:rPr>
          <w:delText>58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_Toc298161541 \h </w:instrText>
      </w:r>
      <w:r w:rsidR="00CC03BE" w:rsidRPr="00686F87">
        <w:rPr>
          <w:bCs w:val="0"/>
          <w:color w:val="000000" w:themeColor="text1"/>
        </w:rPr>
      </w:r>
      <w:r w:rsidR="00CC03BE" w:rsidRPr="00686F87">
        <w:rPr>
          <w:bCs w:val="0"/>
          <w:color w:val="000000" w:themeColor="text1"/>
        </w:rPr>
        <w:fldChar w:fldCharType="separate"/>
      </w:r>
      <w:ins w:id="140" w:author="W. Hu" w:date="2011-08-10T20:58:00Z">
        <w:r w:rsidR="00FE16CC">
          <w:rPr>
            <w:bCs w:val="0"/>
            <w:color w:val="000000" w:themeColor="text1"/>
          </w:rPr>
          <w:t>60</w:t>
        </w:r>
      </w:ins>
      <w:del w:id="141" w:author="W. Hu" w:date="2011-08-10T20:57:00Z">
        <w:r w:rsidR="00816277" w:rsidDel="00FE16CC">
          <w:rPr>
            <w:bCs w:val="0"/>
            <w:color w:val="000000" w:themeColor="text1"/>
          </w:rPr>
          <w:delText>59</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_Toc298161542 \h </w:instrText>
      </w:r>
      <w:r w:rsidR="00CC03BE" w:rsidRPr="00686F87">
        <w:rPr>
          <w:bCs w:val="0"/>
          <w:color w:val="000000" w:themeColor="text1"/>
        </w:rPr>
      </w:r>
      <w:r w:rsidR="00CC03BE" w:rsidRPr="00686F87">
        <w:rPr>
          <w:bCs w:val="0"/>
          <w:color w:val="000000" w:themeColor="text1"/>
        </w:rPr>
        <w:fldChar w:fldCharType="separate"/>
      </w:r>
      <w:ins w:id="142" w:author="W. Hu" w:date="2011-08-10T20:58:00Z">
        <w:r w:rsidR="00FE16CC">
          <w:rPr>
            <w:bCs w:val="0"/>
            <w:color w:val="000000" w:themeColor="text1"/>
          </w:rPr>
          <w:t>60</w:t>
        </w:r>
      </w:ins>
      <w:del w:id="143" w:author="W. Hu" w:date="2011-08-10T20:57:00Z">
        <w:r w:rsidR="00816277" w:rsidDel="00FE16CC">
          <w:rPr>
            <w:bCs w:val="0"/>
            <w:color w:val="000000" w:themeColor="text1"/>
          </w:rPr>
          <w:delText>59</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College Of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_Toc298161543 \h </w:instrText>
      </w:r>
      <w:r w:rsidR="00CC03BE" w:rsidRPr="00686F87">
        <w:rPr>
          <w:b/>
          <w:bCs w:val="0"/>
          <w:color w:val="000000" w:themeColor="text1"/>
        </w:rPr>
      </w:r>
      <w:r w:rsidR="00CC03BE" w:rsidRPr="00686F87">
        <w:rPr>
          <w:b/>
          <w:bCs w:val="0"/>
          <w:color w:val="000000" w:themeColor="text1"/>
        </w:rPr>
        <w:fldChar w:fldCharType="separate"/>
      </w:r>
      <w:ins w:id="144" w:author="W. Hu" w:date="2011-08-10T20:58:00Z">
        <w:r w:rsidR="00FE16CC">
          <w:rPr>
            <w:b/>
            <w:bCs w:val="0"/>
            <w:color w:val="000000" w:themeColor="text1"/>
          </w:rPr>
          <w:t>63</w:t>
        </w:r>
      </w:ins>
      <w:del w:id="145" w:author="W. Hu" w:date="2011-08-10T20:57:00Z">
        <w:r w:rsidR="00816277" w:rsidDel="00FE16CC">
          <w:rPr>
            <w:b/>
            <w:bCs w:val="0"/>
            <w:color w:val="000000" w:themeColor="text1"/>
          </w:rPr>
          <w:delText>62</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 And Objectives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_Toc298161544 \h </w:instrText>
      </w:r>
      <w:r w:rsidR="00CC03BE" w:rsidRPr="00686F87">
        <w:rPr>
          <w:bCs w:val="0"/>
          <w:color w:val="000000" w:themeColor="text1"/>
        </w:rPr>
      </w:r>
      <w:r w:rsidR="00CC03BE" w:rsidRPr="00686F87">
        <w:rPr>
          <w:bCs w:val="0"/>
          <w:color w:val="000000" w:themeColor="text1"/>
        </w:rPr>
        <w:fldChar w:fldCharType="separate"/>
      </w:r>
      <w:ins w:id="146" w:author="W. Hu" w:date="2011-08-10T20:58:00Z">
        <w:r w:rsidR="00FE16CC">
          <w:rPr>
            <w:bCs w:val="0"/>
            <w:color w:val="000000" w:themeColor="text1"/>
          </w:rPr>
          <w:t>63</w:t>
        </w:r>
      </w:ins>
      <w:del w:id="147" w:author="W. Hu" w:date="2011-08-10T20:57:00Z">
        <w:r w:rsidR="00816277" w:rsidDel="00FE16CC">
          <w:rPr>
            <w:bCs w:val="0"/>
            <w:color w:val="000000" w:themeColor="text1"/>
          </w:rPr>
          <w:delText>62</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_Toc298161545 \h </w:instrText>
      </w:r>
      <w:r w:rsidR="00CC03BE" w:rsidRPr="00686F87">
        <w:rPr>
          <w:b/>
          <w:bCs w:val="0"/>
          <w:color w:val="000000" w:themeColor="text1"/>
        </w:rPr>
      </w:r>
      <w:r w:rsidR="00CC03BE" w:rsidRPr="00686F87">
        <w:rPr>
          <w:b/>
          <w:bCs w:val="0"/>
          <w:color w:val="000000" w:themeColor="text1"/>
        </w:rPr>
        <w:fldChar w:fldCharType="separate"/>
      </w:r>
      <w:ins w:id="148" w:author="W. Hu" w:date="2011-08-10T20:58:00Z">
        <w:r w:rsidR="00FE16CC">
          <w:rPr>
            <w:b/>
            <w:bCs w:val="0"/>
            <w:color w:val="000000" w:themeColor="text1"/>
          </w:rPr>
          <w:t>63</w:t>
        </w:r>
      </w:ins>
      <w:del w:id="149" w:author="W. Hu" w:date="2011-08-10T20:57:00Z">
        <w:r w:rsidR="00816277" w:rsidDel="00FE16CC">
          <w:rPr>
            <w:b/>
            <w:bCs w:val="0"/>
            <w:color w:val="000000" w:themeColor="text1"/>
          </w:rPr>
          <w:delText>62</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 For The Master Of Education Degree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_Toc298161546 \h </w:instrText>
      </w:r>
      <w:r w:rsidR="00CC03BE" w:rsidRPr="00686F87">
        <w:rPr>
          <w:bCs w:val="0"/>
          <w:color w:val="000000" w:themeColor="text1"/>
        </w:rPr>
      </w:r>
      <w:r w:rsidR="00CC03BE" w:rsidRPr="00686F87">
        <w:rPr>
          <w:bCs w:val="0"/>
          <w:color w:val="000000" w:themeColor="text1"/>
        </w:rPr>
        <w:fldChar w:fldCharType="separate"/>
      </w:r>
      <w:ins w:id="150" w:author="W. Hu" w:date="2011-08-10T20:58:00Z">
        <w:r w:rsidR="00FE16CC">
          <w:rPr>
            <w:bCs w:val="0"/>
            <w:color w:val="000000" w:themeColor="text1"/>
          </w:rPr>
          <w:t>63</w:t>
        </w:r>
      </w:ins>
      <w:del w:id="151" w:author="W. Hu" w:date="2011-08-10T20:57:00Z">
        <w:r w:rsidR="00816277" w:rsidDel="00FE16CC">
          <w:rPr>
            <w:bCs w:val="0"/>
            <w:color w:val="000000" w:themeColor="text1"/>
          </w:rPr>
          <w:delText>62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_Toc298161547 \h </w:instrText>
      </w:r>
      <w:r w:rsidR="00CC03BE" w:rsidRPr="00686F87">
        <w:rPr>
          <w:bCs w:val="0"/>
          <w:color w:val="000000" w:themeColor="text1"/>
        </w:rPr>
      </w:r>
      <w:r w:rsidR="00CC03BE" w:rsidRPr="00686F87">
        <w:rPr>
          <w:bCs w:val="0"/>
          <w:color w:val="000000" w:themeColor="text1"/>
        </w:rPr>
        <w:fldChar w:fldCharType="separate"/>
      </w:r>
      <w:ins w:id="152" w:author="W. Hu" w:date="2011-08-10T20:58:00Z">
        <w:r w:rsidR="00FE16CC">
          <w:rPr>
            <w:bCs w:val="0"/>
            <w:color w:val="000000" w:themeColor="text1"/>
          </w:rPr>
          <w:t>64</w:t>
        </w:r>
      </w:ins>
      <w:del w:id="153"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_Toc298161548 \h </w:instrText>
      </w:r>
      <w:r w:rsidR="00CC03BE" w:rsidRPr="00686F87">
        <w:rPr>
          <w:bCs w:val="0"/>
          <w:color w:val="000000" w:themeColor="text1"/>
        </w:rPr>
      </w:r>
      <w:r w:rsidR="00CC03BE" w:rsidRPr="00686F87">
        <w:rPr>
          <w:bCs w:val="0"/>
          <w:color w:val="000000" w:themeColor="text1"/>
        </w:rPr>
        <w:fldChar w:fldCharType="separate"/>
      </w:r>
      <w:ins w:id="154" w:author="W. Hu" w:date="2011-08-10T20:58:00Z">
        <w:r w:rsidR="00FE16CC">
          <w:rPr>
            <w:bCs w:val="0"/>
            <w:color w:val="000000" w:themeColor="text1"/>
          </w:rPr>
          <w:t>64</w:t>
        </w:r>
      </w:ins>
      <w:del w:id="155"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_Toc298161549 \h </w:instrText>
      </w:r>
      <w:r w:rsidR="00CC03BE" w:rsidRPr="00686F87">
        <w:rPr>
          <w:bCs w:val="0"/>
          <w:color w:val="000000" w:themeColor="text1"/>
        </w:rPr>
      </w:r>
      <w:r w:rsidR="00CC03BE" w:rsidRPr="00686F87">
        <w:rPr>
          <w:bCs w:val="0"/>
          <w:color w:val="000000" w:themeColor="text1"/>
        </w:rPr>
        <w:fldChar w:fldCharType="separate"/>
      </w:r>
      <w:ins w:id="156" w:author="W. Hu" w:date="2011-08-10T20:58:00Z">
        <w:r w:rsidR="00FE16CC">
          <w:rPr>
            <w:bCs w:val="0"/>
            <w:color w:val="000000" w:themeColor="text1"/>
          </w:rPr>
          <w:t>64</w:t>
        </w:r>
      </w:ins>
      <w:del w:id="157"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_Toc298161550 \h </w:instrText>
      </w:r>
      <w:r w:rsidR="00CC03BE" w:rsidRPr="00686F87">
        <w:rPr>
          <w:bCs w:val="0"/>
          <w:color w:val="000000" w:themeColor="text1"/>
        </w:rPr>
      </w:r>
      <w:r w:rsidR="00CC03BE" w:rsidRPr="00686F87">
        <w:rPr>
          <w:bCs w:val="0"/>
          <w:color w:val="000000" w:themeColor="text1"/>
        </w:rPr>
        <w:fldChar w:fldCharType="separate"/>
      </w:r>
      <w:ins w:id="158" w:author="W. Hu" w:date="2011-08-10T20:58:00Z">
        <w:r w:rsidR="00FE16CC">
          <w:rPr>
            <w:bCs w:val="0"/>
            <w:color w:val="000000" w:themeColor="text1"/>
          </w:rPr>
          <w:t>64</w:t>
        </w:r>
      </w:ins>
      <w:del w:id="159"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Status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_Toc298161551 \h </w:instrText>
      </w:r>
      <w:r w:rsidR="00CC03BE" w:rsidRPr="00686F87">
        <w:rPr>
          <w:bCs w:val="0"/>
          <w:color w:val="000000" w:themeColor="text1"/>
        </w:rPr>
      </w:r>
      <w:r w:rsidR="00CC03BE" w:rsidRPr="00686F87">
        <w:rPr>
          <w:bCs w:val="0"/>
          <w:color w:val="000000" w:themeColor="text1"/>
        </w:rPr>
        <w:fldChar w:fldCharType="separate"/>
      </w:r>
      <w:ins w:id="160" w:author="W. Hu" w:date="2011-08-10T20:58:00Z">
        <w:r w:rsidR="00FE16CC">
          <w:rPr>
            <w:bCs w:val="0"/>
            <w:color w:val="000000" w:themeColor="text1"/>
          </w:rPr>
          <w:t>64</w:t>
        </w:r>
      </w:ins>
      <w:del w:id="161"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_Toc298161552 \h </w:instrText>
      </w:r>
      <w:r w:rsidR="00CC03BE" w:rsidRPr="00686F87">
        <w:rPr>
          <w:bCs w:val="0"/>
          <w:color w:val="000000" w:themeColor="text1"/>
        </w:rPr>
      </w:r>
      <w:r w:rsidR="00CC03BE" w:rsidRPr="00686F87">
        <w:rPr>
          <w:bCs w:val="0"/>
          <w:color w:val="000000" w:themeColor="text1"/>
        </w:rPr>
        <w:fldChar w:fldCharType="separate"/>
      </w:r>
      <w:ins w:id="162" w:author="W. Hu" w:date="2011-08-10T20:58:00Z">
        <w:r w:rsidR="00FE16CC">
          <w:rPr>
            <w:bCs w:val="0"/>
            <w:color w:val="000000" w:themeColor="text1"/>
          </w:rPr>
          <w:t>64</w:t>
        </w:r>
      </w:ins>
      <w:del w:id="163"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_Toc298161553 \h </w:instrText>
      </w:r>
      <w:r w:rsidR="00CC03BE" w:rsidRPr="00686F87">
        <w:rPr>
          <w:bCs w:val="0"/>
          <w:color w:val="000000" w:themeColor="text1"/>
        </w:rPr>
      </w:r>
      <w:r w:rsidR="00CC03BE" w:rsidRPr="00686F87">
        <w:rPr>
          <w:bCs w:val="0"/>
          <w:color w:val="000000" w:themeColor="text1"/>
        </w:rPr>
        <w:fldChar w:fldCharType="separate"/>
      </w:r>
      <w:ins w:id="164" w:author="W. Hu" w:date="2011-08-10T20:58:00Z">
        <w:r w:rsidR="00FE16CC">
          <w:rPr>
            <w:bCs w:val="0"/>
            <w:color w:val="000000" w:themeColor="text1"/>
          </w:rPr>
          <w:t>64</w:t>
        </w:r>
      </w:ins>
      <w:del w:id="165" w:author="W. Hu" w:date="2011-08-10T20:57:00Z">
        <w:r w:rsidR="00816277" w:rsidDel="00FE16CC">
          <w:rPr>
            <w:bCs w:val="0"/>
            <w:color w:val="000000" w:themeColor="text1"/>
          </w:rPr>
          <w:delText>63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Application For Graduation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_Toc298161554 \h </w:instrText>
      </w:r>
      <w:r w:rsidR="00CC03BE" w:rsidRPr="00686F87">
        <w:rPr>
          <w:bCs w:val="0"/>
          <w:color w:val="000000" w:themeColor="text1"/>
        </w:rPr>
      </w:r>
      <w:r w:rsidR="00CC03BE" w:rsidRPr="00686F87">
        <w:rPr>
          <w:bCs w:val="0"/>
          <w:color w:val="000000" w:themeColor="text1"/>
        </w:rPr>
        <w:fldChar w:fldCharType="separate"/>
      </w:r>
      <w:ins w:id="166" w:author="W. Hu" w:date="2011-08-10T20:58:00Z">
        <w:r w:rsidR="00FE16CC">
          <w:rPr>
            <w:bCs w:val="0"/>
            <w:color w:val="000000" w:themeColor="text1"/>
          </w:rPr>
          <w:t>65</w:t>
        </w:r>
      </w:ins>
      <w:del w:id="167" w:author="W. Hu" w:date="2011-08-10T20:57:00Z">
        <w:r w:rsidR="00816277" w:rsidDel="00FE16CC">
          <w:rPr>
            <w:bCs w:val="0"/>
            <w:color w:val="000000" w:themeColor="text1"/>
          </w:rPr>
          <w:delText>64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_Toc298161555 \h </w:instrText>
      </w:r>
      <w:r w:rsidR="00CC03BE" w:rsidRPr="00686F87">
        <w:rPr>
          <w:bCs w:val="0"/>
          <w:color w:val="000000" w:themeColor="text1"/>
        </w:rPr>
      </w:r>
      <w:r w:rsidR="00CC03BE" w:rsidRPr="00686F87">
        <w:rPr>
          <w:bCs w:val="0"/>
          <w:color w:val="000000" w:themeColor="text1"/>
        </w:rPr>
        <w:fldChar w:fldCharType="separate"/>
      </w:r>
      <w:ins w:id="168" w:author="W. Hu" w:date="2011-08-10T20:58:00Z">
        <w:r w:rsidR="00FE16CC">
          <w:rPr>
            <w:bCs w:val="0"/>
            <w:color w:val="000000" w:themeColor="text1"/>
          </w:rPr>
          <w:t>65</w:t>
        </w:r>
      </w:ins>
      <w:del w:id="169" w:author="W. Hu" w:date="2011-08-10T20:57:00Z">
        <w:r w:rsidR="00816277" w:rsidDel="00FE16CC">
          <w:rPr>
            <w:bCs w:val="0"/>
            <w:color w:val="000000" w:themeColor="text1"/>
          </w:rPr>
          <w:delText>64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_Toc298161556 \h </w:instrText>
      </w:r>
      <w:r w:rsidR="00CC03BE" w:rsidRPr="00686F87">
        <w:rPr>
          <w:bCs w:val="0"/>
          <w:color w:val="000000" w:themeColor="text1"/>
        </w:rPr>
      </w:r>
      <w:r w:rsidR="00CC03BE" w:rsidRPr="00686F87">
        <w:rPr>
          <w:bCs w:val="0"/>
          <w:color w:val="000000" w:themeColor="text1"/>
        </w:rPr>
        <w:fldChar w:fldCharType="separate"/>
      </w:r>
      <w:ins w:id="170" w:author="W. Hu" w:date="2011-08-10T20:58:00Z">
        <w:r w:rsidR="00FE16CC">
          <w:rPr>
            <w:bCs w:val="0"/>
            <w:color w:val="000000" w:themeColor="text1"/>
          </w:rPr>
          <w:t>65</w:t>
        </w:r>
      </w:ins>
      <w:del w:id="171" w:author="W. Hu" w:date="2011-08-10T20:57:00Z">
        <w:r w:rsidR="00816277" w:rsidDel="00FE16CC">
          <w:rPr>
            <w:bCs w:val="0"/>
            <w:color w:val="000000" w:themeColor="text1"/>
          </w:rPr>
          <w:delText>64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Eligibility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_Toc298161557 \h </w:instrText>
      </w:r>
      <w:r w:rsidR="00CC03BE" w:rsidRPr="00686F87">
        <w:rPr>
          <w:bCs w:val="0"/>
          <w:color w:val="000000" w:themeColor="text1"/>
        </w:rPr>
      </w:r>
      <w:r w:rsidR="00CC03BE" w:rsidRPr="00686F87">
        <w:rPr>
          <w:bCs w:val="0"/>
          <w:color w:val="000000" w:themeColor="text1"/>
        </w:rPr>
        <w:fldChar w:fldCharType="separate"/>
      </w:r>
      <w:ins w:id="172" w:author="W. Hu" w:date="2011-08-10T20:58:00Z">
        <w:r w:rsidR="00FE16CC">
          <w:rPr>
            <w:bCs w:val="0"/>
            <w:color w:val="000000" w:themeColor="text1"/>
          </w:rPr>
          <w:t>65</w:t>
        </w:r>
      </w:ins>
      <w:del w:id="173" w:author="W. Hu" w:date="2011-08-10T20:57:00Z">
        <w:r w:rsidR="00816277" w:rsidDel="00FE16CC">
          <w:rPr>
            <w:bCs w:val="0"/>
            <w:color w:val="000000" w:themeColor="text1"/>
          </w:rPr>
          <w:delText>64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Policies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_Toc298161558 \h </w:instrText>
      </w:r>
      <w:r w:rsidR="00CC03BE" w:rsidRPr="00686F87">
        <w:rPr>
          <w:bCs w:val="0"/>
          <w:color w:val="000000" w:themeColor="text1"/>
        </w:rPr>
      </w:r>
      <w:r w:rsidR="00CC03BE" w:rsidRPr="00686F87">
        <w:rPr>
          <w:bCs w:val="0"/>
          <w:color w:val="000000" w:themeColor="text1"/>
        </w:rPr>
        <w:fldChar w:fldCharType="separate"/>
      </w:r>
      <w:ins w:id="174" w:author="W. Hu" w:date="2011-08-10T20:58:00Z">
        <w:r w:rsidR="00FE16CC">
          <w:rPr>
            <w:bCs w:val="0"/>
            <w:color w:val="000000" w:themeColor="text1"/>
          </w:rPr>
          <w:t>66</w:t>
        </w:r>
      </w:ins>
      <w:del w:id="175" w:author="W. Hu" w:date="2011-08-10T20:57:00Z">
        <w:r w:rsidR="00816277" w:rsidDel="00FE16CC">
          <w:rPr>
            <w:bCs w:val="0"/>
            <w:color w:val="000000" w:themeColor="text1"/>
          </w:rPr>
          <w:delText>65</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College Of Education Graduate Faculty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_Toc298161559 \h </w:instrText>
      </w:r>
      <w:r w:rsidR="00CC03BE" w:rsidRPr="00686F87">
        <w:rPr>
          <w:bCs w:val="0"/>
          <w:color w:val="000000" w:themeColor="text1"/>
        </w:rPr>
      </w:r>
      <w:r w:rsidR="00CC03BE" w:rsidRPr="00686F87">
        <w:rPr>
          <w:bCs w:val="0"/>
          <w:color w:val="000000" w:themeColor="text1"/>
        </w:rPr>
        <w:fldChar w:fldCharType="separate"/>
      </w:r>
      <w:ins w:id="176" w:author="W. Hu" w:date="2011-08-10T20:58:00Z">
        <w:r w:rsidR="00FE16CC">
          <w:rPr>
            <w:bCs w:val="0"/>
            <w:color w:val="000000" w:themeColor="text1"/>
          </w:rPr>
          <w:t>66</w:t>
        </w:r>
      </w:ins>
      <w:del w:id="177" w:author="W. Hu" w:date="2011-08-10T20:57:00Z">
        <w:r w:rsidR="00816277" w:rsidDel="00FE16CC">
          <w:rPr>
            <w:bCs w:val="0"/>
            <w:color w:val="000000" w:themeColor="text1"/>
          </w:rPr>
          <w:delText>65</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Early Childhood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_Toc298161560 \h </w:instrText>
      </w:r>
      <w:r w:rsidR="00CC03BE" w:rsidRPr="00686F87">
        <w:rPr>
          <w:b/>
          <w:bCs w:val="0"/>
          <w:color w:val="000000" w:themeColor="text1"/>
        </w:rPr>
      </w:r>
      <w:r w:rsidR="00CC03BE" w:rsidRPr="00686F87">
        <w:rPr>
          <w:b/>
          <w:bCs w:val="0"/>
          <w:color w:val="000000" w:themeColor="text1"/>
        </w:rPr>
        <w:fldChar w:fldCharType="separate"/>
      </w:r>
      <w:ins w:id="178" w:author="W. Hu" w:date="2011-08-10T20:58:00Z">
        <w:r w:rsidR="00FE16CC">
          <w:rPr>
            <w:b/>
            <w:bCs w:val="0"/>
            <w:color w:val="000000" w:themeColor="text1"/>
          </w:rPr>
          <w:t>68</w:t>
        </w:r>
      </w:ins>
      <w:del w:id="179" w:author="W. Hu" w:date="2011-08-10T20:57:00Z">
        <w:r w:rsidR="00816277" w:rsidDel="00FE16CC">
          <w:rPr>
            <w:b/>
            <w:bCs w:val="0"/>
            <w:color w:val="000000" w:themeColor="text1"/>
          </w:rPr>
          <w:delText>67</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_Toc298161561 \h </w:instrText>
      </w:r>
      <w:r w:rsidR="00CC03BE" w:rsidRPr="00686F87">
        <w:rPr>
          <w:bCs w:val="0"/>
          <w:color w:val="000000" w:themeColor="text1"/>
        </w:rPr>
      </w:r>
      <w:r w:rsidR="00CC03BE" w:rsidRPr="00686F87">
        <w:rPr>
          <w:bCs w:val="0"/>
          <w:color w:val="000000" w:themeColor="text1"/>
        </w:rPr>
        <w:fldChar w:fldCharType="separate"/>
      </w:r>
      <w:ins w:id="180" w:author="W. Hu" w:date="2011-08-10T20:58:00Z">
        <w:r w:rsidR="00FE16CC">
          <w:rPr>
            <w:bCs w:val="0"/>
            <w:color w:val="000000" w:themeColor="text1"/>
          </w:rPr>
          <w:t>68</w:t>
        </w:r>
      </w:ins>
      <w:del w:id="181" w:author="W. Hu" w:date="2011-08-10T20:57:00Z">
        <w:r w:rsidR="00816277" w:rsidDel="00FE16CC">
          <w:rPr>
            <w:bCs w:val="0"/>
            <w:color w:val="000000" w:themeColor="text1"/>
          </w:rPr>
          <w:delText>67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_Toc298161562 \h </w:instrText>
      </w:r>
      <w:r w:rsidR="00CC03BE" w:rsidRPr="00686F87">
        <w:rPr>
          <w:bCs w:val="0"/>
          <w:color w:val="000000" w:themeColor="text1"/>
        </w:rPr>
      </w:r>
      <w:r w:rsidR="00CC03BE" w:rsidRPr="00686F87">
        <w:rPr>
          <w:bCs w:val="0"/>
          <w:color w:val="000000" w:themeColor="text1"/>
        </w:rPr>
        <w:fldChar w:fldCharType="separate"/>
      </w:r>
      <w:ins w:id="182" w:author="W. Hu" w:date="2011-08-10T20:58:00Z">
        <w:r w:rsidR="00FE16CC">
          <w:rPr>
            <w:bCs w:val="0"/>
            <w:color w:val="000000" w:themeColor="text1"/>
          </w:rPr>
          <w:t>68</w:t>
        </w:r>
      </w:ins>
      <w:del w:id="183" w:author="W. Hu" w:date="2011-08-10T20:57:00Z">
        <w:r w:rsidR="00816277" w:rsidDel="00FE16CC">
          <w:rPr>
            <w:bCs w:val="0"/>
            <w:color w:val="000000" w:themeColor="text1"/>
          </w:rPr>
          <w:delText>67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_Toc298161563 \h </w:instrText>
      </w:r>
      <w:r w:rsidR="00CC03BE" w:rsidRPr="00686F87">
        <w:rPr>
          <w:bCs w:val="0"/>
          <w:color w:val="000000" w:themeColor="text1"/>
        </w:rPr>
      </w:r>
      <w:r w:rsidR="00CC03BE" w:rsidRPr="00686F87">
        <w:rPr>
          <w:bCs w:val="0"/>
          <w:color w:val="000000" w:themeColor="text1"/>
        </w:rPr>
        <w:fldChar w:fldCharType="separate"/>
      </w:r>
      <w:ins w:id="184" w:author="W. Hu" w:date="2011-08-10T20:58:00Z">
        <w:r w:rsidR="00FE16CC">
          <w:rPr>
            <w:bCs w:val="0"/>
            <w:color w:val="000000" w:themeColor="text1"/>
          </w:rPr>
          <w:t>69</w:t>
        </w:r>
      </w:ins>
      <w:del w:id="185" w:author="W. Hu" w:date="2011-08-10T20:57:00Z">
        <w:r w:rsidR="00816277" w:rsidDel="00FE16CC">
          <w:rPr>
            <w:bCs w:val="0"/>
            <w:color w:val="000000" w:themeColor="text1"/>
          </w:rPr>
          <w:delText>68</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Master’s Degree In Educational Leadership</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_Toc298161564 \h </w:instrText>
      </w:r>
      <w:r w:rsidR="00CC03BE" w:rsidRPr="00686F87">
        <w:rPr>
          <w:b/>
          <w:bCs w:val="0"/>
          <w:color w:val="000000" w:themeColor="text1"/>
        </w:rPr>
      </w:r>
      <w:r w:rsidR="00CC03BE" w:rsidRPr="00686F87">
        <w:rPr>
          <w:b/>
          <w:bCs w:val="0"/>
          <w:color w:val="000000" w:themeColor="text1"/>
        </w:rPr>
        <w:fldChar w:fldCharType="separate"/>
      </w:r>
      <w:ins w:id="186" w:author="W. Hu" w:date="2011-08-10T20:58:00Z">
        <w:r w:rsidR="00FE16CC">
          <w:rPr>
            <w:b/>
            <w:bCs w:val="0"/>
            <w:color w:val="000000" w:themeColor="text1"/>
          </w:rPr>
          <w:t>70</w:t>
        </w:r>
      </w:ins>
      <w:del w:id="187" w:author="W. Hu" w:date="2011-08-10T20:57:00Z">
        <w:r w:rsidR="00816277" w:rsidDel="00FE16CC">
          <w:rPr>
            <w:b/>
            <w:bCs w:val="0"/>
            <w:color w:val="000000" w:themeColor="text1"/>
          </w:rPr>
          <w:delText>69</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_Toc298161565 \h </w:instrText>
      </w:r>
      <w:r w:rsidR="00CC03BE" w:rsidRPr="00686F87">
        <w:rPr>
          <w:bCs w:val="0"/>
          <w:color w:val="000000" w:themeColor="text1"/>
        </w:rPr>
      </w:r>
      <w:r w:rsidR="00CC03BE" w:rsidRPr="00686F87">
        <w:rPr>
          <w:bCs w:val="0"/>
          <w:color w:val="000000" w:themeColor="text1"/>
        </w:rPr>
        <w:fldChar w:fldCharType="separate"/>
      </w:r>
      <w:ins w:id="188" w:author="W. Hu" w:date="2011-08-10T20:58:00Z">
        <w:r w:rsidR="00FE16CC">
          <w:rPr>
            <w:bCs w:val="0"/>
            <w:color w:val="000000" w:themeColor="text1"/>
          </w:rPr>
          <w:t>70</w:t>
        </w:r>
      </w:ins>
      <w:del w:id="189" w:author="W. Hu" w:date="2011-08-10T20:57:00Z">
        <w:r w:rsidR="00816277" w:rsidDel="00FE16CC">
          <w:rPr>
            <w:bCs w:val="0"/>
            <w:color w:val="000000" w:themeColor="text1"/>
          </w:rPr>
          <w:delText>69</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_Toc298161566 \h </w:instrText>
      </w:r>
      <w:r w:rsidR="00CC03BE" w:rsidRPr="00686F87">
        <w:rPr>
          <w:bCs w:val="0"/>
          <w:color w:val="000000" w:themeColor="text1"/>
        </w:rPr>
      </w:r>
      <w:r w:rsidR="00CC03BE" w:rsidRPr="00686F87">
        <w:rPr>
          <w:bCs w:val="0"/>
          <w:color w:val="000000" w:themeColor="text1"/>
        </w:rPr>
        <w:fldChar w:fldCharType="separate"/>
      </w:r>
      <w:ins w:id="190" w:author="W. Hu" w:date="2011-08-10T20:58:00Z">
        <w:r w:rsidR="00FE16CC">
          <w:rPr>
            <w:bCs w:val="0"/>
            <w:color w:val="000000" w:themeColor="text1"/>
          </w:rPr>
          <w:t>70</w:t>
        </w:r>
      </w:ins>
      <w:del w:id="191" w:author="W. Hu" w:date="2011-08-10T20:57:00Z">
        <w:r w:rsidR="00816277" w:rsidDel="00FE16CC">
          <w:rPr>
            <w:bCs w:val="0"/>
            <w:color w:val="000000" w:themeColor="text1"/>
          </w:rPr>
          <w:delText>69</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_Toc298161567 \h </w:instrText>
      </w:r>
      <w:r w:rsidR="00CC03BE" w:rsidRPr="00686F87">
        <w:rPr>
          <w:bCs w:val="0"/>
          <w:color w:val="000000" w:themeColor="text1"/>
        </w:rPr>
      </w:r>
      <w:r w:rsidR="00CC03BE" w:rsidRPr="00686F87">
        <w:rPr>
          <w:bCs w:val="0"/>
          <w:color w:val="000000" w:themeColor="text1"/>
        </w:rPr>
        <w:fldChar w:fldCharType="separate"/>
      </w:r>
      <w:ins w:id="192" w:author="W. Hu" w:date="2011-08-10T20:58:00Z">
        <w:r w:rsidR="00FE16CC">
          <w:rPr>
            <w:bCs w:val="0"/>
            <w:color w:val="000000" w:themeColor="text1"/>
          </w:rPr>
          <w:t>71</w:t>
        </w:r>
      </w:ins>
      <w:del w:id="193" w:author="W. Hu" w:date="2011-08-10T20:57:00Z">
        <w:r w:rsidR="00816277" w:rsidDel="00FE16CC">
          <w:rPr>
            <w:bCs w:val="0"/>
            <w:color w:val="000000" w:themeColor="text1"/>
          </w:rPr>
          <w:delText>70</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 Specialist </w:t>
      </w:r>
      <w:r>
        <w:rPr>
          <w:b/>
          <w:bCs w:val="0"/>
          <w:color w:val="000000" w:themeColor="text1"/>
        </w:rPr>
        <w:t xml:space="preserve"> </w:t>
      </w:r>
      <w:r w:rsidRPr="00686F87">
        <w:rPr>
          <w:b/>
          <w:bCs w:val="0"/>
          <w:color w:val="000000" w:themeColor="text1"/>
        </w:rPr>
        <w:t xml:space="preserve">Degree </w:t>
      </w:r>
      <w:r>
        <w:rPr>
          <w:b/>
          <w:bCs w:val="0"/>
          <w:color w:val="000000" w:themeColor="text1"/>
        </w:rPr>
        <w:t xml:space="preserve"> </w:t>
      </w:r>
      <w:r w:rsidRPr="00686F87">
        <w:rPr>
          <w:b/>
          <w:bCs w:val="0"/>
          <w:color w:val="000000" w:themeColor="text1"/>
        </w:rPr>
        <w:t xml:space="preserve">In </w:t>
      </w:r>
      <w:r>
        <w:rPr>
          <w:b/>
          <w:bCs w:val="0"/>
          <w:color w:val="000000" w:themeColor="text1"/>
        </w:rPr>
        <w:t xml:space="preserve"> </w:t>
      </w: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Leadership</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_Toc298161568 \h </w:instrText>
      </w:r>
      <w:r w:rsidR="00CC03BE" w:rsidRPr="00686F87">
        <w:rPr>
          <w:b/>
          <w:bCs w:val="0"/>
          <w:color w:val="000000" w:themeColor="text1"/>
        </w:rPr>
      </w:r>
      <w:r w:rsidR="00CC03BE" w:rsidRPr="00686F87">
        <w:rPr>
          <w:b/>
          <w:bCs w:val="0"/>
          <w:color w:val="000000" w:themeColor="text1"/>
        </w:rPr>
        <w:fldChar w:fldCharType="separate"/>
      </w:r>
      <w:ins w:id="194" w:author="W. Hu" w:date="2011-08-10T20:58:00Z">
        <w:r w:rsidR="00FE16CC">
          <w:rPr>
            <w:b/>
            <w:bCs w:val="0"/>
            <w:color w:val="000000" w:themeColor="text1"/>
          </w:rPr>
          <w:t>71</w:t>
        </w:r>
      </w:ins>
      <w:del w:id="195" w:author="W. Hu" w:date="2011-08-10T20:57:00Z">
        <w:r w:rsidR="00816277" w:rsidDel="00FE16CC">
          <w:rPr>
            <w:b/>
            <w:bCs w:val="0"/>
            <w:color w:val="000000" w:themeColor="text1"/>
          </w:rPr>
          <w:delText>70</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_Toc298161569 \h </w:instrText>
      </w:r>
      <w:r w:rsidR="00CC03BE" w:rsidRPr="00686F87">
        <w:rPr>
          <w:bCs w:val="0"/>
          <w:color w:val="000000" w:themeColor="text1"/>
        </w:rPr>
      </w:r>
      <w:r w:rsidR="00CC03BE" w:rsidRPr="00686F87">
        <w:rPr>
          <w:bCs w:val="0"/>
          <w:color w:val="000000" w:themeColor="text1"/>
        </w:rPr>
        <w:fldChar w:fldCharType="separate"/>
      </w:r>
      <w:ins w:id="196" w:author="W. Hu" w:date="2011-08-10T20:58:00Z">
        <w:r w:rsidR="00FE16CC">
          <w:rPr>
            <w:bCs w:val="0"/>
            <w:color w:val="000000" w:themeColor="text1"/>
          </w:rPr>
          <w:t>72</w:t>
        </w:r>
      </w:ins>
      <w:del w:id="197" w:author="W. Hu" w:date="2011-08-10T20:57:00Z">
        <w:r w:rsidR="00816277" w:rsidDel="00FE16CC">
          <w:rPr>
            <w:bCs w:val="0"/>
            <w:color w:val="000000" w:themeColor="text1"/>
          </w:rPr>
          <w:delText>71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_Toc298161570 \h </w:instrText>
      </w:r>
      <w:r w:rsidR="00CC03BE" w:rsidRPr="00686F87">
        <w:rPr>
          <w:bCs w:val="0"/>
          <w:color w:val="000000" w:themeColor="text1"/>
        </w:rPr>
      </w:r>
      <w:r w:rsidR="00CC03BE" w:rsidRPr="00686F87">
        <w:rPr>
          <w:bCs w:val="0"/>
          <w:color w:val="000000" w:themeColor="text1"/>
        </w:rPr>
        <w:fldChar w:fldCharType="separate"/>
      </w:r>
      <w:ins w:id="198" w:author="W. Hu" w:date="2011-08-10T20:58:00Z">
        <w:r w:rsidR="00FE16CC">
          <w:rPr>
            <w:bCs w:val="0"/>
            <w:color w:val="000000" w:themeColor="text1"/>
          </w:rPr>
          <w:t>73</w:t>
        </w:r>
      </w:ins>
      <w:del w:id="199" w:author="W. Hu" w:date="2011-08-10T20:57:00Z">
        <w:r w:rsidR="00816277" w:rsidDel="00FE16CC">
          <w:rPr>
            <w:bCs w:val="0"/>
            <w:color w:val="000000" w:themeColor="text1"/>
          </w:rPr>
          <w:delText>71</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English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_Toc298161571 \h </w:instrText>
      </w:r>
      <w:r w:rsidR="00CC03BE" w:rsidRPr="00686F87">
        <w:rPr>
          <w:b/>
          <w:bCs w:val="0"/>
          <w:color w:val="000000" w:themeColor="text1"/>
        </w:rPr>
      </w:r>
      <w:r w:rsidR="00CC03BE" w:rsidRPr="00686F87">
        <w:rPr>
          <w:b/>
          <w:bCs w:val="0"/>
          <w:color w:val="000000" w:themeColor="text1"/>
        </w:rPr>
        <w:fldChar w:fldCharType="separate"/>
      </w:r>
      <w:ins w:id="200" w:author="W. Hu" w:date="2011-08-10T20:58:00Z">
        <w:r w:rsidR="00FE16CC">
          <w:rPr>
            <w:b/>
            <w:bCs w:val="0"/>
            <w:color w:val="000000" w:themeColor="text1"/>
          </w:rPr>
          <w:t>74</w:t>
        </w:r>
      </w:ins>
      <w:del w:id="201" w:author="W. Hu" w:date="2011-08-10T20:57:00Z">
        <w:r w:rsidR="00816277" w:rsidDel="00FE16CC">
          <w:rPr>
            <w:b/>
            <w:bCs w:val="0"/>
            <w:color w:val="000000" w:themeColor="text1"/>
          </w:rPr>
          <w:delText>72</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 Of The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_Toc298161572 \h </w:instrText>
      </w:r>
      <w:r w:rsidR="00CC03BE" w:rsidRPr="00686F87">
        <w:rPr>
          <w:bCs w:val="0"/>
          <w:color w:val="000000" w:themeColor="text1"/>
        </w:rPr>
      </w:r>
      <w:r w:rsidR="00CC03BE" w:rsidRPr="00686F87">
        <w:rPr>
          <w:bCs w:val="0"/>
          <w:color w:val="000000" w:themeColor="text1"/>
        </w:rPr>
        <w:fldChar w:fldCharType="separate"/>
      </w:r>
      <w:ins w:id="202" w:author="W. Hu" w:date="2011-08-10T20:58:00Z">
        <w:r w:rsidR="00FE16CC">
          <w:rPr>
            <w:bCs w:val="0"/>
            <w:color w:val="000000" w:themeColor="text1"/>
          </w:rPr>
          <w:t>74</w:t>
        </w:r>
      </w:ins>
      <w:del w:id="203" w:author="W. Hu" w:date="2011-08-10T20:57:00Z">
        <w:r w:rsidR="00816277" w:rsidDel="00FE16CC">
          <w:rPr>
            <w:bCs w:val="0"/>
            <w:color w:val="000000" w:themeColor="text1"/>
          </w:rPr>
          <w:delText>72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_Toc298161573 \h </w:instrText>
      </w:r>
      <w:r w:rsidR="00CC03BE" w:rsidRPr="00686F87">
        <w:rPr>
          <w:bCs w:val="0"/>
          <w:color w:val="000000" w:themeColor="text1"/>
        </w:rPr>
      </w:r>
      <w:r w:rsidR="00CC03BE" w:rsidRPr="00686F87">
        <w:rPr>
          <w:bCs w:val="0"/>
          <w:color w:val="000000" w:themeColor="text1"/>
        </w:rPr>
        <w:fldChar w:fldCharType="separate"/>
      </w:r>
      <w:ins w:id="204" w:author="W. Hu" w:date="2011-08-10T20:58:00Z">
        <w:r w:rsidR="00FE16CC">
          <w:rPr>
            <w:bCs w:val="0"/>
            <w:color w:val="000000" w:themeColor="text1"/>
          </w:rPr>
          <w:t>75</w:t>
        </w:r>
      </w:ins>
      <w:del w:id="205" w:author="W. Hu" w:date="2011-08-10T20:57:00Z">
        <w:r w:rsidR="00816277" w:rsidDel="00FE16CC">
          <w:rPr>
            <w:bCs w:val="0"/>
            <w:color w:val="000000" w:themeColor="text1"/>
          </w:rPr>
          <w:delText>73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_Toc298161574 \h </w:instrText>
      </w:r>
      <w:r w:rsidR="00CC03BE" w:rsidRPr="00686F87">
        <w:rPr>
          <w:bCs w:val="0"/>
          <w:color w:val="000000" w:themeColor="text1"/>
        </w:rPr>
      </w:r>
      <w:r w:rsidR="00CC03BE" w:rsidRPr="00686F87">
        <w:rPr>
          <w:bCs w:val="0"/>
          <w:color w:val="000000" w:themeColor="text1"/>
        </w:rPr>
        <w:fldChar w:fldCharType="separate"/>
      </w:r>
      <w:ins w:id="206" w:author="W. Hu" w:date="2011-08-10T20:58:00Z">
        <w:r w:rsidR="00FE16CC">
          <w:rPr>
            <w:bCs w:val="0"/>
            <w:color w:val="000000" w:themeColor="text1"/>
          </w:rPr>
          <w:t>75</w:t>
        </w:r>
      </w:ins>
      <w:del w:id="207" w:author="W. Hu" w:date="2011-08-10T20:57:00Z">
        <w:r w:rsidR="00816277" w:rsidDel="00FE16CC">
          <w:rPr>
            <w:bCs w:val="0"/>
            <w:color w:val="000000" w:themeColor="text1"/>
          </w:rPr>
          <w:delText>73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 Policies</w:t>
      </w:r>
      <w:r w:rsidRPr="00686F87">
        <w:rPr>
          <w:bCs w:val="0"/>
          <w:color w:val="000000" w:themeColor="text1"/>
          <w:lang w:val="fr-MC"/>
        </w:rPr>
        <w:tab/>
      </w:r>
      <w:r w:rsidR="00CC03BE" w:rsidRPr="00686F87">
        <w:rPr>
          <w:bCs w:val="0"/>
          <w:color w:val="000000" w:themeColor="text1"/>
        </w:rPr>
        <w:fldChar w:fldCharType="begin"/>
      </w:r>
      <w:r w:rsidRPr="00686F87">
        <w:rPr>
          <w:bCs w:val="0"/>
          <w:color w:val="000000" w:themeColor="text1"/>
          <w:lang w:val="fr-MC"/>
        </w:rPr>
        <w:instrText xml:space="preserve"> PAGEREF _Toc298161575 \h </w:instrText>
      </w:r>
      <w:r w:rsidR="00CC03BE" w:rsidRPr="00686F87">
        <w:rPr>
          <w:bCs w:val="0"/>
          <w:color w:val="000000" w:themeColor="text1"/>
        </w:rPr>
      </w:r>
      <w:r w:rsidR="00CC03BE" w:rsidRPr="00686F87">
        <w:rPr>
          <w:bCs w:val="0"/>
          <w:color w:val="000000" w:themeColor="text1"/>
        </w:rPr>
        <w:fldChar w:fldCharType="separate"/>
      </w:r>
      <w:ins w:id="208" w:author="W. Hu" w:date="2011-08-10T20:58:00Z">
        <w:r w:rsidR="00FE16CC">
          <w:rPr>
            <w:bCs w:val="0"/>
            <w:color w:val="000000" w:themeColor="text1"/>
            <w:lang w:val="fr-MC"/>
          </w:rPr>
          <w:t>76</w:t>
        </w:r>
      </w:ins>
      <w:del w:id="209" w:author="W. Hu" w:date="2011-08-10T20:57:00Z">
        <w:r w:rsidR="00816277" w:rsidDel="00FE16CC">
          <w:rPr>
            <w:bCs w:val="0"/>
            <w:color w:val="000000" w:themeColor="text1"/>
            <w:lang w:val="fr-MC"/>
          </w:rPr>
          <w:delText>74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Course Descriptions</w:t>
      </w:r>
      <w:r w:rsidRPr="00686F87">
        <w:rPr>
          <w:bCs w:val="0"/>
          <w:color w:val="000000" w:themeColor="text1"/>
          <w:lang w:val="fr-MC"/>
        </w:rPr>
        <w:tab/>
      </w:r>
      <w:r w:rsidR="00CC03BE" w:rsidRPr="00686F87">
        <w:rPr>
          <w:bCs w:val="0"/>
          <w:color w:val="000000" w:themeColor="text1"/>
        </w:rPr>
        <w:fldChar w:fldCharType="begin"/>
      </w:r>
      <w:r w:rsidRPr="00686F87">
        <w:rPr>
          <w:bCs w:val="0"/>
          <w:color w:val="000000" w:themeColor="text1"/>
          <w:lang w:val="fr-MC"/>
        </w:rPr>
        <w:instrText xml:space="preserve"> PAGEREF _Toc298161576 \h </w:instrText>
      </w:r>
      <w:r w:rsidR="00CC03BE" w:rsidRPr="00686F87">
        <w:rPr>
          <w:bCs w:val="0"/>
          <w:color w:val="000000" w:themeColor="text1"/>
        </w:rPr>
      </w:r>
      <w:r w:rsidR="00CC03BE" w:rsidRPr="00686F87">
        <w:rPr>
          <w:bCs w:val="0"/>
          <w:color w:val="000000" w:themeColor="text1"/>
        </w:rPr>
        <w:fldChar w:fldCharType="separate"/>
      </w:r>
      <w:ins w:id="210" w:author="W. Hu" w:date="2011-08-10T20:58:00Z">
        <w:r w:rsidR="00FE16CC">
          <w:rPr>
            <w:bCs w:val="0"/>
            <w:color w:val="000000" w:themeColor="text1"/>
            <w:lang w:val="fr-MC"/>
          </w:rPr>
          <w:t>77</w:t>
        </w:r>
      </w:ins>
      <w:del w:id="211" w:author="W. Hu" w:date="2011-08-10T20:57:00Z">
        <w:r w:rsidR="00816277" w:rsidDel="00FE16CC">
          <w:rPr>
            <w:bCs w:val="0"/>
            <w:color w:val="000000" w:themeColor="text1"/>
            <w:lang w:val="fr-MC"/>
          </w:rPr>
          <w:delText>75</w:delText>
        </w:r>
      </w:del>
      <w:r w:rsidR="00CC03BE" w:rsidRPr="00686F87">
        <w:rPr>
          <w:bCs w:val="0"/>
          <w:color w:val="000000" w:themeColor="text1"/>
        </w:rPr>
        <w:fldChar w:fldCharType="end"/>
      </w:r>
    </w:p>
    <w:p w:rsidR="00686F87" w:rsidRPr="00C56FB4" w:rsidRDefault="00686F87" w:rsidP="00686F87">
      <w:pPr>
        <w:pStyle w:val="TOC2"/>
        <w:rPr>
          <w:bCs w:val="0"/>
          <w:color w:val="000000" w:themeColor="text1"/>
          <w:lang w:val="fr-MC"/>
        </w:rPr>
      </w:pPr>
    </w:p>
    <w:p w:rsidR="00686F87" w:rsidRPr="00686F87" w:rsidRDefault="00686F87" w:rsidP="00686F87">
      <w:pPr>
        <w:pStyle w:val="TOC2"/>
        <w:rPr>
          <w:bCs w:val="0"/>
          <w:color w:val="000000" w:themeColor="text1"/>
        </w:rPr>
      </w:pPr>
      <w:r w:rsidRPr="00686F87">
        <w:rPr>
          <w:b/>
          <w:bCs w:val="0"/>
          <w:color w:val="000000" w:themeColor="text1"/>
        </w:rPr>
        <w:t>Health And Physical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_Toc298161577 \h </w:instrText>
      </w:r>
      <w:r w:rsidR="00CC03BE" w:rsidRPr="00686F87">
        <w:rPr>
          <w:b/>
          <w:bCs w:val="0"/>
          <w:color w:val="000000" w:themeColor="text1"/>
        </w:rPr>
      </w:r>
      <w:r w:rsidR="00CC03BE" w:rsidRPr="00686F87">
        <w:rPr>
          <w:b/>
          <w:bCs w:val="0"/>
          <w:color w:val="000000" w:themeColor="text1"/>
        </w:rPr>
        <w:fldChar w:fldCharType="separate"/>
      </w:r>
      <w:ins w:id="212" w:author="W. Hu" w:date="2011-08-10T20:58:00Z">
        <w:r w:rsidR="00FE16CC">
          <w:rPr>
            <w:b/>
            <w:bCs w:val="0"/>
            <w:color w:val="000000" w:themeColor="text1"/>
          </w:rPr>
          <w:t>78</w:t>
        </w:r>
      </w:ins>
      <w:del w:id="213" w:author="W. Hu" w:date="2011-08-10T20:57:00Z">
        <w:r w:rsidR="00816277" w:rsidDel="00FE16CC">
          <w:rPr>
            <w:b/>
            <w:bCs w:val="0"/>
            <w:color w:val="000000" w:themeColor="text1"/>
          </w:rPr>
          <w:delText>76</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_Toc298161578 \h </w:instrText>
      </w:r>
      <w:r w:rsidR="00CC03BE" w:rsidRPr="00686F87">
        <w:rPr>
          <w:bCs w:val="0"/>
          <w:color w:val="000000" w:themeColor="text1"/>
        </w:rPr>
      </w:r>
      <w:r w:rsidR="00CC03BE" w:rsidRPr="00686F87">
        <w:rPr>
          <w:bCs w:val="0"/>
          <w:color w:val="000000" w:themeColor="text1"/>
        </w:rPr>
        <w:fldChar w:fldCharType="separate"/>
      </w:r>
      <w:ins w:id="214" w:author="W. Hu" w:date="2011-08-10T20:58:00Z">
        <w:r w:rsidR="00FE16CC">
          <w:rPr>
            <w:bCs w:val="0"/>
            <w:color w:val="000000" w:themeColor="text1"/>
          </w:rPr>
          <w:t>78</w:t>
        </w:r>
      </w:ins>
      <w:del w:id="215" w:author="W. Hu" w:date="2011-08-10T20:57:00Z">
        <w:r w:rsidR="00816277" w:rsidDel="00FE16CC">
          <w:rPr>
            <w:bCs w:val="0"/>
            <w:color w:val="000000" w:themeColor="text1"/>
          </w:rPr>
          <w:delText>76</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_Toc298161579 \h </w:instrText>
      </w:r>
      <w:r w:rsidR="00CC03BE" w:rsidRPr="00686F87">
        <w:rPr>
          <w:bCs w:val="0"/>
          <w:color w:val="000000" w:themeColor="text1"/>
        </w:rPr>
      </w:r>
      <w:r w:rsidR="00CC03BE" w:rsidRPr="00686F87">
        <w:rPr>
          <w:bCs w:val="0"/>
          <w:color w:val="000000" w:themeColor="text1"/>
        </w:rPr>
        <w:fldChar w:fldCharType="separate"/>
      </w:r>
      <w:ins w:id="216" w:author="W. Hu" w:date="2011-08-10T20:58:00Z">
        <w:r w:rsidR="00FE16CC">
          <w:rPr>
            <w:bCs w:val="0"/>
            <w:color w:val="000000" w:themeColor="text1"/>
          </w:rPr>
          <w:t>79</w:t>
        </w:r>
      </w:ins>
      <w:del w:id="217" w:author="W. Hu" w:date="2011-08-10T20:57:00Z">
        <w:r w:rsidR="00816277" w:rsidDel="00FE16CC">
          <w:rPr>
            <w:bCs w:val="0"/>
            <w:color w:val="000000" w:themeColor="text1"/>
          </w:rPr>
          <w:delText>77</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Mathematics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_Toc298161580 \h </w:instrText>
      </w:r>
      <w:r w:rsidR="00CC03BE" w:rsidRPr="00686F87">
        <w:rPr>
          <w:b/>
          <w:bCs w:val="0"/>
          <w:color w:val="000000" w:themeColor="text1"/>
        </w:rPr>
      </w:r>
      <w:r w:rsidR="00CC03BE" w:rsidRPr="00686F87">
        <w:rPr>
          <w:b/>
          <w:bCs w:val="0"/>
          <w:color w:val="000000" w:themeColor="text1"/>
        </w:rPr>
        <w:fldChar w:fldCharType="separate"/>
      </w:r>
      <w:ins w:id="218" w:author="W. Hu" w:date="2011-08-10T20:58:00Z">
        <w:r w:rsidR="00FE16CC">
          <w:rPr>
            <w:b/>
            <w:bCs w:val="0"/>
            <w:color w:val="000000" w:themeColor="text1"/>
          </w:rPr>
          <w:t>80</w:t>
        </w:r>
      </w:ins>
      <w:del w:id="219" w:author="W. Hu" w:date="2011-08-10T20:57:00Z">
        <w:r w:rsidR="00816277" w:rsidDel="00FE16CC">
          <w:rPr>
            <w:b/>
            <w:bCs w:val="0"/>
            <w:color w:val="000000" w:themeColor="text1"/>
          </w:rPr>
          <w:delText>78</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_Toc298161581 \h </w:instrText>
      </w:r>
      <w:r w:rsidR="00CC03BE" w:rsidRPr="00686F87">
        <w:rPr>
          <w:bCs w:val="0"/>
          <w:color w:val="000000" w:themeColor="text1"/>
        </w:rPr>
      </w:r>
      <w:r w:rsidR="00CC03BE" w:rsidRPr="00686F87">
        <w:rPr>
          <w:bCs w:val="0"/>
          <w:color w:val="000000" w:themeColor="text1"/>
        </w:rPr>
        <w:fldChar w:fldCharType="separate"/>
      </w:r>
      <w:ins w:id="220" w:author="W. Hu" w:date="2011-08-10T20:58:00Z">
        <w:r w:rsidR="00FE16CC">
          <w:rPr>
            <w:bCs w:val="0"/>
            <w:color w:val="000000" w:themeColor="text1"/>
          </w:rPr>
          <w:t>80</w:t>
        </w:r>
      </w:ins>
      <w:del w:id="221" w:author="W. Hu" w:date="2011-08-10T20:57:00Z">
        <w:r w:rsidR="00816277" w:rsidDel="00FE16CC">
          <w:rPr>
            <w:bCs w:val="0"/>
            <w:color w:val="000000" w:themeColor="text1"/>
          </w:rPr>
          <w:delText>78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_Toc298161582 \h </w:instrText>
      </w:r>
      <w:r w:rsidR="00CC03BE" w:rsidRPr="00686F87">
        <w:rPr>
          <w:bCs w:val="0"/>
          <w:color w:val="000000" w:themeColor="text1"/>
        </w:rPr>
      </w:r>
      <w:r w:rsidR="00CC03BE" w:rsidRPr="00686F87">
        <w:rPr>
          <w:bCs w:val="0"/>
          <w:color w:val="000000" w:themeColor="text1"/>
        </w:rPr>
        <w:fldChar w:fldCharType="separate"/>
      </w:r>
      <w:ins w:id="222" w:author="W. Hu" w:date="2011-08-10T20:58:00Z">
        <w:r w:rsidR="00FE16CC">
          <w:rPr>
            <w:bCs w:val="0"/>
            <w:color w:val="000000" w:themeColor="text1"/>
          </w:rPr>
          <w:t>80</w:t>
        </w:r>
      </w:ins>
      <w:del w:id="223" w:author="W. Hu" w:date="2011-08-10T20:57:00Z">
        <w:r w:rsidR="00816277" w:rsidDel="00FE16CC">
          <w:rPr>
            <w:bCs w:val="0"/>
            <w:color w:val="000000" w:themeColor="text1"/>
          </w:rPr>
          <w:delText>78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_Toc298161583 \h </w:instrText>
      </w:r>
      <w:r w:rsidR="00CC03BE" w:rsidRPr="00686F87">
        <w:rPr>
          <w:bCs w:val="0"/>
          <w:color w:val="000000" w:themeColor="text1"/>
        </w:rPr>
      </w:r>
      <w:r w:rsidR="00CC03BE" w:rsidRPr="00686F87">
        <w:rPr>
          <w:bCs w:val="0"/>
          <w:color w:val="000000" w:themeColor="text1"/>
        </w:rPr>
        <w:fldChar w:fldCharType="separate"/>
      </w:r>
      <w:ins w:id="224" w:author="W. Hu" w:date="2011-08-10T20:58:00Z">
        <w:r w:rsidR="00FE16CC">
          <w:rPr>
            <w:bCs w:val="0"/>
            <w:color w:val="000000" w:themeColor="text1"/>
          </w:rPr>
          <w:t>80</w:t>
        </w:r>
      </w:ins>
      <w:del w:id="225" w:author="W. Hu" w:date="2011-08-10T20:57:00Z">
        <w:r w:rsidR="00816277" w:rsidDel="00FE16CC">
          <w:rPr>
            <w:bCs w:val="0"/>
            <w:color w:val="000000" w:themeColor="text1"/>
          </w:rPr>
          <w:delText>78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_Toc298161584 \h </w:instrText>
      </w:r>
      <w:r w:rsidR="00CC03BE" w:rsidRPr="00686F87">
        <w:rPr>
          <w:bCs w:val="0"/>
          <w:color w:val="000000" w:themeColor="text1"/>
        </w:rPr>
      </w:r>
      <w:r w:rsidR="00CC03BE" w:rsidRPr="00686F87">
        <w:rPr>
          <w:bCs w:val="0"/>
          <w:color w:val="000000" w:themeColor="text1"/>
        </w:rPr>
        <w:fldChar w:fldCharType="separate"/>
      </w:r>
      <w:ins w:id="226" w:author="W. Hu" w:date="2011-08-10T20:58:00Z">
        <w:r w:rsidR="00FE16CC">
          <w:rPr>
            <w:bCs w:val="0"/>
            <w:color w:val="000000" w:themeColor="text1"/>
          </w:rPr>
          <w:t>80</w:t>
        </w:r>
      </w:ins>
      <w:del w:id="227" w:author="W. Hu" w:date="2011-08-10T20:57:00Z">
        <w:r w:rsidR="00816277" w:rsidDel="00FE16CC">
          <w:rPr>
            <w:bCs w:val="0"/>
            <w:color w:val="000000" w:themeColor="text1"/>
          </w:rPr>
          <w:delText>78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Student Advisement And Program Planning</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_Toc298161585 \h </w:instrText>
      </w:r>
      <w:r w:rsidR="00CC03BE" w:rsidRPr="00686F87">
        <w:rPr>
          <w:bCs w:val="0"/>
          <w:color w:val="000000" w:themeColor="text1"/>
        </w:rPr>
      </w:r>
      <w:r w:rsidR="00CC03BE" w:rsidRPr="00686F87">
        <w:rPr>
          <w:bCs w:val="0"/>
          <w:color w:val="000000" w:themeColor="text1"/>
        </w:rPr>
        <w:fldChar w:fldCharType="separate"/>
      </w:r>
      <w:ins w:id="228" w:author="W. Hu" w:date="2011-08-10T20:58:00Z">
        <w:r w:rsidR="00FE16CC">
          <w:rPr>
            <w:bCs w:val="0"/>
            <w:color w:val="000000" w:themeColor="text1"/>
          </w:rPr>
          <w:t>80</w:t>
        </w:r>
      </w:ins>
      <w:del w:id="229" w:author="W. Hu" w:date="2011-08-10T20:57:00Z">
        <w:r w:rsidR="00816277" w:rsidDel="00FE16CC">
          <w:rPr>
            <w:bCs w:val="0"/>
            <w:color w:val="000000" w:themeColor="text1"/>
          </w:rPr>
          <w:delText>78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_Toc298161586 \h </w:instrText>
      </w:r>
      <w:r w:rsidR="00CC03BE" w:rsidRPr="00686F87">
        <w:rPr>
          <w:bCs w:val="0"/>
          <w:color w:val="000000" w:themeColor="text1"/>
        </w:rPr>
      </w:r>
      <w:r w:rsidR="00CC03BE" w:rsidRPr="00686F87">
        <w:rPr>
          <w:bCs w:val="0"/>
          <w:color w:val="000000" w:themeColor="text1"/>
        </w:rPr>
        <w:fldChar w:fldCharType="separate"/>
      </w:r>
      <w:ins w:id="230" w:author="W. Hu" w:date="2011-08-10T20:58:00Z">
        <w:r w:rsidR="00FE16CC">
          <w:rPr>
            <w:bCs w:val="0"/>
            <w:color w:val="000000" w:themeColor="text1"/>
          </w:rPr>
          <w:t>80</w:t>
        </w:r>
      </w:ins>
      <w:del w:id="231" w:author="W. Hu" w:date="2011-08-10T20:57:00Z">
        <w:r w:rsidR="00816277" w:rsidDel="00FE16CC">
          <w:rPr>
            <w:bCs w:val="0"/>
            <w:color w:val="000000" w:themeColor="text1"/>
          </w:rPr>
          <w:delText>78</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_Toc298161587 \h </w:instrText>
      </w:r>
      <w:r w:rsidR="00CC03BE" w:rsidRPr="00686F87">
        <w:rPr>
          <w:bCs w:val="0"/>
          <w:color w:val="000000" w:themeColor="text1"/>
        </w:rPr>
      </w:r>
      <w:r w:rsidR="00CC03BE" w:rsidRPr="00686F87">
        <w:rPr>
          <w:bCs w:val="0"/>
          <w:color w:val="000000" w:themeColor="text1"/>
        </w:rPr>
        <w:fldChar w:fldCharType="separate"/>
      </w:r>
      <w:ins w:id="232" w:author="W. Hu" w:date="2011-08-10T20:58:00Z">
        <w:r w:rsidR="00FE16CC">
          <w:rPr>
            <w:bCs w:val="0"/>
            <w:color w:val="000000" w:themeColor="text1"/>
          </w:rPr>
          <w:t>81</w:t>
        </w:r>
      </w:ins>
      <w:del w:id="233" w:author="W. Hu" w:date="2011-08-10T20:57:00Z">
        <w:r w:rsidR="00816277" w:rsidDel="00FE16CC">
          <w:rPr>
            <w:bCs w:val="0"/>
            <w:color w:val="000000" w:themeColor="text1"/>
          </w:rPr>
          <w:delText>79</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Middle Grades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_Toc298161588 \h </w:instrText>
      </w:r>
      <w:r w:rsidR="00CC03BE" w:rsidRPr="00686F87">
        <w:rPr>
          <w:b/>
          <w:bCs w:val="0"/>
          <w:color w:val="000000" w:themeColor="text1"/>
        </w:rPr>
      </w:r>
      <w:r w:rsidR="00CC03BE" w:rsidRPr="00686F87">
        <w:rPr>
          <w:b/>
          <w:bCs w:val="0"/>
          <w:color w:val="000000" w:themeColor="text1"/>
        </w:rPr>
        <w:fldChar w:fldCharType="separate"/>
      </w:r>
      <w:ins w:id="234" w:author="W. Hu" w:date="2011-08-10T20:58:00Z">
        <w:r w:rsidR="00FE16CC">
          <w:rPr>
            <w:b/>
            <w:bCs w:val="0"/>
            <w:color w:val="000000" w:themeColor="text1"/>
          </w:rPr>
          <w:t>83</w:t>
        </w:r>
      </w:ins>
      <w:del w:id="235" w:author="W. Hu" w:date="2011-08-10T20:57:00Z">
        <w:r w:rsidR="00816277" w:rsidDel="00FE16CC">
          <w:rPr>
            <w:b/>
            <w:bCs w:val="0"/>
            <w:color w:val="000000" w:themeColor="text1"/>
          </w:rPr>
          <w:delText>81</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_Toc298161589 \h </w:instrText>
      </w:r>
      <w:r w:rsidR="00CC03BE" w:rsidRPr="00686F87">
        <w:rPr>
          <w:bCs w:val="0"/>
          <w:color w:val="000000" w:themeColor="text1"/>
        </w:rPr>
      </w:r>
      <w:r w:rsidR="00CC03BE" w:rsidRPr="00686F87">
        <w:rPr>
          <w:bCs w:val="0"/>
          <w:color w:val="000000" w:themeColor="text1"/>
        </w:rPr>
        <w:fldChar w:fldCharType="separate"/>
      </w:r>
      <w:ins w:id="236" w:author="W. Hu" w:date="2011-08-10T20:58:00Z">
        <w:r w:rsidR="00FE16CC">
          <w:rPr>
            <w:bCs w:val="0"/>
            <w:color w:val="000000" w:themeColor="text1"/>
          </w:rPr>
          <w:t>83</w:t>
        </w:r>
      </w:ins>
      <w:del w:id="237" w:author="W. Hu" w:date="2011-08-10T20:57:00Z">
        <w:r w:rsidR="00816277" w:rsidDel="00FE16CC">
          <w:rPr>
            <w:bCs w:val="0"/>
            <w:color w:val="000000" w:themeColor="text1"/>
          </w:rPr>
          <w:delText>81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Some Acceptable Courses For Substitutions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_Toc298161590 \h </w:instrText>
      </w:r>
      <w:r w:rsidR="00CC03BE" w:rsidRPr="00686F87">
        <w:rPr>
          <w:bCs w:val="0"/>
          <w:color w:val="000000" w:themeColor="text1"/>
        </w:rPr>
      </w:r>
      <w:r w:rsidR="00CC03BE" w:rsidRPr="00686F87">
        <w:rPr>
          <w:bCs w:val="0"/>
          <w:color w:val="000000" w:themeColor="text1"/>
        </w:rPr>
        <w:fldChar w:fldCharType="separate"/>
      </w:r>
      <w:ins w:id="238" w:author="W. Hu" w:date="2011-08-10T20:58:00Z">
        <w:r w:rsidR="00FE16CC">
          <w:rPr>
            <w:bCs w:val="0"/>
            <w:color w:val="000000" w:themeColor="text1"/>
          </w:rPr>
          <w:t>84</w:t>
        </w:r>
      </w:ins>
      <w:del w:id="239" w:author="W. Hu" w:date="2011-08-10T20:57:00Z">
        <w:r w:rsidR="00816277" w:rsidDel="00FE16CC">
          <w:rPr>
            <w:bCs w:val="0"/>
            <w:color w:val="000000" w:themeColor="text1"/>
          </w:rPr>
          <w:delText>82</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_Toc298161591 \h </w:instrText>
      </w:r>
      <w:r w:rsidR="00CC03BE" w:rsidRPr="00686F87">
        <w:rPr>
          <w:bCs w:val="0"/>
          <w:color w:val="000000" w:themeColor="text1"/>
        </w:rPr>
      </w:r>
      <w:r w:rsidR="00CC03BE" w:rsidRPr="00686F87">
        <w:rPr>
          <w:bCs w:val="0"/>
          <w:color w:val="000000" w:themeColor="text1"/>
        </w:rPr>
        <w:fldChar w:fldCharType="separate"/>
      </w:r>
      <w:ins w:id="240" w:author="W. Hu" w:date="2011-08-10T20:58:00Z">
        <w:r w:rsidR="00FE16CC">
          <w:rPr>
            <w:bCs w:val="0"/>
            <w:color w:val="000000" w:themeColor="text1"/>
          </w:rPr>
          <w:t>84</w:t>
        </w:r>
      </w:ins>
      <w:del w:id="241" w:author="W. Hu" w:date="2011-08-10T20:57:00Z">
        <w:r w:rsidR="00816277" w:rsidDel="00FE16CC">
          <w:rPr>
            <w:bCs w:val="0"/>
            <w:color w:val="000000" w:themeColor="text1"/>
          </w:rPr>
          <w:delText>82</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Science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_Toc298161592 \h </w:instrText>
      </w:r>
      <w:r w:rsidR="00CC03BE" w:rsidRPr="00686F87">
        <w:rPr>
          <w:b/>
          <w:bCs w:val="0"/>
          <w:color w:val="000000" w:themeColor="text1"/>
        </w:rPr>
      </w:r>
      <w:r w:rsidR="00CC03BE" w:rsidRPr="00686F87">
        <w:rPr>
          <w:b/>
          <w:bCs w:val="0"/>
          <w:color w:val="000000" w:themeColor="text1"/>
        </w:rPr>
        <w:fldChar w:fldCharType="separate"/>
      </w:r>
      <w:ins w:id="242" w:author="W. Hu" w:date="2011-08-10T20:58:00Z">
        <w:r w:rsidR="00FE16CC">
          <w:rPr>
            <w:b/>
            <w:bCs w:val="0"/>
            <w:color w:val="000000" w:themeColor="text1"/>
          </w:rPr>
          <w:t>85</w:t>
        </w:r>
      </w:ins>
      <w:del w:id="243" w:author="W. Hu" w:date="2011-08-10T20:57:00Z">
        <w:r w:rsidR="00816277" w:rsidDel="00FE16CC">
          <w:rPr>
            <w:b/>
            <w:bCs w:val="0"/>
            <w:color w:val="000000" w:themeColor="text1"/>
          </w:rPr>
          <w:delText>83</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_Toc298161593 \h </w:instrText>
      </w:r>
      <w:r w:rsidR="00CC03BE" w:rsidRPr="00686F87">
        <w:rPr>
          <w:bCs w:val="0"/>
          <w:color w:val="000000" w:themeColor="text1"/>
        </w:rPr>
      </w:r>
      <w:r w:rsidR="00CC03BE" w:rsidRPr="00686F87">
        <w:rPr>
          <w:bCs w:val="0"/>
          <w:color w:val="000000" w:themeColor="text1"/>
        </w:rPr>
        <w:fldChar w:fldCharType="separate"/>
      </w:r>
      <w:ins w:id="244" w:author="W. Hu" w:date="2011-08-10T20:58:00Z">
        <w:r w:rsidR="00FE16CC">
          <w:rPr>
            <w:bCs w:val="0"/>
            <w:color w:val="000000" w:themeColor="text1"/>
          </w:rPr>
          <w:t>85</w:t>
        </w:r>
      </w:ins>
      <w:del w:id="245" w:author="W. Hu" w:date="2011-08-10T20:57:00Z">
        <w:r w:rsidR="00816277" w:rsidDel="00FE16CC">
          <w:rPr>
            <w:bCs w:val="0"/>
            <w:color w:val="000000" w:themeColor="text1"/>
          </w:rPr>
          <w:delText>83</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_Toc298161594 \h </w:instrText>
      </w:r>
      <w:r w:rsidR="00CC03BE" w:rsidRPr="00686F87">
        <w:rPr>
          <w:bCs w:val="0"/>
          <w:color w:val="000000" w:themeColor="text1"/>
        </w:rPr>
      </w:r>
      <w:r w:rsidR="00CC03BE" w:rsidRPr="00686F87">
        <w:rPr>
          <w:bCs w:val="0"/>
          <w:color w:val="000000" w:themeColor="text1"/>
        </w:rPr>
        <w:fldChar w:fldCharType="separate"/>
      </w:r>
      <w:ins w:id="246" w:author="W. Hu" w:date="2011-08-10T20:58:00Z">
        <w:r w:rsidR="00FE16CC">
          <w:rPr>
            <w:bCs w:val="0"/>
            <w:color w:val="000000" w:themeColor="text1"/>
          </w:rPr>
          <w:t>86</w:t>
        </w:r>
      </w:ins>
      <w:del w:id="247" w:author="W. Hu" w:date="2011-08-10T20:57:00Z">
        <w:r w:rsidR="00816277" w:rsidDel="00FE16CC">
          <w:rPr>
            <w:bCs w:val="0"/>
            <w:color w:val="000000" w:themeColor="text1"/>
          </w:rPr>
          <w:delText>84</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_Toc298161595 \h </w:instrText>
      </w:r>
      <w:r w:rsidR="00CC03BE" w:rsidRPr="00686F87">
        <w:rPr>
          <w:bCs w:val="0"/>
          <w:color w:val="000000" w:themeColor="text1"/>
        </w:rPr>
      </w:r>
      <w:r w:rsidR="00CC03BE" w:rsidRPr="00686F87">
        <w:rPr>
          <w:bCs w:val="0"/>
          <w:color w:val="000000" w:themeColor="text1"/>
        </w:rPr>
        <w:fldChar w:fldCharType="separate"/>
      </w:r>
      <w:ins w:id="248" w:author="W. Hu" w:date="2011-08-10T20:58:00Z">
        <w:r w:rsidR="00FE16CC">
          <w:rPr>
            <w:bCs w:val="0"/>
            <w:color w:val="000000" w:themeColor="text1"/>
          </w:rPr>
          <w:t>87</w:t>
        </w:r>
      </w:ins>
      <w:del w:id="249" w:author="W. Hu" w:date="2011-08-10T20:57:00Z">
        <w:r w:rsidR="00816277" w:rsidDel="00FE16CC">
          <w:rPr>
            <w:bCs w:val="0"/>
            <w:color w:val="000000" w:themeColor="text1"/>
          </w:rPr>
          <w:delText>85</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Special Education</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_Toc298161596 \h </w:instrText>
      </w:r>
      <w:r w:rsidR="00CC03BE" w:rsidRPr="00686F87">
        <w:rPr>
          <w:b/>
          <w:bCs w:val="0"/>
          <w:color w:val="000000" w:themeColor="text1"/>
        </w:rPr>
      </w:r>
      <w:r w:rsidR="00CC03BE" w:rsidRPr="00686F87">
        <w:rPr>
          <w:b/>
          <w:bCs w:val="0"/>
          <w:color w:val="000000" w:themeColor="text1"/>
        </w:rPr>
        <w:fldChar w:fldCharType="separate"/>
      </w:r>
      <w:ins w:id="250" w:author="W. Hu" w:date="2011-08-10T20:58:00Z">
        <w:r w:rsidR="00FE16CC">
          <w:rPr>
            <w:b/>
            <w:bCs w:val="0"/>
            <w:color w:val="000000" w:themeColor="text1"/>
          </w:rPr>
          <w:t>88</w:t>
        </w:r>
      </w:ins>
      <w:del w:id="251" w:author="W. Hu" w:date="2011-08-10T20:57:00Z">
        <w:r w:rsidR="00816277" w:rsidDel="00FE16CC">
          <w:rPr>
            <w:b/>
            <w:bCs w:val="0"/>
            <w:color w:val="000000" w:themeColor="text1"/>
          </w:rPr>
          <w:delText>86</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 Requirements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_Toc298161597 \h </w:instrText>
      </w:r>
      <w:r w:rsidR="00CC03BE" w:rsidRPr="00686F87">
        <w:rPr>
          <w:bCs w:val="0"/>
          <w:color w:val="000000" w:themeColor="text1"/>
        </w:rPr>
      </w:r>
      <w:r w:rsidR="00CC03BE" w:rsidRPr="00686F87">
        <w:rPr>
          <w:bCs w:val="0"/>
          <w:color w:val="000000" w:themeColor="text1"/>
        </w:rPr>
        <w:fldChar w:fldCharType="separate"/>
      </w:r>
      <w:ins w:id="252" w:author="W. Hu" w:date="2011-08-10T20:58:00Z">
        <w:r w:rsidR="00FE16CC">
          <w:rPr>
            <w:bCs w:val="0"/>
            <w:color w:val="000000" w:themeColor="text1"/>
          </w:rPr>
          <w:t>89</w:t>
        </w:r>
      </w:ins>
      <w:del w:id="253" w:author="W. Hu" w:date="2011-08-10T20:57:00Z">
        <w:r w:rsidR="00816277" w:rsidDel="00FE16CC">
          <w:rPr>
            <w:bCs w:val="0"/>
            <w:color w:val="000000" w:themeColor="text1"/>
          </w:rPr>
          <w:delText>87</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_Toc298161598 \h </w:instrText>
      </w:r>
      <w:r w:rsidR="00CC03BE" w:rsidRPr="00686F87">
        <w:rPr>
          <w:bCs w:val="0"/>
          <w:color w:val="000000" w:themeColor="text1"/>
        </w:rPr>
      </w:r>
      <w:r w:rsidR="00CC03BE" w:rsidRPr="00686F87">
        <w:rPr>
          <w:bCs w:val="0"/>
          <w:color w:val="000000" w:themeColor="text1"/>
        </w:rPr>
        <w:fldChar w:fldCharType="separate"/>
      </w:r>
      <w:ins w:id="254" w:author="W. Hu" w:date="2011-08-10T20:58:00Z">
        <w:r w:rsidR="00FE16CC">
          <w:rPr>
            <w:bCs w:val="0"/>
            <w:color w:val="000000" w:themeColor="text1"/>
          </w:rPr>
          <w:t>90</w:t>
        </w:r>
      </w:ins>
      <w:del w:id="255" w:author="W. Hu" w:date="2011-08-10T20:57:00Z">
        <w:r w:rsidR="00816277" w:rsidDel="00FE16CC">
          <w:rPr>
            <w:bCs w:val="0"/>
            <w:color w:val="000000" w:themeColor="text1"/>
          </w:rPr>
          <w:delText>88</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School Counseling</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_Toc298161599 \h </w:instrText>
      </w:r>
      <w:r w:rsidR="00CC03BE" w:rsidRPr="00686F87">
        <w:rPr>
          <w:b/>
          <w:bCs w:val="0"/>
          <w:color w:val="000000" w:themeColor="text1"/>
        </w:rPr>
      </w:r>
      <w:r w:rsidR="00CC03BE" w:rsidRPr="00686F87">
        <w:rPr>
          <w:b/>
          <w:bCs w:val="0"/>
          <w:color w:val="000000" w:themeColor="text1"/>
        </w:rPr>
        <w:fldChar w:fldCharType="separate"/>
      </w:r>
      <w:ins w:id="256" w:author="W. Hu" w:date="2011-08-10T20:58:00Z">
        <w:r w:rsidR="00FE16CC">
          <w:rPr>
            <w:b/>
            <w:bCs w:val="0"/>
            <w:color w:val="000000" w:themeColor="text1"/>
          </w:rPr>
          <w:t>92</w:t>
        </w:r>
      </w:ins>
      <w:del w:id="257" w:author="W. Hu" w:date="2011-08-10T20:57:00Z">
        <w:r w:rsidR="00816277" w:rsidDel="00FE16CC">
          <w:rPr>
            <w:b/>
            <w:bCs w:val="0"/>
            <w:color w:val="000000" w:themeColor="text1"/>
          </w:rPr>
          <w:delText>90</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Advisement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_Toc298161600 \h </w:instrText>
      </w:r>
      <w:r w:rsidR="00CC03BE" w:rsidRPr="00686F87">
        <w:rPr>
          <w:bCs w:val="0"/>
          <w:color w:val="000000" w:themeColor="text1"/>
        </w:rPr>
      </w:r>
      <w:r w:rsidR="00CC03BE" w:rsidRPr="00686F87">
        <w:rPr>
          <w:bCs w:val="0"/>
          <w:color w:val="000000" w:themeColor="text1"/>
        </w:rPr>
        <w:fldChar w:fldCharType="separate"/>
      </w:r>
      <w:ins w:id="258" w:author="W. Hu" w:date="2011-08-10T20:58:00Z">
        <w:r w:rsidR="00FE16CC">
          <w:rPr>
            <w:bCs w:val="0"/>
            <w:color w:val="000000" w:themeColor="text1"/>
          </w:rPr>
          <w:t>92</w:t>
        </w:r>
      </w:ins>
      <w:del w:id="259" w:author="W. Hu" w:date="2011-08-10T20:57:00Z">
        <w:r w:rsidR="00816277" w:rsidDel="00FE16CC">
          <w:rPr>
            <w:bCs w:val="0"/>
            <w:color w:val="000000" w:themeColor="text1"/>
          </w:rPr>
          <w:delText>90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Clinical Experience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_Toc298161601 \h </w:instrText>
      </w:r>
      <w:r w:rsidR="00CC03BE" w:rsidRPr="00686F87">
        <w:rPr>
          <w:bCs w:val="0"/>
          <w:color w:val="000000" w:themeColor="text1"/>
        </w:rPr>
      </w:r>
      <w:r w:rsidR="00CC03BE" w:rsidRPr="00686F87">
        <w:rPr>
          <w:bCs w:val="0"/>
          <w:color w:val="000000" w:themeColor="text1"/>
        </w:rPr>
        <w:fldChar w:fldCharType="separate"/>
      </w:r>
      <w:ins w:id="260" w:author="W. Hu" w:date="2011-08-10T20:58:00Z">
        <w:r w:rsidR="00FE16CC">
          <w:rPr>
            <w:bCs w:val="0"/>
            <w:color w:val="000000" w:themeColor="text1"/>
          </w:rPr>
          <w:t>92</w:t>
        </w:r>
      </w:ins>
      <w:del w:id="261" w:author="W. Hu" w:date="2011-08-10T20:57:00Z">
        <w:r w:rsidR="00816277" w:rsidDel="00FE16CC">
          <w:rPr>
            <w:bCs w:val="0"/>
            <w:color w:val="000000" w:themeColor="text1"/>
          </w:rPr>
          <w:delText>90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_Toc298161602 \h </w:instrText>
      </w:r>
      <w:r w:rsidR="00CC03BE" w:rsidRPr="00686F87">
        <w:rPr>
          <w:bCs w:val="0"/>
          <w:color w:val="000000" w:themeColor="text1"/>
        </w:rPr>
      </w:r>
      <w:r w:rsidR="00CC03BE" w:rsidRPr="00686F87">
        <w:rPr>
          <w:bCs w:val="0"/>
          <w:color w:val="000000" w:themeColor="text1"/>
        </w:rPr>
        <w:fldChar w:fldCharType="separate"/>
      </w:r>
      <w:ins w:id="262" w:author="W. Hu" w:date="2011-08-10T20:58:00Z">
        <w:r w:rsidR="00FE16CC">
          <w:rPr>
            <w:bCs w:val="0"/>
            <w:color w:val="000000" w:themeColor="text1"/>
          </w:rPr>
          <w:t>92</w:t>
        </w:r>
      </w:ins>
      <w:del w:id="263" w:author="W. Hu" w:date="2011-08-10T20:57:00Z">
        <w:r w:rsidR="00816277" w:rsidDel="00FE16CC">
          <w:rPr>
            <w:bCs w:val="0"/>
            <w:color w:val="000000" w:themeColor="text1"/>
          </w:rPr>
          <w:delText>90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Completion</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_Toc298161603 \h </w:instrText>
      </w:r>
      <w:r w:rsidR="00CC03BE" w:rsidRPr="00686F87">
        <w:rPr>
          <w:bCs w:val="0"/>
          <w:color w:val="000000" w:themeColor="text1"/>
        </w:rPr>
      </w:r>
      <w:r w:rsidR="00CC03BE" w:rsidRPr="00686F87">
        <w:rPr>
          <w:bCs w:val="0"/>
          <w:color w:val="000000" w:themeColor="text1"/>
        </w:rPr>
        <w:fldChar w:fldCharType="separate"/>
      </w:r>
      <w:ins w:id="264" w:author="W. Hu" w:date="2011-08-10T20:58:00Z">
        <w:r w:rsidR="00FE16CC">
          <w:rPr>
            <w:bCs w:val="0"/>
            <w:color w:val="000000" w:themeColor="text1"/>
          </w:rPr>
          <w:t>92</w:t>
        </w:r>
      </w:ins>
      <w:del w:id="265" w:author="W. Hu" w:date="2011-08-10T20:57:00Z">
        <w:r w:rsidR="00816277" w:rsidDel="00FE16CC">
          <w:rPr>
            <w:bCs w:val="0"/>
            <w:color w:val="000000" w:themeColor="text1"/>
          </w:rPr>
          <w:delText>90</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Planned Degree</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_Toc298161604 \h </w:instrText>
      </w:r>
      <w:r w:rsidR="00CC03BE" w:rsidRPr="00686F87">
        <w:rPr>
          <w:bCs w:val="0"/>
          <w:color w:val="000000" w:themeColor="text1"/>
        </w:rPr>
      </w:r>
      <w:r w:rsidR="00CC03BE" w:rsidRPr="00686F87">
        <w:rPr>
          <w:bCs w:val="0"/>
          <w:color w:val="000000" w:themeColor="text1"/>
        </w:rPr>
        <w:fldChar w:fldCharType="separate"/>
      </w:r>
      <w:ins w:id="266" w:author="W. Hu" w:date="2011-08-10T20:58:00Z">
        <w:r w:rsidR="00FE16CC">
          <w:rPr>
            <w:bCs w:val="0"/>
            <w:color w:val="000000" w:themeColor="text1"/>
          </w:rPr>
          <w:t>93</w:t>
        </w:r>
      </w:ins>
      <w:del w:id="267" w:author="W. Hu" w:date="2011-08-10T20:57:00Z">
        <w:r w:rsidR="00816277" w:rsidDel="00FE16CC">
          <w:rPr>
            <w:bCs w:val="0"/>
            <w:color w:val="000000" w:themeColor="text1"/>
          </w:rPr>
          <w:delText>91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_Toc298161605 \h </w:instrText>
      </w:r>
      <w:r w:rsidR="00CC03BE" w:rsidRPr="00686F87">
        <w:rPr>
          <w:bCs w:val="0"/>
          <w:color w:val="000000" w:themeColor="text1"/>
        </w:rPr>
      </w:r>
      <w:r w:rsidR="00CC03BE" w:rsidRPr="00686F87">
        <w:rPr>
          <w:bCs w:val="0"/>
          <w:color w:val="000000" w:themeColor="text1"/>
        </w:rPr>
        <w:fldChar w:fldCharType="separate"/>
      </w:r>
      <w:ins w:id="268" w:author="W. Hu" w:date="2011-08-10T20:58:00Z">
        <w:r w:rsidR="00FE16CC">
          <w:rPr>
            <w:bCs w:val="0"/>
            <w:color w:val="000000" w:themeColor="text1"/>
          </w:rPr>
          <w:t>93</w:t>
        </w:r>
      </w:ins>
      <w:del w:id="269" w:author="W. Hu" w:date="2011-08-10T20:57:00Z">
        <w:r w:rsidR="00816277" w:rsidDel="00FE16CC">
          <w:rPr>
            <w:bCs w:val="0"/>
            <w:color w:val="000000" w:themeColor="text1"/>
          </w:rPr>
          <w:delText>91</w:delText>
        </w:r>
      </w:del>
      <w:r w:rsidR="00CC03BE"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Teacher Support Services Endorsement</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_Toc298161606 \h </w:instrText>
      </w:r>
      <w:r w:rsidR="00CC03BE" w:rsidRPr="00686F87">
        <w:rPr>
          <w:bCs w:val="0"/>
          <w:color w:val="000000" w:themeColor="text1"/>
        </w:rPr>
      </w:r>
      <w:r w:rsidR="00CC03BE" w:rsidRPr="00686F87">
        <w:rPr>
          <w:bCs w:val="0"/>
          <w:color w:val="000000" w:themeColor="text1"/>
        </w:rPr>
        <w:fldChar w:fldCharType="separate"/>
      </w:r>
      <w:ins w:id="270" w:author="W. Hu" w:date="2011-08-10T20:58:00Z">
        <w:r w:rsidR="00FE16CC">
          <w:rPr>
            <w:bCs w:val="0"/>
            <w:color w:val="000000" w:themeColor="text1"/>
          </w:rPr>
          <w:t>95</w:t>
        </w:r>
      </w:ins>
      <w:del w:id="271" w:author="W. Hu" w:date="2011-08-10T20:57:00Z">
        <w:r w:rsidR="00816277" w:rsidDel="00FE16CC">
          <w:rPr>
            <w:bCs w:val="0"/>
            <w:color w:val="000000" w:themeColor="text1"/>
          </w:rPr>
          <w:delText>93</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 xml:space="preserve">Psychological  </w:t>
      </w:r>
      <w:r>
        <w:rPr>
          <w:b/>
          <w:bCs w:val="0"/>
          <w:color w:val="000000" w:themeColor="text1"/>
        </w:rPr>
        <w:t xml:space="preserve"> </w:t>
      </w:r>
      <w:r w:rsidRPr="00686F87">
        <w:rPr>
          <w:b/>
          <w:bCs w:val="0"/>
          <w:color w:val="000000" w:themeColor="text1"/>
        </w:rPr>
        <w:t xml:space="preserve">And </w:t>
      </w:r>
      <w:r>
        <w:rPr>
          <w:b/>
          <w:bCs w:val="0"/>
          <w:color w:val="000000" w:themeColor="text1"/>
        </w:rPr>
        <w:t xml:space="preserve"> </w:t>
      </w:r>
      <w:r w:rsidRPr="00686F87">
        <w:rPr>
          <w:b/>
          <w:bCs w:val="0"/>
          <w:color w:val="000000" w:themeColor="text1"/>
        </w:rPr>
        <w:t xml:space="preserve">Reading </w:t>
      </w:r>
      <w:r>
        <w:rPr>
          <w:b/>
          <w:bCs w:val="0"/>
          <w:color w:val="000000" w:themeColor="text1"/>
        </w:rPr>
        <w:t xml:space="preserve"> </w:t>
      </w:r>
      <w:r w:rsidRPr="00686F87">
        <w:rPr>
          <w:b/>
          <w:bCs w:val="0"/>
          <w:color w:val="000000" w:themeColor="text1"/>
        </w:rPr>
        <w:t>Foundations</w:t>
      </w:r>
      <w:r w:rsidRPr="00686F87">
        <w:rPr>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_Toc298161607 \h </w:instrText>
      </w:r>
      <w:r w:rsidR="00CC03BE" w:rsidRPr="00686F87">
        <w:rPr>
          <w:b/>
          <w:bCs w:val="0"/>
          <w:color w:val="000000" w:themeColor="text1"/>
        </w:rPr>
      </w:r>
      <w:r w:rsidR="00CC03BE" w:rsidRPr="00686F87">
        <w:rPr>
          <w:b/>
          <w:bCs w:val="0"/>
          <w:color w:val="000000" w:themeColor="text1"/>
        </w:rPr>
        <w:fldChar w:fldCharType="separate"/>
      </w:r>
      <w:ins w:id="272" w:author="W. Hu" w:date="2011-08-10T20:58:00Z">
        <w:r w:rsidR="00FE16CC">
          <w:rPr>
            <w:b/>
            <w:bCs w:val="0"/>
            <w:color w:val="000000" w:themeColor="text1"/>
          </w:rPr>
          <w:t>96</w:t>
        </w:r>
      </w:ins>
      <w:del w:id="273" w:author="W. Hu" w:date="2011-08-10T20:57:00Z">
        <w:r w:rsidR="00816277" w:rsidDel="00FE16CC">
          <w:rPr>
            <w:b/>
            <w:bCs w:val="0"/>
            <w:color w:val="000000" w:themeColor="text1"/>
          </w:rPr>
          <w:delText>94</w:delText>
        </w:r>
      </w:del>
      <w:r w:rsidR="00CC03BE"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CC03BE" w:rsidRPr="00686F87">
        <w:rPr>
          <w:bCs w:val="0"/>
          <w:color w:val="000000" w:themeColor="text1"/>
        </w:rPr>
        <w:fldChar w:fldCharType="begin"/>
      </w:r>
      <w:r w:rsidRPr="00686F87">
        <w:rPr>
          <w:bCs w:val="0"/>
          <w:color w:val="000000" w:themeColor="text1"/>
        </w:rPr>
        <w:instrText xml:space="preserve"> PAGEREF _Toc298161608 \h </w:instrText>
      </w:r>
      <w:r w:rsidR="00CC03BE" w:rsidRPr="00686F87">
        <w:rPr>
          <w:bCs w:val="0"/>
          <w:color w:val="000000" w:themeColor="text1"/>
        </w:rPr>
      </w:r>
      <w:r w:rsidR="00CC03BE" w:rsidRPr="00686F87">
        <w:rPr>
          <w:bCs w:val="0"/>
          <w:color w:val="000000" w:themeColor="text1"/>
        </w:rPr>
        <w:fldChar w:fldCharType="separate"/>
      </w:r>
      <w:ins w:id="274" w:author="W. Hu" w:date="2011-08-10T20:58:00Z">
        <w:r w:rsidR="00FE16CC">
          <w:rPr>
            <w:bCs w:val="0"/>
            <w:color w:val="000000" w:themeColor="text1"/>
          </w:rPr>
          <w:t>96</w:t>
        </w:r>
      </w:ins>
      <w:del w:id="275" w:author="W. Hu" w:date="2011-08-10T20:57:00Z">
        <w:r w:rsidR="00816277" w:rsidDel="00FE16CC">
          <w:rPr>
            <w:bCs w:val="0"/>
            <w:color w:val="000000" w:themeColor="text1"/>
          </w:rPr>
          <w:delText>94</w:delText>
        </w:r>
      </w:del>
      <w:r w:rsidR="00CC03BE"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Del="00FE16CC" w:rsidRDefault="00686F87" w:rsidP="00686F87">
      <w:pPr>
        <w:pStyle w:val="TOC2"/>
        <w:rPr>
          <w:del w:id="276" w:author="W. Hu" w:date="2011-08-10T20:56:00Z"/>
          <w:b/>
          <w:bCs w:val="0"/>
          <w:color w:val="000000" w:themeColor="text1"/>
        </w:rPr>
      </w:pPr>
      <w:del w:id="277" w:author="W. Hu" w:date="2011-08-10T20:56:00Z">
        <w:r w:rsidRPr="00686F87" w:rsidDel="00FE16CC">
          <w:rPr>
            <w:b/>
            <w:bCs w:val="0"/>
            <w:color w:val="000000" w:themeColor="text1"/>
          </w:rPr>
          <w:delText>Academic Officers</w:delText>
        </w:r>
        <w:r w:rsidRPr="00686F87" w:rsidDel="00FE16CC">
          <w:rPr>
            <w:b/>
            <w:bCs w:val="0"/>
            <w:color w:val="000000" w:themeColor="text1"/>
          </w:rPr>
          <w:tab/>
        </w:r>
        <w:r w:rsidR="00CC03BE" w:rsidRPr="00686F87" w:rsidDel="00FE16CC">
          <w:rPr>
            <w:b/>
            <w:bCs w:val="0"/>
            <w:color w:val="000000" w:themeColor="text1"/>
          </w:rPr>
          <w:fldChar w:fldCharType="begin"/>
        </w:r>
        <w:r w:rsidRPr="00686F87" w:rsidDel="00FE16CC">
          <w:rPr>
            <w:b/>
            <w:bCs w:val="0"/>
            <w:color w:val="000000" w:themeColor="text1"/>
          </w:rPr>
          <w:delInstrText xml:space="preserve"> PAGEREF _Toc298161609 \h </w:delInstrText>
        </w:r>
        <w:r w:rsidR="00CC03BE" w:rsidRPr="00686F87" w:rsidDel="00FE16CC">
          <w:rPr>
            <w:b/>
            <w:bCs w:val="0"/>
            <w:color w:val="000000" w:themeColor="text1"/>
          </w:rPr>
        </w:r>
        <w:r w:rsidR="00CC03BE" w:rsidRPr="00686F87" w:rsidDel="00FE16CC">
          <w:rPr>
            <w:b/>
            <w:bCs w:val="0"/>
            <w:color w:val="000000" w:themeColor="text1"/>
          </w:rPr>
          <w:fldChar w:fldCharType="separate"/>
        </w:r>
      </w:del>
      <w:ins w:id="278" w:author="W. Hu" w:date="2011-08-10T20:58:00Z">
        <w:r w:rsidR="00FE16CC">
          <w:rPr>
            <w:b/>
            <w:bCs w:val="0"/>
            <w:color w:val="000000" w:themeColor="text1"/>
          </w:rPr>
          <w:t>99</w:t>
        </w:r>
      </w:ins>
      <w:del w:id="279" w:author="W. Hu" w:date="2011-08-10T20:56:00Z">
        <w:r w:rsidR="00816277" w:rsidDel="00FE16CC">
          <w:rPr>
            <w:b/>
            <w:bCs w:val="0"/>
            <w:color w:val="000000" w:themeColor="text1"/>
          </w:rPr>
          <w:delText>97</w:delText>
        </w:r>
        <w:r w:rsidR="00CC03BE" w:rsidRPr="00686F87" w:rsidDel="00FE16CC">
          <w:rPr>
            <w:b/>
            <w:bCs w:val="0"/>
            <w:color w:val="000000" w:themeColor="text1"/>
          </w:rPr>
          <w:fldChar w:fldCharType="end"/>
        </w:r>
      </w:del>
    </w:p>
    <w:p w:rsidR="00686F87" w:rsidRPr="00686F87" w:rsidDel="00FE16CC" w:rsidRDefault="00686F87" w:rsidP="00686F87">
      <w:pPr>
        <w:pStyle w:val="TOC2"/>
        <w:rPr>
          <w:del w:id="280" w:author="W. Hu" w:date="2011-08-10T20:56:00Z"/>
          <w:b/>
          <w:bCs w:val="0"/>
          <w:color w:val="000000" w:themeColor="text1"/>
        </w:rPr>
      </w:pPr>
      <w:del w:id="281" w:author="W. Hu" w:date="2011-08-10T20:56:00Z">
        <w:r w:rsidRPr="00686F87" w:rsidDel="00FE16CC">
          <w:rPr>
            <w:b/>
            <w:bCs w:val="0"/>
            <w:color w:val="000000" w:themeColor="text1"/>
          </w:rPr>
          <w:delText>Academic Department Chairs</w:delText>
        </w:r>
        <w:r w:rsidRPr="00686F87" w:rsidDel="00FE16CC">
          <w:rPr>
            <w:b/>
            <w:bCs w:val="0"/>
            <w:color w:val="000000" w:themeColor="text1"/>
          </w:rPr>
          <w:tab/>
        </w:r>
        <w:r w:rsidR="00CC03BE" w:rsidRPr="00686F87" w:rsidDel="00FE16CC">
          <w:rPr>
            <w:b/>
            <w:bCs w:val="0"/>
            <w:color w:val="000000" w:themeColor="text1"/>
          </w:rPr>
          <w:fldChar w:fldCharType="begin"/>
        </w:r>
        <w:r w:rsidRPr="00686F87" w:rsidDel="00FE16CC">
          <w:rPr>
            <w:b/>
            <w:bCs w:val="0"/>
            <w:color w:val="000000" w:themeColor="text1"/>
          </w:rPr>
          <w:delInstrText xml:space="preserve"> PAGEREF _Toc298161610 \h </w:delInstrText>
        </w:r>
        <w:r w:rsidR="00CC03BE" w:rsidRPr="00686F87" w:rsidDel="00FE16CC">
          <w:rPr>
            <w:b/>
            <w:bCs w:val="0"/>
            <w:color w:val="000000" w:themeColor="text1"/>
          </w:rPr>
        </w:r>
        <w:r w:rsidR="00CC03BE" w:rsidRPr="00686F87" w:rsidDel="00FE16CC">
          <w:rPr>
            <w:b/>
            <w:bCs w:val="0"/>
            <w:color w:val="000000" w:themeColor="text1"/>
          </w:rPr>
          <w:fldChar w:fldCharType="separate"/>
        </w:r>
      </w:del>
      <w:ins w:id="282" w:author="W. Hu" w:date="2011-08-10T20:58:00Z">
        <w:r w:rsidR="00FE16CC">
          <w:rPr>
            <w:b/>
            <w:bCs w:val="0"/>
            <w:color w:val="000000" w:themeColor="text1"/>
          </w:rPr>
          <w:t>99</w:t>
        </w:r>
      </w:ins>
      <w:del w:id="283" w:author="W. Hu" w:date="2011-08-10T20:56:00Z">
        <w:r w:rsidR="00816277" w:rsidDel="00FE16CC">
          <w:rPr>
            <w:b/>
            <w:bCs w:val="0"/>
            <w:color w:val="000000" w:themeColor="text1"/>
          </w:rPr>
          <w:delText>97</w:delText>
        </w:r>
        <w:r w:rsidR="00CC03BE" w:rsidRPr="00686F87" w:rsidDel="00FE16CC">
          <w:rPr>
            <w:b/>
            <w:bCs w:val="0"/>
            <w:color w:val="000000" w:themeColor="text1"/>
          </w:rPr>
          <w:fldChar w:fldCharType="end"/>
        </w:r>
      </w:del>
    </w:p>
    <w:p w:rsidR="00686F87" w:rsidRPr="00686F87" w:rsidDel="00FE16CC" w:rsidRDefault="00686F87" w:rsidP="00686F87">
      <w:pPr>
        <w:pStyle w:val="TOC2"/>
        <w:rPr>
          <w:del w:id="284" w:author="W. Hu" w:date="2011-08-10T20:56:00Z"/>
          <w:b/>
          <w:bCs w:val="0"/>
          <w:color w:val="000000" w:themeColor="text1"/>
        </w:rPr>
      </w:pPr>
      <w:del w:id="285" w:author="W. Hu" w:date="2011-08-10T20:56:00Z">
        <w:r w:rsidRPr="00686F87" w:rsidDel="00FE16CC">
          <w:rPr>
            <w:b/>
            <w:bCs w:val="0"/>
            <w:color w:val="000000" w:themeColor="text1"/>
          </w:rPr>
          <w:delText>Administrative Support Staff</w:delText>
        </w:r>
        <w:r w:rsidRPr="00686F87" w:rsidDel="00FE16CC">
          <w:rPr>
            <w:b/>
            <w:bCs w:val="0"/>
            <w:color w:val="000000" w:themeColor="text1"/>
          </w:rPr>
          <w:tab/>
        </w:r>
        <w:r w:rsidR="00CC03BE" w:rsidRPr="00686F87" w:rsidDel="00FE16CC">
          <w:rPr>
            <w:b/>
            <w:bCs w:val="0"/>
            <w:color w:val="000000" w:themeColor="text1"/>
          </w:rPr>
          <w:fldChar w:fldCharType="begin"/>
        </w:r>
        <w:r w:rsidRPr="00686F87" w:rsidDel="00FE16CC">
          <w:rPr>
            <w:b/>
            <w:bCs w:val="0"/>
            <w:color w:val="000000" w:themeColor="text1"/>
          </w:rPr>
          <w:delInstrText xml:space="preserve"> PAGEREF _Toc298161611 \h </w:delInstrText>
        </w:r>
        <w:r w:rsidR="00CC03BE" w:rsidRPr="00686F87" w:rsidDel="00FE16CC">
          <w:rPr>
            <w:b/>
            <w:bCs w:val="0"/>
            <w:color w:val="000000" w:themeColor="text1"/>
          </w:rPr>
        </w:r>
        <w:r w:rsidR="00CC03BE" w:rsidRPr="00686F87" w:rsidDel="00FE16CC">
          <w:rPr>
            <w:b/>
            <w:bCs w:val="0"/>
            <w:color w:val="000000" w:themeColor="text1"/>
          </w:rPr>
          <w:fldChar w:fldCharType="separate"/>
        </w:r>
      </w:del>
      <w:ins w:id="286" w:author="W. Hu" w:date="2011-08-10T20:58:00Z">
        <w:r w:rsidR="00FE16CC">
          <w:rPr>
            <w:b/>
            <w:bCs w:val="0"/>
            <w:color w:val="000000" w:themeColor="text1"/>
          </w:rPr>
          <w:t>99</w:t>
        </w:r>
      </w:ins>
      <w:del w:id="287" w:author="W. Hu" w:date="2011-08-10T20:56:00Z">
        <w:r w:rsidR="00816277" w:rsidDel="00FE16CC">
          <w:rPr>
            <w:b/>
            <w:bCs w:val="0"/>
            <w:color w:val="000000" w:themeColor="text1"/>
          </w:rPr>
          <w:delText>98</w:delText>
        </w:r>
        <w:r w:rsidR="00CC03BE" w:rsidRPr="00686F87" w:rsidDel="00FE16CC">
          <w:rPr>
            <w:b/>
            <w:bCs w:val="0"/>
            <w:color w:val="000000" w:themeColor="text1"/>
          </w:rPr>
          <w:fldChar w:fldCharType="end"/>
        </w:r>
      </w:del>
    </w:p>
    <w:p w:rsidR="00686F87" w:rsidRPr="00686F87" w:rsidDel="00FE16CC" w:rsidRDefault="00686F87" w:rsidP="00686F87">
      <w:pPr>
        <w:pStyle w:val="TOC2"/>
        <w:rPr>
          <w:del w:id="288" w:author="W. Hu" w:date="2011-08-10T20:56:00Z"/>
          <w:b/>
          <w:bCs w:val="0"/>
          <w:color w:val="000000" w:themeColor="text1"/>
        </w:rPr>
      </w:pPr>
      <w:del w:id="289" w:author="W. Hu" w:date="2011-08-10T20:56:00Z">
        <w:r w:rsidRPr="00686F87" w:rsidDel="00FE16CC">
          <w:rPr>
            <w:b/>
            <w:bCs w:val="0"/>
            <w:color w:val="000000" w:themeColor="text1"/>
          </w:rPr>
          <w:delText>Personnel Emeriti</w:delText>
        </w:r>
        <w:r w:rsidRPr="00686F87" w:rsidDel="00FE16CC">
          <w:rPr>
            <w:b/>
            <w:bCs w:val="0"/>
            <w:color w:val="000000" w:themeColor="text1"/>
          </w:rPr>
          <w:tab/>
        </w:r>
        <w:r w:rsidR="00CC03BE" w:rsidRPr="00686F87" w:rsidDel="00FE16CC">
          <w:rPr>
            <w:b/>
            <w:bCs w:val="0"/>
            <w:color w:val="000000" w:themeColor="text1"/>
          </w:rPr>
          <w:fldChar w:fldCharType="begin"/>
        </w:r>
        <w:r w:rsidRPr="00686F87" w:rsidDel="00FE16CC">
          <w:rPr>
            <w:b/>
            <w:bCs w:val="0"/>
            <w:color w:val="000000" w:themeColor="text1"/>
          </w:rPr>
          <w:delInstrText xml:space="preserve"> PAGEREF _Toc298161612 \h </w:delInstrText>
        </w:r>
        <w:r w:rsidR="00CC03BE" w:rsidRPr="00686F87" w:rsidDel="00FE16CC">
          <w:rPr>
            <w:b/>
            <w:bCs w:val="0"/>
            <w:color w:val="000000" w:themeColor="text1"/>
          </w:rPr>
        </w:r>
        <w:r w:rsidR="00CC03BE" w:rsidRPr="00686F87" w:rsidDel="00FE16CC">
          <w:rPr>
            <w:b/>
            <w:bCs w:val="0"/>
            <w:color w:val="000000" w:themeColor="text1"/>
          </w:rPr>
          <w:fldChar w:fldCharType="separate"/>
        </w:r>
      </w:del>
      <w:ins w:id="290" w:author="W. Hu" w:date="2011-08-10T20:58:00Z">
        <w:r w:rsidR="00FE16CC">
          <w:rPr>
            <w:b/>
            <w:bCs w:val="0"/>
            <w:color w:val="000000" w:themeColor="text1"/>
          </w:rPr>
          <w:t>99</w:t>
        </w:r>
      </w:ins>
      <w:del w:id="291" w:author="W. Hu" w:date="2011-08-10T20:56:00Z">
        <w:r w:rsidR="00816277" w:rsidDel="00FE16CC">
          <w:rPr>
            <w:b/>
            <w:bCs w:val="0"/>
            <w:color w:val="000000" w:themeColor="text1"/>
          </w:rPr>
          <w:delText>99</w:delText>
        </w:r>
        <w:r w:rsidR="00CC03BE" w:rsidRPr="00686F87" w:rsidDel="00FE16CC">
          <w:rPr>
            <w:b/>
            <w:bCs w:val="0"/>
            <w:color w:val="000000" w:themeColor="text1"/>
          </w:rPr>
          <w:fldChar w:fldCharType="end"/>
        </w:r>
      </w:del>
    </w:p>
    <w:p w:rsidR="00686F87" w:rsidRPr="00686F87" w:rsidDel="00FE16CC" w:rsidRDefault="00686F87" w:rsidP="00686F87">
      <w:pPr>
        <w:pStyle w:val="TOC2"/>
        <w:rPr>
          <w:del w:id="292" w:author="W. Hu" w:date="2011-08-10T20:56:00Z"/>
          <w:b/>
          <w:bCs w:val="0"/>
          <w:color w:val="000000" w:themeColor="text1"/>
        </w:rPr>
      </w:pPr>
      <w:del w:id="293" w:author="W. Hu" w:date="2011-08-10T20:56:00Z">
        <w:r w:rsidRPr="00686F87" w:rsidDel="00FE16CC">
          <w:rPr>
            <w:b/>
            <w:bCs w:val="0"/>
            <w:color w:val="000000" w:themeColor="text1"/>
          </w:rPr>
          <w:delText>Institutions</w:delText>
        </w:r>
        <w:r w:rsidRPr="00686F87" w:rsidDel="00FE16CC">
          <w:rPr>
            <w:b/>
            <w:bCs w:val="0"/>
            <w:color w:val="000000" w:themeColor="text1"/>
          </w:rPr>
          <w:tab/>
        </w:r>
        <w:r w:rsidR="00CC03BE" w:rsidRPr="00686F87" w:rsidDel="00FE16CC">
          <w:rPr>
            <w:b/>
            <w:bCs w:val="0"/>
            <w:color w:val="000000" w:themeColor="text1"/>
          </w:rPr>
          <w:fldChar w:fldCharType="begin"/>
        </w:r>
        <w:r w:rsidRPr="00686F87" w:rsidDel="00FE16CC">
          <w:rPr>
            <w:b/>
            <w:bCs w:val="0"/>
            <w:color w:val="000000" w:themeColor="text1"/>
          </w:rPr>
          <w:delInstrText xml:space="preserve"> PAGEREF _Toc298161613 \h </w:delInstrText>
        </w:r>
        <w:r w:rsidR="00CC03BE" w:rsidRPr="00686F87" w:rsidDel="00FE16CC">
          <w:rPr>
            <w:b/>
            <w:bCs w:val="0"/>
            <w:color w:val="000000" w:themeColor="text1"/>
          </w:rPr>
        </w:r>
        <w:r w:rsidR="00CC03BE" w:rsidRPr="00686F87" w:rsidDel="00FE16CC">
          <w:rPr>
            <w:b/>
            <w:bCs w:val="0"/>
            <w:color w:val="000000" w:themeColor="text1"/>
          </w:rPr>
          <w:fldChar w:fldCharType="separate"/>
        </w:r>
      </w:del>
      <w:ins w:id="294" w:author="W. Hu" w:date="2011-08-10T20:58:00Z">
        <w:r w:rsidR="00FE16CC">
          <w:rPr>
            <w:b/>
            <w:bCs w:val="0"/>
            <w:color w:val="000000" w:themeColor="text1"/>
          </w:rPr>
          <w:t>99</w:t>
        </w:r>
      </w:ins>
      <w:del w:id="295" w:author="W. Hu" w:date="2011-08-10T20:56:00Z">
        <w:r w:rsidR="00816277" w:rsidDel="00FE16CC">
          <w:rPr>
            <w:b/>
            <w:bCs w:val="0"/>
            <w:color w:val="000000" w:themeColor="text1"/>
          </w:rPr>
          <w:delText>103</w:delText>
        </w:r>
        <w:r w:rsidR="00CC03BE" w:rsidRPr="00686F87" w:rsidDel="00FE16CC">
          <w:rPr>
            <w:b/>
            <w:bCs w:val="0"/>
            <w:color w:val="000000" w:themeColor="text1"/>
          </w:rPr>
          <w:fldChar w:fldCharType="end"/>
        </w:r>
      </w:del>
    </w:p>
    <w:p w:rsidR="00686F87" w:rsidRPr="00686F87" w:rsidRDefault="00686F87" w:rsidP="00686F87">
      <w:pPr>
        <w:pStyle w:val="TOC2"/>
        <w:rPr>
          <w:b/>
          <w:bCs w:val="0"/>
          <w:color w:val="000000" w:themeColor="text1"/>
        </w:rPr>
      </w:pPr>
      <w:r w:rsidRPr="00686F87">
        <w:rPr>
          <w:b/>
          <w:bCs w:val="0"/>
          <w:color w:val="000000" w:themeColor="text1"/>
        </w:rPr>
        <w:t>Index</w:t>
      </w:r>
      <w:r w:rsidRPr="00686F87">
        <w:rPr>
          <w:b/>
          <w:bCs w:val="0"/>
          <w:color w:val="000000" w:themeColor="text1"/>
        </w:rPr>
        <w:tab/>
      </w:r>
      <w:r w:rsidR="00CC03BE" w:rsidRPr="00686F87">
        <w:rPr>
          <w:b/>
          <w:bCs w:val="0"/>
          <w:color w:val="000000" w:themeColor="text1"/>
        </w:rPr>
        <w:fldChar w:fldCharType="begin"/>
      </w:r>
      <w:r w:rsidRPr="00686F87">
        <w:rPr>
          <w:b/>
          <w:bCs w:val="0"/>
          <w:color w:val="000000" w:themeColor="text1"/>
        </w:rPr>
        <w:instrText xml:space="preserve"> PAGEREF _Toc298161614 \h </w:instrText>
      </w:r>
      <w:r w:rsidR="00CC03BE" w:rsidRPr="00686F87">
        <w:rPr>
          <w:b/>
          <w:bCs w:val="0"/>
          <w:color w:val="000000" w:themeColor="text1"/>
        </w:rPr>
      </w:r>
      <w:r w:rsidR="00CC03BE" w:rsidRPr="00686F87">
        <w:rPr>
          <w:b/>
          <w:bCs w:val="0"/>
          <w:color w:val="000000" w:themeColor="text1"/>
        </w:rPr>
        <w:fldChar w:fldCharType="separate"/>
      </w:r>
      <w:ins w:id="296" w:author="W. Hu" w:date="2011-08-10T20:58:00Z">
        <w:r w:rsidR="00FE16CC">
          <w:rPr>
            <w:b/>
            <w:bCs w:val="0"/>
            <w:color w:val="000000" w:themeColor="text1"/>
          </w:rPr>
          <w:t>99</w:t>
        </w:r>
      </w:ins>
      <w:del w:id="297" w:author="W. Hu" w:date="2011-08-10T20:57:00Z">
        <w:r w:rsidR="00816277" w:rsidDel="00FE16CC">
          <w:rPr>
            <w:b/>
            <w:bCs w:val="0"/>
            <w:color w:val="000000" w:themeColor="text1"/>
          </w:rPr>
          <w:delText>104</w:delText>
        </w:r>
      </w:del>
      <w:r w:rsidR="00CC03BE" w:rsidRPr="00686F87">
        <w:rPr>
          <w:b/>
          <w:bCs w:val="0"/>
          <w:color w:val="000000" w:themeColor="text1"/>
        </w:rPr>
        <w:fldChar w:fldCharType="end"/>
      </w:r>
    </w:p>
    <w:p w:rsidR="00686F87" w:rsidRPr="00686F87" w:rsidRDefault="00686F87" w:rsidP="00686F87">
      <w:pPr>
        <w:pStyle w:val="TOC2"/>
        <w:rPr>
          <w:b/>
          <w:bCs w:val="0"/>
          <w:caps/>
        </w:rPr>
      </w:pPr>
      <w:r w:rsidRPr="00686F87">
        <w:rPr>
          <w:b/>
          <w:color w:val="000000" w:themeColor="text1"/>
          <w:position w:val="-1"/>
        </w:rPr>
        <w:t>Telephone Directo</w:t>
      </w:r>
      <w:r w:rsidRPr="00686F87">
        <w:rPr>
          <w:b/>
          <w:color w:val="000000" w:themeColor="text1"/>
          <w:spacing w:val="6"/>
          <w:position w:val="-1"/>
        </w:rPr>
        <w:t>r</w:t>
      </w:r>
      <w:r w:rsidRPr="00686F87">
        <w:rPr>
          <w:b/>
          <w:color w:val="000000" w:themeColor="text1"/>
          <w:position w:val="-1"/>
        </w:rPr>
        <w:t>y</w:t>
      </w:r>
      <w:r w:rsidRPr="00686F87">
        <w:rPr>
          <w:b/>
          <w:caps/>
        </w:rPr>
        <w:tab/>
      </w:r>
      <w:r w:rsidR="00CC03BE" w:rsidRPr="00686F87">
        <w:rPr>
          <w:b/>
        </w:rPr>
        <w:fldChar w:fldCharType="begin"/>
      </w:r>
      <w:r w:rsidRPr="00686F87">
        <w:rPr>
          <w:b/>
        </w:rPr>
        <w:instrText xml:space="preserve"> PAGEREF _Toc298161615 \h </w:instrText>
      </w:r>
      <w:r w:rsidR="00CC03BE" w:rsidRPr="00686F87">
        <w:rPr>
          <w:b/>
        </w:rPr>
      </w:r>
      <w:r w:rsidR="00CC03BE" w:rsidRPr="00686F87">
        <w:rPr>
          <w:b/>
        </w:rPr>
        <w:fldChar w:fldCharType="separate"/>
      </w:r>
      <w:ins w:id="298" w:author="W. Hu" w:date="2011-08-10T20:58:00Z">
        <w:r w:rsidR="00FE16CC">
          <w:rPr>
            <w:b/>
          </w:rPr>
          <w:t>10</w:t>
        </w:r>
      </w:ins>
      <w:del w:id="299" w:author="W. Hu" w:date="2011-08-10T20:57:00Z">
        <w:r w:rsidR="00816277" w:rsidDel="00FE16CC">
          <w:rPr>
            <w:b/>
          </w:rPr>
          <w:delText>105</w:delText>
        </w:r>
      </w:del>
      <w:r w:rsidR="00CC03BE" w:rsidRPr="00686F87">
        <w:rPr>
          <w:b/>
        </w:rPr>
        <w:fldChar w:fldCharType="end"/>
      </w:r>
      <w:ins w:id="300" w:author="W. Hu" w:date="2011-08-10T20:58:00Z">
        <w:r w:rsidR="00FE16CC">
          <w:rPr>
            <w:b/>
          </w:rPr>
          <w:t>0</w:t>
        </w:r>
      </w:ins>
    </w:p>
    <w:p w:rsidR="00441123" w:rsidRPr="00193DE2" w:rsidRDefault="00CC03BE" w:rsidP="00686F87">
      <w:pPr>
        <w:pStyle w:val="TOC2"/>
        <w:rPr>
          <w:color w:val="000000" w:themeColor="text1"/>
        </w:rPr>
      </w:pPr>
      <w:r w:rsidRPr="00686F87">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p w:rsidR="00872FE7" w:rsidRPr="00193DE2" w:rsidRDefault="00872FE7" w:rsidP="00872FE7">
      <w:pPr>
        <w:pStyle w:val="Heading2"/>
        <w:spacing w:before="0"/>
        <w:ind w:firstLine="360"/>
        <w:jc w:val="center"/>
        <w:rPr>
          <w:color w:val="000000" w:themeColor="text1"/>
        </w:rPr>
      </w:pPr>
      <w:bookmarkStart w:id="301" w:name="_Toc298161400"/>
      <w:r w:rsidRPr="00193DE2">
        <w:rPr>
          <w:color w:val="000000" w:themeColor="text1"/>
        </w:rPr>
        <w:t>Academic calendar</w:t>
      </w:r>
      <w:bookmarkEnd w:id="301"/>
    </w:p>
    <w:tbl>
      <w:tblPr>
        <w:tblpPr w:leftFromText="180" w:rightFromText="180" w:vertAnchor="page" w:horzAnchor="margin" w:tblpXSpec="center" w:tblpY="2000"/>
        <w:tblW w:w="10171" w:type="dxa"/>
        <w:tblLook w:val="04A0"/>
      </w:tblPr>
      <w:tblGrid>
        <w:gridCol w:w="1458"/>
        <w:gridCol w:w="8713"/>
      </w:tblGrid>
      <w:tr w:rsidR="00C56FB4" w:rsidRPr="000A7B93" w:rsidTr="00693C05">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C56FB4" w:rsidRPr="000A7B93" w:rsidTr="00693C05">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C56FB4" w:rsidRPr="000A7B93" w:rsidTr="00693C05">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C56FB4" w:rsidRPr="000A7B93" w:rsidTr="00693C05">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C56FB4" w:rsidRPr="000A7B93" w:rsidTr="00693C05">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693C05">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a.m.- 4:00 p.m.  Reese Student Union</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3A3165">
              <w:rPr>
                <w:rFonts w:ascii="Times New Roman" w:eastAsia="Times New Roman" w:hAnsi="Times New Roman" w:cs="Times New Roman"/>
                <w:sz w:val="18"/>
                <w:szCs w:val="18"/>
              </w:rPr>
              <w:t>Graduation Clearance deadline. Deadline to apply for graduation and pay graduation fee for Fall Semester.</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Grades due in Banner for A Term Online Classes by 3:00 p.m. Classes Begin for B Term Online</w:t>
            </w:r>
            <w:r>
              <w:rPr>
                <w:rFonts w:ascii="Times New Roman" w:eastAsia="Times New Roman" w:hAnsi="Times New Roman" w:cs="Times New Roman"/>
                <w:sz w:val="18"/>
                <w:szCs w:val="18"/>
              </w:rPr>
              <w:t xml:space="preserve">. </w:t>
            </w:r>
            <w:r w:rsidRPr="003A3165">
              <w:rPr>
                <w:rFonts w:ascii="Times New Roman" w:eastAsia="Times New Roman" w:hAnsi="Times New Roman" w:cs="Times New Roman"/>
                <w:sz w:val="18"/>
                <w:szCs w:val="18"/>
              </w:rPr>
              <w:t>Faculty Attendance Verification begins for B Term classes</w:t>
            </w:r>
            <w:r w:rsidRPr="000A7B93">
              <w:rPr>
                <w:rFonts w:ascii="Times New Roman" w:eastAsia="Times New Roman" w:hAnsi="Times New Roman" w:cs="Times New Roman"/>
                <w:sz w:val="18"/>
                <w:szCs w:val="18"/>
              </w:rPr>
              <w:t xml:space="preserve"> </w:t>
            </w:r>
          </w:p>
        </w:tc>
      </w:tr>
      <w:tr w:rsidR="00C56FB4" w:rsidRPr="000A7B93" w:rsidTr="00693C05">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C56FB4" w:rsidRPr="000A7B93" w:rsidTr="00693C05">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C56FB4" w:rsidRPr="000A7B93" w:rsidTr="00693C05">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November 23-25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C56FB4" w:rsidRPr="000A7B93" w:rsidTr="00693C05">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C56FB4" w:rsidRPr="000A7B93" w:rsidTr="00693C05">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C56FB4" w:rsidRPr="000A7B93" w:rsidTr="00693C05">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C56FB4" w:rsidRPr="000A7B93" w:rsidTr="00693C05">
        <w:trPr>
          <w:trHeight w:val="168"/>
        </w:trPr>
        <w:tc>
          <w:tcPr>
            <w:tcW w:w="10171" w:type="dxa"/>
            <w:gridSpan w:val="2"/>
            <w:tcBorders>
              <w:top w:val="nil"/>
              <w:left w:val="nil"/>
              <w:bottom w:val="nil"/>
              <w:right w:val="nil"/>
            </w:tcBorders>
            <w:shd w:val="clear" w:color="auto" w:fill="auto"/>
            <w:noWrap/>
            <w:vAlign w:val="bottom"/>
            <w:hideMark/>
          </w:tcPr>
          <w:p w:rsidR="00C56FB4" w:rsidRPr="000A7B93" w:rsidRDefault="00C56FB4" w:rsidP="00C51169">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r w:rsidR="00046FEE">
              <w:rPr>
                <w:rFonts w:ascii="Times New Roman" w:eastAsia="Times New Roman" w:hAnsi="Times New Roman" w:cs="Times New Roman"/>
                <w:b/>
                <w:bCs/>
                <w:sz w:val="14"/>
                <w:szCs w:val="14"/>
              </w:rPr>
              <w:t>37</w:t>
            </w:r>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C56FB4" w:rsidRPr="000A7B93" w:rsidTr="00693C05">
        <w:trPr>
          <w:trHeight w:val="281"/>
        </w:trPr>
        <w:tc>
          <w:tcPr>
            <w:tcW w:w="10171" w:type="dxa"/>
            <w:gridSpan w:val="2"/>
            <w:tcBorders>
              <w:top w:val="nil"/>
              <w:left w:val="nil"/>
              <w:bottom w:val="nil"/>
              <w:right w:val="nil"/>
            </w:tcBorders>
            <w:shd w:val="clear" w:color="auto" w:fill="auto"/>
            <w:noWrap/>
            <w:vAlign w:val="bottom"/>
            <w:hideMark/>
          </w:tcPr>
          <w:p w:rsidR="00C56FB4" w:rsidRPr="000A7B93" w:rsidRDefault="00C56FB4" w:rsidP="00693C05">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C56FB4" w:rsidRDefault="00C56FB4" w:rsidP="00C56FB4">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C56FB4" w:rsidRDefault="00C56FB4" w:rsidP="00C56FB4">
      <w:pPr>
        <w:pStyle w:val="Heading2"/>
        <w:spacing w:before="0"/>
        <w:ind w:firstLine="0"/>
        <w:jc w:val="center"/>
        <w:rPr>
          <w:rFonts w:ascii="Times New Roman" w:eastAsia="Times New Roman" w:hAnsi="Times New Roman" w:cs="Times New Roman"/>
          <w:bCs w:val="0"/>
          <w:color w:val="000000"/>
          <w:sz w:val="24"/>
          <w:szCs w:val="24"/>
        </w:rPr>
      </w:pPr>
      <w:bookmarkStart w:id="302" w:name="_Toc298007423"/>
      <w:r w:rsidRPr="00B65860">
        <w:rPr>
          <w:rFonts w:ascii="Times New Roman" w:eastAsia="Times New Roman" w:hAnsi="Times New Roman" w:cs="Times New Roman"/>
          <w:bCs w:val="0"/>
          <w:color w:val="000000"/>
          <w:sz w:val="24"/>
          <w:szCs w:val="24"/>
        </w:rPr>
        <w:t>Spring 2012 Academic Calendar</w:t>
      </w:r>
      <w:bookmarkEnd w:id="302"/>
    </w:p>
    <w:p w:rsidR="00C56FB4" w:rsidRPr="00C56FB4" w:rsidRDefault="00C56FB4" w:rsidP="00C56FB4"/>
    <w:tbl>
      <w:tblPr>
        <w:tblW w:w="10230" w:type="dxa"/>
        <w:tblInd w:w="288" w:type="dxa"/>
        <w:tblLook w:val="04A0"/>
      </w:tblPr>
      <w:tblGrid>
        <w:gridCol w:w="1635"/>
        <w:gridCol w:w="8370"/>
        <w:gridCol w:w="225"/>
      </w:tblGrid>
      <w:tr w:rsidR="00C56FB4" w:rsidRPr="003A3165" w:rsidTr="00C56FB4">
        <w:trPr>
          <w:gridAfter w:val="1"/>
          <w:wAfter w:w="225" w:type="dxa"/>
          <w:trHeight w:val="222"/>
        </w:trPr>
        <w:tc>
          <w:tcPr>
            <w:tcW w:w="16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1</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w:t>
            </w:r>
          </w:p>
        </w:tc>
      </w:tr>
      <w:tr w:rsidR="00C56FB4" w:rsidRPr="003A3165" w:rsidTr="00C56FB4">
        <w:trPr>
          <w:gridAfter w:val="1"/>
          <w:wAfter w:w="225" w:type="dxa"/>
          <w:trHeight w:val="60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New Students (Freshmen and Transfer) 8:00 a.m.-NOON. COMPASS Testing 8:00 a.m. - NOON. New Student Check-in is available 8:00 a.m. - 1:00 p.m., ACAD Lobby. New Student Orientation (1:00 p.m. - 5:00 p.m.) Acad Auditorium.</w:t>
            </w:r>
          </w:p>
        </w:tc>
      </w:tr>
      <w:tr w:rsidR="00C56FB4" w:rsidRPr="003A3165" w:rsidTr="00C56FB4">
        <w:trPr>
          <w:gridAfter w:val="1"/>
          <w:wAfter w:w="225" w:type="dxa"/>
          <w:trHeight w:val="4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Academic Advisement and Registration for New Students Only, 8:00 a.m. - Noon; Academic Advisement and Registration for returning students 1:00 p.m. - 5:00 p.m.</w:t>
            </w:r>
          </w:p>
        </w:tc>
      </w:tr>
      <w:tr w:rsidR="00C56FB4" w:rsidRPr="003A3165" w:rsidTr="00C56FB4">
        <w:trPr>
          <w:gridAfter w:val="1"/>
          <w:wAfter w:w="225" w:type="dxa"/>
          <w:trHeight w:val="5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Returning Students 10:00 a.m. - 10:00 p.m. (Students that have failed to reserve late check-in and have not checked in by January 6 will be deemed no-shows and are subject to losing their room assignment).</w:t>
            </w:r>
          </w:p>
        </w:tc>
      </w:tr>
      <w:tr w:rsidR="00C56FB4" w:rsidRPr="003A3165" w:rsidTr="00C56FB4">
        <w:trPr>
          <w:gridAfter w:val="1"/>
          <w:wAfter w:w="225" w:type="dxa"/>
          <w:trHeight w:val="2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continues for all students (on campus and on web)</w:t>
            </w:r>
          </w:p>
        </w:tc>
      </w:tr>
      <w:tr w:rsidR="00C56FB4" w:rsidRPr="003A3165" w:rsidTr="00C56FB4">
        <w:trPr>
          <w:gridAfter w:val="1"/>
          <w:wAfter w:w="225" w:type="dxa"/>
          <w:trHeight w:val="31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Full Term and A Term Online; Faculty begin on-going Attendance Verification Process</w:t>
            </w:r>
          </w:p>
        </w:tc>
      </w:tr>
      <w:tr w:rsidR="00C56FB4" w:rsidRPr="003A3165" w:rsidTr="00C56FB4">
        <w:trPr>
          <w:gridAfter w:val="1"/>
          <w:wAfter w:w="225" w:type="dxa"/>
          <w:trHeight w:val="5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11-12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Drop/add for Full Term, A Term and B Term Online classes. Classes cannot be added after January 12. No refund will be made for classes voluntarily dropped after January 12. This does not apply to withdrawals from school.</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Fee payment deadline (by 4:00 p.m.) registered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Full term and A Term Online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Convocation</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Holiday observed</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A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16-17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Examinations Full Term Classes</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Grades due in Banner by 3:00 p.m. for Full Term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22-23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Fair 10:00 a.m. - 4:00 p.m. - Reese Student Union</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Clearance deadline. Deadline to apply for graduation and pay graduation fee for Spring Semester.</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 course and withdraw from school with a grade of "W" by 5:00 p.m. for Full Term Classes</w:t>
            </w:r>
          </w:p>
        </w:tc>
      </w:tr>
      <w:tr w:rsidR="00C56FB4" w:rsidRPr="003A3165" w:rsidTr="00C56FB4">
        <w:trPr>
          <w:gridAfter w:val="1"/>
          <w:wAfter w:w="225" w:type="dxa"/>
          <w:trHeight w:val="28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 for A Term Online</w:t>
            </w:r>
          </w:p>
        </w:tc>
      </w:tr>
      <w:tr w:rsidR="00C56FB4" w:rsidRPr="003A3165" w:rsidTr="00C56FB4">
        <w:trPr>
          <w:gridAfter w:val="1"/>
          <w:wAfter w:w="225" w:type="dxa"/>
          <w:trHeight w:val="1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B Term Online. Faculty Attendance Verification begin for B Term Online Classes</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Grades due in Banner for A Term Online Classes by 3:00 p.m.</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B Term Classes</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10-18</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Spring Break</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Honors Day Convocation</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 for Summer Semester</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B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Founder's Day</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remove "I" &amp; "IP" grades before automatic "F"</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9-13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Advisement for Summer and Fall Semesters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16-20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for Summer and Fall Semesters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28, 30, May 1,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FINAL EXAMINATIONS FOR END OF TERM FOR ALL STUDENTS</w:t>
            </w:r>
          </w:p>
        </w:tc>
      </w:tr>
      <w:tr w:rsidR="00C56FB4" w:rsidRPr="003A3165" w:rsidTr="00C56FB4">
        <w:trPr>
          <w:gridAfter w:val="1"/>
          <w:wAfter w:w="225" w:type="dxa"/>
          <w:trHeight w:val="40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check-out (late check-out begins at 3:00 p.m.); prior approval required for late check out or improper check out fee charged (fines begin after 3:00 p.m. without prior approval).</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END OF TERM GRADES DUE IN BANNER BY 3:00 P.M. FOR ALL STUDENTS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Commencement 9:45 a.m., Albany James H. Gray Civic Center</w:t>
            </w:r>
          </w:p>
        </w:tc>
      </w:tr>
      <w:tr w:rsidR="00C56FB4" w:rsidRPr="003A3165" w:rsidTr="00C56FB4">
        <w:trPr>
          <w:gridAfter w:val="1"/>
          <w:wAfter w:w="225" w:type="dxa"/>
          <w:trHeight w:val="35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11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file Repeat Policy Application for courses repeated Spring Semester. Any forms submitted after the deadline will not be processed.</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July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Spring Semester 2013</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30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Summer Semester 2013</w:t>
            </w:r>
          </w:p>
        </w:tc>
      </w:tr>
      <w:tr w:rsidR="00C56FB4" w:rsidRPr="003A3165" w:rsidTr="00C56FB4">
        <w:trPr>
          <w:trHeight w:val="300"/>
        </w:trPr>
        <w:tc>
          <w:tcPr>
            <w:tcW w:w="10230" w:type="dxa"/>
            <w:gridSpan w:val="3"/>
            <w:tcBorders>
              <w:top w:val="nil"/>
              <w:left w:val="nil"/>
              <w:bottom w:val="nil"/>
              <w:right w:val="nil"/>
            </w:tcBorders>
            <w:shd w:val="clear" w:color="auto" w:fill="auto"/>
            <w:vAlign w:val="bottom"/>
            <w:hideMark/>
          </w:tcPr>
          <w:p w:rsidR="00C56FB4" w:rsidRPr="008D4B91" w:rsidRDefault="00C56FB4" w:rsidP="002F74E6">
            <w:pPr>
              <w:spacing w:after="0"/>
              <w:ind w:left="-108" w:firstLine="0"/>
              <w:rPr>
                <w:rFonts w:ascii="Times New Roman" w:eastAsia="Times New Roman" w:hAnsi="Times New Roman" w:cs="Times New Roman"/>
                <w:b/>
                <w:bCs/>
                <w:color w:val="000000"/>
                <w:sz w:val="14"/>
                <w:szCs w:val="14"/>
              </w:rPr>
            </w:pPr>
            <w:r w:rsidRPr="008D4B91">
              <w:rPr>
                <w:rFonts w:ascii="Times New Roman" w:eastAsia="Times New Roman" w:hAnsi="Times New Roman" w:cs="Times New Roman"/>
                <w:b/>
                <w:bCs/>
                <w:color w:val="000000"/>
                <w:sz w:val="14"/>
                <w:szCs w:val="14"/>
              </w:rPr>
              <w:t xml:space="preserve">See page </w:t>
            </w:r>
            <w:r w:rsidR="00046FEE">
              <w:rPr>
                <w:rFonts w:ascii="Times New Roman" w:eastAsia="Times New Roman" w:hAnsi="Times New Roman" w:cs="Times New Roman"/>
                <w:b/>
                <w:bCs/>
                <w:color w:val="000000"/>
                <w:sz w:val="14"/>
                <w:szCs w:val="14"/>
              </w:rPr>
              <w:t>37</w:t>
            </w:r>
            <w:r w:rsidRPr="008D4B91">
              <w:rPr>
                <w:rFonts w:ascii="Times New Roman" w:eastAsia="Times New Roman" w:hAnsi="Times New Roman" w:cs="Times New Roman"/>
                <w:b/>
                <w:bCs/>
                <w:color w:val="000000"/>
                <w:sz w:val="14"/>
                <w:szCs w:val="14"/>
              </w:rPr>
              <w:t xml:space="preserve"> of the undergraduate catalogue (on web) for "WF" policy after 16 credit hour limit.</w:t>
            </w:r>
          </w:p>
        </w:tc>
      </w:tr>
      <w:tr w:rsidR="00C56FB4" w:rsidRPr="003A3165" w:rsidTr="00C56FB4">
        <w:trPr>
          <w:trHeight w:val="187"/>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Albany State University reserves the right to make changes to the Academic Calendar when necessary.</w:t>
            </w:r>
          </w:p>
        </w:tc>
      </w:tr>
      <w:tr w:rsidR="00C56FB4" w:rsidRPr="003A3165" w:rsidTr="00C56FB4">
        <w:trPr>
          <w:trHeight w:val="160"/>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NOTE: (Spring Break for Online is at discretion of professor)</w:t>
            </w:r>
          </w:p>
        </w:tc>
      </w:tr>
    </w:tbl>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303" w:name="_Toc294969615"/>
      <w:bookmarkStart w:id="304" w:name="_Toc295421877"/>
      <w:bookmarkStart w:id="305" w:name="_Toc295506561"/>
      <w:bookmarkStart w:id="306" w:name="_Toc295507640"/>
      <w:bookmarkStart w:id="307"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308" w:name="_Toc295895475"/>
      <w:bookmarkStart w:id="309" w:name="_Toc295895994"/>
      <w:bookmarkStart w:id="310" w:name="_Toc295896856"/>
      <w:bookmarkStart w:id="311" w:name="_Toc298161401"/>
      <w:r w:rsidRPr="00C51169">
        <w:rPr>
          <w:rFonts w:ascii="Impact" w:hAnsi="Impact" w:cs="Impact"/>
          <w:b w:val="0"/>
          <w:color w:val="000000" w:themeColor="text1"/>
          <w:spacing w:val="34"/>
          <w:sz w:val="56"/>
          <w:szCs w:val="56"/>
          <w:fitText w:val="6264" w:id="-161864192"/>
        </w:rPr>
        <w:lastRenderedPageBreak/>
        <w:t>H</w:t>
      </w:r>
      <w:r w:rsidRPr="00C51169">
        <w:rPr>
          <w:rFonts w:ascii="Impact" w:hAnsi="Impact" w:cs="Impact"/>
          <w:b w:val="0"/>
          <w:color w:val="000000" w:themeColor="text1"/>
          <w:spacing w:val="34"/>
          <w:sz w:val="44"/>
          <w:szCs w:val="44"/>
          <w:fitText w:val="6264" w:id="-161864192"/>
        </w:rPr>
        <w:t xml:space="preserve">ISTORY OF THE </w:t>
      </w:r>
      <w:r w:rsidRPr="00C51169">
        <w:rPr>
          <w:rFonts w:ascii="Impact" w:hAnsi="Impact" w:cs="Impact"/>
          <w:b w:val="0"/>
          <w:color w:val="000000" w:themeColor="text1"/>
          <w:spacing w:val="34"/>
          <w:sz w:val="56"/>
          <w:szCs w:val="56"/>
          <w:fitText w:val="6264" w:id="-161864192"/>
        </w:rPr>
        <w:t>A</w:t>
      </w:r>
      <w:r w:rsidRPr="00C51169">
        <w:rPr>
          <w:rFonts w:ascii="Impact" w:hAnsi="Impact" w:cs="Impact"/>
          <w:b w:val="0"/>
          <w:color w:val="000000" w:themeColor="text1"/>
          <w:spacing w:val="34"/>
          <w:sz w:val="44"/>
          <w:szCs w:val="44"/>
          <w:fitText w:val="6264" w:id="-161864192"/>
        </w:rPr>
        <w:t xml:space="preserve">LBANY </w:t>
      </w:r>
      <w:r w:rsidRPr="00C51169">
        <w:rPr>
          <w:rFonts w:ascii="Impact" w:hAnsi="Impact" w:cs="Impact"/>
          <w:b w:val="0"/>
          <w:color w:val="000000" w:themeColor="text1"/>
          <w:spacing w:val="34"/>
          <w:sz w:val="56"/>
          <w:szCs w:val="56"/>
          <w:fitText w:val="6264" w:id="-161864192"/>
        </w:rPr>
        <w:t>S</w:t>
      </w:r>
      <w:r w:rsidRPr="00C51169">
        <w:rPr>
          <w:rFonts w:ascii="Impact" w:hAnsi="Impact" w:cs="Impact"/>
          <w:b w:val="0"/>
          <w:color w:val="000000" w:themeColor="text1"/>
          <w:spacing w:val="34"/>
          <w:sz w:val="44"/>
          <w:szCs w:val="44"/>
          <w:fitText w:val="6264" w:id="-161864192"/>
        </w:rPr>
        <w:t>TAT</w:t>
      </w:r>
      <w:r w:rsidRPr="00C51169">
        <w:rPr>
          <w:rFonts w:ascii="Impact" w:hAnsi="Impact" w:cs="Impact"/>
          <w:b w:val="0"/>
          <w:color w:val="000000" w:themeColor="text1"/>
          <w:spacing w:val="5"/>
          <w:sz w:val="44"/>
          <w:szCs w:val="44"/>
          <w:fitText w:val="6264" w:id="-161864192"/>
        </w:rPr>
        <w:t>E</w:t>
      </w:r>
      <w:bookmarkEnd w:id="303"/>
      <w:bookmarkEnd w:id="304"/>
      <w:bookmarkEnd w:id="305"/>
      <w:bookmarkEnd w:id="306"/>
      <w:bookmarkEnd w:id="307"/>
      <w:bookmarkEnd w:id="308"/>
      <w:bookmarkEnd w:id="309"/>
      <w:bookmarkEnd w:id="310"/>
      <w:bookmarkEnd w:id="311"/>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312" w:name="_Toc294969616"/>
      <w:bookmarkStart w:id="313" w:name="_Toc298161402"/>
      <w:r w:rsidRPr="00C51169">
        <w:rPr>
          <w:rFonts w:ascii="Impact" w:hAnsi="Impact" w:cs="Impact"/>
          <w:b w:val="0"/>
          <w:color w:val="000000" w:themeColor="text1"/>
          <w:spacing w:val="28"/>
          <w:sz w:val="56"/>
          <w:szCs w:val="56"/>
          <w:fitText w:val="6264" w:id="-162769407"/>
        </w:rPr>
        <w:t>U</w:t>
      </w:r>
      <w:r w:rsidRPr="00C51169">
        <w:rPr>
          <w:rFonts w:ascii="Impact" w:hAnsi="Impact" w:cs="Impact"/>
          <w:b w:val="0"/>
          <w:color w:val="000000" w:themeColor="text1"/>
          <w:spacing w:val="28"/>
          <w:sz w:val="44"/>
          <w:szCs w:val="44"/>
          <w:fitText w:val="6264" w:id="-162769407"/>
        </w:rPr>
        <w:t>NIVERSITY</w:t>
      </w:r>
      <w:r w:rsidRPr="00C51169">
        <w:rPr>
          <w:rFonts w:ascii="Impact" w:hAnsi="Impact" w:cs="Impact"/>
          <w:b w:val="0"/>
          <w:color w:val="000000" w:themeColor="text1"/>
          <w:spacing w:val="28"/>
          <w:sz w:val="56"/>
          <w:szCs w:val="56"/>
          <w:fitText w:val="6264" w:id="-162769407"/>
        </w:rPr>
        <w:t xml:space="preserve"> G</w:t>
      </w:r>
      <w:r w:rsidRPr="00C51169">
        <w:rPr>
          <w:rFonts w:ascii="Impact" w:hAnsi="Impact" w:cs="Impact"/>
          <w:b w:val="0"/>
          <w:color w:val="000000" w:themeColor="text1"/>
          <w:spacing w:val="28"/>
          <w:sz w:val="44"/>
          <w:szCs w:val="44"/>
          <w:fitText w:val="6264" w:id="-162769407"/>
        </w:rPr>
        <w:t xml:space="preserve">RADUATE </w:t>
      </w:r>
      <w:r w:rsidRPr="00C51169">
        <w:rPr>
          <w:rFonts w:ascii="Impact" w:hAnsi="Impact" w:cs="Impact"/>
          <w:b w:val="0"/>
          <w:color w:val="000000" w:themeColor="text1"/>
          <w:spacing w:val="28"/>
          <w:sz w:val="56"/>
          <w:szCs w:val="56"/>
          <w:fitText w:val="6264" w:id="-162769407"/>
        </w:rPr>
        <w:t>S</w:t>
      </w:r>
      <w:r w:rsidRPr="00C51169">
        <w:rPr>
          <w:rFonts w:ascii="Impact" w:hAnsi="Impact" w:cs="Impact"/>
          <w:b w:val="0"/>
          <w:color w:val="000000" w:themeColor="text1"/>
          <w:spacing w:val="28"/>
          <w:sz w:val="44"/>
          <w:szCs w:val="44"/>
          <w:fitText w:val="6264" w:id="-162769407"/>
        </w:rPr>
        <w:t>CHOO</w:t>
      </w:r>
      <w:r w:rsidRPr="00C51169">
        <w:rPr>
          <w:rFonts w:ascii="Impact" w:hAnsi="Impact" w:cs="Impact"/>
          <w:b w:val="0"/>
          <w:color w:val="000000" w:themeColor="text1"/>
          <w:spacing w:val="14"/>
          <w:sz w:val="44"/>
          <w:szCs w:val="44"/>
          <w:fitText w:val="6264" w:id="-162769407"/>
        </w:rPr>
        <w:t>L</w:t>
      </w:r>
      <w:bookmarkEnd w:id="312"/>
      <w:bookmarkEnd w:id="313"/>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area with the acceptance of the first cohort of students into the joint Ed.D. program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3F02CB">
      <w:pPr>
        <w:pStyle w:val="Heading2"/>
        <w:spacing w:before="0"/>
        <w:ind w:right="90" w:firstLine="0"/>
        <w:jc w:val="center"/>
        <w:rPr>
          <w:rFonts w:ascii="Impact" w:hAnsi="Impact" w:cs="Impact"/>
          <w:b w:val="0"/>
          <w:color w:val="000000" w:themeColor="text1"/>
          <w:sz w:val="44"/>
          <w:szCs w:val="44"/>
        </w:rPr>
        <w:pPrChange w:id="314" w:author="W. Hu" w:date="2011-08-10T18:36:00Z">
          <w:pPr>
            <w:pStyle w:val="Heading2"/>
            <w:spacing w:before="0"/>
            <w:ind w:right="1960" w:firstLine="0"/>
            <w:jc w:val="center"/>
          </w:pPr>
        </w:pPrChange>
      </w:pPr>
      <w:bookmarkStart w:id="315" w:name="_Toc294969617"/>
      <w:bookmarkStart w:id="316" w:name="_Toc298161403"/>
      <w:r w:rsidRPr="003F02CB">
        <w:rPr>
          <w:rFonts w:ascii="Impact" w:hAnsi="Impact" w:cs="Impact"/>
          <w:b w:val="0"/>
          <w:color w:val="000000" w:themeColor="text1"/>
          <w:spacing w:val="44"/>
          <w:sz w:val="44"/>
          <w:szCs w:val="44"/>
          <w:fitText w:val="5040" w:id="-162769406"/>
          <w:rPrChange w:id="317" w:author="W. Hu" w:date="2011-08-10T18:36:00Z">
            <w:rPr>
              <w:rFonts w:ascii="Impact" w:hAnsi="Impact" w:cs="Impact"/>
              <w:b w:val="0"/>
              <w:color w:val="000000" w:themeColor="text1"/>
              <w:spacing w:val="44"/>
              <w:sz w:val="44"/>
              <w:szCs w:val="44"/>
              <w:fitText w:val="5040" w:id="-162769406"/>
            </w:rPr>
          </w:rPrChange>
        </w:rPr>
        <w:t>ASU Mission Statemen</w:t>
      </w:r>
      <w:r w:rsidRPr="003F02CB">
        <w:rPr>
          <w:rFonts w:ascii="Impact" w:hAnsi="Impact" w:cs="Impact"/>
          <w:b w:val="0"/>
          <w:color w:val="000000" w:themeColor="text1"/>
          <w:spacing w:val="17"/>
          <w:sz w:val="44"/>
          <w:szCs w:val="44"/>
          <w:fitText w:val="5040" w:id="-162769406"/>
          <w:rPrChange w:id="318" w:author="W. Hu" w:date="2011-08-10T18:36:00Z">
            <w:rPr>
              <w:rFonts w:ascii="Impact" w:hAnsi="Impact" w:cs="Impact"/>
              <w:b w:val="0"/>
              <w:color w:val="000000" w:themeColor="text1"/>
              <w:spacing w:val="17"/>
              <w:sz w:val="44"/>
              <w:szCs w:val="44"/>
              <w:fitText w:val="5040" w:id="-162769406"/>
            </w:rPr>
          </w:rPrChange>
        </w:rPr>
        <w:t>t</w:t>
      </w:r>
      <w:bookmarkEnd w:id="315"/>
      <w:bookmarkEnd w:id="316"/>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3F02CB" w:rsidRDefault="00441123" w:rsidP="003F02CB">
      <w:pPr>
        <w:pStyle w:val="Heading2"/>
        <w:spacing w:before="0"/>
        <w:ind w:right="180" w:firstLine="0"/>
        <w:jc w:val="center"/>
        <w:rPr>
          <w:rFonts w:ascii="Impact" w:hAnsi="Impact" w:cs="Impact"/>
          <w:b w:val="0"/>
          <w:color w:val="548DD4" w:themeColor="text2" w:themeTint="99"/>
          <w:spacing w:val="44"/>
          <w:sz w:val="44"/>
          <w:szCs w:val="44"/>
          <w:rPrChange w:id="319" w:author="W. Hu" w:date="2011-08-10T18:37:00Z">
            <w:rPr>
              <w:rFonts w:ascii="Impact" w:hAnsi="Impact" w:cs="Impact"/>
              <w:b w:val="0"/>
              <w:color w:val="000000" w:themeColor="text1"/>
              <w:spacing w:val="44"/>
              <w:sz w:val="44"/>
              <w:szCs w:val="44"/>
            </w:rPr>
          </w:rPrChange>
        </w:rPr>
        <w:pPrChange w:id="320" w:author="W. Hu" w:date="2011-08-10T18:37:00Z">
          <w:pPr>
            <w:pStyle w:val="Heading2"/>
            <w:spacing w:before="0"/>
            <w:ind w:right="1960" w:firstLine="0"/>
            <w:jc w:val="center"/>
          </w:pPr>
        </w:pPrChange>
      </w:pPr>
      <w:bookmarkStart w:id="321" w:name="_Toc294969618"/>
      <w:bookmarkStart w:id="322" w:name="_Toc298161404"/>
      <w:r w:rsidRPr="003F02CB">
        <w:rPr>
          <w:rFonts w:ascii="Impact" w:hAnsi="Impact" w:cs="Impact"/>
          <w:b w:val="0"/>
          <w:color w:val="548DD4" w:themeColor="text2" w:themeTint="99"/>
          <w:spacing w:val="46"/>
          <w:w w:val="73"/>
          <w:sz w:val="44"/>
          <w:szCs w:val="44"/>
          <w:fitText w:val="5040" w:id="-162767616"/>
          <w:rPrChange w:id="323" w:author="W. Hu" w:date="2011-08-10T18:39:00Z">
            <w:rPr>
              <w:rFonts w:ascii="Impact" w:hAnsi="Impact" w:cs="Impact"/>
              <w:b w:val="0"/>
              <w:color w:val="000000" w:themeColor="text1"/>
              <w:spacing w:val="10"/>
              <w:sz w:val="44"/>
              <w:szCs w:val="44"/>
              <w:fitText w:val="5040" w:id="-162767616"/>
            </w:rPr>
          </w:rPrChange>
        </w:rPr>
        <w:t xml:space="preserve">GRADUATE </w:t>
      </w:r>
      <w:del w:id="324" w:author="W. Hu" w:date="2011-08-10T18:37:00Z">
        <w:r w:rsidRPr="003F02CB" w:rsidDel="003F02CB">
          <w:rPr>
            <w:rFonts w:ascii="Impact" w:hAnsi="Impact" w:cs="Impact"/>
            <w:b w:val="0"/>
            <w:color w:val="548DD4" w:themeColor="text2" w:themeTint="99"/>
            <w:spacing w:val="46"/>
            <w:w w:val="73"/>
            <w:sz w:val="44"/>
            <w:szCs w:val="44"/>
            <w:fitText w:val="5040" w:id="-162767616"/>
            <w:rPrChange w:id="325" w:author="W. Hu" w:date="2011-08-10T18:39:00Z">
              <w:rPr>
                <w:rFonts w:ascii="Impact" w:hAnsi="Impact" w:cs="Impact"/>
                <w:b w:val="0"/>
                <w:color w:val="000000" w:themeColor="text1"/>
                <w:spacing w:val="10"/>
                <w:sz w:val="44"/>
                <w:szCs w:val="44"/>
                <w:fitText w:val="5040" w:id="-162767616"/>
              </w:rPr>
            </w:rPrChange>
          </w:rPr>
          <w:delText xml:space="preserve">SCHOOL </w:delText>
        </w:r>
      </w:del>
      <w:ins w:id="326" w:author="W. Hu" w:date="2011-08-10T18:37:00Z">
        <w:r w:rsidR="003F02CB" w:rsidRPr="003F02CB">
          <w:rPr>
            <w:rFonts w:ascii="Impact" w:hAnsi="Impact" w:cs="Impact"/>
            <w:b w:val="0"/>
            <w:color w:val="548DD4" w:themeColor="text2" w:themeTint="99"/>
            <w:spacing w:val="46"/>
            <w:w w:val="73"/>
            <w:sz w:val="44"/>
            <w:szCs w:val="44"/>
            <w:fitText w:val="5040" w:id="-162767616"/>
            <w:rPrChange w:id="327" w:author="W. Hu" w:date="2011-08-10T18:39:00Z">
              <w:rPr>
                <w:rFonts w:ascii="Impact" w:hAnsi="Impact" w:cs="Impact"/>
                <w:b w:val="0"/>
                <w:color w:val="000000" w:themeColor="text1"/>
                <w:spacing w:val="10"/>
                <w:sz w:val="44"/>
                <w:szCs w:val="44"/>
                <w:fitText w:val="5040" w:id="-162767616"/>
              </w:rPr>
            </w:rPrChange>
          </w:rPr>
          <w:t xml:space="preserve">PROGRAMS </w:t>
        </w:r>
      </w:ins>
      <w:r w:rsidRPr="003F02CB">
        <w:rPr>
          <w:rFonts w:ascii="Impact" w:hAnsi="Impact" w:cs="Impact"/>
          <w:b w:val="0"/>
          <w:color w:val="548DD4" w:themeColor="text2" w:themeTint="99"/>
          <w:spacing w:val="46"/>
          <w:w w:val="73"/>
          <w:sz w:val="44"/>
          <w:szCs w:val="44"/>
          <w:fitText w:val="5040" w:id="-162767616"/>
          <w:rPrChange w:id="328" w:author="W. Hu" w:date="2011-08-10T18:39:00Z">
            <w:rPr>
              <w:rFonts w:ascii="Impact" w:hAnsi="Impact" w:cs="Impact"/>
              <w:b w:val="0"/>
              <w:color w:val="000000" w:themeColor="text1"/>
              <w:spacing w:val="10"/>
              <w:sz w:val="44"/>
              <w:szCs w:val="44"/>
              <w:fitText w:val="5040" w:id="-162767616"/>
            </w:rPr>
          </w:rPrChange>
        </w:rPr>
        <w:t>MISSIO</w:t>
      </w:r>
      <w:r w:rsidRPr="003F02CB">
        <w:rPr>
          <w:rFonts w:ascii="Impact" w:hAnsi="Impact" w:cs="Impact"/>
          <w:b w:val="0"/>
          <w:color w:val="548DD4" w:themeColor="text2" w:themeTint="99"/>
          <w:spacing w:val="2"/>
          <w:w w:val="73"/>
          <w:sz w:val="44"/>
          <w:szCs w:val="44"/>
          <w:fitText w:val="5040" w:id="-162767616"/>
          <w:rPrChange w:id="329" w:author="W. Hu" w:date="2011-08-10T18:39:00Z">
            <w:rPr>
              <w:rFonts w:ascii="Impact" w:hAnsi="Impact" w:cs="Impact"/>
              <w:b w:val="0"/>
              <w:color w:val="000000" w:themeColor="text1"/>
              <w:spacing w:val="3"/>
              <w:sz w:val="44"/>
              <w:szCs w:val="44"/>
              <w:fitText w:val="5040" w:id="-162767616"/>
            </w:rPr>
          </w:rPrChange>
        </w:rPr>
        <w:t>N</w:t>
      </w:r>
      <w:bookmarkEnd w:id="321"/>
      <w:bookmarkEnd w:id="322"/>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w:t>
      </w:r>
      <w:r w:rsidRPr="003F02CB">
        <w:rPr>
          <w:rFonts w:ascii="Times New Roman" w:hAnsi="Times New Roman"/>
          <w:color w:val="548DD4" w:themeColor="text2" w:themeTint="99"/>
          <w:sz w:val="20"/>
          <w:szCs w:val="20"/>
          <w:rPrChange w:id="330" w:author="W. Hu" w:date="2011-08-10T18:37:00Z">
            <w:rPr>
              <w:rFonts w:ascii="Times New Roman" w:hAnsi="Times New Roman"/>
              <w:color w:val="000000" w:themeColor="text1"/>
              <w:sz w:val="20"/>
              <w:szCs w:val="20"/>
            </w:rPr>
          </w:rPrChange>
        </w:rPr>
        <w:t xml:space="preserve">Graduate </w:t>
      </w:r>
      <w:ins w:id="331" w:author="W. Hu" w:date="2011-08-10T18:37:00Z">
        <w:r w:rsidR="003F02CB" w:rsidRPr="003F02CB">
          <w:rPr>
            <w:rFonts w:ascii="Times New Roman" w:hAnsi="Times New Roman"/>
            <w:color w:val="548DD4" w:themeColor="text2" w:themeTint="99"/>
            <w:sz w:val="20"/>
            <w:szCs w:val="20"/>
            <w:rPrChange w:id="332" w:author="W. Hu" w:date="2011-08-10T18:37:00Z">
              <w:rPr>
                <w:rFonts w:ascii="Times New Roman" w:hAnsi="Times New Roman"/>
                <w:color w:val="000000" w:themeColor="text1"/>
                <w:sz w:val="20"/>
                <w:szCs w:val="20"/>
              </w:rPr>
            </w:rPrChange>
          </w:rPr>
          <w:t>Program</w:t>
        </w:r>
        <w:r w:rsidR="003F02CB">
          <w:rPr>
            <w:rFonts w:ascii="Times New Roman" w:hAnsi="Times New Roman"/>
            <w:color w:val="000000" w:themeColor="text1"/>
            <w:sz w:val="20"/>
            <w:szCs w:val="20"/>
          </w:rPr>
          <w:t>s</w:t>
        </w:r>
      </w:ins>
      <w:del w:id="333" w:author="W. Hu" w:date="2011-08-10T18:37:00Z">
        <w:r w:rsidRPr="00193DE2" w:rsidDel="003F02CB">
          <w:rPr>
            <w:rFonts w:ascii="Times New Roman" w:hAnsi="Times New Roman"/>
            <w:color w:val="000000" w:themeColor="text1"/>
            <w:sz w:val="20"/>
            <w:szCs w:val="20"/>
          </w:rPr>
          <w:delText>School</w:delText>
        </w:r>
      </w:del>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Sciences, the College of Business, the College of Education and the College of Health Professions, </w:t>
      </w:r>
      <w:del w:id="334" w:author="W. Hu" w:date="2011-08-10T18:38:00Z">
        <w:r w:rsidRPr="003F02CB" w:rsidDel="003F02CB">
          <w:rPr>
            <w:rFonts w:ascii="Times New Roman" w:hAnsi="Times New Roman"/>
            <w:color w:val="548DD4" w:themeColor="text2" w:themeTint="99"/>
            <w:sz w:val="20"/>
            <w:szCs w:val="20"/>
            <w:rPrChange w:id="335" w:author="W. Hu" w:date="2011-08-10T18:38:00Z">
              <w:rPr>
                <w:rFonts w:ascii="Times New Roman" w:hAnsi="Times New Roman"/>
                <w:color w:val="000000" w:themeColor="text1"/>
                <w:sz w:val="20"/>
                <w:szCs w:val="20"/>
              </w:rPr>
            </w:rPrChange>
          </w:rPr>
          <w:delText>the</w:delText>
        </w:r>
      </w:del>
      <w:ins w:id="336" w:author="W. Hu" w:date="2011-08-10T18:38:00Z">
        <w:r w:rsidR="003F02CB" w:rsidRPr="003F02CB">
          <w:rPr>
            <w:rFonts w:ascii="Times New Roman" w:hAnsi="Times New Roman"/>
            <w:color w:val="548DD4" w:themeColor="text2" w:themeTint="99"/>
            <w:sz w:val="20"/>
            <w:szCs w:val="20"/>
            <w:rPrChange w:id="337" w:author="W. Hu" w:date="2011-08-10T18:38:00Z">
              <w:rPr>
                <w:rFonts w:ascii="Times New Roman" w:hAnsi="Times New Roman"/>
                <w:color w:val="000000" w:themeColor="text1"/>
                <w:sz w:val="20"/>
                <w:szCs w:val="20"/>
              </w:rPr>
            </w:rPrChange>
          </w:rPr>
          <w:t>each</w:t>
        </w:r>
      </w:ins>
      <w:r w:rsidRPr="003F02CB">
        <w:rPr>
          <w:rFonts w:ascii="Times New Roman" w:hAnsi="Times New Roman"/>
          <w:color w:val="548DD4" w:themeColor="text2" w:themeTint="99"/>
          <w:sz w:val="20"/>
          <w:szCs w:val="20"/>
          <w:rPrChange w:id="338" w:author="W. Hu" w:date="2011-08-10T18:38:00Z">
            <w:rPr>
              <w:rFonts w:ascii="Times New Roman" w:hAnsi="Times New Roman"/>
              <w:color w:val="000000" w:themeColor="text1"/>
              <w:sz w:val="20"/>
              <w:szCs w:val="20"/>
            </w:rPr>
          </w:rPrChange>
        </w:rPr>
        <w:t xml:space="preserve"> </w:t>
      </w:r>
      <w:del w:id="339" w:author="W. Hu" w:date="2011-08-10T18:38:00Z">
        <w:r w:rsidRPr="003F02CB" w:rsidDel="003F02CB">
          <w:rPr>
            <w:rFonts w:ascii="Times New Roman" w:hAnsi="Times New Roman"/>
            <w:color w:val="548DD4" w:themeColor="text2" w:themeTint="99"/>
            <w:sz w:val="20"/>
            <w:szCs w:val="20"/>
            <w:rPrChange w:id="340" w:author="W. Hu" w:date="2011-08-10T18:38:00Z">
              <w:rPr>
                <w:rFonts w:ascii="Times New Roman" w:hAnsi="Times New Roman"/>
                <w:color w:val="000000" w:themeColor="text1"/>
                <w:sz w:val="20"/>
                <w:szCs w:val="20"/>
              </w:rPr>
            </w:rPrChange>
          </w:rPr>
          <w:delText>G</w:delText>
        </w:r>
      </w:del>
      <w:ins w:id="341" w:author="W. Hu" w:date="2011-08-10T18:38:00Z">
        <w:r w:rsidR="003F02CB" w:rsidRPr="003F02CB">
          <w:rPr>
            <w:rFonts w:ascii="Times New Roman" w:hAnsi="Times New Roman"/>
            <w:color w:val="548DD4" w:themeColor="text2" w:themeTint="99"/>
            <w:sz w:val="20"/>
            <w:szCs w:val="20"/>
            <w:rPrChange w:id="342" w:author="W. Hu" w:date="2011-08-10T18:38: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343" w:author="W. Hu" w:date="2011-08-10T18:38:00Z">
            <w:rPr>
              <w:rFonts w:ascii="Times New Roman" w:hAnsi="Times New Roman"/>
              <w:color w:val="000000" w:themeColor="text1"/>
              <w:sz w:val="20"/>
              <w:szCs w:val="20"/>
            </w:rPr>
          </w:rPrChange>
        </w:rPr>
        <w:t xml:space="preserve">raduate </w:t>
      </w:r>
      <w:ins w:id="344" w:author="W. Hu" w:date="2011-08-10T18:38:00Z">
        <w:r w:rsidR="003F02CB" w:rsidRPr="003F02CB">
          <w:rPr>
            <w:rFonts w:ascii="Times New Roman" w:hAnsi="Times New Roman"/>
            <w:color w:val="548DD4" w:themeColor="text2" w:themeTint="99"/>
            <w:sz w:val="20"/>
            <w:szCs w:val="20"/>
            <w:rPrChange w:id="345" w:author="W. Hu" w:date="2011-08-10T18:38:00Z">
              <w:rPr>
                <w:rFonts w:ascii="Times New Roman" w:hAnsi="Times New Roman"/>
                <w:color w:val="000000" w:themeColor="text1"/>
                <w:sz w:val="20"/>
                <w:szCs w:val="20"/>
              </w:rPr>
            </w:rPrChange>
          </w:rPr>
          <w:t>program</w:t>
        </w:r>
      </w:ins>
      <w:del w:id="346" w:author="W. Hu" w:date="2011-08-10T18:38:00Z">
        <w:r w:rsidRPr="00193DE2" w:rsidDel="003F02CB">
          <w:rPr>
            <w:rFonts w:ascii="Times New Roman" w:hAnsi="Times New Roman"/>
            <w:color w:val="000000" w:themeColor="text1"/>
            <w:sz w:val="20"/>
            <w:szCs w:val="20"/>
          </w:rPr>
          <w:delText>School</w:delText>
        </w:r>
      </w:del>
      <w:r w:rsidRPr="00193DE2">
        <w:rPr>
          <w:rFonts w:ascii="Times New Roman" w:hAnsi="Times New Roman"/>
          <w:color w:val="000000" w:themeColor="text1"/>
          <w:sz w:val="20"/>
          <w:szCs w:val="20"/>
        </w:rPr>
        <w:t xml:space="preserve">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ins w:id="347" w:author="W. Hu" w:date="2011-08-10T18:38:00Z">
        <w:r w:rsidR="003F02CB">
          <w:rPr>
            <w:rFonts w:ascii="Times New Roman" w:hAnsi="Times New Roman"/>
            <w:color w:val="000000" w:themeColor="text1"/>
            <w:spacing w:val="-3"/>
            <w:sz w:val="20"/>
            <w:szCs w:val="20"/>
          </w:rPr>
          <w:t xml:space="preserve">All </w:t>
        </w:r>
      </w:ins>
      <w:del w:id="348" w:author="W. Hu" w:date="2011-08-10T18:39:00Z">
        <w:r w:rsidRPr="00193DE2" w:rsidDel="003F02CB">
          <w:rPr>
            <w:rFonts w:ascii="Times New Roman" w:hAnsi="Times New Roman"/>
            <w:color w:val="000000" w:themeColor="text1"/>
            <w:sz w:val="20"/>
            <w:szCs w:val="20"/>
          </w:rPr>
          <w:delText>The G</w:delText>
        </w:r>
      </w:del>
      <w:ins w:id="349" w:author="W. Hu" w:date="2011-08-10T18:39:00Z">
        <w:r w:rsidR="003F02CB">
          <w:rPr>
            <w:rFonts w:ascii="Times New Roman" w:hAnsi="Times New Roman"/>
            <w:color w:val="000000" w:themeColor="text1"/>
            <w:sz w:val="20"/>
            <w:szCs w:val="20"/>
          </w:rPr>
          <w:t>g</w:t>
        </w:r>
      </w:ins>
      <w:r w:rsidRPr="00193DE2">
        <w:rPr>
          <w:rFonts w:ascii="Times New Roman" w:hAnsi="Times New Roman"/>
          <w:color w:val="000000" w:themeColor="text1"/>
          <w:sz w:val="20"/>
          <w:szCs w:val="20"/>
        </w:rPr>
        <w:t xml:space="preserve">raduate </w:t>
      </w:r>
      <w:del w:id="350" w:author="W. Hu" w:date="2011-08-10T18:39:00Z">
        <w:r w:rsidRPr="00193DE2" w:rsidDel="003F02CB">
          <w:rPr>
            <w:rFonts w:ascii="Times New Roman" w:hAnsi="Times New Roman"/>
            <w:color w:val="000000" w:themeColor="text1"/>
            <w:sz w:val="20"/>
            <w:szCs w:val="20"/>
          </w:rPr>
          <w:delText>School is</w:delText>
        </w:r>
      </w:del>
      <w:ins w:id="351" w:author="W. Hu" w:date="2011-08-10T18:39:00Z">
        <w:r w:rsidR="003F02CB">
          <w:rPr>
            <w:rFonts w:ascii="Times New Roman" w:hAnsi="Times New Roman"/>
            <w:color w:val="000000" w:themeColor="text1"/>
            <w:sz w:val="20"/>
            <w:szCs w:val="20"/>
          </w:rPr>
          <w:t xml:space="preserve"> programs are </w:t>
        </w:r>
      </w:ins>
      <w:r w:rsidRPr="00193DE2">
        <w:rPr>
          <w:rFonts w:ascii="Times New Roman" w:hAnsi="Times New Roman"/>
          <w:color w:val="000000" w:themeColor="text1"/>
          <w:sz w:val="20"/>
          <w:szCs w:val="20"/>
        </w:rPr>
        <w:t xml:space="preserve">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3F02CB">
        <w:rPr>
          <w:rFonts w:ascii="Times New Roman" w:hAnsi="Times New Roman"/>
          <w:color w:val="548DD4" w:themeColor="text2" w:themeTint="99"/>
          <w:sz w:val="20"/>
          <w:szCs w:val="20"/>
          <w:rPrChange w:id="352" w:author="W. Hu" w:date="2011-08-10T18:39:00Z">
            <w:rPr>
              <w:rFonts w:ascii="Times New Roman" w:hAnsi="Times New Roman"/>
              <w:color w:val="000000" w:themeColor="text1"/>
              <w:sz w:val="20"/>
              <w:szCs w:val="20"/>
            </w:rPr>
          </w:rPrChange>
        </w:rPr>
        <w:t xml:space="preserve">The </w:t>
      </w:r>
      <w:del w:id="353" w:author="W. Hu" w:date="2011-08-10T18:41:00Z">
        <w:r w:rsidRPr="003F02CB" w:rsidDel="003F02CB">
          <w:rPr>
            <w:rFonts w:ascii="Times New Roman" w:hAnsi="Times New Roman"/>
            <w:color w:val="548DD4" w:themeColor="text2" w:themeTint="99"/>
            <w:sz w:val="20"/>
            <w:szCs w:val="20"/>
            <w:rPrChange w:id="354" w:author="W. Hu" w:date="2011-08-10T18:39:00Z">
              <w:rPr>
                <w:rFonts w:ascii="Times New Roman" w:hAnsi="Times New Roman"/>
                <w:color w:val="000000" w:themeColor="text1"/>
                <w:sz w:val="20"/>
                <w:szCs w:val="20"/>
              </w:rPr>
            </w:rPrChange>
          </w:rPr>
          <w:delText>G</w:delText>
        </w:r>
      </w:del>
      <w:ins w:id="355" w:author="W. Hu" w:date="2011-08-10T18:41:00Z">
        <w:r w:rsidR="003F02CB">
          <w:rPr>
            <w:rFonts w:ascii="Times New Roman" w:hAnsi="Times New Roman"/>
            <w:color w:val="548DD4" w:themeColor="text2" w:themeTint="99"/>
            <w:sz w:val="20"/>
            <w:szCs w:val="20"/>
          </w:rPr>
          <w:t>g</w:t>
        </w:r>
      </w:ins>
      <w:r w:rsidRPr="003F02CB">
        <w:rPr>
          <w:rFonts w:ascii="Times New Roman" w:hAnsi="Times New Roman"/>
          <w:color w:val="548DD4" w:themeColor="text2" w:themeTint="99"/>
          <w:sz w:val="20"/>
          <w:szCs w:val="20"/>
          <w:rPrChange w:id="356" w:author="W. Hu" w:date="2011-08-10T18:39:00Z">
            <w:rPr>
              <w:rFonts w:ascii="Times New Roman" w:hAnsi="Times New Roman"/>
              <w:color w:val="000000" w:themeColor="text1"/>
              <w:sz w:val="20"/>
              <w:szCs w:val="20"/>
            </w:rPr>
          </w:rPrChange>
        </w:rPr>
        <w:t xml:space="preserve">raduate </w:t>
      </w:r>
      <w:del w:id="357" w:author="W. Hu" w:date="2011-08-10T18:39:00Z">
        <w:r w:rsidRPr="003F02CB" w:rsidDel="003F02CB">
          <w:rPr>
            <w:rFonts w:ascii="Times New Roman" w:hAnsi="Times New Roman"/>
            <w:color w:val="548DD4" w:themeColor="text2" w:themeTint="99"/>
            <w:sz w:val="20"/>
            <w:szCs w:val="20"/>
            <w:rPrChange w:id="358" w:author="W. Hu" w:date="2011-08-10T18:39:00Z">
              <w:rPr>
                <w:rFonts w:ascii="Times New Roman" w:hAnsi="Times New Roman"/>
                <w:color w:val="000000" w:themeColor="text1"/>
                <w:sz w:val="20"/>
                <w:szCs w:val="20"/>
              </w:rPr>
            </w:rPrChange>
          </w:rPr>
          <w:delText>School</w:delText>
        </w:r>
      </w:del>
      <w:ins w:id="359" w:author="W. Hu" w:date="2011-08-10T18:42:00Z">
        <w:r w:rsidR="003F02CB">
          <w:rPr>
            <w:rFonts w:ascii="Times New Roman" w:hAnsi="Times New Roman"/>
            <w:color w:val="548DD4" w:themeColor="text2" w:themeTint="99"/>
            <w:sz w:val="20"/>
            <w:szCs w:val="20"/>
          </w:rPr>
          <w:t>p</w:t>
        </w:r>
      </w:ins>
      <w:ins w:id="360" w:author="W. Hu" w:date="2011-08-10T18:39:00Z">
        <w:r w:rsidR="003F02CB" w:rsidRPr="003F02CB">
          <w:rPr>
            <w:rFonts w:ascii="Times New Roman" w:hAnsi="Times New Roman"/>
            <w:color w:val="548DD4" w:themeColor="text2" w:themeTint="99"/>
            <w:sz w:val="20"/>
            <w:szCs w:val="20"/>
            <w:rPrChange w:id="361" w:author="W. Hu" w:date="2011-08-10T18:39:00Z">
              <w:rPr>
                <w:rFonts w:ascii="Times New Roman" w:hAnsi="Times New Roman"/>
                <w:color w:val="000000" w:themeColor="text1"/>
                <w:sz w:val="20"/>
                <w:szCs w:val="20"/>
              </w:rPr>
            </w:rPrChange>
          </w:rPr>
          <w:t>rograms</w:t>
        </w:r>
      </w:ins>
      <w:r w:rsidRPr="003F02CB">
        <w:rPr>
          <w:rFonts w:ascii="Times New Roman" w:hAnsi="Times New Roman"/>
          <w:color w:val="548DD4" w:themeColor="text2" w:themeTint="99"/>
          <w:sz w:val="20"/>
          <w:szCs w:val="20"/>
          <w:rPrChange w:id="362" w:author="W. Hu" w:date="2011-08-10T18:39:00Z">
            <w:rPr>
              <w:rFonts w:ascii="Times New Roman" w:hAnsi="Times New Roman"/>
              <w:color w:val="000000" w:themeColor="text1"/>
              <w:sz w:val="20"/>
              <w:szCs w:val="20"/>
            </w:rPr>
          </w:rPrChange>
        </w:rPr>
        <w:t xml:space="preserve"> bring</w:t>
      </w:r>
      <w:del w:id="363" w:author="W. Hu" w:date="2011-08-10T18:39:00Z">
        <w:r w:rsidRPr="003F02CB" w:rsidDel="003F02CB">
          <w:rPr>
            <w:rFonts w:ascii="Times New Roman" w:hAnsi="Times New Roman"/>
            <w:color w:val="548DD4" w:themeColor="text2" w:themeTint="99"/>
            <w:sz w:val="20"/>
            <w:szCs w:val="20"/>
            <w:rPrChange w:id="364" w:author="W. Hu" w:date="2011-08-10T18:39:00Z">
              <w:rPr>
                <w:rFonts w:ascii="Times New Roman" w:hAnsi="Times New Roman"/>
                <w:color w:val="000000" w:themeColor="text1"/>
                <w:sz w:val="20"/>
                <w:szCs w:val="20"/>
              </w:rPr>
            </w:rPrChange>
          </w:rPr>
          <w:delText>s</w:delText>
        </w:r>
      </w:del>
      <w:r w:rsidRPr="00193DE2">
        <w:rPr>
          <w:rFonts w:ascii="Times New Roman" w:hAnsi="Times New Roman"/>
          <w:color w:val="000000" w:themeColor="text1"/>
          <w:sz w:val="20"/>
          <w:szCs w:val="20"/>
        </w:rPr>
        <w:t xml:space="preserve">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w:t>
      </w:r>
      <w:ins w:id="365" w:author="W. Hu" w:date="2011-08-10T18:40:00Z">
        <w:r w:rsidR="003F02CB" w:rsidRPr="003F02CB">
          <w:rPr>
            <w:rFonts w:ascii="Times New Roman" w:hAnsi="Times New Roman"/>
            <w:color w:val="548DD4" w:themeColor="text2" w:themeTint="99"/>
            <w:sz w:val="20"/>
            <w:szCs w:val="20"/>
            <w:rPrChange w:id="366" w:author="W. Hu" w:date="2011-08-10T18:40:00Z">
              <w:rPr>
                <w:rFonts w:ascii="Times New Roman" w:hAnsi="Times New Roman"/>
                <w:color w:val="000000" w:themeColor="text1"/>
                <w:sz w:val="20"/>
                <w:szCs w:val="20"/>
              </w:rPr>
            </w:rPrChange>
          </w:rPr>
          <w:t>education</w:t>
        </w:r>
      </w:ins>
      <w:del w:id="367" w:author="W. Hu" w:date="2011-08-10T18:40:00Z">
        <w:r w:rsidRPr="00193DE2" w:rsidDel="003F02CB">
          <w:rPr>
            <w:rFonts w:ascii="Times New Roman" w:hAnsi="Times New Roman"/>
            <w:color w:val="000000" w:themeColor="text1"/>
            <w:sz w:val="20"/>
            <w:szCs w:val="20"/>
          </w:rPr>
          <w:delText>programs</w:delText>
        </w:r>
      </w:del>
      <w:r w:rsidRPr="00193DE2">
        <w:rPr>
          <w:rFonts w:ascii="Times New Roman" w:hAnsi="Times New Roman"/>
          <w:color w:val="000000" w:themeColor="text1"/>
          <w:sz w:val="20"/>
          <w:szCs w:val="20"/>
        </w:rPr>
        <w:t xml:space="preserve">,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Research </w:t>
      </w:r>
      <w:del w:id="368" w:author="W. Hu" w:date="2011-08-10T18:40:00Z">
        <w:r w:rsidRPr="003F02CB" w:rsidDel="003F02CB">
          <w:rPr>
            <w:rFonts w:ascii="Times New Roman" w:hAnsi="Times New Roman"/>
            <w:color w:val="548DD4" w:themeColor="text2" w:themeTint="99"/>
            <w:sz w:val="20"/>
            <w:szCs w:val="20"/>
            <w:rPrChange w:id="369" w:author="W. Hu" w:date="2011-08-10T18:40:00Z">
              <w:rPr>
                <w:rFonts w:ascii="Times New Roman" w:hAnsi="Times New Roman"/>
                <w:color w:val="000000" w:themeColor="text1"/>
                <w:sz w:val="20"/>
                <w:szCs w:val="20"/>
              </w:rPr>
            </w:rPrChange>
          </w:rPr>
          <w:delText>in the Graduate School</w:delText>
        </w:r>
      </w:del>
      <w:ins w:id="370" w:author="W. Hu" w:date="2011-08-10T18:40:00Z">
        <w:r w:rsidR="003F02CB" w:rsidRPr="003F02CB">
          <w:rPr>
            <w:rFonts w:ascii="Times New Roman" w:hAnsi="Times New Roman"/>
            <w:color w:val="548DD4" w:themeColor="text2" w:themeTint="99"/>
            <w:sz w:val="20"/>
            <w:szCs w:val="20"/>
            <w:rPrChange w:id="371" w:author="W. Hu" w:date="2011-08-10T18:40:00Z">
              <w:rPr>
                <w:rFonts w:ascii="Times New Roman" w:hAnsi="Times New Roman"/>
                <w:color w:val="000000" w:themeColor="text1"/>
                <w:sz w:val="20"/>
                <w:szCs w:val="20"/>
              </w:rPr>
            </w:rPrChange>
          </w:rPr>
          <w:t>by graduate faculty members</w:t>
        </w:r>
      </w:ins>
      <w:r w:rsidRPr="00193DE2">
        <w:rPr>
          <w:rFonts w:ascii="Times New Roman" w:hAnsi="Times New Roman"/>
          <w:color w:val="000000" w:themeColor="text1"/>
          <w:sz w:val="20"/>
          <w:szCs w:val="20"/>
        </w:rPr>
        <w:t xml:space="preserve">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Del="003F02CB" w:rsidRDefault="00441123" w:rsidP="00807398">
      <w:pPr>
        <w:widowControl w:val="0"/>
        <w:autoSpaceDE w:val="0"/>
        <w:autoSpaceDN w:val="0"/>
        <w:adjustRightInd w:val="0"/>
        <w:spacing w:before="120" w:after="0" w:line="250" w:lineRule="auto"/>
        <w:ind w:left="360" w:right="180" w:firstLine="360"/>
        <w:jc w:val="both"/>
        <w:rPr>
          <w:del w:id="372" w:author="W. Hu" w:date="2011-08-10T18:42:00Z"/>
          <w:rFonts w:ascii="Times New Roman" w:hAnsi="Times New Roman"/>
          <w:color w:val="000000" w:themeColor="text1"/>
          <w:sz w:val="20"/>
          <w:szCs w:val="20"/>
        </w:rPr>
        <w:sectPr w:rsidR="00872727" w:rsidRPr="00193DE2" w:rsidDel="003F02CB"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Thus, </w:t>
      </w:r>
      <w:r w:rsidRPr="003F02CB">
        <w:rPr>
          <w:rFonts w:ascii="Times New Roman" w:hAnsi="Times New Roman"/>
          <w:color w:val="548DD4" w:themeColor="text2" w:themeTint="99"/>
          <w:sz w:val="20"/>
          <w:szCs w:val="20"/>
          <w:rPrChange w:id="373" w:author="W. Hu" w:date="2011-08-10T18:42:00Z">
            <w:rPr>
              <w:rFonts w:ascii="Times New Roman" w:hAnsi="Times New Roman"/>
              <w:color w:val="000000" w:themeColor="text1"/>
              <w:sz w:val="20"/>
              <w:szCs w:val="20"/>
            </w:rPr>
          </w:rPrChange>
        </w:rPr>
        <w:t xml:space="preserve">the </w:t>
      </w:r>
      <w:del w:id="374" w:author="W. Hu" w:date="2011-08-10T18:41:00Z">
        <w:r w:rsidRPr="003F02CB" w:rsidDel="003F02CB">
          <w:rPr>
            <w:rFonts w:ascii="Times New Roman" w:hAnsi="Times New Roman"/>
            <w:color w:val="548DD4" w:themeColor="text2" w:themeTint="99"/>
            <w:sz w:val="20"/>
            <w:szCs w:val="20"/>
            <w:rPrChange w:id="375" w:author="W. Hu" w:date="2011-08-10T18:42:00Z">
              <w:rPr>
                <w:rFonts w:ascii="Times New Roman" w:hAnsi="Times New Roman"/>
                <w:color w:val="000000" w:themeColor="text1"/>
                <w:sz w:val="20"/>
                <w:szCs w:val="20"/>
              </w:rPr>
            </w:rPrChange>
          </w:rPr>
          <w:delText>G</w:delText>
        </w:r>
      </w:del>
      <w:ins w:id="376" w:author="W. Hu" w:date="2011-08-10T18:41:00Z">
        <w:r w:rsidR="003F02CB" w:rsidRPr="003F02CB">
          <w:rPr>
            <w:rFonts w:ascii="Times New Roman" w:hAnsi="Times New Roman"/>
            <w:color w:val="548DD4" w:themeColor="text2" w:themeTint="99"/>
            <w:sz w:val="20"/>
            <w:szCs w:val="20"/>
            <w:rPrChange w:id="377" w:author="W. Hu" w:date="2011-08-10T18:42: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378" w:author="W. Hu" w:date="2011-08-10T18:42:00Z">
            <w:rPr>
              <w:rFonts w:ascii="Times New Roman" w:hAnsi="Times New Roman"/>
              <w:color w:val="000000" w:themeColor="text1"/>
              <w:sz w:val="20"/>
              <w:szCs w:val="20"/>
            </w:rPr>
          </w:rPrChange>
        </w:rPr>
        <w:t xml:space="preserve">raduate </w:t>
      </w:r>
      <w:del w:id="379" w:author="W. Hu" w:date="2011-08-10T18:41:00Z">
        <w:r w:rsidRPr="003F02CB" w:rsidDel="003F02CB">
          <w:rPr>
            <w:rFonts w:ascii="Times New Roman" w:hAnsi="Times New Roman"/>
            <w:color w:val="548DD4" w:themeColor="text2" w:themeTint="99"/>
            <w:sz w:val="20"/>
            <w:szCs w:val="20"/>
            <w:rPrChange w:id="380" w:author="W. Hu" w:date="2011-08-10T18:42:00Z">
              <w:rPr>
                <w:rFonts w:ascii="Times New Roman" w:hAnsi="Times New Roman"/>
                <w:color w:val="000000" w:themeColor="text1"/>
                <w:sz w:val="20"/>
                <w:szCs w:val="20"/>
              </w:rPr>
            </w:rPrChange>
          </w:rPr>
          <w:delText>School</w:delText>
        </w:r>
      </w:del>
      <w:ins w:id="381" w:author="W. Hu" w:date="2011-08-10T18:41:00Z">
        <w:r w:rsidR="003F02CB" w:rsidRPr="003F02CB">
          <w:rPr>
            <w:rFonts w:ascii="Times New Roman" w:hAnsi="Times New Roman"/>
            <w:color w:val="548DD4" w:themeColor="text2" w:themeTint="99"/>
            <w:sz w:val="20"/>
            <w:szCs w:val="20"/>
            <w:rPrChange w:id="382" w:author="W. Hu" w:date="2011-08-10T18:42:00Z">
              <w:rPr>
                <w:rFonts w:ascii="Times New Roman" w:hAnsi="Times New Roman"/>
                <w:color w:val="000000" w:themeColor="text1"/>
                <w:sz w:val="20"/>
                <w:szCs w:val="20"/>
              </w:rPr>
            </w:rPrChange>
          </w:rPr>
          <w:t>program</w:t>
        </w:r>
        <w:r w:rsidR="003F02CB" w:rsidRPr="003F02CB">
          <w:rPr>
            <w:rFonts w:ascii="Times New Roman" w:hAnsi="Times New Roman"/>
            <w:color w:val="548DD4" w:themeColor="text2" w:themeTint="99"/>
            <w:sz w:val="20"/>
            <w:szCs w:val="20"/>
            <w:rPrChange w:id="383" w:author="W. Hu" w:date="2011-08-10T18:43:00Z">
              <w:rPr>
                <w:rFonts w:ascii="Times New Roman" w:hAnsi="Times New Roman"/>
                <w:color w:val="000000" w:themeColor="text1"/>
                <w:sz w:val="20"/>
                <w:szCs w:val="20"/>
              </w:rPr>
            </w:rPrChange>
          </w:rPr>
          <w:t>s</w:t>
        </w:r>
      </w:ins>
      <w:r w:rsidRPr="003F02CB">
        <w:rPr>
          <w:rFonts w:ascii="Times New Roman" w:hAnsi="Times New Roman"/>
          <w:color w:val="548DD4" w:themeColor="text2" w:themeTint="99"/>
          <w:sz w:val="20"/>
          <w:szCs w:val="20"/>
          <w:rPrChange w:id="384" w:author="W. Hu" w:date="2011-08-10T18:43:00Z">
            <w:rPr>
              <w:rFonts w:ascii="Times New Roman" w:hAnsi="Times New Roman"/>
              <w:color w:val="000000" w:themeColor="text1"/>
              <w:sz w:val="20"/>
              <w:szCs w:val="20"/>
            </w:rPr>
          </w:rPrChange>
        </w:rPr>
        <w:t xml:space="preserve"> ensure</w:t>
      </w:r>
      <w:del w:id="385" w:author="W. Hu" w:date="2011-08-10T18:43:00Z">
        <w:r w:rsidRPr="003F02CB" w:rsidDel="003F02CB">
          <w:rPr>
            <w:rFonts w:ascii="Times New Roman" w:hAnsi="Times New Roman"/>
            <w:color w:val="548DD4" w:themeColor="text2" w:themeTint="99"/>
            <w:sz w:val="20"/>
            <w:szCs w:val="20"/>
            <w:rPrChange w:id="386" w:author="W. Hu" w:date="2011-08-10T18:43:00Z">
              <w:rPr>
                <w:rFonts w:ascii="Times New Roman" w:hAnsi="Times New Roman"/>
                <w:color w:val="000000" w:themeColor="text1"/>
                <w:sz w:val="20"/>
                <w:szCs w:val="20"/>
              </w:rPr>
            </w:rPrChange>
          </w:rPr>
          <w:delText>s</w:delText>
        </w:r>
      </w:del>
      <w:r w:rsidRPr="00193DE2">
        <w:rPr>
          <w:rFonts w:ascii="Times New Roman" w:hAnsi="Times New Roman"/>
          <w:color w:val="000000" w:themeColor="text1"/>
          <w:sz w:val="20"/>
          <w:szCs w:val="20"/>
        </w:rPr>
        <w:t xml:space="preserve">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faculty must be committed to promoting lifelong learning, dedicated to quality scholarship and to the intellectual enhancement of their graduate programs and of their students. Building a student-centered, pluralistic learning community is a top </w:t>
      </w:r>
      <w:del w:id="387" w:author="W. Hu" w:date="2011-08-10T18:42:00Z">
        <w:r w:rsidRPr="00193DE2" w:rsidDel="003F02CB">
          <w:rPr>
            <w:rFonts w:ascii="Times New Roman" w:hAnsi="Times New Roman"/>
            <w:color w:val="000000" w:themeColor="text1"/>
            <w:sz w:val="20"/>
            <w:szCs w:val="20"/>
          </w:rPr>
          <w:delText xml:space="preserve">Graduate School </w:delText>
        </w:r>
      </w:del>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3F02CB">
        <w:rPr>
          <w:rFonts w:ascii="Times New Roman" w:hAnsi="Times New Roman"/>
          <w:color w:val="548DD4" w:themeColor="text2" w:themeTint="99"/>
          <w:sz w:val="20"/>
          <w:szCs w:val="20"/>
          <w:rPrChange w:id="388" w:author="W. Hu" w:date="2011-08-10T18:43:00Z">
            <w:rPr>
              <w:rFonts w:ascii="Times New Roman" w:hAnsi="Times New Roman"/>
              <w:color w:val="000000" w:themeColor="text1"/>
              <w:sz w:val="20"/>
              <w:szCs w:val="20"/>
            </w:rPr>
          </w:rPrChange>
        </w:rPr>
        <w:lastRenderedPageBreak/>
        <w:t xml:space="preserve">The </w:t>
      </w:r>
      <w:del w:id="389" w:author="W. Hu" w:date="2011-08-10T18:42:00Z">
        <w:r w:rsidRPr="003F02CB" w:rsidDel="003F02CB">
          <w:rPr>
            <w:rFonts w:ascii="Times New Roman" w:hAnsi="Times New Roman"/>
            <w:color w:val="548DD4" w:themeColor="text2" w:themeTint="99"/>
            <w:sz w:val="20"/>
            <w:szCs w:val="20"/>
            <w:rPrChange w:id="390" w:author="W. Hu" w:date="2011-08-10T18:43:00Z">
              <w:rPr>
                <w:rFonts w:ascii="Times New Roman" w:hAnsi="Times New Roman"/>
                <w:color w:val="000000" w:themeColor="text1"/>
                <w:sz w:val="20"/>
                <w:szCs w:val="20"/>
              </w:rPr>
            </w:rPrChange>
          </w:rPr>
          <w:delText>G</w:delText>
        </w:r>
      </w:del>
      <w:ins w:id="391" w:author="W. Hu" w:date="2011-08-10T18:42:00Z">
        <w:r w:rsidR="003F02CB" w:rsidRPr="003F02CB">
          <w:rPr>
            <w:rFonts w:ascii="Times New Roman" w:hAnsi="Times New Roman"/>
            <w:color w:val="548DD4" w:themeColor="text2" w:themeTint="99"/>
            <w:sz w:val="20"/>
            <w:szCs w:val="20"/>
            <w:rPrChange w:id="392" w:author="W. Hu" w:date="2011-08-10T18:43: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393" w:author="W. Hu" w:date="2011-08-10T18:43:00Z">
            <w:rPr>
              <w:rFonts w:ascii="Times New Roman" w:hAnsi="Times New Roman"/>
              <w:color w:val="000000" w:themeColor="text1"/>
              <w:sz w:val="20"/>
              <w:szCs w:val="20"/>
            </w:rPr>
          </w:rPrChange>
        </w:rPr>
        <w:t xml:space="preserve">raduate </w:t>
      </w:r>
      <w:del w:id="394" w:author="W. Hu" w:date="2011-08-10T18:42:00Z">
        <w:r w:rsidRPr="003F02CB" w:rsidDel="003F02CB">
          <w:rPr>
            <w:rFonts w:ascii="Times New Roman" w:hAnsi="Times New Roman"/>
            <w:color w:val="548DD4" w:themeColor="text2" w:themeTint="99"/>
            <w:sz w:val="20"/>
            <w:szCs w:val="20"/>
            <w:rPrChange w:id="395" w:author="W. Hu" w:date="2011-08-10T18:43:00Z">
              <w:rPr>
                <w:rFonts w:ascii="Times New Roman" w:hAnsi="Times New Roman"/>
                <w:color w:val="000000" w:themeColor="text1"/>
                <w:sz w:val="20"/>
                <w:szCs w:val="20"/>
              </w:rPr>
            </w:rPrChange>
          </w:rPr>
          <w:delText>School</w:delText>
        </w:r>
      </w:del>
      <w:ins w:id="396" w:author="W. Hu" w:date="2011-08-10T18:42:00Z">
        <w:r w:rsidR="003F02CB" w:rsidRPr="003F02CB">
          <w:rPr>
            <w:rFonts w:ascii="Times New Roman" w:hAnsi="Times New Roman"/>
            <w:color w:val="548DD4" w:themeColor="text2" w:themeTint="99"/>
            <w:sz w:val="20"/>
            <w:szCs w:val="20"/>
            <w:rPrChange w:id="397" w:author="W. Hu" w:date="2011-08-10T18:43:00Z">
              <w:rPr>
                <w:rFonts w:ascii="Times New Roman" w:hAnsi="Times New Roman"/>
                <w:color w:val="000000" w:themeColor="text1"/>
                <w:sz w:val="20"/>
                <w:szCs w:val="20"/>
              </w:rPr>
            </w:rPrChange>
          </w:rPr>
          <w:t>programs</w:t>
        </w:r>
      </w:ins>
      <w:r w:rsidRPr="003F02CB">
        <w:rPr>
          <w:rFonts w:ascii="Times New Roman" w:hAnsi="Times New Roman"/>
          <w:color w:val="548DD4" w:themeColor="text2" w:themeTint="99"/>
          <w:sz w:val="20"/>
          <w:szCs w:val="20"/>
          <w:rPrChange w:id="398" w:author="W. Hu" w:date="2011-08-10T18:43:00Z">
            <w:rPr>
              <w:rFonts w:ascii="Times New Roman" w:hAnsi="Times New Roman"/>
              <w:color w:val="000000" w:themeColor="text1"/>
              <w:sz w:val="20"/>
              <w:szCs w:val="20"/>
            </w:rPr>
          </w:rPrChange>
        </w:rPr>
        <w:t xml:space="preserve"> provide</w:t>
      </w:r>
      <w:del w:id="399" w:author="W. Hu" w:date="2011-08-10T18:43:00Z">
        <w:r w:rsidRPr="00193DE2" w:rsidDel="003F02CB">
          <w:rPr>
            <w:rFonts w:ascii="Times New Roman" w:hAnsi="Times New Roman"/>
            <w:color w:val="000000" w:themeColor="text1"/>
            <w:sz w:val="20"/>
            <w:szCs w:val="20"/>
          </w:rPr>
          <w:delText>s</w:delText>
        </w:r>
      </w:del>
      <w:r w:rsidRPr="00193DE2">
        <w:rPr>
          <w:rFonts w:ascii="Times New Roman" w:hAnsi="Times New Roman"/>
          <w:color w:val="000000" w:themeColor="text1"/>
          <w:sz w:val="20"/>
          <w:szCs w:val="20"/>
        </w:rPr>
        <w:t xml:space="preserve">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del w:id="400" w:author="W. Hu" w:date="2011-08-10T18:43:00Z">
        <w:r w:rsidRPr="00193DE2" w:rsidDel="003F02CB">
          <w:rPr>
            <w:rFonts w:ascii="Times New Roman" w:hAnsi="Times New Roman"/>
            <w:color w:val="000000" w:themeColor="text1"/>
            <w:sz w:val="20"/>
            <w:szCs w:val="20"/>
          </w:rPr>
          <w:delText>The Graduate School dean coordinates, in collaboration with the university</w:delText>
        </w:r>
        <w:r w:rsidRPr="00193DE2" w:rsidDel="003F02CB">
          <w:rPr>
            <w:rFonts w:ascii="Times New Roman" w:hAnsi="Times New Roman"/>
            <w:color w:val="000000" w:themeColor="text1"/>
            <w:spacing w:val="-11"/>
            <w:sz w:val="20"/>
            <w:szCs w:val="20"/>
          </w:rPr>
          <w:delText>’</w:delText>
        </w:r>
        <w:r w:rsidRPr="00193DE2" w:rsidDel="003F02CB">
          <w:rPr>
            <w:rFonts w:ascii="Times New Roman" w:hAnsi="Times New Roman"/>
            <w:color w:val="000000" w:themeColor="text1"/>
            <w:sz w:val="20"/>
            <w:szCs w:val="20"/>
          </w:rPr>
          <w:delText>s other deans, the various graduate programs o</w:delText>
        </w:r>
        <w:r w:rsidRPr="00193DE2" w:rsidDel="003F02CB">
          <w:rPr>
            <w:rFonts w:ascii="Times New Roman" w:hAnsi="Times New Roman"/>
            <w:color w:val="000000" w:themeColor="text1"/>
            <w:spacing w:val="-4"/>
            <w:sz w:val="20"/>
            <w:szCs w:val="20"/>
          </w:rPr>
          <w:delText>f</w:delText>
        </w:r>
        <w:r w:rsidRPr="00193DE2" w:rsidDel="003F02CB">
          <w:rPr>
            <w:rFonts w:ascii="Times New Roman" w:hAnsi="Times New Roman"/>
            <w:color w:val="000000" w:themeColor="text1"/>
            <w:sz w:val="20"/>
            <w:szCs w:val="20"/>
          </w:rPr>
          <w:delText>fered by all of its colleges.</w:delText>
        </w:r>
      </w:del>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401" w:name="_Toc298161405"/>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401"/>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del w:id="402" w:author="W. Hu" w:date="2011-08-10T18:44:00Z">
        <w:r w:rsidRPr="00193DE2" w:rsidDel="003F02CB">
          <w:rPr>
            <w:rFonts w:ascii="Times New Roman" w:hAnsi="Times New Roman"/>
            <w:color w:val="000000" w:themeColor="text1"/>
            <w:sz w:val="20"/>
            <w:szCs w:val="20"/>
          </w:rPr>
          <w:delText>The Graduate School is the fifth academic unit of the University and</w:delText>
        </w:r>
      </w:del>
      <w:ins w:id="403" w:author="W. Hu" w:date="2011-08-10T18:44:00Z">
        <w:r w:rsidR="003F02CB">
          <w:rPr>
            <w:rFonts w:ascii="Times New Roman" w:hAnsi="Times New Roman"/>
            <w:color w:val="000000" w:themeColor="text1"/>
            <w:sz w:val="20"/>
            <w:szCs w:val="20"/>
          </w:rPr>
          <w:t>Albany State University</w:t>
        </w:r>
      </w:ins>
      <w:r w:rsidRPr="00193DE2">
        <w:rPr>
          <w:rFonts w:ascii="Times New Roman" w:hAnsi="Times New Roman"/>
          <w:color w:val="000000" w:themeColor="text1"/>
          <w:sz w:val="20"/>
          <w:szCs w:val="20"/>
        </w:rPr>
        <w:t xml:space="preserve">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(M.B.A.), and Criminal Justice  (M.S.), Master of Social Work (M.S.W.) and the Education Specialist degree (Ed.S.) in Educational Leadership.</w:t>
      </w:r>
      <w:r w:rsidRPr="00193DE2">
        <w:rPr>
          <w:rFonts w:ascii="Times New Roman" w:hAnsi="Times New Roman"/>
          <w:color w:val="000000" w:themeColor="text1"/>
          <w:spacing w:val="-3"/>
          <w:sz w:val="20"/>
          <w:szCs w:val="20"/>
        </w:rPr>
        <w:t xml:space="preserve"> </w:t>
      </w:r>
      <w:del w:id="404" w:author="W. Hu" w:date="2011-08-10T18:44:00Z">
        <w:r w:rsidRPr="00193DE2" w:rsidDel="003F02CB">
          <w:rPr>
            <w:rFonts w:ascii="Times New Roman" w:hAnsi="Times New Roman"/>
            <w:color w:val="000000" w:themeColor="text1"/>
            <w:sz w:val="20"/>
            <w:szCs w:val="20"/>
          </w:rPr>
          <w:delText>The Graduate School</w:delText>
        </w:r>
      </w:del>
      <w:ins w:id="405" w:author="W. Hu" w:date="2011-08-10T18:44:00Z">
        <w:r w:rsidR="003F02CB">
          <w:rPr>
            <w:rFonts w:ascii="Times New Roman" w:hAnsi="Times New Roman"/>
            <w:color w:val="000000" w:themeColor="text1"/>
            <w:sz w:val="20"/>
            <w:szCs w:val="20"/>
          </w:rPr>
          <w:t>Albany State University</w:t>
        </w:r>
      </w:ins>
      <w:r w:rsidRPr="00193DE2">
        <w:rPr>
          <w:rFonts w:ascii="Times New Roman" w:hAnsi="Times New Roman"/>
          <w:color w:val="000000" w:themeColor="text1"/>
          <w:sz w:val="20"/>
          <w:szCs w:val="20"/>
        </w:rPr>
        <w:t xml:space="preserve">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the Ed.D. degree.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r w:rsidRPr="00193DE2">
        <w:rPr>
          <w:rFonts w:ascii="Times New Roman" w:hAnsi="Times New Roman"/>
          <w:b/>
          <w:color w:val="000000" w:themeColor="text1"/>
          <w:sz w:val="20"/>
          <w:szCs w:val="20"/>
        </w:rPr>
        <w:t>Master of Social Work (M.S.W.)</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(Ed.S.)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Ed.S. degree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406" w:name="_Toc298161406"/>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406"/>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407" w:name="_Toc298161407"/>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407"/>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408" w:name="_Toc298161408"/>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408"/>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409" w:name="_Toc298161409"/>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409"/>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410" w:name="_Toc294969621"/>
      <w:bookmarkStart w:id="411" w:name="_Toc298161410"/>
      <w:r w:rsidRPr="003F02CB">
        <w:rPr>
          <w:rFonts w:ascii="Impact" w:hAnsi="Impact" w:cs="Impact"/>
          <w:color w:val="000000" w:themeColor="text1"/>
          <w:spacing w:val="1"/>
          <w:w w:val="94"/>
          <w:sz w:val="48"/>
          <w:szCs w:val="48"/>
          <w:fitText w:val="3744" w:id="-162766848"/>
          <w:rPrChange w:id="412" w:author="W. Hu" w:date="2011-08-10T18:45:00Z">
            <w:rPr>
              <w:rFonts w:ascii="Impact" w:hAnsi="Impact" w:cs="Impact"/>
              <w:color w:val="000000" w:themeColor="text1"/>
              <w:w w:val="94"/>
              <w:sz w:val="48"/>
              <w:szCs w:val="48"/>
              <w:fitText w:val="3744" w:id="-162766848"/>
            </w:rPr>
          </w:rPrChange>
        </w:rPr>
        <w:t>A</w:t>
      </w:r>
      <w:r w:rsidRPr="003F02CB">
        <w:rPr>
          <w:rFonts w:ascii="Impact" w:hAnsi="Impact" w:cs="Impact"/>
          <w:color w:val="000000" w:themeColor="text1"/>
          <w:spacing w:val="1"/>
          <w:w w:val="94"/>
          <w:sz w:val="36"/>
          <w:szCs w:val="36"/>
          <w:fitText w:val="3744" w:id="-162766848"/>
          <w:rPrChange w:id="413" w:author="W. Hu" w:date="2011-08-10T18:45:00Z">
            <w:rPr>
              <w:rFonts w:ascii="Impact" w:hAnsi="Impact" w:cs="Impact"/>
              <w:color w:val="000000" w:themeColor="text1"/>
              <w:w w:val="94"/>
              <w:sz w:val="36"/>
              <w:szCs w:val="36"/>
              <w:fitText w:val="3744" w:id="-162766848"/>
            </w:rPr>
          </w:rPrChange>
        </w:rPr>
        <w:t xml:space="preserve">DMISSION </w:t>
      </w:r>
      <w:r w:rsidRPr="003F02CB">
        <w:rPr>
          <w:rFonts w:ascii="Impact" w:hAnsi="Impact" w:cs="Impact"/>
          <w:color w:val="000000" w:themeColor="text1"/>
          <w:spacing w:val="1"/>
          <w:w w:val="94"/>
          <w:sz w:val="48"/>
          <w:szCs w:val="48"/>
          <w:fitText w:val="3744" w:id="-162766848"/>
          <w:rPrChange w:id="414" w:author="W. Hu" w:date="2011-08-10T18:45:00Z">
            <w:rPr>
              <w:rFonts w:ascii="Impact" w:hAnsi="Impact" w:cs="Impact"/>
              <w:color w:val="000000" w:themeColor="text1"/>
              <w:w w:val="94"/>
              <w:sz w:val="48"/>
              <w:szCs w:val="48"/>
              <w:fitText w:val="3744" w:id="-162766848"/>
            </w:rPr>
          </w:rPrChange>
        </w:rPr>
        <w:t>R</w:t>
      </w:r>
      <w:r w:rsidRPr="003F02CB">
        <w:rPr>
          <w:rFonts w:ascii="Impact" w:hAnsi="Impact" w:cs="Impact"/>
          <w:color w:val="000000" w:themeColor="text1"/>
          <w:spacing w:val="1"/>
          <w:w w:val="94"/>
          <w:sz w:val="36"/>
          <w:szCs w:val="36"/>
          <w:fitText w:val="3744" w:id="-162766848"/>
          <w:rPrChange w:id="415" w:author="W. Hu" w:date="2011-08-10T18:45:00Z">
            <w:rPr>
              <w:rFonts w:ascii="Impact" w:hAnsi="Impact" w:cs="Impact"/>
              <w:color w:val="000000" w:themeColor="text1"/>
              <w:w w:val="94"/>
              <w:sz w:val="36"/>
              <w:szCs w:val="36"/>
              <w:fitText w:val="3744" w:id="-162766848"/>
            </w:rPr>
          </w:rPrChange>
        </w:rPr>
        <w:t>EQUIREMENT</w:t>
      </w:r>
      <w:r w:rsidRPr="003F02CB">
        <w:rPr>
          <w:rFonts w:ascii="Impact" w:hAnsi="Impact" w:cs="Impact"/>
          <w:color w:val="000000" w:themeColor="text1"/>
          <w:spacing w:val="15"/>
          <w:w w:val="94"/>
          <w:sz w:val="36"/>
          <w:szCs w:val="36"/>
          <w:fitText w:val="3744" w:id="-162766848"/>
          <w:rPrChange w:id="416" w:author="W. Hu" w:date="2011-08-10T18:45:00Z">
            <w:rPr>
              <w:rFonts w:ascii="Impact" w:hAnsi="Impact" w:cs="Impact"/>
              <w:color w:val="000000" w:themeColor="text1"/>
              <w:spacing w:val="36"/>
              <w:w w:val="94"/>
              <w:sz w:val="36"/>
              <w:szCs w:val="36"/>
              <w:fitText w:val="3744" w:id="-162766848"/>
            </w:rPr>
          </w:rPrChange>
        </w:rPr>
        <w:t>S</w:t>
      </w:r>
      <w:bookmarkEnd w:id="410"/>
      <w:bookmarkEnd w:id="411"/>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del w:id="417" w:author="W. Hu" w:date="2011-08-10T18:45:00Z">
        <w:r w:rsidRPr="00193DE2" w:rsidDel="003F02CB">
          <w:rPr>
            <w:rFonts w:ascii="Times New Roman" w:hAnsi="Times New Roman"/>
            <w:color w:val="000000" w:themeColor="text1"/>
            <w:sz w:val="20"/>
            <w:szCs w:val="20"/>
          </w:rPr>
          <w:delText xml:space="preserve">ASU Graduate School, </w:delText>
        </w:r>
      </w:del>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w:t>
      </w:r>
      <w:ins w:id="418" w:author="W. Hu" w:date="2011-08-10T18:46:00Z">
        <w:r w:rsidR="003F02CB">
          <w:rPr>
            <w:rFonts w:ascii="Times New Roman" w:hAnsi="Times New Roman"/>
            <w:color w:val="000000" w:themeColor="text1"/>
            <w:sz w:val="20"/>
            <w:szCs w:val="20"/>
          </w:rPr>
          <w:t xml:space="preserve"> web site at</w:t>
        </w:r>
      </w:ins>
      <w:r w:rsidRPr="00193DE2">
        <w:rPr>
          <w:rFonts w:ascii="Times New Roman" w:hAnsi="Times New Roman"/>
          <w:color w:val="000000" w:themeColor="text1"/>
          <w:sz w:val="20"/>
          <w:szCs w:val="20"/>
        </w:rPr>
        <w:t xml:space="preserve"> </w:t>
      </w:r>
      <w:del w:id="419" w:author="W. Hu" w:date="2011-08-10T18:46:00Z">
        <w:r w:rsidRPr="00193DE2" w:rsidDel="003F02CB">
          <w:rPr>
            <w:rFonts w:ascii="Times New Roman" w:hAnsi="Times New Roman"/>
            <w:color w:val="000000" w:themeColor="text1"/>
            <w:sz w:val="20"/>
            <w:szCs w:val="20"/>
          </w:rPr>
          <w:delText>the Graduate School</w:delText>
        </w:r>
        <w:r w:rsidRPr="00193DE2" w:rsidDel="003F02CB">
          <w:rPr>
            <w:rFonts w:ascii="Times New Roman" w:hAnsi="Times New Roman"/>
            <w:color w:val="000000" w:themeColor="text1"/>
            <w:spacing w:val="-4"/>
            <w:sz w:val="20"/>
            <w:szCs w:val="20"/>
          </w:rPr>
          <w:delText xml:space="preserve"> </w:delText>
        </w:r>
        <w:r w:rsidRPr="00193DE2" w:rsidDel="003F02CB">
          <w:rPr>
            <w:rFonts w:ascii="Times New Roman" w:hAnsi="Times New Roman"/>
            <w:color w:val="000000" w:themeColor="text1"/>
            <w:spacing w:val="-16"/>
            <w:sz w:val="20"/>
            <w:szCs w:val="20"/>
          </w:rPr>
          <w:delText>W</w:delText>
        </w:r>
      </w:del>
      <w:ins w:id="420" w:author="W. Hu" w:date="2011-08-10T18:46:00Z">
        <w:r w:rsidR="003F02CB">
          <w:rPr>
            <w:rFonts w:ascii="Times New Roman" w:hAnsi="Times New Roman"/>
            <w:sz w:val="20"/>
            <w:szCs w:val="20"/>
          </w:rPr>
          <w:fldChar w:fldCharType="begin"/>
        </w:r>
        <w:r w:rsidR="003F02CB">
          <w:rPr>
            <w:rFonts w:ascii="Times New Roman" w:hAnsi="Times New Roman"/>
            <w:sz w:val="20"/>
            <w:szCs w:val="20"/>
          </w:rPr>
          <w:instrText xml:space="preserve"> HYPERLINK "http://</w:instrText>
        </w:r>
      </w:ins>
      <w:r w:rsidR="003F02CB" w:rsidRPr="003F02CB">
        <w:rPr>
          <w:rFonts w:ascii="Times New Roman" w:hAnsi="Times New Roman"/>
          <w:sz w:val="20"/>
          <w:szCs w:val="20"/>
          <w:rPrChange w:id="421" w:author="W. Hu" w:date="2011-08-10T18:46:00Z">
            <w:rPr>
              <w:rStyle w:val="Hyperlink"/>
              <w:rFonts w:ascii="Times New Roman" w:hAnsi="Times New Roman"/>
              <w:sz w:val="20"/>
              <w:szCs w:val="20"/>
            </w:rPr>
          </w:rPrChange>
        </w:rPr>
        <w:instrText>ww</w:instrText>
      </w:r>
      <w:r w:rsidR="003F02CB" w:rsidRPr="003F02CB">
        <w:rPr>
          <w:rFonts w:ascii="Times New Roman" w:hAnsi="Times New Roman"/>
          <w:spacing w:val="-13"/>
          <w:sz w:val="20"/>
          <w:szCs w:val="20"/>
          <w:rPrChange w:id="422" w:author="W. Hu" w:date="2011-08-10T18:46:00Z">
            <w:rPr>
              <w:rStyle w:val="Hyperlink"/>
              <w:rFonts w:ascii="Times New Roman" w:hAnsi="Times New Roman"/>
              <w:spacing w:val="-13"/>
              <w:sz w:val="20"/>
              <w:szCs w:val="20"/>
            </w:rPr>
          </w:rPrChange>
        </w:rPr>
        <w:instrText>w</w:instrText>
      </w:r>
      <w:r w:rsidR="003F02CB" w:rsidRPr="003F02CB">
        <w:rPr>
          <w:rFonts w:ascii="Times New Roman" w:hAnsi="Times New Roman"/>
          <w:sz w:val="20"/>
          <w:szCs w:val="20"/>
          <w:rPrChange w:id="423" w:author="W. Hu" w:date="2011-08-10T18:46:00Z">
            <w:rPr>
              <w:rStyle w:val="Hyperlink"/>
              <w:rFonts w:ascii="Times New Roman" w:hAnsi="Times New Roman"/>
              <w:sz w:val="20"/>
              <w:szCs w:val="20"/>
            </w:rPr>
          </w:rPrChange>
        </w:rPr>
        <w:instrText>.asurams.edu</w:instrText>
      </w:r>
      <w:ins w:id="424" w:author="W. Hu" w:date="2011-08-10T18:46:00Z">
        <w:r w:rsidR="003F02CB">
          <w:rPr>
            <w:rFonts w:ascii="Times New Roman" w:hAnsi="Times New Roman"/>
            <w:sz w:val="20"/>
            <w:szCs w:val="20"/>
          </w:rPr>
          <w:instrText xml:space="preserve">" </w:instrText>
        </w:r>
        <w:r w:rsidR="003F02CB">
          <w:rPr>
            <w:rFonts w:ascii="Times New Roman" w:hAnsi="Times New Roman"/>
            <w:sz w:val="20"/>
            <w:szCs w:val="20"/>
          </w:rPr>
          <w:fldChar w:fldCharType="separate"/>
        </w:r>
      </w:ins>
      <w:del w:id="425" w:author="W. Hu" w:date="2011-08-10T18:46:00Z">
        <w:r w:rsidR="003F02CB" w:rsidRPr="005C7D2B" w:rsidDel="003F02CB">
          <w:rPr>
            <w:rStyle w:val="Hyperlink"/>
            <w:rFonts w:ascii="Times New Roman" w:hAnsi="Times New Roman"/>
            <w:sz w:val="20"/>
            <w:szCs w:val="20"/>
            <w:rPrChange w:id="426" w:author="W. Hu" w:date="2011-08-10T18:46:00Z">
              <w:rPr>
                <w:rStyle w:val="Hyperlink"/>
                <w:rFonts w:ascii="Times New Roman" w:hAnsi="Times New Roman"/>
                <w:sz w:val="20"/>
                <w:szCs w:val="20"/>
              </w:rPr>
            </w:rPrChange>
          </w:rPr>
          <w:delText xml:space="preserve">eb site at </w:delText>
        </w:r>
      </w:del>
      <w:r w:rsidR="003F02CB" w:rsidRPr="005C7D2B">
        <w:rPr>
          <w:rStyle w:val="Hyperlink"/>
          <w:rFonts w:ascii="Times New Roman" w:hAnsi="Times New Roman"/>
          <w:sz w:val="20"/>
          <w:szCs w:val="20"/>
          <w:rPrChange w:id="427" w:author="W. Hu" w:date="2011-08-10T18:46:00Z">
            <w:rPr>
              <w:rStyle w:val="Hyperlink"/>
              <w:rFonts w:ascii="Times New Roman" w:hAnsi="Times New Roman"/>
              <w:sz w:val="20"/>
              <w:szCs w:val="20"/>
            </w:rPr>
          </w:rPrChange>
        </w:rPr>
        <w:t>ww</w:t>
      </w:r>
      <w:r w:rsidR="003F02CB" w:rsidRPr="005C7D2B">
        <w:rPr>
          <w:rStyle w:val="Hyperlink"/>
          <w:rFonts w:ascii="Times New Roman" w:hAnsi="Times New Roman"/>
          <w:spacing w:val="-13"/>
          <w:sz w:val="20"/>
          <w:szCs w:val="20"/>
          <w:rPrChange w:id="428" w:author="W. Hu" w:date="2011-08-10T18:46:00Z">
            <w:rPr>
              <w:rStyle w:val="Hyperlink"/>
              <w:rFonts w:ascii="Times New Roman" w:hAnsi="Times New Roman"/>
              <w:spacing w:val="-13"/>
              <w:sz w:val="20"/>
              <w:szCs w:val="20"/>
            </w:rPr>
          </w:rPrChange>
        </w:rPr>
        <w:t>w</w:t>
      </w:r>
      <w:r w:rsidR="003F02CB" w:rsidRPr="005C7D2B">
        <w:rPr>
          <w:rStyle w:val="Hyperlink"/>
          <w:rFonts w:ascii="Times New Roman" w:hAnsi="Times New Roman"/>
          <w:sz w:val="20"/>
          <w:szCs w:val="20"/>
          <w:rPrChange w:id="429" w:author="W. Hu" w:date="2011-08-10T18:46:00Z">
            <w:rPr>
              <w:rStyle w:val="Hyperlink"/>
              <w:rFonts w:ascii="Times New Roman" w:hAnsi="Times New Roman"/>
              <w:sz w:val="20"/>
              <w:szCs w:val="20"/>
            </w:rPr>
          </w:rPrChange>
        </w:rPr>
        <w:t>.asurams.edu</w:t>
      </w:r>
      <w:ins w:id="430" w:author="W. Hu" w:date="2011-08-10T18:46:00Z">
        <w:r w:rsidR="003F02CB">
          <w:rPr>
            <w:rFonts w:ascii="Times New Roman" w:hAnsi="Times New Roman"/>
            <w:sz w:val="20"/>
            <w:szCs w:val="20"/>
          </w:rPr>
          <w:fldChar w:fldCharType="end"/>
        </w:r>
      </w:ins>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(See Nursing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del w:id="431" w:author="W. Hu" w:date="2011-08-10T18:47:00Z">
        <w:r w:rsidRPr="00193DE2" w:rsidDel="003F02CB">
          <w:rPr>
            <w:rFonts w:ascii="Times New Roman" w:hAnsi="Times New Roman"/>
            <w:color w:val="000000" w:themeColor="text1"/>
            <w:sz w:val="20"/>
            <w:szCs w:val="20"/>
          </w:rPr>
          <w:delText>The Graduate School will secure such transcripts for the student free of cha</w:delText>
        </w:r>
        <w:r w:rsidRPr="00193DE2" w:rsidDel="003F02CB">
          <w:rPr>
            <w:rFonts w:ascii="Times New Roman" w:hAnsi="Times New Roman"/>
            <w:color w:val="000000" w:themeColor="text1"/>
            <w:spacing w:val="-4"/>
            <w:sz w:val="20"/>
            <w:szCs w:val="20"/>
          </w:rPr>
          <w:delText>r</w:delText>
        </w:r>
        <w:r w:rsidRPr="00193DE2" w:rsidDel="003F02CB">
          <w:rPr>
            <w:rFonts w:ascii="Times New Roman" w:hAnsi="Times New Roman"/>
            <w:color w:val="000000" w:themeColor="text1"/>
            <w:sz w:val="20"/>
            <w:szCs w:val="20"/>
          </w:rPr>
          <w:delText xml:space="preserve">ge. </w:delText>
        </w:r>
      </w:del>
      <w:r w:rsidRPr="00193DE2">
        <w:rPr>
          <w:rFonts w:ascii="Times New Roman" w:hAnsi="Times New Roman"/>
          <w:color w:val="000000" w:themeColor="text1"/>
          <w:sz w:val="20"/>
          <w:szCs w:val="20"/>
        </w:rPr>
        <w:t>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w:t>
      </w:r>
      <w:r w:rsidRPr="003F02CB">
        <w:rPr>
          <w:rFonts w:ascii="Times New Roman" w:hAnsi="Times New Roman"/>
          <w:color w:val="548DD4" w:themeColor="text2" w:themeTint="99"/>
          <w:sz w:val="20"/>
          <w:szCs w:val="20"/>
          <w:rPrChange w:id="432" w:author="W. Hu" w:date="2011-08-10T18:48:00Z">
            <w:rPr>
              <w:rFonts w:ascii="Times New Roman" w:hAnsi="Times New Roman"/>
              <w:color w:val="000000" w:themeColor="text1"/>
              <w:sz w:val="20"/>
              <w:szCs w:val="20"/>
            </w:rPr>
          </w:rPrChange>
        </w:rPr>
        <w:t xml:space="preserve"> Graduate </w:t>
      </w:r>
      <w:del w:id="433" w:author="W. Hu" w:date="2011-08-10T18:47:00Z">
        <w:r w:rsidRPr="003F02CB" w:rsidDel="003F02CB">
          <w:rPr>
            <w:rFonts w:ascii="Times New Roman" w:hAnsi="Times New Roman"/>
            <w:color w:val="548DD4" w:themeColor="text2" w:themeTint="99"/>
            <w:sz w:val="20"/>
            <w:szCs w:val="20"/>
            <w:rPrChange w:id="434" w:author="W. Hu" w:date="2011-08-10T18:48:00Z">
              <w:rPr>
                <w:rFonts w:ascii="Times New Roman" w:hAnsi="Times New Roman"/>
                <w:color w:val="000000" w:themeColor="text1"/>
                <w:sz w:val="20"/>
                <w:szCs w:val="20"/>
              </w:rPr>
            </w:rPrChange>
          </w:rPr>
          <w:delText>School</w:delText>
        </w:r>
      </w:del>
      <w:ins w:id="435" w:author="W. Hu" w:date="2011-08-10T18:47:00Z">
        <w:r w:rsidR="003F02CB" w:rsidRPr="003F02CB">
          <w:rPr>
            <w:rFonts w:ascii="Times New Roman" w:hAnsi="Times New Roman"/>
            <w:color w:val="548DD4" w:themeColor="text2" w:themeTint="99"/>
            <w:sz w:val="20"/>
            <w:szCs w:val="20"/>
            <w:rPrChange w:id="436" w:author="W. Hu" w:date="2011-08-10T18:48: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 xml:space="preserve">. Students who are admitted and do not enroll for the semester in which they were admitted must submit another application if they want to attend </w:t>
      </w:r>
      <w:ins w:id="437" w:author="W. Hu" w:date="2011-08-10T18:48:00Z">
        <w:r w:rsidR="003F02CB" w:rsidRPr="003F02CB">
          <w:rPr>
            <w:rFonts w:ascii="Times New Roman" w:hAnsi="Times New Roman"/>
            <w:color w:val="548DD4" w:themeColor="text2" w:themeTint="99"/>
            <w:sz w:val="20"/>
            <w:szCs w:val="20"/>
            <w:rPrChange w:id="438" w:author="W. Hu" w:date="2011-08-10T18:48:00Z">
              <w:rPr>
                <w:rFonts w:ascii="Times New Roman" w:hAnsi="Times New Roman"/>
                <w:color w:val="000000" w:themeColor="text1"/>
                <w:sz w:val="20"/>
                <w:szCs w:val="20"/>
              </w:rPr>
            </w:rPrChange>
          </w:rPr>
          <w:t xml:space="preserve">a </w:t>
        </w:r>
      </w:ins>
      <w:del w:id="439" w:author="W. Hu" w:date="2011-08-10T18:48:00Z">
        <w:r w:rsidRPr="003F02CB" w:rsidDel="003F02CB">
          <w:rPr>
            <w:rFonts w:ascii="Times New Roman" w:hAnsi="Times New Roman"/>
            <w:color w:val="548DD4" w:themeColor="text2" w:themeTint="99"/>
            <w:sz w:val="20"/>
            <w:szCs w:val="20"/>
            <w:rPrChange w:id="440" w:author="W. Hu" w:date="2011-08-10T18:48:00Z">
              <w:rPr>
                <w:rFonts w:ascii="Times New Roman" w:hAnsi="Times New Roman"/>
                <w:color w:val="000000" w:themeColor="text1"/>
                <w:sz w:val="20"/>
                <w:szCs w:val="20"/>
              </w:rPr>
            </w:rPrChange>
          </w:rPr>
          <w:delText>G</w:delText>
        </w:r>
      </w:del>
      <w:ins w:id="441" w:author="W. Hu" w:date="2011-08-10T18:48:00Z">
        <w:r w:rsidR="003F02CB" w:rsidRPr="003F02CB">
          <w:rPr>
            <w:rFonts w:ascii="Times New Roman" w:hAnsi="Times New Roman"/>
            <w:color w:val="548DD4" w:themeColor="text2" w:themeTint="99"/>
            <w:sz w:val="20"/>
            <w:szCs w:val="20"/>
            <w:rPrChange w:id="442" w:author="W. Hu" w:date="2011-08-10T18:48: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443" w:author="W. Hu" w:date="2011-08-10T18:48:00Z">
            <w:rPr>
              <w:rFonts w:ascii="Times New Roman" w:hAnsi="Times New Roman"/>
              <w:color w:val="000000" w:themeColor="text1"/>
              <w:sz w:val="20"/>
              <w:szCs w:val="20"/>
            </w:rPr>
          </w:rPrChange>
        </w:rPr>
        <w:t xml:space="preserve">raduate </w:t>
      </w:r>
      <w:del w:id="444" w:author="W. Hu" w:date="2011-08-10T18:48:00Z">
        <w:r w:rsidRPr="003F02CB" w:rsidDel="003F02CB">
          <w:rPr>
            <w:rFonts w:ascii="Times New Roman" w:hAnsi="Times New Roman"/>
            <w:color w:val="548DD4" w:themeColor="text2" w:themeTint="99"/>
            <w:sz w:val="20"/>
            <w:szCs w:val="20"/>
            <w:rPrChange w:id="445" w:author="W. Hu" w:date="2011-08-10T18:48:00Z">
              <w:rPr>
                <w:rFonts w:ascii="Times New Roman" w:hAnsi="Times New Roman"/>
                <w:color w:val="000000" w:themeColor="text1"/>
                <w:sz w:val="20"/>
                <w:szCs w:val="20"/>
              </w:rPr>
            </w:rPrChange>
          </w:rPr>
          <w:delText>School</w:delText>
        </w:r>
      </w:del>
      <w:ins w:id="446" w:author="W. Hu" w:date="2011-08-10T18:48:00Z">
        <w:r w:rsidR="003F02CB" w:rsidRPr="003F02CB">
          <w:rPr>
            <w:rFonts w:ascii="Times New Roman" w:hAnsi="Times New Roman"/>
            <w:color w:val="548DD4" w:themeColor="text2" w:themeTint="99"/>
            <w:sz w:val="20"/>
            <w:szCs w:val="20"/>
            <w:rPrChange w:id="447" w:author="W. Hu" w:date="2011-08-10T18:48: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Students who were previously enrolled and have not been in attendance for one or more semesters must apply to </w:t>
      </w:r>
      <w:r w:rsidRPr="003F02CB">
        <w:rPr>
          <w:rFonts w:ascii="Times New Roman" w:hAnsi="Times New Roman"/>
          <w:color w:val="548DD4" w:themeColor="text2" w:themeTint="99"/>
          <w:sz w:val="20"/>
          <w:szCs w:val="20"/>
          <w:rPrChange w:id="448" w:author="W. Hu" w:date="2011-08-10T18:49:00Z">
            <w:rPr>
              <w:rFonts w:ascii="Times New Roman" w:hAnsi="Times New Roman"/>
              <w:color w:val="000000" w:themeColor="text1"/>
              <w:sz w:val="20"/>
              <w:szCs w:val="20"/>
            </w:rPr>
          </w:rPrChange>
        </w:rPr>
        <w:t xml:space="preserve">the Graduate </w:t>
      </w:r>
      <w:ins w:id="449" w:author="W. Hu" w:date="2011-08-10T18:48:00Z">
        <w:r w:rsidR="003F02CB" w:rsidRPr="003F02CB">
          <w:rPr>
            <w:rFonts w:ascii="Times New Roman" w:hAnsi="Times New Roman"/>
            <w:color w:val="548DD4" w:themeColor="text2" w:themeTint="99"/>
            <w:sz w:val="20"/>
            <w:szCs w:val="20"/>
            <w:rPrChange w:id="450" w:author="W. Hu" w:date="2011-08-10T18:49:00Z">
              <w:rPr>
                <w:rFonts w:ascii="Times New Roman" w:hAnsi="Times New Roman"/>
                <w:color w:val="000000" w:themeColor="text1"/>
                <w:sz w:val="20"/>
                <w:szCs w:val="20"/>
              </w:rPr>
            </w:rPrChange>
          </w:rPr>
          <w:t>Admissions Office</w:t>
        </w:r>
      </w:ins>
      <w:del w:id="451" w:author="W. Hu" w:date="2011-08-10T18:48:00Z">
        <w:r w:rsidRPr="003F02CB" w:rsidDel="003F02CB">
          <w:rPr>
            <w:rFonts w:ascii="Times New Roman" w:hAnsi="Times New Roman"/>
            <w:color w:val="548DD4" w:themeColor="text2" w:themeTint="99"/>
            <w:sz w:val="20"/>
            <w:szCs w:val="20"/>
            <w:rPrChange w:id="452" w:author="W. Hu" w:date="2011-08-10T18:49:00Z">
              <w:rPr>
                <w:rFonts w:ascii="Times New Roman" w:hAnsi="Times New Roman"/>
                <w:color w:val="000000" w:themeColor="text1"/>
                <w:sz w:val="20"/>
                <w:szCs w:val="20"/>
              </w:rPr>
            </w:rPrChange>
          </w:rPr>
          <w:delText>School</w:delText>
        </w:r>
      </w:del>
      <w:r w:rsidRPr="00193DE2">
        <w:rPr>
          <w:rFonts w:ascii="Times New Roman" w:hAnsi="Times New Roman"/>
          <w:color w:val="000000" w:themeColor="text1"/>
          <w:sz w:val="20"/>
          <w:szCs w:val="20"/>
        </w:rPr>
        <w:t xml:space="preserve">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may be allowed to enroll in graduate classes with an approved graduate application by </w:t>
      </w:r>
      <w:r w:rsidRPr="003F02CB">
        <w:rPr>
          <w:rFonts w:ascii="Times New Roman" w:hAnsi="Times New Roman"/>
          <w:color w:val="548DD4" w:themeColor="text2" w:themeTint="99"/>
          <w:sz w:val="20"/>
          <w:szCs w:val="20"/>
          <w:rPrChange w:id="453" w:author="W. Hu" w:date="2011-08-10T18:49:00Z">
            <w:rPr>
              <w:rFonts w:ascii="Times New Roman" w:hAnsi="Times New Roman"/>
              <w:color w:val="000000" w:themeColor="text1"/>
              <w:sz w:val="20"/>
              <w:szCs w:val="20"/>
            </w:rPr>
          </w:rPrChange>
        </w:rPr>
        <w:t xml:space="preserve">the </w:t>
      </w:r>
      <w:del w:id="454" w:author="W. Hu" w:date="2011-08-10T18:49:00Z">
        <w:r w:rsidRPr="003F02CB" w:rsidDel="003F02CB">
          <w:rPr>
            <w:rFonts w:ascii="Times New Roman" w:hAnsi="Times New Roman"/>
            <w:color w:val="548DD4" w:themeColor="text2" w:themeTint="99"/>
            <w:sz w:val="20"/>
            <w:szCs w:val="20"/>
            <w:rPrChange w:id="455" w:author="W. Hu" w:date="2011-08-10T18:49:00Z">
              <w:rPr>
                <w:rFonts w:ascii="Times New Roman" w:hAnsi="Times New Roman"/>
                <w:color w:val="000000" w:themeColor="text1"/>
                <w:sz w:val="20"/>
                <w:szCs w:val="20"/>
              </w:rPr>
            </w:rPrChange>
          </w:rPr>
          <w:delText xml:space="preserve">graduate dean and </w:delText>
        </w:r>
      </w:del>
      <w:r w:rsidRPr="003F02CB">
        <w:rPr>
          <w:rFonts w:ascii="Times New Roman" w:hAnsi="Times New Roman"/>
          <w:color w:val="548DD4" w:themeColor="text2" w:themeTint="99"/>
          <w:sz w:val="20"/>
          <w:szCs w:val="20"/>
          <w:rPrChange w:id="456" w:author="W. Hu" w:date="2011-08-10T18:49:00Z">
            <w:rPr>
              <w:rFonts w:ascii="Times New Roman" w:hAnsi="Times New Roman"/>
              <w:color w:val="000000" w:themeColor="text1"/>
              <w:sz w:val="20"/>
              <w:szCs w:val="20"/>
            </w:rPr>
          </w:rPrChange>
        </w:rPr>
        <w:t>academic o</w:t>
      </w:r>
      <w:r w:rsidRPr="003F02CB">
        <w:rPr>
          <w:rFonts w:ascii="Times New Roman" w:hAnsi="Times New Roman"/>
          <w:color w:val="548DD4" w:themeColor="text2" w:themeTint="99"/>
          <w:spacing w:val="-4"/>
          <w:sz w:val="20"/>
          <w:szCs w:val="20"/>
          <w:rPrChange w:id="457" w:author="W. Hu" w:date="2011-08-10T18:49:00Z">
            <w:rPr>
              <w:rFonts w:ascii="Times New Roman" w:hAnsi="Times New Roman"/>
              <w:color w:val="000000" w:themeColor="text1"/>
              <w:spacing w:val="-4"/>
              <w:sz w:val="20"/>
              <w:szCs w:val="20"/>
            </w:rPr>
          </w:rPrChange>
        </w:rPr>
        <w:t>f</w:t>
      </w:r>
      <w:r w:rsidRPr="003F02CB">
        <w:rPr>
          <w:rFonts w:ascii="Times New Roman" w:hAnsi="Times New Roman"/>
          <w:color w:val="548DD4" w:themeColor="text2" w:themeTint="99"/>
          <w:sz w:val="20"/>
          <w:szCs w:val="20"/>
          <w:rPrChange w:id="458" w:author="W. Hu" w:date="2011-08-10T18:49:00Z">
            <w:rPr>
              <w:rFonts w:ascii="Times New Roman" w:hAnsi="Times New Roman"/>
              <w:color w:val="000000" w:themeColor="text1"/>
              <w:sz w:val="20"/>
              <w:szCs w:val="20"/>
            </w:rPr>
          </w:rPrChange>
        </w:rPr>
        <w:t>ficials</w:t>
      </w:r>
      <w:r w:rsidRPr="00193DE2">
        <w:rPr>
          <w:rFonts w:ascii="Times New Roman" w:hAnsi="Times New Roman"/>
          <w:color w:val="000000" w:themeColor="text1"/>
          <w:sz w:val="20"/>
          <w:szCs w:val="20"/>
        </w:rPr>
        <w:t>.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459" w:name="_Toc298161411"/>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459"/>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admission status of applicants accepted into </w:t>
      </w:r>
      <w:ins w:id="460" w:author="W. Hu" w:date="2011-08-10T18:50:00Z">
        <w:r w:rsidR="003F02CB" w:rsidRPr="003F02CB">
          <w:rPr>
            <w:rFonts w:ascii="Times New Roman" w:hAnsi="Times New Roman"/>
            <w:color w:val="548DD4" w:themeColor="text2" w:themeTint="99"/>
            <w:sz w:val="20"/>
            <w:szCs w:val="20"/>
            <w:rPrChange w:id="461" w:author="W. Hu" w:date="2011-08-10T18:50:00Z">
              <w:rPr>
                <w:rFonts w:ascii="Times New Roman" w:hAnsi="Times New Roman"/>
                <w:color w:val="000000" w:themeColor="text1"/>
                <w:sz w:val="20"/>
                <w:szCs w:val="20"/>
              </w:rPr>
            </w:rPrChange>
          </w:rPr>
          <w:t xml:space="preserve">a </w:t>
        </w:r>
      </w:ins>
      <w:del w:id="462" w:author="W. Hu" w:date="2011-08-10T18:50:00Z">
        <w:r w:rsidRPr="003F02CB" w:rsidDel="003F02CB">
          <w:rPr>
            <w:rFonts w:ascii="Times New Roman" w:hAnsi="Times New Roman"/>
            <w:color w:val="548DD4" w:themeColor="text2" w:themeTint="99"/>
            <w:sz w:val="20"/>
            <w:szCs w:val="20"/>
            <w:rPrChange w:id="463" w:author="W. Hu" w:date="2011-08-10T18:50:00Z">
              <w:rPr>
                <w:rFonts w:ascii="Times New Roman" w:hAnsi="Times New Roman"/>
                <w:color w:val="000000" w:themeColor="text1"/>
                <w:sz w:val="20"/>
                <w:szCs w:val="20"/>
              </w:rPr>
            </w:rPrChange>
          </w:rPr>
          <w:delText>the G</w:delText>
        </w:r>
      </w:del>
      <w:ins w:id="464" w:author="W. Hu" w:date="2011-08-10T18:50:00Z">
        <w:r w:rsidR="003F02CB" w:rsidRPr="003F02CB">
          <w:rPr>
            <w:rFonts w:ascii="Times New Roman" w:hAnsi="Times New Roman"/>
            <w:color w:val="548DD4" w:themeColor="text2" w:themeTint="99"/>
            <w:sz w:val="20"/>
            <w:szCs w:val="20"/>
            <w:rPrChange w:id="465" w:author="W. Hu" w:date="2011-08-10T18:50: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466" w:author="W. Hu" w:date="2011-08-10T18:50:00Z">
            <w:rPr>
              <w:rFonts w:ascii="Times New Roman" w:hAnsi="Times New Roman"/>
              <w:color w:val="000000" w:themeColor="text1"/>
              <w:sz w:val="20"/>
              <w:szCs w:val="20"/>
            </w:rPr>
          </w:rPrChange>
        </w:rPr>
        <w:t xml:space="preserve">raduate </w:t>
      </w:r>
      <w:del w:id="467" w:author="W. Hu" w:date="2011-08-10T18:50:00Z">
        <w:r w:rsidRPr="003F02CB" w:rsidDel="003F02CB">
          <w:rPr>
            <w:rFonts w:ascii="Times New Roman" w:hAnsi="Times New Roman"/>
            <w:color w:val="548DD4" w:themeColor="text2" w:themeTint="99"/>
            <w:sz w:val="20"/>
            <w:szCs w:val="20"/>
            <w:rPrChange w:id="468" w:author="W. Hu" w:date="2011-08-10T18:50:00Z">
              <w:rPr>
                <w:rFonts w:ascii="Times New Roman" w:hAnsi="Times New Roman"/>
                <w:color w:val="000000" w:themeColor="text1"/>
                <w:sz w:val="20"/>
                <w:szCs w:val="20"/>
              </w:rPr>
            </w:rPrChange>
          </w:rPr>
          <w:delText>School</w:delText>
        </w:r>
      </w:del>
      <w:ins w:id="469" w:author="W. Hu" w:date="2011-08-10T18:50:00Z">
        <w:r w:rsidR="003F02CB" w:rsidRPr="003F02CB">
          <w:rPr>
            <w:rFonts w:ascii="Times New Roman" w:hAnsi="Times New Roman"/>
            <w:color w:val="548DD4" w:themeColor="text2" w:themeTint="99"/>
            <w:sz w:val="20"/>
            <w:szCs w:val="20"/>
            <w:rPrChange w:id="470" w:author="W. Hu" w:date="2011-08-10T18:50: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CC03BE" w:rsidP="00080D93">
      <w:pPr>
        <w:pStyle w:val="Heading2"/>
        <w:ind w:firstLine="360"/>
        <w:rPr>
          <w:rFonts w:ascii="Times New Roman" w:hAnsi="Times New Roman"/>
          <w:color w:val="000000" w:themeColor="text1"/>
          <w:sz w:val="20"/>
          <w:szCs w:val="20"/>
        </w:rPr>
      </w:pPr>
      <w:r w:rsidRPr="00CC03BE">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693C05" w:rsidRDefault="00693C05"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693C05" w:rsidRDefault="00693C05"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471" w:name="_Toc298161412"/>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471"/>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w:t>
      </w:r>
      <w:r w:rsidRPr="003F02CB">
        <w:rPr>
          <w:rFonts w:ascii="Times New Roman" w:hAnsi="Times New Roman"/>
          <w:color w:val="548DD4" w:themeColor="text2" w:themeTint="99"/>
          <w:sz w:val="20"/>
          <w:szCs w:val="20"/>
          <w:rPrChange w:id="472" w:author="W. Hu" w:date="2011-08-10T18:50:00Z">
            <w:rPr>
              <w:rFonts w:ascii="Times New Roman" w:hAnsi="Times New Roman"/>
              <w:color w:val="000000" w:themeColor="text1"/>
              <w:sz w:val="20"/>
              <w:szCs w:val="20"/>
            </w:rPr>
          </w:rPrChange>
        </w:rPr>
        <w:t xml:space="preserve"> </w:t>
      </w:r>
      <w:ins w:id="473" w:author="W. Hu" w:date="2011-08-10T18:50:00Z">
        <w:r w:rsidR="003F02CB" w:rsidRPr="003F02CB">
          <w:rPr>
            <w:rFonts w:ascii="Times New Roman" w:hAnsi="Times New Roman"/>
            <w:color w:val="548DD4" w:themeColor="text2" w:themeTint="99"/>
            <w:sz w:val="20"/>
            <w:szCs w:val="20"/>
            <w:rPrChange w:id="474" w:author="W. Hu" w:date="2011-08-10T18:50:00Z">
              <w:rPr>
                <w:rFonts w:ascii="Times New Roman" w:hAnsi="Times New Roman"/>
                <w:color w:val="000000" w:themeColor="text1"/>
                <w:sz w:val="20"/>
                <w:szCs w:val="20"/>
              </w:rPr>
            </w:rPrChange>
          </w:rPr>
          <w:t xml:space="preserve">a </w:t>
        </w:r>
      </w:ins>
      <w:del w:id="475" w:author="W. Hu" w:date="2011-08-10T18:50:00Z">
        <w:r w:rsidRPr="003F02CB" w:rsidDel="003F02CB">
          <w:rPr>
            <w:rFonts w:ascii="Times New Roman" w:hAnsi="Times New Roman"/>
            <w:color w:val="548DD4" w:themeColor="text2" w:themeTint="99"/>
            <w:sz w:val="20"/>
            <w:szCs w:val="20"/>
            <w:rPrChange w:id="476" w:author="W. Hu" w:date="2011-08-10T18:50:00Z">
              <w:rPr>
                <w:rFonts w:ascii="Times New Roman" w:hAnsi="Times New Roman"/>
                <w:color w:val="000000" w:themeColor="text1"/>
                <w:sz w:val="20"/>
                <w:szCs w:val="20"/>
              </w:rPr>
            </w:rPrChange>
          </w:rPr>
          <w:delText>the G</w:delText>
        </w:r>
      </w:del>
      <w:ins w:id="477" w:author="W. Hu" w:date="2011-08-10T18:50:00Z">
        <w:r w:rsidR="003F02CB" w:rsidRPr="003F02CB">
          <w:rPr>
            <w:rFonts w:ascii="Times New Roman" w:hAnsi="Times New Roman"/>
            <w:color w:val="548DD4" w:themeColor="text2" w:themeTint="99"/>
            <w:sz w:val="20"/>
            <w:szCs w:val="20"/>
            <w:rPrChange w:id="478" w:author="W. Hu" w:date="2011-08-10T18:50: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479" w:author="W. Hu" w:date="2011-08-10T18:50:00Z">
            <w:rPr>
              <w:rFonts w:ascii="Times New Roman" w:hAnsi="Times New Roman"/>
              <w:color w:val="000000" w:themeColor="text1"/>
              <w:sz w:val="20"/>
              <w:szCs w:val="20"/>
            </w:rPr>
          </w:rPrChange>
        </w:rPr>
        <w:t xml:space="preserve">raduate </w:t>
      </w:r>
      <w:del w:id="480" w:author="W. Hu" w:date="2011-08-10T18:50:00Z">
        <w:r w:rsidRPr="003F02CB" w:rsidDel="003F02CB">
          <w:rPr>
            <w:rFonts w:ascii="Times New Roman" w:hAnsi="Times New Roman"/>
            <w:color w:val="548DD4" w:themeColor="text2" w:themeTint="99"/>
            <w:sz w:val="20"/>
            <w:szCs w:val="20"/>
            <w:rPrChange w:id="481" w:author="W. Hu" w:date="2011-08-10T18:50:00Z">
              <w:rPr>
                <w:rFonts w:ascii="Times New Roman" w:hAnsi="Times New Roman"/>
                <w:color w:val="000000" w:themeColor="text1"/>
                <w:sz w:val="20"/>
                <w:szCs w:val="20"/>
              </w:rPr>
            </w:rPrChange>
          </w:rPr>
          <w:delText>School</w:delText>
        </w:r>
      </w:del>
      <w:ins w:id="482" w:author="W. Hu" w:date="2011-08-10T18:50:00Z">
        <w:r w:rsidR="003F02CB" w:rsidRPr="003F02CB">
          <w:rPr>
            <w:rFonts w:ascii="Times New Roman" w:hAnsi="Times New Roman"/>
            <w:color w:val="548DD4" w:themeColor="text2" w:themeTint="99"/>
            <w:sz w:val="20"/>
            <w:szCs w:val="20"/>
            <w:rPrChange w:id="483" w:author="W. Hu" w:date="2011-08-10T18:50: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484" w:name="_Toc298161413"/>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48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485" w:name="_Toc298161414"/>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48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students with senior standing may be admitted to non-degree status in </w:t>
      </w:r>
      <w:ins w:id="486" w:author="W. Hu" w:date="2011-08-10T18:51:00Z">
        <w:r w:rsidR="003F02CB" w:rsidRPr="003F02CB">
          <w:rPr>
            <w:rFonts w:ascii="Times New Roman" w:hAnsi="Times New Roman"/>
            <w:color w:val="548DD4" w:themeColor="text2" w:themeTint="99"/>
            <w:sz w:val="20"/>
            <w:szCs w:val="20"/>
            <w:rPrChange w:id="487" w:author="W. Hu" w:date="2011-08-10T18:52:00Z">
              <w:rPr>
                <w:rFonts w:ascii="Times New Roman" w:hAnsi="Times New Roman"/>
                <w:color w:val="000000" w:themeColor="text1"/>
                <w:sz w:val="20"/>
                <w:szCs w:val="20"/>
              </w:rPr>
            </w:rPrChange>
          </w:rPr>
          <w:t xml:space="preserve">a </w:t>
        </w:r>
      </w:ins>
      <w:del w:id="488" w:author="W. Hu" w:date="2011-08-10T18:51:00Z">
        <w:r w:rsidRPr="003F02CB" w:rsidDel="003F02CB">
          <w:rPr>
            <w:rFonts w:ascii="Times New Roman" w:hAnsi="Times New Roman"/>
            <w:color w:val="548DD4" w:themeColor="text2" w:themeTint="99"/>
            <w:sz w:val="20"/>
            <w:szCs w:val="20"/>
            <w:rPrChange w:id="489" w:author="W. Hu" w:date="2011-08-10T18:52:00Z">
              <w:rPr>
                <w:rFonts w:ascii="Times New Roman" w:hAnsi="Times New Roman"/>
                <w:color w:val="000000" w:themeColor="text1"/>
                <w:sz w:val="20"/>
                <w:szCs w:val="20"/>
              </w:rPr>
            </w:rPrChange>
          </w:rPr>
          <w:delText>the G</w:delText>
        </w:r>
      </w:del>
      <w:ins w:id="490" w:author="W. Hu" w:date="2011-08-10T18:51:00Z">
        <w:r w:rsidR="003F02CB" w:rsidRPr="003F02CB">
          <w:rPr>
            <w:rFonts w:ascii="Times New Roman" w:hAnsi="Times New Roman"/>
            <w:color w:val="548DD4" w:themeColor="text2" w:themeTint="99"/>
            <w:sz w:val="20"/>
            <w:szCs w:val="20"/>
            <w:rPrChange w:id="491" w:author="W. Hu" w:date="2011-08-10T18:52: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492" w:author="W. Hu" w:date="2011-08-10T18:52:00Z">
            <w:rPr>
              <w:rFonts w:ascii="Times New Roman" w:hAnsi="Times New Roman"/>
              <w:color w:val="000000" w:themeColor="text1"/>
              <w:sz w:val="20"/>
              <w:szCs w:val="20"/>
            </w:rPr>
          </w:rPrChange>
        </w:rPr>
        <w:t xml:space="preserve">raduate </w:t>
      </w:r>
      <w:del w:id="493" w:author="W. Hu" w:date="2011-08-10T18:51:00Z">
        <w:r w:rsidRPr="003F02CB" w:rsidDel="003F02CB">
          <w:rPr>
            <w:rFonts w:ascii="Times New Roman" w:hAnsi="Times New Roman"/>
            <w:color w:val="548DD4" w:themeColor="text2" w:themeTint="99"/>
            <w:sz w:val="20"/>
            <w:szCs w:val="20"/>
            <w:rPrChange w:id="494" w:author="W. Hu" w:date="2011-08-10T18:52:00Z">
              <w:rPr>
                <w:rFonts w:ascii="Times New Roman" w:hAnsi="Times New Roman"/>
                <w:color w:val="000000" w:themeColor="text1"/>
                <w:sz w:val="20"/>
                <w:szCs w:val="20"/>
              </w:rPr>
            </w:rPrChange>
          </w:rPr>
          <w:delText>School</w:delText>
        </w:r>
      </w:del>
      <w:ins w:id="495" w:author="W. Hu" w:date="2011-08-10T18:51:00Z">
        <w:r w:rsidR="003F02CB" w:rsidRPr="003F02CB">
          <w:rPr>
            <w:rFonts w:ascii="Times New Roman" w:hAnsi="Times New Roman"/>
            <w:color w:val="548DD4" w:themeColor="text2" w:themeTint="99"/>
            <w:sz w:val="20"/>
            <w:szCs w:val="20"/>
            <w:rPrChange w:id="496" w:author="W. Hu" w:date="2011-08-10T18:52: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and register for graduate courses if each of the following conditions are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w:t>
      </w:r>
      <w:r w:rsidRPr="003F02CB">
        <w:rPr>
          <w:rFonts w:ascii="Times New Roman" w:hAnsi="Times New Roman"/>
          <w:color w:val="548DD4" w:themeColor="text2" w:themeTint="99"/>
          <w:sz w:val="20"/>
          <w:szCs w:val="20"/>
          <w:rPrChange w:id="497" w:author="W. Hu" w:date="2011-08-10T18:52:00Z">
            <w:rPr>
              <w:rFonts w:ascii="Times New Roman" w:hAnsi="Times New Roman"/>
              <w:color w:val="000000" w:themeColor="text1"/>
              <w:sz w:val="20"/>
              <w:szCs w:val="20"/>
            </w:rPr>
          </w:rPrChange>
        </w:rPr>
        <w:t xml:space="preserve"> </w:t>
      </w:r>
      <w:ins w:id="498" w:author="W. Hu" w:date="2011-08-10T18:52:00Z">
        <w:r w:rsidR="003F02CB" w:rsidRPr="003F02CB">
          <w:rPr>
            <w:rFonts w:ascii="Times New Roman" w:hAnsi="Times New Roman"/>
            <w:color w:val="548DD4" w:themeColor="text2" w:themeTint="99"/>
            <w:sz w:val="20"/>
            <w:szCs w:val="20"/>
            <w:rPrChange w:id="499" w:author="W. Hu" w:date="2011-08-10T18:52:00Z">
              <w:rPr>
                <w:rFonts w:ascii="Times New Roman" w:hAnsi="Times New Roman"/>
                <w:color w:val="000000" w:themeColor="text1"/>
                <w:sz w:val="20"/>
                <w:szCs w:val="20"/>
              </w:rPr>
            </w:rPrChange>
          </w:rPr>
          <w:t xml:space="preserve">a </w:t>
        </w:r>
      </w:ins>
      <w:del w:id="500" w:author="W. Hu" w:date="2011-08-10T18:52:00Z">
        <w:r w:rsidRPr="003F02CB" w:rsidDel="003F02CB">
          <w:rPr>
            <w:rFonts w:ascii="Times New Roman" w:hAnsi="Times New Roman"/>
            <w:color w:val="548DD4" w:themeColor="text2" w:themeTint="99"/>
            <w:sz w:val="20"/>
            <w:szCs w:val="20"/>
            <w:rPrChange w:id="501" w:author="W. Hu" w:date="2011-08-10T18:52:00Z">
              <w:rPr>
                <w:rFonts w:ascii="Times New Roman" w:hAnsi="Times New Roman"/>
                <w:color w:val="000000" w:themeColor="text1"/>
                <w:sz w:val="20"/>
                <w:szCs w:val="20"/>
              </w:rPr>
            </w:rPrChange>
          </w:rPr>
          <w:delText>the G</w:delText>
        </w:r>
      </w:del>
      <w:ins w:id="502" w:author="W. Hu" w:date="2011-08-10T18:52:00Z">
        <w:r w:rsidR="003F02CB" w:rsidRPr="003F02CB">
          <w:rPr>
            <w:rFonts w:ascii="Times New Roman" w:hAnsi="Times New Roman"/>
            <w:color w:val="548DD4" w:themeColor="text2" w:themeTint="99"/>
            <w:sz w:val="20"/>
            <w:szCs w:val="20"/>
            <w:rPrChange w:id="503" w:author="W. Hu" w:date="2011-08-10T18:52: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504" w:author="W. Hu" w:date="2011-08-10T18:52:00Z">
            <w:rPr>
              <w:rFonts w:ascii="Times New Roman" w:hAnsi="Times New Roman"/>
              <w:color w:val="000000" w:themeColor="text1"/>
              <w:sz w:val="20"/>
              <w:szCs w:val="20"/>
            </w:rPr>
          </w:rPrChange>
        </w:rPr>
        <w:t xml:space="preserve">raduate </w:t>
      </w:r>
      <w:del w:id="505" w:author="W. Hu" w:date="2011-08-10T18:52:00Z">
        <w:r w:rsidRPr="003F02CB" w:rsidDel="003F02CB">
          <w:rPr>
            <w:rFonts w:ascii="Times New Roman" w:hAnsi="Times New Roman"/>
            <w:color w:val="548DD4" w:themeColor="text2" w:themeTint="99"/>
            <w:sz w:val="20"/>
            <w:szCs w:val="20"/>
            <w:rPrChange w:id="506" w:author="W. Hu" w:date="2011-08-10T18:52:00Z">
              <w:rPr>
                <w:rFonts w:ascii="Times New Roman" w:hAnsi="Times New Roman"/>
                <w:color w:val="000000" w:themeColor="text1"/>
                <w:sz w:val="20"/>
                <w:szCs w:val="20"/>
              </w:rPr>
            </w:rPrChange>
          </w:rPr>
          <w:delText>School</w:delText>
        </w:r>
      </w:del>
      <w:ins w:id="507" w:author="W. Hu" w:date="2011-08-10T18:52:00Z">
        <w:r w:rsidR="003F02CB" w:rsidRPr="003F02CB">
          <w:rPr>
            <w:rFonts w:ascii="Times New Roman" w:hAnsi="Times New Roman"/>
            <w:color w:val="548DD4" w:themeColor="text2" w:themeTint="99"/>
            <w:sz w:val="20"/>
            <w:szCs w:val="20"/>
            <w:rPrChange w:id="508" w:author="W. Hu" w:date="2011-08-10T18:52: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 applies and is accepted as a non-degree student in </w:t>
      </w:r>
      <w:ins w:id="509" w:author="W. Hu" w:date="2011-08-10T18:52:00Z">
        <w:r w:rsidR="003F02CB" w:rsidRPr="003F02CB">
          <w:rPr>
            <w:rFonts w:ascii="Times New Roman" w:hAnsi="Times New Roman"/>
            <w:color w:val="548DD4" w:themeColor="text2" w:themeTint="99"/>
            <w:sz w:val="20"/>
            <w:szCs w:val="20"/>
            <w:rPrChange w:id="510" w:author="W. Hu" w:date="2011-08-10T18:52:00Z">
              <w:rPr>
                <w:rFonts w:ascii="Times New Roman" w:hAnsi="Times New Roman"/>
                <w:color w:val="000000" w:themeColor="text1"/>
                <w:sz w:val="20"/>
                <w:szCs w:val="20"/>
              </w:rPr>
            </w:rPrChange>
          </w:rPr>
          <w:t xml:space="preserve">a </w:t>
        </w:r>
      </w:ins>
      <w:del w:id="511" w:author="W. Hu" w:date="2011-08-10T18:52:00Z">
        <w:r w:rsidRPr="003F02CB" w:rsidDel="003F02CB">
          <w:rPr>
            <w:rFonts w:ascii="Times New Roman" w:hAnsi="Times New Roman"/>
            <w:color w:val="548DD4" w:themeColor="text2" w:themeTint="99"/>
            <w:sz w:val="20"/>
            <w:szCs w:val="20"/>
            <w:rPrChange w:id="512" w:author="W. Hu" w:date="2011-08-10T18:52:00Z">
              <w:rPr>
                <w:rFonts w:ascii="Times New Roman" w:hAnsi="Times New Roman"/>
                <w:color w:val="000000" w:themeColor="text1"/>
                <w:sz w:val="20"/>
                <w:szCs w:val="20"/>
              </w:rPr>
            </w:rPrChange>
          </w:rPr>
          <w:delText>the G</w:delText>
        </w:r>
      </w:del>
      <w:ins w:id="513" w:author="W. Hu" w:date="2011-08-10T18:52:00Z">
        <w:r w:rsidR="003F02CB" w:rsidRPr="003F02CB">
          <w:rPr>
            <w:rFonts w:ascii="Times New Roman" w:hAnsi="Times New Roman"/>
            <w:color w:val="548DD4" w:themeColor="text2" w:themeTint="99"/>
            <w:sz w:val="20"/>
            <w:szCs w:val="20"/>
            <w:rPrChange w:id="514" w:author="W. Hu" w:date="2011-08-10T18:52: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515" w:author="W. Hu" w:date="2011-08-10T18:52:00Z">
            <w:rPr>
              <w:rFonts w:ascii="Times New Roman" w:hAnsi="Times New Roman"/>
              <w:color w:val="000000" w:themeColor="text1"/>
              <w:sz w:val="20"/>
              <w:szCs w:val="20"/>
            </w:rPr>
          </w:rPrChange>
        </w:rPr>
        <w:t xml:space="preserve">raduate </w:t>
      </w:r>
      <w:del w:id="516" w:author="W. Hu" w:date="2011-08-10T18:52:00Z">
        <w:r w:rsidRPr="003F02CB" w:rsidDel="003F02CB">
          <w:rPr>
            <w:rFonts w:ascii="Times New Roman" w:hAnsi="Times New Roman"/>
            <w:color w:val="548DD4" w:themeColor="text2" w:themeTint="99"/>
            <w:sz w:val="20"/>
            <w:szCs w:val="20"/>
            <w:rPrChange w:id="517" w:author="W. Hu" w:date="2011-08-10T18:52:00Z">
              <w:rPr>
                <w:rFonts w:ascii="Times New Roman" w:hAnsi="Times New Roman"/>
                <w:color w:val="000000" w:themeColor="text1"/>
                <w:sz w:val="20"/>
                <w:szCs w:val="20"/>
              </w:rPr>
            </w:rPrChange>
          </w:rPr>
          <w:delText>School</w:delText>
        </w:r>
      </w:del>
      <w:ins w:id="518" w:author="W. Hu" w:date="2011-08-10T18:52:00Z">
        <w:r w:rsidR="003F02CB" w:rsidRPr="003F02CB">
          <w:rPr>
            <w:rFonts w:ascii="Times New Roman" w:hAnsi="Times New Roman"/>
            <w:color w:val="548DD4" w:themeColor="text2" w:themeTint="99"/>
            <w:sz w:val="20"/>
            <w:szCs w:val="20"/>
            <w:rPrChange w:id="519" w:author="W. Hu" w:date="2011-08-10T18:52: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w:t>
      </w:r>
      <w:r w:rsidRPr="003F02CB">
        <w:rPr>
          <w:rFonts w:ascii="Times New Roman" w:hAnsi="Times New Roman"/>
          <w:color w:val="548DD4" w:themeColor="text2" w:themeTint="99"/>
          <w:sz w:val="20"/>
          <w:szCs w:val="20"/>
          <w:rPrChange w:id="520" w:author="W. Hu" w:date="2011-08-10T18:53:00Z">
            <w:rPr>
              <w:rFonts w:ascii="Times New Roman" w:hAnsi="Times New Roman"/>
              <w:color w:val="000000" w:themeColor="text1"/>
              <w:sz w:val="20"/>
              <w:szCs w:val="20"/>
            </w:rPr>
          </w:rPrChange>
        </w:rPr>
        <w:t xml:space="preserve"> </w:t>
      </w:r>
      <w:ins w:id="521" w:author="W. Hu" w:date="2011-08-10T18:52:00Z">
        <w:r w:rsidR="003F02CB" w:rsidRPr="003F02CB">
          <w:rPr>
            <w:rFonts w:ascii="Times New Roman" w:hAnsi="Times New Roman"/>
            <w:color w:val="548DD4" w:themeColor="text2" w:themeTint="99"/>
            <w:sz w:val="20"/>
            <w:szCs w:val="20"/>
            <w:rPrChange w:id="522" w:author="W. Hu" w:date="2011-08-10T18:53:00Z">
              <w:rPr>
                <w:rFonts w:ascii="Times New Roman" w:hAnsi="Times New Roman"/>
                <w:color w:val="000000" w:themeColor="text1"/>
                <w:sz w:val="20"/>
                <w:szCs w:val="20"/>
              </w:rPr>
            </w:rPrChange>
          </w:rPr>
          <w:t xml:space="preserve">a </w:t>
        </w:r>
      </w:ins>
      <w:del w:id="523" w:author="W. Hu" w:date="2011-08-10T18:52:00Z">
        <w:r w:rsidRPr="003F02CB" w:rsidDel="003F02CB">
          <w:rPr>
            <w:rFonts w:ascii="Times New Roman" w:hAnsi="Times New Roman"/>
            <w:color w:val="548DD4" w:themeColor="text2" w:themeTint="99"/>
            <w:sz w:val="20"/>
            <w:szCs w:val="20"/>
            <w:rPrChange w:id="524" w:author="W. Hu" w:date="2011-08-10T18:53:00Z">
              <w:rPr>
                <w:rFonts w:ascii="Times New Roman" w:hAnsi="Times New Roman"/>
                <w:color w:val="000000" w:themeColor="text1"/>
                <w:sz w:val="20"/>
                <w:szCs w:val="20"/>
              </w:rPr>
            </w:rPrChange>
          </w:rPr>
          <w:delText xml:space="preserve">the </w:delText>
        </w:r>
      </w:del>
      <w:del w:id="525" w:author="W. Hu" w:date="2011-08-10T18:53:00Z">
        <w:r w:rsidRPr="003F02CB" w:rsidDel="003F02CB">
          <w:rPr>
            <w:rFonts w:ascii="Times New Roman" w:hAnsi="Times New Roman"/>
            <w:color w:val="548DD4" w:themeColor="text2" w:themeTint="99"/>
            <w:sz w:val="20"/>
            <w:szCs w:val="20"/>
            <w:rPrChange w:id="526" w:author="W. Hu" w:date="2011-08-10T18:53:00Z">
              <w:rPr>
                <w:rFonts w:ascii="Times New Roman" w:hAnsi="Times New Roman"/>
                <w:color w:val="000000" w:themeColor="text1"/>
                <w:sz w:val="20"/>
                <w:szCs w:val="20"/>
              </w:rPr>
            </w:rPrChange>
          </w:rPr>
          <w:delText>G</w:delText>
        </w:r>
      </w:del>
      <w:ins w:id="527" w:author="W. Hu" w:date="2011-08-10T18:53:00Z">
        <w:r w:rsidR="003F02CB" w:rsidRPr="003F02CB">
          <w:rPr>
            <w:rFonts w:ascii="Times New Roman" w:hAnsi="Times New Roman"/>
            <w:color w:val="548DD4" w:themeColor="text2" w:themeTint="99"/>
            <w:sz w:val="20"/>
            <w:szCs w:val="20"/>
            <w:rPrChange w:id="528" w:author="W. Hu" w:date="2011-08-10T18:53: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529" w:author="W. Hu" w:date="2011-08-10T18:53:00Z">
            <w:rPr>
              <w:rFonts w:ascii="Times New Roman" w:hAnsi="Times New Roman"/>
              <w:color w:val="000000" w:themeColor="text1"/>
              <w:sz w:val="20"/>
              <w:szCs w:val="20"/>
            </w:rPr>
          </w:rPrChange>
        </w:rPr>
        <w:t xml:space="preserve">raduate </w:t>
      </w:r>
      <w:del w:id="530" w:author="W. Hu" w:date="2011-08-10T18:53:00Z">
        <w:r w:rsidRPr="003F02CB" w:rsidDel="003F02CB">
          <w:rPr>
            <w:rFonts w:ascii="Times New Roman" w:hAnsi="Times New Roman"/>
            <w:color w:val="548DD4" w:themeColor="text2" w:themeTint="99"/>
            <w:sz w:val="20"/>
            <w:szCs w:val="20"/>
            <w:rPrChange w:id="531" w:author="W. Hu" w:date="2011-08-10T18:53:00Z">
              <w:rPr>
                <w:rFonts w:ascii="Times New Roman" w:hAnsi="Times New Roman"/>
                <w:color w:val="000000" w:themeColor="text1"/>
                <w:sz w:val="20"/>
                <w:szCs w:val="20"/>
              </w:rPr>
            </w:rPrChange>
          </w:rPr>
          <w:delText>School</w:delText>
        </w:r>
      </w:del>
      <w:ins w:id="532" w:author="W. Hu" w:date="2011-08-10T18:53:00Z">
        <w:r w:rsidR="003F02CB" w:rsidRPr="003F02CB">
          <w:rPr>
            <w:rFonts w:ascii="Times New Roman" w:hAnsi="Times New Roman"/>
            <w:color w:val="548DD4" w:themeColor="text2" w:themeTint="99"/>
            <w:sz w:val="20"/>
            <w:szCs w:val="20"/>
            <w:rPrChange w:id="533" w:author="W. Hu" w:date="2011-08-10T18:53: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and accepted as non-degree students in </w:t>
      </w:r>
      <w:ins w:id="534" w:author="W. Hu" w:date="2011-08-10T18:53:00Z">
        <w:r w:rsidR="003F02CB" w:rsidRPr="003F02CB">
          <w:rPr>
            <w:rFonts w:ascii="Times New Roman" w:hAnsi="Times New Roman"/>
            <w:color w:val="548DD4" w:themeColor="text2" w:themeTint="99"/>
            <w:sz w:val="20"/>
            <w:szCs w:val="20"/>
            <w:rPrChange w:id="535" w:author="W. Hu" w:date="2011-08-10T18:53:00Z">
              <w:rPr>
                <w:rFonts w:ascii="Times New Roman" w:hAnsi="Times New Roman"/>
                <w:color w:val="000000" w:themeColor="text1"/>
                <w:sz w:val="20"/>
                <w:szCs w:val="20"/>
              </w:rPr>
            </w:rPrChange>
          </w:rPr>
          <w:t xml:space="preserve">a </w:t>
        </w:r>
      </w:ins>
      <w:del w:id="536" w:author="W. Hu" w:date="2011-08-10T18:53:00Z">
        <w:r w:rsidRPr="003F02CB" w:rsidDel="003F02CB">
          <w:rPr>
            <w:rFonts w:ascii="Times New Roman" w:hAnsi="Times New Roman"/>
            <w:color w:val="548DD4" w:themeColor="text2" w:themeTint="99"/>
            <w:sz w:val="20"/>
            <w:szCs w:val="20"/>
            <w:rPrChange w:id="537" w:author="W. Hu" w:date="2011-08-10T18:53:00Z">
              <w:rPr>
                <w:rFonts w:ascii="Times New Roman" w:hAnsi="Times New Roman"/>
                <w:color w:val="000000" w:themeColor="text1"/>
                <w:sz w:val="20"/>
                <w:szCs w:val="20"/>
              </w:rPr>
            </w:rPrChange>
          </w:rPr>
          <w:delText>the G</w:delText>
        </w:r>
      </w:del>
      <w:ins w:id="538" w:author="W. Hu" w:date="2011-08-10T18:53:00Z">
        <w:r w:rsidR="003F02CB" w:rsidRPr="003F02CB">
          <w:rPr>
            <w:rFonts w:ascii="Times New Roman" w:hAnsi="Times New Roman"/>
            <w:color w:val="548DD4" w:themeColor="text2" w:themeTint="99"/>
            <w:sz w:val="20"/>
            <w:szCs w:val="20"/>
            <w:rPrChange w:id="539" w:author="W. Hu" w:date="2011-08-10T18:53: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540" w:author="W. Hu" w:date="2011-08-10T18:53:00Z">
            <w:rPr>
              <w:rFonts w:ascii="Times New Roman" w:hAnsi="Times New Roman"/>
              <w:color w:val="000000" w:themeColor="text1"/>
              <w:sz w:val="20"/>
              <w:szCs w:val="20"/>
            </w:rPr>
          </w:rPrChange>
        </w:rPr>
        <w:t xml:space="preserve">raduate </w:t>
      </w:r>
      <w:del w:id="541" w:author="W. Hu" w:date="2011-08-10T18:53:00Z">
        <w:r w:rsidRPr="003F02CB" w:rsidDel="003F02CB">
          <w:rPr>
            <w:rFonts w:ascii="Times New Roman" w:hAnsi="Times New Roman"/>
            <w:color w:val="548DD4" w:themeColor="text2" w:themeTint="99"/>
            <w:sz w:val="20"/>
            <w:szCs w:val="20"/>
            <w:rPrChange w:id="542" w:author="W. Hu" w:date="2011-08-10T18:53:00Z">
              <w:rPr>
                <w:rFonts w:ascii="Times New Roman" w:hAnsi="Times New Roman"/>
                <w:color w:val="000000" w:themeColor="text1"/>
                <w:sz w:val="20"/>
                <w:szCs w:val="20"/>
              </w:rPr>
            </w:rPrChange>
          </w:rPr>
          <w:delText>School</w:delText>
        </w:r>
      </w:del>
      <w:ins w:id="543" w:author="W. Hu" w:date="2011-08-10T18:53:00Z">
        <w:r w:rsidR="003F02CB" w:rsidRPr="003F02CB">
          <w:rPr>
            <w:rFonts w:ascii="Times New Roman" w:hAnsi="Times New Roman"/>
            <w:color w:val="548DD4" w:themeColor="text2" w:themeTint="99"/>
            <w:sz w:val="20"/>
            <w:szCs w:val="20"/>
            <w:rPrChange w:id="544" w:author="W. Hu" w:date="2011-08-10T18:53: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545" w:name="_Toc298161415"/>
      <w:r w:rsidRPr="00193DE2">
        <w:rPr>
          <w:rFonts w:ascii="Times New Roman" w:hAnsi="Times New Roman"/>
          <w:bCs w:val="0"/>
          <w:color w:val="000000" w:themeColor="text1"/>
          <w:sz w:val="20"/>
          <w:szCs w:val="20"/>
        </w:rPr>
        <w:t>Change in Status</w:t>
      </w:r>
      <w:bookmarkEnd w:id="54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student admitted to </w:t>
      </w:r>
      <w:ins w:id="546" w:author="W. Hu" w:date="2011-08-10T18:53:00Z">
        <w:r w:rsidR="003F02CB" w:rsidRPr="003F02CB">
          <w:rPr>
            <w:rFonts w:ascii="Times New Roman" w:hAnsi="Times New Roman"/>
            <w:color w:val="548DD4" w:themeColor="text2" w:themeTint="99"/>
            <w:sz w:val="20"/>
            <w:szCs w:val="20"/>
            <w:rPrChange w:id="547" w:author="W. Hu" w:date="2011-08-10T18:53:00Z">
              <w:rPr>
                <w:rFonts w:ascii="Times New Roman" w:hAnsi="Times New Roman"/>
                <w:color w:val="000000" w:themeColor="text1"/>
                <w:sz w:val="20"/>
                <w:szCs w:val="20"/>
              </w:rPr>
            </w:rPrChange>
          </w:rPr>
          <w:t xml:space="preserve">a </w:t>
        </w:r>
      </w:ins>
      <w:del w:id="548" w:author="W. Hu" w:date="2011-08-10T18:53:00Z">
        <w:r w:rsidRPr="003F02CB" w:rsidDel="003F02CB">
          <w:rPr>
            <w:rFonts w:ascii="Times New Roman" w:hAnsi="Times New Roman"/>
            <w:color w:val="548DD4" w:themeColor="text2" w:themeTint="99"/>
            <w:sz w:val="20"/>
            <w:szCs w:val="20"/>
            <w:rPrChange w:id="549" w:author="W. Hu" w:date="2011-08-10T18:53:00Z">
              <w:rPr>
                <w:rFonts w:ascii="Times New Roman" w:hAnsi="Times New Roman"/>
                <w:color w:val="000000" w:themeColor="text1"/>
                <w:sz w:val="20"/>
                <w:szCs w:val="20"/>
              </w:rPr>
            </w:rPrChange>
          </w:rPr>
          <w:delText>the G</w:delText>
        </w:r>
      </w:del>
      <w:ins w:id="550" w:author="W. Hu" w:date="2011-08-10T18:53:00Z">
        <w:r w:rsidR="003F02CB" w:rsidRPr="003F02CB">
          <w:rPr>
            <w:rFonts w:ascii="Times New Roman" w:hAnsi="Times New Roman"/>
            <w:color w:val="548DD4" w:themeColor="text2" w:themeTint="99"/>
            <w:sz w:val="20"/>
            <w:szCs w:val="20"/>
            <w:rPrChange w:id="551" w:author="W. Hu" w:date="2011-08-10T18:53: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552" w:author="W. Hu" w:date="2011-08-10T18:53:00Z">
            <w:rPr>
              <w:rFonts w:ascii="Times New Roman" w:hAnsi="Times New Roman"/>
              <w:color w:val="000000" w:themeColor="text1"/>
              <w:sz w:val="20"/>
              <w:szCs w:val="20"/>
            </w:rPr>
          </w:rPrChange>
        </w:rPr>
        <w:t xml:space="preserve">raduate </w:t>
      </w:r>
      <w:del w:id="553" w:author="W. Hu" w:date="2011-08-10T18:53:00Z">
        <w:r w:rsidRPr="003F02CB" w:rsidDel="003F02CB">
          <w:rPr>
            <w:rFonts w:ascii="Times New Roman" w:hAnsi="Times New Roman"/>
            <w:color w:val="548DD4" w:themeColor="text2" w:themeTint="99"/>
            <w:sz w:val="20"/>
            <w:szCs w:val="20"/>
            <w:rPrChange w:id="554" w:author="W. Hu" w:date="2011-08-10T18:53:00Z">
              <w:rPr>
                <w:rFonts w:ascii="Times New Roman" w:hAnsi="Times New Roman"/>
                <w:color w:val="000000" w:themeColor="text1"/>
                <w:sz w:val="20"/>
                <w:szCs w:val="20"/>
              </w:rPr>
            </w:rPrChange>
          </w:rPr>
          <w:delText>School</w:delText>
        </w:r>
      </w:del>
      <w:ins w:id="555" w:author="W. Hu" w:date="2011-08-10T18:53:00Z">
        <w:r w:rsidR="003F02CB" w:rsidRPr="003F02CB">
          <w:rPr>
            <w:rFonts w:ascii="Times New Roman" w:hAnsi="Times New Roman"/>
            <w:color w:val="548DD4" w:themeColor="text2" w:themeTint="99"/>
            <w:sz w:val="20"/>
            <w:szCs w:val="20"/>
            <w:rPrChange w:id="556" w:author="W. Hu" w:date="2011-08-10T18:53: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remains in his or her original academic status until notified in writing by the</w:t>
      </w:r>
      <w:r w:rsidRPr="003F02CB">
        <w:rPr>
          <w:rFonts w:ascii="Times New Roman" w:hAnsi="Times New Roman"/>
          <w:color w:val="548DD4" w:themeColor="text2" w:themeTint="99"/>
          <w:sz w:val="20"/>
          <w:szCs w:val="20"/>
          <w:rPrChange w:id="557" w:author="W. Hu" w:date="2011-08-10T18:54:00Z">
            <w:rPr>
              <w:rFonts w:ascii="Times New Roman" w:hAnsi="Times New Roman"/>
              <w:color w:val="000000" w:themeColor="text1"/>
              <w:sz w:val="20"/>
              <w:szCs w:val="20"/>
            </w:rPr>
          </w:rPrChange>
        </w:rPr>
        <w:t xml:space="preserve"> </w:t>
      </w:r>
      <w:del w:id="558" w:author="W. Hu" w:date="2011-08-10T18:54:00Z">
        <w:r w:rsidRPr="003F02CB" w:rsidDel="003F02CB">
          <w:rPr>
            <w:rFonts w:ascii="Times New Roman" w:hAnsi="Times New Roman"/>
            <w:color w:val="548DD4" w:themeColor="text2" w:themeTint="99"/>
            <w:sz w:val="20"/>
            <w:szCs w:val="20"/>
            <w:rPrChange w:id="559" w:author="W. Hu" w:date="2011-08-10T18:54:00Z">
              <w:rPr>
                <w:rFonts w:ascii="Times New Roman" w:hAnsi="Times New Roman"/>
                <w:color w:val="000000" w:themeColor="text1"/>
                <w:sz w:val="20"/>
                <w:szCs w:val="20"/>
              </w:rPr>
            </w:rPrChange>
          </w:rPr>
          <w:delText xml:space="preserve">Dean of the </w:delText>
        </w:r>
      </w:del>
      <w:r w:rsidRPr="003F02CB">
        <w:rPr>
          <w:rFonts w:ascii="Times New Roman" w:hAnsi="Times New Roman"/>
          <w:color w:val="548DD4" w:themeColor="text2" w:themeTint="99"/>
          <w:sz w:val="20"/>
          <w:szCs w:val="20"/>
          <w:rPrChange w:id="560" w:author="W. Hu" w:date="2011-08-10T18:54:00Z">
            <w:rPr>
              <w:rFonts w:ascii="Times New Roman" w:hAnsi="Times New Roman"/>
              <w:color w:val="000000" w:themeColor="text1"/>
              <w:sz w:val="20"/>
              <w:szCs w:val="20"/>
            </w:rPr>
          </w:rPrChange>
        </w:rPr>
        <w:t xml:space="preserve">Graduate </w:t>
      </w:r>
      <w:ins w:id="561" w:author="W. Hu" w:date="2011-08-10T18:54:00Z">
        <w:r w:rsidR="003F02CB" w:rsidRPr="003F02CB">
          <w:rPr>
            <w:rFonts w:ascii="Times New Roman" w:hAnsi="Times New Roman"/>
            <w:color w:val="548DD4" w:themeColor="text2" w:themeTint="99"/>
            <w:sz w:val="20"/>
            <w:szCs w:val="20"/>
            <w:rPrChange w:id="562" w:author="W. Hu" w:date="2011-08-10T18:54:00Z">
              <w:rPr>
                <w:rFonts w:ascii="Times New Roman" w:hAnsi="Times New Roman"/>
                <w:color w:val="000000" w:themeColor="text1"/>
                <w:sz w:val="20"/>
                <w:szCs w:val="20"/>
              </w:rPr>
            </w:rPrChange>
          </w:rPr>
          <w:t xml:space="preserve">Admissions </w:t>
        </w:r>
      </w:ins>
      <w:del w:id="563" w:author="W. Hu" w:date="2011-08-10T18:54:00Z">
        <w:r w:rsidRPr="003F02CB" w:rsidDel="003F02CB">
          <w:rPr>
            <w:rFonts w:ascii="Times New Roman" w:hAnsi="Times New Roman"/>
            <w:color w:val="548DD4" w:themeColor="text2" w:themeTint="99"/>
            <w:sz w:val="20"/>
            <w:szCs w:val="20"/>
            <w:rPrChange w:id="564" w:author="W. Hu" w:date="2011-08-10T18:54:00Z">
              <w:rPr>
                <w:rFonts w:ascii="Times New Roman" w:hAnsi="Times New Roman"/>
                <w:color w:val="000000" w:themeColor="text1"/>
                <w:sz w:val="20"/>
                <w:szCs w:val="20"/>
              </w:rPr>
            </w:rPrChange>
          </w:rPr>
          <w:delText>School</w:delText>
        </w:r>
      </w:del>
      <w:ins w:id="565" w:author="W. Hu" w:date="2011-08-10T18:54:00Z">
        <w:r w:rsidR="003F02CB" w:rsidRPr="003F02CB">
          <w:rPr>
            <w:rFonts w:ascii="Times New Roman" w:hAnsi="Times New Roman"/>
            <w:color w:val="548DD4" w:themeColor="text2" w:themeTint="99"/>
            <w:sz w:val="20"/>
            <w:szCs w:val="20"/>
            <w:rPrChange w:id="566" w:author="W. Hu" w:date="2011-08-10T18:54:00Z">
              <w:rPr>
                <w:rFonts w:ascii="Times New Roman" w:hAnsi="Times New Roman"/>
                <w:color w:val="000000" w:themeColor="text1"/>
                <w:sz w:val="20"/>
                <w:szCs w:val="20"/>
              </w:rPr>
            </w:rPrChange>
          </w:rPr>
          <w:t>Office</w:t>
        </w:r>
      </w:ins>
      <w:r w:rsidRPr="00193DE2">
        <w:rPr>
          <w:rFonts w:ascii="Times New Roman" w:hAnsi="Times New Roman"/>
          <w:color w:val="000000" w:themeColor="text1"/>
          <w:sz w:val="20"/>
          <w:szCs w:val="20"/>
        </w:rPr>
        <w:t xml:space="preserve">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567" w:name="_Toc298161416"/>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56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admission acceptance status may be appealed. Information regarding appeal procedures may be secured from the </w:t>
      </w:r>
      <w:r w:rsidRPr="003F02CB">
        <w:rPr>
          <w:rFonts w:ascii="Times New Roman" w:hAnsi="Times New Roman"/>
          <w:color w:val="548DD4" w:themeColor="text2" w:themeTint="99"/>
          <w:sz w:val="20"/>
          <w:szCs w:val="20"/>
          <w:rPrChange w:id="568" w:author="W. Hu" w:date="2011-08-10T18:54:00Z">
            <w:rPr>
              <w:rFonts w:ascii="Times New Roman" w:hAnsi="Times New Roman"/>
              <w:color w:val="000000" w:themeColor="text1"/>
              <w:sz w:val="20"/>
              <w:szCs w:val="20"/>
            </w:rPr>
          </w:rPrChange>
        </w:rPr>
        <w:t xml:space="preserve">Graduate </w:t>
      </w:r>
      <w:del w:id="569" w:author="W. Hu" w:date="2011-08-10T18:54:00Z">
        <w:r w:rsidRPr="003F02CB" w:rsidDel="003F02CB">
          <w:rPr>
            <w:rFonts w:ascii="Times New Roman" w:hAnsi="Times New Roman"/>
            <w:color w:val="548DD4" w:themeColor="text2" w:themeTint="99"/>
            <w:sz w:val="20"/>
            <w:szCs w:val="20"/>
            <w:rPrChange w:id="570" w:author="W. Hu" w:date="2011-08-10T18:54:00Z">
              <w:rPr>
                <w:rFonts w:ascii="Times New Roman" w:hAnsi="Times New Roman"/>
                <w:color w:val="000000" w:themeColor="text1"/>
                <w:sz w:val="20"/>
                <w:szCs w:val="20"/>
              </w:rPr>
            </w:rPrChange>
          </w:rPr>
          <w:delText>School</w:delText>
        </w:r>
      </w:del>
      <w:ins w:id="571" w:author="W. Hu" w:date="2011-08-10T18:54:00Z">
        <w:r w:rsidR="003F02CB" w:rsidRPr="003F02CB">
          <w:rPr>
            <w:rFonts w:ascii="Times New Roman" w:hAnsi="Times New Roman"/>
            <w:color w:val="548DD4" w:themeColor="text2" w:themeTint="99"/>
            <w:sz w:val="20"/>
            <w:szCs w:val="20"/>
            <w:rPrChange w:id="572" w:author="W. Hu" w:date="2011-08-10T18:54:00Z">
              <w:rPr>
                <w:rFonts w:ascii="Times New Roman" w:hAnsi="Times New Roman"/>
                <w:color w:val="000000" w:themeColor="text1"/>
                <w:sz w:val="20"/>
                <w:szCs w:val="20"/>
              </w:rPr>
            </w:rPrChange>
          </w:rPr>
          <w:t>Admissions</w:t>
        </w:r>
      </w:ins>
      <w:r w:rsidRPr="003F02CB">
        <w:rPr>
          <w:rFonts w:ascii="Times New Roman" w:hAnsi="Times New Roman"/>
          <w:color w:val="548DD4" w:themeColor="text2" w:themeTint="99"/>
          <w:sz w:val="20"/>
          <w:szCs w:val="20"/>
          <w:rPrChange w:id="573" w:author="W. Hu" w:date="2011-08-10T18:54:00Z">
            <w:rPr>
              <w:rFonts w:ascii="Times New Roman" w:hAnsi="Times New Roman"/>
              <w:color w:val="000000" w:themeColor="text1"/>
              <w:sz w:val="20"/>
              <w:szCs w:val="20"/>
            </w:rPr>
          </w:rPrChange>
        </w:rPr>
        <w:t xml:space="preserve"> o</w:t>
      </w:r>
      <w:r w:rsidRPr="003F02CB">
        <w:rPr>
          <w:rFonts w:ascii="Times New Roman" w:hAnsi="Times New Roman"/>
          <w:color w:val="548DD4" w:themeColor="text2" w:themeTint="99"/>
          <w:spacing w:val="-4"/>
          <w:sz w:val="20"/>
          <w:szCs w:val="20"/>
          <w:rPrChange w:id="574" w:author="W. Hu" w:date="2011-08-10T18:54:00Z">
            <w:rPr>
              <w:rFonts w:ascii="Times New Roman" w:hAnsi="Times New Roman"/>
              <w:color w:val="000000" w:themeColor="text1"/>
              <w:spacing w:val="-4"/>
              <w:sz w:val="20"/>
              <w:szCs w:val="20"/>
            </w:rPr>
          </w:rPrChange>
        </w:rPr>
        <w:t>f</w:t>
      </w:r>
      <w:r w:rsidRPr="003F02CB">
        <w:rPr>
          <w:rFonts w:ascii="Times New Roman" w:hAnsi="Times New Roman"/>
          <w:color w:val="548DD4" w:themeColor="text2" w:themeTint="99"/>
          <w:sz w:val="20"/>
          <w:szCs w:val="20"/>
          <w:rPrChange w:id="575" w:author="W. Hu" w:date="2011-08-10T18:54:00Z">
            <w:rPr>
              <w:rFonts w:ascii="Times New Roman" w:hAnsi="Times New Roman"/>
              <w:color w:val="000000" w:themeColor="text1"/>
              <w:sz w:val="20"/>
              <w:szCs w:val="20"/>
            </w:rPr>
          </w:rPrChange>
        </w:rPr>
        <w:t>fice</w:t>
      </w:r>
      <w:r w:rsidRPr="00193DE2">
        <w:rPr>
          <w:rFonts w:ascii="Times New Roman" w:hAnsi="Times New Roman"/>
          <w:color w:val="000000" w:themeColor="text1"/>
          <w:sz w:val="20"/>
          <w:szCs w:val="20"/>
        </w:rPr>
        <w:t>.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576" w:name="_Toc298161417"/>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57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577" w:name="_Toc298161418"/>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57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considered a "full-time" student for the Fall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a student is considered "full- time" with six semester hours. Students who have completed course requirements and are enrolled for thesis hours are also considered “full-time.” Exceptions to this policy are made on a case-by- case basis with the final determination made by </w:t>
      </w:r>
      <w:r w:rsidRPr="003F02CB">
        <w:rPr>
          <w:rFonts w:ascii="Times New Roman" w:hAnsi="Times New Roman"/>
          <w:color w:val="548DD4" w:themeColor="text2" w:themeTint="99"/>
          <w:sz w:val="20"/>
          <w:szCs w:val="20"/>
          <w:rPrChange w:id="578" w:author="W. Hu" w:date="2011-08-10T18:56:00Z">
            <w:rPr>
              <w:rFonts w:ascii="Times New Roman" w:hAnsi="Times New Roman"/>
              <w:color w:val="000000" w:themeColor="text1"/>
              <w:sz w:val="20"/>
              <w:szCs w:val="20"/>
            </w:rPr>
          </w:rPrChange>
        </w:rPr>
        <w:t>the</w:t>
      </w:r>
      <w:ins w:id="579" w:author="W. Hu" w:date="2011-08-10T18:55:00Z">
        <w:r w:rsidR="003F02CB" w:rsidRPr="003F02CB">
          <w:rPr>
            <w:rFonts w:ascii="Times New Roman" w:hAnsi="Times New Roman"/>
            <w:color w:val="548DD4" w:themeColor="text2" w:themeTint="99"/>
            <w:sz w:val="20"/>
            <w:szCs w:val="20"/>
            <w:rPrChange w:id="580" w:author="W. Hu" w:date="2011-08-10T18:56:00Z">
              <w:rPr>
                <w:rFonts w:ascii="Times New Roman" w:hAnsi="Times New Roman"/>
                <w:color w:val="000000" w:themeColor="text1"/>
                <w:sz w:val="20"/>
                <w:szCs w:val="20"/>
              </w:rPr>
            </w:rPrChange>
          </w:rPr>
          <w:t xml:space="preserve"> </w:t>
        </w:r>
      </w:ins>
      <w:del w:id="581" w:author="W. Hu" w:date="2011-08-10T18:55:00Z">
        <w:r w:rsidRPr="003F02CB" w:rsidDel="003F02CB">
          <w:rPr>
            <w:rFonts w:ascii="Times New Roman" w:hAnsi="Times New Roman"/>
            <w:color w:val="548DD4" w:themeColor="text2" w:themeTint="99"/>
            <w:sz w:val="20"/>
            <w:szCs w:val="20"/>
            <w:rPrChange w:id="582" w:author="W. Hu" w:date="2011-08-10T18:56:00Z">
              <w:rPr>
                <w:rFonts w:ascii="Times New Roman" w:hAnsi="Times New Roman"/>
                <w:color w:val="000000" w:themeColor="text1"/>
                <w:sz w:val="20"/>
                <w:szCs w:val="20"/>
              </w:rPr>
            </w:rPrChange>
          </w:rPr>
          <w:delText xml:space="preserve"> Dean of the </w:delText>
        </w:r>
      </w:del>
      <w:r w:rsidRPr="003F02CB">
        <w:rPr>
          <w:rFonts w:ascii="Times New Roman" w:hAnsi="Times New Roman"/>
          <w:color w:val="548DD4" w:themeColor="text2" w:themeTint="99"/>
          <w:sz w:val="20"/>
          <w:szCs w:val="20"/>
          <w:rPrChange w:id="583" w:author="W. Hu" w:date="2011-08-10T18:56:00Z">
            <w:rPr>
              <w:rFonts w:ascii="Times New Roman" w:hAnsi="Times New Roman"/>
              <w:color w:val="000000" w:themeColor="text1"/>
              <w:sz w:val="20"/>
              <w:szCs w:val="20"/>
            </w:rPr>
          </w:rPrChange>
        </w:rPr>
        <w:t xml:space="preserve">Graduate </w:t>
      </w:r>
      <w:ins w:id="584" w:author="W. Hu" w:date="2011-08-10T18:55:00Z">
        <w:r w:rsidR="003F02CB" w:rsidRPr="003F02CB">
          <w:rPr>
            <w:rFonts w:ascii="Times New Roman" w:hAnsi="Times New Roman"/>
            <w:color w:val="548DD4" w:themeColor="text2" w:themeTint="99"/>
            <w:sz w:val="20"/>
            <w:szCs w:val="20"/>
            <w:rPrChange w:id="585" w:author="W. Hu" w:date="2011-08-10T18:56:00Z">
              <w:rPr>
                <w:rFonts w:ascii="Times New Roman" w:hAnsi="Times New Roman"/>
                <w:color w:val="000000" w:themeColor="text1"/>
                <w:sz w:val="20"/>
                <w:szCs w:val="20"/>
              </w:rPr>
            </w:rPrChange>
          </w:rPr>
          <w:t xml:space="preserve">Admissions </w:t>
        </w:r>
      </w:ins>
      <w:del w:id="586" w:author="W. Hu" w:date="2011-08-10T18:55:00Z">
        <w:r w:rsidRPr="003F02CB" w:rsidDel="003F02CB">
          <w:rPr>
            <w:rFonts w:ascii="Times New Roman" w:hAnsi="Times New Roman"/>
            <w:color w:val="548DD4" w:themeColor="text2" w:themeTint="99"/>
            <w:sz w:val="20"/>
            <w:szCs w:val="20"/>
            <w:rPrChange w:id="587" w:author="W. Hu" w:date="2011-08-10T18:56:00Z">
              <w:rPr>
                <w:rFonts w:ascii="Times New Roman" w:hAnsi="Times New Roman"/>
                <w:color w:val="000000" w:themeColor="text1"/>
                <w:sz w:val="20"/>
                <w:szCs w:val="20"/>
              </w:rPr>
            </w:rPrChange>
          </w:rPr>
          <w:delText>School</w:delText>
        </w:r>
      </w:del>
      <w:ins w:id="588" w:author="W. Hu" w:date="2011-08-10T18:55:00Z">
        <w:r w:rsidR="003F02CB" w:rsidRPr="003F02CB">
          <w:rPr>
            <w:rFonts w:ascii="Times New Roman" w:hAnsi="Times New Roman"/>
            <w:color w:val="548DD4" w:themeColor="text2" w:themeTint="99"/>
            <w:sz w:val="20"/>
            <w:szCs w:val="20"/>
            <w:rPrChange w:id="589" w:author="W. Hu" w:date="2011-08-10T18:56:00Z">
              <w:rPr>
                <w:rFonts w:ascii="Times New Roman" w:hAnsi="Times New Roman"/>
                <w:color w:val="000000" w:themeColor="text1"/>
                <w:sz w:val="20"/>
                <w:szCs w:val="20"/>
              </w:rPr>
            </w:rPrChange>
          </w:rPr>
          <w:t>Office</w:t>
        </w:r>
      </w:ins>
      <w:r w:rsidRPr="00193DE2">
        <w:rPr>
          <w:rFonts w:ascii="Times New Roman" w:hAnsi="Times New Roman"/>
          <w:color w:val="000000" w:themeColor="text1"/>
          <w:sz w:val="20"/>
          <w:szCs w:val="20"/>
        </w:rPr>
        <w:t>.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590" w:name="_Toc298161419"/>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590"/>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591" w:name="_Toc298161420"/>
      <w:r w:rsidRPr="00193DE2">
        <w:rPr>
          <w:rFonts w:ascii="Times New Roman" w:hAnsi="Times New Roman"/>
          <w:bCs w:val="0"/>
          <w:color w:val="000000" w:themeColor="text1"/>
          <w:sz w:val="20"/>
          <w:szCs w:val="20"/>
        </w:rPr>
        <w:lastRenderedPageBreak/>
        <w:t>Admission of International Students</w:t>
      </w:r>
      <w:bookmarkEnd w:id="59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3F02CB" w:rsidRDefault="00807398" w:rsidP="00807398">
      <w:pPr>
        <w:widowControl w:val="0"/>
        <w:autoSpaceDE w:val="0"/>
        <w:autoSpaceDN w:val="0"/>
        <w:adjustRightInd w:val="0"/>
        <w:spacing w:after="0"/>
        <w:ind w:left="3037"/>
        <w:rPr>
          <w:rFonts w:ascii="Times New Roman" w:hAnsi="Times New Roman"/>
          <w:color w:val="548DD4" w:themeColor="text2" w:themeTint="99"/>
          <w:sz w:val="20"/>
          <w:szCs w:val="20"/>
          <w:rPrChange w:id="592" w:author="W. Hu" w:date="2011-08-10T18:56:00Z">
            <w:rPr>
              <w:rFonts w:ascii="Times New Roman" w:hAnsi="Times New Roman"/>
              <w:color w:val="000000" w:themeColor="text1"/>
              <w:sz w:val="20"/>
              <w:szCs w:val="20"/>
            </w:rPr>
          </w:rPrChange>
        </w:rPr>
      </w:pPr>
      <w:del w:id="593" w:author="W. Hu" w:date="2011-08-10T18:56:00Z">
        <w:r w:rsidRPr="003F02CB" w:rsidDel="003F02CB">
          <w:rPr>
            <w:rFonts w:ascii="Times New Roman" w:hAnsi="Times New Roman"/>
            <w:color w:val="548DD4" w:themeColor="text2" w:themeTint="99"/>
            <w:sz w:val="20"/>
            <w:szCs w:val="20"/>
            <w:rPrChange w:id="594" w:author="W. Hu" w:date="2011-08-10T18:56:00Z">
              <w:rPr>
                <w:rFonts w:ascii="Times New Roman" w:hAnsi="Times New Roman"/>
                <w:color w:val="000000" w:themeColor="text1"/>
                <w:sz w:val="20"/>
                <w:szCs w:val="20"/>
              </w:rPr>
            </w:rPrChange>
          </w:rPr>
          <w:delText xml:space="preserve">The </w:delText>
        </w:r>
      </w:del>
      <w:r w:rsidRPr="003F02CB">
        <w:rPr>
          <w:rFonts w:ascii="Times New Roman" w:hAnsi="Times New Roman"/>
          <w:color w:val="548DD4" w:themeColor="text2" w:themeTint="99"/>
          <w:sz w:val="20"/>
          <w:szCs w:val="20"/>
          <w:rPrChange w:id="595" w:author="W. Hu" w:date="2011-08-10T18:56:00Z">
            <w:rPr>
              <w:rFonts w:ascii="Times New Roman" w:hAnsi="Times New Roman"/>
              <w:color w:val="000000" w:themeColor="text1"/>
              <w:sz w:val="20"/>
              <w:szCs w:val="20"/>
            </w:rPr>
          </w:rPrChange>
        </w:rPr>
        <w:t xml:space="preserve">Graduate </w:t>
      </w:r>
      <w:ins w:id="596" w:author="W. Hu" w:date="2011-08-10T18:56:00Z">
        <w:r w:rsidR="003F02CB" w:rsidRPr="003F02CB">
          <w:rPr>
            <w:rFonts w:ascii="Times New Roman" w:hAnsi="Times New Roman"/>
            <w:color w:val="548DD4" w:themeColor="text2" w:themeTint="99"/>
            <w:sz w:val="20"/>
            <w:szCs w:val="20"/>
            <w:rPrChange w:id="597" w:author="W. Hu" w:date="2011-08-10T18:56:00Z">
              <w:rPr>
                <w:rFonts w:ascii="Times New Roman" w:hAnsi="Times New Roman"/>
                <w:color w:val="000000" w:themeColor="text1"/>
                <w:sz w:val="20"/>
                <w:szCs w:val="20"/>
              </w:rPr>
            </w:rPrChange>
          </w:rPr>
          <w:t>Admissions Office</w:t>
        </w:r>
      </w:ins>
      <w:del w:id="598" w:author="W. Hu" w:date="2011-08-10T18:56:00Z">
        <w:r w:rsidRPr="003F02CB" w:rsidDel="003F02CB">
          <w:rPr>
            <w:rFonts w:ascii="Times New Roman" w:hAnsi="Times New Roman"/>
            <w:color w:val="548DD4" w:themeColor="text2" w:themeTint="99"/>
            <w:sz w:val="20"/>
            <w:szCs w:val="20"/>
            <w:rPrChange w:id="599" w:author="W. Hu" w:date="2011-08-10T18:56:00Z">
              <w:rPr>
                <w:rFonts w:ascii="Times New Roman" w:hAnsi="Times New Roman"/>
                <w:color w:val="000000" w:themeColor="text1"/>
                <w:sz w:val="20"/>
                <w:szCs w:val="20"/>
              </w:rPr>
            </w:rPrChange>
          </w:rPr>
          <w:delText>School</w:delText>
        </w:r>
      </w:del>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3F02CB" w:rsidRDefault="00807398" w:rsidP="00807398">
      <w:pPr>
        <w:widowControl w:val="0"/>
        <w:autoSpaceDE w:val="0"/>
        <w:autoSpaceDN w:val="0"/>
        <w:adjustRightInd w:val="0"/>
        <w:spacing w:before="10" w:after="0"/>
        <w:ind w:left="3037"/>
        <w:rPr>
          <w:rFonts w:ascii="Times New Roman" w:hAnsi="Times New Roman"/>
          <w:color w:val="548DD4" w:themeColor="text2" w:themeTint="99"/>
          <w:sz w:val="20"/>
          <w:szCs w:val="20"/>
          <w:rPrChange w:id="600" w:author="W. Hu" w:date="2011-08-10T18:57:00Z">
            <w:rPr>
              <w:rFonts w:ascii="Times New Roman" w:hAnsi="Times New Roman"/>
              <w:color w:val="000000" w:themeColor="text1"/>
              <w:sz w:val="20"/>
              <w:szCs w:val="20"/>
            </w:rPr>
          </w:rPrChange>
        </w:rPr>
      </w:pPr>
      <w:r w:rsidRPr="003F02CB">
        <w:rPr>
          <w:rFonts w:ascii="Times New Roman" w:hAnsi="Times New Roman"/>
          <w:color w:val="548DD4" w:themeColor="text2" w:themeTint="99"/>
          <w:spacing w:val="-14"/>
          <w:sz w:val="20"/>
          <w:szCs w:val="20"/>
          <w:rPrChange w:id="601" w:author="W. Hu" w:date="2011-08-10T18:57:00Z">
            <w:rPr>
              <w:rFonts w:ascii="Times New Roman" w:hAnsi="Times New Roman"/>
              <w:color w:val="000000" w:themeColor="text1"/>
              <w:spacing w:val="-14"/>
              <w:sz w:val="20"/>
              <w:szCs w:val="20"/>
            </w:rPr>
          </w:rPrChange>
        </w:rPr>
        <w:t>T</w:t>
      </w:r>
      <w:r w:rsidRPr="003F02CB">
        <w:rPr>
          <w:rFonts w:ascii="Times New Roman" w:hAnsi="Times New Roman"/>
          <w:color w:val="548DD4" w:themeColor="text2" w:themeTint="99"/>
          <w:sz w:val="20"/>
          <w:szCs w:val="20"/>
          <w:rPrChange w:id="602" w:author="W. Hu" w:date="2011-08-10T18:57:00Z">
            <w:rPr>
              <w:rFonts w:ascii="Times New Roman" w:hAnsi="Times New Roman"/>
              <w:color w:val="000000" w:themeColor="text1"/>
              <w:sz w:val="20"/>
              <w:szCs w:val="20"/>
            </w:rPr>
          </w:rPrChange>
        </w:rPr>
        <w:t>elephone: (229) 430-</w:t>
      </w:r>
      <w:del w:id="603" w:author="W. Hu" w:date="2011-08-10T18:57:00Z">
        <w:r w:rsidRPr="003F02CB" w:rsidDel="003F02CB">
          <w:rPr>
            <w:rFonts w:ascii="Times New Roman" w:hAnsi="Times New Roman"/>
            <w:color w:val="548DD4" w:themeColor="text2" w:themeTint="99"/>
            <w:sz w:val="20"/>
            <w:szCs w:val="20"/>
            <w:rPrChange w:id="604" w:author="W. Hu" w:date="2011-08-10T18:57:00Z">
              <w:rPr>
                <w:rFonts w:ascii="Times New Roman" w:hAnsi="Times New Roman"/>
                <w:color w:val="000000" w:themeColor="text1"/>
                <w:sz w:val="20"/>
                <w:szCs w:val="20"/>
              </w:rPr>
            </w:rPrChange>
          </w:rPr>
          <w:delText>5</w:delText>
        </w:r>
        <w:r w:rsidRPr="003F02CB" w:rsidDel="003F02CB">
          <w:rPr>
            <w:rFonts w:ascii="Times New Roman" w:hAnsi="Times New Roman"/>
            <w:color w:val="548DD4" w:themeColor="text2" w:themeTint="99"/>
            <w:spacing w:val="-7"/>
            <w:sz w:val="20"/>
            <w:szCs w:val="20"/>
            <w:rPrChange w:id="605" w:author="W. Hu" w:date="2011-08-10T18:57:00Z">
              <w:rPr>
                <w:rFonts w:ascii="Times New Roman" w:hAnsi="Times New Roman"/>
                <w:color w:val="000000" w:themeColor="text1"/>
                <w:spacing w:val="-7"/>
                <w:sz w:val="20"/>
                <w:szCs w:val="20"/>
              </w:rPr>
            </w:rPrChange>
          </w:rPr>
          <w:delText>1</w:delText>
        </w:r>
        <w:r w:rsidRPr="003F02CB" w:rsidDel="003F02CB">
          <w:rPr>
            <w:rFonts w:ascii="Times New Roman" w:hAnsi="Times New Roman"/>
            <w:color w:val="548DD4" w:themeColor="text2" w:themeTint="99"/>
            <w:sz w:val="20"/>
            <w:szCs w:val="20"/>
            <w:rPrChange w:id="606" w:author="W. Hu" w:date="2011-08-10T18:57:00Z">
              <w:rPr>
                <w:rFonts w:ascii="Times New Roman" w:hAnsi="Times New Roman"/>
                <w:color w:val="000000" w:themeColor="text1"/>
                <w:sz w:val="20"/>
                <w:szCs w:val="20"/>
              </w:rPr>
            </w:rPrChange>
          </w:rPr>
          <w:delText>18</w:delText>
        </w:r>
      </w:del>
      <w:ins w:id="607" w:author="W. Hu" w:date="2011-08-10T18:57:00Z">
        <w:r w:rsidR="003F02CB" w:rsidRPr="003F02CB">
          <w:rPr>
            <w:rFonts w:ascii="Times New Roman" w:hAnsi="Times New Roman"/>
            <w:color w:val="548DD4" w:themeColor="text2" w:themeTint="99"/>
            <w:sz w:val="20"/>
            <w:szCs w:val="20"/>
            <w:rPrChange w:id="608" w:author="W. Hu" w:date="2011-08-10T18:57:00Z">
              <w:rPr>
                <w:rFonts w:ascii="Times New Roman" w:hAnsi="Times New Roman"/>
                <w:color w:val="000000" w:themeColor="text1"/>
                <w:sz w:val="20"/>
                <w:szCs w:val="20"/>
              </w:rPr>
            </w:rPrChange>
          </w:rPr>
          <w:t>4646</w:t>
        </w:r>
      </w:ins>
      <w:r w:rsidRPr="003F02CB">
        <w:rPr>
          <w:rFonts w:ascii="Times New Roman" w:hAnsi="Times New Roman"/>
          <w:color w:val="548DD4" w:themeColor="text2" w:themeTint="99"/>
          <w:sz w:val="20"/>
          <w:szCs w:val="20"/>
          <w:rPrChange w:id="609" w:author="W. Hu" w:date="2011-08-10T18:57:00Z">
            <w:rPr>
              <w:rFonts w:ascii="Times New Roman" w:hAnsi="Times New Roman"/>
              <w:color w:val="000000" w:themeColor="text1"/>
              <w:sz w:val="20"/>
              <w:szCs w:val="20"/>
            </w:rPr>
          </w:rPrChange>
        </w:rPr>
        <w:t xml:space="preserve"> or (229) 430-4862</w:t>
      </w:r>
    </w:p>
    <w:p w:rsidR="00141C78" w:rsidRPr="00193DE2" w:rsidDel="003F02CB" w:rsidRDefault="00CC03BE" w:rsidP="00807398">
      <w:pPr>
        <w:pStyle w:val="BalloonText"/>
        <w:widowControl w:val="0"/>
        <w:autoSpaceDE w:val="0"/>
        <w:autoSpaceDN w:val="0"/>
        <w:adjustRightInd w:val="0"/>
        <w:spacing w:before="26" w:line="250" w:lineRule="auto"/>
        <w:ind w:left="3780" w:right="750" w:firstLine="0"/>
        <w:jc w:val="both"/>
        <w:rPr>
          <w:del w:id="610" w:author="W. Hu" w:date="2011-08-10T18:57:00Z"/>
          <w:rFonts w:ascii="Times New Roman" w:hAnsi="Times New Roman"/>
          <w:color w:val="000000" w:themeColor="text1"/>
          <w:sz w:val="20"/>
          <w:szCs w:val="20"/>
        </w:rPr>
      </w:pPr>
      <w:del w:id="611" w:author="W. Hu" w:date="2011-08-10T18:57:00Z">
        <w:r w:rsidDel="003F02CB">
          <w:fldChar w:fldCharType="begin"/>
        </w:r>
        <w:r w:rsidDel="003F02CB">
          <w:delInstrText>HYPERLINK "mailto:E-mail:"</w:delInstrText>
        </w:r>
        <w:r w:rsidDel="003F02CB">
          <w:fldChar w:fldCharType="separate"/>
        </w:r>
        <w:r w:rsidR="00807398" w:rsidRPr="00193DE2" w:rsidDel="003F02CB">
          <w:rPr>
            <w:rStyle w:val="Hyperlink"/>
            <w:rFonts w:ascii="Times New Roman" w:hAnsi="Times New Roman"/>
            <w:color w:val="000000" w:themeColor="text1"/>
            <w:sz w:val="20"/>
            <w:szCs w:val="20"/>
          </w:rPr>
          <w:delText>E-mail:</w:delText>
        </w:r>
        <w:r w:rsidDel="003F02CB">
          <w:fldChar w:fldCharType="end"/>
        </w:r>
        <w:r w:rsidR="00807398" w:rsidRPr="00193DE2" w:rsidDel="003F02CB">
          <w:rPr>
            <w:rFonts w:ascii="Times New Roman" w:hAnsi="Times New Roman"/>
            <w:color w:val="000000" w:themeColor="text1"/>
            <w:sz w:val="20"/>
            <w:szCs w:val="20"/>
          </w:rPr>
          <w:delText xml:space="preserve"> rhonda.mcclendon@asurams.edu</w:delText>
        </w:r>
      </w:del>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w:t>
      </w:r>
      <w:del w:id="612" w:author="W. Hu" w:date="2011-08-10T18:57:00Z">
        <w:r w:rsidRPr="00193DE2" w:rsidDel="003F02CB">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 xml:space="preserve"> </w:t>
      </w:r>
      <w:ins w:id="613" w:author="W. Hu" w:date="2011-08-10T18:57:00Z">
        <w:r w:rsidR="003F02CB" w:rsidRPr="003F02CB">
          <w:rPr>
            <w:rFonts w:ascii="Times New Roman" w:hAnsi="Times New Roman"/>
            <w:color w:val="548DD4" w:themeColor="text2" w:themeTint="99"/>
            <w:sz w:val="20"/>
            <w:szCs w:val="20"/>
            <w:rPrChange w:id="614" w:author="W. Hu" w:date="2011-08-10T18:57:00Z">
              <w:rPr>
                <w:rFonts w:ascii="Times New Roman" w:hAnsi="Times New Roman"/>
                <w:color w:val="000000" w:themeColor="text1"/>
                <w:sz w:val="20"/>
                <w:szCs w:val="20"/>
              </w:rPr>
            </w:rPrChange>
          </w:rPr>
          <w:t xml:space="preserve">a </w:t>
        </w:r>
      </w:ins>
      <w:del w:id="615" w:author="W. Hu" w:date="2011-08-10T18:57:00Z">
        <w:r w:rsidRPr="003F02CB" w:rsidDel="003F02CB">
          <w:rPr>
            <w:rFonts w:ascii="Times New Roman" w:hAnsi="Times New Roman"/>
            <w:color w:val="548DD4" w:themeColor="text2" w:themeTint="99"/>
            <w:sz w:val="20"/>
            <w:szCs w:val="20"/>
            <w:rPrChange w:id="616" w:author="W. Hu" w:date="2011-08-10T18:57:00Z">
              <w:rPr>
                <w:rFonts w:ascii="Times New Roman" w:hAnsi="Times New Roman"/>
                <w:color w:val="000000" w:themeColor="text1"/>
                <w:sz w:val="20"/>
                <w:szCs w:val="20"/>
              </w:rPr>
            </w:rPrChange>
          </w:rPr>
          <w:delText>the  G</w:delText>
        </w:r>
      </w:del>
      <w:ins w:id="617" w:author="W. Hu" w:date="2011-08-10T18:57:00Z">
        <w:r w:rsidR="003F02CB" w:rsidRPr="003F02CB">
          <w:rPr>
            <w:rFonts w:ascii="Times New Roman" w:hAnsi="Times New Roman"/>
            <w:color w:val="548DD4" w:themeColor="text2" w:themeTint="99"/>
            <w:sz w:val="20"/>
            <w:szCs w:val="20"/>
            <w:rPrChange w:id="618" w:author="W. Hu" w:date="2011-08-10T18:57: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619" w:author="W. Hu" w:date="2011-08-10T18:57:00Z">
            <w:rPr>
              <w:rFonts w:ascii="Times New Roman" w:hAnsi="Times New Roman"/>
              <w:color w:val="000000" w:themeColor="text1"/>
              <w:sz w:val="20"/>
              <w:szCs w:val="20"/>
            </w:rPr>
          </w:rPrChange>
        </w:rPr>
        <w:t xml:space="preserve">raduate </w:t>
      </w:r>
      <w:del w:id="620" w:author="W. Hu" w:date="2011-08-10T18:57:00Z">
        <w:r w:rsidRPr="003F02CB" w:rsidDel="003F02CB">
          <w:rPr>
            <w:rFonts w:ascii="Times New Roman" w:hAnsi="Times New Roman"/>
            <w:color w:val="548DD4" w:themeColor="text2" w:themeTint="99"/>
            <w:sz w:val="20"/>
            <w:szCs w:val="20"/>
            <w:rPrChange w:id="621" w:author="W. Hu" w:date="2011-08-10T18:57:00Z">
              <w:rPr>
                <w:rFonts w:ascii="Times New Roman" w:hAnsi="Times New Roman"/>
                <w:color w:val="000000" w:themeColor="text1"/>
                <w:sz w:val="20"/>
                <w:szCs w:val="20"/>
              </w:rPr>
            </w:rPrChange>
          </w:rPr>
          <w:delText xml:space="preserve"> School </w:delText>
        </w:r>
      </w:del>
      <w:ins w:id="622" w:author="W. Hu" w:date="2011-08-10T18:57:00Z">
        <w:r w:rsidR="003F02CB" w:rsidRPr="003F02CB">
          <w:rPr>
            <w:rFonts w:ascii="Times New Roman" w:hAnsi="Times New Roman"/>
            <w:color w:val="548DD4" w:themeColor="text2" w:themeTint="99"/>
            <w:sz w:val="20"/>
            <w:szCs w:val="20"/>
            <w:rPrChange w:id="623" w:author="W. Hu" w:date="2011-08-10T18:57: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these transcripts must be submitted directly from the educational institutions to the </w:t>
      </w:r>
      <w:r w:rsidRPr="003F02CB">
        <w:rPr>
          <w:rFonts w:ascii="Times New Roman" w:hAnsi="Times New Roman"/>
          <w:color w:val="548DD4" w:themeColor="text2" w:themeTint="99"/>
          <w:sz w:val="20"/>
          <w:szCs w:val="20"/>
          <w:rPrChange w:id="624" w:author="W. Hu" w:date="2011-08-10T18:58:00Z">
            <w:rPr>
              <w:rFonts w:ascii="Times New Roman" w:hAnsi="Times New Roman"/>
              <w:color w:val="000000" w:themeColor="text1"/>
              <w:sz w:val="20"/>
              <w:szCs w:val="20"/>
            </w:rPr>
          </w:rPrChange>
        </w:rPr>
        <w:t xml:space="preserve">Graduate </w:t>
      </w:r>
      <w:del w:id="625" w:author="W. Hu" w:date="2011-08-10T18:58:00Z">
        <w:r w:rsidRPr="003F02CB" w:rsidDel="003F02CB">
          <w:rPr>
            <w:rFonts w:ascii="Times New Roman" w:hAnsi="Times New Roman"/>
            <w:color w:val="548DD4" w:themeColor="text2" w:themeTint="99"/>
            <w:sz w:val="20"/>
            <w:szCs w:val="20"/>
            <w:rPrChange w:id="626" w:author="W. Hu" w:date="2011-08-10T18:58:00Z">
              <w:rPr>
                <w:rFonts w:ascii="Times New Roman" w:hAnsi="Times New Roman"/>
                <w:color w:val="000000" w:themeColor="text1"/>
                <w:sz w:val="20"/>
                <w:szCs w:val="20"/>
              </w:rPr>
            </w:rPrChange>
          </w:rPr>
          <w:delText>School</w:delText>
        </w:r>
      </w:del>
      <w:ins w:id="627" w:author="W. Hu" w:date="2011-08-10T18:58:00Z">
        <w:r w:rsidR="003F02CB" w:rsidRPr="003F02CB">
          <w:rPr>
            <w:rFonts w:ascii="Times New Roman" w:hAnsi="Times New Roman"/>
            <w:color w:val="548DD4" w:themeColor="text2" w:themeTint="99"/>
            <w:sz w:val="20"/>
            <w:szCs w:val="20"/>
            <w:rPrChange w:id="628" w:author="W. Hu" w:date="2011-08-10T18:58: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Once these requirements are met, </w:t>
      </w:r>
      <w:r w:rsidRPr="003F02CB">
        <w:rPr>
          <w:rFonts w:ascii="Times New Roman" w:hAnsi="Times New Roman"/>
          <w:color w:val="548DD4" w:themeColor="text2" w:themeTint="99"/>
          <w:sz w:val="20"/>
          <w:szCs w:val="20"/>
          <w:rPrChange w:id="629" w:author="W. Hu" w:date="2011-08-10T18:59:00Z">
            <w:rPr>
              <w:rFonts w:ascii="Times New Roman" w:hAnsi="Times New Roman"/>
              <w:color w:val="000000" w:themeColor="text1"/>
              <w:sz w:val="20"/>
              <w:szCs w:val="20"/>
            </w:rPr>
          </w:rPrChange>
        </w:rPr>
        <w:t xml:space="preserve">the Graduate </w:t>
      </w:r>
      <w:ins w:id="630" w:author="W. Hu" w:date="2011-08-10T18:59:00Z">
        <w:r w:rsidR="003F02CB" w:rsidRPr="003F02CB">
          <w:rPr>
            <w:rFonts w:ascii="Times New Roman" w:hAnsi="Times New Roman"/>
            <w:color w:val="548DD4" w:themeColor="text2" w:themeTint="99"/>
            <w:sz w:val="20"/>
            <w:szCs w:val="20"/>
            <w:rPrChange w:id="631" w:author="W. Hu" w:date="2011-08-10T18:59:00Z">
              <w:rPr>
                <w:rFonts w:ascii="Times New Roman" w:hAnsi="Times New Roman"/>
                <w:color w:val="000000" w:themeColor="text1"/>
                <w:sz w:val="20"/>
                <w:szCs w:val="20"/>
              </w:rPr>
            </w:rPrChange>
          </w:rPr>
          <w:t>Admissions Office</w:t>
        </w:r>
      </w:ins>
      <w:del w:id="632" w:author="W. Hu" w:date="2011-08-10T18:59:00Z">
        <w:r w:rsidRPr="003F02CB" w:rsidDel="003F02CB">
          <w:rPr>
            <w:rFonts w:ascii="Times New Roman" w:hAnsi="Times New Roman"/>
            <w:color w:val="548DD4" w:themeColor="text2" w:themeTint="99"/>
            <w:sz w:val="20"/>
            <w:szCs w:val="20"/>
            <w:rPrChange w:id="633" w:author="W. Hu" w:date="2011-08-10T18:59:00Z">
              <w:rPr>
                <w:rFonts w:ascii="Times New Roman" w:hAnsi="Times New Roman"/>
                <w:color w:val="000000" w:themeColor="text1"/>
                <w:sz w:val="20"/>
                <w:szCs w:val="20"/>
              </w:rPr>
            </w:rPrChange>
          </w:rPr>
          <w:delText>School</w:delText>
        </w:r>
      </w:del>
      <w:r w:rsidRPr="00193DE2">
        <w:rPr>
          <w:rFonts w:ascii="Times New Roman" w:hAnsi="Times New Roman"/>
          <w:color w:val="000000" w:themeColor="text1"/>
          <w:sz w:val="20"/>
          <w:szCs w:val="20"/>
        </w:rPr>
        <w:t xml:space="preserve">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634" w:name="_Toc298161421"/>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635"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634"/>
      <w:bookmarkEnd w:id="635"/>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636" w:name="_Toc298161422"/>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6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Appeals Committee of the Graduate Council, and </w:t>
      </w:r>
      <w:r w:rsidRPr="003F02CB">
        <w:rPr>
          <w:rFonts w:ascii="Times New Roman" w:hAnsi="Times New Roman"/>
          <w:color w:val="548DD4" w:themeColor="text2" w:themeTint="99"/>
          <w:sz w:val="20"/>
          <w:szCs w:val="20"/>
          <w:rPrChange w:id="637" w:author="W. Hu" w:date="2011-08-10T19:00:00Z">
            <w:rPr>
              <w:rFonts w:ascii="Times New Roman" w:hAnsi="Times New Roman"/>
              <w:color w:val="000000" w:themeColor="text1"/>
              <w:sz w:val="20"/>
              <w:szCs w:val="20"/>
            </w:rPr>
          </w:rPrChange>
        </w:rPr>
        <w:t xml:space="preserve">the </w:t>
      </w:r>
      <w:del w:id="638" w:author="W. Hu" w:date="2011-08-10T18:59:00Z">
        <w:r w:rsidRPr="003F02CB" w:rsidDel="003F02CB">
          <w:rPr>
            <w:rFonts w:ascii="Times New Roman" w:hAnsi="Times New Roman"/>
            <w:color w:val="548DD4" w:themeColor="text2" w:themeTint="99"/>
            <w:sz w:val="20"/>
            <w:szCs w:val="20"/>
            <w:rPrChange w:id="639" w:author="W. Hu" w:date="2011-08-10T19:00:00Z">
              <w:rPr>
                <w:rFonts w:ascii="Times New Roman" w:hAnsi="Times New Roman"/>
                <w:color w:val="000000" w:themeColor="text1"/>
                <w:sz w:val="20"/>
                <w:szCs w:val="20"/>
              </w:rPr>
            </w:rPrChange>
          </w:rPr>
          <w:delText xml:space="preserve">Dean of the </w:delText>
        </w:r>
      </w:del>
      <w:r w:rsidRPr="003F02CB">
        <w:rPr>
          <w:rFonts w:ascii="Times New Roman" w:hAnsi="Times New Roman"/>
          <w:color w:val="548DD4" w:themeColor="text2" w:themeTint="99"/>
          <w:sz w:val="20"/>
          <w:szCs w:val="20"/>
          <w:rPrChange w:id="640" w:author="W. Hu" w:date="2011-08-10T19:00:00Z">
            <w:rPr>
              <w:rFonts w:ascii="Times New Roman" w:hAnsi="Times New Roman"/>
              <w:color w:val="000000" w:themeColor="text1"/>
              <w:sz w:val="20"/>
              <w:szCs w:val="20"/>
            </w:rPr>
          </w:rPrChange>
        </w:rPr>
        <w:t xml:space="preserve">Graduate </w:t>
      </w:r>
      <w:del w:id="641" w:author="W. Hu" w:date="2011-08-10T19:00:00Z">
        <w:r w:rsidRPr="003F02CB" w:rsidDel="003F02CB">
          <w:rPr>
            <w:rFonts w:ascii="Times New Roman" w:hAnsi="Times New Roman"/>
            <w:color w:val="548DD4" w:themeColor="text2" w:themeTint="99"/>
            <w:sz w:val="20"/>
            <w:szCs w:val="20"/>
            <w:rPrChange w:id="642" w:author="W. Hu" w:date="2011-08-10T19:00:00Z">
              <w:rPr>
                <w:rFonts w:ascii="Times New Roman" w:hAnsi="Times New Roman"/>
                <w:color w:val="000000" w:themeColor="text1"/>
                <w:sz w:val="20"/>
                <w:szCs w:val="20"/>
              </w:rPr>
            </w:rPrChange>
          </w:rPr>
          <w:delText>School</w:delText>
        </w:r>
      </w:del>
      <w:ins w:id="643" w:author="W. Hu" w:date="2011-08-10T19:00:00Z">
        <w:r w:rsidR="003F02CB" w:rsidRPr="003F02CB">
          <w:rPr>
            <w:rFonts w:ascii="Times New Roman" w:hAnsi="Times New Roman"/>
            <w:color w:val="548DD4" w:themeColor="text2" w:themeTint="99"/>
            <w:sz w:val="20"/>
            <w:szCs w:val="20"/>
            <w:rPrChange w:id="644" w:author="W. Hu" w:date="2011-08-10T19:00: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Any graduate student who has been excluded twice for scholastic reasons will not be readmitted to the University under any 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645" w:name="_Toc298161423"/>
      <w:r w:rsidRPr="00193DE2">
        <w:rPr>
          <w:rFonts w:ascii="Times New Roman" w:hAnsi="Times New Roman"/>
          <w:bCs w:val="0"/>
          <w:color w:val="000000" w:themeColor="text1"/>
          <w:sz w:val="20"/>
          <w:szCs w:val="20"/>
        </w:rPr>
        <w:lastRenderedPageBreak/>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64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degree program must be granted </w:t>
      </w:r>
      <w:r w:rsidRPr="003F02CB">
        <w:rPr>
          <w:rFonts w:ascii="Times New Roman" w:hAnsi="Times New Roman"/>
          <w:color w:val="548DD4" w:themeColor="text2" w:themeTint="99"/>
          <w:sz w:val="20"/>
          <w:szCs w:val="20"/>
          <w:rPrChange w:id="646" w:author="W. Hu" w:date="2011-08-10T19:00:00Z">
            <w:rPr>
              <w:rFonts w:ascii="Times New Roman" w:hAnsi="Times New Roman"/>
              <w:color w:val="000000" w:themeColor="text1"/>
              <w:sz w:val="20"/>
              <w:szCs w:val="20"/>
            </w:rPr>
          </w:rPrChange>
        </w:rPr>
        <w:t xml:space="preserve">by the Graduate </w:t>
      </w:r>
      <w:del w:id="647" w:author="W. Hu" w:date="2011-08-10T19:00:00Z">
        <w:r w:rsidRPr="003F02CB" w:rsidDel="003F02CB">
          <w:rPr>
            <w:rFonts w:ascii="Times New Roman" w:hAnsi="Times New Roman"/>
            <w:color w:val="548DD4" w:themeColor="text2" w:themeTint="99"/>
            <w:sz w:val="20"/>
            <w:szCs w:val="20"/>
            <w:rPrChange w:id="648" w:author="W. Hu" w:date="2011-08-10T19:00:00Z">
              <w:rPr>
                <w:rFonts w:ascii="Times New Roman" w:hAnsi="Times New Roman"/>
                <w:color w:val="000000" w:themeColor="text1"/>
                <w:sz w:val="20"/>
                <w:szCs w:val="20"/>
              </w:rPr>
            </w:rPrChange>
          </w:rPr>
          <w:delText>School</w:delText>
        </w:r>
      </w:del>
      <w:ins w:id="649" w:author="W. Hu" w:date="2011-08-10T19:00:00Z">
        <w:r w:rsidR="003F02CB" w:rsidRPr="003F02CB">
          <w:rPr>
            <w:rFonts w:ascii="Times New Roman" w:hAnsi="Times New Roman"/>
            <w:color w:val="548DD4" w:themeColor="text2" w:themeTint="99"/>
            <w:sz w:val="20"/>
            <w:szCs w:val="20"/>
            <w:rPrChange w:id="650" w:author="W. Hu" w:date="2011-08-10T19:00: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 xml:space="preserv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651" w:name="_Toc298161424"/>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65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w:t>
      </w:r>
      <w:r w:rsidRPr="003F02CB">
        <w:rPr>
          <w:rFonts w:ascii="Times New Roman" w:hAnsi="Times New Roman"/>
          <w:color w:val="548DD4" w:themeColor="text2" w:themeTint="99"/>
          <w:sz w:val="20"/>
          <w:szCs w:val="20"/>
          <w:rPrChange w:id="652" w:author="W. Hu" w:date="2011-08-10T19:01:00Z">
            <w:rPr>
              <w:rFonts w:ascii="Times New Roman" w:hAnsi="Times New Roman"/>
              <w:color w:val="000000" w:themeColor="text1"/>
              <w:sz w:val="20"/>
              <w:szCs w:val="20"/>
            </w:rPr>
          </w:rPrChange>
        </w:rPr>
        <w:t xml:space="preserve"> Graduate </w:t>
      </w:r>
      <w:ins w:id="653" w:author="W. Hu" w:date="2011-08-10T19:01:00Z">
        <w:r w:rsidR="003F02CB" w:rsidRPr="003F02CB">
          <w:rPr>
            <w:rFonts w:ascii="Times New Roman" w:hAnsi="Times New Roman"/>
            <w:color w:val="548DD4" w:themeColor="text2" w:themeTint="99"/>
            <w:sz w:val="20"/>
            <w:szCs w:val="20"/>
            <w:rPrChange w:id="654" w:author="W. Hu" w:date="2011-08-10T19:01:00Z">
              <w:rPr>
                <w:rFonts w:ascii="Times New Roman" w:hAnsi="Times New Roman"/>
                <w:color w:val="000000" w:themeColor="text1"/>
                <w:sz w:val="20"/>
                <w:szCs w:val="20"/>
              </w:rPr>
            </w:rPrChange>
          </w:rPr>
          <w:t>Admissions Office</w:t>
        </w:r>
      </w:ins>
      <w:del w:id="655" w:author="W. Hu" w:date="2011-08-10T19:01:00Z">
        <w:r w:rsidRPr="003F02CB" w:rsidDel="003F02CB">
          <w:rPr>
            <w:rFonts w:ascii="Times New Roman" w:hAnsi="Times New Roman"/>
            <w:color w:val="548DD4" w:themeColor="text2" w:themeTint="99"/>
            <w:sz w:val="20"/>
            <w:szCs w:val="20"/>
            <w:rPrChange w:id="656" w:author="W. Hu" w:date="2011-08-10T19:01:00Z">
              <w:rPr>
                <w:rFonts w:ascii="Times New Roman" w:hAnsi="Times New Roman"/>
                <w:color w:val="000000" w:themeColor="text1"/>
                <w:sz w:val="20"/>
                <w:szCs w:val="20"/>
              </w:rPr>
            </w:rPrChange>
          </w:rPr>
          <w:delText>School</w:delText>
        </w:r>
      </w:del>
      <w:r w:rsidRPr="00193DE2">
        <w:rPr>
          <w:rFonts w:ascii="Times New Roman" w:hAnsi="Times New Roman"/>
          <w:color w:val="000000" w:themeColor="text1"/>
          <w:sz w:val="20"/>
          <w:szCs w:val="20"/>
        </w:rPr>
        <w:t xml:space="preserve">, the academic department in which the degree is to be awarded and the </w:t>
      </w:r>
      <w:ins w:id="657" w:author="W. Hu" w:date="2011-08-10T19:01:00Z">
        <w:r w:rsidR="003F02CB" w:rsidRPr="003F02CB">
          <w:rPr>
            <w:rFonts w:ascii="Times New Roman" w:hAnsi="Times New Roman"/>
            <w:color w:val="548DD4" w:themeColor="text2" w:themeTint="99"/>
            <w:sz w:val="20"/>
            <w:szCs w:val="20"/>
            <w:rPrChange w:id="658" w:author="W. Hu" w:date="2011-08-10T19:01:00Z">
              <w:rPr>
                <w:rFonts w:ascii="Times New Roman" w:hAnsi="Times New Roman"/>
                <w:color w:val="000000" w:themeColor="text1"/>
                <w:sz w:val="20"/>
                <w:szCs w:val="20"/>
              </w:rPr>
            </w:rPrChange>
          </w:rPr>
          <w:t xml:space="preserve">Office of Academic Services and </w:t>
        </w:r>
      </w:ins>
      <w:r w:rsidRPr="003F02CB">
        <w:rPr>
          <w:rFonts w:ascii="Times New Roman" w:hAnsi="Times New Roman"/>
          <w:color w:val="548DD4" w:themeColor="text2" w:themeTint="99"/>
          <w:sz w:val="20"/>
          <w:szCs w:val="20"/>
          <w:rPrChange w:id="659" w:author="W. Hu" w:date="2011-08-10T19:01:00Z">
            <w:rPr>
              <w:rFonts w:ascii="Times New Roman" w:hAnsi="Times New Roman"/>
              <w:color w:val="000000" w:themeColor="text1"/>
              <w:sz w:val="20"/>
              <w:szCs w:val="20"/>
            </w:rPr>
          </w:rPrChange>
        </w:rPr>
        <w:t>Registra</w:t>
      </w:r>
      <w:r w:rsidRPr="003F02CB">
        <w:rPr>
          <w:rFonts w:ascii="Times New Roman" w:hAnsi="Times New Roman"/>
          <w:color w:val="548DD4" w:themeColor="text2" w:themeTint="99"/>
          <w:spacing w:val="8"/>
          <w:sz w:val="20"/>
          <w:szCs w:val="20"/>
          <w:rPrChange w:id="660" w:author="W. Hu" w:date="2011-08-10T19:01:00Z">
            <w:rPr>
              <w:rFonts w:ascii="Times New Roman" w:hAnsi="Times New Roman"/>
              <w:color w:val="000000" w:themeColor="text1"/>
              <w:spacing w:val="8"/>
              <w:sz w:val="20"/>
              <w:szCs w:val="20"/>
            </w:rPr>
          </w:rPrChange>
        </w:rPr>
        <w:t>r</w:t>
      </w:r>
      <w:del w:id="661" w:author="W. Hu" w:date="2011-08-10T19:01:00Z">
        <w:r w:rsidRPr="003F02CB" w:rsidDel="003F02CB">
          <w:rPr>
            <w:rFonts w:ascii="Times New Roman" w:hAnsi="Times New Roman"/>
            <w:color w:val="548DD4" w:themeColor="text2" w:themeTint="99"/>
            <w:spacing w:val="-11"/>
            <w:sz w:val="20"/>
            <w:szCs w:val="20"/>
            <w:rPrChange w:id="662" w:author="W. Hu" w:date="2011-08-10T19:01:00Z">
              <w:rPr>
                <w:rFonts w:ascii="Times New Roman" w:hAnsi="Times New Roman"/>
                <w:color w:val="000000" w:themeColor="text1"/>
                <w:spacing w:val="-11"/>
                <w:sz w:val="20"/>
                <w:szCs w:val="20"/>
              </w:rPr>
            </w:rPrChange>
          </w:rPr>
          <w:delText>’</w:delText>
        </w:r>
        <w:r w:rsidRPr="003F02CB" w:rsidDel="003F02CB">
          <w:rPr>
            <w:rFonts w:ascii="Times New Roman" w:hAnsi="Times New Roman"/>
            <w:color w:val="548DD4" w:themeColor="text2" w:themeTint="99"/>
            <w:sz w:val="20"/>
            <w:szCs w:val="20"/>
            <w:rPrChange w:id="663" w:author="W. Hu" w:date="2011-08-10T19:01:00Z">
              <w:rPr>
                <w:rFonts w:ascii="Times New Roman" w:hAnsi="Times New Roman"/>
                <w:color w:val="000000" w:themeColor="text1"/>
                <w:sz w:val="20"/>
                <w:szCs w:val="20"/>
              </w:rPr>
            </w:rPrChange>
          </w:rPr>
          <w:delText>s O</w:delText>
        </w:r>
        <w:r w:rsidRPr="003F02CB" w:rsidDel="003F02CB">
          <w:rPr>
            <w:rFonts w:ascii="Times New Roman" w:hAnsi="Times New Roman"/>
            <w:color w:val="548DD4" w:themeColor="text2" w:themeTint="99"/>
            <w:spacing w:val="-4"/>
            <w:sz w:val="20"/>
            <w:szCs w:val="20"/>
            <w:rPrChange w:id="664" w:author="W. Hu" w:date="2011-08-10T19:01:00Z">
              <w:rPr>
                <w:rFonts w:ascii="Times New Roman" w:hAnsi="Times New Roman"/>
                <w:color w:val="000000" w:themeColor="text1"/>
                <w:spacing w:val="-4"/>
                <w:sz w:val="20"/>
                <w:szCs w:val="20"/>
              </w:rPr>
            </w:rPrChange>
          </w:rPr>
          <w:delText>f</w:delText>
        </w:r>
        <w:r w:rsidRPr="003F02CB" w:rsidDel="003F02CB">
          <w:rPr>
            <w:rFonts w:ascii="Times New Roman" w:hAnsi="Times New Roman"/>
            <w:color w:val="548DD4" w:themeColor="text2" w:themeTint="99"/>
            <w:sz w:val="20"/>
            <w:szCs w:val="20"/>
            <w:rPrChange w:id="665" w:author="W. Hu" w:date="2011-08-10T19:01:00Z">
              <w:rPr>
                <w:rFonts w:ascii="Times New Roman" w:hAnsi="Times New Roman"/>
                <w:color w:val="000000" w:themeColor="text1"/>
                <w:sz w:val="20"/>
                <w:szCs w:val="20"/>
              </w:rPr>
            </w:rPrChange>
          </w:rPr>
          <w:delText>fice</w:delText>
        </w:r>
      </w:del>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Any adjustments or corrections of this approved program must be endorsed by the departmental chairperson and filed with the </w:t>
      </w:r>
      <w:r w:rsidRPr="003F02CB">
        <w:rPr>
          <w:rFonts w:ascii="Times New Roman" w:hAnsi="Times New Roman"/>
          <w:color w:val="548DD4" w:themeColor="text2" w:themeTint="99"/>
          <w:sz w:val="20"/>
          <w:szCs w:val="20"/>
          <w:rPrChange w:id="666" w:author="W. Hu" w:date="2011-08-10T19:01:00Z">
            <w:rPr>
              <w:rFonts w:ascii="Times New Roman" w:hAnsi="Times New Roman"/>
              <w:color w:val="000000" w:themeColor="text1"/>
              <w:sz w:val="20"/>
              <w:szCs w:val="20"/>
            </w:rPr>
          </w:rPrChange>
        </w:rPr>
        <w:t xml:space="preserve">Graduate </w:t>
      </w:r>
      <w:ins w:id="667" w:author="W. Hu" w:date="2011-08-10T19:01:00Z">
        <w:r w:rsidR="003F02CB" w:rsidRPr="003F02CB">
          <w:rPr>
            <w:rFonts w:ascii="Times New Roman" w:hAnsi="Times New Roman"/>
            <w:color w:val="548DD4" w:themeColor="text2" w:themeTint="99"/>
            <w:sz w:val="20"/>
            <w:szCs w:val="20"/>
            <w:rPrChange w:id="668" w:author="W. Hu" w:date="2011-08-10T19:01:00Z">
              <w:rPr>
                <w:rFonts w:ascii="Times New Roman" w:hAnsi="Times New Roman"/>
                <w:color w:val="000000" w:themeColor="text1"/>
                <w:sz w:val="20"/>
                <w:szCs w:val="20"/>
              </w:rPr>
            </w:rPrChange>
          </w:rPr>
          <w:t>Admissions Office</w:t>
        </w:r>
      </w:ins>
      <w:del w:id="669" w:author="W. Hu" w:date="2011-08-10T19:01:00Z">
        <w:r w:rsidRPr="003F02CB" w:rsidDel="003F02CB">
          <w:rPr>
            <w:rFonts w:ascii="Times New Roman" w:hAnsi="Times New Roman"/>
            <w:color w:val="548DD4" w:themeColor="text2" w:themeTint="99"/>
            <w:sz w:val="20"/>
            <w:szCs w:val="20"/>
            <w:rPrChange w:id="670" w:author="W. Hu" w:date="2011-08-10T19:01:00Z">
              <w:rPr>
                <w:rFonts w:ascii="Times New Roman" w:hAnsi="Times New Roman"/>
                <w:color w:val="000000" w:themeColor="text1"/>
                <w:sz w:val="20"/>
                <w:szCs w:val="20"/>
              </w:rPr>
            </w:rPrChange>
          </w:rPr>
          <w:delText>School</w:delText>
        </w:r>
      </w:del>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671" w:name="_Toc298161425"/>
      <w:r w:rsidRPr="00193DE2">
        <w:rPr>
          <w:rFonts w:ascii="Times New Roman" w:hAnsi="Times New Roman"/>
          <w:bCs w:val="0"/>
          <w:color w:val="000000" w:themeColor="text1"/>
          <w:sz w:val="20"/>
          <w:szCs w:val="20"/>
        </w:rPr>
        <w:t>Academic Standards</w:t>
      </w:r>
      <w:bookmarkEnd w:id="67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672" w:name="_Toc298161426"/>
      <w:r w:rsidRPr="00193DE2">
        <w:rPr>
          <w:rFonts w:ascii="Times New Roman" w:hAnsi="Times New Roman"/>
          <w:bCs w:val="0"/>
          <w:color w:val="000000" w:themeColor="text1"/>
          <w:sz w:val="20"/>
          <w:szCs w:val="20"/>
        </w:rPr>
        <w:t>Grading System</w:t>
      </w:r>
      <w:bookmarkEnd w:id="672"/>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Final grades are submitted to </w:t>
      </w:r>
      <w:r w:rsidRPr="003F02CB">
        <w:rPr>
          <w:rFonts w:ascii="Times New Roman" w:hAnsi="Times New Roman"/>
          <w:color w:val="548DD4" w:themeColor="text2" w:themeTint="99"/>
          <w:sz w:val="20"/>
          <w:szCs w:val="20"/>
          <w:rPrChange w:id="673" w:author="W. Hu" w:date="2011-08-10T19:02:00Z">
            <w:rPr>
              <w:rFonts w:ascii="Times New Roman" w:hAnsi="Times New Roman"/>
              <w:color w:val="000000" w:themeColor="text1"/>
              <w:sz w:val="20"/>
              <w:szCs w:val="20"/>
            </w:rPr>
          </w:rPrChange>
        </w:rPr>
        <w:t xml:space="preserve">the </w:t>
      </w:r>
      <w:ins w:id="674" w:author="W. Hu" w:date="2011-08-10T19:02:00Z">
        <w:r w:rsidR="003F02CB" w:rsidRPr="003F02CB">
          <w:rPr>
            <w:rFonts w:ascii="Times New Roman" w:hAnsi="Times New Roman"/>
            <w:color w:val="548DD4" w:themeColor="text2" w:themeTint="99"/>
            <w:sz w:val="20"/>
            <w:szCs w:val="20"/>
            <w:rPrChange w:id="675" w:author="W. Hu" w:date="2011-08-10T19:02:00Z">
              <w:rPr>
                <w:rFonts w:ascii="Times New Roman" w:hAnsi="Times New Roman"/>
                <w:color w:val="000000" w:themeColor="text1"/>
                <w:sz w:val="20"/>
                <w:szCs w:val="20"/>
              </w:rPr>
            </w:rPrChange>
          </w:rPr>
          <w:t>Office of Academic Services and Registrar</w:t>
        </w:r>
        <w:r w:rsidR="003F02CB">
          <w:rPr>
            <w:rFonts w:ascii="Times New Roman" w:hAnsi="Times New Roman"/>
            <w:color w:val="000000" w:themeColor="text1"/>
            <w:sz w:val="20"/>
            <w:szCs w:val="20"/>
          </w:rPr>
          <w:t xml:space="preserve"> </w:t>
        </w:r>
      </w:ins>
      <w:del w:id="676" w:author="W. Hu" w:date="2011-08-10T19:02:00Z">
        <w:r w:rsidRPr="00193DE2" w:rsidDel="003F02CB">
          <w:rPr>
            <w:rFonts w:ascii="Times New Roman" w:hAnsi="Times New Roman"/>
            <w:color w:val="000000" w:themeColor="text1"/>
            <w:sz w:val="20"/>
            <w:szCs w:val="20"/>
          </w:rPr>
          <w:delText>Records O</w:delText>
        </w:r>
        <w:r w:rsidRPr="00193DE2" w:rsidDel="003F02CB">
          <w:rPr>
            <w:rFonts w:ascii="Times New Roman" w:hAnsi="Times New Roman"/>
            <w:color w:val="000000" w:themeColor="text1"/>
            <w:spacing w:val="-4"/>
            <w:sz w:val="20"/>
            <w:szCs w:val="20"/>
          </w:rPr>
          <w:delText>f</w:delText>
        </w:r>
        <w:r w:rsidRPr="00193DE2" w:rsidDel="003F02CB">
          <w:rPr>
            <w:rFonts w:ascii="Times New Roman" w:hAnsi="Times New Roman"/>
            <w:color w:val="000000" w:themeColor="text1"/>
            <w:sz w:val="20"/>
            <w:szCs w:val="20"/>
          </w:rPr>
          <w:delText xml:space="preserve">fice </w:delText>
        </w:r>
      </w:del>
      <w:r w:rsidRPr="00193DE2">
        <w:rPr>
          <w:rFonts w:ascii="Times New Roman" w:hAnsi="Times New Roman"/>
          <w:color w:val="000000" w:themeColor="text1"/>
          <w:sz w:val="20"/>
          <w:szCs w:val="20"/>
        </w:rPr>
        <w:t>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remove an “Incomplete,” the student must secure a permit from the </w:t>
      </w:r>
      <w:ins w:id="677" w:author="W. Hu" w:date="2011-08-10T19:03:00Z">
        <w:r w:rsidR="003F02CB" w:rsidRPr="003F02CB">
          <w:rPr>
            <w:rFonts w:ascii="Times New Roman" w:hAnsi="Times New Roman"/>
            <w:color w:val="548DD4" w:themeColor="text2" w:themeTint="99"/>
            <w:sz w:val="20"/>
            <w:szCs w:val="20"/>
            <w:rPrChange w:id="678" w:author="W. Hu" w:date="2011-08-10T19:03:00Z">
              <w:rPr>
                <w:rFonts w:ascii="Times New Roman" w:hAnsi="Times New Roman"/>
                <w:color w:val="000000" w:themeColor="text1"/>
                <w:sz w:val="20"/>
                <w:szCs w:val="20"/>
              </w:rPr>
            </w:rPrChange>
          </w:rPr>
          <w:t xml:space="preserve">Office of Academic Services and </w:t>
        </w:r>
      </w:ins>
      <w:r w:rsidRPr="003F02CB">
        <w:rPr>
          <w:rFonts w:ascii="Times New Roman" w:hAnsi="Times New Roman"/>
          <w:color w:val="548DD4" w:themeColor="text2" w:themeTint="99"/>
          <w:sz w:val="20"/>
          <w:szCs w:val="20"/>
          <w:rPrChange w:id="679" w:author="W. Hu" w:date="2011-08-10T19:03:00Z">
            <w:rPr>
              <w:rFonts w:ascii="Times New Roman" w:hAnsi="Times New Roman"/>
              <w:color w:val="000000" w:themeColor="text1"/>
              <w:sz w:val="20"/>
              <w:szCs w:val="20"/>
            </w:rPr>
          </w:rPrChange>
        </w:rPr>
        <w:t>Registrar</w:t>
      </w:r>
      <w:del w:id="680" w:author="W. Hu" w:date="2011-08-10T19:03:00Z">
        <w:r w:rsidRPr="003F02CB" w:rsidDel="003F02CB">
          <w:rPr>
            <w:rFonts w:ascii="Times New Roman" w:hAnsi="Times New Roman"/>
            <w:color w:val="548DD4" w:themeColor="text2" w:themeTint="99"/>
            <w:sz w:val="20"/>
            <w:szCs w:val="20"/>
            <w:rPrChange w:id="681" w:author="W. Hu" w:date="2011-08-10T19:03:00Z">
              <w:rPr>
                <w:rFonts w:ascii="Times New Roman" w:hAnsi="Times New Roman"/>
                <w:color w:val="000000" w:themeColor="text1"/>
                <w:sz w:val="20"/>
                <w:szCs w:val="20"/>
              </w:rPr>
            </w:rPrChange>
          </w:rPr>
          <w:delText>'s O</w:delText>
        </w:r>
        <w:r w:rsidRPr="003F02CB" w:rsidDel="003F02CB">
          <w:rPr>
            <w:rFonts w:ascii="Times New Roman" w:hAnsi="Times New Roman"/>
            <w:color w:val="548DD4" w:themeColor="text2" w:themeTint="99"/>
            <w:spacing w:val="-4"/>
            <w:sz w:val="20"/>
            <w:szCs w:val="20"/>
            <w:rPrChange w:id="682" w:author="W. Hu" w:date="2011-08-10T19:03:00Z">
              <w:rPr>
                <w:rFonts w:ascii="Times New Roman" w:hAnsi="Times New Roman"/>
                <w:color w:val="000000" w:themeColor="text1"/>
                <w:spacing w:val="-4"/>
                <w:sz w:val="20"/>
                <w:szCs w:val="20"/>
              </w:rPr>
            </w:rPrChange>
          </w:rPr>
          <w:delText>f</w:delText>
        </w:r>
        <w:r w:rsidRPr="003F02CB" w:rsidDel="003F02CB">
          <w:rPr>
            <w:rFonts w:ascii="Times New Roman" w:hAnsi="Times New Roman"/>
            <w:color w:val="548DD4" w:themeColor="text2" w:themeTint="99"/>
            <w:sz w:val="20"/>
            <w:szCs w:val="20"/>
            <w:rPrChange w:id="683" w:author="W. Hu" w:date="2011-08-10T19:03:00Z">
              <w:rPr>
                <w:rFonts w:ascii="Times New Roman" w:hAnsi="Times New Roman"/>
                <w:color w:val="000000" w:themeColor="text1"/>
                <w:sz w:val="20"/>
                <w:szCs w:val="20"/>
              </w:rPr>
            </w:rPrChange>
          </w:rPr>
          <w:delText>fice</w:delText>
        </w:r>
      </w:del>
      <w:r w:rsidRPr="00193DE2">
        <w:rPr>
          <w:rFonts w:ascii="Times New Roman" w:hAnsi="Times New Roman"/>
          <w:color w:val="000000" w:themeColor="text1"/>
          <w:sz w:val="20"/>
          <w:szCs w:val="20"/>
        </w:rPr>
        <w:t xml:space="preserv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Support </w:t>
      </w:r>
      <w:del w:id="684" w:author="W. Hu" w:date="2011-08-10T19:04:00Z">
        <w:r w:rsidRPr="00193DE2" w:rsidDel="003F02CB">
          <w:rPr>
            <w:rFonts w:ascii="Times New Roman" w:hAnsi="Times New Roman"/>
            <w:color w:val="000000" w:themeColor="text1"/>
            <w:sz w:val="20"/>
            <w:szCs w:val="20"/>
          </w:rPr>
          <w:delText>and Regents’</w:delText>
        </w:r>
        <w:r w:rsidRPr="00193DE2" w:rsidDel="003F02CB">
          <w:rPr>
            <w:rFonts w:ascii="Times New Roman" w:hAnsi="Times New Roman"/>
            <w:color w:val="000000" w:themeColor="text1"/>
            <w:spacing w:val="-18"/>
            <w:sz w:val="20"/>
            <w:szCs w:val="20"/>
          </w:rPr>
          <w:delText xml:space="preserve"> </w:delText>
        </w:r>
        <w:r w:rsidRPr="00193DE2" w:rsidDel="003F02CB">
          <w:rPr>
            <w:rFonts w:ascii="Times New Roman" w:hAnsi="Times New Roman"/>
            <w:color w:val="000000" w:themeColor="text1"/>
            <w:spacing w:val="-14"/>
            <w:sz w:val="20"/>
            <w:szCs w:val="20"/>
          </w:rPr>
          <w:delText>T</w:delText>
        </w:r>
        <w:r w:rsidRPr="00193DE2" w:rsidDel="003F02CB">
          <w:rPr>
            <w:rFonts w:ascii="Times New Roman" w:hAnsi="Times New Roman"/>
            <w:color w:val="000000" w:themeColor="text1"/>
            <w:sz w:val="20"/>
            <w:szCs w:val="20"/>
          </w:rPr>
          <w:delText xml:space="preserve">est remediation </w:delText>
        </w:r>
      </w:del>
      <w:r w:rsidRPr="00193DE2">
        <w:rPr>
          <w:rFonts w:ascii="Times New Roman" w:hAnsi="Times New Roman"/>
          <w:color w:val="000000" w:themeColor="text1"/>
          <w:sz w:val="20"/>
          <w:szCs w:val="20"/>
        </w:rPr>
        <w:t xml:space="preserve">courses, this symbol cannot be used for other courses. If the student has not completed the course(s) after three successive terms, the student must request and be granted approval to re-enroll </w:t>
      </w:r>
      <w:r w:rsidRPr="00193DE2">
        <w:rPr>
          <w:rFonts w:ascii="Times New Roman" w:hAnsi="Times New Roman"/>
          <w:color w:val="000000" w:themeColor="text1"/>
          <w:sz w:val="20"/>
          <w:szCs w:val="20"/>
        </w:rPr>
        <w:lastRenderedPageBreak/>
        <w:t>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Del="003F02CB" w:rsidRDefault="00EA4995" w:rsidP="00807398">
      <w:pPr>
        <w:widowControl w:val="0"/>
        <w:autoSpaceDE w:val="0"/>
        <w:autoSpaceDN w:val="0"/>
        <w:adjustRightInd w:val="0"/>
        <w:spacing w:before="10" w:after="0" w:line="250" w:lineRule="auto"/>
        <w:ind w:left="1800" w:right="180" w:hanging="360"/>
        <w:jc w:val="both"/>
        <w:rPr>
          <w:del w:id="685" w:author="W. Hu" w:date="2011-08-10T19:04:00Z"/>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686" w:name="_Toc298161427"/>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68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after having completed registration must secure withdrawal forms from </w:t>
      </w:r>
      <w:r w:rsidRPr="003F02CB">
        <w:rPr>
          <w:rFonts w:ascii="Times New Roman" w:hAnsi="Times New Roman"/>
          <w:color w:val="548DD4" w:themeColor="text2" w:themeTint="99"/>
          <w:sz w:val="20"/>
          <w:szCs w:val="20"/>
          <w:rPrChange w:id="687" w:author="W. Hu" w:date="2011-08-10T19:05:00Z">
            <w:rPr>
              <w:rFonts w:ascii="Times New Roman" w:hAnsi="Times New Roman"/>
              <w:color w:val="000000" w:themeColor="text1"/>
              <w:sz w:val="20"/>
              <w:szCs w:val="20"/>
            </w:rPr>
          </w:rPrChange>
        </w:rPr>
        <w:t xml:space="preserve">the </w:t>
      </w:r>
      <w:ins w:id="688" w:author="W. Hu" w:date="2011-08-10T19:05:00Z">
        <w:r w:rsidR="003F02CB" w:rsidRPr="003F02CB">
          <w:rPr>
            <w:rFonts w:ascii="Times New Roman" w:hAnsi="Times New Roman"/>
            <w:color w:val="548DD4" w:themeColor="text2" w:themeTint="99"/>
            <w:sz w:val="20"/>
            <w:szCs w:val="20"/>
            <w:rPrChange w:id="689" w:author="W. Hu" w:date="2011-08-10T19:05:00Z">
              <w:rPr>
                <w:rFonts w:ascii="Times New Roman" w:hAnsi="Times New Roman"/>
                <w:color w:val="000000" w:themeColor="text1"/>
                <w:sz w:val="20"/>
                <w:szCs w:val="20"/>
              </w:rPr>
            </w:rPrChange>
          </w:rPr>
          <w:t xml:space="preserve">Office of Academic Services and </w:t>
        </w:r>
      </w:ins>
      <w:r w:rsidRPr="003F02CB">
        <w:rPr>
          <w:rFonts w:ascii="Times New Roman" w:hAnsi="Times New Roman"/>
          <w:color w:val="548DD4" w:themeColor="text2" w:themeTint="99"/>
          <w:sz w:val="20"/>
          <w:szCs w:val="20"/>
          <w:rPrChange w:id="690" w:author="W. Hu" w:date="2011-08-10T19:05:00Z">
            <w:rPr>
              <w:rFonts w:ascii="Times New Roman" w:hAnsi="Times New Roman"/>
              <w:color w:val="000000" w:themeColor="text1"/>
              <w:sz w:val="20"/>
              <w:szCs w:val="20"/>
            </w:rPr>
          </w:rPrChange>
        </w:rPr>
        <w:t>Registrar</w:t>
      </w:r>
      <w:del w:id="691" w:author="W. Hu" w:date="2011-08-10T19:05:00Z">
        <w:r w:rsidRPr="003F02CB" w:rsidDel="003F02CB">
          <w:rPr>
            <w:rFonts w:ascii="Times New Roman" w:hAnsi="Times New Roman"/>
            <w:color w:val="548DD4" w:themeColor="text2" w:themeTint="99"/>
            <w:sz w:val="20"/>
            <w:szCs w:val="20"/>
            <w:rPrChange w:id="692" w:author="W. Hu" w:date="2011-08-10T19:05:00Z">
              <w:rPr>
                <w:rFonts w:ascii="Times New Roman" w:hAnsi="Times New Roman"/>
                <w:color w:val="000000" w:themeColor="text1"/>
                <w:sz w:val="20"/>
                <w:szCs w:val="20"/>
              </w:rPr>
            </w:rPrChange>
          </w:rPr>
          <w:delText>'s O</w:delText>
        </w:r>
        <w:r w:rsidRPr="003F02CB" w:rsidDel="003F02CB">
          <w:rPr>
            <w:rFonts w:ascii="Times New Roman" w:hAnsi="Times New Roman"/>
            <w:color w:val="548DD4" w:themeColor="text2" w:themeTint="99"/>
            <w:spacing w:val="-4"/>
            <w:sz w:val="20"/>
            <w:szCs w:val="20"/>
            <w:rPrChange w:id="693" w:author="W. Hu" w:date="2011-08-10T19:05:00Z">
              <w:rPr>
                <w:rFonts w:ascii="Times New Roman" w:hAnsi="Times New Roman"/>
                <w:color w:val="000000" w:themeColor="text1"/>
                <w:spacing w:val="-4"/>
                <w:sz w:val="20"/>
                <w:szCs w:val="20"/>
              </w:rPr>
            </w:rPrChange>
          </w:rPr>
          <w:delText>f</w:delText>
        </w:r>
        <w:r w:rsidRPr="003F02CB" w:rsidDel="003F02CB">
          <w:rPr>
            <w:rFonts w:ascii="Times New Roman" w:hAnsi="Times New Roman"/>
            <w:color w:val="548DD4" w:themeColor="text2" w:themeTint="99"/>
            <w:sz w:val="20"/>
            <w:szCs w:val="20"/>
            <w:rPrChange w:id="694" w:author="W. Hu" w:date="2011-08-10T19:05:00Z">
              <w:rPr>
                <w:rFonts w:ascii="Times New Roman" w:hAnsi="Times New Roman"/>
                <w:color w:val="000000" w:themeColor="text1"/>
                <w:sz w:val="20"/>
                <w:szCs w:val="20"/>
              </w:rPr>
            </w:rPrChange>
          </w:rPr>
          <w:delText>fice</w:delText>
        </w:r>
      </w:del>
      <w:r w:rsidRPr="00193DE2">
        <w:rPr>
          <w:rFonts w:ascii="Times New Roman" w:hAnsi="Times New Roman"/>
          <w:color w:val="000000" w:themeColor="text1"/>
          <w:sz w:val="20"/>
          <w:szCs w:val="20"/>
        </w:rPr>
        <w:t>,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and the </w:t>
      </w:r>
      <w:ins w:id="695" w:author="W. Hu" w:date="2011-08-10T19:05:00Z">
        <w:r w:rsidR="003F02CB" w:rsidRPr="003F02CB">
          <w:rPr>
            <w:rFonts w:ascii="Times New Roman" w:hAnsi="Times New Roman"/>
            <w:color w:val="548DD4" w:themeColor="text2" w:themeTint="99"/>
            <w:sz w:val="20"/>
            <w:szCs w:val="20"/>
            <w:rPrChange w:id="696" w:author="W. Hu" w:date="2011-08-10T19:05:00Z">
              <w:rPr>
                <w:rFonts w:ascii="Times New Roman" w:hAnsi="Times New Roman"/>
                <w:color w:val="000000" w:themeColor="text1"/>
                <w:sz w:val="20"/>
                <w:szCs w:val="20"/>
              </w:rPr>
            </w:rPrChange>
          </w:rPr>
          <w:t xml:space="preserve">Office of Academic Services and </w:t>
        </w:r>
      </w:ins>
      <w:r w:rsidRPr="003F02CB">
        <w:rPr>
          <w:rFonts w:ascii="Times New Roman" w:hAnsi="Times New Roman"/>
          <w:color w:val="548DD4" w:themeColor="text2" w:themeTint="99"/>
          <w:sz w:val="20"/>
          <w:szCs w:val="20"/>
          <w:rPrChange w:id="697" w:author="W. Hu" w:date="2011-08-10T19:05:00Z">
            <w:rPr>
              <w:rFonts w:ascii="Times New Roman" w:hAnsi="Times New Roman"/>
              <w:color w:val="000000" w:themeColor="text1"/>
              <w:sz w:val="20"/>
              <w:szCs w:val="20"/>
            </w:rPr>
          </w:rPrChange>
        </w:rPr>
        <w:t>Registrar</w:t>
      </w:r>
      <w:del w:id="698" w:author="W. Hu" w:date="2011-08-10T19:05:00Z">
        <w:r w:rsidRPr="003F02CB" w:rsidDel="003F02CB">
          <w:rPr>
            <w:rFonts w:ascii="Times New Roman" w:hAnsi="Times New Roman"/>
            <w:color w:val="548DD4" w:themeColor="text2" w:themeTint="99"/>
            <w:sz w:val="20"/>
            <w:szCs w:val="20"/>
            <w:rPrChange w:id="699" w:author="W. Hu" w:date="2011-08-10T19:05:00Z">
              <w:rPr>
                <w:rFonts w:ascii="Times New Roman" w:hAnsi="Times New Roman"/>
                <w:color w:val="000000" w:themeColor="text1"/>
                <w:sz w:val="20"/>
                <w:szCs w:val="20"/>
              </w:rPr>
            </w:rPrChange>
          </w:rPr>
          <w:delText>'s O</w:delText>
        </w:r>
        <w:r w:rsidRPr="003F02CB" w:rsidDel="003F02CB">
          <w:rPr>
            <w:rFonts w:ascii="Times New Roman" w:hAnsi="Times New Roman"/>
            <w:color w:val="548DD4" w:themeColor="text2" w:themeTint="99"/>
            <w:spacing w:val="-4"/>
            <w:sz w:val="20"/>
            <w:szCs w:val="20"/>
            <w:rPrChange w:id="700" w:author="W. Hu" w:date="2011-08-10T19:05:00Z">
              <w:rPr>
                <w:rFonts w:ascii="Times New Roman" w:hAnsi="Times New Roman"/>
                <w:color w:val="000000" w:themeColor="text1"/>
                <w:spacing w:val="-4"/>
                <w:sz w:val="20"/>
                <w:szCs w:val="20"/>
              </w:rPr>
            </w:rPrChange>
          </w:rPr>
          <w:delText>f</w:delText>
        </w:r>
        <w:r w:rsidRPr="003F02CB" w:rsidDel="003F02CB">
          <w:rPr>
            <w:rFonts w:ascii="Times New Roman" w:hAnsi="Times New Roman"/>
            <w:color w:val="548DD4" w:themeColor="text2" w:themeTint="99"/>
            <w:sz w:val="20"/>
            <w:szCs w:val="20"/>
            <w:rPrChange w:id="701" w:author="W. Hu" w:date="2011-08-10T19:05:00Z">
              <w:rPr>
                <w:rFonts w:ascii="Times New Roman" w:hAnsi="Times New Roman"/>
                <w:color w:val="000000" w:themeColor="text1"/>
                <w:sz w:val="20"/>
                <w:szCs w:val="20"/>
              </w:rPr>
            </w:rPrChange>
          </w:rPr>
          <w:delText>fice</w:delText>
        </w:r>
      </w:del>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The student is responsible for submitting one copy of the properly signed form to each of the above listed o</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fices and for retaining a copy of the form for personal records.</w:t>
      </w:r>
      <w:r w:rsidR="008A1BB2"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w:t>
      </w:r>
      <w:ins w:id="702" w:author="W. Hu" w:date="2011-08-10T19:06:00Z">
        <w:r w:rsidR="003F02CB" w:rsidRPr="003F02CB">
          <w:rPr>
            <w:rFonts w:ascii="Times New Roman" w:hAnsi="Times New Roman"/>
            <w:color w:val="548DD4" w:themeColor="text2" w:themeTint="99"/>
            <w:sz w:val="20"/>
            <w:szCs w:val="20"/>
          </w:rPr>
          <w:t>Office of Academic Services and Registrar</w:t>
        </w:r>
        <w:r w:rsidR="003F02CB" w:rsidRPr="00193DE2" w:rsidDel="003F02CB">
          <w:rPr>
            <w:rFonts w:ascii="Times New Roman" w:hAnsi="Times New Roman"/>
            <w:color w:val="000000" w:themeColor="text1"/>
            <w:sz w:val="20"/>
            <w:szCs w:val="20"/>
          </w:rPr>
          <w:t xml:space="preserve"> </w:t>
        </w:r>
      </w:ins>
      <w:del w:id="703" w:author="W. Hu" w:date="2011-08-10T19:06:00Z">
        <w:r w:rsidRPr="00193DE2" w:rsidDel="003F02CB">
          <w:rPr>
            <w:rFonts w:ascii="Times New Roman" w:hAnsi="Times New Roman"/>
            <w:color w:val="000000" w:themeColor="text1"/>
            <w:sz w:val="20"/>
            <w:szCs w:val="20"/>
          </w:rPr>
          <w:delText>Registrar's O</w:delText>
        </w:r>
        <w:r w:rsidRPr="00193DE2" w:rsidDel="003F02CB">
          <w:rPr>
            <w:rFonts w:ascii="Times New Roman" w:hAnsi="Times New Roman"/>
            <w:color w:val="000000" w:themeColor="text1"/>
            <w:spacing w:val="-4"/>
            <w:sz w:val="20"/>
            <w:szCs w:val="20"/>
          </w:rPr>
          <w:delText>f</w:delText>
        </w:r>
        <w:r w:rsidRPr="00193DE2" w:rsidDel="003F02CB">
          <w:rPr>
            <w:rFonts w:ascii="Times New Roman" w:hAnsi="Times New Roman"/>
            <w:color w:val="000000" w:themeColor="text1"/>
            <w:sz w:val="20"/>
            <w:szCs w:val="20"/>
          </w:rPr>
          <w:delText xml:space="preserve">fice </w:delText>
        </w:r>
      </w:del>
      <w:r w:rsidRPr="00193DE2">
        <w:rPr>
          <w:rFonts w:ascii="Times New Roman" w:hAnsi="Times New Roman"/>
          <w:color w:val="000000" w:themeColor="text1"/>
          <w:sz w:val="20"/>
          <w:szCs w:val="20"/>
        </w:rPr>
        <w:t>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704" w:name="_Toc298161428"/>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70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705" w:name="_Toc298161429"/>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705"/>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706" w:name="_Toc298161430"/>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706"/>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 academic advisor is assigned to each student at the time of acceptance into </w:t>
      </w:r>
      <w:ins w:id="707" w:author="W. Hu" w:date="2011-08-10T19:06:00Z">
        <w:r w:rsidR="003F02CB" w:rsidRPr="003F02CB">
          <w:rPr>
            <w:rFonts w:ascii="Times New Roman" w:hAnsi="Times New Roman"/>
            <w:color w:val="548DD4" w:themeColor="text2" w:themeTint="99"/>
            <w:sz w:val="20"/>
            <w:szCs w:val="20"/>
            <w:rPrChange w:id="708" w:author="W. Hu" w:date="2011-08-10T19:07:00Z">
              <w:rPr>
                <w:rFonts w:ascii="Times New Roman" w:hAnsi="Times New Roman"/>
                <w:color w:val="000000" w:themeColor="text1"/>
                <w:sz w:val="20"/>
                <w:szCs w:val="20"/>
              </w:rPr>
            </w:rPrChange>
          </w:rPr>
          <w:t xml:space="preserve">a </w:t>
        </w:r>
      </w:ins>
      <w:del w:id="709" w:author="W. Hu" w:date="2011-08-10T19:06:00Z">
        <w:r w:rsidRPr="003F02CB" w:rsidDel="003F02CB">
          <w:rPr>
            <w:rFonts w:ascii="Times New Roman" w:hAnsi="Times New Roman"/>
            <w:color w:val="548DD4" w:themeColor="text2" w:themeTint="99"/>
            <w:sz w:val="20"/>
            <w:szCs w:val="20"/>
            <w:rPrChange w:id="710" w:author="W. Hu" w:date="2011-08-10T19:07:00Z">
              <w:rPr>
                <w:rFonts w:ascii="Times New Roman" w:hAnsi="Times New Roman"/>
                <w:color w:val="000000" w:themeColor="text1"/>
                <w:sz w:val="20"/>
                <w:szCs w:val="20"/>
              </w:rPr>
            </w:rPrChange>
          </w:rPr>
          <w:delText>the G</w:delText>
        </w:r>
      </w:del>
      <w:ins w:id="711" w:author="W. Hu" w:date="2011-08-10T19:06:00Z">
        <w:r w:rsidR="003F02CB" w:rsidRPr="003F02CB">
          <w:rPr>
            <w:rFonts w:ascii="Times New Roman" w:hAnsi="Times New Roman"/>
            <w:color w:val="548DD4" w:themeColor="text2" w:themeTint="99"/>
            <w:sz w:val="20"/>
            <w:szCs w:val="20"/>
            <w:rPrChange w:id="712" w:author="W. Hu" w:date="2011-08-10T19:07:00Z">
              <w:rPr>
                <w:rFonts w:ascii="Times New Roman" w:hAnsi="Times New Roman"/>
                <w:color w:val="000000" w:themeColor="text1"/>
                <w:sz w:val="20"/>
                <w:szCs w:val="20"/>
              </w:rPr>
            </w:rPrChange>
          </w:rPr>
          <w:t>g</w:t>
        </w:r>
      </w:ins>
      <w:r w:rsidRPr="003F02CB">
        <w:rPr>
          <w:rFonts w:ascii="Times New Roman" w:hAnsi="Times New Roman"/>
          <w:color w:val="548DD4" w:themeColor="text2" w:themeTint="99"/>
          <w:sz w:val="20"/>
          <w:szCs w:val="20"/>
          <w:rPrChange w:id="713" w:author="W. Hu" w:date="2011-08-10T19:07:00Z">
            <w:rPr>
              <w:rFonts w:ascii="Times New Roman" w:hAnsi="Times New Roman"/>
              <w:color w:val="000000" w:themeColor="text1"/>
              <w:sz w:val="20"/>
              <w:szCs w:val="20"/>
            </w:rPr>
          </w:rPrChange>
        </w:rPr>
        <w:t xml:space="preserve">raduate </w:t>
      </w:r>
      <w:del w:id="714" w:author="W. Hu" w:date="2011-08-10T19:06:00Z">
        <w:r w:rsidRPr="003F02CB" w:rsidDel="003F02CB">
          <w:rPr>
            <w:rFonts w:ascii="Times New Roman" w:hAnsi="Times New Roman"/>
            <w:color w:val="548DD4" w:themeColor="text2" w:themeTint="99"/>
            <w:sz w:val="20"/>
            <w:szCs w:val="20"/>
            <w:rPrChange w:id="715" w:author="W. Hu" w:date="2011-08-10T19:07:00Z">
              <w:rPr>
                <w:rFonts w:ascii="Times New Roman" w:hAnsi="Times New Roman"/>
                <w:color w:val="000000" w:themeColor="text1"/>
                <w:sz w:val="20"/>
                <w:szCs w:val="20"/>
              </w:rPr>
            </w:rPrChange>
          </w:rPr>
          <w:delText>School</w:delText>
        </w:r>
      </w:del>
      <w:ins w:id="716" w:author="W. Hu" w:date="2011-08-10T19:06:00Z">
        <w:r w:rsidR="003F02CB" w:rsidRPr="003F02CB">
          <w:rPr>
            <w:rFonts w:ascii="Times New Roman" w:hAnsi="Times New Roman"/>
            <w:color w:val="548DD4" w:themeColor="text2" w:themeTint="99"/>
            <w:sz w:val="20"/>
            <w:szCs w:val="20"/>
            <w:rPrChange w:id="717" w:author="W. Hu" w:date="2011-08-10T19:07: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718" w:name="_Toc298161431"/>
      <w:r w:rsidRPr="00193DE2">
        <w:rPr>
          <w:rFonts w:ascii="Times New Roman" w:hAnsi="Times New Roman"/>
          <w:bCs w:val="0"/>
          <w:color w:val="000000" w:themeColor="text1"/>
          <w:sz w:val="20"/>
          <w:szCs w:val="20"/>
        </w:rPr>
        <w:t>Residence Classification</w:t>
      </w:r>
      <w:bookmarkEnd w:id="71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can be obtained from the </w:t>
      </w:r>
      <w:ins w:id="719" w:author="W. Hu" w:date="2011-08-10T19:07:00Z">
        <w:r w:rsidR="003F02CB" w:rsidRPr="003F02CB">
          <w:rPr>
            <w:rFonts w:ascii="Times New Roman" w:hAnsi="Times New Roman"/>
            <w:color w:val="548DD4" w:themeColor="text2" w:themeTint="99"/>
            <w:sz w:val="20"/>
            <w:szCs w:val="20"/>
          </w:rPr>
          <w:t>Office of Academic Services and Registrar</w:t>
        </w:r>
      </w:ins>
      <w:del w:id="720" w:author="W. Hu" w:date="2011-08-10T19:07:00Z">
        <w:r w:rsidRPr="00193DE2" w:rsidDel="003F02CB">
          <w:rPr>
            <w:rFonts w:ascii="Times New Roman" w:hAnsi="Times New Roman"/>
            <w:color w:val="000000" w:themeColor="text1"/>
            <w:sz w:val="20"/>
            <w:szCs w:val="20"/>
          </w:rPr>
          <w:delText>Registra</w:delText>
        </w:r>
        <w:r w:rsidRPr="00193DE2" w:rsidDel="003F02CB">
          <w:rPr>
            <w:rFonts w:ascii="Times New Roman" w:hAnsi="Times New Roman"/>
            <w:color w:val="000000" w:themeColor="text1"/>
            <w:spacing w:val="8"/>
            <w:sz w:val="20"/>
            <w:szCs w:val="20"/>
          </w:rPr>
          <w:delText>r</w:delText>
        </w:r>
        <w:r w:rsidRPr="00193DE2" w:rsidDel="003F02CB">
          <w:rPr>
            <w:rFonts w:ascii="Times New Roman" w:hAnsi="Times New Roman"/>
            <w:color w:val="000000" w:themeColor="text1"/>
            <w:spacing w:val="-11"/>
            <w:sz w:val="20"/>
            <w:szCs w:val="20"/>
          </w:rPr>
          <w:delText>’</w:delText>
        </w:r>
        <w:r w:rsidRPr="00193DE2" w:rsidDel="003F02CB">
          <w:rPr>
            <w:rFonts w:ascii="Times New Roman" w:hAnsi="Times New Roman"/>
            <w:color w:val="000000" w:themeColor="text1"/>
            <w:sz w:val="20"/>
            <w:szCs w:val="20"/>
          </w:rPr>
          <w:delText>s Office</w:delText>
        </w:r>
      </w:del>
      <w:r w:rsidRPr="00193DE2">
        <w:rPr>
          <w:rFonts w:ascii="Times New Roman" w:hAnsi="Times New Roman"/>
          <w:color w:val="000000" w:themeColor="text1"/>
          <w:sz w:val="20"/>
          <w:szCs w:val="20"/>
        </w:rPr>
        <w:t>.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721" w:name="_Toc298161432"/>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72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career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military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selected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w:t>
      </w:r>
      <w:ins w:id="722" w:author="W. Hu" w:date="2011-08-10T19:10:00Z">
        <w:r w:rsidR="00693C05" w:rsidRPr="003F02CB">
          <w:rPr>
            <w:rFonts w:ascii="Times New Roman" w:hAnsi="Times New Roman"/>
            <w:color w:val="548DD4" w:themeColor="text2" w:themeTint="99"/>
            <w:sz w:val="20"/>
            <w:szCs w:val="20"/>
          </w:rPr>
          <w:t>Office of Academic Services and Registrar</w:t>
        </w:r>
      </w:ins>
      <w:del w:id="723" w:author="W. Hu" w:date="2011-08-10T19:10:00Z">
        <w:r w:rsidRPr="00193DE2" w:rsidDel="00693C05">
          <w:rPr>
            <w:rFonts w:ascii="Times New Roman" w:hAnsi="Times New Roman"/>
            <w:color w:val="000000" w:themeColor="text1"/>
            <w:sz w:val="20"/>
            <w:szCs w:val="20"/>
          </w:rPr>
          <w:delText>Registrar</w:delText>
        </w:r>
      </w:del>
      <w:r w:rsidRPr="00193DE2">
        <w:rPr>
          <w:rFonts w:ascii="Times New Roman" w:hAnsi="Times New Roman"/>
          <w:color w:val="000000" w:themeColor="text1"/>
          <w:sz w:val="20"/>
          <w:szCs w:val="20"/>
        </w:rPr>
        <w:t xml:space="preserve"> immediately of any change in residence status. If it is determined that the student has misrepresented or omitted facts which result in classification or 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w:t>
      </w:r>
      <w:ins w:id="724" w:author="W. Hu" w:date="2011-08-10T19:10:00Z">
        <w:r w:rsidR="00693C05" w:rsidRPr="003F02CB">
          <w:rPr>
            <w:rFonts w:ascii="Times New Roman" w:hAnsi="Times New Roman"/>
            <w:color w:val="548DD4" w:themeColor="text2" w:themeTint="99"/>
            <w:sz w:val="20"/>
            <w:szCs w:val="20"/>
          </w:rPr>
          <w:t>Office of Academic Services and Registrar</w:t>
        </w:r>
      </w:ins>
      <w:del w:id="725" w:author="W. Hu" w:date="2011-08-10T19:10:00Z">
        <w:r w:rsidRPr="00193DE2" w:rsidDel="00693C05">
          <w:rPr>
            <w:rFonts w:ascii="Times New Roman" w:hAnsi="Times New Roman"/>
            <w:color w:val="000000" w:themeColor="text1"/>
            <w:sz w:val="20"/>
            <w:szCs w:val="20"/>
          </w:rPr>
          <w:delText>Registra</w:delText>
        </w:r>
        <w:r w:rsidRPr="00193DE2" w:rsidDel="00693C05">
          <w:rPr>
            <w:rFonts w:ascii="Times New Roman" w:hAnsi="Times New Roman"/>
            <w:color w:val="000000" w:themeColor="text1"/>
            <w:spacing w:val="-8"/>
            <w:sz w:val="20"/>
            <w:szCs w:val="20"/>
          </w:rPr>
          <w:delText>r</w:delText>
        </w:r>
      </w:del>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726" w:name="_Toc298161433"/>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726"/>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727"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Cheating and plagiarism are non-academic grounds for expulsion from </w:t>
      </w:r>
      <w:ins w:id="728" w:author="W. Hu" w:date="2011-08-10T19:11:00Z">
        <w:r w:rsidR="00693C05" w:rsidRPr="00693C05">
          <w:rPr>
            <w:rFonts w:ascii="Times New Roman" w:hAnsi="Times New Roman"/>
            <w:color w:val="548DD4" w:themeColor="text2" w:themeTint="99"/>
            <w:sz w:val="20"/>
            <w:szCs w:val="20"/>
            <w:rPrChange w:id="729" w:author="W. Hu" w:date="2011-08-10T19:11:00Z">
              <w:rPr>
                <w:rFonts w:ascii="Times New Roman" w:hAnsi="Times New Roman"/>
                <w:color w:val="000000" w:themeColor="text1"/>
                <w:sz w:val="20"/>
                <w:szCs w:val="20"/>
              </w:rPr>
            </w:rPrChange>
          </w:rPr>
          <w:t xml:space="preserve">a </w:t>
        </w:r>
      </w:ins>
      <w:del w:id="730" w:author="W. Hu" w:date="2011-08-10T19:11:00Z">
        <w:r w:rsidRPr="00693C05" w:rsidDel="00693C05">
          <w:rPr>
            <w:rFonts w:ascii="Times New Roman" w:hAnsi="Times New Roman"/>
            <w:color w:val="548DD4" w:themeColor="text2" w:themeTint="99"/>
            <w:sz w:val="20"/>
            <w:szCs w:val="20"/>
            <w:rPrChange w:id="731" w:author="W. Hu" w:date="2011-08-10T19:11:00Z">
              <w:rPr>
                <w:rFonts w:ascii="Times New Roman" w:hAnsi="Times New Roman"/>
                <w:color w:val="000000" w:themeColor="text1"/>
                <w:sz w:val="20"/>
                <w:szCs w:val="20"/>
              </w:rPr>
            </w:rPrChange>
          </w:rPr>
          <w:delText>the G</w:delText>
        </w:r>
      </w:del>
      <w:ins w:id="732" w:author="W. Hu" w:date="2011-08-10T19:11:00Z">
        <w:r w:rsidR="00693C05" w:rsidRPr="00693C05">
          <w:rPr>
            <w:rFonts w:ascii="Times New Roman" w:hAnsi="Times New Roman"/>
            <w:color w:val="548DD4" w:themeColor="text2" w:themeTint="99"/>
            <w:sz w:val="20"/>
            <w:szCs w:val="20"/>
            <w:rPrChange w:id="733" w:author="W. Hu" w:date="2011-08-10T19:11:00Z">
              <w:rPr>
                <w:rFonts w:ascii="Times New Roman" w:hAnsi="Times New Roman"/>
                <w:color w:val="000000" w:themeColor="text1"/>
                <w:sz w:val="20"/>
                <w:szCs w:val="20"/>
              </w:rPr>
            </w:rPrChange>
          </w:rPr>
          <w:t>g</w:t>
        </w:r>
      </w:ins>
      <w:r w:rsidRPr="00693C05">
        <w:rPr>
          <w:rFonts w:ascii="Times New Roman" w:hAnsi="Times New Roman"/>
          <w:color w:val="548DD4" w:themeColor="text2" w:themeTint="99"/>
          <w:sz w:val="20"/>
          <w:szCs w:val="20"/>
          <w:rPrChange w:id="734" w:author="W. Hu" w:date="2011-08-10T19:11:00Z">
            <w:rPr>
              <w:rFonts w:ascii="Times New Roman" w:hAnsi="Times New Roman"/>
              <w:color w:val="000000" w:themeColor="text1"/>
              <w:sz w:val="20"/>
              <w:szCs w:val="20"/>
            </w:rPr>
          </w:rPrChange>
        </w:rPr>
        <w:t xml:space="preserve">raduate </w:t>
      </w:r>
      <w:del w:id="735" w:author="W. Hu" w:date="2011-08-10T19:11:00Z">
        <w:r w:rsidRPr="00693C05" w:rsidDel="00693C05">
          <w:rPr>
            <w:rFonts w:ascii="Times New Roman" w:hAnsi="Times New Roman"/>
            <w:color w:val="548DD4" w:themeColor="text2" w:themeTint="99"/>
            <w:sz w:val="20"/>
            <w:szCs w:val="20"/>
            <w:rPrChange w:id="736" w:author="W. Hu" w:date="2011-08-10T19:11:00Z">
              <w:rPr>
                <w:rFonts w:ascii="Times New Roman" w:hAnsi="Times New Roman"/>
                <w:color w:val="000000" w:themeColor="text1"/>
                <w:sz w:val="20"/>
                <w:szCs w:val="20"/>
              </w:rPr>
            </w:rPrChange>
          </w:rPr>
          <w:delText>School</w:delText>
        </w:r>
      </w:del>
      <w:ins w:id="737" w:author="W. Hu" w:date="2011-08-10T19:11:00Z">
        <w:r w:rsidR="00693C05" w:rsidRPr="00693C05">
          <w:rPr>
            <w:rFonts w:ascii="Times New Roman" w:hAnsi="Times New Roman"/>
            <w:color w:val="548DD4" w:themeColor="text2" w:themeTint="99"/>
            <w:sz w:val="20"/>
            <w:szCs w:val="20"/>
            <w:rPrChange w:id="738" w:author="W. Hu" w:date="2011-08-10T19:11: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student shall give or receive any assistance not authorized by the professor in the </w:t>
      </w:r>
      <w:del w:id="739" w:author="W. Hu" w:date="2011-08-10T19:11:00Z">
        <w:r w:rsidRPr="00193DE2" w:rsidDel="00693C05">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740" w:name="_Toc298161434"/>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7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741" w:name="_Toc298161435"/>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74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w:t>
      </w:r>
      <w:del w:id="742" w:author="W. Hu" w:date="2011-08-10T19:11:00Z">
        <w:r w:rsidRPr="00193DE2" w:rsidDel="00693C05">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743" w:name="_Toc298161436"/>
      <w:bookmarkStart w:id="744" w:name="_Toc294969655"/>
      <w:bookmarkEnd w:id="727"/>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74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745" w:name="_Toc298161437"/>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74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w:t>
      </w:r>
      <w:del w:id="746" w:author="W. Hu" w:date="2011-08-10T19:12:00Z">
        <w:r w:rsidRPr="00193DE2" w:rsidDel="00693C05">
          <w:rPr>
            <w:rFonts w:ascii="Times New Roman" w:hAnsi="Times New Roman"/>
            <w:color w:val="000000" w:themeColor="text1"/>
            <w:sz w:val="20"/>
            <w:szCs w:val="20"/>
          </w:rPr>
          <w:delText xml:space="preserve"> and Dean of the Graduate School</w:delText>
        </w:r>
      </w:del>
      <w:r w:rsidRPr="00193DE2">
        <w:rPr>
          <w:rFonts w:ascii="Times New Roman" w:hAnsi="Times New Roman"/>
          <w:color w:val="000000" w:themeColor="text1"/>
          <w:sz w:val="20"/>
          <w:szCs w:val="20"/>
        </w:rPr>
        <w:t>.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747" w:name="_Toc298161438"/>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74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ranscripts of academic credits are available upon request of the </w:t>
      </w:r>
      <w:del w:id="748" w:author="W. Hu" w:date="2011-08-10T19:12:00Z">
        <w:r w:rsidRPr="00193DE2" w:rsidDel="00693C05">
          <w:rPr>
            <w:rFonts w:ascii="Times New Roman" w:hAnsi="Times New Roman"/>
            <w:color w:val="000000" w:themeColor="text1"/>
            <w:sz w:val="20"/>
            <w:szCs w:val="20"/>
          </w:rPr>
          <w:delText>Registra</w:delText>
        </w:r>
        <w:r w:rsidRPr="00193DE2" w:rsidDel="00693C05">
          <w:rPr>
            <w:rFonts w:ascii="Times New Roman" w:hAnsi="Times New Roman"/>
            <w:color w:val="000000" w:themeColor="text1"/>
            <w:spacing w:val="-11"/>
            <w:sz w:val="20"/>
            <w:szCs w:val="20"/>
          </w:rPr>
          <w:delText>r</w:delText>
        </w:r>
      </w:del>
      <w:ins w:id="749" w:author="W. Hu" w:date="2011-08-10T19:12:00Z">
        <w:r w:rsidR="00693C05" w:rsidRPr="00693C05">
          <w:rPr>
            <w:rFonts w:ascii="Times New Roman" w:hAnsi="Times New Roman"/>
            <w:color w:val="548DD4" w:themeColor="text2" w:themeTint="99"/>
            <w:sz w:val="20"/>
            <w:szCs w:val="20"/>
          </w:rPr>
          <w:t xml:space="preserve"> </w:t>
        </w:r>
        <w:r w:rsidR="00693C05" w:rsidRPr="003F02CB">
          <w:rPr>
            <w:rFonts w:ascii="Times New Roman" w:hAnsi="Times New Roman"/>
            <w:color w:val="548DD4" w:themeColor="text2" w:themeTint="99"/>
            <w:sz w:val="20"/>
            <w:szCs w:val="20"/>
          </w:rPr>
          <w:t>Office of Academic Services and Registrar</w:t>
        </w:r>
      </w:ins>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750" w:name="_Toc298161439"/>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75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751" w:name="_Toc298161440"/>
      <w:r w:rsidRPr="00193DE2">
        <w:rPr>
          <w:rFonts w:ascii="Times New Roman" w:hAnsi="Times New Roman"/>
          <w:color w:val="000000" w:themeColor="text1"/>
          <w:sz w:val="20"/>
          <w:szCs w:val="20"/>
        </w:rPr>
        <w:t>Disruptive and Obstructive Behavior</w:t>
      </w:r>
      <w:bookmarkEnd w:id="7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administrator or employee, acting 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xml:space="preserve">, or any other activity authorized to be </w:t>
      </w:r>
      <w:r w:rsidRPr="00193DE2">
        <w:rPr>
          <w:rFonts w:ascii="Times New Roman" w:hAnsi="Times New Roman"/>
          <w:b/>
          <w:bCs/>
          <w:i/>
          <w:iCs/>
          <w:color w:val="000000" w:themeColor="text1"/>
          <w:sz w:val="20"/>
          <w:szCs w:val="20"/>
        </w:rPr>
        <w:lastRenderedPageBreak/>
        <w:t>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752" w:name="_Toc298161441"/>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75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753" w:name="_Toc298161442"/>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7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754" w:name="_Toc298161443"/>
      <w:r w:rsidRPr="00193DE2">
        <w:rPr>
          <w:rFonts w:ascii="Times New Roman" w:hAnsi="Times New Roman"/>
          <w:color w:val="000000" w:themeColor="text1"/>
          <w:sz w:val="20"/>
          <w:szCs w:val="20"/>
        </w:rPr>
        <w:t>Grades</w:t>
      </w:r>
      <w:bookmarkEnd w:id="754"/>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755" w:name="_Toc298161444"/>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7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w:t>
      </w:r>
      <w:r w:rsidRPr="00693C05">
        <w:rPr>
          <w:rFonts w:ascii="Times New Roman" w:hAnsi="Times New Roman"/>
          <w:color w:val="548DD4" w:themeColor="text2" w:themeTint="99"/>
          <w:sz w:val="20"/>
          <w:szCs w:val="20"/>
          <w:rPrChange w:id="756" w:author="W. Hu" w:date="2011-08-10T19:14:00Z">
            <w:rPr>
              <w:rFonts w:ascii="Times New Roman" w:hAnsi="Times New Roman"/>
              <w:color w:val="000000" w:themeColor="text1"/>
              <w:sz w:val="20"/>
              <w:szCs w:val="20"/>
            </w:rPr>
          </w:rPrChange>
        </w:rPr>
        <w:t xml:space="preserve"> Graduate </w:t>
      </w:r>
      <w:ins w:id="757" w:author="W. Hu" w:date="2011-08-10T19:14:00Z">
        <w:r w:rsidR="00693C05" w:rsidRPr="00693C05">
          <w:rPr>
            <w:rFonts w:ascii="Times New Roman" w:hAnsi="Times New Roman"/>
            <w:color w:val="548DD4" w:themeColor="text2" w:themeTint="99"/>
            <w:sz w:val="20"/>
            <w:szCs w:val="20"/>
            <w:rPrChange w:id="758" w:author="W. Hu" w:date="2011-08-10T19:14:00Z">
              <w:rPr>
                <w:rFonts w:ascii="Times New Roman" w:hAnsi="Times New Roman"/>
                <w:color w:val="000000" w:themeColor="text1"/>
                <w:sz w:val="20"/>
                <w:szCs w:val="20"/>
              </w:rPr>
            </w:rPrChange>
          </w:rPr>
          <w:t xml:space="preserve">Admissions </w:t>
        </w:r>
      </w:ins>
      <w:r w:rsidRPr="00693C05">
        <w:rPr>
          <w:rFonts w:ascii="Times New Roman" w:hAnsi="Times New Roman"/>
          <w:color w:val="548DD4" w:themeColor="text2" w:themeTint="99"/>
          <w:sz w:val="20"/>
          <w:szCs w:val="20"/>
          <w:rPrChange w:id="759" w:author="W. Hu" w:date="2011-08-10T19:14:00Z">
            <w:rPr>
              <w:rFonts w:ascii="Times New Roman" w:hAnsi="Times New Roman"/>
              <w:color w:val="000000" w:themeColor="text1"/>
              <w:sz w:val="20"/>
              <w:szCs w:val="20"/>
            </w:rPr>
          </w:rPrChange>
        </w:rPr>
        <w:t>O</w:t>
      </w:r>
      <w:r w:rsidRPr="00693C05">
        <w:rPr>
          <w:rFonts w:ascii="Times New Roman" w:hAnsi="Times New Roman"/>
          <w:color w:val="548DD4" w:themeColor="text2" w:themeTint="99"/>
          <w:spacing w:val="-4"/>
          <w:sz w:val="20"/>
          <w:szCs w:val="20"/>
          <w:rPrChange w:id="760" w:author="W. Hu" w:date="2011-08-10T19:14:00Z">
            <w:rPr>
              <w:rFonts w:ascii="Times New Roman" w:hAnsi="Times New Roman"/>
              <w:color w:val="000000" w:themeColor="text1"/>
              <w:spacing w:val="-4"/>
              <w:sz w:val="20"/>
              <w:szCs w:val="20"/>
            </w:rPr>
          </w:rPrChange>
        </w:rPr>
        <w:t>f</w:t>
      </w:r>
      <w:r w:rsidRPr="00693C05">
        <w:rPr>
          <w:rFonts w:ascii="Times New Roman" w:hAnsi="Times New Roman"/>
          <w:color w:val="548DD4" w:themeColor="text2" w:themeTint="99"/>
          <w:sz w:val="20"/>
          <w:szCs w:val="20"/>
          <w:rPrChange w:id="761" w:author="W. Hu" w:date="2011-08-10T19:14:00Z">
            <w:rPr>
              <w:rFonts w:ascii="Times New Roman" w:hAnsi="Times New Roman"/>
              <w:color w:val="000000" w:themeColor="text1"/>
              <w:sz w:val="20"/>
              <w:szCs w:val="20"/>
            </w:rPr>
          </w:rPrChange>
        </w:rPr>
        <w:t>fice</w:t>
      </w:r>
      <w:r w:rsidRPr="00193DE2">
        <w:rPr>
          <w:rFonts w:ascii="Times New Roman" w:hAnsi="Times New Roman"/>
          <w:color w:val="000000" w:themeColor="text1"/>
          <w:sz w:val="20"/>
          <w:szCs w:val="20"/>
        </w:rPr>
        <w:t xml:space="preserv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762" w:name="_Toc298161445"/>
      <w:bookmarkEnd w:id="744"/>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762"/>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4"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5"/>
          <w:pgSz w:w="12240" w:h="15840" w:code="1"/>
          <w:pgMar w:top="720" w:right="720" w:bottom="288" w:left="1440" w:header="720" w:footer="288" w:gutter="0"/>
          <w:cols w:space="720"/>
          <w:docGrid w:linePitch="360"/>
        </w:sectPr>
      </w:pPr>
      <w:bookmarkStart w:id="763"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764" w:name="_Toc298161446"/>
      <w:r w:rsidRPr="00693C05">
        <w:rPr>
          <w:rFonts w:ascii="Impact" w:hAnsi="Impact" w:cs="Impact"/>
          <w:color w:val="000000" w:themeColor="text1"/>
          <w:spacing w:val="14"/>
          <w:sz w:val="48"/>
          <w:szCs w:val="48"/>
          <w:fitText w:val="4176" w:id="-161863168"/>
          <w:rPrChange w:id="765" w:author="W. Hu" w:date="2011-08-10T19:14:00Z">
            <w:rPr>
              <w:rFonts w:ascii="Impact" w:hAnsi="Impact" w:cs="Impact"/>
              <w:color w:val="000000" w:themeColor="text1"/>
              <w:spacing w:val="14"/>
              <w:sz w:val="48"/>
              <w:szCs w:val="48"/>
              <w:fitText w:val="4176" w:id="-161863168"/>
            </w:rPr>
          </w:rPrChange>
        </w:rPr>
        <w:lastRenderedPageBreak/>
        <w:t>F</w:t>
      </w:r>
      <w:r w:rsidRPr="00693C05">
        <w:rPr>
          <w:rFonts w:ascii="Impact" w:hAnsi="Impact" w:cs="Impact"/>
          <w:color w:val="000000" w:themeColor="text1"/>
          <w:spacing w:val="14"/>
          <w:sz w:val="40"/>
          <w:szCs w:val="40"/>
          <w:fitText w:val="4176" w:id="-161863168"/>
          <w:rPrChange w:id="766" w:author="W. Hu" w:date="2011-08-10T19:14:00Z">
            <w:rPr>
              <w:rFonts w:ascii="Impact" w:hAnsi="Impact" w:cs="Impact"/>
              <w:color w:val="000000" w:themeColor="text1"/>
              <w:spacing w:val="14"/>
              <w:sz w:val="40"/>
              <w:szCs w:val="40"/>
              <w:fitText w:val="4176" w:id="-161863168"/>
            </w:rPr>
          </w:rPrChange>
        </w:rPr>
        <w:t xml:space="preserve">INANCIAL </w:t>
      </w:r>
      <w:r w:rsidRPr="00693C05">
        <w:rPr>
          <w:rFonts w:ascii="Impact" w:hAnsi="Impact" w:cs="Impact"/>
          <w:color w:val="000000" w:themeColor="text1"/>
          <w:spacing w:val="14"/>
          <w:sz w:val="48"/>
          <w:szCs w:val="48"/>
          <w:fitText w:val="4176" w:id="-161863168"/>
          <w:rPrChange w:id="767" w:author="W. Hu" w:date="2011-08-10T19:14:00Z">
            <w:rPr>
              <w:rFonts w:ascii="Impact" w:hAnsi="Impact" w:cs="Impact"/>
              <w:color w:val="000000" w:themeColor="text1"/>
              <w:spacing w:val="14"/>
              <w:sz w:val="48"/>
              <w:szCs w:val="48"/>
              <w:fitText w:val="4176" w:id="-161863168"/>
            </w:rPr>
          </w:rPrChange>
        </w:rPr>
        <w:t>I</w:t>
      </w:r>
      <w:r w:rsidRPr="00693C05">
        <w:rPr>
          <w:rFonts w:ascii="Impact" w:hAnsi="Impact" w:cs="Impact"/>
          <w:color w:val="000000" w:themeColor="text1"/>
          <w:spacing w:val="14"/>
          <w:sz w:val="40"/>
          <w:szCs w:val="40"/>
          <w:fitText w:val="4176" w:id="-161863168"/>
          <w:rPrChange w:id="768" w:author="W. Hu" w:date="2011-08-10T19:14:00Z">
            <w:rPr>
              <w:rFonts w:ascii="Impact" w:hAnsi="Impact" w:cs="Impact"/>
              <w:color w:val="000000" w:themeColor="text1"/>
              <w:spacing w:val="14"/>
              <w:sz w:val="40"/>
              <w:szCs w:val="40"/>
              <w:fitText w:val="4176" w:id="-161863168"/>
            </w:rPr>
          </w:rPrChange>
        </w:rPr>
        <w:t>NFORMATION</w:t>
      </w:r>
      <w:bookmarkEnd w:id="763"/>
      <w:bookmarkEnd w:id="764"/>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769" w:name="_Toc294969657"/>
      <w:bookmarkStart w:id="770" w:name="_Toc298161447"/>
      <w:r w:rsidRPr="00193DE2">
        <w:rPr>
          <w:rFonts w:ascii="Times New Roman" w:hAnsi="Times New Roman"/>
          <w:bCs w:val="0"/>
          <w:color w:val="000000" w:themeColor="text1"/>
          <w:sz w:val="20"/>
          <w:szCs w:val="20"/>
        </w:rPr>
        <w:t>Fee Payment Policy</w:t>
      </w:r>
      <w:bookmarkEnd w:id="769"/>
      <w:bookmarkEnd w:id="77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a return check fee of $20 or five percent (5%) of the face amount of the check, whichever is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w:t>
      </w:r>
      <w:del w:id="771" w:author="W. Hu" w:date="2011-08-10T19:14:00Z">
        <w:r w:rsidRPr="00193DE2" w:rsidDel="00693C05">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772"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773" w:name="_Toc298161448"/>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772"/>
      <w:bookmarkEnd w:id="773"/>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774" w:name="_Toc294969659"/>
      <w:bookmarkStart w:id="775" w:name="_Toc298161449"/>
      <w:r w:rsidRPr="00193DE2">
        <w:rPr>
          <w:rFonts w:ascii="Times New Roman" w:hAnsi="Times New Roman"/>
          <w:bCs w:val="0"/>
          <w:color w:val="000000" w:themeColor="text1"/>
          <w:sz w:val="20"/>
          <w:szCs w:val="20"/>
        </w:rPr>
        <w:t>Fees and Expenses Beyond Matriculation Fees</w:t>
      </w:r>
      <w:bookmarkEnd w:id="774"/>
      <w:bookmarkEnd w:id="775"/>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776" w:name="_Toc294969660"/>
      <w:bookmarkStart w:id="777" w:name="_Toc298161450"/>
      <w:r w:rsidRPr="00693C05">
        <w:rPr>
          <w:rFonts w:ascii="Impact" w:hAnsi="Impact" w:cs="Impact"/>
          <w:b w:val="0"/>
          <w:color w:val="000000" w:themeColor="text1"/>
          <w:spacing w:val="44"/>
          <w:position w:val="-1"/>
          <w:sz w:val="28"/>
          <w:szCs w:val="28"/>
          <w:fitText w:val="2592" w:id="-162761472"/>
          <w:rPrChange w:id="778" w:author="W. Hu" w:date="2011-08-10T19:15:00Z">
            <w:rPr>
              <w:rFonts w:ascii="Impact" w:hAnsi="Impact" w:cs="Impact"/>
              <w:b w:val="0"/>
              <w:color w:val="000000" w:themeColor="text1"/>
              <w:spacing w:val="44"/>
              <w:position w:val="-1"/>
              <w:sz w:val="28"/>
              <w:szCs w:val="28"/>
              <w:fitText w:val="2592" w:id="-162761472"/>
            </w:rPr>
          </w:rPrChange>
        </w:rPr>
        <w:t>GENERAL REFUND</w:t>
      </w:r>
      <w:r w:rsidRPr="00693C05">
        <w:rPr>
          <w:rFonts w:ascii="Impact" w:hAnsi="Impact" w:cs="Impact"/>
          <w:b w:val="0"/>
          <w:color w:val="000000" w:themeColor="text1"/>
          <w:spacing w:val="6"/>
          <w:position w:val="-1"/>
          <w:sz w:val="28"/>
          <w:szCs w:val="28"/>
          <w:fitText w:val="2592" w:id="-162761472"/>
          <w:rPrChange w:id="779" w:author="W. Hu" w:date="2011-08-10T19:15:00Z">
            <w:rPr>
              <w:rFonts w:ascii="Impact" w:hAnsi="Impact" w:cs="Impact"/>
              <w:b w:val="0"/>
              <w:color w:val="000000" w:themeColor="text1"/>
              <w:spacing w:val="6"/>
              <w:position w:val="-1"/>
              <w:sz w:val="28"/>
              <w:szCs w:val="28"/>
              <w:fitText w:val="2592" w:id="-162761472"/>
            </w:rPr>
          </w:rPrChange>
        </w:rPr>
        <w:t>S</w:t>
      </w:r>
      <w:bookmarkEnd w:id="776"/>
      <w:bookmarkEnd w:id="777"/>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6"/>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14160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Change w:id="780" w:author="W. Hu" w:date="2011-08-10T19:15:00Z">
          <w:pPr>
            <w:widowControl w:val="0"/>
            <w:autoSpaceDE w:val="0"/>
            <w:autoSpaceDN w:val="0"/>
            <w:adjustRightInd w:val="0"/>
            <w:spacing w:after="0" w:line="250" w:lineRule="auto"/>
            <w:ind w:left="360" w:right="180" w:firstLine="360"/>
            <w:jc w:val="both"/>
          </w:pPr>
        </w:pPrChange>
      </w:pPr>
      <w:r w:rsidRPr="00193DE2">
        <w:rPr>
          <w:rFonts w:ascii="Times New Roman" w:hAnsi="Times New Roman"/>
          <w:color w:val="000000" w:themeColor="text1"/>
          <w:sz w:val="20"/>
          <w:szCs w:val="20"/>
        </w:rPr>
        <w:lastRenderedPageBreak/>
        <w:t>returned.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w:t>
      </w:r>
      <w:r w:rsidRPr="0014160A">
        <w:rPr>
          <w:rFonts w:ascii="Times New Roman" w:hAnsi="Times New Roman"/>
          <w:color w:val="548DD4" w:themeColor="text2" w:themeTint="99"/>
          <w:sz w:val="20"/>
          <w:szCs w:val="20"/>
          <w:rPrChange w:id="781" w:author="W. Hu" w:date="2011-08-10T19:17:00Z">
            <w:rPr>
              <w:rFonts w:ascii="Times New Roman" w:hAnsi="Times New Roman"/>
              <w:color w:val="000000" w:themeColor="text1"/>
              <w:sz w:val="20"/>
              <w:szCs w:val="20"/>
            </w:rPr>
          </w:rPrChange>
        </w:rPr>
        <w:t xml:space="preserve"> </w:t>
      </w:r>
      <w:del w:id="782" w:author="W. Hu" w:date="2011-08-10T19:17:00Z">
        <w:r w:rsidRPr="0014160A" w:rsidDel="0014160A">
          <w:rPr>
            <w:rFonts w:ascii="Times New Roman" w:hAnsi="Times New Roman"/>
            <w:color w:val="548DD4" w:themeColor="text2" w:themeTint="99"/>
            <w:sz w:val="20"/>
            <w:szCs w:val="20"/>
            <w:rPrChange w:id="783" w:author="W. Hu" w:date="2011-08-10T19:17:00Z">
              <w:rPr>
                <w:rFonts w:ascii="Times New Roman" w:hAnsi="Times New Roman"/>
                <w:color w:val="000000" w:themeColor="text1"/>
                <w:sz w:val="20"/>
                <w:szCs w:val="20"/>
              </w:rPr>
            </w:rPrChange>
          </w:rPr>
          <w:delText xml:space="preserve">for </w:delText>
        </w:r>
      </w:del>
      <w:r w:rsidRPr="0014160A">
        <w:rPr>
          <w:rFonts w:ascii="Times New Roman" w:hAnsi="Times New Roman"/>
          <w:color w:val="548DD4" w:themeColor="text2" w:themeTint="99"/>
          <w:sz w:val="20"/>
          <w:szCs w:val="20"/>
          <w:rPrChange w:id="784" w:author="W. Hu" w:date="2011-08-10T19:17:00Z">
            <w:rPr>
              <w:rFonts w:ascii="Times New Roman" w:hAnsi="Times New Roman"/>
              <w:color w:val="000000" w:themeColor="text1"/>
              <w:sz w:val="20"/>
              <w:szCs w:val="20"/>
            </w:rPr>
          </w:rPrChange>
        </w:rPr>
        <w:t xml:space="preserve">which </w:t>
      </w:r>
      <w:del w:id="785" w:author="W. Hu" w:date="2011-08-10T19:17:00Z">
        <w:r w:rsidRPr="0014160A" w:rsidDel="0014160A">
          <w:rPr>
            <w:rFonts w:ascii="Times New Roman" w:hAnsi="Times New Roman"/>
            <w:color w:val="548DD4" w:themeColor="text2" w:themeTint="99"/>
            <w:sz w:val="20"/>
            <w:szCs w:val="20"/>
            <w:rPrChange w:id="786" w:author="W. Hu" w:date="2011-08-10T19:17:00Z">
              <w:rPr>
                <w:rFonts w:ascii="Times New Roman" w:hAnsi="Times New Roman"/>
                <w:color w:val="000000" w:themeColor="text1"/>
                <w:sz w:val="20"/>
                <w:szCs w:val="20"/>
              </w:rPr>
            </w:rPrChange>
          </w:rPr>
          <w:delText xml:space="preserve">the school </w:delText>
        </w:r>
      </w:del>
      <w:r w:rsidRPr="0014160A">
        <w:rPr>
          <w:rFonts w:ascii="Times New Roman" w:hAnsi="Times New Roman"/>
          <w:color w:val="548DD4" w:themeColor="text2" w:themeTint="99"/>
          <w:sz w:val="20"/>
          <w:szCs w:val="20"/>
          <w:rPrChange w:id="787" w:author="W. Hu" w:date="2011-08-10T19:17:00Z">
            <w:rPr>
              <w:rFonts w:ascii="Times New Roman" w:hAnsi="Times New Roman"/>
              <w:color w:val="000000" w:themeColor="text1"/>
              <w:sz w:val="20"/>
              <w:szCs w:val="20"/>
            </w:rPr>
          </w:rPrChange>
        </w:rPr>
        <w:t>is</w:t>
      </w:r>
      <w:r w:rsidRPr="00193DE2">
        <w:rPr>
          <w:rFonts w:ascii="Times New Roman" w:hAnsi="Times New Roman"/>
          <w:color w:val="000000" w:themeColor="text1"/>
          <w:sz w:val="20"/>
          <w:szCs w:val="20"/>
        </w:rPr>
        <w:t xml:space="preserve">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programs) less the portion returned to the respective </w:t>
      </w:r>
      <w:r w:rsidRPr="0014160A">
        <w:rPr>
          <w:rFonts w:ascii="Times New Roman" w:hAnsi="Times New Roman"/>
          <w:color w:val="548DD4" w:themeColor="text2" w:themeTint="99"/>
          <w:sz w:val="20"/>
          <w:szCs w:val="20"/>
          <w:rPrChange w:id="788" w:author="W. Hu" w:date="2011-08-10T19:17:00Z">
            <w:rPr>
              <w:rFonts w:ascii="Times New Roman" w:hAnsi="Times New Roman"/>
              <w:color w:val="000000" w:themeColor="text1"/>
              <w:sz w:val="20"/>
              <w:szCs w:val="20"/>
            </w:rPr>
          </w:rPrChange>
        </w:rPr>
        <w:t>source(s)</w:t>
      </w:r>
      <w:del w:id="789" w:author="W. Hu" w:date="2011-08-10T19:17:00Z">
        <w:r w:rsidRPr="0014160A" w:rsidDel="0014160A">
          <w:rPr>
            <w:rFonts w:ascii="Times New Roman" w:hAnsi="Times New Roman"/>
            <w:color w:val="548DD4" w:themeColor="text2" w:themeTint="99"/>
            <w:sz w:val="20"/>
            <w:szCs w:val="20"/>
            <w:rPrChange w:id="790" w:author="W. Hu" w:date="2011-08-10T19:17:00Z">
              <w:rPr>
                <w:rFonts w:ascii="Times New Roman" w:hAnsi="Times New Roman"/>
                <w:color w:val="000000" w:themeColor="text1"/>
                <w:sz w:val="20"/>
                <w:szCs w:val="20"/>
              </w:rPr>
            </w:rPrChange>
          </w:rPr>
          <w:delText xml:space="preserve"> by the school</w:delText>
        </w:r>
      </w:del>
      <w:r w:rsidRPr="00193DE2">
        <w:rPr>
          <w:rFonts w:ascii="Times New Roman" w:hAnsi="Times New Roman"/>
          <w:color w:val="000000" w:themeColor="text1"/>
          <w:sz w:val="20"/>
          <w:szCs w:val="20"/>
        </w:rPr>
        <w:t>.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Any student who wishes to withdraw from the University must secure a withdrawal form from the </w:t>
      </w:r>
      <w:ins w:id="791" w:author="W. Hu" w:date="2011-08-10T19:17:00Z">
        <w:r w:rsidR="0014160A" w:rsidRPr="003F02CB">
          <w:rPr>
            <w:rFonts w:ascii="Times New Roman" w:hAnsi="Times New Roman"/>
            <w:color w:val="548DD4" w:themeColor="text2" w:themeTint="99"/>
            <w:sz w:val="20"/>
            <w:szCs w:val="20"/>
          </w:rPr>
          <w:t>Office of Academic Services and Registrar</w:t>
        </w:r>
      </w:ins>
      <w:del w:id="792" w:author="W. Hu" w:date="2011-08-10T19:17:00Z">
        <w:r w:rsidRPr="00193DE2" w:rsidDel="0014160A">
          <w:rPr>
            <w:rFonts w:ascii="Times New Roman" w:hAnsi="Times New Roman"/>
            <w:color w:val="000000" w:themeColor="text1"/>
            <w:sz w:val="20"/>
            <w:szCs w:val="20"/>
          </w:rPr>
          <w:delText>Registra</w:delText>
        </w:r>
        <w:r w:rsidRPr="00193DE2" w:rsidDel="0014160A">
          <w:rPr>
            <w:rFonts w:ascii="Times New Roman" w:hAnsi="Times New Roman"/>
            <w:color w:val="000000" w:themeColor="text1"/>
            <w:spacing w:val="8"/>
            <w:sz w:val="20"/>
            <w:szCs w:val="20"/>
          </w:rPr>
          <w:delText>r</w:delText>
        </w:r>
        <w:r w:rsidRPr="00193DE2" w:rsidDel="0014160A">
          <w:rPr>
            <w:rFonts w:ascii="Times New Roman" w:hAnsi="Times New Roman"/>
            <w:color w:val="000000" w:themeColor="text1"/>
            <w:spacing w:val="-11"/>
            <w:sz w:val="20"/>
            <w:szCs w:val="20"/>
          </w:rPr>
          <w:delText>’</w:delText>
        </w:r>
        <w:r w:rsidRPr="00193DE2" w:rsidDel="0014160A">
          <w:rPr>
            <w:rFonts w:ascii="Times New Roman" w:hAnsi="Times New Roman"/>
            <w:color w:val="000000" w:themeColor="text1"/>
            <w:sz w:val="20"/>
            <w:szCs w:val="20"/>
          </w:rPr>
          <w:delText>s O</w:delText>
        </w:r>
        <w:r w:rsidRPr="00193DE2" w:rsidDel="0014160A">
          <w:rPr>
            <w:rFonts w:ascii="Times New Roman" w:hAnsi="Times New Roman"/>
            <w:color w:val="000000" w:themeColor="text1"/>
            <w:spacing w:val="-4"/>
            <w:sz w:val="20"/>
            <w:szCs w:val="20"/>
          </w:rPr>
          <w:delText>f</w:delText>
        </w:r>
        <w:r w:rsidRPr="00193DE2" w:rsidDel="0014160A">
          <w:rPr>
            <w:rFonts w:ascii="Times New Roman" w:hAnsi="Times New Roman"/>
            <w:color w:val="000000" w:themeColor="text1"/>
            <w:sz w:val="20"/>
            <w:szCs w:val="20"/>
          </w:rPr>
          <w:delText>fice</w:delText>
        </w:r>
      </w:del>
      <w:r w:rsidRPr="00193DE2">
        <w:rPr>
          <w:rFonts w:ascii="Times New Roman" w:hAnsi="Times New Roman"/>
          <w:color w:val="000000" w:themeColor="text1"/>
          <w:sz w:val="20"/>
          <w:szCs w:val="20"/>
        </w:rPr>
        <w:t>,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w:t>
      </w:r>
      <w:del w:id="793" w:author="W. Hu" w:date="2011-08-10T19:17:00Z">
        <w:r w:rsidRPr="00193DE2" w:rsidDel="0014160A">
          <w:rPr>
            <w:rFonts w:ascii="Times New Roman" w:hAnsi="Times New Roman"/>
            <w:color w:val="000000" w:themeColor="text1"/>
            <w:sz w:val="20"/>
            <w:szCs w:val="20"/>
          </w:rPr>
          <w:delText xml:space="preserve"> </w:delText>
        </w:r>
      </w:del>
      <w:ins w:id="794" w:author="W. Hu" w:date="2011-08-10T19:17:00Z">
        <w:r w:rsidR="0014160A">
          <w:rPr>
            <w:rFonts w:ascii="Times New Roman" w:hAnsi="Times New Roman"/>
            <w:color w:val="000000" w:themeColor="text1"/>
            <w:sz w:val="20"/>
            <w:szCs w:val="20"/>
          </w:rPr>
          <w:t xml:space="preserve"> </w:t>
        </w:r>
      </w:ins>
      <w:r w:rsidRPr="00193DE2">
        <w:rPr>
          <w:rFonts w:ascii="Times New Roman" w:hAnsi="Times New Roman"/>
          <w:color w:val="000000" w:themeColor="text1"/>
          <w:sz w:val="20"/>
          <w:szCs w:val="20"/>
        </w:rPr>
        <w:t>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application to a graduate program or for certification, an applicant to</w:t>
      </w:r>
      <w:r w:rsidRPr="0014160A">
        <w:rPr>
          <w:rFonts w:ascii="Times New Roman" w:hAnsi="Times New Roman"/>
          <w:color w:val="548DD4" w:themeColor="text2" w:themeTint="99"/>
          <w:sz w:val="20"/>
          <w:szCs w:val="20"/>
          <w:rPrChange w:id="795" w:author="W. Hu" w:date="2011-08-10T19:18:00Z">
            <w:rPr>
              <w:rFonts w:ascii="Times New Roman" w:hAnsi="Times New Roman"/>
              <w:color w:val="000000" w:themeColor="text1"/>
              <w:sz w:val="20"/>
              <w:szCs w:val="20"/>
            </w:rPr>
          </w:rPrChange>
        </w:rPr>
        <w:t xml:space="preserve"> </w:t>
      </w:r>
      <w:ins w:id="796" w:author="W. Hu" w:date="2011-08-10T19:18:00Z">
        <w:r w:rsidR="0014160A" w:rsidRPr="0014160A">
          <w:rPr>
            <w:rFonts w:ascii="Times New Roman" w:hAnsi="Times New Roman"/>
            <w:color w:val="548DD4" w:themeColor="text2" w:themeTint="99"/>
            <w:sz w:val="20"/>
            <w:szCs w:val="20"/>
            <w:rPrChange w:id="797" w:author="W. Hu" w:date="2011-08-10T19:18:00Z">
              <w:rPr>
                <w:rFonts w:ascii="Times New Roman" w:hAnsi="Times New Roman"/>
                <w:color w:val="000000" w:themeColor="text1"/>
                <w:sz w:val="20"/>
                <w:szCs w:val="20"/>
              </w:rPr>
            </w:rPrChange>
          </w:rPr>
          <w:t xml:space="preserve">a </w:t>
        </w:r>
      </w:ins>
      <w:del w:id="798" w:author="W. Hu" w:date="2011-08-10T19:18:00Z">
        <w:r w:rsidRPr="0014160A" w:rsidDel="0014160A">
          <w:rPr>
            <w:rFonts w:ascii="Times New Roman" w:hAnsi="Times New Roman"/>
            <w:color w:val="548DD4" w:themeColor="text2" w:themeTint="99"/>
            <w:sz w:val="20"/>
            <w:szCs w:val="20"/>
            <w:rPrChange w:id="799" w:author="W. Hu" w:date="2011-08-10T19:18:00Z">
              <w:rPr>
                <w:rFonts w:ascii="Times New Roman" w:hAnsi="Times New Roman"/>
                <w:color w:val="000000" w:themeColor="text1"/>
                <w:sz w:val="20"/>
                <w:szCs w:val="20"/>
              </w:rPr>
            </w:rPrChange>
          </w:rPr>
          <w:delText>the G</w:delText>
        </w:r>
      </w:del>
      <w:ins w:id="800" w:author="W. Hu" w:date="2011-08-10T19:18:00Z">
        <w:r w:rsidR="0014160A" w:rsidRPr="0014160A">
          <w:rPr>
            <w:rFonts w:ascii="Times New Roman" w:hAnsi="Times New Roman"/>
            <w:color w:val="548DD4" w:themeColor="text2" w:themeTint="99"/>
            <w:sz w:val="20"/>
            <w:szCs w:val="20"/>
            <w:rPrChange w:id="801" w:author="W. Hu" w:date="2011-08-10T19:18:00Z">
              <w:rPr>
                <w:rFonts w:ascii="Times New Roman" w:hAnsi="Times New Roman"/>
                <w:color w:val="000000" w:themeColor="text1"/>
                <w:sz w:val="20"/>
                <w:szCs w:val="20"/>
              </w:rPr>
            </w:rPrChange>
          </w:rPr>
          <w:t>g</w:t>
        </w:r>
      </w:ins>
      <w:r w:rsidRPr="0014160A">
        <w:rPr>
          <w:rFonts w:ascii="Times New Roman" w:hAnsi="Times New Roman"/>
          <w:color w:val="548DD4" w:themeColor="text2" w:themeTint="99"/>
          <w:sz w:val="20"/>
          <w:szCs w:val="20"/>
          <w:rPrChange w:id="802" w:author="W. Hu" w:date="2011-08-10T19:18:00Z">
            <w:rPr>
              <w:rFonts w:ascii="Times New Roman" w:hAnsi="Times New Roman"/>
              <w:color w:val="000000" w:themeColor="text1"/>
              <w:sz w:val="20"/>
              <w:szCs w:val="20"/>
            </w:rPr>
          </w:rPrChange>
        </w:rPr>
        <w:t xml:space="preserve">raduate </w:t>
      </w:r>
      <w:del w:id="803" w:author="W. Hu" w:date="2011-08-10T19:18:00Z">
        <w:r w:rsidRPr="0014160A" w:rsidDel="0014160A">
          <w:rPr>
            <w:rFonts w:ascii="Times New Roman" w:hAnsi="Times New Roman"/>
            <w:color w:val="548DD4" w:themeColor="text2" w:themeTint="99"/>
            <w:sz w:val="20"/>
            <w:szCs w:val="20"/>
            <w:rPrChange w:id="804" w:author="W. Hu" w:date="2011-08-10T19:18:00Z">
              <w:rPr>
                <w:rFonts w:ascii="Times New Roman" w:hAnsi="Times New Roman"/>
                <w:color w:val="000000" w:themeColor="text1"/>
                <w:sz w:val="20"/>
                <w:szCs w:val="20"/>
              </w:rPr>
            </w:rPrChange>
          </w:rPr>
          <w:delText>School</w:delText>
        </w:r>
      </w:del>
      <w:ins w:id="805" w:author="W. Hu" w:date="2011-08-10T19:18:00Z">
        <w:r w:rsidR="0014160A" w:rsidRPr="0014160A">
          <w:rPr>
            <w:rFonts w:ascii="Times New Roman" w:hAnsi="Times New Roman"/>
            <w:color w:val="548DD4" w:themeColor="text2" w:themeTint="99"/>
            <w:sz w:val="20"/>
            <w:szCs w:val="20"/>
            <w:rPrChange w:id="806" w:author="W. Hu" w:date="2011-08-10T19:18: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Academic Building, Room 284, or from the </w:t>
      </w:r>
      <w:r w:rsidRPr="0014160A">
        <w:rPr>
          <w:rFonts w:ascii="Times New Roman" w:hAnsi="Times New Roman"/>
          <w:color w:val="548DD4" w:themeColor="text2" w:themeTint="99"/>
          <w:sz w:val="20"/>
          <w:szCs w:val="20"/>
          <w:rPrChange w:id="807" w:author="W. Hu" w:date="2011-08-10T19:18:00Z">
            <w:rPr>
              <w:rFonts w:ascii="Times New Roman" w:hAnsi="Times New Roman"/>
              <w:color w:val="000000" w:themeColor="text1"/>
              <w:sz w:val="20"/>
              <w:szCs w:val="20"/>
            </w:rPr>
          </w:rPrChange>
        </w:rPr>
        <w:t xml:space="preserve">Graduate </w:t>
      </w:r>
      <w:del w:id="808" w:author="W. Hu" w:date="2011-08-10T19:18:00Z">
        <w:r w:rsidRPr="0014160A" w:rsidDel="0014160A">
          <w:rPr>
            <w:rFonts w:ascii="Times New Roman" w:hAnsi="Times New Roman"/>
            <w:color w:val="548DD4" w:themeColor="text2" w:themeTint="99"/>
            <w:sz w:val="20"/>
            <w:szCs w:val="20"/>
            <w:rPrChange w:id="809" w:author="W. Hu" w:date="2011-08-10T19:18:00Z">
              <w:rPr>
                <w:rFonts w:ascii="Times New Roman" w:hAnsi="Times New Roman"/>
                <w:color w:val="000000" w:themeColor="text1"/>
                <w:sz w:val="20"/>
                <w:szCs w:val="20"/>
              </w:rPr>
            </w:rPrChange>
          </w:rPr>
          <w:delText>School</w:delText>
        </w:r>
      </w:del>
      <w:ins w:id="810" w:author="W. Hu" w:date="2011-08-10T19:18:00Z">
        <w:r w:rsidR="0014160A" w:rsidRPr="0014160A">
          <w:rPr>
            <w:rFonts w:ascii="Times New Roman" w:hAnsi="Times New Roman"/>
            <w:color w:val="548DD4" w:themeColor="text2" w:themeTint="99"/>
            <w:sz w:val="20"/>
            <w:szCs w:val="20"/>
            <w:rPrChange w:id="811" w:author="W. Hu" w:date="2011-08-10T19:18:00Z">
              <w:rPr>
                <w:rFonts w:ascii="Times New Roman" w:hAnsi="Times New Roman"/>
                <w:color w:val="000000" w:themeColor="text1"/>
                <w:sz w:val="20"/>
                <w:szCs w:val="20"/>
              </w:rPr>
            </w:rPrChange>
          </w:rPr>
          <w:t>Admissions</w:t>
        </w:r>
      </w:ins>
      <w:r w:rsidRPr="0014160A">
        <w:rPr>
          <w:rFonts w:ascii="Times New Roman" w:hAnsi="Times New Roman"/>
          <w:color w:val="548DD4" w:themeColor="text2" w:themeTint="99"/>
          <w:sz w:val="20"/>
          <w:szCs w:val="20"/>
          <w:rPrChange w:id="812" w:author="W. Hu" w:date="2011-08-10T19:18:00Z">
            <w:rPr>
              <w:rFonts w:ascii="Times New Roman" w:hAnsi="Times New Roman"/>
              <w:color w:val="000000" w:themeColor="text1"/>
              <w:sz w:val="20"/>
              <w:szCs w:val="20"/>
            </w:rPr>
          </w:rPrChange>
        </w:rPr>
        <w:t xml:space="preserve"> O</w:t>
      </w:r>
      <w:r w:rsidRPr="0014160A">
        <w:rPr>
          <w:rFonts w:ascii="Times New Roman" w:hAnsi="Times New Roman"/>
          <w:color w:val="548DD4" w:themeColor="text2" w:themeTint="99"/>
          <w:spacing w:val="-4"/>
          <w:sz w:val="20"/>
          <w:szCs w:val="20"/>
          <w:rPrChange w:id="813" w:author="W. Hu" w:date="2011-08-10T19:18:00Z">
            <w:rPr>
              <w:rFonts w:ascii="Times New Roman" w:hAnsi="Times New Roman"/>
              <w:color w:val="000000" w:themeColor="text1"/>
              <w:spacing w:val="-4"/>
              <w:sz w:val="20"/>
              <w:szCs w:val="20"/>
            </w:rPr>
          </w:rPrChange>
        </w:rPr>
        <w:t>f</w:t>
      </w:r>
      <w:r w:rsidRPr="0014160A">
        <w:rPr>
          <w:rFonts w:ascii="Times New Roman" w:hAnsi="Times New Roman"/>
          <w:color w:val="548DD4" w:themeColor="text2" w:themeTint="99"/>
          <w:sz w:val="20"/>
          <w:szCs w:val="20"/>
          <w:rPrChange w:id="814" w:author="W. Hu" w:date="2011-08-10T19:18:00Z">
            <w:rPr>
              <w:rFonts w:ascii="Times New Roman" w:hAnsi="Times New Roman"/>
              <w:color w:val="000000" w:themeColor="text1"/>
              <w:sz w:val="20"/>
              <w:szCs w:val="20"/>
            </w:rPr>
          </w:rPrChange>
        </w:rPr>
        <w:t>fice</w:t>
      </w:r>
      <w:r w:rsidRPr="00193DE2">
        <w:rPr>
          <w:rFonts w:ascii="Times New Roman" w:hAnsi="Times New Roman"/>
          <w:color w:val="000000" w:themeColor="text1"/>
          <w:sz w:val="20"/>
          <w:szCs w:val="20"/>
        </w:rPr>
        <w:t>,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815" w:name="_Toc298161451"/>
      <w:r w:rsidRPr="00193DE2">
        <w:rPr>
          <w:rFonts w:ascii="Times New Roman" w:hAnsi="Times New Roman"/>
          <w:bCs w:val="0"/>
          <w:color w:val="000000" w:themeColor="text1"/>
          <w:sz w:val="20"/>
          <w:szCs w:val="20"/>
        </w:rPr>
        <w:t>Matriculation Fee</w:t>
      </w:r>
      <w:bookmarkEnd w:id="815"/>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copies" of their permanent academic listing of credits (transcripts) at the </w:t>
      </w:r>
      <w:ins w:id="816" w:author="W. Hu" w:date="2011-08-10T19:19:00Z">
        <w:r w:rsidR="0014160A" w:rsidRPr="003F02CB">
          <w:rPr>
            <w:rFonts w:ascii="Times New Roman" w:hAnsi="Times New Roman"/>
            <w:color w:val="548DD4" w:themeColor="text2" w:themeTint="99"/>
            <w:sz w:val="20"/>
            <w:szCs w:val="20"/>
          </w:rPr>
          <w:t>Office of Academic Services and Registrar</w:t>
        </w:r>
      </w:ins>
      <w:del w:id="817" w:author="W. Hu" w:date="2011-08-10T19:19:00Z">
        <w:r w:rsidRPr="00193DE2" w:rsidDel="0014160A">
          <w:rPr>
            <w:rFonts w:ascii="Times New Roman" w:hAnsi="Times New Roman"/>
            <w:color w:val="000000" w:themeColor="text1"/>
            <w:sz w:val="20"/>
            <w:szCs w:val="20"/>
          </w:rPr>
          <w:delText>O</w:delText>
        </w:r>
        <w:r w:rsidRPr="00193DE2" w:rsidDel="0014160A">
          <w:rPr>
            <w:rFonts w:ascii="Times New Roman" w:hAnsi="Times New Roman"/>
            <w:color w:val="000000" w:themeColor="text1"/>
            <w:spacing w:val="-4"/>
            <w:sz w:val="20"/>
            <w:szCs w:val="20"/>
          </w:rPr>
          <w:delText>f</w:delText>
        </w:r>
        <w:r w:rsidRPr="00193DE2" w:rsidDel="0014160A">
          <w:rPr>
            <w:rFonts w:ascii="Times New Roman" w:hAnsi="Times New Roman"/>
            <w:color w:val="000000" w:themeColor="text1"/>
            <w:sz w:val="20"/>
            <w:szCs w:val="20"/>
          </w:rPr>
          <w:delText>fice of the Registra</w:delText>
        </w:r>
        <w:r w:rsidRPr="00193DE2" w:rsidDel="0014160A">
          <w:rPr>
            <w:rFonts w:ascii="Times New Roman" w:hAnsi="Times New Roman"/>
            <w:color w:val="000000" w:themeColor="text1"/>
            <w:spacing w:val="-11"/>
            <w:sz w:val="20"/>
            <w:szCs w:val="20"/>
          </w:rPr>
          <w:delText>r</w:delText>
        </w:r>
      </w:del>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fee of $3 (three dollars)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ged for each additional transcript. Five to seven working days should be allowed for the </w:t>
      </w:r>
      <w:r w:rsidRPr="00193DE2">
        <w:rPr>
          <w:rFonts w:ascii="Times New Roman" w:hAnsi="Times New Roman"/>
          <w:color w:val="000000" w:themeColor="text1"/>
          <w:sz w:val="20"/>
          <w:szCs w:val="20"/>
        </w:rPr>
        <w:lastRenderedPageBreak/>
        <w:t>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dered for the student's </w:t>
      </w:r>
      <w:del w:id="818" w:author="W. Hu" w:date="2011-08-10T19:20:00Z">
        <w:r w:rsidRPr="0014160A" w:rsidDel="0014160A">
          <w:rPr>
            <w:rFonts w:ascii="Times New Roman" w:hAnsi="Times New Roman"/>
            <w:color w:val="548DD4" w:themeColor="text2" w:themeTint="99"/>
            <w:sz w:val="20"/>
            <w:szCs w:val="20"/>
            <w:rPrChange w:id="819" w:author="W. Hu" w:date="2011-08-10T19:20:00Z">
              <w:rPr>
                <w:rFonts w:ascii="Times New Roman" w:hAnsi="Times New Roman"/>
                <w:color w:val="000000" w:themeColor="text1"/>
                <w:sz w:val="20"/>
                <w:szCs w:val="20"/>
              </w:rPr>
            </w:rPrChange>
          </w:rPr>
          <w:delText>Graduate School</w:delText>
        </w:r>
      </w:del>
      <w:ins w:id="820" w:author="W. Hu" w:date="2011-08-10T19:20:00Z">
        <w:r w:rsidR="0014160A" w:rsidRPr="0014160A">
          <w:rPr>
            <w:rFonts w:ascii="Times New Roman" w:hAnsi="Times New Roman"/>
            <w:color w:val="548DD4" w:themeColor="text2" w:themeTint="99"/>
            <w:sz w:val="20"/>
            <w:szCs w:val="20"/>
            <w:rPrChange w:id="821" w:author="W. Hu" w:date="2011-08-10T19:20:00Z">
              <w:rPr>
                <w:rFonts w:ascii="Times New Roman" w:hAnsi="Times New Roman"/>
                <w:color w:val="000000" w:themeColor="text1"/>
                <w:sz w:val="20"/>
                <w:szCs w:val="20"/>
              </w:rPr>
            </w:rPrChange>
          </w:rPr>
          <w:t>graduate</w:t>
        </w:r>
      </w:ins>
      <w:r w:rsidRPr="00193DE2">
        <w:rPr>
          <w:rFonts w:ascii="Times New Roman" w:hAnsi="Times New Roman"/>
          <w:color w:val="000000" w:themeColor="text1"/>
          <w:sz w:val="20"/>
          <w:szCs w:val="20"/>
        </w:rPr>
        <w:t xml:space="preserve"> file through the </w:t>
      </w:r>
      <w:r w:rsidRPr="0014160A">
        <w:rPr>
          <w:rFonts w:ascii="Times New Roman" w:hAnsi="Times New Roman"/>
          <w:color w:val="548DD4" w:themeColor="text2" w:themeTint="99"/>
          <w:sz w:val="20"/>
          <w:szCs w:val="20"/>
          <w:rPrChange w:id="822" w:author="W. Hu" w:date="2011-08-10T19:20:00Z">
            <w:rPr>
              <w:rFonts w:ascii="Times New Roman" w:hAnsi="Times New Roman"/>
              <w:color w:val="000000" w:themeColor="text1"/>
              <w:sz w:val="20"/>
              <w:szCs w:val="20"/>
            </w:rPr>
          </w:rPrChange>
        </w:rPr>
        <w:t xml:space="preserve">Graduate </w:t>
      </w:r>
      <w:del w:id="823" w:author="W. Hu" w:date="2011-08-10T19:20:00Z">
        <w:r w:rsidRPr="0014160A" w:rsidDel="0014160A">
          <w:rPr>
            <w:rFonts w:ascii="Times New Roman" w:hAnsi="Times New Roman"/>
            <w:color w:val="548DD4" w:themeColor="text2" w:themeTint="99"/>
            <w:sz w:val="20"/>
            <w:szCs w:val="20"/>
            <w:rPrChange w:id="824" w:author="W. Hu" w:date="2011-08-10T19:20:00Z">
              <w:rPr>
                <w:rFonts w:ascii="Times New Roman" w:hAnsi="Times New Roman"/>
                <w:color w:val="000000" w:themeColor="text1"/>
                <w:sz w:val="20"/>
                <w:szCs w:val="20"/>
              </w:rPr>
            </w:rPrChange>
          </w:rPr>
          <w:delText>School</w:delText>
        </w:r>
      </w:del>
      <w:ins w:id="825" w:author="W. Hu" w:date="2011-08-10T19:20:00Z">
        <w:r w:rsidR="0014160A" w:rsidRPr="0014160A">
          <w:rPr>
            <w:rFonts w:ascii="Times New Roman" w:hAnsi="Times New Roman"/>
            <w:color w:val="548DD4" w:themeColor="text2" w:themeTint="99"/>
            <w:sz w:val="20"/>
            <w:szCs w:val="20"/>
            <w:rPrChange w:id="826" w:author="W. Hu" w:date="2011-08-10T19:20:00Z">
              <w:rPr>
                <w:rFonts w:ascii="Times New Roman" w:hAnsi="Times New Roman"/>
                <w:color w:val="000000" w:themeColor="text1"/>
                <w:sz w:val="20"/>
                <w:szCs w:val="20"/>
              </w:rPr>
            </w:rPrChange>
          </w:rPr>
          <w:t>Admissions</w:t>
        </w:r>
      </w:ins>
      <w:r w:rsidRPr="0014160A">
        <w:rPr>
          <w:rFonts w:ascii="Times New Roman" w:hAnsi="Times New Roman"/>
          <w:color w:val="548DD4" w:themeColor="text2" w:themeTint="99"/>
          <w:sz w:val="20"/>
          <w:szCs w:val="20"/>
          <w:rPrChange w:id="827" w:author="W. Hu" w:date="2011-08-10T19:20:00Z">
            <w:rPr>
              <w:rFonts w:ascii="Times New Roman" w:hAnsi="Times New Roman"/>
              <w:color w:val="000000" w:themeColor="text1"/>
              <w:sz w:val="20"/>
              <w:szCs w:val="20"/>
            </w:rPr>
          </w:rPrChange>
        </w:rPr>
        <w:t xml:space="preserve"> O</w:t>
      </w:r>
      <w:r w:rsidRPr="0014160A">
        <w:rPr>
          <w:rFonts w:ascii="Times New Roman" w:hAnsi="Times New Roman"/>
          <w:color w:val="548DD4" w:themeColor="text2" w:themeTint="99"/>
          <w:spacing w:val="-4"/>
          <w:sz w:val="20"/>
          <w:szCs w:val="20"/>
          <w:rPrChange w:id="828" w:author="W. Hu" w:date="2011-08-10T19:20:00Z">
            <w:rPr>
              <w:rFonts w:ascii="Times New Roman" w:hAnsi="Times New Roman"/>
              <w:color w:val="000000" w:themeColor="text1"/>
              <w:spacing w:val="-4"/>
              <w:sz w:val="20"/>
              <w:szCs w:val="20"/>
            </w:rPr>
          </w:rPrChange>
        </w:rPr>
        <w:t>f</w:t>
      </w:r>
      <w:r w:rsidRPr="0014160A">
        <w:rPr>
          <w:rFonts w:ascii="Times New Roman" w:hAnsi="Times New Roman"/>
          <w:color w:val="548DD4" w:themeColor="text2" w:themeTint="99"/>
          <w:sz w:val="20"/>
          <w:szCs w:val="20"/>
          <w:rPrChange w:id="829" w:author="W. Hu" w:date="2011-08-10T19:20:00Z">
            <w:rPr>
              <w:rFonts w:ascii="Times New Roman" w:hAnsi="Times New Roman"/>
              <w:color w:val="000000" w:themeColor="text1"/>
              <w:sz w:val="20"/>
              <w:szCs w:val="20"/>
            </w:rPr>
          </w:rPrChange>
        </w:rPr>
        <w:t>fice</w:t>
      </w:r>
      <w:r w:rsidRPr="00193DE2">
        <w:rPr>
          <w:rFonts w:ascii="Times New Roman" w:hAnsi="Times New Roman"/>
          <w:color w:val="000000" w:themeColor="text1"/>
          <w:sz w:val="20"/>
          <w:szCs w:val="20"/>
        </w:rPr>
        <w:t xml:space="preserv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del w:id="830" w:author="W. Hu" w:date="2011-08-10T19:19:00Z">
        <w:r w:rsidRPr="00193DE2" w:rsidDel="0014160A">
          <w:rPr>
            <w:rFonts w:ascii="Times New Roman" w:hAnsi="Times New Roman"/>
            <w:color w:val="000000" w:themeColor="text1"/>
            <w:sz w:val="16"/>
            <w:szCs w:val="16"/>
          </w:rPr>
          <w:delText>\</w:delText>
        </w:r>
      </w:del>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831" w:name="_Toc294969661"/>
      <w:bookmarkStart w:id="832" w:name="_Toc298161452"/>
      <w:r w:rsidRPr="0014160A">
        <w:rPr>
          <w:rFonts w:ascii="Impact" w:hAnsi="Impact" w:cs="Impact"/>
          <w:color w:val="000000" w:themeColor="text1"/>
          <w:spacing w:val="1"/>
          <w:w w:val="93"/>
          <w:sz w:val="48"/>
          <w:szCs w:val="48"/>
          <w:fitText w:val="3456" w:id="-162761216"/>
          <w:rPrChange w:id="833" w:author="W. Hu" w:date="2011-08-10T19:19:00Z">
            <w:rPr>
              <w:rFonts w:ascii="Impact" w:hAnsi="Impact" w:cs="Impact"/>
              <w:color w:val="000000" w:themeColor="text1"/>
              <w:w w:val="93"/>
              <w:sz w:val="48"/>
              <w:szCs w:val="48"/>
              <w:fitText w:val="3456" w:id="-162761216"/>
            </w:rPr>
          </w:rPrChange>
        </w:rPr>
        <w:t>F</w:t>
      </w:r>
      <w:r w:rsidRPr="0014160A">
        <w:rPr>
          <w:rFonts w:ascii="Impact" w:hAnsi="Impact" w:cs="Impact"/>
          <w:color w:val="000000" w:themeColor="text1"/>
          <w:spacing w:val="1"/>
          <w:w w:val="93"/>
          <w:sz w:val="40"/>
          <w:szCs w:val="40"/>
          <w:fitText w:val="3456" w:id="-162761216"/>
          <w:rPrChange w:id="834" w:author="W. Hu" w:date="2011-08-10T19:19:00Z">
            <w:rPr>
              <w:rFonts w:ascii="Impact" w:hAnsi="Impact" w:cs="Impact"/>
              <w:color w:val="000000" w:themeColor="text1"/>
              <w:w w:val="93"/>
              <w:sz w:val="40"/>
              <w:szCs w:val="40"/>
              <w:fitText w:val="3456" w:id="-162761216"/>
            </w:rPr>
          </w:rPrChange>
        </w:rPr>
        <w:t xml:space="preserve">INANCIAL </w:t>
      </w:r>
      <w:r w:rsidRPr="0014160A">
        <w:rPr>
          <w:rFonts w:ascii="Impact" w:hAnsi="Impact" w:cs="Impact"/>
          <w:color w:val="000000" w:themeColor="text1"/>
          <w:spacing w:val="1"/>
          <w:w w:val="93"/>
          <w:sz w:val="48"/>
          <w:szCs w:val="48"/>
          <w:fitText w:val="3456" w:id="-162761216"/>
          <w:rPrChange w:id="835" w:author="W. Hu" w:date="2011-08-10T19:19:00Z">
            <w:rPr>
              <w:rFonts w:ascii="Impact" w:hAnsi="Impact" w:cs="Impact"/>
              <w:color w:val="000000" w:themeColor="text1"/>
              <w:w w:val="93"/>
              <w:sz w:val="48"/>
              <w:szCs w:val="48"/>
              <w:fitText w:val="3456" w:id="-162761216"/>
            </w:rPr>
          </w:rPrChange>
        </w:rPr>
        <w:t>A</w:t>
      </w:r>
      <w:r w:rsidRPr="0014160A">
        <w:rPr>
          <w:rFonts w:ascii="Impact" w:hAnsi="Impact" w:cs="Impact"/>
          <w:color w:val="000000" w:themeColor="text1"/>
          <w:spacing w:val="1"/>
          <w:w w:val="93"/>
          <w:sz w:val="40"/>
          <w:szCs w:val="40"/>
          <w:fitText w:val="3456" w:id="-162761216"/>
          <w:rPrChange w:id="836" w:author="W. Hu" w:date="2011-08-10T19:19:00Z">
            <w:rPr>
              <w:rFonts w:ascii="Impact" w:hAnsi="Impact" w:cs="Impact"/>
              <w:color w:val="000000" w:themeColor="text1"/>
              <w:w w:val="93"/>
              <w:sz w:val="40"/>
              <w:szCs w:val="40"/>
              <w:fitText w:val="3456" w:id="-162761216"/>
            </w:rPr>
          </w:rPrChange>
        </w:rPr>
        <w:t>SSISTANC</w:t>
      </w:r>
      <w:r w:rsidRPr="0014160A">
        <w:rPr>
          <w:rFonts w:ascii="Impact" w:hAnsi="Impact" w:cs="Impact"/>
          <w:color w:val="000000" w:themeColor="text1"/>
          <w:spacing w:val="10"/>
          <w:w w:val="93"/>
          <w:sz w:val="40"/>
          <w:szCs w:val="40"/>
          <w:fitText w:val="3456" w:id="-162761216"/>
          <w:rPrChange w:id="837" w:author="W. Hu" w:date="2011-08-10T19:19:00Z">
            <w:rPr>
              <w:rFonts w:ascii="Impact" w:hAnsi="Impact" w:cs="Impact"/>
              <w:color w:val="000000" w:themeColor="text1"/>
              <w:spacing w:val="29"/>
              <w:w w:val="93"/>
              <w:sz w:val="40"/>
              <w:szCs w:val="40"/>
              <w:fitText w:val="3456" w:id="-162761216"/>
            </w:rPr>
          </w:rPrChange>
        </w:rPr>
        <w:t>E</w:t>
      </w:r>
      <w:bookmarkEnd w:id="831"/>
      <w:bookmarkEnd w:id="832"/>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838" w:name="_Toc298161453"/>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83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7"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839" w:name="_Toc294969662"/>
      <w:bookmarkStart w:id="840" w:name="_Toc298161454"/>
      <w:r w:rsidRPr="00193DE2">
        <w:rPr>
          <w:rFonts w:ascii="Times New Roman" w:hAnsi="Times New Roman" w:cs="Times New Roman"/>
          <w:color w:val="000000" w:themeColor="text1"/>
          <w:sz w:val="28"/>
          <w:szCs w:val="28"/>
        </w:rPr>
        <w:t>SOURCES OF FINANCIAL AID</w:t>
      </w:r>
      <w:bookmarkEnd w:id="839"/>
      <w:bookmarkEnd w:id="840"/>
    </w:p>
    <w:p w:rsidR="003E2973" w:rsidRPr="00193DE2" w:rsidRDefault="003E2973" w:rsidP="003E2973">
      <w:pPr>
        <w:pStyle w:val="Heading2"/>
        <w:ind w:firstLine="360"/>
        <w:rPr>
          <w:rFonts w:ascii="Times New Roman" w:hAnsi="Times New Roman"/>
          <w:bCs w:val="0"/>
          <w:color w:val="000000" w:themeColor="text1"/>
          <w:sz w:val="20"/>
          <w:szCs w:val="20"/>
        </w:rPr>
      </w:pPr>
      <w:bookmarkStart w:id="841" w:name="_Toc298161455"/>
      <w:bookmarkStart w:id="842"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841"/>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842"/>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843" w:name="_Toc298161456"/>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84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4" w:name="_Toc298161457"/>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84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5" w:name="_Toc298161458"/>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4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6" w:name="_Toc298161459"/>
      <w:r w:rsidRPr="00193DE2">
        <w:rPr>
          <w:rFonts w:ascii="Times New Roman" w:hAnsi="Times New Roman"/>
          <w:bCs w:val="0"/>
          <w:color w:val="000000" w:themeColor="text1"/>
          <w:sz w:val="20"/>
          <w:szCs w:val="20"/>
        </w:rPr>
        <w:t>Federal Perkins Loans</w:t>
      </w:r>
      <w:bookmarkEnd w:id="846"/>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Funds are provided to the University for the purpose of making low-interest, long-term loans available to students who </w:t>
      </w:r>
      <w:r w:rsidRPr="00193DE2">
        <w:rPr>
          <w:rFonts w:ascii="Times New Roman" w:hAnsi="Times New Roman"/>
          <w:color w:val="000000" w:themeColor="text1"/>
          <w:sz w:val="20"/>
          <w:szCs w:val="20"/>
        </w:rPr>
        <w:lastRenderedPageBreak/>
        <w:t>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7" w:name="_Toc298161460"/>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4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8" w:name="_Toc298161461"/>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4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49" w:name="_Toc298161462"/>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49"/>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Interested persons should contact the </w:t>
      </w:r>
      <w:ins w:id="850" w:author="W. Hu" w:date="2011-08-10T21:20:00Z">
        <w:r w:rsidR="006157F2" w:rsidRPr="006157F2">
          <w:rPr>
            <w:rFonts w:ascii="Times New Roman" w:hAnsi="Times New Roman"/>
            <w:color w:val="548DD4" w:themeColor="text2" w:themeTint="99"/>
            <w:sz w:val="20"/>
            <w:szCs w:val="20"/>
            <w:rPrChange w:id="851" w:author="W. Hu" w:date="2011-08-10T21:20:00Z">
              <w:rPr>
                <w:rFonts w:ascii="Times New Roman" w:hAnsi="Times New Roman"/>
                <w:color w:val="000000" w:themeColor="text1"/>
                <w:sz w:val="20"/>
                <w:szCs w:val="20"/>
              </w:rPr>
            </w:rPrChange>
          </w:rPr>
          <w:t xml:space="preserve">Office of Academic Services and </w:t>
        </w:r>
      </w:ins>
      <w:r w:rsidRPr="006157F2">
        <w:rPr>
          <w:rFonts w:ascii="Times New Roman" w:hAnsi="Times New Roman"/>
          <w:color w:val="548DD4" w:themeColor="text2" w:themeTint="99"/>
          <w:sz w:val="20"/>
          <w:szCs w:val="20"/>
          <w:rPrChange w:id="852" w:author="W. Hu" w:date="2011-08-10T21:20:00Z">
            <w:rPr>
              <w:rFonts w:ascii="Times New Roman" w:hAnsi="Times New Roman"/>
              <w:color w:val="000000" w:themeColor="text1"/>
              <w:sz w:val="20"/>
              <w:szCs w:val="20"/>
            </w:rPr>
          </w:rPrChange>
        </w:rPr>
        <w:t>Registrar</w:t>
      </w:r>
      <w:del w:id="853" w:author="W. Hu" w:date="2011-08-10T21:20:00Z">
        <w:r w:rsidRPr="006157F2" w:rsidDel="006157F2">
          <w:rPr>
            <w:rFonts w:ascii="Times New Roman" w:hAnsi="Times New Roman"/>
            <w:color w:val="548DD4" w:themeColor="text2" w:themeTint="99"/>
            <w:sz w:val="20"/>
            <w:szCs w:val="20"/>
            <w:rPrChange w:id="854" w:author="W. Hu" w:date="2011-08-10T21:20:00Z">
              <w:rPr>
                <w:rFonts w:ascii="Times New Roman" w:hAnsi="Times New Roman"/>
                <w:color w:val="000000" w:themeColor="text1"/>
                <w:sz w:val="20"/>
                <w:szCs w:val="20"/>
              </w:rPr>
            </w:rPrChange>
          </w:rPr>
          <w:delText>'s O</w:delText>
        </w:r>
        <w:r w:rsidRPr="006157F2" w:rsidDel="006157F2">
          <w:rPr>
            <w:rFonts w:ascii="Times New Roman" w:hAnsi="Times New Roman"/>
            <w:color w:val="548DD4" w:themeColor="text2" w:themeTint="99"/>
            <w:spacing w:val="-4"/>
            <w:sz w:val="20"/>
            <w:szCs w:val="20"/>
            <w:rPrChange w:id="855" w:author="W. Hu" w:date="2011-08-10T21:20:00Z">
              <w:rPr>
                <w:rFonts w:ascii="Times New Roman" w:hAnsi="Times New Roman"/>
                <w:color w:val="000000" w:themeColor="text1"/>
                <w:spacing w:val="-4"/>
                <w:sz w:val="20"/>
                <w:szCs w:val="20"/>
              </w:rPr>
            </w:rPrChange>
          </w:rPr>
          <w:delText>f</w:delText>
        </w:r>
        <w:r w:rsidRPr="006157F2" w:rsidDel="006157F2">
          <w:rPr>
            <w:rFonts w:ascii="Times New Roman" w:hAnsi="Times New Roman"/>
            <w:color w:val="548DD4" w:themeColor="text2" w:themeTint="99"/>
            <w:sz w:val="20"/>
            <w:szCs w:val="20"/>
            <w:rPrChange w:id="856" w:author="W. Hu" w:date="2011-08-10T21:20:00Z">
              <w:rPr>
                <w:rFonts w:ascii="Times New Roman" w:hAnsi="Times New Roman"/>
                <w:color w:val="000000" w:themeColor="text1"/>
                <w:sz w:val="20"/>
                <w:szCs w:val="20"/>
              </w:rPr>
            </w:rPrChange>
          </w:rPr>
          <w:delText>fice</w:delText>
        </w:r>
      </w:del>
      <w:r w:rsidRPr="00193DE2">
        <w:rPr>
          <w:rFonts w:ascii="Times New Roman" w:hAnsi="Times New Roman"/>
          <w:color w:val="000000" w:themeColor="text1"/>
          <w:sz w:val="20"/>
          <w:szCs w:val="20"/>
        </w:rPr>
        <w:t xml:space="preserv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57" w:name="_Toc298161463"/>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5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w:t>
      </w:r>
      <w:del w:id="858" w:author="W. Hu" w:date="2011-08-10T19:21:00Z">
        <w:r w:rsidRPr="00193DE2" w:rsidDel="0014160A">
          <w:rPr>
            <w:rFonts w:ascii="Times New Roman" w:hAnsi="Times New Roman"/>
            <w:color w:val="000000" w:themeColor="text1"/>
            <w:sz w:val="20"/>
            <w:szCs w:val="20"/>
          </w:rPr>
          <w:delText xml:space="preserve">e- </w:delText>
        </w:r>
      </w:del>
      <w:ins w:id="859" w:author="W. Hu" w:date="2011-08-10T19:21:00Z">
        <w:r w:rsidR="0014160A">
          <w:rPr>
            <w:rFonts w:ascii="Times New Roman" w:hAnsi="Times New Roman"/>
            <w:color w:val="000000" w:themeColor="text1"/>
            <w:sz w:val="20"/>
            <w:szCs w:val="20"/>
          </w:rPr>
          <w:t>e</w:t>
        </w:r>
      </w:ins>
      <w:r w:rsidRPr="00193DE2">
        <w:rPr>
          <w:rFonts w:ascii="Times New Roman" w:hAnsi="Times New Roman"/>
          <w:color w:val="000000" w:themeColor="text1"/>
          <w:sz w:val="20"/>
          <w:szCs w:val="20"/>
        </w:rPr>
        <w:t>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60" w:name="_Toc298161464"/>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6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r w:rsidR="008A1BB2">
        <w:rPr>
          <w:rFonts w:ascii="Times New Roman" w:hAnsi="Times New Roman"/>
          <w:color w:val="000000" w:themeColor="text1"/>
          <w:sz w:val="20"/>
          <w:szCs w:val="20"/>
        </w:rPr>
        <w:t xml:space="preserve">A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progress toward 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completing a minimum percentage of credit hours attempted each academic year (If a student only </w:t>
      </w:r>
      <w:r w:rsidRPr="00193DE2">
        <w:rPr>
          <w:rFonts w:ascii="Times New Roman" w:hAnsi="Times New Roman"/>
          <w:color w:val="000000" w:themeColor="text1"/>
          <w:sz w:val="20"/>
          <w:szCs w:val="20"/>
        </w:rPr>
        <w:lastRenderedPageBreak/>
        <w:t>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The first 30 semester hours of Learning Support </w:t>
      </w:r>
      <w:del w:id="861" w:author="W. Hu" w:date="2011-08-10T19:23:00Z">
        <w:r w:rsidRPr="00193DE2" w:rsidDel="0014160A">
          <w:rPr>
            <w:rFonts w:ascii="Times New Roman" w:hAnsi="Times New Roman"/>
            <w:color w:val="000000" w:themeColor="text1"/>
            <w:sz w:val="20"/>
            <w:szCs w:val="20"/>
          </w:rPr>
          <w:delText xml:space="preserve">and Regents </w:delText>
        </w:r>
      </w:del>
      <w:r w:rsidRPr="00193DE2">
        <w:rPr>
          <w:rFonts w:ascii="Times New Roman" w:hAnsi="Times New Roman"/>
          <w:color w:val="000000" w:themeColor="text1"/>
          <w:sz w:val="20"/>
          <w:szCs w:val="20"/>
        </w:rPr>
        <w:t>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credit hours attempted during each term in which a student is enrolled will count to</w:t>
      </w:r>
      <w:del w:id="862" w:author="W. Hu" w:date="2011-08-10T19:23:00Z">
        <w:r w:rsidRPr="00193DE2" w:rsidDel="0014160A">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 xml:space="preserve">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w:t>
      </w:r>
      <w:del w:id="863" w:author="W. Hu" w:date="2011-08-10T19:24:00Z">
        <w:r w:rsidRPr="00193DE2" w:rsidDel="0014160A">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enrolled in learning support </w:t>
      </w:r>
      <w:del w:id="864" w:author="W. Hu" w:date="2011-08-10T19:24:00Z">
        <w:r w:rsidRPr="00193DE2" w:rsidDel="0014160A">
          <w:rPr>
            <w:rFonts w:ascii="Times New Roman" w:hAnsi="Times New Roman"/>
            <w:color w:val="000000" w:themeColor="text1"/>
            <w:sz w:val="20"/>
            <w:szCs w:val="20"/>
          </w:rPr>
          <w:delText>and Regents’</w:delText>
        </w:r>
        <w:r w:rsidRPr="00193DE2" w:rsidDel="0014160A">
          <w:rPr>
            <w:rFonts w:ascii="Times New Roman" w:hAnsi="Times New Roman"/>
            <w:color w:val="000000" w:themeColor="text1"/>
            <w:spacing w:val="-15"/>
            <w:sz w:val="20"/>
            <w:szCs w:val="20"/>
          </w:rPr>
          <w:delText xml:space="preserve"> </w:delText>
        </w:r>
      </w:del>
      <w:r w:rsidRPr="00193DE2">
        <w:rPr>
          <w:rFonts w:ascii="Times New Roman" w:hAnsi="Times New Roman"/>
          <w:color w:val="000000" w:themeColor="text1"/>
          <w:sz w:val="20"/>
          <w:szCs w:val="20"/>
        </w:rPr>
        <w:t>courses will have their first 30 credit hours of learning support</w:t>
      </w:r>
      <w:del w:id="865" w:author="W. Hu" w:date="2011-08-10T19:24:00Z">
        <w:r w:rsidRPr="00193DE2" w:rsidDel="0014160A">
          <w:rPr>
            <w:rFonts w:ascii="Times New Roman" w:hAnsi="Times New Roman"/>
            <w:color w:val="000000" w:themeColor="text1"/>
            <w:sz w:val="20"/>
            <w:szCs w:val="20"/>
          </w:rPr>
          <w:delText xml:space="preserve"> or Regents’</w:delText>
        </w:r>
      </w:del>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course work excluded from the maximum time frame calculation. Learning support </w:t>
      </w:r>
      <w:del w:id="866" w:author="W. Hu" w:date="2011-08-10T19:24:00Z">
        <w:r w:rsidRPr="00193DE2" w:rsidDel="0014160A">
          <w:rPr>
            <w:rFonts w:ascii="Times New Roman" w:hAnsi="Times New Roman"/>
            <w:color w:val="000000" w:themeColor="text1"/>
            <w:sz w:val="20"/>
            <w:szCs w:val="20"/>
          </w:rPr>
          <w:delText>and Regents’</w:delText>
        </w:r>
        <w:r w:rsidRPr="00193DE2" w:rsidDel="0014160A">
          <w:rPr>
            <w:rFonts w:ascii="Times New Roman" w:hAnsi="Times New Roman"/>
            <w:color w:val="000000" w:themeColor="text1"/>
            <w:spacing w:val="-15"/>
            <w:sz w:val="20"/>
            <w:szCs w:val="20"/>
          </w:rPr>
          <w:delText xml:space="preserve"> </w:delText>
        </w:r>
      </w:del>
      <w:r w:rsidRPr="00193DE2">
        <w:rPr>
          <w:rFonts w:ascii="Times New Roman" w:hAnsi="Times New Roman"/>
          <w:color w:val="000000" w:themeColor="text1"/>
          <w:sz w:val="20"/>
          <w:szCs w:val="20"/>
        </w:rPr>
        <w:t>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C, D or S count as successful completion of a course.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w:t>
      </w:r>
      <w:del w:id="867" w:author="W. Hu" w:date="2011-08-10T19:25:00Z">
        <w:r w:rsidRPr="00193DE2" w:rsidDel="0014160A">
          <w:rPr>
            <w:rFonts w:ascii="Times New Roman" w:hAnsi="Times New Roman"/>
            <w:color w:val="000000" w:themeColor="text1"/>
            <w:sz w:val="20"/>
            <w:szCs w:val="20"/>
          </w:rPr>
          <w:delText xml:space="preserve"> and/or Regents’</w:delText>
        </w:r>
        <w:r w:rsidRPr="00193DE2" w:rsidDel="0014160A">
          <w:rPr>
            <w:rFonts w:ascii="Times New Roman" w:hAnsi="Times New Roman"/>
            <w:color w:val="000000" w:themeColor="text1"/>
            <w:spacing w:val="-15"/>
            <w:sz w:val="20"/>
            <w:szCs w:val="20"/>
          </w:rPr>
          <w:delText xml:space="preserve"> </w:delText>
        </w:r>
        <w:r w:rsidRPr="00193DE2" w:rsidDel="0014160A">
          <w:rPr>
            <w:rFonts w:ascii="Times New Roman" w:hAnsi="Times New Roman"/>
            <w:color w:val="000000" w:themeColor="text1"/>
            <w:sz w:val="20"/>
            <w:szCs w:val="20"/>
          </w:rPr>
          <w:delText>c</w:delText>
        </w:r>
      </w:del>
      <w:ins w:id="868" w:author="W. Hu" w:date="2011-08-10T19:25:00Z">
        <w:r w:rsidR="0014160A">
          <w:rPr>
            <w:rFonts w:ascii="Times New Roman" w:hAnsi="Times New Roman"/>
            <w:color w:val="000000" w:themeColor="text1"/>
            <w:sz w:val="20"/>
            <w:szCs w:val="20"/>
          </w:rPr>
          <w:t xml:space="preserve"> c</w:t>
        </w:r>
      </w:ins>
      <w:r w:rsidRPr="00193DE2">
        <w:rPr>
          <w:rFonts w:ascii="Times New Roman" w:hAnsi="Times New Roman"/>
          <w:color w:val="000000" w:themeColor="text1"/>
          <w:sz w:val="20"/>
          <w:szCs w:val="20"/>
        </w:rPr>
        <w:t>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del w:id="869" w:author="W. Hu" w:date="2011-08-10T19:26:00Z">
        <w:r w:rsidRPr="00193DE2" w:rsidDel="0014160A">
          <w:rPr>
            <w:rFonts w:ascii="Times New Roman" w:hAnsi="Times New Roman"/>
            <w:color w:val="000000" w:themeColor="text1"/>
            <w:sz w:val="20"/>
            <w:szCs w:val="20"/>
          </w:rPr>
          <w:delText xml:space="preserve">- </w:delText>
        </w:r>
      </w:del>
      <w:r w:rsidRPr="00193DE2">
        <w:rPr>
          <w:rFonts w:ascii="Times New Roman" w:hAnsi="Times New Roman"/>
          <w:color w:val="000000" w:themeColor="text1"/>
          <w:sz w:val="20"/>
          <w:szCs w:val="20"/>
        </w:rPr>
        <w:t xml:space="preserve">graduate students enrolling for 3-5 semester hours must earn a minimum semester grade-point average of 3.0. </w:t>
      </w:r>
      <w:r w:rsidR="008A1BB2" w:rsidRPr="00193DE2">
        <w:rPr>
          <w:rFonts w:ascii="Times New Roman" w:hAnsi="Times New Roman"/>
          <w:color w:val="000000" w:themeColor="text1"/>
          <w:sz w:val="20"/>
          <w:szCs w:val="20"/>
        </w:rPr>
        <w:t>Grades will be reviewed at the end of the next evaluation period.</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70" w:name="_Toc298161465"/>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70"/>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del w:id="871" w:author="W. Hu" w:date="2011-08-10T19:27:00Z">
        <w:r w:rsidRPr="00193DE2" w:rsidDel="0014160A">
          <w:rPr>
            <w:rFonts w:ascii="Times New Roman" w:hAnsi="Times New Roman"/>
            <w:color w:val="000000" w:themeColor="text1"/>
            <w:sz w:val="20"/>
            <w:szCs w:val="20"/>
          </w:rPr>
          <w:delText>]</w:delText>
        </w:r>
      </w:del>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2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872" w:name="_Toc294969664"/>
      <w:bookmarkStart w:id="873" w:name="_Toc298161466"/>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872"/>
      <w:bookmarkEnd w:id="873"/>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874" w:name="_Toc294969665"/>
      <w:bookmarkStart w:id="875" w:name="_Toc298161467"/>
      <w:r w:rsidRPr="0035714C">
        <w:rPr>
          <w:rFonts w:ascii="Impact" w:hAnsi="Impact" w:cs="Impact"/>
          <w:color w:val="000000" w:themeColor="text1"/>
          <w:spacing w:val="1"/>
          <w:w w:val="98"/>
          <w:sz w:val="40"/>
          <w:szCs w:val="40"/>
          <w:fitText w:val="6048" w:id="-162759936"/>
          <w:rPrChange w:id="876" w:author="W. Hu" w:date="2011-08-10T19:27:00Z">
            <w:rPr>
              <w:rFonts w:ascii="Impact" w:hAnsi="Impact" w:cs="Impact"/>
              <w:color w:val="000000" w:themeColor="text1"/>
              <w:w w:val="98"/>
              <w:sz w:val="40"/>
              <w:szCs w:val="40"/>
              <w:fitText w:val="6048" w:id="-162759936"/>
            </w:rPr>
          </w:rPrChange>
        </w:rPr>
        <w:t>MASTER OF BUSINESS ADMINISTRATIO</w:t>
      </w:r>
      <w:r w:rsidRPr="0035714C">
        <w:rPr>
          <w:rFonts w:ascii="Impact" w:hAnsi="Impact" w:cs="Impact"/>
          <w:color w:val="000000" w:themeColor="text1"/>
          <w:spacing w:val="13"/>
          <w:w w:val="98"/>
          <w:sz w:val="40"/>
          <w:szCs w:val="40"/>
          <w:fitText w:val="6048" w:id="-162759936"/>
          <w:rPrChange w:id="877" w:author="W. Hu" w:date="2011-08-10T19:27:00Z">
            <w:rPr>
              <w:rFonts w:ascii="Impact" w:hAnsi="Impact" w:cs="Impact"/>
              <w:color w:val="000000" w:themeColor="text1"/>
              <w:spacing w:val="45"/>
              <w:w w:val="98"/>
              <w:sz w:val="40"/>
              <w:szCs w:val="40"/>
              <w:fitText w:val="6048" w:id="-162759936"/>
            </w:rPr>
          </w:rPrChange>
        </w:rPr>
        <w:t>N</w:t>
      </w:r>
      <w:bookmarkEnd w:id="874"/>
      <w:bookmarkEnd w:id="875"/>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878" w:name="_Toc294969666"/>
      <w:bookmarkStart w:id="879" w:name="_Toc29816146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878"/>
      <w:bookmarkEnd w:id="879"/>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 30-semester hour graduate degree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candidates have the opportunity to acquire the knowledge, skills, and leadership capacity to perform e</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fectively in complex and rapidly changing environments.</w:t>
      </w:r>
      <w:r w:rsidR="008A1BB2"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problems,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880" w:name="_Toc294969667"/>
      <w:bookmarkStart w:id="881" w:name="_Toc298161469"/>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880"/>
      <w:bookmarkEnd w:id="881"/>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and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882" w:name="_Toc294969668"/>
      <w:bookmarkStart w:id="883" w:name="_Toc298161470"/>
      <w:r w:rsidRPr="00193DE2">
        <w:rPr>
          <w:rFonts w:ascii="Times New Roman" w:hAnsi="Times New Roman"/>
          <w:bCs w:val="0"/>
          <w:color w:val="000000" w:themeColor="text1"/>
        </w:rPr>
        <w:t>Philosophy</w:t>
      </w:r>
      <w:bookmarkEnd w:id="882"/>
      <w:bookmarkEnd w:id="883"/>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884" w:name="_Toc294969669"/>
      <w:bookmarkStart w:id="885" w:name="_Toc298161471"/>
      <w:r w:rsidRPr="00193DE2">
        <w:rPr>
          <w:rFonts w:ascii="Times New Roman" w:hAnsi="Times New Roman"/>
          <w:bCs w:val="0"/>
          <w:color w:val="000000" w:themeColor="text1"/>
          <w:sz w:val="28"/>
          <w:szCs w:val="28"/>
        </w:rPr>
        <w:t>Objectives</w:t>
      </w:r>
      <w:bookmarkEnd w:id="884"/>
      <w:bookmarkEnd w:id="885"/>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886" w:name="_Toc294969670"/>
      <w:bookmarkStart w:id="887" w:name="_Toc298161472"/>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886"/>
      <w:bookmarkEnd w:id="887"/>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888" w:name="_Toc294969671"/>
      <w:bookmarkStart w:id="889" w:name="_Toc298161473"/>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888"/>
      <w:bookmarkEnd w:id="889"/>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890" w:name="_Toc294969672"/>
      <w:bookmarkStart w:id="891" w:name="_Toc298161474"/>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890"/>
      <w:bookmarkEnd w:id="891"/>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892" w:name="_Toc294969673"/>
      <w:bookmarkStart w:id="893" w:name="_Toc298161475"/>
      <w:r w:rsidRPr="00193DE2">
        <w:rPr>
          <w:rFonts w:ascii="Times New Roman" w:hAnsi="Times New Roman"/>
          <w:bCs w:val="0"/>
          <w:color w:val="000000" w:themeColor="text1"/>
          <w:sz w:val="28"/>
          <w:szCs w:val="28"/>
        </w:rPr>
        <w:t>International Student Requirements</w:t>
      </w:r>
      <w:bookmarkEnd w:id="892"/>
      <w:bookmarkEnd w:id="893"/>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TOFEL-Must be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894" w:name="_Toc294969674"/>
      <w:bookmarkStart w:id="895" w:name="_Toc2981614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894"/>
      <w:bookmarkEnd w:id="895"/>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896" w:name="_Toc294969675"/>
      <w:bookmarkStart w:id="897" w:name="_Toc2981614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896"/>
      <w:bookmarkEnd w:id="897"/>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grade of less than “B” in any one of these courses will result in termination from the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courses or other graduate level  courses taken prior to being granted provisional status do not count toward fulfilling the requirement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898" w:name="_Toc294969676"/>
      <w:bookmarkStart w:id="899" w:name="_Toc2981614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898"/>
      <w:bookmarkEnd w:id="899"/>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student admitted to </w:t>
      </w:r>
      <w:r w:rsidRPr="0035714C">
        <w:rPr>
          <w:rFonts w:ascii="Times New Roman" w:hAnsi="Times New Roman"/>
          <w:color w:val="548DD4" w:themeColor="text2" w:themeTint="99"/>
          <w:sz w:val="20"/>
          <w:szCs w:val="20"/>
          <w:rPrChange w:id="900" w:author="W. Hu" w:date="2011-08-10T19:28:00Z">
            <w:rPr>
              <w:rFonts w:ascii="Times New Roman" w:hAnsi="Times New Roman"/>
              <w:color w:val="000000" w:themeColor="text1"/>
              <w:sz w:val="20"/>
              <w:szCs w:val="20"/>
            </w:rPr>
          </w:rPrChange>
        </w:rPr>
        <w:t xml:space="preserve">the </w:t>
      </w:r>
      <w:del w:id="901" w:author="W. Hu" w:date="2011-08-10T19:28:00Z">
        <w:r w:rsidRPr="0035714C" w:rsidDel="0035714C">
          <w:rPr>
            <w:rFonts w:ascii="Times New Roman" w:hAnsi="Times New Roman"/>
            <w:color w:val="548DD4" w:themeColor="text2" w:themeTint="99"/>
            <w:sz w:val="20"/>
            <w:szCs w:val="20"/>
            <w:rPrChange w:id="902" w:author="W. Hu" w:date="2011-08-10T19:28:00Z">
              <w:rPr>
                <w:rFonts w:ascii="Times New Roman" w:hAnsi="Times New Roman"/>
                <w:color w:val="000000" w:themeColor="text1"/>
                <w:sz w:val="20"/>
                <w:szCs w:val="20"/>
              </w:rPr>
            </w:rPrChange>
          </w:rPr>
          <w:delText>G</w:delText>
        </w:r>
      </w:del>
      <w:ins w:id="903" w:author="W. Hu" w:date="2011-08-10T19:28:00Z">
        <w:r w:rsidR="0035714C" w:rsidRPr="0035714C">
          <w:rPr>
            <w:rFonts w:ascii="Times New Roman" w:hAnsi="Times New Roman"/>
            <w:color w:val="548DD4" w:themeColor="text2" w:themeTint="99"/>
            <w:sz w:val="20"/>
            <w:szCs w:val="20"/>
            <w:rPrChange w:id="904" w:author="W. Hu" w:date="2011-08-10T19:28:00Z">
              <w:rPr>
                <w:rFonts w:ascii="Times New Roman" w:hAnsi="Times New Roman"/>
                <w:color w:val="000000" w:themeColor="text1"/>
                <w:sz w:val="20"/>
                <w:szCs w:val="20"/>
              </w:rPr>
            </w:rPrChange>
          </w:rPr>
          <w:t>g</w:t>
        </w:r>
      </w:ins>
      <w:r w:rsidRPr="0035714C">
        <w:rPr>
          <w:rFonts w:ascii="Times New Roman" w:hAnsi="Times New Roman"/>
          <w:color w:val="548DD4" w:themeColor="text2" w:themeTint="99"/>
          <w:sz w:val="20"/>
          <w:szCs w:val="20"/>
          <w:rPrChange w:id="905" w:author="W. Hu" w:date="2011-08-10T19:28:00Z">
            <w:rPr>
              <w:rFonts w:ascii="Times New Roman" w:hAnsi="Times New Roman"/>
              <w:color w:val="000000" w:themeColor="text1"/>
              <w:sz w:val="20"/>
              <w:szCs w:val="20"/>
            </w:rPr>
          </w:rPrChange>
        </w:rPr>
        <w:t xml:space="preserve">raduate </w:t>
      </w:r>
      <w:del w:id="906" w:author="W. Hu" w:date="2011-08-10T19:28:00Z">
        <w:r w:rsidRPr="0035714C" w:rsidDel="0035714C">
          <w:rPr>
            <w:rFonts w:ascii="Times New Roman" w:hAnsi="Times New Roman"/>
            <w:color w:val="548DD4" w:themeColor="text2" w:themeTint="99"/>
            <w:sz w:val="20"/>
            <w:szCs w:val="20"/>
            <w:rPrChange w:id="907" w:author="W. Hu" w:date="2011-08-10T19:28:00Z">
              <w:rPr>
                <w:rFonts w:ascii="Times New Roman" w:hAnsi="Times New Roman"/>
                <w:color w:val="000000" w:themeColor="text1"/>
                <w:sz w:val="20"/>
                <w:szCs w:val="20"/>
              </w:rPr>
            </w:rPrChange>
          </w:rPr>
          <w:delText>School</w:delText>
        </w:r>
      </w:del>
      <w:ins w:id="908" w:author="W. Hu" w:date="2011-08-10T19:28:00Z">
        <w:r w:rsidR="0035714C" w:rsidRPr="0035714C">
          <w:rPr>
            <w:rFonts w:ascii="Times New Roman" w:hAnsi="Times New Roman"/>
            <w:color w:val="548DD4" w:themeColor="text2" w:themeTint="99"/>
            <w:sz w:val="20"/>
            <w:szCs w:val="20"/>
            <w:rPrChange w:id="909" w:author="W. Hu" w:date="2011-08-10T19:28: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xml:space="preserve"> remains in the original academic status at the time of admission, until notified in writing by the </w:t>
      </w:r>
      <w:r w:rsidRPr="0035714C">
        <w:rPr>
          <w:rFonts w:ascii="Times New Roman" w:hAnsi="Times New Roman"/>
          <w:color w:val="548DD4" w:themeColor="text2" w:themeTint="99"/>
          <w:sz w:val="20"/>
          <w:szCs w:val="20"/>
          <w:rPrChange w:id="910" w:author="W. Hu" w:date="2011-08-10T19:29:00Z">
            <w:rPr>
              <w:rFonts w:ascii="Times New Roman" w:hAnsi="Times New Roman"/>
              <w:color w:val="000000" w:themeColor="text1"/>
              <w:sz w:val="20"/>
              <w:szCs w:val="20"/>
            </w:rPr>
          </w:rPrChange>
        </w:rPr>
        <w:t>O</w:t>
      </w:r>
      <w:r w:rsidRPr="0035714C">
        <w:rPr>
          <w:rFonts w:ascii="Times New Roman" w:hAnsi="Times New Roman"/>
          <w:color w:val="548DD4" w:themeColor="text2" w:themeTint="99"/>
          <w:spacing w:val="-4"/>
          <w:sz w:val="20"/>
          <w:szCs w:val="20"/>
          <w:rPrChange w:id="911" w:author="W. Hu" w:date="2011-08-10T19:29:00Z">
            <w:rPr>
              <w:rFonts w:ascii="Times New Roman" w:hAnsi="Times New Roman"/>
              <w:color w:val="000000" w:themeColor="text1"/>
              <w:spacing w:val="-4"/>
              <w:sz w:val="20"/>
              <w:szCs w:val="20"/>
            </w:rPr>
          </w:rPrChange>
        </w:rPr>
        <w:t>f</w:t>
      </w:r>
      <w:r w:rsidRPr="0035714C">
        <w:rPr>
          <w:rFonts w:ascii="Times New Roman" w:hAnsi="Times New Roman"/>
          <w:color w:val="548DD4" w:themeColor="text2" w:themeTint="99"/>
          <w:sz w:val="20"/>
          <w:szCs w:val="20"/>
          <w:rPrChange w:id="912" w:author="W. Hu" w:date="2011-08-10T19:29:00Z">
            <w:rPr>
              <w:rFonts w:ascii="Times New Roman" w:hAnsi="Times New Roman"/>
              <w:color w:val="000000" w:themeColor="text1"/>
              <w:sz w:val="20"/>
              <w:szCs w:val="20"/>
            </w:rPr>
          </w:rPrChange>
        </w:rPr>
        <w:t xml:space="preserve">fice of the Graduate </w:t>
      </w:r>
      <w:del w:id="913" w:author="W. Hu" w:date="2011-08-10T19:28:00Z">
        <w:r w:rsidRPr="0035714C" w:rsidDel="0035714C">
          <w:rPr>
            <w:rFonts w:ascii="Times New Roman" w:hAnsi="Times New Roman"/>
            <w:color w:val="548DD4" w:themeColor="text2" w:themeTint="99"/>
            <w:sz w:val="20"/>
            <w:szCs w:val="20"/>
            <w:rPrChange w:id="914" w:author="W. Hu" w:date="2011-08-10T19:29:00Z">
              <w:rPr>
                <w:rFonts w:ascii="Times New Roman" w:hAnsi="Times New Roman"/>
                <w:color w:val="000000" w:themeColor="text1"/>
                <w:sz w:val="20"/>
                <w:szCs w:val="20"/>
              </w:rPr>
            </w:rPrChange>
          </w:rPr>
          <w:delText>School</w:delText>
        </w:r>
      </w:del>
      <w:ins w:id="915" w:author="W. Hu" w:date="2011-08-10T19:28:00Z">
        <w:r w:rsidR="0035714C" w:rsidRPr="0035714C">
          <w:rPr>
            <w:rFonts w:ascii="Times New Roman" w:hAnsi="Times New Roman"/>
            <w:color w:val="548DD4" w:themeColor="text2" w:themeTint="99"/>
            <w:sz w:val="20"/>
            <w:szCs w:val="20"/>
            <w:rPrChange w:id="916" w:author="W. Hu" w:date="2011-08-10T19:29:00Z">
              <w:rPr>
                <w:rFonts w:ascii="Times New Roman" w:hAnsi="Times New Roman"/>
                <w:color w:val="000000" w:themeColor="text1"/>
                <w:sz w:val="20"/>
                <w:szCs w:val="20"/>
              </w:rPr>
            </w:rPrChange>
          </w:rPr>
          <w:t>Admissions</w:t>
        </w:r>
      </w:ins>
      <w:r w:rsidRPr="00193DE2">
        <w:rPr>
          <w:rFonts w:ascii="Times New Roman" w:hAnsi="Times New Roman"/>
          <w:color w:val="000000" w:themeColor="text1"/>
          <w:sz w:val="20"/>
          <w:szCs w:val="20"/>
        </w:rPr>
        <w:t xml:space="preserve">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17" w:name="_Toc294969677"/>
      <w:bookmarkStart w:id="918" w:name="_Toc29816147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917"/>
      <w:bookmarkEnd w:id="918"/>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19" w:name="_Toc294969678"/>
      <w:bookmarkStart w:id="920" w:name="_Toc298161480"/>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919"/>
      <w:bookmarkEnd w:id="920"/>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Copies of this plan will be filed with the </w:t>
      </w:r>
      <w:r w:rsidRPr="0035714C">
        <w:rPr>
          <w:rFonts w:ascii="Times New Roman" w:hAnsi="Times New Roman"/>
          <w:color w:val="548DD4" w:themeColor="text2" w:themeTint="99"/>
          <w:sz w:val="20"/>
          <w:szCs w:val="20"/>
          <w:rPrChange w:id="921" w:author="W. Hu" w:date="2011-08-10T19:29:00Z">
            <w:rPr>
              <w:rFonts w:ascii="Times New Roman" w:hAnsi="Times New Roman"/>
              <w:color w:val="000000" w:themeColor="text1"/>
              <w:sz w:val="20"/>
              <w:szCs w:val="20"/>
            </w:rPr>
          </w:rPrChange>
        </w:rPr>
        <w:t xml:space="preserve">Graduate </w:t>
      </w:r>
      <w:ins w:id="922" w:author="W. Hu" w:date="2011-08-10T19:29:00Z">
        <w:r w:rsidR="0035714C" w:rsidRPr="0035714C">
          <w:rPr>
            <w:rFonts w:ascii="Times New Roman" w:hAnsi="Times New Roman"/>
            <w:color w:val="548DD4" w:themeColor="text2" w:themeTint="99"/>
            <w:sz w:val="20"/>
            <w:szCs w:val="20"/>
            <w:rPrChange w:id="923" w:author="W. Hu" w:date="2011-08-10T19:29:00Z">
              <w:rPr>
                <w:rFonts w:ascii="Times New Roman" w:hAnsi="Times New Roman"/>
                <w:color w:val="000000" w:themeColor="text1"/>
                <w:sz w:val="20"/>
                <w:szCs w:val="20"/>
              </w:rPr>
            </w:rPrChange>
          </w:rPr>
          <w:t>Admissions Office</w:t>
        </w:r>
      </w:ins>
      <w:del w:id="924" w:author="W. Hu" w:date="2011-08-10T19:29:00Z">
        <w:r w:rsidRPr="0035714C" w:rsidDel="0035714C">
          <w:rPr>
            <w:rFonts w:ascii="Times New Roman" w:hAnsi="Times New Roman"/>
            <w:color w:val="548DD4" w:themeColor="text2" w:themeTint="99"/>
            <w:sz w:val="20"/>
            <w:szCs w:val="20"/>
            <w:rPrChange w:id="925" w:author="W. Hu" w:date="2011-08-10T19:29:00Z">
              <w:rPr>
                <w:rFonts w:ascii="Times New Roman" w:hAnsi="Times New Roman"/>
                <w:color w:val="000000" w:themeColor="text1"/>
                <w:sz w:val="20"/>
                <w:szCs w:val="20"/>
              </w:rPr>
            </w:rPrChange>
          </w:rPr>
          <w:delText>School</w:delText>
        </w:r>
      </w:del>
      <w:r w:rsidRPr="00193DE2">
        <w:rPr>
          <w:rFonts w:ascii="Times New Roman" w:hAnsi="Times New Roman"/>
          <w:color w:val="000000" w:themeColor="text1"/>
          <w:sz w:val="20"/>
          <w:szCs w:val="20"/>
        </w:rPr>
        <w:t xml:space="preserve">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The graduation application is obtained from the </w:t>
      </w:r>
      <w:ins w:id="926" w:author="W. Hu" w:date="2011-08-10T21:21:00Z">
        <w:r w:rsidR="006157F2" w:rsidRPr="006157F2">
          <w:rPr>
            <w:rFonts w:ascii="Times New Roman" w:hAnsi="Times New Roman"/>
            <w:color w:val="548DD4" w:themeColor="text2" w:themeTint="99"/>
            <w:sz w:val="20"/>
            <w:szCs w:val="20"/>
          </w:rPr>
          <w:t>Office of Academic Services and Registrar</w:t>
        </w:r>
      </w:ins>
      <w:del w:id="927" w:author="W. Hu" w:date="2011-08-10T21:21:00Z">
        <w:r w:rsidRPr="00193DE2" w:rsidDel="006157F2">
          <w:rPr>
            <w:rFonts w:ascii="Times New Roman" w:hAnsi="Times New Roman"/>
            <w:color w:val="000000" w:themeColor="text1"/>
            <w:sz w:val="20"/>
            <w:szCs w:val="20"/>
          </w:rPr>
          <w:delText>Registra</w:delText>
        </w:r>
        <w:r w:rsidRPr="00193DE2" w:rsidDel="006157F2">
          <w:rPr>
            <w:rFonts w:ascii="Times New Roman" w:hAnsi="Times New Roman"/>
            <w:color w:val="000000" w:themeColor="text1"/>
            <w:spacing w:val="8"/>
            <w:sz w:val="20"/>
            <w:szCs w:val="20"/>
          </w:rPr>
          <w:delText>r</w:delText>
        </w:r>
        <w:r w:rsidRPr="00193DE2" w:rsidDel="006157F2">
          <w:rPr>
            <w:rFonts w:ascii="Times New Roman" w:hAnsi="Times New Roman"/>
            <w:color w:val="000000" w:themeColor="text1"/>
            <w:spacing w:val="-11"/>
            <w:sz w:val="20"/>
            <w:szCs w:val="20"/>
          </w:rPr>
          <w:delText>’</w:delText>
        </w:r>
        <w:r w:rsidRPr="00193DE2" w:rsidDel="006157F2">
          <w:rPr>
            <w:rFonts w:ascii="Times New Roman" w:hAnsi="Times New Roman"/>
            <w:color w:val="000000" w:themeColor="text1"/>
            <w:sz w:val="20"/>
            <w:szCs w:val="20"/>
          </w:rPr>
          <w:delText>s O</w:delText>
        </w:r>
        <w:r w:rsidRPr="00193DE2" w:rsidDel="006157F2">
          <w:rPr>
            <w:rFonts w:ascii="Times New Roman" w:hAnsi="Times New Roman"/>
            <w:color w:val="000000" w:themeColor="text1"/>
            <w:spacing w:val="-4"/>
            <w:sz w:val="20"/>
            <w:szCs w:val="20"/>
          </w:rPr>
          <w:delText>f</w:delText>
        </w:r>
        <w:r w:rsidRPr="00193DE2" w:rsidDel="006157F2">
          <w:rPr>
            <w:rFonts w:ascii="Times New Roman" w:hAnsi="Times New Roman"/>
            <w:color w:val="000000" w:themeColor="text1"/>
            <w:sz w:val="20"/>
            <w:szCs w:val="20"/>
          </w:rPr>
          <w:delText>fice</w:delText>
        </w:r>
      </w:del>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28" w:name="_Toc294969679"/>
      <w:bookmarkStart w:id="929" w:name="_Toc298161481"/>
      <w:r w:rsidRPr="00193DE2">
        <w:rPr>
          <w:rFonts w:ascii="Times New Roman" w:hAnsi="Times New Roman"/>
          <w:bCs w:val="0"/>
          <w:color w:val="000000" w:themeColor="text1"/>
          <w:sz w:val="28"/>
          <w:szCs w:val="28"/>
        </w:rPr>
        <w:t>Independent Study Courses</w:t>
      </w:r>
      <w:bookmarkEnd w:id="928"/>
      <w:bookmarkEnd w:id="929"/>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30" w:name="_Toc294969680"/>
      <w:bookmarkStart w:id="931" w:name="_Toc298161482"/>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930"/>
      <w:bookmarkEnd w:id="931"/>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r w:rsidR="008A1BB2" w:rsidRPr="00193DE2">
        <w:rPr>
          <w:rFonts w:ascii="Times New Roman" w:hAnsi="Times New Roman"/>
          <w:color w:val="000000" w:themeColor="text1"/>
          <w:sz w:val="20"/>
          <w:szCs w:val="20"/>
        </w:rPr>
        <w:t>business</w:t>
      </w:r>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r w:rsidR="008A1BB2" w:rsidRPr="00193DE2">
        <w:rPr>
          <w:rFonts w:ascii="Times New Roman" w:hAnsi="Times New Roman"/>
          <w:color w:val="000000" w:themeColor="text1"/>
          <w:sz w:val="20"/>
          <w:szCs w:val="20"/>
        </w:rPr>
        <w:t>Macroeconomics</w:t>
      </w:r>
      <w:r w:rsidRPr="00193DE2">
        <w:rPr>
          <w:rFonts w:ascii="Times New Roman" w:hAnsi="Times New Roman"/>
          <w:color w:val="000000" w:themeColor="text1"/>
          <w:sz w:val="20"/>
          <w:szCs w:val="20"/>
        </w:rPr>
        <w:t xml:space="preserve"> and Principles of </w:t>
      </w:r>
      <w:r w:rsidR="008A1BB2" w:rsidRPr="00193DE2">
        <w:rPr>
          <w:rFonts w:ascii="Times New Roman" w:hAnsi="Times New Roman"/>
          <w:color w:val="000000" w:themeColor="text1"/>
          <w:sz w:val="20"/>
          <w:szCs w:val="20"/>
        </w:rPr>
        <w:t>Microeconomics</w:t>
      </w:r>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0"/>
          <w:headerReference w:type="default" r:id="rId31"/>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932" w:name="_Toc294969681"/>
      <w:bookmarkStart w:id="933" w:name="_Toc298161483"/>
      <w:r w:rsidRPr="00193DE2">
        <w:rPr>
          <w:rFonts w:ascii="Times New Roman" w:hAnsi="Times New Roman" w:cs="Times New Roman"/>
          <w:color w:val="000000" w:themeColor="text1"/>
          <w:sz w:val="32"/>
          <w:szCs w:val="32"/>
        </w:rPr>
        <w:t>OTHER PROGRAM REQUIREMENTS</w:t>
      </w:r>
      <w:bookmarkEnd w:id="932"/>
      <w:bookmarkEnd w:id="933"/>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3.0 grade point average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35714C">
        <w:rPr>
          <w:rFonts w:ascii="Times New Roman" w:hAnsi="Times New Roman"/>
          <w:color w:val="548DD4" w:themeColor="text2" w:themeTint="99"/>
          <w:sz w:val="20"/>
          <w:szCs w:val="20"/>
          <w:rPrChange w:id="934" w:author="W. Hu" w:date="2011-08-10T19:29:00Z">
            <w:rPr>
              <w:rFonts w:ascii="Times New Roman" w:hAnsi="Times New Roman"/>
              <w:color w:val="000000" w:themeColor="text1"/>
              <w:sz w:val="20"/>
              <w:szCs w:val="20"/>
            </w:rPr>
          </w:rPrChange>
        </w:rPr>
        <w:t xml:space="preserve"> </w:t>
      </w:r>
      <w:del w:id="935" w:author="W. Hu" w:date="2011-08-10T19:29:00Z">
        <w:r w:rsidRPr="0035714C" w:rsidDel="0035714C">
          <w:rPr>
            <w:rFonts w:ascii="Times New Roman" w:hAnsi="Times New Roman"/>
            <w:color w:val="548DD4" w:themeColor="text2" w:themeTint="99"/>
            <w:sz w:val="20"/>
            <w:szCs w:val="20"/>
            <w:rPrChange w:id="936" w:author="W. Hu" w:date="2011-08-10T19:29:00Z">
              <w:rPr>
                <w:rFonts w:ascii="Times New Roman" w:hAnsi="Times New Roman"/>
                <w:color w:val="000000" w:themeColor="text1"/>
                <w:sz w:val="20"/>
                <w:szCs w:val="20"/>
              </w:rPr>
            </w:rPrChange>
          </w:rPr>
          <w:delText xml:space="preserve">Dean of </w:delText>
        </w:r>
      </w:del>
      <w:r w:rsidRPr="0035714C">
        <w:rPr>
          <w:rFonts w:ascii="Times New Roman" w:hAnsi="Times New Roman"/>
          <w:color w:val="548DD4" w:themeColor="text2" w:themeTint="99"/>
          <w:sz w:val="20"/>
          <w:szCs w:val="20"/>
          <w:rPrChange w:id="937" w:author="W. Hu" w:date="2011-08-10T19:29:00Z">
            <w:rPr>
              <w:rFonts w:ascii="Times New Roman" w:hAnsi="Times New Roman"/>
              <w:color w:val="000000" w:themeColor="text1"/>
              <w:sz w:val="20"/>
              <w:szCs w:val="20"/>
            </w:rPr>
          </w:rPrChange>
        </w:rPr>
        <w:t xml:space="preserve">the Graduate </w:t>
      </w:r>
      <w:del w:id="938" w:author="W. Hu" w:date="2011-08-10T19:29:00Z">
        <w:r w:rsidRPr="0035714C" w:rsidDel="0035714C">
          <w:rPr>
            <w:rFonts w:ascii="Times New Roman" w:hAnsi="Times New Roman"/>
            <w:color w:val="548DD4" w:themeColor="text2" w:themeTint="99"/>
            <w:sz w:val="20"/>
            <w:szCs w:val="20"/>
            <w:rPrChange w:id="939" w:author="W. Hu" w:date="2011-08-10T19:29:00Z">
              <w:rPr>
                <w:rFonts w:ascii="Times New Roman" w:hAnsi="Times New Roman"/>
                <w:color w:val="000000" w:themeColor="text1"/>
                <w:sz w:val="20"/>
                <w:szCs w:val="20"/>
              </w:rPr>
            </w:rPrChange>
          </w:rPr>
          <w:delText>School</w:delText>
        </w:r>
      </w:del>
      <w:ins w:id="940" w:author="W. Hu" w:date="2011-08-10T19:29:00Z">
        <w:r w:rsidR="0035714C" w:rsidRPr="0035714C">
          <w:rPr>
            <w:rFonts w:ascii="Times New Roman" w:hAnsi="Times New Roman"/>
            <w:color w:val="548DD4" w:themeColor="text2" w:themeTint="99"/>
            <w:sz w:val="20"/>
            <w:szCs w:val="20"/>
            <w:rPrChange w:id="941" w:author="W. Hu" w:date="2011-08-10T19:29: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 xml:space="preserve">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is given during or immediately after completion of MGMT 6199, Business Policy and Strategic Management Course. It is pass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942"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943" w:name="_Toc298161484"/>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942"/>
      <w:bookmarkEnd w:id="943"/>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Accountants upon completion of degree requirements. </w:t>
      </w:r>
      <w:r w:rsidR="008A1BB2" w:rsidRPr="00193DE2">
        <w:rPr>
          <w:rFonts w:ascii="Times New Roman" w:hAnsi="Times New Roman"/>
          <w:color w:val="000000" w:themeColor="text1"/>
          <w:sz w:val="20"/>
          <w:szCs w:val="20"/>
        </w:rPr>
        <w:t>Students who successfully complete requirements for the 5-year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 will be awarded both a B.S. degree in</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Accounting and an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Jonathan Elimimian,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CC03BE"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fldChar w:fldCharType="begin"/>
      </w:r>
      <w:r w:rsidRPr="003F02CB">
        <w:rPr>
          <w:lang w:val="fr-MC"/>
          <w:rPrChange w:id="944" w:author="W. Hu" w:date="2011-08-10T18:36:00Z">
            <w:rPr/>
          </w:rPrChange>
        </w:rPr>
        <w:instrText>HYPERLINK "mailto:snyder@asurams.edu"</w:instrText>
      </w:r>
      <w:r>
        <w:fldChar w:fldCharType="separate"/>
      </w:r>
      <w:r w:rsidR="008404C4" w:rsidRPr="00193DE2">
        <w:rPr>
          <w:rFonts w:ascii="Times New Roman" w:hAnsi="Times New Roman"/>
          <w:color w:val="000000" w:themeColor="text1"/>
          <w:sz w:val="20"/>
          <w:szCs w:val="20"/>
          <w:lang w:val="fr-MC"/>
        </w:rPr>
        <w:t>E-mail:</w:t>
      </w:r>
      <w:r>
        <w:fldChar w:fldCharType="end"/>
      </w:r>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945" w:name="_Toc294969683"/>
      <w:bookmarkStart w:id="946" w:name="_Toc298161485"/>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945"/>
      <w:bookmarkEnd w:id="946"/>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Akella, Devi, Ph. D</w:t>
      </w:r>
      <w:r w:rsidRPr="00193DE2">
        <w:rPr>
          <w:rFonts w:ascii="Times New Roman" w:hAnsi="Times New Roman"/>
          <w:bCs/>
          <w:color w:val="000000" w:themeColor="text1"/>
          <w:sz w:val="20"/>
          <w:szCs w:val="20"/>
        </w:rPr>
        <w:t>., University of Leeds.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Elimimian,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 xml:space="preserve">Jeng-Hong Chen, </w:t>
      </w:r>
      <w:r w:rsidR="008A1BB2" w:rsidRPr="00193DE2">
        <w:rPr>
          <w:rFonts w:ascii="Times New Roman" w:hAnsi="Times New Roman"/>
          <w:b/>
          <w:bCs/>
          <w:color w:val="000000" w:themeColor="text1"/>
          <w:sz w:val="20"/>
          <w:szCs w:val="20"/>
        </w:rPr>
        <w:t>PhD</w:t>
      </w:r>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Nwaokoro Amaechi, Ph.D</w:t>
      </w:r>
      <w:r w:rsidRPr="00193DE2">
        <w:rPr>
          <w:rFonts w:ascii="Times New Roman" w:hAnsi="Times New Roman"/>
          <w:bCs/>
          <w:color w:val="000000" w:themeColor="text1"/>
          <w:sz w:val="20"/>
          <w:szCs w:val="20"/>
        </w:rPr>
        <w:t>. University of Oklahoma.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Wang, Chiou-Pring</w:t>
      </w:r>
      <w:r w:rsidRPr="00193DE2">
        <w:rPr>
          <w:rFonts w:ascii="Times New Roman" w:hAnsi="Times New Roman"/>
          <w:bCs/>
          <w:color w:val="000000" w:themeColor="text1"/>
          <w:sz w:val="20"/>
          <w:szCs w:val="20"/>
        </w:rPr>
        <w:t>., Ph.D., Texas Tech University.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947" w:name="_Toc294969684"/>
      <w:bookmarkStart w:id="948" w:name="_Toc298161486"/>
      <w:r w:rsidRPr="00193DE2">
        <w:rPr>
          <w:rFonts w:ascii="Times New Roman" w:hAnsi="Times New Roman" w:cs="Times New Roman"/>
          <w:color w:val="000000" w:themeColor="text1"/>
          <w:sz w:val="28"/>
          <w:szCs w:val="28"/>
        </w:rPr>
        <w:t>COURSE DESCRIPTIONS</w:t>
      </w:r>
      <w:bookmarkEnd w:id="947"/>
      <w:bookmarkEnd w:id="948"/>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financial and managerial accounting and financial management.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and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equisite:</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ACCT</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generally accepted accounting principles and accounting practice and reporting for state and local governments.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6100 — Independent Study In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Introduction to international business and the multinational corporation.</w:t>
      </w:r>
      <w:r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opics include development of international business, the institutional and economic environment of global business, legal and socioeconomic factors a</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evaluation of research methodologies used in business, types of research, research design and application of research results. 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microeconomics and macroeconomics, and quantitative techniques in business.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of the international exchange of goods and services. 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 xml:space="preserve">opics include valuation, risk and return analysis, cost of capital, financial analysis and planning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in-depth study of the techniques of financial analysis in solving case problems.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 Includes the study of security analysis and portfolio management.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The Legal </w:t>
      </w:r>
      <w:r w:rsidR="008A1BB2" w:rsidRPr="00193DE2">
        <w:rPr>
          <w:rFonts w:ascii="Times New Roman" w:hAnsi="Times New Roman"/>
          <w:b/>
          <w:bCs/>
          <w:color w:val="000000" w:themeColor="text1"/>
          <w:sz w:val="20"/>
          <w:szCs w:val="20"/>
        </w:rPr>
        <w:t>Env</w:t>
      </w:r>
      <w:r w:rsidR="008A1BB2">
        <w:rPr>
          <w:rFonts w:ascii="Times New Roman" w:hAnsi="Times New Roman"/>
          <w:b/>
          <w:bCs/>
          <w:color w:val="000000" w:themeColor="text1"/>
          <w:sz w:val="20"/>
          <w:szCs w:val="20"/>
        </w:rPr>
        <w:t>i</w:t>
      </w:r>
      <w:r w:rsidR="008A1BB2" w:rsidRPr="00193DE2">
        <w:rPr>
          <w:rFonts w:ascii="Times New Roman" w:hAnsi="Times New Roman"/>
          <w:b/>
          <w:bCs/>
          <w:color w:val="000000" w:themeColor="text1"/>
          <w:spacing w:val="-4"/>
          <w:sz w:val="20"/>
          <w:szCs w:val="20"/>
        </w:rPr>
        <w:t>r</w:t>
      </w:r>
      <w:r w:rsidR="008A1BB2" w:rsidRPr="00193DE2">
        <w:rPr>
          <w:rFonts w:ascii="Times New Roman" w:hAnsi="Times New Roman"/>
          <w:b/>
          <w:bCs/>
          <w:color w:val="000000" w:themeColor="text1"/>
          <w:sz w:val="20"/>
          <w:szCs w:val="20"/>
        </w:rPr>
        <w:t>onment</w:t>
      </w:r>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together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r w:rsidR="008A1BB2" w:rsidRPr="00193DE2">
        <w:rPr>
          <w:rFonts w:ascii="Times New Roman" w:hAnsi="Times New Roman"/>
          <w:color w:val="000000" w:themeColor="text1"/>
          <w:sz w:val="20"/>
          <w:szCs w:val="20"/>
        </w:rPr>
        <w:t>deterministic</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performance appraisal, compensation management, training and development. Includes discussion of con- temporary issues in the field.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Involves </w:t>
      </w:r>
      <w:r w:rsidR="008A1BB2" w:rsidRPr="00193DE2">
        <w:rPr>
          <w:rFonts w:ascii="Times New Roman" w:hAnsi="Times New Roman"/>
          <w:color w:val="000000" w:themeColor="text1"/>
          <w:sz w:val="20"/>
          <w:szCs w:val="20"/>
        </w:rPr>
        <w:t>the</w:t>
      </w:r>
      <w:r w:rsidRPr="00193DE2">
        <w:rPr>
          <w:rFonts w:ascii="Times New Roman" w:hAnsi="Times New Roman"/>
          <w:color w:val="000000" w:themeColor="text1"/>
          <w:sz w:val="20"/>
          <w:szCs w:val="20"/>
        </w:rPr>
        <w:t xml:space="preserve"> student under faculty supervision in solving current, real-life and small business situations.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w:t>
      </w:r>
      <w:r w:rsidR="008A1BB2" w:rsidRPr="00193DE2">
        <w:rPr>
          <w:rFonts w:ascii="Times New Roman" w:hAnsi="Times New Roman"/>
          <w:color w:val="000000" w:themeColor="text1"/>
          <w:sz w:val="20"/>
          <w:szCs w:val="20"/>
        </w:rPr>
        <w:t xml:space="preserve">Optional topics may include client/server computing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introductory course to database management and its system implementation techniques. It covers the structure of database management systems, database design, entity-relationship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distributed databases, database programming and advanced database management issues.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(SDLC), business modeling techniques such as entity-relationship diagramming, data flow diagramming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w:t>
      </w:r>
      <w:r w:rsidR="008404C4" w:rsidRPr="00193DE2">
        <w:rPr>
          <w:rFonts w:ascii="Times New Roman" w:hAnsi="Times New Roman"/>
          <w:color w:val="000000" w:themeColor="text1"/>
          <w:sz w:val="20"/>
          <w:szCs w:val="20"/>
        </w:rPr>
        <w:t xml:space="preserve">Optional topics </w:t>
      </w:r>
      <w:r w:rsidR="008404C4"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008404C4"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pacing w:val="-16"/>
          <w:sz w:val="20"/>
          <w:szCs w:val="20"/>
        </w:rPr>
        <w:t>W</w:t>
      </w:r>
      <w:r w:rsidR="008404C4" w:rsidRPr="00193DE2">
        <w:rPr>
          <w:rFonts w:ascii="Times New Roman" w:hAnsi="Times New Roman"/>
          <w:color w:val="000000" w:themeColor="text1"/>
          <w:sz w:val="20"/>
          <w:szCs w:val="20"/>
        </w:rPr>
        <w:t xml:space="preserve">eb-based systems deployment.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Internship is coordinated by a faculty member and supe</w:t>
      </w:r>
      <w:r w:rsidR="008A1BB2" w:rsidRPr="00193DE2">
        <w:rPr>
          <w:rFonts w:ascii="Times New Roman" w:hAnsi="Times New Roman"/>
          <w:color w:val="000000" w:themeColor="text1"/>
          <w:spacing w:val="-4"/>
          <w:sz w:val="20"/>
          <w:szCs w:val="20"/>
        </w:rPr>
        <w:t>r</w:t>
      </w:r>
      <w:r w:rsidR="008A1BB2" w:rsidRPr="00193DE2">
        <w:rPr>
          <w:rFonts w:ascii="Times New Roman" w:hAnsi="Times New Roman"/>
          <w:color w:val="000000" w:themeColor="text1"/>
          <w:sz w:val="20"/>
          <w:szCs w:val="20"/>
        </w:rPr>
        <w:t>vised by an approved business superviso</w:t>
      </w:r>
      <w:r w:rsidR="008A1BB2" w:rsidRPr="00193DE2">
        <w:rPr>
          <w:rFonts w:ascii="Times New Roman" w:hAnsi="Times New Roman"/>
          <w:color w:val="000000" w:themeColor="text1"/>
          <w:spacing w:val="-11"/>
          <w:sz w:val="20"/>
          <w:szCs w:val="20"/>
        </w:rPr>
        <w:t>r</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enterprises.</w:t>
      </w:r>
      <w:r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z w:val="20"/>
          <w:szCs w:val="20"/>
        </w:rPr>
        <w:t xml:space="preserve">The case method and various other methods are emphasized; a managerial perspective is utilized.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Emphasized quantitative approaches to strategic marketing decisions, such as pricing, adve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tising, new products positioning, promotions, and market segmentation.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Survey of the problems, data, and methods of marketing research.  Designed for management users of research.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deal with integrated physical distribution systems, physical distribution functions including transportation, warehousing, inventory control, materials handling, purcha</w:t>
      </w:r>
      <w:r w:rsidRPr="00193DE2">
        <w:rPr>
          <w:rFonts w:ascii="Times New Roman" w:hAnsi="Times New Roman"/>
          <w:color w:val="000000" w:themeColor="text1"/>
          <w:spacing w:val="-4"/>
          <w:sz w:val="20"/>
          <w:szCs w:val="20"/>
        </w:rPr>
        <w:t>s</w:t>
      </w:r>
      <w:r w:rsidRPr="00193DE2">
        <w:rPr>
          <w:rFonts w:ascii="Times New Roman" w:hAnsi="Times New Roman"/>
          <w:color w:val="000000" w:themeColor="text1"/>
          <w:sz w:val="20"/>
          <w:szCs w:val="20"/>
        </w:rPr>
        <w:t xml:space="preserve">ing, production planning, and information systems.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2"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949" w:name="_Toc294969685"/>
    </w:p>
    <w:p w:rsidR="008404C4" w:rsidRPr="00193DE2" w:rsidRDefault="00BB4865" w:rsidP="004C484D">
      <w:pPr>
        <w:pStyle w:val="Heading2"/>
        <w:ind w:left="270" w:firstLine="90"/>
        <w:rPr>
          <w:rFonts w:ascii="Impact" w:hAnsi="Impact"/>
          <w:color w:val="000000" w:themeColor="text1"/>
          <w:sz w:val="44"/>
          <w:szCs w:val="44"/>
        </w:rPr>
      </w:pPr>
      <w:bookmarkStart w:id="950" w:name="_Toc298161487"/>
      <w:r w:rsidRPr="00193DE2">
        <w:rPr>
          <w:rFonts w:ascii="Impact" w:hAnsi="Impact" w:cs="Times New Roman"/>
          <w:noProof/>
          <w:color w:val="000000" w:themeColor="text1"/>
          <w:sz w:val="44"/>
          <w:szCs w:val="44"/>
          <w:lang w:eastAsia="en-US"/>
        </w:rPr>
        <w:lastRenderedPageBreak/>
        <w:t>MASTER OF SCIENCE IN CRIMINAL JUSTICE</w:t>
      </w:r>
      <w:bookmarkEnd w:id="949"/>
      <w:bookmarkEnd w:id="950"/>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951" w:name="_Toc294969686"/>
      <w:bookmarkStart w:id="952" w:name="_Toc29816148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51"/>
      <w:bookmarkEnd w:id="952"/>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including  thesis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53" w:name="_Toc294969687"/>
      <w:bookmarkStart w:id="954" w:name="_Toc298161489"/>
      <w:r w:rsidRPr="00193DE2">
        <w:rPr>
          <w:rFonts w:ascii="Times New Roman" w:hAnsi="Times New Roman"/>
          <w:bCs w:val="0"/>
          <w:color w:val="000000" w:themeColor="text1"/>
          <w:sz w:val="28"/>
          <w:szCs w:val="28"/>
        </w:rPr>
        <w:t>Philosophy</w:t>
      </w:r>
      <w:bookmarkEnd w:id="953"/>
      <w:bookmarkEnd w:id="954"/>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55" w:name="_Toc294969688"/>
      <w:bookmarkStart w:id="956" w:name="_Toc298161490"/>
      <w:r w:rsidRPr="00193DE2">
        <w:rPr>
          <w:rFonts w:ascii="Times New Roman" w:hAnsi="Times New Roman"/>
          <w:bCs w:val="0"/>
          <w:color w:val="000000" w:themeColor="text1"/>
          <w:sz w:val="28"/>
          <w:szCs w:val="28"/>
        </w:rPr>
        <w:t>Objectives</w:t>
      </w:r>
      <w:bookmarkEnd w:id="955"/>
      <w:bookmarkEnd w:id="956"/>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57" w:name="_Toc294969689"/>
      <w:bookmarkStart w:id="958" w:name="_Toc298161491"/>
      <w:r w:rsidRPr="00193DE2">
        <w:rPr>
          <w:rFonts w:ascii="Times New Roman" w:hAnsi="Times New Roman"/>
          <w:bCs w:val="0"/>
          <w:color w:val="000000" w:themeColor="text1"/>
          <w:sz w:val="28"/>
          <w:szCs w:val="28"/>
        </w:rPr>
        <w:t>Facility</w:t>
      </w:r>
      <w:bookmarkEnd w:id="957"/>
      <w:bookmarkEnd w:id="958"/>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959" w:name="_Toc294969690"/>
      <w:bookmarkStart w:id="960" w:name="_Toc298161492"/>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959"/>
      <w:bookmarkEnd w:id="960"/>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applicants  must  meet  the  general  requirements  for  admission  to  </w:t>
      </w:r>
      <w:r w:rsidRPr="0035714C">
        <w:rPr>
          <w:rFonts w:ascii="Times New Roman" w:hAnsi="Times New Roman"/>
          <w:color w:val="548DD4" w:themeColor="text2" w:themeTint="99"/>
          <w:sz w:val="20"/>
          <w:szCs w:val="20"/>
          <w:rPrChange w:id="961" w:author="W. Hu" w:date="2011-08-10T19:30:00Z">
            <w:rPr>
              <w:rFonts w:ascii="Times New Roman" w:hAnsi="Times New Roman"/>
              <w:color w:val="000000" w:themeColor="text1"/>
              <w:sz w:val="20"/>
              <w:szCs w:val="20"/>
            </w:rPr>
          </w:rPrChange>
        </w:rPr>
        <w:t xml:space="preserve">the  </w:t>
      </w:r>
      <w:del w:id="962" w:author="W. Hu" w:date="2011-08-10T19:30:00Z">
        <w:r w:rsidRPr="0035714C" w:rsidDel="0035714C">
          <w:rPr>
            <w:rFonts w:ascii="Times New Roman" w:hAnsi="Times New Roman"/>
            <w:color w:val="548DD4" w:themeColor="text2" w:themeTint="99"/>
            <w:sz w:val="20"/>
            <w:szCs w:val="20"/>
            <w:rPrChange w:id="963" w:author="W. Hu" w:date="2011-08-10T19:30:00Z">
              <w:rPr>
                <w:rFonts w:ascii="Times New Roman" w:hAnsi="Times New Roman"/>
                <w:color w:val="000000" w:themeColor="text1"/>
                <w:sz w:val="20"/>
                <w:szCs w:val="20"/>
              </w:rPr>
            </w:rPrChange>
          </w:rPr>
          <w:delText>G</w:delText>
        </w:r>
      </w:del>
      <w:ins w:id="964" w:author="W. Hu" w:date="2011-08-10T19:30:00Z">
        <w:r w:rsidR="0035714C" w:rsidRPr="0035714C">
          <w:rPr>
            <w:rFonts w:ascii="Times New Roman" w:hAnsi="Times New Roman"/>
            <w:color w:val="548DD4" w:themeColor="text2" w:themeTint="99"/>
            <w:sz w:val="20"/>
            <w:szCs w:val="20"/>
            <w:rPrChange w:id="965" w:author="W. Hu" w:date="2011-08-10T19:30:00Z">
              <w:rPr>
                <w:rFonts w:ascii="Times New Roman" w:hAnsi="Times New Roman"/>
                <w:color w:val="000000" w:themeColor="text1"/>
                <w:sz w:val="20"/>
                <w:szCs w:val="20"/>
              </w:rPr>
            </w:rPrChange>
          </w:rPr>
          <w:t>g</w:t>
        </w:r>
      </w:ins>
      <w:r w:rsidRPr="0035714C">
        <w:rPr>
          <w:rFonts w:ascii="Times New Roman" w:hAnsi="Times New Roman"/>
          <w:color w:val="548DD4" w:themeColor="text2" w:themeTint="99"/>
          <w:sz w:val="20"/>
          <w:szCs w:val="20"/>
          <w:rPrChange w:id="966" w:author="W. Hu" w:date="2011-08-10T19:30:00Z">
            <w:rPr>
              <w:rFonts w:ascii="Times New Roman" w:hAnsi="Times New Roman"/>
              <w:color w:val="000000" w:themeColor="text1"/>
              <w:sz w:val="20"/>
              <w:szCs w:val="20"/>
            </w:rPr>
          </w:rPrChange>
        </w:rPr>
        <w:t xml:space="preserve">raduate </w:t>
      </w:r>
      <w:del w:id="967" w:author="W. Hu" w:date="2011-08-10T19:30:00Z">
        <w:r w:rsidRPr="0035714C" w:rsidDel="0035714C">
          <w:rPr>
            <w:rFonts w:ascii="Times New Roman" w:hAnsi="Times New Roman"/>
            <w:color w:val="548DD4" w:themeColor="text2" w:themeTint="99"/>
            <w:sz w:val="20"/>
            <w:szCs w:val="20"/>
            <w:rPrChange w:id="968" w:author="W. Hu" w:date="2011-08-10T19:30:00Z">
              <w:rPr>
                <w:rFonts w:ascii="Times New Roman" w:hAnsi="Times New Roman"/>
                <w:color w:val="000000" w:themeColor="text1"/>
                <w:sz w:val="20"/>
                <w:szCs w:val="20"/>
              </w:rPr>
            </w:rPrChange>
          </w:rPr>
          <w:delText>School</w:delText>
        </w:r>
      </w:del>
      <w:ins w:id="969" w:author="W. Hu" w:date="2011-08-10T19:30:00Z">
        <w:r w:rsidR="0035714C" w:rsidRPr="0035714C">
          <w:rPr>
            <w:rFonts w:ascii="Times New Roman" w:hAnsi="Times New Roman"/>
            <w:color w:val="548DD4" w:themeColor="text2" w:themeTint="99"/>
            <w:sz w:val="20"/>
            <w:szCs w:val="20"/>
            <w:rPrChange w:id="970" w:author="W. Hu" w:date="2011-08-10T19:30: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3"/>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971" w:name="_Toc294969691"/>
      <w:bookmarkStart w:id="972" w:name="_Toc29816149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971"/>
      <w:bookmarkEnd w:id="972"/>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5610 Research Statistics in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973" w:name="_Toc294969692"/>
      <w:bookmarkStart w:id="974" w:name="_Toc298161494"/>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973"/>
      <w:bookmarkEnd w:id="974"/>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6400  Foundations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6420  Interviewing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6430  Rehabilitation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6440  Management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6001  Survey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6100 Policing in a Democratic Society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6110 The Social Service Role of Criminal Justice Personnel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6120  Law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975" w:name="_Toc294969693"/>
      <w:bookmarkStart w:id="976" w:name="_Toc298161495"/>
      <w:r w:rsidRPr="00193DE2">
        <w:rPr>
          <w:rFonts w:ascii="Times New Roman" w:hAnsi="Times New Roman"/>
          <w:bCs w:val="0"/>
          <w:color w:val="000000" w:themeColor="text1"/>
          <w:sz w:val="28"/>
          <w:szCs w:val="28"/>
        </w:rPr>
        <w:t>Thesis</w:t>
      </w:r>
      <w:bookmarkEnd w:id="975"/>
      <w:bookmarkEnd w:id="976"/>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7004  Criminal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977" w:name="_Toc294969694"/>
      <w:bookmarkStart w:id="978" w:name="_Toc298161496"/>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977"/>
      <w:bookmarkEnd w:id="978"/>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979" w:name="_Toc294969695"/>
      <w:bookmarkStart w:id="980" w:name="_Toc298161497"/>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979"/>
      <w:bookmarkEnd w:id="980"/>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degree, provided such credits were taken at the graduate level and were completed with a minimum </w:t>
      </w:r>
      <w:r w:rsidR="008A1BB2" w:rsidRPr="00193DE2">
        <w:rPr>
          <w:rFonts w:ascii="Times New Roman" w:hAnsi="Times New Roman"/>
          <w:color w:val="000000" w:themeColor="text1"/>
          <w:sz w:val="20"/>
          <w:szCs w:val="20"/>
        </w:rPr>
        <w:t>grade point</w:t>
      </w:r>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CC03BE" w:rsidP="0024381A">
      <w:pPr>
        <w:pStyle w:val="Heading2"/>
        <w:spacing w:before="0"/>
        <w:ind w:left="360" w:right="180" w:firstLine="0"/>
        <w:rPr>
          <w:rFonts w:ascii="Times New Roman" w:hAnsi="Times New Roman"/>
          <w:color w:val="000000" w:themeColor="text1"/>
          <w:sz w:val="28"/>
          <w:szCs w:val="28"/>
        </w:rPr>
      </w:pPr>
      <w:r w:rsidRPr="00CC03BE">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693C05" w:rsidRDefault="00693C05" w:rsidP="0024381A">
                    <w:pPr>
                      <w:spacing w:after="0" w:line="620" w:lineRule="atLeast"/>
                      <w:rPr>
                        <w:rFonts w:ascii="Times New Roman" w:hAnsi="Times New Roman"/>
                        <w:sz w:val="24"/>
                        <w:szCs w:val="24"/>
                      </w:rPr>
                    </w:pPr>
                    <w:r w:rsidRPr="00CC03BE">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75pt;height:30.75pt;visibility:visible">
                          <v:imagedata r:id="rId34" o:title=""/>
                        </v:shape>
                      </w:pict>
                    </w:r>
                  </w:p>
                  <w:p w:rsidR="00693C05" w:rsidRDefault="00693C05"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981" w:name="_Toc294969696"/>
      <w:bookmarkStart w:id="982" w:name="_Toc298161498"/>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981"/>
      <w:bookmarkEnd w:id="982"/>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Furthermore, these students must have a 3.0 average in all graduate work undertaken at other institutions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983" w:name="_Toc294969697"/>
      <w:bookmarkStart w:id="984" w:name="_Toc298161499"/>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983"/>
      <w:bookmarkEnd w:id="984"/>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w:t>
      </w:r>
      <w:r w:rsidRPr="0035714C">
        <w:rPr>
          <w:rFonts w:ascii="Times New Roman" w:hAnsi="Times New Roman"/>
          <w:color w:val="548DD4" w:themeColor="text2" w:themeTint="99"/>
          <w:sz w:val="20"/>
          <w:szCs w:val="20"/>
          <w:rPrChange w:id="985" w:author="W. Hu" w:date="2011-08-10T19:30:00Z">
            <w:rPr>
              <w:rFonts w:ascii="Times New Roman" w:hAnsi="Times New Roman"/>
              <w:color w:val="000000" w:themeColor="text1"/>
              <w:sz w:val="20"/>
              <w:szCs w:val="20"/>
            </w:rPr>
          </w:rPrChange>
        </w:rPr>
        <w:t xml:space="preserve">the Graduate </w:t>
      </w:r>
      <w:del w:id="986" w:author="W. Hu" w:date="2011-08-10T19:30:00Z">
        <w:r w:rsidRPr="0035714C" w:rsidDel="0035714C">
          <w:rPr>
            <w:rFonts w:ascii="Times New Roman" w:hAnsi="Times New Roman"/>
            <w:color w:val="548DD4" w:themeColor="text2" w:themeTint="99"/>
            <w:sz w:val="20"/>
            <w:szCs w:val="20"/>
            <w:rPrChange w:id="987" w:author="W. Hu" w:date="2011-08-10T19:30:00Z">
              <w:rPr>
                <w:rFonts w:ascii="Times New Roman" w:hAnsi="Times New Roman"/>
                <w:color w:val="000000" w:themeColor="text1"/>
                <w:sz w:val="20"/>
                <w:szCs w:val="20"/>
              </w:rPr>
            </w:rPrChange>
          </w:rPr>
          <w:delText>School</w:delText>
        </w:r>
      </w:del>
      <w:ins w:id="988" w:author="W. Hu" w:date="2011-08-10T19:30:00Z">
        <w:r w:rsidR="0035714C" w:rsidRPr="0035714C">
          <w:rPr>
            <w:rFonts w:ascii="Times New Roman" w:hAnsi="Times New Roman"/>
            <w:color w:val="548DD4" w:themeColor="text2" w:themeTint="99"/>
            <w:sz w:val="20"/>
            <w:szCs w:val="20"/>
            <w:rPrChange w:id="989" w:author="W. Hu" w:date="2011-08-10T19:30: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 xml:space="preserve">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CC03BE"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fldChar w:fldCharType="begin"/>
      </w:r>
      <w:r w:rsidRPr="003F02CB">
        <w:rPr>
          <w:lang w:val="fr-MC"/>
          <w:rPrChange w:id="990" w:author="W. Hu" w:date="2011-08-10T18:36:00Z">
            <w:rPr/>
          </w:rPrChange>
        </w:rPr>
        <w:instrText>HYPERLINK "mailto:gthomas@asurams.edu"</w:instrText>
      </w:r>
      <w:r>
        <w:fldChar w:fldCharType="separate"/>
      </w:r>
      <w:r w:rsidR="0024381A" w:rsidRPr="00193DE2">
        <w:rPr>
          <w:rFonts w:ascii="Times New Roman" w:hAnsi="Times New Roman"/>
          <w:color w:val="000000" w:themeColor="text1"/>
          <w:sz w:val="20"/>
          <w:szCs w:val="20"/>
          <w:lang w:val="fr-MC"/>
        </w:rPr>
        <w:t>E-mail:</w:t>
      </w:r>
      <w:r>
        <w:fldChar w:fldCharType="end"/>
      </w:r>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991" w:name="_Toc294969698"/>
      <w:bookmarkStart w:id="992" w:name="_Toc298161500"/>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991"/>
      <w:bookmarkEnd w:id="992"/>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Charles O. Ochie,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Chairperson.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Glenn Zuern,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Indiana University of Pennsylvania.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Zachariah Oommen,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Seyi</w:t>
      </w:r>
      <w:r w:rsidRPr="00193DE2">
        <w:rPr>
          <w:rFonts w:ascii="Times New Roman" w:hAnsi="Times New Roman"/>
          <w:bCs/>
          <w:color w:val="000000" w:themeColor="text1"/>
          <w:spacing w:val="-4"/>
          <w:sz w:val="20"/>
          <w:szCs w:val="20"/>
        </w:rPr>
        <w:t xml:space="preserve"> </w:t>
      </w:r>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Patrick I. Ibe,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Peter O. Nwankwo., Ph.D., LL.M., Florida State University. Specialties: Theories of Crime and  Law</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993" w:name="_Toc294969699"/>
      <w:bookmarkStart w:id="994" w:name="_Toc298161501"/>
      <w:r w:rsidRPr="00193DE2">
        <w:rPr>
          <w:rFonts w:ascii="Times New Roman" w:hAnsi="Times New Roman" w:cs="Times New Roman"/>
          <w:color w:val="000000" w:themeColor="text1"/>
          <w:position w:val="-1"/>
          <w:sz w:val="28"/>
          <w:szCs w:val="28"/>
        </w:rPr>
        <w:t>COURSE DESCRIPTIONS</w:t>
      </w:r>
      <w:bookmarkEnd w:id="993"/>
      <w:bookmarkEnd w:id="994"/>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scale construction, descriptive and inferential statistics.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law enforcement responsibilities and the allocation of resources to meet the 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individual problems and the process of problem-solving with criminal justice clients.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tional institutions to prepare inmates for reintegration into their  environment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w:t>
      </w:r>
      <w:r w:rsidR="008A1BB2" w:rsidRPr="00193DE2">
        <w:rPr>
          <w:rFonts w:ascii="Times New Roman" w:hAnsi="Times New Roman"/>
          <w:color w:val="000000" w:themeColor="text1"/>
          <w:sz w:val="20"/>
          <w:szCs w:val="20"/>
        </w:rPr>
        <w:t>Students should pose the research question in the context of the police, the courts or corrections.</w:t>
      </w:r>
      <w:r w:rsidR="008A1BB2"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introductory survey of forensic sciences, including criminalistics,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in criminalistics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Criminalistics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5"/>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must be recultivated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 of drugs and alcohol and to the current practice of breath testing using an intoxilize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echnologies (w /lab )......................3(3-1)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995"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996" w:name="_Toc298161502"/>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995"/>
      <w:bookmarkEnd w:id="996"/>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997" w:name="_Toc294969701"/>
      <w:bookmarkStart w:id="998" w:name="_Toc298161503"/>
      <w:r w:rsidRPr="00193DE2">
        <w:rPr>
          <w:rFonts w:ascii="Times New Roman" w:hAnsi="Times New Roman" w:cs="Times New Roman"/>
          <w:color w:val="000000" w:themeColor="text1"/>
          <w:sz w:val="28"/>
          <w:szCs w:val="28"/>
        </w:rPr>
        <w:t>Introduction</w:t>
      </w:r>
      <w:bookmarkEnd w:id="997"/>
      <w:bookmarkEnd w:id="998"/>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999" w:name="_Toc294969702"/>
      <w:bookmarkStart w:id="1000" w:name="_Toc298161504"/>
      <w:r w:rsidRPr="00193DE2">
        <w:rPr>
          <w:rFonts w:ascii="Times New Roman" w:hAnsi="Times New Roman" w:cs="Times New Roman"/>
          <w:color w:val="000000" w:themeColor="text1"/>
          <w:sz w:val="28"/>
          <w:szCs w:val="28"/>
        </w:rPr>
        <w:t>Education Philosophy</w:t>
      </w:r>
      <w:bookmarkEnd w:id="999"/>
      <w:bookmarkEnd w:id="1000"/>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36"/>
          <w:pgSz w:w="12240" w:h="15840" w:code="1"/>
          <w:pgMar w:top="720" w:right="720" w:bottom="288" w:left="1440" w:header="720" w:footer="288" w:gutter="0"/>
          <w:cols w:space="720"/>
          <w:docGrid w:linePitch="360"/>
        </w:sectPr>
      </w:pPr>
      <w:bookmarkStart w:id="1001"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002" w:name="_Toc298161505"/>
      <w:r w:rsidRPr="00193DE2">
        <w:rPr>
          <w:rFonts w:ascii="Times New Roman" w:hAnsi="Times New Roman" w:cs="Times New Roman"/>
          <w:color w:val="000000" w:themeColor="text1"/>
          <w:sz w:val="28"/>
          <w:szCs w:val="28"/>
        </w:rPr>
        <w:lastRenderedPageBreak/>
        <w:t>Mission</w:t>
      </w:r>
      <w:bookmarkEnd w:id="1001"/>
      <w:bookmarkEnd w:id="1002"/>
    </w:p>
    <w:p w:rsidR="00546EE7" w:rsidRPr="00193DE2" w:rsidRDefault="00546EE7" w:rsidP="00F3428A">
      <w:pPr>
        <w:spacing w:after="0"/>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F3428A" w:rsidRDefault="00F3428A" w:rsidP="00546EE7">
      <w:pPr>
        <w:pStyle w:val="Heading2"/>
        <w:spacing w:before="0"/>
        <w:ind w:left="360" w:right="180" w:firstLine="0"/>
        <w:rPr>
          <w:rFonts w:ascii="Times New Roman" w:hAnsi="Times New Roman" w:cs="Times New Roman"/>
          <w:color w:val="000000" w:themeColor="text1"/>
          <w:sz w:val="28"/>
          <w:szCs w:val="28"/>
        </w:rPr>
      </w:pPr>
      <w:bookmarkStart w:id="1003" w:name="_Toc294969704"/>
      <w:bookmarkStart w:id="1004" w:name="_Toc298161506"/>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r w:rsidRPr="00193DE2">
        <w:rPr>
          <w:rFonts w:ascii="Times New Roman" w:hAnsi="Times New Roman" w:cs="Times New Roman"/>
          <w:color w:val="000000" w:themeColor="text1"/>
          <w:sz w:val="28"/>
          <w:szCs w:val="28"/>
        </w:rPr>
        <w:t>Accreditation</w:t>
      </w:r>
      <w:bookmarkEnd w:id="1003"/>
      <w:bookmarkEnd w:id="1004"/>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005" w:name="_Toc294969705"/>
      <w:bookmarkStart w:id="1006" w:name="_Toc298161507"/>
      <w:r w:rsidRPr="00193DE2">
        <w:rPr>
          <w:rFonts w:ascii="Times New Roman" w:hAnsi="Times New Roman" w:cs="Times New Roman"/>
          <w:color w:val="000000" w:themeColor="text1"/>
          <w:sz w:val="28"/>
          <w:szCs w:val="28"/>
        </w:rPr>
        <w:t>Off-Campus Programs</w:t>
      </w:r>
      <w:bookmarkEnd w:id="1005"/>
      <w:bookmarkEnd w:id="1006"/>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007" w:name="_Toc294969706"/>
      <w:bookmarkStart w:id="1008" w:name="_Toc298161508"/>
      <w:r w:rsidRPr="00193DE2">
        <w:rPr>
          <w:rFonts w:ascii="Times New Roman" w:hAnsi="Times New Roman" w:cs="Times New Roman"/>
          <w:color w:val="000000" w:themeColor="text1"/>
          <w:sz w:val="28"/>
          <w:szCs w:val="28"/>
        </w:rPr>
        <w:t>Admission Requirements</w:t>
      </w:r>
      <w:bookmarkEnd w:id="1007"/>
      <w:bookmarkEnd w:id="1008"/>
    </w:p>
    <w:p w:rsidR="00546EE7" w:rsidRPr="00F3428A"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An applicant for the Master of Public Administration degree must meet the requirements for admission to the </w:t>
      </w:r>
      <w:r w:rsidRPr="00F3428A">
        <w:rPr>
          <w:rFonts w:ascii="Times New Roman" w:hAnsi="Times New Roman" w:cs="Times New Roman"/>
          <w:color w:val="000000" w:themeColor="text1"/>
          <w:sz w:val="20"/>
          <w:szCs w:val="20"/>
        </w:rPr>
        <w:t>Albany State University</w:t>
      </w:r>
      <w:r w:rsidRPr="0035714C">
        <w:rPr>
          <w:rFonts w:ascii="Times New Roman" w:hAnsi="Times New Roman" w:cs="Times New Roman"/>
          <w:color w:val="548DD4" w:themeColor="text2" w:themeTint="99"/>
          <w:sz w:val="20"/>
          <w:szCs w:val="20"/>
          <w:rPrChange w:id="1009" w:author="W. Hu" w:date="2011-08-10T19:31:00Z">
            <w:rPr>
              <w:rFonts w:ascii="Times New Roman" w:hAnsi="Times New Roman" w:cs="Times New Roman"/>
              <w:color w:val="000000" w:themeColor="text1"/>
              <w:sz w:val="20"/>
              <w:szCs w:val="20"/>
            </w:rPr>
          </w:rPrChange>
        </w:rPr>
        <w:t xml:space="preserve"> Graduate </w:t>
      </w:r>
      <w:del w:id="1010" w:author="W. Hu" w:date="2011-08-10T19:30:00Z">
        <w:r w:rsidR="00F3428A" w:rsidRPr="0035714C" w:rsidDel="0035714C">
          <w:rPr>
            <w:rFonts w:ascii="Times New Roman" w:hAnsi="Times New Roman" w:cs="Times New Roman"/>
            <w:color w:val="548DD4" w:themeColor="text2" w:themeTint="99"/>
            <w:sz w:val="20"/>
            <w:szCs w:val="20"/>
            <w:rPrChange w:id="1011" w:author="W. Hu" w:date="2011-08-10T19:31:00Z">
              <w:rPr>
                <w:rFonts w:ascii="Times New Roman" w:hAnsi="Times New Roman" w:cs="Times New Roman"/>
                <w:color w:val="000000" w:themeColor="text1"/>
                <w:sz w:val="20"/>
                <w:szCs w:val="20"/>
              </w:rPr>
            </w:rPrChange>
          </w:rPr>
          <w:delText>School</w:delText>
        </w:r>
      </w:del>
      <w:ins w:id="1012" w:author="W. Hu" w:date="2011-08-10T19:30:00Z">
        <w:r w:rsidR="0035714C" w:rsidRPr="0035714C">
          <w:rPr>
            <w:rFonts w:ascii="Times New Roman" w:hAnsi="Times New Roman" w:cs="Times New Roman"/>
            <w:color w:val="548DD4" w:themeColor="text2" w:themeTint="99"/>
            <w:sz w:val="20"/>
            <w:szCs w:val="20"/>
            <w:rPrChange w:id="1013" w:author="W. Hu" w:date="2011-08-10T19:31:00Z">
              <w:rPr>
                <w:rFonts w:ascii="Times New Roman" w:hAnsi="Times New Roman" w:cs="Times New Roman"/>
                <w:color w:val="000000" w:themeColor="text1"/>
                <w:sz w:val="20"/>
                <w:szCs w:val="20"/>
              </w:rPr>
            </w:rPrChange>
          </w:rPr>
          <w:t>Programs</w:t>
        </w:r>
      </w:ins>
      <w:r w:rsidR="00F3428A" w:rsidRPr="00F3428A">
        <w:rPr>
          <w:rFonts w:ascii="Times New Roman" w:hAnsi="Times New Roman" w:cs="Times New Roman"/>
          <w:color w:val="000000" w:themeColor="text1"/>
          <w:sz w:val="20"/>
          <w:szCs w:val="20"/>
        </w:rPr>
        <w:t xml:space="preserve"> in addition to those listed below.</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baccalaureate degree from an accredited college or university.</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minimum 3.0 cumulative grade-point average (on a 4.0 point scale) for course work completed at the undergraduate level is required for regular admission. A cumulative grade-point average of 2.5 is required for provisional admission.( required for admission to the MPA program only) *</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satisfactory score on either the Graduate Record Examination (GRE), or the Miller Analogies Test (MAT). For regular admission, a combined score of 800 on the verbal and quantitative sections of the GRE, a score of 44 on the MAT is required. For provisional admission, a combined score of 700 on the verbal and quantitative sections of the GRE, 27 on the MAT is required.**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Two official transcripts sent from all colleges and universities attended.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Two current letters of recommendation from individuals familiar with the applicant’s ability to </w:t>
      </w:r>
      <w:r w:rsidRPr="00F3428A">
        <w:rPr>
          <w:rFonts w:ascii="Times New Roman" w:hAnsi="Times New Roman" w:cs="Times New Roman"/>
          <w:color w:val="000000" w:themeColor="text1"/>
          <w:sz w:val="20"/>
          <w:szCs w:val="20"/>
        </w:rPr>
        <w:tab/>
        <w:t>successfully complete the graduate program.</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Submission of a completed graduate admissions application with a $20 processing fee.</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Applicants for admission to the MPA program are also required to submit a written statement of  career goals.</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International students must take the TOEFL and meet other criteria established by the Board of </w:t>
      </w:r>
      <w:r w:rsidRPr="00F3428A">
        <w:rPr>
          <w:rFonts w:ascii="Times New Roman" w:hAnsi="Times New Roman" w:cs="Times New Roman"/>
          <w:color w:val="000000" w:themeColor="text1"/>
          <w:sz w:val="20"/>
          <w:szCs w:val="20"/>
        </w:rPr>
        <w:tab/>
        <w:t>Regents of the University System of Georgia.</w:t>
      </w:r>
    </w:p>
    <w:p w:rsidR="00546EE7" w:rsidRPr="00F3428A" w:rsidRDefault="00546EE7" w:rsidP="00F3428A">
      <w:pPr>
        <w:ind w:left="900" w:right="180" w:firstLine="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w:t>
      </w:r>
      <w:r w:rsidRPr="0035714C">
        <w:rPr>
          <w:rFonts w:ascii="Times New Roman" w:hAnsi="Times New Roman" w:cs="Times New Roman"/>
          <w:color w:val="548DD4" w:themeColor="text2" w:themeTint="99"/>
          <w:sz w:val="20"/>
          <w:szCs w:val="20"/>
          <w:rPrChange w:id="1014" w:author="W. Hu" w:date="2011-08-10T19:31:00Z">
            <w:rPr>
              <w:rFonts w:ascii="Times New Roman" w:hAnsi="Times New Roman" w:cs="Times New Roman"/>
              <w:color w:val="000000" w:themeColor="text1"/>
              <w:sz w:val="20"/>
              <w:szCs w:val="20"/>
            </w:rPr>
          </w:rPrChange>
        </w:rPr>
        <w:t xml:space="preserve"> Graduate </w:t>
      </w:r>
      <w:ins w:id="1015" w:author="W. Hu" w:date="2011-08-10T19:31:00Z">
        <w:r w:rsidR="0035714C" w:rsidRPr="0035714C">
          <w:rPr>
            <w:rFonts w:ascii="Times New Roman" w:hAnsi="Times New Roman" w:cs="Times New Roman"/>
            <w:color w:val="548DD4" w:themeColor="text2" w:themeTint="99"/>
            <w:sz w:val="20"/>
            <w:szCs w:val="20"/>
            <w:rPrChange w:id="1016" w:author="W. Hu" w:date="2011-08-10T19:31:00Z">
              <w:rPr>
                <w:rFonts w:ascii="Times New Roman" w:hAnsi="Times New Roman" w:cs="Times New Roman"/>
                <w:color w:val="000000" w:themeColor="text1"/>
                <w:sz w:val="20"/>
                <w:szCs w:val="20"/>
              </w:rPr>
            </w:rPrChange>
          </w:rPr>
          <w:t>Admissions Office</w:t>
        </w:r>
      </w:ins>
      <w:del w:id="1017" w:author="W. Hu" w:date="2011-08-10T19:31:00Z">
        <w:r w:rsidRPr="0035714C" w:rsidDel="0035714C">
          <w:rPr>
            <w:rFonts w:ascii="Times New Roman" w:hAnsi="Times New Roman" w:cs="Times New Roman"/>
            <w:color w:val="548DD4" w:themeColor="text2" w:themeTint="99"/>
            <w:sz w:val="20"/>
            <w:szCs w:val="20"/>
            <w:rPrChange w:id="1018" w:author="W. Hu" w:date="2011-08-10T19:31:00Z">
              <w:rPr>
                <w:rFonts w:ascii="Times New Roman" w:hAnsi="Times New Roman" w:cs="Times New Roman"/>
                <w:color w:val="000000" w:themeColor="text1"/>
                <w:sz w:val="20"/>
                <w:szCs w:val="20"/>
              </w:rPr>
            </w:rPrChange>
          </w:rPr>
          <w:delText>School</w:delText>
        </w:r>
      </w:del>
      <w:r w:rsidRPr="00F3428A">
        <w:rPr>
          <w:rFonts w:ascii="Times New Roman" w:hAnsi="Times New Roman" w:cs="Times New Roman"/>
          <w:color w:val="000000" w:themeColor="text1"/>
          <w:sz w:val="20"/>
          <w:szCs w:val="20"/>
        </w:rPr>
        <w:t xml:space="preserve"> for more information.</w:t>
      </w:r>
    </w:p>
    <w:p w:rsidR="00F3428A" w:rsidRPr="00F3428A" w:rsidRDefault="00F3428A" w:rsidP="00F3428A">
      <w:pPr>
        <w:ind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*The GPA‘s for regular and provisional admission above only apply to admission requirements for the MPA  </w:t>
      </w:r>
      <w:r w:rsidRPr="00F3428A">
        <w:rPr>
          <w:rFonts w:ascii="Times New Roman" w:hAnsi="Times New Roman" w:cs="Times New Roman"/>
          <w:color w:val="000000" w:themeColor="text1"/>
          <w:sz w:val="20"/>
          <w:szCs w:val="20"/>
        </w:rPr>
        <w:br/>
        <w:t xml:space="preserve">                 program and not for the </w:t>
      </w:r>
      <w:ins w:id="1019" w:author="W. Hu" w:date="2011-08-10T19:32:00Z">
        <w:r w:rsidR="0035714C">
          <w:rPr>
            <w:rFonts w:ascii="Times New Roman" w:hAnsi="Times New Roman" w:cs="Times New Roman"/>
            <w:color w:val="000000" w:themeColor="text1"/>
            <w:sz w:val="20"/>
            <w:szCs w:val="20"/>
          </w:rPr>
          <w:t xml:space="preserve">ASU </w:t>
        </w:r>
      </w:ins>
      <w:ins w:id="1020" w:author="W. Hu" w:date="2011-08-10T19:31:00Z">
        <w:r w:rsidR="0035714C">
          <w:rPr>
            <w:rFonts w:ascii="Times New Roman" w:hAnsi="Times New Roman" w:cs="Times New Roman"/>
            <w:color w:val="000000" w:themeColor="text1"/>
            <w:sz w:val="20"/>
            <w:szCs w:val="20"/>
          </w:rPr>
          <w:t>graduate programs</w:t>
        </w:r>
      </w:ins>
      <w:del w:id="1021" w:author="W. Hu" w:date="2011-08-10T19:31:00Z">
        <w:r w:rsidRPr="00F3428A" w:rsidDel="0035714C">
          <w:rPr>
            <w:rFonts w:ascii="Times New Roman" w:hAnsi="Times New Roman" w:cs="Times New Roman"/>
            <w:color w:val="000000" w:themeColor="text1"/>
            <w:sz w:val="20"/>
            <w:szCs w:val="20"/>
          </w:rPr>
          <w:delText>Graduate School</w:delText>
        </w:r>
      </w:del>
      <w:r w:rsidRPr="00F3428A">
        <w:rPr>
          <w:rFonts w:ascii="Times New Roman" w:hAnsi="Times New Roman" w:cs="Times New Roman"/>
          <w:color w:val="000000" w:themeColor="text1"/>
          <w:sz w:val="20"/>
          <w:szCs w:val="20"/>
        </w:rPr>
        <w:t xml:space="preserve"> as a whole. Non degree admission to the MPA Program is allowed   </w:t>
      </w:r>
      <w:r w:rsidRPr="00F3428A">
        <w:rPr>
          <w:rFonts w:ascii="Times New Roman" w:hAnsi="Times New Roman" w:cs="Times New Roman"/>
          <w:color w:val="000000" w:themeColor="text1"/>
          <w:sz w:val="20"/>
          <w:szCs w:val="20"/>
        </w:rPr>
        <w:br/>
        <w:t xml:space="preserve">                 only for student</w:t>
      </w:r>
      <w:r w:rsidR="00986C86">
        <w:rPr>
          <w:rFonts w:ascii="Times New Roman" w:hAnsi="Times New Roman" w:cs="Times New Roman"/>
          <w:color w:val="000000" w:themeColor="text1"/>
          <w:sz w:val="20"/>
          <w:szCs w:val="20"/>
        </w:rPr>
        <w:t>s</w:t>
      </w:r>
      <w:r w:rsidRPr="00F3428A">
        <w:rPr>
          <w:rFonts w:ascii="Times New Roman" w:hAnsi="Times New Roman" w:cs="Times New Roman"/>
          <w:color w:val="000000" w:themeColor="text1"/>
          <w:sz w:val="20"/>
          <w:szCs w:val="20"/>
        </w:rPr>
        <w:t xml:space="preserve"> with masters degrees who may want to take courses for professional development. No student </w:t>
      </w:r>
      <w:r w:rsidRPr="00F3428A">
        <w:rPr>
          <w:rFonts w:ascii="Times New Roman" w:hAnsi="Times New Roman" w:cs="Times New Roman"/>
          <w:color w:val="000000" w:themeColor="text1"/>
          <w:sz w:val="20"/>
          <w:szCs w:val="20"/>
        </w:rPr>
        <w:br/>
        <w:t xml:space="preserve">                 wil</w:t>
      </w:r>
      <w:r w:rsidR="00986C86">
        <w:rPr>
          <w:rFonts w:ascii="Times New Roman" w:hAnsi="Times New Roman" w:cs="Times New Roman"/>
          <w:color w:val="000000" w:themeColor="text1"/>
          <w:sz w:val="20"/>
          <w:szCs w:val="20"/>
        </w:rPr>
        <w:t>l</w:t>
      </w:r>
      <w:r w:rsidRPr="00F3428A">
        <w:rPr>
          <w:rFonts w:ascii="Times New Roman" w:hAnsi="Times New Roman" w:cs="Times New Roman"/>
          <w:color w:val="000000" w:themeColor="text1"/>
          <w:sz w:val="20"/>
          <w:szCs w:val="20"/>
        </w:rPr>
        <w:t xml:space="preserve"> be allowed to take more than (9) nine hours in non degree status.</w:t>
      </w:r>
    </w:p>
    <w:p w:rsidR="00F3428A" w:rsidRPr="00F3428A" w:rsidRDefault="00F3428A" w:rsidP="00F3428A">
      <w:pPr>
        <w:ind w:left="360" w:right="180" w:firstLine="36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**Scores on the Graduate Management Admission Test or GMAT are not required for admission to the MPA </w:t>
      </w:r>
      <w:r w:rsidRPr="00F3428A">
        <w:rPr>
          <w:rFonts w:ascii="Times New Roman" w:hAnsi="Times New Roman" w:cs="Times New Roman"/>
          <w:color w:val="000000" w:themeColor="text1"/>
          <w:sz w:val="20"/>
          <w:szCs w:val="20"/>
        </w:rPr>
        <w:br/>
        <w:t xml:space="preserve">           program</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022" w:name="_Toc294969707"/>
      <w:bookmarkStart w:id="1023" w:name="_Toc298161509"/>
      <w:r w:rsidRPr="00193DE2">
        <w:rPr>
          <w:rFonts w:ascii="Times New Roman" w:hAnsi="Times New Roman" w:cs="Times New Roman"/>
          <w:color w:val="000000" w:themeColor="text1"/>
          <w:sz w:val="28"/>
          <w:szCs w:val="28"/>
        </w:rPr>
        <w:t>Undergraduate Prerequisites</w:t>
      </w:r>
      <w:bookmarkEnd w:id="1022"/>
      <w:bookmarkEnd w:id="1023"/>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024" w:name="_Toc294969708"/>
      <w:bookmarkStart w:id="1025" w:name="_Toc298161510"/>
      <w:r w:rsidRPr="00193DE2">
        <w:rPr>
          <w:color w:val="000000" w:themeColor="text1"/>
          <w:sz w:val="28"/>
          <w:szCs w:val="28"/>
        </w:rPr>
        <w:lastRenderedPageBreak/>
        <w:t>The Curriculum</w:t>
      </w:r>
      <w:bookmarkEnd w:id="1024"/>
      <w:bookmarkEnd w:id="1025"/>
    </w:p>
    <w:p w:rsidR="00546EE7" w:rsidRPr="00193DE2" w:rsidRDefault="00546EE7" w:rsidP="00F3428A">
      <w:pPr>
        <w:spacing w:after="0"/>
        <w:ind w:left="36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 xml:space="preserve">9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026" w:name="_Toc294969709"/>
      <w:bookmarkStart w:id="1027" w:name="_Toc298161511"/>
      <w:r w:rsidRPr="00193DE2">
        <w:rPr>
          <w:color w:val="000000" w:themeColor="text1"/>
          <w:sz w:val="24"/>
          <w:szCs w:val="24"/>
        </w:rPr>
        <w:t>A. The Public Administration Core Courses</w:t>
      </w:r>
      <w:bookmarkEnd w:id="1026"/>
      <w:bookmarkEnd w:id="1027"/>
    </w:p>
    <w:p w:rsidR="00546EE7" w:rsidRPr="00193DE2" w:rsidRDefault="00546EE7" w:rsidP="00F3428A">
      <w:pPr>
        <w:spacing w:after="0"/>
        <w:ind w:left="360" w:firstLine="0"/>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5011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*Prerequisite for PADM 5851.</w:t>
      </w:r>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028" w:name="_Toc294969710"/>
      <w:bookmarkStart w:id="1029" w:name="_Toc298161512"/>
      <w:r w:rsidRPr="00193DE2">
        <w:rPr>
          <w:color w:val="000000" w:themeColor="text1"/>
          <w:sz w:val="24"/>
          <w:szCs w:val="24"/>
        </w:rPr>
        <w:t xml:space="preserve">B. </w:t>
      </w:r>
      <w:r w:rsidRPr="00193DE2">
        <w:rPr>
          <w:color w:val="000000" w:themeColor="text1"/>
          <w:sz w:val="24"/>
          <w:szCs w:val="24"/>
        </w:rPr>
        <w:tab/>
        <w:t>Additional Required Courses (or equivalent)</w:t>
      </w:r>
      <w:bookmarkEnd w:id="1028"/>
      <w:bookmarkEnd w:id="1029"/>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5851 Professional Public Service Internship/Project ....................................................3 hrs.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5905 Capstone Report (exit process).............................................................................3 hrs.</w:t>
      </w:r>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030" w:name="_Toc294969711"/>
      <w:bookmarkStart w:id="1031" w:name="_Toc298161513"/>
      <w:r w:rsidRPr="00193DE2">
        <w:rPr>
          <w:color w:val="000000" w:themeColor="text1"/>
          <w:sz w:val="24"/>
          <w:szCs w:val="24"/>
        </w:rPr>
        <w:t xml:space="preserve">C. </w:t>
      </w:r>
      <w:r w:rsidRPr="00193DE2">
        <w:rPr>
          <w:color w:val="000000" w:themeColor="text1"/>
          <w:sz w:val="24"/>
          <w:szCs w:val="24"/>
        </w:rPr>
        <w:tab/>
        <w:t>Areas of Concentration</w:t>
      </w:r>
      <w:bookmarkEnd w:id="1030"/>
      <w:bookmarkEnd w:id="1031"/>
    </w:p>
    <w:p w:rsidR="00F3428A" w:rsidRDefault="00546EE7" w:rsidP="00F3428A">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p>
    <w:p w:rsidR="00546EE7" w:rsidRPr="00193DE2" w:rsidRDefault="00546EE7" w:rsidP="00F3428A">
      <w:pPr>
        <w:ind w:left="360" w:firstLine="360"/>
        <w:jc w:val="both"/>
        <w:rPr>
          <w:rFonts w:ascii="Times New Roman" w:hAnsi="Times New Roman" w:cs="Times New Roman"/>
          <w:b/>
          <w:color w:val="000000" w:themeColor="text1"/>
          <w:sz w:val="20"/>
          <w:szCs w:val="20"/>
        </w:rPr>
      </w:pPr>
      <w:r w:rsidRPr="00193DE2">
        <w:rPr>
          <w:rFonts w:ascii="Times New Roman" w:hAnsi="Times New Roman" w:cs="Times New Roman"/>
          <w:color w:val="000000" w:themeColor="text1"/>
          <w:sz w:val="20"/>
          <w:szCs w:val="20"/>
        </w:rPr>
        <w:cr/>
      </w: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The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and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The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F3428A">
      <w:pPr>
        <w:spacing w:after="0"/>
        <w:ind w:left="360" w:right="187"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5802 Public Policy Analysis*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5810 Intergovernmental Relations*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5815 International and Comparative Public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5872 Executive Policy Making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5720 Contemporary Issues in Public Administration*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6400 Hydrological and Irrigation Fundamentals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6405 Environmental and Natural Resource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6410 Natural Resource Management and Planning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6415 Water Law and Legislation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032" w:name="_Toc294969712"/>
      <w:bookmarkStart w:id="1033" w:name="_Toc298161514"/>
      <w:r w:rsidRPr="00193DE2">
        <w:rPr>
          <w:rFonts w:ascii="Times New Roman" w:hAnsi="Times New Roman" w:cs="Times New Roman"/>
          <w:color w:val="000000" w:themeColor="text1"/>
          <w:sz w:val="28"/>
          <w:szCs w:val="28"/>
        </w:rPr>
        <w:t>Other Program Requirements</w:t>
      </w:r>
      <w:bookmarkEnd w:id="1032"/>
      <w:bookmarkEnd w:id="1033"/>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034" w:name="_Toc294969713"/>
      <w:bookmarkStart w:id="1035" w:name="_Toc298161515"/>
      <w:r w:rsidRPr="00193DE2">
        <w:rPr>
          <w:rFonts w:ascii="Times New Roman" w:hAnsi="Times New Roman" w:cs="Times New Roman"/>
          <w:color w:val="000000" w:themeColor="text1"/>
          <w:sz w:val="28"/>
          <w:szCs w:val="28"/>
        </w:rPr>
        <w:t>THE MPA FACULTY</w:t>
      </w:r>
      <w:bookmarkEnd w:id="1034"/>
      <w:bookmarkEnd w:id="1035"/>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North Central University. Specialties: Public Management, Human Resources Management, Organizational  Theory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Handwerk,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Neubauer,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Ngwafu,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036" w:name="_Toc294969714"/>
      <w:bookmarkStart w:id="1037" w:name="_Toc298161516"/>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036"/>
      <w:bookmarkEnd w:id="1037"/>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The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To examine community and economic development movements in the United States and abroad. The understanding of the physical urban environment and local economic development.</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Examines leadership skills necessary to maximize group effectiveness in public and volunteer organizations.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Grantsmanship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Emphasizes the issues and problems involved in the relationships among federal, state and local governments.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lastRenderedPageBreak/>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Focuses on the institutional mechanisms and processes of policy formulation at the presidential level.</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w:t>
      </w:r>
      <w:r w:rsidR="00F3428A">
        <w:rPr>
          <w:rFonts w:ascii="Times New Roman" w:hAnsi="Times New Roman" w:cs="Times New Roman"/>
          <w:b/>
          <w:color w:val="000000" w:themeColor="text1"/>
          <w:sz w:val="20"/>
          <w:szCs w:val="20"/>
        </w:rPr>
        <w:t>port</w:t>
      </w:r>
      <w:r w:rsidRPr="00193DE2">
        <w:rPr>
          <w:rFonts w:ascii="Times New Roman" w:hAnsi="Times New Roman" w:cs="Times New Roman"/>
          <w:b/>
          <w:color w:val="000000" w:themeColor="text1"/>
          <w:sz w:val="20"/>
          <w:szCs w:val="20"/>
        </w:rPr>
        <w:t xml:space="preserve">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w:t>
      </w:r>
      <w:r w:rsidR="00F3428A">
        <w:rPr>
          <w:rFonts w:ascii="Times New Roman" w:hAnsi="Times New Roman" w:cs="Times New Roman"/>
          <w:color w:val="000000" w:themeColor="text1"/>
          <w:sz w:val="20"/>
          <w:szCs w:val="20"/>
        </w:rPr>
        <w:t>port</w:t>
      </w:r>
      <w:r w:rsidRPr="00193DE2">
        <w:rPr>
          <w:rFonts w:ascii="Times New Roman" w:hAnsi="Times New Roman" w:cs="Times New Roman"/>
          <w:color w:val="000000" w:themeColor="text1"/>
          <w:sz w:val="20"/>
          <w:szCs w:val="20"/>
        </w:rPr>
        <w:t xml:space="preserve">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038" w:name="_Toc294969715"/>
      <w:bookmarkStart w:id="1039" w:name="_Toc298161517"/>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038"/>
      <w:bookmarkEnd w:id="1039"/>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37"/>
          <w:pgSz w:w="12240" w:h="15840" w:code="1"/>
          <w:pgMar w:top="720" w:right="720" w:bottom="288" w:left="1440" w:header="720" w:footer="288" w:gutter="0"/>
          <w:cols w:space="720"/>
          <w:docGrid w:linePitch="360"/>
        </w:sectPr>
      </w:pPr>
      <w:bookmarkStart w:id="1040"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041" w:name="_Toc298161518"/>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040"/>
      <w:bookmarkEnd w:id="1041"/>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042" w:name="_Toc294969717"/>
      <w:bookmarkStart w:id="1043" w:name="_Toc298161519"/>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042"/>
      <w:bookmarkEnd w:id="104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completion of the Master of Science in Nursing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r w:rsidR="008A1BB2" w:rsidRPr="00193DE2">
        <w:rPr>
          <w:rFonts w:ascii="Times New Roman" w:hAnsi="Times New Roman"/>
          <w:color w:val="000000" w:themeColor="text1"/>
          <w:sz w:val="20"/>
          <w:szCs w:val="20"/>
        </w:rPr>
        <w:t>individual</w:t>
      </w:r>
      <w:r w:rsidRPr="00193DE2">
        <w:rPr>
          <w:rFonts w:ascii="Times New Roman" w:hAnsi="Times New Roman"/>
          <w:color w:val="000000" w:themeColor="text1"/>
          <w:sz w:val="20"/>
          <w:szCs w:val="20"/>
        </w:rPr>
        <w:t xml:space="preserve"> development in advanced-practice nursing.</w:t>
      </w:r>
    </w:p>
    <w:p w:rsidR="00505D4E" w:rsidRPr="00193DE2" w:rsidRDefault="008A1BB2"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Pr>
          <w:rFonts w:ascii="Times New Roman" w:hAnsi="Times New Roman"/>
          <w:color w:val="000000" w:themeColor="text1"/>
          <w:sz w:val="20"/>
          <w:szCs w:val="20"/>
        </w:rPr>
        <w:t>A</w:t>
      </w:r>
      <w:r w:rsidRPr="00193DE2">
        <w:rPr>
          <w:rFonts w:ascii="Times New Roman" w:hAnsi="Times New Roman"/>
          <w:color w:val="000000" w:themeColor="text1"/>
          <w:sz w:val="20"/>
          <w:szCs w:val="20"/>
        </w:rPr>
        <w:t>ssume</w:t>
      </w:r>
      <w:r w:rsidR="00505D4E"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00505D4E" w:rsidRPr="00193DE2">
        <w:rPr>
          <w:rFonts w:ascii="Times New Roman" w:hAnsi="Times New Roman"/>
          <w:color w:val="000000" w:themeColor="text1"/>
          <w:spacing w:val="-13"/>
          <w:sz w:val="20"/>
          <w:szCs w:val="20"/>
        </w:rPr>
        <w:t>y</w:t>
      </w:r>
      <w:r w:rsidR="00505D4E"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044" w:name="_Toc294969718"/>
      <w:bookmarkStart w:id="1045" w:name="_Toc298161520"/>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44"/>
      <w:bookmarkEnd w:id="104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enter the program leading to the Master of Science in Nursing degree, the student must meet the requirements established by the </w:t>
      </w:r>
      <w:r w:rsidRPr="0035714C">
        <w:rPr>
          <w:rFonts w:ascii="Times New Roman" w:hAnsi="Times New Roman"/>
          <w:color w:val="548DD4" w:themeColor="text2" w:themeTint="99"/>
          <w:sz w:val="20"/>
          <w:szCs w:val="20"/>
          <w:rPrChange w:id="1046" w:author="W. Hu" w:date="2011-08-10T19:32:00Z">
            <w:rPr>
              <w:rFonts w:ascii="Times New Roman" w:hAnsi="Times New Roman"/>
              <w:color w:val="000000" w:themeColor="text1"/>
              <w:sz w:val="20"/>
              <w:szCs w:val="20"/>
            </w:rPr>
          </w:rPrChange>
        </w:rPr>
        <w:t xml:space="preserve">Graduate </w:t>
      </w:r>
      <w:ins w:id="1047" w:author="W. Hu" w:date="2011-08-10T19:32:00Z">
        <w:r w:rsidR="0035714C" w:rsidRPr="0035714C">
          <w:rPr>
            <w:rFonts w:ascii="Times New Roman" w:hAnsi="Times New Roman"/>
            <w:color w:val="548DD4" w:themeColor="text2" w:themeTint="99"/>
            <w:sz w:val="20"/>
            <w:szCs w:val="20"/>
            <w:rPrChange w:id="1048" w:author="W. Hu" w:date="2011-08-10T19:32:00Z">
              <w:rPr>
                <w:rFonts w:ascii="Times New Roman" w:hAnsi="Times New Roman"/>
                <w:color w:val="000000" w:themeColor="text1"/>
                <w:sz w:val="20"/>
                <w:szCs w:val="20"/>
              </w:rPr>
            </w:rPrChange>
          </w:rPr>
          <w:t xml:space="preserve">Admissions </w:t>
        </w:r>
      </w:ins>
      <w:del w:id="1049" w:author="W. Hu" w:date="2011-08-10T19:32:00Z">
        <w:r w:rsidRPr="0035714C" w:rsidDel="0035714C">
          <w:rPr>
            <w:rFonts w:ascii="Times New Roman" w:hAnsi="Times New Roman"/>
            <w:color w:val="548DD4" w:themeColor="text2" w:themeTint="99"/>
            <w:sz w:val="20"/>
            <w:szCs w:val="20"/>
            <w:rPrChange w:id="1050" w:author="W. Hu" w:date="2011-08-10T19:32:00Z">
              <w:rPr>
                <w:rFonts w:ascii="Times New Roman" w:hAnsi="Times New Roman"/>
                <w:color w:val="000000" w:themeColor="text1"/>
                <w:sz w:val="20"/>
                <w:szCs w:val="20"/>
              </w:rPr>
            </w:rPrChange>
          </w:rPr>
          <w:delText>School</w:delText>
        </w:r>
      </w:del>
      <w:ins w:id="1051" w:author="W. Hu" w:date="2011-08-10T19:32:00Z">
        <w:r w:rsidR="0035714C" w:rsidRPr="0035714C">
          <w:rPr>
            <w:rFonts w:ascii="Times New Roman" w:hAnsi="Times New Roman"/>
            <w:color w:val="548DD4" w:themeColor="text2" w:themeTint="99"/>
            <w:sz w:val="20"/>
            <w:szCs w:val="20"/>
            <w:rPrChange w:id="1052" w:author="W. Hu" w:date="2011-08-10T19:32:00Z">
              <w:rPr>
                <w:rFonts w:ascii="Times New Roman" w:hAnsi="Times New Roman"/>
                <w:color w:val="000000" w:themeColor="text1"/>
                <w:sz w:val="20"/>
                <w:szCs w:val="20"/>
              </w:rPr>
            </w:rPrChange>
          </w:rPr>
          <w:t>Office</w:t>
        </w:r>
      </w:ins>
      <w:r w:rsidRPr="00193DE2">
        <w:rPr>
          <w:rFonts w:ascii="Times New Roman" w:hAnsi="Times New Roman"/>
          <w:color w:val="000000" w:themeColor="text1"/>
          <w:sz w:val="20"/>
          <w:szCs w:val="20"/>
        </w:rPr>
        <w:t xml:space="preserv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prospective student should contact the </w:t>
      </w:r>
      <w:r w:rsidRPr="0035714C">
        <w:rPr>
          <w:rFonts w:ascii="Times New Roman" w:hAnsi="Times New Roman"/>
          <w:color w:val="548DD4" w:themeColor="text2" w:themeTint="99"/>
          <w:sz w:val="20"/>
          <w:szCs w:val="20"/>
          <w:rPrChange w:id="1053" w:author="W. Hu" w:date="2011-08-10T19:32:00Z">
            <w:rPr>
              <w:rFonts w:ascii="Times New Roman" w:hAnsi="Times New Roman"/>
              <w:color w:val="000000" w:themeColor="text1"/>
              <w:sz w:val="20"/>
              <w:szCs w:val="20"/>
            </w:rPr>
          </w:rPrChange>
        </w:rPr>
        <w:t xml:space="preserve">Graduate </w:t>
      </w:r>
      <w:del w:id="1054" w:author="W. Hu" w:date="2011-08-10T19:32:00Z">
        <w:r w:rsidRPr="0035714C" w:rsidDel="0035714C">
          <w:rPr>
            <w:rFonts w:ascii="Times New Roman" w:hAnsi="Times New Roman"/>
            <w:color w:val="548DD4" w:themeColor="text2" w:themeTint="99"/>
            <w:sz w:val="20"/>
            <w:szCs w:val="20"/>
            <w:rPrChange w:id="1055" w:author="W. Hu" w:date="2011-08-10T19:32:00Z">
              <w:rPr>
                <w:rFonts w:ascii="Times New Roman" w:hAnsi="Times New Roman"/>
                <w:color w:val="000000" w:themeColor="text1"/>
                <w:sz w:val="20"/>
                <w:szCs w:val="20"/>
              </w:rPr>
            </w:rPrChange>
          </w:rPr>
          <w:delText>School</w:delText>
        </w:r>
      </w:del>
      <w:ins w:id="1056" w:author="W. Hu" w:date="2011-08-10T19:32:00Z">
        <w:r w:rsidR="0035714C" w:rsidRPr="0035714C">
          <w:rPr>
            <w:rFonts w:ascii="Times New Roman" w:hAnsi="Times New Roman"/>
            <w:color w:val="548DD4" w:themeColor="text2" w:themeTint="99"/>
            <w:sz w:val="20"/>
            <w:szCs w:val="20"/>
            <w:rPrChange w:id="1057" w:author="W. Hu" w:date="2011-08-10T19:32:00Z">
              <w:rPr>
                <w:rFonts w:ascii="Times New Roman" w:hAnsi="Times New Roman"/>
                <w:color w:val="000000" w:themeColor="text1"/>
                <w:sz w:val="20"/>
                <w:szCs w:val="20"/>
              </w:rPr>
            </w:rPrChange>
          </w:rPr>
          <w:t>Admissions Office</w:t>
        </w:r>
      </w:ins>
      <w:r w:rsidRPr="00193DE2">
        <w:rPr>
          <w:rFonts w:ascii="Times New Roman" w:hAnsi="Times New Roman"/>
          <w:color w:val="000000" w:themeColor="text1"/>
          <w:sz w:val="20"/>
          <w:szCs w:val="20"/>
        </w:rPr>
        <w:t xml:space="preserve">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CC03BE" w:rsidP="00F56BDC">
      <w:pPr>
        <w:pStyle w:val="BalloonText"/>
        <w:numPr>
          <w:ilvl w:val="0"/>
          <w:numId w:val="23"/>
        </w:numPr>
        <w:ind w:right="180"/>
        <w:jc w:val="both"/>
        <w:rPr>
          <w:rFonts w:ascii="Times New Roman" w:hAnsi="Times New Roman"/>
          <w:color w:val="000000" w:themeColor="text1"/>
          <w:sz w:val="20"/>
          <w:szCs w:val="20"/>
        </w:rPr>
      </w:pPr>
      <w:r w:rsidRPr="00CC03BE">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693C05" w:rsidRDefault="00693C05"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693C05" w:rsidRDefault="00693C05"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3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CC03BE">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693C05" w:rsidRDefault="00693C05"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693C05" w:rsidRDefault="00693C05"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or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Completed prerequisite undergraduate courses in statistics, pathophysiology,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1058" w:name="_Toc294969719"/>
      <w:bookmarkStart w:id="1059" w:name="_Toc29816152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058"/>
      <w:bookmarkEnd w:id="1059"/>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1060" w:name="_Toc294969720"/>
      <w:bookmarkStart w:id="1061" w:name="_Toc29816152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060"/>
      <w:bookmarkEnd w:id="106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1062" w:name="_Toc294969721"/>
      <w:bookmarkStart w:id="1063" w:name="_Toc29816152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062"/>
      <w:bookmarkEnd w:id="106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1064" w:name="_Toc294969722"/>
      <w:bookmarkStart w:id="1065" w:name="_Toc298161524"/>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1064"/>
      <w:bookmarkEnd w:id="106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066" w:name="_Toc294969723"/>
      <w:bookmarkStart w:id="1067" w:name="_Toc298161525"/>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1066"/>
      <w:bookmarkEnd w:id="106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be eligible for Regular admission to </w:t>
      </w:r>
      <w:r w:rsidRPr="0035714C">
        <w:rPr>
          <w:rFonts w:ascii="Times New Roman" w:hAnsi="Times New Roman"/>
          <w:color w:val="548DD4" w:themeColor="text2" w:themeTint="99"/>
          <w:sz w:val="20"/>
          <w:szCs w:val="20"/>
          <w:rPrChange w:id="1068" w:author="W. Hu" w:date="2011-08-10T19:33:00Z">
            <w:rPr>
              <w:rFonts w:ascii="Times New Roman" w:hAnsi="Times New Roman"/>
              <w:color w:val="000000" w:themeColor="text1"/>
              <w:sz w:val="20"/>
              <w:szCs w:val="20"/>
            </w:rPr>
          </w:rPrChange>
        </w:rPr>
        <w:t xml:space="preserve">the </w:t>
      </w:r>
      <w:del w:id="1069" w:author="W. Hu" w:date="2011-08-10T19:33:00Z">
        <w:r w:rsidRPr="0035714C" w:rsidDel="0035714C">
          <w:rPr>
            <w:rFonts w:ascii="Times New Roman" w:hAnsi="Times New Roman"/>
            <w:color w:val="548DD4" w:themeColor="text2" w:themeTint="99"/>
            <w:sz w:val="20"/>
            <w:szCs w:val="20"/>
            <w:rPrChange w:id="1070" w:author="W. Hu" w:date="2011-08-10T19:33:00Z">
              <w:rPr>
                <w:rFonts w:ascii="Times New Roman" w:hAnsi="Times New Roman"/>
                <w:color w:val="000000" w:themeColor="text1"/>
                <w:sz w:val="20"/>
                <w:szCs w:val="20"/>
              </w:rPr>
            </w:rPrChange>
          </w:rPr>
          <w:delText>G</w:delText>
        </w:r>
      </w:del>
      <w:ins w:id="1071" w:author="W. Hu" w:date="2011-08-10T19:33:00Z">
        <w:r w:rsidR="0035714C" w:rsidRPr="0035714C">
          <w:rPr>
            <w:rFonts w:ascii="Times New Roman" w:hAnsi="Times New Roman"/>
            <w:color w:val="548DD4" w:themeColor="text2" w:themeTint="99"/>
            <w:sz w:val="20"/>
            <w:szCs w:val="20"/>
            <w:rPrChange w:id="1072" w:author="W. Hu" w:date="2011-08-10T19:33:00Z">
              <w:rPr>
                <w:rFonts w:ascii="Times New Roman" w:hAnsi="Times New Roman"/>
                <w:color w:val="000000" w:themeColor="text1"/>
                <w:sz w:val="20"/>
                <w:szCs w:val="20"/>
              </w:rPr>
            </w:rPrChange>
          </w:rPr>
          <w:t>g</w:t>
        </w:r>
      </w:ins>
      <w:r w:rsidRPr="0035714C">
        <w:rPr>
          <w:rFonts w:ascii="Times New Roman" w:hAnsi="Times New Roman"/>
          <w:color w:val="548DD4" w:themeColor="text2" w:themeTint="99"/>
          <w:sz w:val="20"/>
          <w:szCs w:val="20"/>
          <w:rPrChange w:id="1073" w:author="W. Hu" w:date="2011-08-10T19:33:00Z">
            <w:rPr>
              <w:rFonts w:ascii="Times New Roman" w:hAnsi="Times New Roman"/>
              <w:color w:val="000000" w:themeColor="text1"/>
              <w:sz w:val="20"/>
              <w:szCs w:val="20"/>
            </w:rPr>
          </w:rPrChange>
        </w:rPr>
        <w:t xml:space="preserve">raduate </w:t>
      </w:r>
      <w:del w:id="1074" w:author="W. Hu" w:date="2011-08-10T19:33:00Z">
        <w:r w:rsidRPr="0035714C" w:rsidDel="0035714C">
          <w:rPr>
            <w:rFonts w:ascii="Times New Roman" w:hAnsi="Times New Roman"/>
            <w:color w:val="548DD4" w:themeColor="text2" w:themeTint="99"/>
            <w:sz w:val="20"/>
            <w:szCs w:val="20"/>
            <w:rPrChange w:id="1075" w:author="W. Hu" w:date="2011-08-10T19:33:00Z">
              <w:rPr>
                <w:rFonts w:ascii="Times New Roman" w:hAnsi="Times New Roman"/>
                <w:color w:val="000000" w:themeColor="text1"/>
                <w:sz w:val="20"/>
                <w:szCs w:val="20"/>
              </w:rPr>
            </w:rPrChange>
          </w:rPr>
          <w:delText>School</w:delText>
        </w:r>
      </w:del>
      <w:ins w:id="1076" w:author="W. Hu" w:date="2011-08-10T19:33:00Z">
        <w:r w:rsidR="0035714C" w:rsidRPr="0035714C">
          <w:rPr>
            <w:rFonts w:ascii="Times New Roman" w:hAnsi="Times New Roman"/>
            <w:color w:val="548DD4" w:themeColor="text2" w:themeTint="99"/>
            <w:sz w:val="20"/>
            <w:szCs w:val="20"/>
            <w:rPrChange w:id="1077" w:author="W. Hu" w:date="2011-08-10T19:33:00Z">
              <w:rPr>
                <w:rFonts w:ascii="Times New Roman" w:hAnsi="Times New Roman"/>
                <w:color w:val="000000" w:themeColor="text1"/>
                <w:sz w:val="20"/>
                <w:szCs w:val="20"/>
              </w:rPr>
            </w:rPrChange>
          </w:rPr>
          <w:t>program</w:t>
        </w:r>
      </w:ins>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application along with an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0"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078" w:name="_Toc294969724"/>
      <w:bookmarkStart w:id="1079" w:name="_Toc298161526"/>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1078"/>
      <w:bookmarkEnd w:id="107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35714C">
        <w:rPr>
          <w:rFonts w:ascii="Times New Roman" w:hAnsi="Times New Roman"/>
          <w:color w:val="548DD4" w:themeColor="text2" w:themeTint="99"/>
          <w:spacing w:val="-1"/>
          <w:sz w:val="20"/>
          <w:szCs w:val="20"/>
          <w:rPrChange w:id="1080" w:author="W. Hu" w:date="2011-08-10T20:43:00Z">
            <w:rPr>
              <w:rFonts w:ascii="Times New Roman" w:hAnsi="Times New Roman"/>
              <w:color w:val="000000" w:themeColor="text1"/>
              <w:spacing w:val="-1"/>
              <w:sz w:val="20"/>
              <w:szCs w:val="20"/>
            </w:rPr>
          </w:rPrChange>
        </w:rPr>
        <w:t>Graduat</w:t>
      </w:r>
      <w:r w:rsidRPr="0035714C">
        <w:rPr>
          <w:rFonts w:ascii="Times New Roman" w:hAnsi="Times New Roman"/>
          <w:color w:val="548DD4" w:themeColor="text2" w:themeTint="99"/>
          <w:sz w:val="20"/>
          <w:szCs w:val="20"/>
          <w:rPrChange w:id="1081" w:author="W. Hu" w:date="2011-08-10T20:43:00Z">
            <w:rPr>
              <w:rFonts w:ascii="Times New Roman" w:hAnsi="Times New Roman"/>
              <w:color w:val="000000" w:themeColor="text1"/>
              <w:sz w:val="20"/>
              <w:szCs w:val="20"/>
            </w:rPr>
          </w:rPrChange>
        </w:rPr>
        <w:t>e</w:t>
      </w:r>
      <w:r w:rsidRPr="0035714C">
        <w:rPr>
          <w:rFonts w:ascii="Times New Roman" w:hAnsi="Times New Roman"/>
          <w:color w:val="548DD4" w:themeColor="text2" w:themeTint="99"/>
          <w:spacing w:val="-8"/>
          <w:sz w:val="20"/>
          <w:szCs w:val="20"/>
          <w:rPrChange w:id="1082" w:author="W. Hu" w:date="2011-08-10T20:43:00Z">
            <w:rPr>
              <w:rFonts w:ascii="Times New Roman" w:hAnsi="Times New Roman"/>
              <w:color w:val="000000" w:themeColor="text1"/>
              <w:spacing w:val="-8"/>
              <w:sz w:val="20"/>
              <w:szCs w:val="20"/>
            </w:rPr>
          </w:rPrChange>
        </w:rPr>
        <w:t xml:space="preserve"> </w:t>
      </w:r>
      <w:del w:id="1083" w:author="W. Hu" w:date="2011-08-10T20:43:00Z">
        <w:r w:rsidRPr="0035714C" w:rsidDel="0035714C">
          <w:rPr>
            <w:rFonts w:ascii="Times New Roman" w:hAnsi="Times New Roman"/>
            <w:color w:val="548DD4" w:themeColor="text2" w:themeTint="99"/>
            <w:spacing w:val="-1"/>
            <w:sz w:val="20"/>
            <w:szCs w:val="20"/>
            <w:rPrChange w:id="1084" w:author="W. Hu" w:date="2011-08-10T20:43:00Z">
              <w:rPr>
                <w:rFonts w:ascii="Times New Roman" w:hAnsi="Times New Roman"/>
                <w:color w:val="000000" w:themeColor="text1"/>
                <w:spacing w:val="-1"/>
                <w:sz w:val="20"/>
                <w:szCs w:val="20"/>
              </w:rPr>
            </w:rPrChange>
          </w:rPr>
          <w:delText>School</w:delText>
        </w:r>
      </w:del>
      <w:ins w:id="1085" w:author="W. Hu" w:date="2011-08-10T20:43:00Z">
        <w:r w:rsidR="0035714C" w:rsidRPr="0035714C">
          <w:rPr>
            <w:rFonts w:ascii="Times New Roman" w:hAnsi="Times New Roman"/>
            <w:color w:val="548DD4" w:themeColor="text2" w:themeTint="99"/>
            <w:spacing w:val="-1"/>
            <w:sz w:val="20"/>
            <w:szCs w:val="20"/>
            <w:rPrChange w:id="1086" w:author="W. Hu" w:date="2011-08-10T20:43:00Z">
              <w:rPr>
                <w:rFonts w:ascii="Times New Roman" w:hAnsi="Times New Roman"/>
                <w:color w:val="000000" w:themeColor="text1"/>
                <w:spacing w:val="-1"/>
                <w:sz w:val="20"/>
                <w:szCs w:val="20"/>
              </w:rPr>
            </w:rPrChange>
          </w:rPr>
          <w:t>Admissions Office</w:t>
        </w:r>
      </w:ins>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 xml:space="preserve">of Nursing and the </w:t>
      </w:r>
      <w:ins w:id="1087" w:author="W. Hu" w:date="2011-08-10T21:21:00Z">
        <w:r w:rsidR="006157F2" w:rsidRPr="006157F2">
          <w:rPr>
            <w:rFonts w:ascii="Times New Roman" w:hAnsi="Times New Roman"/>
            <w:color w:val="548DD4" w:themeColor="text2" w:themeTint="99"/>
            <w:sz w:val="20"/>
            <w:szCs w:val="20"/>
          </w:rPr>
          <w:t>Office of Academic Services and Registrar</w:t>
        </w:r>
      </w:ins>
      <w:del w:id="1088" w:author="W. Hu" w:date="2011-08-10T21:21:00Z">
        <w:r w:rsidRPr="00193DE2" w:rsidDel="006157F2">
          <w:rPr>
            <w:rFonts w:ascii="Times New Roman" w:hAnsi="Times New Roman"/>
            <w:color w:val="000000" w:themeColor="text1"/>
            <w:sz w:val="20"/>
            <w:szCs w:val="20"/>
          </w:rPr>
          <w:delText>Registra</w:delText>
        </w:r>
        <w:r w:rsidRPr="00193DE2" w:rsidDel="006157F2">
          <w:rPr>
            <w:rFonts w:ascii="Times New Roman" w:hAnsi="Times New Roman"/>
            <w:color w:val="000000" w:themeColor="text1"/>
            <w:spacing w:val="8"/>
            <w:sz w:val="20"/>
            <w:szCs w:val="20"/>
          </w:rPr>
          <w:delText>r</w:delText>
        </w:r>
        <w:r w:rsidRPr="00193DE2" w:rsidDel="006157F2">
          <w:rPr>
            <w:rFonts w:ascii="Times New Roman" w:hAnsi="Times New Roman"/>
            <w:color w:val="000000" w:themeColor="text1"/>
            <w:spacing w:val="-11"/>
            <w:sz w:val="20"/>
            <w:szCs w:val="20"/>
          </w:rPr>
          <w:delText>’</w:delText>
        </w:r>
        <w:r w:rsidRPr="00193DE2" w:rsidDel="006157F2">
          <w:rPr>
            <w:rFonts w:ascii="Times New Roman" w:hAnsi="Times New Roman"/>
            <w:color w:val="000000" w:themeColor="text1"/>
            <w:sz w:val="20"/>
            <w:szCs w:val="20"/>
          </w:rPr>
          <w:delText>s o</w:delText>
        </w:r>
        <w:r w:rsidRPr="00193DE2" w:rsidDel="006157F2">
          <w:rPr>
            <w:rFonts w:ascii="Times New Roman" w:hAnsi="Times New Roman"/>
            <w:color w:val="000000" w:themeColor="text1"/>
            <w:spacing w:val="-4"/>
            <w:sz w:val="20"/>
            <w:szCs w:val="20"/>
          </w:rPr>
          <w:delText>f</w:delText>
        </w:r>
        <w:r w:rsidRPr="00193DE2" w:rsidDel="006157F2">
          <w:rPr>
            <w:rFonts w:ascii="Times New Roman" w:hAnsi="Times New Roman"/>
            <w:color w:val="000000" w:themeColor="text1"/>
            <w:sz w:val="20"/>
            <w:szCs w:val="20"/>
          </w:rPr>
          <w:delText>fice</w:delText>
        </w:r>
      </w:del>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1089" w:name="_Toc294969725"/>
      <w:bookmarkStart w:id="1090" w:name="_Toc298161527"/>
      <w:r w:rsidRPr="00193DE2">
        <w:rPr>
          <w:rFonts w:ascii="Times New Roman" w:hAnsi="Times New Roman"/>
          <w:bCs w:val="0"/>
          <w:color w:val="000000" w:themeColor="text1"/>
          <w:sz w:val="28"/>
          <w:szCs w:val="28"/>
        </w:rPr>
        <w:t>Curriculum</w:t>
      </w:r>
      <w:bookmarkEnd w:id="1089"/>
      <w:bookmarkEnd w:id="1090"/>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1091" w:name="_Toc294969726"/>
      <w:bookmarkStart w:id="1092" w:name="_Toc298161528"/>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1091"/>
      <w:bookmarkEnd w:id="1092"/>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1093" w:name="_Toc294969727"/>
      <w:bookmarkStart w:id="1094" w:name="_Toc298161529"/>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93"/>
      <w:bookmarkEnd w:id="1094"/>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earn the Master of Science in Nursing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1095" w:name="_Toc294969728"/>
      <w:bookmarkStart w:id="1096" w:name="_Toc298161530"/>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095"/>
      <w:bookmarkEnd w:id="1096"/>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Alabama at Birmingham.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Miller, Dorothy, MSN, Regis University.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esa, Pharm.D.</w:t>
      </w:r>
      <w:r w:rsidRPr="00193DE2">
        <w:rPr>
          <w:rFonts w:ascii="Times New Roman" w:hAnsi="Times New Roman"/>
          <w:color w:val="000000" w:themeColor="text1"/>
          <w:sz w:val="20"/>
          <w:szCs w:val="20"/>
        </w:rPr>
        <w:t>,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  Nursing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 xml:space="preserve">DNP, Medical College of Georgia.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1097" w:name="_Toc294969729"/>
      <w:bookmarkStart w:id="1098" w:name="_Toc298161531"/>
      <w:r w:rsidRPr="00193DE2">
        <w:rPr>
          <w:rFonts w:ascii="Times New Roman" w:hAnsi="Times New Roman" w:cs="Times New Roman"/>
          <w:color w:val="000000" w:themeColor="text1"/>
          <w:sz w:val="28"/>
          <w:szCs w:val="28"/>
        </w:rPr>
        <w:lastRenderedPageBreak/>
        <w:t>COURSE DESCRIPTIONS</w:t>
      </w:r>
      <w:bookmarkEnd w:id="1097"/>
      <w:bookmarkEnd w:id="1098"/>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r w:rsidR="008A1BB2" w:rsidRPr="00193DE2">
        <w:rPr>
          <w:rFonts w:ascii="Times New Roman" w:hAnsi="Times New Roman"/>
          <w:color w:val="000000" w:themeColor="text1"/>
          <w:sz w:val="20"/>
          <w:szCs w:val="20"/>
        </w:rPr>
        <w:t>in-depth</w:t>
      </w:r>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008A1BB2"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transcultural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I...........................................................................5(3-8)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specialties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 xml:space="preserve">spective.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women</w:t>
      </w:r>
      <w:r w:rsidR="008A1BB2" w:rsidRPr="00193DE2">
        <w:rPr>
          <w:rFonts w:ascii="Times New Roman" w:hAnsi="Times New Roman"/>
          <w:color w:val="000000" w:themeColor="text1"/>
          <w:spacing w:val="-11"/>
          <w:sz w:val="20"/>
          <w:szCs w:val="20"/>
        </w:rPr>
        <w:t>’</w:t>
      </w:r>
      <w:r w:rsidR="008A1BB2">
        <w:rPr>
          <w:rFonts w:ascii="Times New Roman" w:hAnsi="Times New Roman"/>
          <w:color w:val="000000" w:themeColor="text1"/>
          <w:sz w:val="20"/>
          <w:szCs w:val="20"/>
        </w:rPr>
        <w:t xml:space="preserve">s </w:t>
      </w:r>
      <w:r w:rsidR="008A1BB2" w:rsidRPr="00193DE2">
        <w:rPr>
          <w:rFonts w:ascii="Times New Roman" w:hAnsi="Times New Roman"/>
          <w:color w:val="000000" w:themeColor="text1"/>
          <w:sz w:val="20"/>
          <w:szCs w:val="20"/>
        </w:rPr>
        <w:t>health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synthesis of theory of care with underserved and rural women.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Clinical elective in adult health care to enhance advanced-nursing practice.</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equisites</w:t>
      </w:r>
      <w:r w:rsidR="008A1BB2" w:rsidRPr="00193DE2">
        <w:rPr>
          <w:rFonts w:ascii="Times New Roman" w:hAnsi="Times New Roman"/>
          <w:i/>
          <w:iCs/>
          <w:color w:val="000000" w:themeColor="text1"/>
          <w:sz w:val="20"/>
          <w:szCs w:val="20"/>
        </w:rPr>
        <w:t>:</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NURS562</w:t>
      </w:r>
      <w:r w:rsidR="008A1BB2" w:rsidRPr="00193DE2">
        <w:rPr>
          <w:rFonts w:ascii="Times New Roman" w:hAnsi="Times New Roman"/>
          <w:i/>
          <w:iCs/>
          <w:color w:val="000000" w:themeColor="text1"/>
          <w:sz w:val="20"/>
          <w:szCs w:val="20"/>
        </w:rPr>
        <w:t>1</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an</w:t>
      </w:r>
      <w:r w:rsidR="008A1BB2" w:rsidRPr="00193DE2">
        <w:rPr>
          <w:rFonts w:ascii="Times New Roman" w:hAnsi="Times New Roman"/>
          <w:i/>
          <w:iCs/>
          <w:color w:val="000000" w:themeColor="text1"/>
          <w:sz w:val="20"/>
          <w:szCs w:val="20"/>
        </w:rPr>
        <w:t>d</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satisfactor</w:t>
      </w:r>
      <w:r w:rsidR="008A1BB2" w:rsidRPr="00193DE2">
        <w:rPr>
          <w:rFonts w:ascii="Times New Roman" w:hAnsi="Times New Roman"/>
          <w:i/>
          <w:iCs/>
          <w:color w:val="000000" w:themeColor="text1"/>
          <w:sz w:val="20"/>
          <w:szCs w:val="20"/>
        </w:rPr>
        <w:t>y</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completio</w:t>
      </w:r>
      <w:r w:rsidR="008A1BB2" w:rsidRPr="00193DE2">
        <w:rPr>
          <w:rFonts w:ascii="Times New Roman" w:hAnsi="Times New Roman"/>
          <w:i/>
          <w:iCs/>
          <w:color w:val="000000" w:themeColor="text1"/>
          <w:sz w:val="20"/>
          <w:szCs w:val="20"/>
        </w:rPr>
        <w:t>n</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o</w:t>
      </w:r>
      <w:r w:rsidR="008A1BB2" w:rsidRPr="00193DE2">
        <w:rPr>
          <w:rFonts w:ascii="Times New Roman" w:hAnsi="Times New Roman"/>
          <w:i/>
          <w:iCs/>
          <w:color w:val="000000" w:themeColor="text1"/>
          <w:sz w:val="20"/>
          <w:szCs w:val="20"/>
        </w:rPr>
        <w:t>f</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z w:val="20"/>
          <w:szCs w:val="20"/>
        </w:rPr>
        <w:t>liminary Comp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integrated clinical practicum focused on development and implementation of the advanced-practitioner role. Students are involved in a preceptorship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1"/>
          <w:pgSz w:w="12240" w:h="15840" w:code="1"/>
          <w:pgMar w:top="720" w:right="720" w:bottom="288" w:left="1440" w:header="720" w:footer="288" w:gutter="0"/>
          <w:cols w:space="720"/>
          <w:docGrid w:linePitch="360"/>
        </w:sectPr>
      </w:pPr>
      <w:bookmarkStart w:id="1099"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1100" w:name="_Toc298161532"/>
      <w:r w:rsidRPr="00193DE2">
        <w:rPr>
          <w:rFonts w:ascii="Impact" w:hAnsi="Impact"/>
          <w:color w:val="000000" w:themeColor="text1"/>
          <w:sz w:val="48"/>
          <w:szCs w:val="48"/>
        </w:rPr>
        <w:lastRenderedPageBreak/>
        <w:t>MASTER OF SOCIAL WORK PROGRAM</w:t>
      </w:r>
      <w:bookmarkEnd w:id="1100"/>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1101" w:name="_Toc298161533"/>
      <w:r w:rsidRPr="00193DE2">
        <w:rPr>
          <w:rFonts w:ascii="Times New Roman" w:hAnsi="Times New Roman" w:cs="Times New Roman"/>
          <w:color w:val="000000" w:themeColor="text1"/>
          <w:sz w:val="28"/>
          <w:szCs w:val="28"/>
        </w:rPr>
        <w:t>Introduction</w:t>
      </w:r>
      <w:bookmarkEnd w:id="1101"/>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Understand the roles and responsibilities of ethical professional leadership to enhance diversity and alleviate racial and ethnic disproportionality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2"/>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1102" w:name="_Toc298161534"/>
      <w:r w:rsidRPr="00193DE2">
        <w:rPr>
          <w:rFonts w:ascii="Times New Roman" w:hAnsi="Times New Roman" w:cs="Times New Roman"/>
          <w:color w:val="000000" w:themeColor="text1"/>
          <w:sz w:val="28"/>
          <w:szCs w:val="28"/>
        </w:rPr>
        <w:t>Admissions Requirements</w:t>
      </w:r>
      <w:bookmarkEnd w:id="1102"/>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1103" w:name="_Toc298161535"/>
      <w:r w:rsidRPr="00193DE2">
        <w:rPr>
          <w:b/>
          <w:color w:val="000000" w:themeColor="text1"/>
          <w:sz w:val="28"/>
          <w:szCs w:val="28"/>
        </w:rPr>
        <w:t>Regular Admission</w:t>
      </w:r>
      <w:bookmarkEnd w:id="1103"/>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For regular admission, the applicant must meet all the admission requirements of the</w:t>
      </w:r>
      <w:r w:rsidRPr="0035714C">
        <w:rPr>
          <w:color w:val="548DD4" w:themeColor="text2" w:themeTint="99"/>
          <w:sz w:val="20"/>
          <w:rPrChange w:id="1104" w:author="W. Hu" w:date="2011-08-10T20:44:00Z">
            <w:rPr>
              <w:color w:val="000000" w:themeColor="text1"/>
              <w:sz w:val="20"/>
            </w:rPr>
          </w:rPrChange>
        </w:rPr>
        <w:t xml:space="preserve"> Graduate </w:t>
      </w:r>
      <w:del w:id="1105" w:author="W. Hu" w:date="2011-08-10T20:43:00Z">
        <w:r w:rsidRPr="0035714C" w:rsidDel="0035714C">
          <w:rPr>
            <w:color w:val="548DD4" w:themeColor="text2" w:themeTint="99"/>
            <w:sz w:val="20"/>
            <w:rPrChange w:id="1106" w:author="W. Hu" w:date="2011-08-10T20:44:00Z">
              <w:rPr>
                <w:color w:val="000000" w:themeColor="text1"/>
                <w:sz w:val="20"/>
              </w:rPr>
            </w:rPrChange>
          </w:rPr>
          <w:delText>School</w:delText>
        </w:r>
      </w:del>
      <w:ins w:id="1107" w:author="W. Hu" w:date="2011-08-10T20:43:00Z">
        <w:r w:rsidR="0035714C" w:rsidRPr="0035714C">
          <w:rPr>
            <w:color w:val="548DD4" w:themeColor="text2" w:themeTint="99"/>
            <w:sz w:val="20"/>
            <w:rPrChange w:id="1108" w:author="W. Hu" w:date="2011-08-10T20:44:00Z">
              <w:rPr>
                <w:color w:val="000000" w:themeColor="text1"/>
                <w:sz w:val="20"/>
              </w:rPr>
            </w:rPrChange>
          </w:rPr>
          <w:t>Admission Ofice</w:t>
        </w:r>
      </w:ins>
      <w:r w:rsidRPr="00193DE2">
        <w:rPr>
          <w:color w:val="000000" w:themeColor="text1"/>
          <w:sz w:val="20"/>
        </w:rPr>
        <w:t xml:space="preserve">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1109" w:name="_Toc298161536"/>
      <w:r w:rsidRPr="00193DE2">
        <w:rPr>
          <w:b/>
          <w:color w:val="000000" w:themeColor="text1"/>
          <w:sz w:val="28"/>
          <w:szCs w:val="28"/>
        </w:rPr>
        <w:t>Provisional Admission</w:t>
      </w:r>
      <w:bookmarkEnd w:id="110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1110" w:name="_Toc298161537"/>
      <w:r w:rsidRPr="00193DE2">
        <w:rPr>
          <w:b/>
          <w:color w:val="000000" w:themeColor="text1"/>
          <w:sz w:val="28"/>
          <w:szCs w:val="28"/>
        </w:rPr>
        <w:t>Program of Study</w:t>
      </w:r>
      <w:bookmarkEnd w:id="1110"/>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1111" w:name="_Toc298161538"/>
      <w:r w:rsidRPr="00193DE2">
        <w:rPr>
          <w:b/>
          <w:color w:val="000000" w:themeColor="text1"/>
          <w:sz w:val="28"/>
          <w:szCs w:val="28"/>
        </w:rPr>
        <w:t>Curriculum</w:t>
      </w:r>
      <w:bookmarkEnd w:id="1111"/>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Dynamics Through the Life Cycle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1112" w:name="_Toc298161539"/>
      <w:r w:rsidRPr="00193DE2">
        <w:rPr>
          <w:b/>
          <w:color w:val="000000" w:themeColor="text1"/>
          <w:sz w:val="28"/>
          <w:szCs w:val="28"/>
        </w:rPr>
        <w:t>Comprehensive Examination Policy</w:t>
      </w:r>
      <w:bookmarkEnd w:id="1112"/>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 comprehensive examination is required of all MSW students.  The examination is designed to test the ability of the student to demonstrate competencies in social work theory, practice, policy, and research.  The examination is given in the Spring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1113" w:name="_Toc298161540"/>
      <w:r w:rsidRPr="00193DE2">
        <w:rPr>
          <w:b/>
          <w:color w:val="000000" w:themeColor="text1"/>
          <w:sz w:val="28"/>
          <w:szCs w:val="28"/>
        </w:rPr>
        <w:t>Degree Requirements</w:t>
      </w:r>
      <w:bookmarkEnd w:id="1113"/>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1114" w:name="_Toc298161541"/>
      <w:r w:rsidRPr="00193DE2">
        <w:rPr>
          <w:b/>
          <w:color w:val="000000" w:themeColor="text1"/>
          <w:sz w:val="28"/>
          <w:szCs w:val="28"/>
        </w:rPr>
        <w:t>Graduate Faculty</w:t>
      </w:r>
      <w:bookmarkEnd w:id="1114"/>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Valdosta State University.  Clinical Professor and MSW Field Coordinator.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Nowak, Barbara, J., Ph.D., LCSW, University of Wisconsin-Milwaukee.  Associate Professor and MSW Program Director.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Page, Ivan, Ph.D.  Clark Atlanta University.  Associate Professor.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Spearman, Marilyn, Ph.D., Ohio State University.  Professor and Chair, Department of Social Work.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1115" w:name="_Toc298161542"/>
      <w:r w:rsidRPr="00193DE2">
        <w:rPr>
          <w:b/>
          <w:color w:val="000000" w:themeColor="text1"/>
          <w:sz w:val="32"/>
          <w:szCs w:val="32"/>
        </w:rPr>
        <w:t>COURSE DESCRIPTIONS</w:t>
      </w:r>
      <w:bookmarkEnd w:id="1115"/>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Examines the history and current structures of social policies and services, the role of policy in service delivery, and the role of practice in policy development.  </w:t>
      </w:r>
      <w:r w:rsidRPr="00193DE2">
        <w:rPr>
          <w:i/>
          <w:color w:val="000000" w:themeColor="text1"/>
          <w:sz w:val="20"/>
        </w:rPr>
        <w:t xml:space="preserve">Prerequisites:  Admission to </w:t>
      </w:r>
      <w:r w:rsidRPr="0035714C">
        <w:rPr>
          <w:i/>
          <w:color w:val="548DD4" w:themeColor="text2" w:themeTint="99"/>
          <w:sz w:val="20"/>
          <w:rPrChange w:id="1116" w:author="W. Hu" w:date="2011-08-10T20:44:00Z">
            <w:rPr>
              <w:i/>
              <w:color w:val="000000" w:themeColor="text1"/>
              <w:sz w:val="20"/>
            </w:rPr>
          </w:rPrChange>
        </w:rPr>
        <w:t>the</w:t>
      </w:r>
      <w:ins w:id="1117" w:author="W. Hu" w:date="2011-08-10T20:44:00Z">
        <w:r w:rsidR="0035714C" w:rsidRPr="0035714C">
          <w:rPr>
            <w:i/>
            <w:color w:val="548DD4" w:themeColor="text2" w:themeTint="99"/>
            <w:sz w:val="20"/>
            <w:rPrChange w:id="1118" w:author="W. Hu" w:date="2011-08-10T20:44:00Z">
              <w:rPr>
                <w:i/>
                <w:color w:val="000000" w:themeColor="text1"/>
                <w:sz w:val="20"/>
              </w:rPr>
            </w:rPrChange>
          </w:rPr>
          <w:t xml:space="preserve"> </w:t>
        </w:r>
      </w:ins>
      <w:del w:id="1119" w:author="W. Hu" w:date="2011-08-10T20:44:00Z">
        <w:r w:rsidRPr="0035714C" w:rsidDel="0035714C">
          <w:rPr>
            <w:i/>
            <w:color w:val="548DD4" w:themeColor="text2" w:themeTint="99"/>
            <w:sz w:val="20"/>
            <w:rPrChange w:id="1120" w:author="W. Hu" w:date="2011-08-10T20:44:00Z">
              <w:rPr>
                <w:i/>
                <w:color w:val="000000" w:themeColor="text1"/>
                <w:sz w:val="20"/>
              </w:rPr>
            </w:rPrChange>
          </w:rPr>
          <w:delText xml:space="preserve"> </w:delText>
        </w:r>
      </w:del>
      <w:ins w:id="1121" w:author="W. Hu" w:date="2011-08-10T20:44:00Z">
        <w:r w:rsidR="0035714C" w:rsidRPr="0035714C">
          <w:rPr>
            <w:i/>
            <w:color w:val="548DD4" w:themeColor="text2" w:themeTint="99"/>
            <w:sz w:val="20"/>
            <w:rPrChange w:id="1122" w:author="W. Hu" w:date="2011-08-10T20:44:00Z">
              <w:rPr>
                <w:i/>
                <w:color w:val="000000" w:themeColor="text1"/>
                <w:sz w:val="20"/>
              </w:rPr>
            </w:rPrChange>
          </w:rPr>
          <w:t>g</w:t>
        </w:r>
      </w:ins>
      <w:del w:id="1123" w:author="W. Hu" w:date="2011-08-10T20:44:00Z">
        <w:r w:rsidRPr="0035714C" w:rsidDel="0035714C">
          <w:rPr>
            <w:i/>
            <w:color w:val="548DD4" w:themeColor="text2" w:themeTint="99"/>
            <w:sz w:val="20"/>
            <w:rPrChange w:id="1124" w:author="W. Hu" w:date="2011-08-10T20:44:00Z">
              <w:rPr>
                <w:i/>
                <w:color w:val="000000" w:themeColor="text1"/>
                <w:sz w:val="20"/>
              </w:rPr>
            </w:rPrChange>
          </w:rPr>
          <w:delText>G</w:delText>
        </w:r>
      </w:del>
      <w:r w:rsidRPr="0035714C">
        <w:rPr>
          <w:i/>
          <w:color w:val="548DD4" w:themeColor="text2" w:themeTint="99"/>
          <w:sz w:val="20"/>
          <w:rPrChange w:id="1125" w:author="W. Hu" w:date="2011-08-10T20:44:00Z">
            <w:rPr>
              <w:i/>
              <w:color w:val="000000" w:themeColor="text1"/>
              <w:sz w:val="20"/>
            </w:rPr>
          </w:rPrChange>
        </w:rPr>
        <w:t xml:space="preserve">raduate </w:t>
      </w:r>
      <w:del w:id="1126" w:author="W. Hu" w:date="2011-08-10T20:44:00Z">
        <w:r w:rsidRPr="0035714C" w:rsidDel="0035714C">
          <w:rPr>
            <w:i/>
            <w:color w:val="548DD4" w:themeColor="text2" w:themeTint="99"/>
            <w:sz w:val="20"/>
            <w:rPrChange w:id="1127" w:author="W. Hu" w:date="2011-08-10T20:44:00Z">
              <w:rPr>
                <w:i/>
                <w:color w:val="000000" w:themeColor="text1"/>
                <w:sz w:val="20"/>
              </w:rPr>
            </w:rPrChange>
          </w:rPr>
          <w:delText>School</w:delText>
        </w:r>
      </w:del>
      <w:ins w:id="1128" w:author="W. Hu" w:date="2011-08-10T20:44:00Z">
        <w:r w:rsidR="0035714C" w:rsidRPr="0035714C">
          <w:rPr>
            <w:i/>
            <w:color w:val="548DD4" w:themeColor="text2" w:themeTint="99"/>
            <w:sz w:val="20"/>
            <w:rPrChange w:id="1129" w:author="W. Hu" w:date="2011-08-10T20:44:00Z">
              <w:rPr>
                <w:i/>
                <w:color w:val="000000" w:themeColor="text1"/>
                <w:sz w:val="20"/>
              </w:rPr>
            </w:rPrChange>
          </w:rPr>
          <w:t>program</w:t>
        </w:r>
      </w:ins>
      <w:r w:rsidRPr="00193DE2">
        <w:rPr>
          <w:i/>
          <w:color w:val="000000" w:themeColor="text1"/>
          <w:sz w:val="20"/>
        </w:rPr>
        <w:t>;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 xml:space="preserve">Prerequisites:  Admission to </w:t>
      </w:r>
      <w:r w:rsidRPr="0035714C">
        <w:rPr>
          <w:i/>
          <w:color w:val="548DD4" w:themeColor="text2" w:themeTint="99"/>
          <w:sz w:val="20"/>
          <w:rPrChange w:id="1130" w:author="W. Hu" w:date="2011-08-10T20:44:00Z">
            <w:rPr>
              <w:i/>
              <w:color w:val="000000" w:themeColor="text1"/>
              <w:sz w:val="20"/>
            </w:rPr>
          </w:rPrChange>
        </w:rPr>
        <w:t xml:space="preserve">the </w:t>
      </w:r>
      <w:del w:id="1131" w:author="W. Hu" w:date="2011-08-10T20:44:00Z">
        <w:r w:rsidRPr="0035714C" w:rsidDel="0035714C">
          <w:rPr>
            <w:i/>
            <w:color w:val="548DD4" w:themeColor="text2" w:themeTint="99"/>
            <w:sz w:val="20"/>
            <w:rPrChange w:id="1132" w:author="W. Hu" w:date="2011-08-10T20:44:00Z">
              <w:rPr>
                <w:i/>
                <w:color w:val="000000" w:themeColor="text1"/>
                <w:sz w:val="20"/>
              </w:rPr>
            </w:rPrChange>
          </w:rPr>
          <w:delText>G</w:delText>
        </w:r>
      </w:del>
      <w:ins w:id="1133" w:author="W. Hu" w:date="2011-08-10T20:44:00Z">
        <w:r w:rsidR="0035714C" w:rsidRPr="0035714C">
          <w:rPr>
            <w:i/>
            <w:color w:val="548DD4" w:themeColor="text2" w:themeTint="99"/>
            <w:sz w:val="20"/>
            <w:rPrChange w:id="1134" w:author="W. Hu" w:date="2011-08-10T20:44:00Z">
              <w:rPr>
                <w:i/>
                <w:color w:val="000000" w:themeColor="text1"/>
                <w:sz w:val="20"/>
              </w:rPr>
            </w:rPrChange>
          </w:rPr>
          <w:t>g</w:t>
        </w:r>
      </w:ins>
      <w:r w:rsidRPr="0035714C">
        <w:rPr>
          <w:i/>
          <w:color w:val="548DD4" w:themeColor="text2" w:themeTint="99"/>
          <w:sz w:val="20"/>
          <w:rPrChange w:id="1135" w:author="W. Hu" w:date="2011-08-10T20:44:00Z">
            <w:rPr>
              <w:i/>
              <w:color w:val="000000" w:themeColor="text1"/>
              <w:sz w:val="20"/>
            </w:rPr>
          </w:rPrChange>
        </w:rPr>
        <w:t xml:space="preserve">raduate </w:t>
      </w:r>
      <w:del w:id="1136" w:author="W. Hu" w:date="2011-08-10T20:44:00Z">
        <w:r w:rsidRPr="0035714C" w:rsidDel="0035714C">
          <w:rPr>
            <w:i/>
            <w:color w:val="548DD4" w:themeColor="text2" w:themeTint="99"/>
            <w:sz w:val="20"/>
            <w:rPrChange w:id="1137" w:author="W. Hu" w:date="2011-08-10T20:44:00Z">
              <w:rPr>
                <w:i/>
                <w:color w:val="000000" w:themeColor="text1"/>
                <w:sz w:val="20"/>
              </w:rPr>
            </w:rPrChange>
          </w:rPr>
          <w:delText>School</w:delText>
        </w:r>
      </w:del>
      <w:ins w:id="1138" w:author="W. Hu" w:date="2011-08-10T20:44:00Z">
        <w:r w:rsidR="0035714C" w:rsidRPr="0035714C">
          <w:rPr>
            <w:i/>
            <w:color w:val="548DD4" w:themeColor="text2" w:themeTint="99"/>
            <w:sz w:val="20"/>
            <w:rPrChange w:id="1139" w:author="W. Hu" w:date="2011-08-10T20:44:00Z">
              <w:rPr>
                <w:i/>
                <w:color w:val="000000" w:themeColor="text1"/>
                <w:sz w:val="20"/>
              </w:rPr>
            </w:rPrChange>
          </w:rPr>
          <w:t>program</w:t>
        </w:r>
      </w:ins>
      <w:r w:rsidRPr="00193DE2">
        <w:rPr>
          <w:i/>
          <w:color w:val="000000" w:themeColor="text1"/>
          <w:sz w:val="20"/>
        </w:rPr>
        <w:t>;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Lays the theoretical groundwork for social work practice with individuals over the lifespan.  </w:t>
      </w:r>
      <w:r w:rsidRPr="00193DE2">
        <w:rPr>
          <w:i/>
          <w:color w:val="000000" w:themeColor="text1"/>
          <w:sz w:val="20"/>
        </w:rPr>
        <w:t xml:space="preserve">Prerequisites:  Admission to the </w:t>
      </w:r>
      <w:del w:id="1140" w:author="W. Hu" w:date="2011-08-10T20:45:00Z">
        <w:r w:rsidRPr="0035714C" w:rsidDel="0035714C">
          <w:rPr>
            <w:i/>
            <w:color w:val="548DD4" w:themeColor="text2" w:themeTint="99"/>
            <w:sz w:val="20"/>
            <w:rPrChange w:id="1141" w:author="W. Hu" w:date="2011-08-10T20:45:00Z">
              <w:rPr>
                <w:i/>
                <w:color w:val="000000" w:themeColor="text1"/>
                <w:sz w:val="20"/>
              </w:rPr>
            </w:rPrChange>
          </w:rPr>
          <w:delText>G</w:delText>
        </w:r>
      </w:del>
      <w:ins w:id="1142" w:author="W. Hu" w:date="2011-08-10T20:45:00Z">
        <w:r w:rsidR="0035714C" w:rsidRPr="0035714C">
          <w:rPr>
            <w:i/>
            <w:color w:val="548DD4" w:themeColor="text2" w:themeTint="99"/>
            <w:sz w:val="20"/>
            <w:rPrChange w:id="1143" w:author="W. Hu" w:date="2011-08-10T20:45:00Z">
              <w:rPr>
                <w:i/>
                <w:color w:val="000000" w:themeColor="text1"/>
                <w:sz w:val="20"/>
              </w:rPr>
            </w:rPrChange>
          </w:rPr>
          <w:t>g</w:t>
        </w:r>
      </w:ins>
      <w:r w:rsidRPr="0035714C">
        <w:rPr>
          <w:i/>
          <w:color w:val="548DD4" w:themeColor="text2" w:themeTint="99"/>
          <w:sz w:val="20"/>
          <w:rPrChange w:id="1144" w:author="W. Hu" w:date="2011-08-10T20:45:00Z">
            <w:rPr>
              <w:i/>
              <w:color w:val="000000" w:themeColor="text1"/>
              <w:sz w:val="20"/>
            </w:rPr>
          </w:rPrChange>
        </w:rPr>
        <w:t xml:space="preserve">raduate </w:t>
      </w:r>
      <w:del w:id="1145" w:author="W. Hu" w:date="2011-08-10T20:45:00Z">
        <w:r w:rsidRPr="0035714C" w:rsidDel="0035714C">
          <w:rPr>
            <w:i/>
            <w:color w:val="548DD4" w:themeColor="text2" w:themeTint="99"/>
            <w:sz w:val="20"/>
            <w:rPrChange w:id="1146" w:author="W. Hu" w:date="2011-08-10T20:45:00Z">
              <w:rPr>
                <w:i/>
                <w:color w:val="000000" w:themeColor="text1"/>
                <w:sz w:val="20"/>
              </w:rPr>
            </w:rPrChange>
          </w:rPr>
          <w:delText>School</w:delText>
        </w:r>
      </w:del>
      <w:ins w:id="1147" w:author="W. Hu" w:date="2011-08-10T20:45:00Z">
        <w:r w:rsidR="0035714C" w:rsidRPr="0035714C">
          <w:rPr>
            <w:i/>
            <w:color w:val="548DD4" w:themeColor="text2" w:themeTint="99"/>
            <w:sz w:val="20"/>
            <w:rPrChange w:id="1148" w:author="W. Hu" w:date="2011-08-10T20:45:00Z">
              <w:rPr>
                <w:i/>
                <w:color w:val="000000" w:themeColor="text1"/>
                <w:sz w:val="20"/>
              </w:rPr>
            </w:rPrChange>
          </w:rPr>
          <w:t>program</w:t>
        </w:r>
      </w:ins>
      <w:r w:rsidRPr="00193DE2">
        <w:rPr>
          <w:i/>
          <w:color w:val="000000" w:themeColor="text1"/>
          <w:sz w:val="20"/>
        </w:rPr>
        <w:t xml:space="preserve">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 xml:space="preserve">Prerequisites:  Admission to </w:t>
      </w:r>
      <w:r w:rsidRPr="0035714C">
        <w:rPr>
          <w:i/>
          <w:color w:val="548DD4" w:themeColor="text2" w:themeTint="99"/>
          <w:sz w:val="20"/>
          <w:rPrChange w:id="1149" w:author="W. Hu" w:date="2011-08-10T20:45:00Z">
            <w:rPr>
              <w:i/>
              <w:color w:val="000000" w:themeColor="text1"/>
              <w:sz w:val="20"/>
            </w:rPr>
          </w:rPrChange>
        </w:rPr>
        <w:t xml:space="preserve">the </w:t>
      </w:r>
      <w:del w:id="1150" w:author="W. Hu" w:date="2011-08-10T20:45:00Z">
        <w:r w:rsidRPr="0035714C" w:rsidDel="0035714C">
          <w:rPr>
            <w:i/>
            <w:color w:val="548DD4" w:themeColor="text2" w:themeTint="99"/>
            <w:sz w:val="20"/>
            <w:rPrChange w:id="1151" w:author="W. Hu" w:date="2011-08-10T20:45:00Z">
              <w:rPr>
                <w:i/>
                <w:color w:val="000000" w:themeColor="text1"/>
                <w:sz w:val="20"/>
              </w:rPr>
            </w:rPrChange>
          </w:rPr>
          <w:delText>G</w:delText>
        </w:r>
      </w:del>
      <w:ins w:id="1152" w:author="W. Hu" w:date="2011-08-10T20:45:00Z">
        <w:r w:rsidR="0035714C" w:rsidRPr="0035714C">
          <w:rPr>
            <w:i/>
            <w:color w:val="548DD4" w:themeColor="text2" w:themeTint="99"/>
            <w:sz w:val="20"/>
            <w:rPrChange w:id="1153" w:author="W. Hu" w:date="2011-08-10T20:45:00Z">
              <w:rPr>
                <w:i/>
                <w:color w:val="000000" w:themeColor="text1"/>
                <w:sz w:val="20"/>
              </w:rPr>
            </w:rPrChange>
          </w:rPr>
          <w:t>g</w:t>
        </w:r>
      </w:ins>
      <w:r w:rsidRPr="0035714C">
        <w:rPr>
          <w:i/>
          <w:color w:val="548DD4" w:themeColor="text2" w:themeTint="99"/>
          <w:sz w:val="20"/>
          <w:rPrChange w:id="1154" w:author="W. Hu" w:date="2011-08-10T20:45:00Z">
            <w:rPr>
              <w:i/>
              <w:color w:val="000000" w:themeColor="text1"/>
              <w:sz w:val="20"/>
            </w:rPr>
          </w:rPrChange>
        </w:rPr>
        <w:t xml:space="preserve">raduate </w:t>
      </w:r>
      <w:del w:id="1155" w:author="W. Hu" w:date="2011-08-10T20:45:00Z">
        <w:r w:rsidRPr="0035714C" w:rsidDel="0035714C">
          <w:rPr>
            <w:i/>
            <w:color w:val="548DD4" w:themeColor="text2" w:themeTint="99"/>
            <w:sz w:val="20"/>
            <w:rPrChange w:id="1156" w:author="W. Hu" w:date="2011-08-10T20:45:00Z">
              <w:rPr>
                <w:i/>
                <w:color w:val="000000" w:themeColor="text1"/>
                <w:sz w:val="20"/>
              </w:rPr>
            </w:rPrChange>
          </w:rPr>
          <w:delText>School</w:delText>
        </w:r>
      </w:del>
      <w:ins w:id="1157" w:author="W. Hu" w:date="2011-08-10T20:45:00Z">
        <w:r w:rsidR="0035714C" w:rsidRPr="0035714C">
          <w:rPr>
            <w:i/>
            <w:color w:val="548DD4" w:themeColor="text2" w:themeTint="99"/>
            <w:sz w:val="20"/>
            <w:rPrChange w:id="1158" w:author="W. Hu" w:date="2011-08-10T20:45:00Z">
              <w:rPr>
                <w:i/>
                <w:color w:val="000000" w:themeColor="text1"/>
                <w:sz w:val="20"/>
              </w:rPr>
            </w:rPrChange>
          </w:rPr>
          <w:t>program</w:t>
        </w:r>
      </w:ins>
      <w:r w:rsidRPr="00193DE2">
        <w:rPr>
          <w:i/>
          <w:color w:val="000000" w:themeColor="text1"/>
          <w:sz w:val="20"/>
        </w:rPr>
        <w:t>;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Critical examination of current and proposed policies impacting children, vulnerable adults and families.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7021:  Family Dynamics Through the Life Cycle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the advanced theoretical bases for understanding complex family processes over the life span.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childhood and adolescent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family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adult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Application of knowledge and skills in evaluating practice with vulnerable children, families and adults.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Prerequisites:  Completion of all foundation year course requirements, concurrent enrollment in SOWK 7021, SOWK 7031, SOWK 7041, SOWK 7051,,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6131:  Family Violence Across the Lifespan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Examines the various forms of violence in families, including intimate partner abuse, child abuse, and elder abuse.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An examination of theories and interventions relating to grief and loss.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Examination of the developmental stages of later adulthood, the aging process, and best practices in meeting the bio-psycho-social-spiritual needs of older adults from diverse populations.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r w:rsidRPr="00193DE2">
        <w:rPr>
          <w:color w:val="000000" w:themeColor="text1"/>
          <w:sz w:val="20"/>
        </w:rPr>
        <w:t xml:space="preserve">Examines the theories and best practices with abusing and neglecting families.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to understand the medical model of mental health practice (e.g., DSM IV, multiaxial diagnoses, clinical treatment, psychotropic medications, etc.).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with the knowledge, values and empirically-supported behavioral intervention skills applicable in a variety of settings.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t xml:space="preserve">Provides theories and methods in the assessment, prevention, intervention and rehabilitation of substance abusers and their family members.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Evidence-based theories and methods in the assessment, prevention, intervention and rehabilitation with military veterans and their families.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Provides knowledge, values and skills regarding the historical development, processes and models for case management in the social services.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The development of knowledge, values and skills that address the impact of specific crises on individuals and families, such as life-threatening illness, trauma, physical and mental disability, and death.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The development of the knowledge, values and skills necessary to provide competent supervision in direct social services.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75 clock hours of elective field work in an approved MSW-supervised social work setting.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Requires 150 clock hours of elective field work in an approved MSW-supervised social work setting.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225 clock hours of elective field work in an approved MSW-supervised social work setting.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1159" w:name="_GoBack"/>
      <w:bookmarkEnd w:id="1159"/>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3"/>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1160" w:name="_Toc298161543"/>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1099"/>
      <w:bookmarkEnd w:id="1160"/>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1161" w:name="_Toc294969731"/>
      <w:bookmarkStart w:id="1162" w:name="_Toc298161544"/>
      <w:r w:rsidRPr="00816277">
        <w:rPr>
          <w:rFonts w:ascii="Times New Roman" w:hAnsi="Times New Roman"/>
          <w:bCs w:val="0"/>
          <w:color w:val="000000" w:themeColor="text1"/>
          <w:sz w:val="28"/>
          <w:szCs w:val="28"/>
        </w:rPr>
        <w:t>Mission and Objectives</w:t>
      </w:r>
      <w:bookmarkEnd w:id="1161"/>
      <w:bookmarkEnd w:id="1162"/>
    </w:p>
    <w:p w:rsidR="00B31C16" w:rsidRPr="00816277"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College of Education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the Master of Education (M.Ed.) degree in the various certification areas shown and the Education Specialist (Ed.S.) degree in educational leadership.</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fectively with students, parents, citizens and the community of educators.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program has the following objectives:</w:t>
      </w:r>
    </w:p>
    <w:p w:rsidR="00B31C16" w:rsidRPr="00816277"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prepare teachers and other school professionals to implement basic and applied research in education.</w:t>
      </w:r>
    </w:p>
    <w:p w:rsidR="00B31C16" w:rsidRPr="00816277"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promote the development of the essential observable competencies deemed significant for teachers and other school professionals.</w:t>
      </w:r>
      <w:r w:rsidRPr="00816277">
        <w:rPr>
          <w:rFonts w:ascii="Times New Roman" w:hAnsi="Times New Roman"/>
          <w:color w:val="000000" w:themeColor="text1"/>
          <w:sz w:val="20"/>
          <w:szCs w:val="20"/>
        </w:rPr>
        <w:tab/>
      </w:r>
    </w:p>
    <w:p w:rsidR="00B31C16" w:rsidRPr="00816277"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assure the acquisition of knowledge in a field of concentration at an advanced level.</w:t>
      </w:r>
    </w:p>
    <w:p w:rsidR="00B31C16" w:rsidRPr="00816277"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816277"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prepare students for further graduate study in the field of education.</w:t>
      </w:r>
    </w:p>
    <w:p w:rsidR="00505D4E" w:rsidRPr="00816277"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816277" w:rsidRDefault="00505D4E" w:rsidP="00505D4E">
      <w:pPr>
        <w:pStyle w:val="Heading2"/>
        <w:spacing w:before="0"/>
        <w:ind w:left="360" w:right="180" w:firstLine="0"/>
        <w:rPr>
          <w:rFonts w:ascii="Impact" w:hAnsi="Impact" w:cs="Impact"/>
          <w:color w:val="000000" w:themeColor="text1"/>
          <w:sz w:val="48"/>
          <w:szCs w:val="48"/>
        </w:rPr>
      </w:pPr>
      <w:bookmarkStart w:id="1163" w:name="_Toc294969732"/>
      <w:bookmarkStart w:id="1164" w:name="_Toc298161545"/>
      <w:r w:rsidRPr="00816277">
        <w:rPr>
          <w:rFonts w:ascii="Impact" w:hAnsi="Impact" w:cs="Impact"/>
          <w:color w:val="000000" w:themeColor="text1"/>
          <w:sz w:val="48"/>
          <w:szCs w:val="48"/>
        </w:rPr>
        <w:t>MASTER OF EDUC</w:t>
      </w:r>
      <w:r w:rsidRPr="00816277">
        <w:rPr>
          <w:rFonts w:ascii="Impact" w:hAnsi="Impact" w:cs="Impact"/>
          <w:color w:val="000000" w:themeColor="text1"/>
          <w:spacing w:val="-26"/>
          <w:sz w:val="48"/>
          <w:szCs w:val="48"/>
        </w:rPr>
        <w:t>A</w:t>
      </w:r>
      <w:r w:rsidRPr="00816277">
        <w:rPr>
          <w:rFonts w:ascii="Impact" w:hAnsi="Impact" w:cs="Impact"/>
          <w:color w:val="000000" w:themeColor="text1"/>
          <w:sz w:val="48"/>
          <w:szCs w:val="48"/>
        </w:rPr>
        <w:t>TION</w:t>
      </w:r>
      <w:bookmarkEnd w:id="1163"/>
      <w:bookmarkEnd w:id="1164"/>
    </w:p>
    <w:p w:rsidR="00B31C16" w:rsidRPr="00816277"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Graduate students may pursue 10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 major programs for certification. Degree programs are designed for fifth-year level certification. Education courses are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fered in foundations, teaching fields, research and statistics.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following array depicts the 10 major programs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identifies the college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fering each specific program and provides the telephone numbers for each.</w:t>
      </w:r>
    </w:p>
    <w:p w:rsidR="005C4DF0" w:rsidRPr="00816277"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816277"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u w:val="single"/>
        </w:rPr>
        <w:t>M.Ed. P</w:t>
      </w:r>
      <w:r w:rsidRPr="00816277">
        <w:rPr>
          <w:rFonts w:ascii="Times New Roman" w:hAnsi="Times New Roman"/>
          <w:b/>
          <w:bCs/>
          <w:color w:val="000000" w:themeColor="text1"/>
          <w:spacing w:val="-4"/>
          <w:sz w:val="20"/>
          <w:szCs w:val="20"/>
          <w:u w:val="single"/>
        </w:rPr>
        <w:t>r</w:t>
      </w:r>
      <w:r w:rsidRPr="00816277">
        <w:rPr>
          <w:rFonts w:ascii="Times New Roman" w:hAnsi="Times New Roman"/>
          <w:b/>
          <w:bCs/>
          <w:color w:val="000000" w:themeColor="text1"/>
          <w:sz w:val="20"/>
          <w:szCs w:val="20"/>
          <w:u w:val="single"/>
        </w:rPr>
        <w:t xml:space="preserve">ogram </w:t>
      </w:r>
      <w:r w:rsidRPr="00816277">
        <w:rPr>
          <w:rFonts w:ascii="Times New Roman" w:hAnsi="Times New Roman"/>
          <w:b/>
          <w:bCs/>
          <w:color w:val="000000" w:themeColor="text1"/>
          <w:sz w:val="20"/>
          <w:szCs w:val="20"/>
          <w:u w:val="single"/>
        </w:rPr>
        <w:tab/>
        <w:t xml:space="preserve">College </w:t>
      </w:r>
      <w:r w:rsidRPr="00816277">
        <w:rPr>
          <w:rFonts w:ascii="Times New Roman" w:hAnsi="Times New Roman"/>
          <w:b/>
          <w:bCs/>
          <w:color w:val="000000" w:themeColor="text1"/>
          <w:sz w:val="20"/>
          <w:szCs w:val="20"/>
          <w:u w:val="single"/>
        </w:rPr>
        <w:tab/>
      </w:r>
      <w:r w:rsidRPr="00816277">
        <w:rPr>
          <w:rFonts w:ascii="Times New Roman" w:hAnsi="Times New Roman"/>
          <w:b/>
          <w:bCs/>
          <w:color w:val="000000" w:themeColor="text1"/>
          <w:spacing w:val="-18"/>
          <w:sz w:val="20"/>
          <w:szCs w:val="20"/>
          <w:u w:val="single"/>
        </w:rPr>
        <w:t>T</w:t>
      </w:r>
      <w:r w:rsidRPr="00816277">
        <w:rPr>
          <w:rFonts w:ascii="Times New Roman" w:hAnsi="Times New Roman"/>
          <w:b/>
          <w:bCs/>
          <w:color w:val="000000" w:themeColor="text1"/>
          <w:sz w:val="20"/>
          <w:szCs w:val="20"/>
          <w:u w:val="single"/>
        </w:rPr>
        <w:t>elephone</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Early Childhood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Educational Leadership</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430-4715</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English Education</w:t>
      </w:r>
      <w:r w:rsidRPr="00816277">
        <w:rPr>
          <w:rFonts w:ascii="Times New Roman" w:hAnsi="Times New Roman"/>
          <w:color w:val="000000" w:themeColor="text1"/>
          <w:sz w:val="20"/>
          <w:szCs w:val="20"/>
        </w:rPr>
        <w:tab/>
        <w:t>College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Arts and Humanities </w:t>
      </w:r>
      <w:r w:rsidRPr="00816277">
        <w:rPr>
          <w:rFonts w:ascii="Times New Roman" w:hAnsi="Times New Roman"/>
          <w:color w:val="000000" w:themeColor="text1"/>
          <w:spacing w:val="27"/>
          <w:sz w:val="20"/>
          <w:szCs w:val="20"/>
        </w:rPr>
        <w:t xml:space="preserve"> </w:t>
      </w:r>
      <w:r w:rsidR="00E213DC" w:rsidRPr="00816277">
        <w:rPr>
          <w:rFonts w:ascii="Times New Roman" w:hAnsi="Times New Roman"/>
          <w:color w:val="000000" w:themeColor="text1"/>
          <w:spacing w:val="27"/>
          <w:sz w:val="20"/>
          <w:szCs w:val="20"/>
        </w:rPr>
        <w:tab/>
      </w:r>
      <w:r w:rsidR="00E213DC" w:rsidRPr="00816277">
        <w:rPr>
          <w:rFonts w:ascii="Times New Roman" w:hAnsi="Times New Roman"/>
          <w:color w:val="000000" w:themeColor="text1"/>
          <w:spacing w:val="27"/>
          <w:sz w:val="20"/>
          <w:szCs w:val="20"/>
        </w:rPr>
        <w:tab/>
        <w:t xml:space="preserve">    </w:t>
      </w:r>
      <w:r w:rsidRPr="00816277">
        <w:rPr>
          <w:rFonts w:ascii="Times New Roman" w:hAnsi="Times New Roman"/>
          <w:color w:val="000000" w:themeColor="text1"/>
          <w:sz w:val="20"/>
          <w:szCs w:val="20"/>
        </w:rPr>
        <w:t>(229) 430-4833</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Health and Physical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430-4762</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Mathematics Education</w:t>
      </w:r>
      <w:r w:rsidRPr="00816277">
        <w:rPr>
          <w:rFonts w:ascii="Times New Roman" w:hAnsi="Times New Roman"/>
          <w:color w:val="000000" w:themeColor="text1"/>
          <w:sz w:val="20"/>
          <w:szCs w:val="20"/>
        </w:rPr>
        <w:tab/>
        <w:t>College of Sciences and Health Professions</w:t>
      </w:r>
      <w:r w:rsidRPr="00816277">
        <w:rPr>
          <w:rFonts w:ascii="Times New Roman" w:hAnsi="Times New Roman"/>
          <w:color w:val="000000" w:themeColor="text1"/>
          <w:sz w:val="20"/>
          <w:szCs w:val="20"/>
        </w:rPr>
        <w:tab/>
        <w:t xml:space="preserve">      (229) 430-4886</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Middle Grades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Music Education*</w:t>
      </w:r>
      <w:r w:rsidRPr="00816277">
        <w:rPr>
          <w:rFonts w:ascii="Times New Roman" w:hAnsi="Times New Roman"/>
          <w:color w:val="000000" w:themeColor="text1"/>
          <w:sz w:val="20"/>
          <w:szCs w:val="20"/>
        </w:rPr>
        <w:tab/>
        <w:t>College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Arts and Humanities </w:t>
      </w:r>
      <w:r w:rsidRPr="00816277">
        <w:rPr>
          <w:rFonts w:ascii="Times New Roman" w:hAnsi="Times New Roman"/>
          <w:color w:val="000000" w:themeColor="text1"/>
          <w:spacing w:val="27"/>
          <w:sz w:val="20"/>
          <w:szCs w:val="20"/>
        </w:rPr>
        <w:t xml:space="preserve">                  </w:t>
      </w:r>
      <w:r w:rsidRPr="00816277">
        <w:rPr>
          <w:rFonts w:ascii="Times New Roman" w:hAnsi="Times New Roman"/>
          <w:color w:val="000000" w:themeColor="text1"/>
          <w:sz w:val="20"/>
          <w:szCs w:val="20"/>
        </w:rPr>
        <w:t>(229) 430-4849</w:t>
      </w:r>
    </w:p>
    <w:p w:rsidR="005C4DF0" w:rsidRPr="00816277"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Science Education</w:t>
      </w:r>
      <w:r w:rsidRPr="00816277">
        <w:rPr>
          <w:rFonts w:ascii="Times New Roman" w:hAnsi="Times New Roman"/>
          <w:color w:val="000000" w:themeColor="text1"/>
          <w:sz w:val="20"/>
          <w:szCs w:val="20"/>
        </w:rPr>
        <w:tab/>
        <w:t>College of Sciences and Health Professions</w:t>
      </w:r>
      <w:r w:rsidRPr="00816277">
        <w:rPr>
          <w:rFonts w:ascii="Times New Roman" w:hAnsi="Times New Roman"/>
          <w:color w:val="000000" w:themeColor="text1"/>
          <w:sz w:val="20"/>
          <w:szCs w:val="20"/>
        </w:rPr>
        <w:tab/>
        <w:t>(229) 430-48</w:t>
      </w:r>
      <w:r w:rsidRPr="00816277">
        <w:rPr>
          <w:rFonts w:ascii="Times New Roman" w:hAnsi="Times New Roman"/>
          <w:color w:val="000000" w:themeColor="text1"/>
          <w:spacing w:val="-7"/>
          <w:sz w:val="20"/>
          <w:szCs w:val="20"/>
        </w:rPr>
        <w:t>1</w:t>
      </w:r>
      <w:r w:rsidRPr="00816277">
        <w:rPr>
          <w:rFonts w:ascii="Times New Roman" w:hAnsi="Times New Roman"/>
          <w:color w:val="000000" w:themeColor="text1"/>
          <w:sz w:val="20"/>
          <w:szCs w:val="20"/>
        </w:rPr>
        <w:t xml:space="preserve">1 </w:t>
      </w:r>
    </w:p>
    <w:p w:rsidR="005C4DF0" w:rsidRPr="00816277"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Special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05D4E" w:rsidRPr="00816277"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School Counseling</w:t>
      </w:r>
      <w:r w:rsidRPr="00816277">
        <w:rPr>
          <w:rFonts w:ascii="Times New Roman" w:hAnsi="Times New Roman"/>
          <w:color w:val="000000" w:themeColor="text1"/>
          <w:sz w:val="20"/>
          <w:szCs w:val="20"/>
        </w:rPr>
        <w:tab/>
        <w:t xml:space="preserve">College of Education                                             </w:t>
      </w:r>
      <w:r w:rsidR="00E213DC" w:rsidRPr="00816277">
        <w:rPr>
          <w:rFonts w:ascii="Times New Roman" w:hAnsi="Times New Roman"/>
          <w:color w:val="000000" w:themeColor="text1"/>
          <w:sz w:val="20"/>
          <w:szCs w:val="20"/>
        </w:rPr>
        <w:t xml:space="preserve"> </w:t>
      </w:r>
      <w:r w:rsidRPr="00816277">
        <w:rPr>
          <w:rFonts w:ascii="Times New Roman" w:hAnsi="Times New Roman"/>
          <w:color w:val="000000" w:themeColor="text1"/>
          <w:sz w:val="20"/>
          <w:szCs w:val="20"/>
        </w:rPr>
        <w:t>(229) 430-4715</w:t>
      </w:r>
    </w:p>
    <w:p w:rsidR="00505D4E" w:rsidRPr="00816277"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w:t>
      </w:r>
      <w:r w:rsidR="00505D4E" w:rsidRPr="00816277">
        <w:rPr>
          <w:rFonts w:ascii="Times New Roman" w:hAnsi="Times New Roman"/>
          <w:color w:val="000000" w:themeColor="text1"/>
          <w:sz w:val="20"/>
          <w:szCs w:val="20"/>
        </w:rPr>
        <w:t>* Not accepting applicants</w:t>
      </w:r>
    </w:p>
    <w:p w:rsidR="00505D4E" w:rsidRPr="00816277"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816277"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ind w:left="360" w:right="180" w:firstLine="0"/>
        <w:rPr>
          <w:rFonts w:ascii="Times New Roman" w:hAnsi="Times New Roman"/>
          <w:color w:val="000000" w:themeColor="text1"/>
          <w:sz w:val="28"/>
          <w:szCs w:val="28"/>
        </w:rPr>
      </w:pPr>
      <w:bookmarkStart w:id="1165" w:name="_Toc294969733"/>
      <w:bookmarkStart w:id="1166" w:name="_Toc298161546"/>
      <w:r w:rsidRPr="00816277">
        <w:rPr>
          <w:rFonts w:ascii="Times New Roman" w:hAnsi="Times New Roman"/>
          <w:bCs w:val="0"/>
          <w:color w:val="000000" w:themeColor="text1"/>
          <w:sz w:val="28"/>
          <w:szCs w:val="28"/>
        </w:rPr>
        <w:t>Categories of</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 xml:space="preserve">Admission </w:t>
      </w:r>
      <w:r w:rsidRPr="00816277">
        <w:rPr>
          <w:rFonts w:ascii="Times New Roman" w:hAnsi="Times New Roman"/>
          <w:b w:val="0"/>
          <w:bCs w:val="0"/>
          <w:color w:val="000000" w:themeColor="text1"/>
          <w:sz w:val="28"/>
          <w:szCs w:val="28"/>
        </w:rPr>
        <w:t>for</w:t>
      </w:r>
      <w:r w:rsidRPr="00816277">
        <w:rPr>
          <w:rFonts w:ascii="Times New Roman" w:hAnsi="Times New Roman"/>
          <w:b w:val="0"/>
          <w:bCs w:val="0"/>
          <w:color w:val="000000" w:themeColor="text1"/>
          <w:spacing w:val="-5"/>
          <w:sz w:val="28"/>
          <w:szCs w:val="28"/>
        </w:rPr>
        <w:t xml:space="preserve"> </w:t>
      </w:r>
      <w:r w:rsidRPr="00816277">
        <w:rPr>
          <w:rFonts w:ascii="Times New Roman" w:hAnsi="Times New Roman"/>
          <w:b w:val="0"/>
          <w:bCs w:val="0"/>
          <w:color w:val="000000" w:themeColor="text1"/>
          <w:sz w:val="28"/>
          <w:szCs w:val="28"/>
        </w:rPr>
        <w:t>the Master</w:t>
      </w:r>
      <w:r w:rsidRPr="00816277">
        <w:rPr>
          <w:rFonts w:ascii="Times New Roman" w:hAnsi="Times New Roman"/>
          <w:b w:val="0"/>
          <w:bCs w:val="0"/>
          <w:color w:val="000000" w:themeColor="text1"/>
          <w:spacing w:val="-5"/>
          <w:sz w:val="28"/>
          <w:szCs w:val="28"/>
        </w:rPr>
        <w:t xml:space="preserve"> </w:t>
      </w:r>
      <w:r w:rsidRPr="00816277">
        <w:rPr>
          <w:rFonts w:ascii="Times New Roman" w:hAnsi="Times New Roman"/>
          <w:b w:val="0"/>
          <w:bCs w:val="0"/>
          <w:color w:val="000000" w:themeColor="text1"/>
          <w:sz w:val="28"/>
          <w:szCs w:val="28"/>
        </w:rPr>
        <w:t>of Education Deg</w:t>
      </w:r>
      <w:r w:rsidRPr="00816277">
        <w:rPr>
          <w:rFonts w:ascii="Times New Roman" w:hAnsi="Times New Roman"/>
          <w:b w:val="0"/>
          <w:bCs w:val="0"/>
          <w:color w:val="000000" w:themeColor="text1"/>
          <w:spacing w:val="-5"/>
          <w:sz w:val="28"/>
          <w:szCs w:val="28"/>
        </w:rPr>
        <w:t>r</w:t>
      </w:r>
      <w:r w:rsidRPr="00816277">
        <w:rPr>
          <w:rFonts w:ascii="Times New Roman" w:hAnsi="Times New Roman"/>
          <w:b w:val="0"/>
          <w:bCs w:val="0"/>
          <w:color w:val="000000" w:themeColor="text1"/>
          <w:sz w:val="28"/>
          <w:szCs w:val="28"/>
        </w:rPr>
        <w:t>ee</w:t>
      </w:r>
      <w:bookmarkEnd w:id="1165"/>
      <w:bookmarkEnd w:id="1166"/>
    </w:p>
    <w:p w:rsidR="00505D4E" w:rsidRPr="00816277"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enrolling</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studies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College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enter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under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one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five categories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described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belo</w:t>
      </w:r>
      <w:r w:rsidRPr="00816277">
        <w:rPr>
          <w:rFonts w:ascii="Times New Roman" w:hAnsi="Times New Roman"/>
          <w:color w:val="000000" w:themeColor="text1"/>
          <w:spacing w:val="-13"/>
          <w:sz w:val="20"/>
          <w:szCs w:val="20"/>
        </w:rPr>
        <w:t>w</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All</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categories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require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that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applicants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have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received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baccalaureate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degree from an accredited college or university with an unde</w:t>
      </w:r>
      <w:r w:rsidRPr="00816277">
        <w:rPr>
          <w:rFonts w:ascii="Times New Roman" w:hAnsi="Times New Roman"/>
          <w:color w:val="000000" w:themeColor="text1"/>
          <w:spacing w:val="-3"/>
          <w:sz w:val="20"/>
          <w:szCs w:val="20"/>
        </w:rPr>
        <w:t>r</w:t>
      </w:r>
      <w:r w:rsidRPr="00816277">
        <w:rPr>
          <w:rFonts w:ascii="Times New Roman" w:hAnsi="Times New Roman"/>
          <w:color w:val="000000" w:themeColor="text1"/>
          <w:sz w:val="20"/>
          <w:szCs w:val="20"/>
        </w:rPr>
        <w:t>graduate major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planned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or that the applicant meets prerequisite requirement</w:t>
      </w:r>
      <w:r w:rsidRPr="00816277">
        <w:rPr>
          <w:rFonts w:ascii="Times New Roman" w:hAnsi="Times New Roman"/>
          <w:color w:val="000000" w:themeColor="text1"/>
          <w:spacing w:val="4"/>
          <w:sz w:val="20"/>
          <w:szCs w:val="20"/>
        </w:rPr>
        <w:t xml:space="preserve"> to satisfy admission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planned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These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categories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not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apply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requirements of the Ed.S. program.</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1167" w:name="_Toc294969734"/>
      <w:r w:rsidRPr="00816277">
        <w:rPr>
          <w:rFonts w:ascii="Times New Roman" w:hAnsi="Times New Roman"/>
          <w:bCs/>
          <w:color w:val="000000" w:themeColor="text1"/>
          <w:sz w:val="28"/>
          <w:szCs w:val="28"/>
        </w:rPr>
        <w:t>Regular</w:t>
      </w:r>
      <w:r w:rsidRPr="00816277">
        <w:rPr>
          <w:rFonts w:ascii="Times New Roman" w:hAnsi="Times New Roman"/>
          <w:bCs/>
          <w:color w:val="000000" w:themeColor="text1"/>
          <w:spacing w:val="-20"/>
          <w:sz w:val="28"/>
          <w:szCs w:val="28"/>
        </w:rPr>
        <w:t xml:space="preserve"> </w:t>
      </w:r>
      <w:r w:rsidRPr="00816277">
        <w:rPr>
          <w:rFonts w:ascii="Times New Roman" w:hAnsi="Times New Roman"/>
          <w:bCs/>
          <w:color w:val="000000" w:themeColor="text1"/>
          <w:sz w:val="28"/>
          <w:szCs w:val="28"/>
        </w:rPr>
        <w:t>Admission</w:t>
      </w:r>
      <w:bookmarkEnd w:id="1167"/>
    </w:p>
    <w:p w:rsidR="005C4DF0" w:rsidRPr="00816277"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1.</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from an accredited college or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C4DF0" w:rsidRPr="00816277"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2.</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grade-point average of at least 2.5.</w:t>
      </w:r>
    </w:p>
    <w:p w:rsidR="005C4DF0" w:rsidRPr="00816277"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3.</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score on the M</w:t>
      </w:r>
      <w:r w:rsidRPr="00816277">
        <w:rPr>
          <w:rFonts w:ascii="Times New Roman" w:hAnsi="Times New Roman"/>
          <w:color w:val="000000" w:themeColor="text1"/>
          <w:spacing w:val="-22"/>
          <w:sz w:val="20"/>
          <w:szCs w:val="20"/>
        </w:rPr>
        <w:t>A</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 no less than 44 or a score on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Aptitude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est of the GRE of no less than 800. </w:t>
      </w:r>
    </w:p>
    <w:p w:rsidR="00505D4E" w:rsidRPr="00816277"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816277"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Admission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Certified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 xml:space="preserve">eachers: </w:t>
      </w:r>
      <w:r w:rsidRPr="00816277">
        <w:rPr>
          <w:rFonts w:ascii="Times New Roman" w:hAnsi="Times New Roman"/>
          <w:color w:val="000000" w:themeColor="text1"/>
          <w:sz w:val="20"/>
          <w:szCs w:val="20"/>
        </w:rPr>
        <w:t>Clear Renewable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Certificate, three work-related letters of recommendation, and a writing sample</w:t>
      </w:r>
    </w:p>
    <w:p w:rsidR="005C4DF0" w:rsidRPr="00816277"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Admission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Non-Certified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 xml:space="preserve">eachers: </w:t>
      </w:r>
      <w:r w:rsidR="005C4DF0" w:rsidRPr="00816277">
        <w:rPr>
          <w:rFonts w:ascii="Times New Roman" w:hAnsi="Times New Roman"/>
          <w:bCs/>
          <w:color w:val="000000" w:themeColor="text1"/>
          <w:sz w:val="20"/>
          <w:szCs w:val="20"/>
        </w:rPr>
        <w:t>Non-certified teachers</w:t>
      </w:r>
      <w:r w:rsidR="005C4DF0" w:rsidRPr="00816277">
        <w:rPr>
          <w:rFonts w:ascii="Times New Roman" w:hAnsi="Times New Roman"/>
          <w:b/>
          <w:bCs/>
          <w:color w:val="000000" w:themeColor="text1"/>
          <w:sz w:val="20"/>
          <w:szCs w:val="20"/>
        </w:rPr>
        <w:t xml:space="preserve"> </w:t>
      </w:r>
      <w:r w:rsidR="005C4DF0" w:rsidRPr="00816277">
        <w:rPr>
          <w:rFonts w:ascii="Times New Roman" w:hAnsi="Times New Roman"/>
          <w:color w:val="000000" w:themeColor="text1"/>
          <w:sz w:val="20"/>
          <w:szCs w:val="20"/>
        </w:rPr>
        <w:t xml:space="preserve">may only be admitted to the </w:t>
      </w:r>
      <w:r w:rsidR="005C4DF0" w:rsidRPr="00816277">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816277">
        <w:rPr>
          <w:rFonts w:ascii="Times New Roman" w:hAnsi="Times New Roman"/>
          <w:color w:val="000000" w:themeColor="text1"/>
          <w:spacing w:val="-18"/>
          <w:sz w:val="20"/>
          <w:szCs w:val="20"/>
        </w:rPr>
        <w:t>P</w:t>
      </w:r>
      <w:r w:rsidR="005C4DF0" w:rsidRPr="00816277">
        <w:rPr>
          <w:rFonts w:ascii="Times New Roman" w:hAnsi="Times New Roman"/>
          <w:color w:val="000000" w:themeColor="text1"/>
          <w:sz w:val="20"/>
          <w:szCs w:val="20"/>
        </w:rPr>
        <w:t>A, meet current M</w:t>
      </w:r>
      <w:r w:rsidR="005C4DF0" w:rsidRPr="00816277">
        <w:rPr>
          <w:rFonts w:ascii="Times New Roman" w:hAnsi="Times New Roman"/>
          <w:color w:val="000000" w:themeColor="text1"/>
          <w:spacing w:val="-22"/>
          <w:sz w:val="20"/>
          <w:szCs w:val="20"/>
        </w:rPr>
        <w:t>A</w:t>
      </w:r>
      <w:r w:rsidR="005C4DF0" w:rsidRPr="00816277">
        <w:rPr>
          <w:rFonts w:ascii="Times New Roman" w:hAnsi="Times New Roman"/>
          <w:color w:val="000000" w:themeColor="text1"/>
          <w:sz w:val="20"/>
          <w:szCs w:val="20"/>
        </w:rPr>
        <w:t>T or GRE admission to the</w:t>
      </w:r>
      <w:r w:rsidR="005C4DF0" w:rsidRPr="0035714C">
        <w:rPr>
          <w:rFonts w:ascii="Times New Roman" w:hAnsi="Times New Roman"/>
          <w:color w:val="548DD4" w:themeColor="text2" w:themeTint="99"/>
          <w:sz w:val="20"/>
          <w:szCs w:val="20"/>
          <w:rPrChange w:id="1168" w:author="W. Hu" w:date="2011-08-10T20:46:00Z">
            <w:rPr>
              <w:rFonts w:ascii="Times New Roman" w:hAnsi="Times New Roman"/>
              <w:color w:val="000000" w:themeColor="text1"/>
              <w:sz w:val="20"/>
              <w:szCs w:val="20"/>
            </w:rPr>
          </w:rPrChange>
        </w:rPr>
        <w:t xml:space="preserve"> Graduate </w:t>
      </w:r>
      <w:ins w:id="1169" w:author="W. Hu" w:date="2011-08-10T20:45:00Z">
        <w:r w:rsidR="0035714C" w:rsidRPr="0035714C">
          <w:rPr>
            <w:rFonts w:ascii="Times New Roman" w:hAnsi="Times New Roman"/>
            <w:color w:val="548DD4" w:themeColor="text2" w:themeTint="99"/>
            <w:sz w:val="20"/>
            <w:szCs w:val="20"/>
            <w:rPrChange w:id="1170" w:author="W. Hu" w:date="2011-08-10T20:46:00Z">
              <w:rPr>
                <w:rFonts w:ascii="Times New Roman" w:hAnsi="Times New Roman"/>
                <w:color w:val="000000" w:themeColor="text1"/>
                <w:sz w:val="20"/>
                <w:szCs w:val="20"/>
              </w:rPr>
            </w:rPrChange>
          </w:rPr>
          <w:t>Admission Office</w:t>
        </w:r>
      </w:ins>
      <w:del w:id="1171" w:author="W. Hu" w:date="2011-08-10T20:46:00Z">
        <w:r w:rsidR="005C4DF0" w:rsidRPr="0035714C" w:rsidDel="0035714C">
          <w:rPr>
            <w:rFonts w:ascii="Times New Roman" w:hAnsi="Times New Roman"/>
            <w:color w:val="548DD4" w:themeColor="text2" w:themeTint="99"/>
            <w:sz w:val="20"/>
            <w:szCs w:val="20"/>
            <w:rPrChange w:id="1172" w:author="W. Hu" w:date="2011-08-10T20:46:00Z">
              <w:rPr>
                <w:rFonts w:ascii="Times New Roman" w:hAnsi="Times New Roman"/>
                <w:color w:val="000000" w:themeColor="text1"/>
                <w:sz w:val="20"/>
                <w:szCs w:val="20"/>
              </w:rPr>
            </w:rPrChange>
          </w:rPr>
          <w:delText>School</w:delText>
        </w:r>
      </w:del>
      <w:r w:rsidR="005C4DF0" w:rsidRPr="00816277">
        <w:rPr>
          <w:rFonts w:ascii="Times New Roman" w:hAnsi="Times New Roman"/>
          <w:color w:val="000000" w:themeColor="text1"/>
          <w:sz w:val="20"/>
          <w:szCs w:val="20"/>
        </w:rPr>
        <w:t>, meet current admission to Teacher Education requirements</w:t>
      </w:r>
    </w:p>
    <w:p w:rsidR="00505D4E" w:rsidRPr="00816277"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1173" w:name="_Toc294969735"/>
      <w:bookmarkStart w:id="1174" w:name="_Toc298161547"/>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ovisional</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1173"/>
      <w:bookmarkEnd w:id="1174"/>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Applicants who do not fully meet the requirements for regular admission may be considered for provisional admission.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following criteria must be met:</w:t>
      </w:r>
    </w:p>
    <w:p w:rsidR="005C4DF0" w:rsidRPr="00816277"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from an accredited college or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C4DF0" w:rsidRPr="00816277"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grade-point average of at least 2.5.</w:t>
      </w:r>
    </w:p>
    <w:p w:rsidR="005C4DF0" w:rsidRPr="00816277"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score on the M</w:t>
      </w:r>
      <w:r w:rsidRPr="00816277">
        <w:rPr>
          <w:rFonts w:ascii="Times New Roman" w:hAnsi="Times New Roman"/>
          <w:color w:val="000000" w:themeColor="text1"/>
          <w:spacing w:val="-22"/>
          <w:sz w:val="20"/>
          <w:szCs w:val="20"/>
        </w:rPr>
        <w:t>A</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 no less than 27 or a score on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Aptitude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est of the GRE of no less than 700. </w:t>
      </w:r>
    </w:p>
    <w:p w:rsidR="005C4DF0" w:rsidRPr="00816277"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816277"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b/>
          <w:bCs/>
          <w:i/>
          <w:iCs/>
          <w:color w:val="000000" w:themeColor="text1"/>
          <w:sz w:val="20"/>
          <w:szCs w:val="20"/>
        </w:rPr>
        <w:t>A</w:t>
      </w:r>
      <w:r w:rsidRPr="00816277">
        <w:rPr>
          <w:rFonts w:ascii="Times New Roman" w:hAnsi="Times New Roman"/>
          <w:b/>
          <w:bCs/>
          <w:i/>
          <w:iCs/>
          <w:color w:val="000000" w:themeColor="text1"/>
          <w:spacing w:val="-11"/>
          <w:sz w:val="20"/>
          <w:szCs w:val="20"/>
        </w:rPr>
        <w:t xml:space="preserve"> </w:t>
      </w:r>
      <w:r w:rsidRPr="00816277">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1175" w:name="_Toc294969736"/>
      <w:bookmarkStart w:id="1176" w:name="_Toc298161548"/>
      <w:r w:rsidRPr="00816277">
        <w:rPr>
          <w:rFonts w:ascii="Times New Roman" w:hAnsi="Times New Roman"/>
          <w:bCs w:val="0"/>
          <w:color w:val="000000" w:themeColor="text1"/>
          <w:sz w:val="28"/>
          <w:szCs w:val="28"/>
        </w:rPr>
        <w:t>Non-Deg</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ee</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1175"/>
      <w:bookmarkEnd w:id="1176"/>
    </w:p>
    <w:p w:rsidR="005C4DF0" w:rsidRPr="00816277"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Applicants interested in study for personal enrichment or for job-related requirements are admitted under the non-degree status.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While students may enroll for an unlimited number of courses in the non-degree status, they must be fully aware that a Maste</w:t>
      </w:r>
      <w:r w:rsidRPr="00816277">
        <w:rPr>
          <w:rFonts w:ascii="Times New Roman" w:hAnsi="Times New Roman"/>
          <w:color w:val="000000" w:themeColor="text1"/>
          <w:spacing w:val="7"/>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816277">
        <w:rPr>
          <w:rFonts w:ascii="Times New Roman" w:hAnsi="Times New Roman"/>
          <w:color w:val="000000" w:themeColor="text1"/>
          <w:spacing w:val="7"/>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 provided students meet the criteria of provisional or regular admission status.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1177" w:name="_Toc294969737"/>
      <w:bookmarkStart w:id="1178" w:name="_Toc298161549"/>
      <w:r w:rsidRPr="00816277">
        <w:rPr>
          <w:rFonts w:ascii="Times New Roman" w:hAnsi="Times New Roman"/>
          <w:bCs w:val="0"/>
          <w:color w:val="000000" w:themeColor="text1"/>
          <w:spacing w:val="-21"/>
          <w:sz w:val="28"/>
          <w:szCs w:val="28"/>
        </w:rPr>
        <w:t>T</w:t>
      </w:r>
      <w:r w:rsidRPr="00816277">
        <w:rPr>
          <w:rFonts w:ascii="Times New Roman" w:hAnsi="Times New Roman"/>
          <w:bCs w:val="0"/>
          <w:color w:val="000000" w:themeColor="text1"/>
          <w:sz w:val="28"/>
          <w:szCs w:val="28"/>
        </w:rPr>
        <w:t>ransient</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1177"/>
      <w:bookmarkEnd w:id="1178"/>
    </w:p>
    <w:p w:rsidR="005C4DF0" w:rsidRPr="00816277"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graduate student in good academic standing at another institution may enroll as a transient student.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1179" w:name="_Toc294969738"/>
      <w:bookmarkStart w:id="1180" w:name="_Toc298161550"/>
      <w:r w:rsidRPr="00816277">
        <w:rPr>
          <w:rFonts w:ascii="Times New Roman" w:hAnsi="Times New Roman"/>
          <w:bCs w:val="0"/>
          <w:color w:val="000000" w:themeColor="text1"/>
          <w:sz w:val="28"/>
          <w:szCs w:val="28"/>
        </w:rPr>
        <w:t>Special</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1179"/>
      <w:bookmarkEnd w:id="1180"/>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816277"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student has an overall G</w:t>
      </w:r>
      <w:r w:rsidRPr="00816277">
        <w:rPr>
          <w:rFonts w:ascii="Times New Roman" w:hAnsi="Times New Roman"/>
          <w:color w:val="000000" w:themeColor="text1"/>
          <w:spacing w:val="-18"/>
          <w:sz w:val="20"/>
          <w:szCs w:val="20"/>
        </w:rPr>
        <w:t>P</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 at least 3.0.</w:t>
      </w:r>
    </w:p>
    <w:p w:rsidR="00505D4E" w:rsidRPr="00816277"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ice President 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Academic</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fairs approves the academic department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recommendations for the student to enroll in graduate courses. (Such approval is granted on a semeste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-by- semester basis; continued enrollment is not provided.)</w:t>
      </w:r>
    </w:p>
    <w:p w:rsidR="00505D4E" w:rsidRPr="00816277"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student limits one</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graduate enrollment to a total of 9 semester hours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No more than 6 semester hours of graduate study may be undertaken in a given semeste</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During the semester in which graduate enrollment is allowed,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registration is limited to a total of 9 semester hours (combined graduate and/or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hours).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1181" w:name="_Toc294969739"/>
      <w:bookmarkStart w:id="1182" w:name="_Toc298161551"/>
      <w:r w:rsidRPr="00816277">
        <w:rPr>
          <w:rFonts w:ascii="Times New Roman" w:hAnsi="Times New Roman"/>
          <w:bCs w:val="0"/>
          <w:color w:val="000000" w:themeColor="text1"/>
          <w:sz w:val="28"/>
          <w:szCs w:val="28"/>
        </w:rPr>
        <w:t>Change of Status</w:t>
      </w:r>
      <w:bookmarkEnd w:id="1181"/>
      <w:bookmarkEnd w:id="1182"/>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student admitted to </w:t>
      </w:r>
      <w:r w:rsidRPr="0035714C">
        <w:rPr>
          <w:rFonts w:ascii="Times New Roman" w:hAnsi="Times New Roman"/>
          <w:color w:val="548DD4" w:themeColor="text2" w:themeTint="99"/>
          <w:sz w:val="20"/>
          <w:szCs w:val="20"/>
          <w:rPrChange w:id="1183" w:author="W. Hu" w:date="2011-08-10T20:46:00Z">
            <w:rPr>
              <w:rFonts w:ascii="Times New Roman" w:hAnsi="Times New Roman"/>
              <w:color w:val="000000" w:themeColor="text1"/>
              <w:sz w:val="20"/>
              <w:szCs w:val="20"/>
            </w:rPr>
          </w:rPrChange>
        </w:rPr>
        <w:t xml:space="preserve">the graduate </w:t>
      </w:r>
      <w:del w:id="1184" w:author="W. Hu" w:date="2011-08-10T20:46:00Z">
        <w:r w:rsidRPr="0035714C" w:rsidDel="0035714C">
          <w:rPr>
            <w:rFonts w:ascii="Times New Roman" w:hAnsi="Times New Roman"/>
            <w:color w:val="548DD4" w:themeColor="text2" w:themeTint="99"/>
            <w:sz w:val="20"/>
            <w:szCs w:val="20"/>
            <w:rPrChange w:id="1185" w:author="W. Hu" w:date="2011-08-10T20:46:00Z">
              <w:rPr>
                <w:rFonts w:ascii="Times New Roman" w:hAnsi="Times New Roman"/>
                <w:color w:val="000000" w:themeColor="text1"/>
                <w:sz w:val="20"/>
                <w:szCs w:val="20"/>
              </w:rPr>
            </w:rPrChange>
          </w:rPr>
          <w:delText>school</w:delText>
        </w:r>
      </w:del>
      <w:ins w:id="1186" w:author="W. Hu" w:date="2011-08-10T20:46:00Z">
        <w:r w:rsidR="0035714C" w:rsidRPr="0035714C">
          <w:rPr>
            <w:rFonts w:ascii="Times New Roman" w:hAnsi="Times New Roman"/>
            <w:color w:val="548DD4" w:themeColor="text2" w:themeTint="99"/>
            <w:sz w:val="20"/>
            <w:szCs w:val="20"/>
            <w:rPrChange w:id="1187" w:author="W. Hu" w:date="2011-08-10T20:46:00Z">
              <w:rPr>
                <w:rFonts w:ascii="Times New Roman" w:hAnsi="Times New Roman"/>
                <w:color w:val="000000" w:themeColor="text1"/>
                <w:sz w:val="20"/>
                <w:szCs w:val="20"/>
              </w:rPr>
            </w:rPrChange>
          </w:rPr>
          <w:t>program</w:t>
        </w:r>
      </w:ins>
      <w:r w:rsidRPr="00816277">
        <w:rPr>
          <w:rFonts w:ascii="Times New Roman" w:hAnsi="Times New Roman"/>
          <w:color w:val="000000" w:themeColor="text1"/>
          <w:sz w:val="20"/>
          <w:szCs w:val="20"/>
        </w:rPr>
        <w:t xml:space="preserve"> remains in the original academic status until notified in writing by the</w:t>
      </w:r>
      <w:r w:rsidRPr="0035714C">
        <w:rPr>
          <w:rFonts w:ascii="Times New Roman" w:hAnsi="Times New Roman"/>
          <w:color w:val="548DD4" w:themeColor="text2" w:themeTint="99"/>
          <w:sz w:val="20"/>
          <w:szCs w:val="20"/>
          <w:rPrChange w:id="1188" w:author="W. Hu" w:date="2011-08-10T20:46:00Z">
            <w:rPr>
              <w:rFonts w:ascii="Times New Roman" w:hAnsi="Times New Roman"/>
              <w:color w:val="000000" w:themeColor="text1"/>
              <w:sz w:val="20"/>
              <w:szCs w:val="20"/>
            </w:rPr>
          </w:rPrChange>
        </w:rPr>
        <w:t xml:space="preserve"> Graduate </w:t>
      </w:r>
      <w:del w:id="1189" w:author="W. Hu" w:date="2011-08-10T20:46:00Z">
        <w:r w:rsidRPr="0035714C" w:rsidDel="0035714C">
          <w:rPr>
            <w:rFonts w:ascii="Times New Roman" w:hAnsi="Times New Roman"/>
            <w:color w:val="548DD4" w:themeColor="text2" w:themeTint="99"/>
            <w:sz w:val="20"/>
            <w:szCs w:val="20"/>
            <w:rPrChange w:id="1190" w:author="W. Hu" w:date="2011-08-10T20:46:00Z">
              <w:rPr>
                <w:rFonts w:ascii="Times New Roman" w:hAnsi="Times New Roman"/>
                <w:color w:val="000000" w:themeColor="text1"/>
                <w:sz w:val="20"/>
                <w:szCs w:val="20"/>
              </w:rPr>
            </w:rPrChange>
          </w:rPr>
          <w:delText>School</w:delText>
        </w:r>
      </w:del>
      <w:ins w:id="1191" w:author="W. Hu" w:date="2011-08-10T20:46:00Z">
        <w:r w:rsidR="0035714C" w:rsidRPr="0035714C">
          <w:rPr>
            <w:rFonts w:ascii="Times New Roman" w:hAnsi="Times New Roman"/>
            <w:color w:val="548DD4" w:themeColor="text2" w:themeTint="99"/>
            <w:sz w:val="20"/>
            <w:szCs w:val="20"/>
            <w:rPrChange w:id="1192" w:author="W. Hu" w:date="2011-08-10T20:46:00Z">
              <w:rPr>
                <w:rFonts w:ascii="Times New Roman" w:hAnsi="Times New Roman"/>
                <w:color w:val="000000" w:themeColor="text1"/>
                <w:sz w:val="20"/>
                <w:szCs w:val="20"/>
              </w:rPr>
            </w:rPrChange>
          </w:rPr>
          <w:t>Admissions Office</w:t>
        </w:r>
      </w:ins>
      <w:r w:rsidRPr="00816277">
        <w:rPr>
          <w:rFonts w:ascii="Times New Roman" w:hAnsi="Times New Roman"/>
          <w:color w:val="000000" w:themeColor="text1"/>
          <w:sz w:val="20"/>
          <w:szCs w:val="20"/>
        </w:rPr>
        <w:t xml:space="preserve"> of the approval of a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 status.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1193" w:name="_Toc294969740"/>
      <w:bookmarkStart w:id="1194" w:name="_Toc298161552"/>
      <w:r w:rsidRPr="00816277">
        <w:rPr>
          <w:rFonts w:ascii="Times New Roman" w:hAnsi="Times New Roman"/>
          <w:bCs w:val="0"/>
          <w:color w:val="000000" w:themeColor="text1"/>
          <w:sz w:val="28"/>
          <w:szCs w:val="28"/>
        </w:rPr>
        <w:t>Appeals of</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 Status</w:t>
      </w:r>
      <w:bookmarkEnd w:id="1193"/>
      <w:bookmarkEnd w:id="1194"/>
    </w:p>
    <w:p w:rsidR="005C4DF0" w:rsidRPr="00816277"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b/>
      </w:r>
      <w:r w:rsidR="005C4DF0" w:rsidRPr="00816277">
        <w:rPr>
          <w:rFonts w:ascii="Times New Roman" w:hAnsi="Times New Roman"/>
          <w:color w:val="000000" w:themeColor="text1"/>
          <w:sz w:val="20"/>
          <w:szCs w:val="20"/>
        </w:rPr>
        <w:t>Decisions regarding the student</w:t>
      </w:r>
      <w:r w:rsidR="005C4DF0" w:rsidRPr="00816277">
        <w:rPr>
          <w:rFonts w:ascii="Times New Roman" w:hAnsi="Times New Roman"/>
          <w:color w:val="000000" w:themeColor="text1"/>
          <w:spacing w:val="-11"/>
          <w:sz w:val="20"/>
          <w:szCs w:val="20"/>
        </w:rPr>
        <w:t>’</w:t>
      </w:r>
      <w:r w:rsidR="005C4DF0" w:rsidRPr="00816277">
        <w:rPr>
          <w:rFonts w:ascii="Times New Roman" w:hAnsi="Times New Roman"/>
          <w:color w:val="000000" w:themeColor="text1"/>
          <w:sz w:val="20"/>
          <w:szCs w:val="20"/>
        </w:rPr>
        <w:t>s admission status may be appealed. Information regarding appeals may be secured from the Graduate Studies O</w:t>
      </w:r>
      <w:r w:rsidR="005C4DF0" w:rsidRPr="00816277">
        <w:rPr>
          <w:rFonts w:ascii="Times New Roman" w:hAnsi="Times New Roman"/>
          <w:color w:val="000000" w:themeColor="text1"/>
          <w:spacing w:val="-4"/>
          <w:sz w:val="20"/>
          <w:szCs w:val="20"/>
        </w:rPr>
        <w:t>f</w:t>
      </w:r>
      <w:r w:rsidR="005C4DF0" w:rsidRPr="00816277">
        <w:rPr>
          <w:rFonts w:ascii="Times New Roman" w:hAnsi="Times New Roman"/>
          <w:color w:val="000000" w:themeColor="text1"/>
          <w:sz w:val="20"/>
          <w:szCs w:val="20"/>
        </w:rPr>
        <w:t xml:space="preserve">fice or the program coordinator of the degree program in which the student is attempting to enroll. Such appeals and their associated documentation are referred to the graduate admission appeals </w:t>
      </w:r>
      <w:r w:rsidR="005C4DF0" w:rsidRPr="0035714C">
        <w:rPr>
          <w:rFonts w:ascii="Times New Roman" w:hAnsi="Times New Roman"/>
          <w:color w:val="548DD4" w:themeColor="text2" w:themeTint="99"/>
          <w:sz w:val="20"/>
          <w:szCs w:val="20"/>
          <w:rPrChange w:id="1195" w:author="W. Hu" w:date="2011-08-10T20:47:00Z">
            <w:rPr>
              <w:rFonts w:ascii="Times New Roman" w:hAnsi="Times New Roman"/>
              <w:color w:val="000000" w:themeColor="text1"/>
              <w:sz w:val="20"/>
              <w:szCs w:val="20"/>
            </w:rPr>
          </w:rPrChange>
        </w:rPr>
        <w:t>committee</w:t>
      </w:r>
      <w:del w:id="1196" w:author="W. Hu" w:date="2011-08-10T20:47:00Z">
        <w:r w:rsidR="005C4DF0" w:rsidRPr="0035714C" w:rsidDel="0035714C">
          <w:rPr>
            <w:rFonts w:ascii="Times New Roman" w:hAnsi="Times New Roman"/>
            <w:color w:val="548DD4" w:themeColor="text2" w:themeTint="99"/>
            <w:sz w:val="20"/>
            <w:szCs w:val="20"/>
            <w:rPrChange w:id="1197" w:author="W. Hu" w:date="2011-08-10T20:47:00Z">
              <w:rPr>
                <w:rFonts w:ascii="Times New Roman" w:hAnsi="Times New Roman"/>
                <w:color w:val="000000" w:themeColor="text1"/>
                <w:sz w:val="20"/>
                <w:szCs w:val="20"/>
              </w:rPr>
            </w:rPrChange>
          </w:rPr>
          <w:delText xml:space="preserve"> of the Graduate School</w:delText>
        </w:r>
      </w:del>
      <w:r w:rsidR="005C4DF0" w:rsidRPr="00816277">
        <w:rPr>
          <w:rFonts w:ascii="Times New Roman" w:hAnsi="Times New Roman"/>
          <w:color w:val="000000" w:themeColor="text1"/>
          <w:sz w:val="20"/>
          <w:szCs w:val="20"/>
        </w:rPr>
        <w:t>.</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 xml:space="preserve">The student has the right of further appeal sequentially to the </w:t>
      </w:r>
      <w:r w:rsidR="005C4DF0" w:rsidRPr="00816277">
        <w:rPr>
          <w:rFonts w:ascii="Times New Roman" w:hAnsi="Times New Roman"/>
          <w:color w:val="000000" w:themeColor="text1"/>
          <w:spacing w:val="-12"/>
          <w:sz w:val="20"/>
          <w:szCs w:val="20"/>
        </w:rPr>
        <w:t>V</w:t>
      </w:r>
      <w:r w:rsidR="005C4DF0" w:rsidRPr="00816277">
        <w:rPr>
          <w:rFonts w:ascii="Times New Roman" w:hAnsi="Times New Roman"/>
          <w:color w:val="000000" w:themeColor="text1"/>
          <w:sz w:val="20"/>
          <w:szCs w:val="20"/>
        </w:rPr>
        <w:t>ice President for</w:t>
      </w:r>
      <w:r w:rsidR="005C4DF0" w:rsidRPr="00816277">
        <w:rPr>
          <w:rFonts w:ascii="Times New Roman" w:hAnsi="Times New Roman"/>
          <w:color w:val="000000" w:themeColor="text1"/>
          <w:spacing w:val="-11"/>
          <w:sz w:val="20"/>
          <w:szCs w:val="20"/>
        </w:rPr>
        <w:t xml:space="preserve"> </w:t>
      </w:r>
      <w:r w:rsidR="005C4DF0" w:rsidRPr="00816277">
        <w:rPr>
          <w:rFonts w:ascii="Times New Roman" w:hAnsi="Times New Roman"/>
          <w:color w:val="000000" w:themeColor="text1"/>
          <w:sz w:val="20"/>
          <w:szCs w:val="20"/>
        </w:rPr>
        <w:t>Academic</w:t>
      </w:r>
      <w:r w:rsidR="005C4DF0" w:rsidRPr="00816277">
        <w:rPr>
          <w:rFonts w:ascii="Times New Roman" w:hAnsi="Times New Roman"/>
          <w:color w:val="000000" w:themeColor="text1"/>
          <w:spacing w:val="-11"/>
          <w:sz w:val="20"/>
          <w:szCs w:val="20"/>
        </w:rPr>
        <w:t xml:space="preserve"> </w:t>
      </w:r>
      <w:r w:rsidR="005C4DF0" w:rsidRPr="00816277">
        <w:rPr>
          <w:rFonts w:ascii="Times New Roman" w:hAnsi="Times New Roman"/>
          <w:color w:val="000000" w:themeColor="text1"/>
          <w:sz w:val="20"/>
          <w:szCs w:val="20"/>
        </w:rPr>
        <w:t>A</w:t>
      </w:r>
      <w:r w:rsidR="005C4DF0" w:rsidRPr="00816277">
        <w:rPr>
          <w:rFonts w:ascii="Times New Roman" w:hAnsi="Times New Roman"/>
          <w:color w:val="000000" w:themeColor="text1"/>
          <w:spacing w:val="-4"/>
          <w:sz w:val="20"/>
          <w:szCs w:val="20"/>
        </w:rPr>
        <w:t>f</w:t>
      </w:r>
      <w:r w:rsidR="005C4DF0" w:rsidRPr="00816277">
        <w:rPr>
          <w:rFonts w:ascii="Times New Roman" w:hAnsi="Times New Roman"/>
          <w:color w:val="000000" w:themeColor="text1"/>
          <w:sz w:val="20"/>
          <w:szCs w:val="20"/>
        </w:rPr>
        <w:t>fairs, and finall</w:t>
      </w:r>
      <w:r w:rsidR="005C4DF0" w:rsidRPr="00816277">
        <w:rPr>
          <w:rFonts w:ascii="Times New Roman" w:hAnsi="Times New Roman"/>
          <w:color w:val="000000" w:themeColor="text1"/>
          <w:spacing w:val="-13"/>
          <w:sz w:val="20"/>
          <w:szCs w:val="20"/>
        </w:rPr>
        <w:t>y</w:t>
      </w:r>
      <w:r w:rsidR="005C4DF0" w:rsidRPr="00816277">
        <w:rPr>
          <w:rFonts w:ascii="Times New Roman" w:hAnsi="Times New Roman"/>
          <w:color w:val="000000" w:themeColor="text1"/>
          <w:sz w:val="20"/>
          <w:szCs w:val="20"/>
        </w:rPr>
        <w:t>, the President of the Universit</w:t>
      </w:r>
      <w:r w:rsidR="005C4DF0" w:rsidRPr="00816277">
        <w:rPr>
          <w:rFonts w:ascii="Times New Roman" w:hAnsi="Times New Roman"/>
          <w:color w:val="000000" w:themeColor="text1"/>
          <w:spacing w:val="-13"/>
          <w:sz w:val="20"/>
          <w:szCs w:val="20"/>
        </w:rPr>
        <w:t>y</w:t>
      </w:r>
      <w:r w:rsidR="005C4DF0" w:rsidRPr="00816277">
        <w:rPr>
          <w:rFonts w:ascii="Times New Roman" w:hAnsi="Times New Roman"/>
          <w:color w:val="000000" w:themeColor="text1"/>
          <w:sz w:val="20"/>
          <w:szCs w:val="20"/>
        </w:rPr>
        <w:t>.</w:t>
      </w:r>
    </w:p>
    <w:p w:rsidR="00505D4E" w:rsidRPr="00816277"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1198" w:name="_Toc294969741"/>
      <w:bookmarkStart w:id="1199" w:name="_Toc298161553"/>
      <w:r w:rsidRPr="00816277">
        <w:rPr>
          <w:rFonts w:ascii="Times New Roman" w:hAnsi="Times New Roman"/>
          <w:bCs w:val="0"/>
          <w:color w:val="000000" w:themeColor="text1"/>
          <w:sz w:val="28"/>
          <w:szCs w:val="28"/>
        </w:rPr>
        <w:t>Change of Deg</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1198"/>
      <w:bookmarkEnd w:id="1199"/>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Before a student can change a majo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he/she must be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ficially admitted into the majo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Before changing a majo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student must consult with an advisor in the new degree program.</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1200" w:name="_Toc294969742"/>
      <w:bookmarkStart w:id="1201" w:name="_Toc298161554"/>
      <w:r w:rsidRPr="00816277">
        <w:rPr>
          <w:rFonts w:ascii="Times New Roman" w:hAnsi="Times New Roman"/>
          <w:bCs w:val="0"/>
          <w:color w:val="000000" w:themeColor="text1"/>
          <w:sz w:val="28"/>
          <w:szCs w:val="28"/>
        </w:rPr>
        <w:lastRenderedPageBreak/>
        <w:t>Application for</w:t>
      </w:r>
      <w:r w:rsidRPr="00816277">
        <w:rPr>
          <w:rFonts w:ascii="Times New Roman" w:hAnsi="Times New Roman"/>
          <w:bCs w:val="0"/>
          <w:color w:val="000000" w:themeColor="text1"/>
          <w:spacing w:val="-5"/>
          <w:sz w:val="28"/>
          <w:szCs w:val="28"/>
        </w:rPr>
        <w:t xml:space="preserve"> </w:t>
      </w:r>
      <w:r w:rsidRPr="00816277">
        <w:rPr>
          <w:rFonts w:ascii="Times New Roman" w:hAnsi="Times New Roman"/>
          <w:bCs w:val="0"/>
          <w:color w:val="000000" w:themeColor="text1"/>
          <w:sz w:val="28"/>
          <w:szCs w:val="28"/>
        </w:rPr>
        <w:t>Graduation</w:t>
      </w:r>
      <w:bookmarkEnd w:id="1200"/>
      <w:bookmarkEnd w:id="1201"/>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graduate student is responsible for applying for graduation with the </w:t>
      </w:r>
      <w:ins w:id="1202" w:author="W. Hu" w:date="2011-08-10T21:21:00Z">
        <w:r w:rsidR="006157F2" w:rsidRPr="006157F2">
          <w:rPr>
            <w:rFonts w:ascii="Times New Roman" w:hAnsi="Times New Roman"/>
            <w:color w:val="548DD4" w:themeColor="text2" w:themeTint="99"/>
            <w:sz w:val="20"/>
            <w:szCs w:val="20"/>
          </w:rPr>
          <w:t>Office of Academic Services and Registrar</w:t>
        </w:r>
      </w:ins>
      <w:del w:id="1203" w:author="W. Hu" w:date="2011-08-10T21:21:00Z">
        <w:r w:rsidRPr="00816277" w:rsidDel="006157F2">
          <w:rPr>
            <w:rFonts w:ascii="Times New Roman" w:hAnsi="Times New Roman"/>
            <w:color w:val="000000" w:themeColor="text1"/>
            <w:sz w:val="20"/>
            <w:szCs w:val="20"/>
          </w:rPr>
          <w:delText>Registra</w:delText>
        </w:r>
        <w:r w:rsidRPr="00816277" w:rsidDel="006157F2">
          <w:rPr>
            <w:rFonts w:ascii="Times New Roman" w:hAnsi="Times New Roman"/>
            <w:color w:val="000000" w:themeColor="text1"/>
            <w:spacing w:val="8"/>
            <w:sz w:val="20"/>
            <w:szCs w:val="20"/>
          </w:rPr>
          <w:delText>r</w:delText>
        </w:r>
        <w:r w:rsidRPr="00816277" w:rsidDel="006157F2">
          <w:rPr>
            <w:rFonts w:ascii="Times New Roman" w:hAnsi="Times New Roman"/>
            <w:color w:val="000000" w:themeColor="text1"/>
            <w:spacing w:val="-11"/>
            <w:sz w:val="20"/>
            <w:szCs w:val="20"/>
          </w:rPr>
          <w:delText>’</w:delText>
        </w:r>
        <w:r w:rsidRPr="00816277" w:rsidDel="006157F2">
          <w:rPr>
            <w:rFonts w:ascii="Times New Roman" w:hAnsi="Times New Roman"/>
            <w:color w:val="000000" w:themeColor="text1"/>
            <w:sz w:val="20"/>
            <w:szCs w:val="20"/>
          </w:rPr>
          <w:delText>s O</w:delText>
        </w:r>
        <w:r w:rsidRPr="00816277" w:rsidDel="006157F2">
          <w:rPr>
            <w:rFonts w:ascii="Times New Roman" w:hAnsi="Times New Roman"/>
            <w:color w:val="000000" w:themeColor="text1"/>
            <w:spacing w:val="-4"/>
            <w:sz w:val="20"/>
            <w:szCs w:val="20"/>
          </w:rPr>
          <w:delText>f</w:delText>
        </w:r>
        <w:r w:rsidRPr="00816277" w:rsidDel="006157F2">
          <w:rPr>
            <w:rFonts w:ascii="Times New Roman" w:hAnsi="Times New Roman"/>
            <w:color w:val="000000" w:themeColor="text1"/>
            <w:sz w:val="20"/>
            <w:szCs w:val="20"/>
          </w:rPr>
          <w:delText>fice</w:delText>
        </w:r>
      </w:del>
      <w:r w:rsidRPr="00816277">
        <w:rPr>
          <w:rFonts w:ascii="Times New Roman" w:hAnsi="Times New Roman"/>
          <w:color w:val="000000" w:themeColor="text1"/>
          <w:sz w:val="20"/>
          <w:szCs w:val="20"/>
        </w:rPr>
        <w:t>. Approval of the application requires:</w:t>
      </w:r>
    </w:p>
    <w:p w:rsidR="00505D4E" w:rsidRPr="00816277"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be fully admitted to graduate studies and recommended by the 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816277"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have made satisfactory progress in the planned program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be approved by the Chairperson and Dean of the College of Education.</w:t>
      </w:r>
    </w:p>
    <w:p w:rsidR="00505D4E" w:rsidRPr="00816277"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1204" w:name="_Toc294969743"/>
      <w:bookmarkStart w:id="1205" w:name="_Toc298161555"/>
      <w:r w:rsidRPr="00816277">
        <w:rPr>
          <w:rFonts w:ascii="Times New Roman" w:hAnsi="Times New Roman"/>
          <w:bCs w:val="0"/>
          <w:color w:val="000000" w:themeColor="text1"/>
          <w:sz w:val="28"/>
          <w:szCs w:val="28"/>
        </w:rPr>
        <w:t>Deg</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ee Requi</w:t>
      </w:r>
      <w:r w:rsidRPr="00816277">
        <w:rPr>
          <w:rFonts w:ascii="Times New Roman" w:hAnsi="Times New Roman"/>
          <w:bCs w:val="0"/>
          <w:color w:val="000000" w:themeColor="text1"/>
          <w:spacing w:val="-7"/>
          <w:sz w:val="28"/>
          <w:szCs w:val="28"/>
        </w:rPr>
        <w:t>r</w:t>
      </w:r>
      <w:r w:rsidRPr="00816277">
        <w:rPr>
          <w:rFonts w:ascii="Times New Roman" w:hAnsi="Times New Roman"/>
          <w:bCs w:val="0"/>
          <w:color w:val="000000" w:themeColor="text1"/>
          <w:sz w:val="28"/>
          <w:szCs w:val="28"/>
        </w:rPr>
        <w:t>ements</w:t>
      </w:r>
      <w:bookmarkEnd w:id="1204"/>
      <w:bookmarkEnd w:id="1205"/>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1206" w:name="_Toc294969744"/>
      <w:bookmarkStart w:id="1207" w:name="_Toc298161556"/>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ehensive Examinations</w:t>
      </w:r>
      <w:bookmarkEnd w:id="1206"/>
      <w:bookmarkEnd w:id="1207"/>
    </w:p>
    <w:p w:rsidR="005C4DF0" w:rsidRPr="00816277"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 partial fulfillment of the M.Ed. degree, students are required to satisfactorily pass a comprehensive examination.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The comprehensive examination may be taken three times.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third failure on the comprehensive examination results in termination from the degree program.</w:t>
      </w:r>
      <w:r w:rsidR="00983F5A" w:rsidRPr="00816277">
        <w:rPr>
          <w:rFonts w:ascii="Times New Roman" w:hAnsi="Times New Roman"/>
          <w:color w:val="000000" w:themeColor="text1"/>
          <w:sz w:val="20"/>
          <w:szCs w:val="20"/>
        </w:rPr>
        <w:t xml:space="preserve"> Educational Leadership and School counseling students are NOT required to take comprehensive examinations.</w:t>
      </w:r>
    </w:p>
    <w:p w:rsidR="00505D4E" w:rsidRPr="00816277"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816277" w:rsidRDefault="00505D4E" w:rsidP="005C4DF0">
      <w:pPr>
        <w:pStyle w:val="Heading2"/>
        <w:spacing w:before="0"/>
        <w:ind w:left="360" w:right="180" w:firstLine="0"/>
        <w:rPr>
          <w:rFonts w:ascii="Times New Roman" w:hAnsi="Times New Roman"/>
          <w:color w:val="000000" w:themeColor="text1"/>
          <w:sz w:val="28"/>
          <w:szCs w:val="28"/>
        </w:rPr>
      </w:pPr>
      <w:bookmarkStart w:id="1208" w:name="_Toc294969745"/>
      <w:bookmarkStart w:id="1209" w:name="_Toc298161557"/>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7"/>
          <w:sz w:val="28"/>
          <w:szCs w:val="28"/>
        </w:rPr>
        <w:t>r</w:t>
      </w:r>
      <w:r w:rsidRPr="00816277">
        <w:rPr>
          <w:rFonts w:ascii="Times New Roman" w:hAnsi="Times New Roman"/>
          <w:bCs w:val="0"/>
          <w:color w:val="000000" w:themeColor="text1"/>
          <w:sz w:val="28"/>
          <w:szCs w:val="28"/>
        </w:rPr>
        <w:t xml:space="preserve">ehensive Examination </w:t>
      </w:r>
      <w:bookmarkEnd w:id="1208"/>
      <w:r w:rsidRPr="00816277">
        <w:rPr>
          <w:rFonts w:ascii="Times New Roman" w:hAnsi="Times New Roman"/>
          <w:color w:val="000000" w:themeColor="text1"/>
          <w:sz w:val="28"/>
          <w:szCs w:val="28"/>
        </w:rPr>
        <w:t>Eligibility</w:t>
      </w:r>
      <w:bookmarkEnd w:id="1209"/>
    </w:p>
    <w:p w:rsidR="00865072" w:rsidRPr="00816277" w:rsidRDefault="00865072" w:rsidP="00865072">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their degree program and the advisor has granted permission. 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is eligible to take the comprehensive examination only if (a) a passing score on the GACE Content Exam has been filed with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adviso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 Program of Study must be repeated.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overall grade-point average for all 36 semester credit hours for the Master of Education must be no less than 3.0 on a fou</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-point scale. No grade less than “C” will be accepted in any course.</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Schedule</w:t>
      </w:r>
    </w:p>
    <w:p w:rsidR="00865072" w:rsidRPr="00816277" w:rsidRDefault="00865072" w:rsidP="00865072">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comprehensive examination shall be given on the first Saturday following mid-semester examinations or as otherwise announced by the College of Education.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Natu</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 of the Examination</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major area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Examination Committee</w:t>
      </w:r>
    </w:p>
    <w:p w:rsidR="00505D4E" w:rsidRPr="00816277"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coordinator shall assemble and chair an examination committee of at least three instructors for each examinee.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examination committee shall construct and grade the examin</w:t>
      </w:r>
      <w:r w:rsidR="005C4DF0" w:rsidRPr="00816277">
        <w:rPr>
          <w:rFonts w:ascii="Times New Roman" w:hAnsi="Times New Roman"/>
          <w:color w:val="000000" w:themeColor="text1"/>
          <w:sz w:val="20"/>
          <w:szCs w:val="20"/>
        </w:rPr>
        <w:t>ation and report the results to</w:t>
      </w:r>
      <w:r w:rsidRPr="00816277">
        <w:rPr>
          <w:rFonts w:ascii="Times New Roman" w:hAnsi="Times New Roman"/>
          <w:color w:val="000000" w:themeColor="text1"/>
          <w:sz w:val="20"/>
          <w:szCs w:val="20"/>
        </w:rPr>
        <w:t xml:space="preserve"> the chairperson.</w:t>
      </w:r>
    </w:p>
    <w:p w:rsidR="00505D4E" w:rsidRPr="00816277"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Administration</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comprehensive examinations shall be arranged and supervised by the College of Education.</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Grading</w:t>
      </w:r>
    </w:p>
    <w:p w:rsidR="00505D4E" w:rsidRPr="00816277"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Retest Sessions</w:t>
      </w:r>
    </w:p>
    <w:p w:rsidR="00505D4E" w:rsidRPr="00816277"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If the examination committee determines that an examinee has failed the comprehensive examination, the student retakes the examination. A new test will be administered. Retest sessions must not be scheduled later than two weeks prior to the final examinations for potential graduates.</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Reporting</w:t>
      </w:r>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 xml:space="preserve">The Chair, using the </w:t>
      </w:r>
      <w:r w:rsidRPr="0035714C">
        <w:rPr>
          <w:rFonts w:ascii="Times New Roman" w:hAnsi="Times New Roman"/>
          <w:color w:val="548DD4" w:themeColor="text2" w:themeTint="99"/>
          <w:sz w:val="20"/>
          <w:szCs w:val="20"/>
          <w:rPrChange w:id="1210" w:author="W. Hu" w:date="2011-08-10T20:47:00Z">
            <w:rPr>
              <w:rFonts w:ascii="Times New Roman" w:hAnsi="Times New Roman"/>
              <w:color w:val="000000" w:themeColor="text1"/>
              <w:sz w:val="20"/>
              <w:szCs w:val="20"/>
            </w:rPr>
          </w:rPrChange>
        </w:rPr>
        <w:t xml:space="preserve">Graduate </w:t>
      </w:r>
      <w:ins w:id="1211" w:author="W. Hu" w:date="2011-08-10T20:47:00Z">
        <w:r w:rsidR="0035714C" w:rsidRPr="0035714C">
          <w:rPr>
            <w:rFonts w:ascii="Times New Roman" w:hAnsi="Times New Roman"/>
            <w:color w:val="548DD4" w:themeColor="text2" w:themeTint="99"/>
            <w:sz w:val="20"/>
            <w:szCs w:val="20"/>
            <w:rPrChange w:id="1212" w:author="W. Hu" w:date="2011-08-10T20:47:00Z">
              <w:rPr>
                <w:rFonts w:ascii="Times New Roman" w:hAnsi="Times New Roman"/>
                <w:color w:val="000000" w:themeColor="text1"/>
                <w:sz w:val="20"/>
                <w:szCs w:val="20"/>
              </w:rPr>
            </w:rPrChange>
          </w:rPr>
          <w:t>Admissions Office</w:t>
        </w:r>
      </w:ins>
      <w:del w:id="1213" w:author="W. Hu" w:date="2011-08-10T20:47:00Z">
        <w:r w:rsidRPr="0035714C" w:rsidDel="0035714C">
          <w:rPr>
            <w:rFonts w:ascii="Times New Roman" w:hAnsi="Times New Roman"/>
            <w:color w:val="548DD4" w:themeColor="text2" w:themeTint="99"/>
            <w:sz w:val="20"/>
            <w:szCs w:val="20"/>
            <w:rPrChange w:id="1214" w:author="W. Hu" w:date="2011-08-10T20:47:00Z">
              <w:rPr>
                <w:rFonts w:ascii="Times New Roman" w:hAnsi="Times New Roman"/>
                <w:color w:val="000000" w:themeColor="text1"/>
                <w:sz w:val="20"/>
                <w:szCs w:val="20"/>
              </w:rPr>
            </w:rPrChange>
          </w:rPr>
          <w:delText>School</w:delText>
        </w:r>
      </w:del>
      <w:r w:rsidRPr="0035714C">
        <w:rPr>
          <w:rFonts w:ascii="Times New Roman" w:hAnsi="Times New Roman"/>
          <w:color w:val="548DD4" w:themeColor="text2" w:themeTint="99"/>
          <w:spacing w:val="-11"/>
          <w:sz w:val="20"/>
          <w:szCs w:val="20"/>
          <w:rPrChange w:id="1215" w:author="W. Hu" w:date="2011-08-10T20:47:00Z">
            <w:rPr>
              <w:rFonts w:ascii="Times New Roman" w:hAnsi="Times New Roman"/>
              <w:color w:val="000000" w:themeColor="text1"/>
              <w:spacing w:val="-11"/>
              <w:sz w:val="20"/>
              <w:szCs w:val="20"/>
            </w:rPr>
          </w:rPrChange>
        </w:rPr>
        <w:t>’</w:t>
      </w:r>
      <w:r w:rsidRPr="0035714C">
        <w:rPr>
          <w:rFonts w:ascii="Times New Roman" w:hAnsi="Times New Roman"/>
          <w:color w:val="548DD4" w:themeColor="text2" w:themeTint="99"/>
          <w:sz w:val="20"/>
          <w:szCs w:val="20"/>
          <w:rPrChange w:id="1216" w:author="W. Hu" w:date="2011-08-10T20:47:00Z">
            <w:rPr>
              <w:rFonts w:ascii="Times New Roman" w:hAnsi="Times New Roman"/>
              <w:color w:val="000000" w:themeColor="text1"/>
              <w:sz w:val="20"/>
              <w:szCs w:val="20"/>
            </w:rPr>
          </w:rPrChange>
        </w:rPr>
        <w:t xml:space="preserve">s </w:t>
      </w:r>
      <w:r w:rsidRPr="00816277">
        <w:rPr>
          <w:rFonts w:ascii="Times New Roman" w:hAnsi="Times New Roman"/>
          <w:color w:val="000000" w:themeColor="text1"/>
          <w:sz w:val="20"/>
          <w:szCs w:val="20"/>
        </w:rPr>
        <w:t>Report of Non-</w:t>
      </w:r>
      <w:r w:rsidRPr="00816277">
        <w:rPr>
          <w:rFonts w:ascii="Times New Roman" w:hAnsi="Times New Roman"/>
          <w:color w:val="000000" w:themeColor="text1"/>
          <w:sz w:val="20"/>
          <w:szCs w:val="20"/>
        </w:rPr>
        <w:lastRenderedPageBreak/>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6"/>
          <w:sz w:val="20"/>
          <w:szCs w:val="20"/>
        </w:rPr>
        <w:t>W</w:t>
      </w:r>
      <w:r w:rsidRPr="00816277">
        <w:rPr>
          <w:rFonts w:ascii="Times New Roman" w:hAnsi="Times New Roman"/>
          <w:color w:val="000000" w:themeColor="text1"/>
          <w:sz w:val="20"/>
          <w:szCs w:val="20"/>
        </w:rPr>
        <w:t xml:space="preserve">ork Requirements form, shall report the results of each examination or seminar paper to the </w:t>
      </w:r>
      <w:r w:rsidRPr="0035714C">
        <w:rPr>
          <w:rFonts w:ascii="Times New Roman" w:hAnsi="Times New Roman"/>
          <w:color w:val="548DD4" w:themeColor="text2" w:themeTint="99"/>
          <w:sz w:val="20"/>
          <w:szCs w:val="20"/>
          <w:rPrChange w:id="1217" w:author="W. Hu" w:date="2011-08-10T20:48:00Z">
            <w:rPr>
              <w:rFonts w:ascii="Times New Roman" w:hAnsi="Times New Roman"/>
              <w:color w:val="000000" w:themeColor="text1"/>
              <w:sz w:val="20"/>
              <w:szCs w:val="20"/>
            </w:rPr>
          </w:rPrChange>
        </w:rPr>
        <w:t xml:space="preserve">Graduate </w:t>
      </w:r>
      <w:ins w:id="1218" w:author="W. Hu" w:date="2011-08-10T20:47:00Z">
        <w:r w:rsidR="0035714C" w:rsidRPr="0035714C">
          <w:rPr>
            <w:rFonts w:ascii="Times New Roman" w:hAnsi="Times New Roman"/>
            <w:color w:val="548DD4" w:themeColor="text2" w:themeTint="99"/>
            <w:sz w:val="20"/>
            <w:szCs w:val="20"/>
            <w:rPrChange w:id="1219" w:author="W. Hu" w:date="2011-08-10T20:48:00Z">
              <w:rPr>
                <w:rFonts w:ascii="Times New Roman" w:hAnsi="Times New Roman"/>
                <w:color w:val="000000" w:themeColor="text1"/>
                <w:sz w:val="20"/>
                <w:szCs w:val="20"/>
              </w:rPr>
            </w:rPrChange>
          </w:rPr>
          <w:t>Admissions Office</w:t>
        </w:r>
      </w:ins>
      <w:del w:id="1220" w:author="W. Hu" w:date="2011-08-10T20:48:00Z">
        <w:r w:rsidRPr="0035714C" w:rsidDel="0035714C">
          <w:rPr>
            <w:rFonts w:ascii="Times New Roman" w:hAnsi="Times New Roman"/>
            <w:color w:val="548DD4" w:themeColor="text2" w:themeTint="99"/>
            <w:sz w:val="20"/>
            <w:szCs w:val="20"/>
            <w:rPrChange w:id="1221" w:author="W. Hu" w:date="2011-08-10T20:48:00Z">
              <w:rPr>
                <w:rFonts w:ascii="Times New Roman" w:hAnsi="Times New Roman"/>
                <w:color w:val="000000" w:themeColor="text1"/>
                <w:sz w:val="20"/>
                <w:szCs w:val="20"/>
              </w:rPr>
            </w:rPrChange>
          </w:rPr>
          <w:delText>School</w:delText>
        </w:r>
      </w:del>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35714C">
        <w:rPr>
          <w:rFonts w:ascii="Times New Roman" w:hAnsi="Times New Roman"/>
          <w:color w:val="548DD4" w:themeColor="text2" w:themeTint="99"/>
          <w:sz w:val="20"/>
          <w:szCs w:val="20"/>
          <w:rPrChange w:id="1222" w:author="W. Hu" w:date="2011-08-10T20:48:00Z">
            <w:rPr>
              <w:rFonts w:ascii="Times New Roman" w:hAnsi="Times New Roman"/>
              <w:color w:val="000000" w:themeColor="text1"/>
              <w:sz w:val="20"/>
              <w:szCs w:val="20"/>
            </w:rPr>
          </w:rPrChange>
        </w:rPr>
        <w:t xml:space="preserve"> </w:t>
      </w:r>
      <w:del w:id="1223" w:author="W. Hu" w:date="2011-08-10T20:48:00Z">
        <w:r w:rsidRPr="0035714C" w:rsidDel="0035714C">
          <w:rPr>
            <w:rFonts w:ascii="Times New Roman" w:hAnsi="Times New Roman"/>
            <w:color w:val="548DD4" w:themeColor="text2" w:themeTint="99"/>
            <w:sz w:val="20"/>
            <w:szCs w:val="20"/>
            <w:rPrChange w:id="1224" w:author="W. Hu" w:date="2011-08-10T20:48:00Z">
              <w:rPr>
                <w:rFonts w:ascii="Times New Roman" w:hAnsi="Times New Roman"/>
                <w:color w:val="000000" w:themeColor="text1"/>
                <w:sz w:val="20"/>
                <w:szCs w:val="20"/>
              </w:rPr>
            </w:rPrChange>
          </w:rPr>
          <w:delText xml:space="preserve">Dean of the </w:delText>
        </w:r>
      </w:del>
      <w:r w:rsidRPr="0035714C">
        <w:rPr>
          <w:rFonts w:ascii="Times New Roman" w:hAnsi="Times New Roman"/>
          <w:color w:val="548DD4" w:themeColor="text2" w:themeTint="99"/>
          <w:sz w:val="20"/>
          <w:szCs w:val="20"/>
          <w:rPrChange w:id="1225" w:author="W. Hu" w:date="2011-08-10T20:48:00Z">
            <w:rPr>
              <w:rFonts w:ascii="Times New Roman" w:hAnsi="Times New Roman"/>
              <w:color w:val="000000" w:themeColor="text1"/>
              <w:sz w:val="20"/>
              <w:szCs w:val="20"/>
            </w:rPr>
          </w:rPrChange>
        </w:rPr>
        <w:t xml:space="preserve">Graduate </w:t>
      </w:r>
      <w:ins w:id="1226" w:author="W. Hu" w:date="2011-08-10T20:48:00Z">
        <w:r w:rsidR="0035714C" w:rsidRPr="0035714C">
          <w:rPr>
            <w:rFonts w:ascii="Times New Roman" w:hAnsi="Times New Roman"/>
            <w:color w:val="548DD4" w:themeColor="text2" w:themeTint="99"/>
            <w:sz w:val="20"/>
            <w:szCs w:val="20"/>
            <w:rPrChange w:id="1227" w:author="W. Hu" w:date="2011-08-10T20:48:00Z">
              <w:rPr>
                <w:rFonts w:ascii="Times New Roman" w:hAnsi="Times New Roman"/>
                <w:color w:val="000000" w:themeColor="text1"/>
                <w:sz w:val="20"/>
                <w:szCs w:val="20"/>
              </w:rPr>
            </w:rPrChange>
          </w:rPr>
          <w:t xml:space="preserve">Admissions </w:t>
        </w:r>
      </w:ins>
      <w:del w:id="1228" w:author="W. Hu" w:date="2011-08-10T20:48:00Z">
        <w:r w:rsidRPr="0035714C" w:rsidDel="0035714C">
          <w:rPr>
            <w:rFonts w:ascii="Times New Roman" w:hAnsi="Times New Roman"/>
            <w:color w:val="548DD4" w:themeColor="text2" w:themeTint="99"/>
            <w:sz w:val="20"/>
            <w:szCs w:val="20"/>
            <w:rPrChange w:id="1229" w:author="W. Hu" w:date="2011-08-10T20:48:00Z">
              <w:rPr>
                <w:rFonts w:ascii="Times New Roman" w:hAnsi="Times New Roman"/>
                <w:color w:val="000000" w:themeColor="text1"/>
                <w:sz w:val="20"/>
                <w:szCs w:val="20"/>
              </w:rPr>
            </w:rPrChange>
          </w:rPr>
          <w:delText>School</w:delText>
        </w:r>
      </w:del>
      <w:ins w:id="1230" w:author="W. Hu" w:date="2011-08-10T20:48:00Z">
        <w:r w:rsidR="0035714C" w:rsidRPr="0035714C">
          <w:rPr>
            <w:rFonts w:ascii="Times New Roman" w:hAnsi="Times New Roman"/>
            <w:color w:val="548DD4" w:themeColor="text2" w:themeTint="99"/>
            <w:sz w:val="20"/>
            <w:szCs w:val="20"/>
            <w:rPrChange w:id="1231" w:author="W. Hu" w:date="2011-08-10T20:48:00Z">
              <w:rPr>
                <w:rFonts w:ascii="Times New Roman" w:hAnsi="Times New Roman"/>
                <w:color w:val="000000" w:themeColor="text1"/>
                <w:sz w:val="20"/>
                <w:szCs w:val="20"/>
              </w:rPr>
            </w:rPrChange>
          </w:rPr>
          <w:t>Office</w:t>
        </w:r>
      </w:ins>
      <w:r w:rsidRPr="00816277">
        <w:rPr>
          <w:rFonts w:ascii="Times New Roman" w:hAnsi="Times New Roman"/>
          <w:color w:val="000000" w:themeColor="text1"/>
          <w:sz w:val="20"/>
          <w:szCs w:val="20"/>
        </w:rPr>
        <w:t xml:space="preserv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ficially informs the student of the results.</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Exceptions</w:t>
      </w:r>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 the event of a condition or event that imposes extreme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816277"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816277" w:rsidRDefault="00505D4E" w:rsidP="00505D4E">
      <w:pPr>
        <w:pStyle w:val="Heading2"/>
        <w:spacing w:before="0"/>
        <w:ind w:left="360" w:right="180" w:firstLine="0"/>
        <w:rPr>
          <w:rFonts w:ascii="Times New Roman" w:hAnsi="Times New Roman"/>
          <w:color w:val="000000" w:themeColor="text1"/>
          <w:sz w:val="36"/>
          <w:szCs w:val="36"/>
        </w:rPr>
      </w:pPr>
      <w:bookmarkStart w:id="1232" w:name="_Toc294969746"/>
      <w:bookmarkStart w:id="1233" w:name="_Toc298161558"/>
      <w:r w:rsidRPr="00816277">
        <w:rPr>
          <w:rFonts w:ascii="Times New Roman" w:hAnsi="Times New Roman"/>
          <w:bCs w:val="0"/>
          <w:color w:val="000000" w:themeColor="text1"/>
          <w:sz w:val="36"/>
          <w:szCs w:val="36"/>
        </w:rPr>
        <w:t>Other</w:t>
      </w:r>
      <w:r w:rsidRPr="00816277">
        <w:rPr>
          <w:rFonts w:ascii="Times New Roman" w:hAnsi="Times New Roman"/>
          <w:bCs w:val="0"/>
          <w:color w:val="000000" w:themeColor="text1"/>
          <w:spacing w:val="-6"/>
          <w:sz w:val="36"/>
          <w:szCs w:val="36"/>
        </w:rPr>
        <w:t xml:space="preserve"> </w:t>
      </w:r>
      <w:r w:rsidRPr="00816277">
        <w:rPr>
          <w:rFonts w:ascii="Times New Roman" w:hAnsi="Times New Roman"/>
          <w:bCs w:val="0"/>
          <w:color w:val="000000" w:themeColor="text1"/>
          <w:sz w:val="36"/>
          <w:szCs w:val="36"/>
        </w:rPr>
        <w:t>Policies</w:t>
      </w:r>
      <w:bookmarkEnd w:id="1232"/>
      <w:bookmarkEnd w:id="1233"/>
    </w:p>
    <w:p w:rsidR="00505D4E" w:rsidRPr="00816277"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Cor</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espondence 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edits</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No course work taken as correspondence credits is acceptable for degree credits.</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Grade-Point</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pacing w:val="-21"/>
          <w:sz w:val="28"/>
          <w:szCs w:val="28"/>
        </w:rPr>
        <w:t>A</w:t>
      </w:r>
      <w:r w:rsidRPr="00816277">
        <w:rPr>
          <w:rFonts w:ascii="Times New Roman" w:hAnsi="Times New Roman"/>
          <w:b/>
          <w:bCs/>
          <w:color w:val="000000" w:themeColor="text1"/>
          <w:sz w:val="28"/>
          <w:szCs w:val="28"/>
        </w:rPr>
        <w:t>verage</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minimum 3.0 grade-point average is required for completion of the degree program.</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Non-Resident 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edits</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pacing w:val="-21"/>
          <w:sz w:val="28"/>
          <w:szCs w:val="28"/>
        </w:rPr>
        <w:t>T</w:t>
      </w:r>
      <w:r w:rsidRPr="00816277">
        <w:rPr>
          <w:rFonts w:ascii="Times New Roman" w:hAnsi="Times New Roman"/>
          <w:b/>
          <w:bCs/>
          <w:color w:val="000000" w:themeColor="text1"/>
          <w:sz w:val="28"/>
          <w:szCs w:val="28"/>
        </w:rPr>
        <w:t>ransfer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Maximum of 9 semester credits of transfer credit may be applied toward the completion of the M.Ed. degree.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credit must be indicated on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Internal Review of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Record and program check sheet. Some program areas do not accept transfer credits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 degree-planned program.</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7"/>
          <w:sz w:val="20"/>
          <w:szCs w:val="20"/>
        </w:rPr>
        <w:t>T</w:t>
      </w:r>
      <w:r w:rsidRPr="00816277">
        <w:rPr>
          <w:rFonts w:ascii="Times New Roman" w:hAnsi="Times New Roman"/>
          <w:color w:val="000000" w:themeColor="text1"/>
          <w:sz w:val="20"/>
          <w:szCs w:val="20"/>
        </w:rPr>
        <w:t>ransfer credits must have been earned within six years of the semester of graduation.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Curricular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Components of the Deg</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200D5E" w:rsidRPr="00816277"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816277">
        <w:rPr>
          <w:rFonts w:ascii="Times New Roman" w:hAnsi="Times New Roman"/>
          <w:color w:val="000000" w:themeColor="text1"/>
          <w:sz w:val="20"/>
          <w:szCs w:val="20"/>
        </w:rPr>
        <w:t xml:space="preserve"> </w:t>
      </w:r>
      <w:r w:rsidR="00200D5E" w:rsidRPr="00816277">
        <w:rPr>
          <w:rFonts w:ascii="Times New Roman" w:hAnsi="Times New Roman"/>
          <w:color w:val="000000" w:themeColor="text1"/>
          <w:sz w:val="20"/>
          <w:szCs w:val="20"/>
        </w:rPr>
        <w:t>cases, credit hours are distributed according to the following general design:</w:t>
      </w:r>
    </w:p>
    <w:p w:rsidR="00200D5E" w:rsidRPr="00816277"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816277"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u w:val="single"/>
        </w:rPr>
        <w:t xml:space="preserve">Component </w:t>
      </w:r>
      <w:r w:rsidRPr="00816277">
        <w:rPr>
          <w:rFonts w:ascii="Times New Roman" w:hAnsi="Times New Roman"/>
          <w:b/>
          <w:bCs/>
          <w:color w:val="000000" w:themeColor="text1"/>
          <w:sz w:val="20"/>
          <w:szCs w:val="20"/>
          <w:u w:val="single"/>
        </w:rPr>
        <w:tab/>
        <w:t xml:space="preserve">Description </w:t>
      </w:r>
      <w:r w:rsidRPr="00816277">
        <w:rPr>
          <w:rFonts w:ascii="Times New Roman" w:hAnsi="Times New Roman"/>
          <w:b/>
          <w:bCs/>
          <w:color w:val="000000" w:themeColor="text1"/>
          <w:sz w:val="20"/>
          <w:szCs w:val="20"/>
          <w:u w:val="single"/>
        </w:rPr>
        <w:tab/>
        <w:t>C</w:t>
      </w:r>
      <w:r w:rsidRPr="00816277">
        <w:rPr>
          <w:rFonts w:ascii="Times New Roman" w:hAnsi="Times New Roman"/>
          <w:b/>
          <w:bCs/>
          <w:color w:val="000000" w:themeColor="text1"/>
          <w:spacing w:val="-4"/>
          <w:sz w:val="20"/>
          <w:szCs w:val="20"/>
          <w:u w:val="single"/>
        </w:rPr>
        <w:t>r</w:t>
      </w:r>
      <w:r w:rsidRPr="00816277">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816277" w:rsidTr="005C4DF0">
        <w:trPr>
          <w:gridAfter w:val="1"/>
          <w:wAfter w:w="1346" w:type="dxa"/>
          <w:trHeight w:hRule="exact" w:val="261"/>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816277"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816277"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r w:rsidR="00200D5E" w:rsidRPr="00816277" w:rsidTr="005C4DF0">
        <w:trPr>
          <w:trHeight w:hRule="exact" w:val="240"/>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816277"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Program and Problems of the</w:t>
            </w:r>
            <w:r w:rsidR="005C4DF0" w:rsidRPr="00816277">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r w:rsidR="00200D5E" w:rsidRPr="00816277" w:rsidTr="005C4DF0">
        <w:trPr>
          <w:trHeight w:hRule="exact" w:val="240"/>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15-24</w:t>
            </w:r>
          </w:p>
        </w:tc>
      </w:tr>
      <w:tr w:rsidR="00200D5E" w:rsidRPr="00816277" w:rsidTr="005C4DF0">
        <w:trPr>
          <w:trHeight w:hRule="exact" w:val="680"/>
        </w:trPr>
        <w:tc>
          <w:tcPr>
            <w:tcW w:w="1890" w:type="dxa"/>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Area D</w:t>
            </w:r>
          </w:p>
          <w:p w:rsidR="00200D5E" w:rsidRPr="00816277"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Research in Education</w:t>
            </w:r>
          </w:p>
          <w:p w:rsidR="00200D5E" w:rsidRPr="00816277"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3-6</w:t>
            </w:r>
          </w:p>
          <w:p w:rsidR="00200D5E" w:rsidRPr="00816277"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bl>
    <w:p w:rsidR="00200D5E" w:rsidRPr="00816277"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otal Minimum Semester Hours Required</w:t>
      </w:r>
      <w:r w:rsidRPr="00816277">
        <w:rPr>
          <w:rFonts w:ascii="Times New Roman" w:hAnsi="Times New Roman"/>
          <w:color w:val="000000" w:themeColor="text1"/>
          <w:sz w:val="20"/>
          <w:szCs w:val="20"/>
        </w:rPr>
        <w:tab/>
        <w:t>36-48</w:t>
      </w:r>
    </w:p>
    <w:p w:rsidR="00200D5E" w:rsidRPr="00816277"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(48 for School Counseling only)</w:t>
      </w:r>
    </w:p>
    <w:p w:rsidR="00200D5E" w:rsidRPr="00816277"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816277">
        <w:rPr>
          <w:rFonts w:ascii="Times New Roman" w:hAnsi="Times New Roman"/>
          <w:color w:val="000000" w:themeColor="text1"/>
          <w:spacing w:val="-4"/>
          <w:sz w:val="20"/>
          <w:szCs w:val="20"/>
        </w:rPr>
        <w:t>’</w:t>
      </w:r>
      <w:r w:rsidRPr="00816277">
        <w:rPr>
          <w:rFonts w:ascii="Times New Roman" w:hAnsi="Times New Roman"/>
          <w:color w:val="000000" w:themeColor="text1"/>
          <w:sz w:val="20"/>
          <w:szCs w:val="20"/>
        </w:rPr>
        <w:t>t taken for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credit.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graduate program advisor must approve electives.</w:t>
      </w:r>
    </w:p>
    <w:p w:rsidR="00200D5E" w:rsidRPr="00816277"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816277"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FB3D83" w:rsidRPr="00816277" w:rsidRDefault="00FB3D83" w:rsidP="00FB3D83">
      <w:pPr>
        <w:pStyle w:val="Heading2"/>
        <w:spacing w:before="0"/>
        <w:ind w:left="360" w:right="180" w:firstLine="0"/>
        <w:rPr>
          <w:rFonts w:ascii="Times New Roman" w:hAnsi="Times New Roman" w:cs="Times New Roman"/>
          <w:color w:val="000000" w:themeColor="text1"/>
          <w:sz w:val="28"/>
          <w:szCs w:val="28"/>
        </w:rPr>
      </w:pPr>
      <w:bookmarkStart w:id="1234" w:name="_Toc294969747"/>
      <w:bookmarkStart w:id="1235" w:name="_Toc298161559"/>
      <w:r w:rsidRPr="00816277">
        <w:rPr>
          <w:rFonts w:ascii="Times New Roman" w:hAnsi="Times New Roman" w:cs="Times New Roman"/>
          <w:color w:val="000000" w:themeColor="text1"/>
          <w:sz w:val="32"/>
          <w:szCs w:val="32"/>
        </w:rPr>
        <w:t>C</w:t>
      </w:r>
      <w:r w:rsidRPr="00816277">
        <w:rPr>
          <w:rFonts w:ascii="Times New Roman" w:hAnsi="Times New Roman" w:cs="Times New Roman"/>
          <w:color w:val="000000" w:themeColor="text1"/>
          <w:sz w:val="28"/>
          <w:szCs w:val="28"/>
        </w:rPr>
        <w:t xml:space="preserve">OLLEGE OF </w:t>
      </w:r>
      <w:r w:rsidRPr="00816277">
        <w:rPr>
          <w:rFonts w:ascii="Times New Roman" w:hAnsi="Times New Roman" w:cs="Times New Roman"/>
          <w:color w:val="000000" w:themeColor="text1"/>
          <w:sz w:val="32"/>
          <w:szCs w:val="32"/>
        </w:rPr>
        <w:t>E</w:t>
      </w:r>
      <w:r w:rsidRPr="00816277">
        <w:rPr>
          <w:rFonts w:ascii="Times New Roman" w:hAnsi="Times New Roman" w:cs="Times New Roman"/>
          <w:color w:val="000000" w:themeColor="text1"/>
          <w:sz w:val="28"/>
          <w:szCs w:val="28"/>
        </w:rPr>
        <w:t>DUC</w:t>
      </w:r>
      <w:r w:rsidRPr="00816277">
        <w:rPr>
          <w:rFonts w:ascii="Times New Roman" w:hAnsi="Times New Roman" w:cs="Times New Roman"/>
          <w:color w:val="000000" w:themeColor="text1"/>
          <w:spacing w:val="-17"/>
          <w:sz w:val="28"/>
          <w:szCs w:val="28"/>
        </w:rPr>
        <w:t>A</w:t>
      </w:r>
      <w:r w:rsidRPr="00816277">
        <w:rPr>
          <w:rFonts w:ascii="Times New Roman" w:hAnsi="Times New Roman" w:cs="Times New Roman"/>
          <w:color w:val="000000" w:themeColor="text1"/>
          <w:sz w:val="28"/>
          <w:szCs w:val="28"/>
        </w:rPr>
        <w:t xml:space="preserve">TION </w:t>
      </w:r>
      <w:r w:rsidRPr="00816277">
        <w:rPr>
          <w:rFonts w:ascii="Times New Roman" w:hAnsi="Times New Roman" w:cs="Times New Roman"/>
          <w:color w:val="000000" w:themeColor="text1"/>
          <w:sz w:val="32"/>
          <w:szCs w:val="32"/>
        </w:rPr>
        <w:t>G</w:t>
      </w:r>
      <w:r w:rsidRPr="00816277">
        <w:rPr>
          <w:rFonts w:ascii="Times New Roman" w:hAnsi="Times New Roman" w:cs="Times New Roman"/>
          <w:color w:val="000000" w:themeColor="text1"/>
          <w:sz w:val="28"/>
          <w:szCs w:val="28"/>
        </w:rPr>
        <w:t>RADU</w:t>
      </w:r>
      <w:r w:rsidRPr="00816277">
        <w:rPr>
          <w:rFonts w:ascii="Times New Roman" w:hAnsi="Times New Roman" w:cs="Times New Roman"/>
          <w:color w:val="000000" w:themeColor="text1"/>
          <w:spacing w:val="-17"/>
          <w:sz w:val="28"/>
          <w:szCs w:val="28"/>
        </w:rPr>
        <w:t>A</w:t>
      </w:r>
      <w:r w:rsidRPr="00816277">
        <w:rPr>
          <w:rFonts w:ascii="Times New Roman" w:hAnsi="Times New Roman" w:cs="Times New Roman"/>
          <w:color w:val="000000" w:themeColor="text1"/>
          <w:sz w:val="28"/>
          <w:szCs w:val="28"/>
        </w:rPr>
        <w:t xml:space="preserve">TE </w:t>
      </w:r>
      <w:r w:rsidRPr="00816277">
        <w:rPr>
          <w:rFonts w:ascii="Times New Roman" w:hAnsi="Times New Roman" w:cs="Times New Roman"/>
          <w:color w:val="000000" w:themeColor="text1"/>
          <w:spacing w:val="-6"/>
          <w:sz w:val="32"/>
          <w:szCs w:val="32"/>
        </w:rPr>
        <w:t>F</w:t>
      </w:r>
      <w:r w:rsidRPr="00816277">
        <w:rPr>
          <w:rFonts w:ascii="Times New Roman" w:hAnsi="Times New Roman" w:cs="Times New Roman"/>
          <w:color w:val="000000" w:themeColor="text1"/>
          <w:sz w:val="28"/>
          <w:szCs w:val="28"/>
        </w:rPr>
        <w:t>ACU</w:t>
      </w:r>
      <w:r w:rsidRPr="00816277">
        <w:rPr>
          <w:rFonts w:ascii="Times New Roman" w:hAnsi="Times New Roman" w:cs="Times New Roman"/>
          <w:color w:val="000000" w:themeColor="text1"/>
          <w:spacing w:val="-23"/>
          <w:sz w:val="28"/>
          <w:szCs w:val="28"/>
        </w:rPr>
        <w:t>L</w:t>
      </w:r>
      <w:r w:rsidRPr="00816277">
        <w:rPr>
          <w:rFonts w:ascii="Times New Roman" w:hAnsi="Times New Roman" w:cs="Times New Roman"/>
          <w:color w:val="000000" w:themeColor="text1"/>
          <w:spacing w:val="8"/>
          <w:sz w:val="28"/>
          <w:szCs w:val="28"/>
        </w:rPr>
        <w:t>T</w:t>
      </w:r>
      <w:r w:rsidRPr="00816277">
        <w:rPr>
          <w:rFonts w:ascii="Times New Roman" w:hAnsi="Times New Roman" w:cs="Times New Roman"/>
          <w:color w:val="000000" w:themeColor="text1"/>
          <w:sz w:val="28"/>
          <w:szCs w:val="28"/>
        </w:rPr>
        <w:t>Y</w:t>
      </w:r>
      <w:bookmarkEnd w:id="1234"/>
      <w:bookmarkEnd w:id="1235"/>
    </w:p>
    <w:p w:rsidR="00FB3D83" w:rsidRPr="00816277" w:rsidRDefault="00FB3D83" w:rsidP="00FB3D83">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Abayomi, Babatunde, Ph.D.</w:t>
      </w:r>
      <w:r w:rsidRPr="00816277">
        <w:rPr>
          <w:rFonts w:ascii="Times New Roman" w:hAnsi="Times New Roman"/>
          <w:color w:val="000000" w:themeColor="text1"/>
          <w:sz w:val="20"/>
          <w:szCs w:val="20"/>
        </w:rPr>
        <w:t>,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Science Education and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ch Methodology</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w:t>
      </w:r>
      <w:r w:rsidR="00983F5A" w:rsidRPr="00816277">
        <w:rPr>
          <w:rFonts w:ascii="Times New Roman" w:hAnsi="Times New Roman"/>
          <w:b/>
          <w:bCs/>
          <w:color w:val="000000" w:themeColor="text1"/>
          <w:sz w:val="20"/>
          <w:szCs w:val="20"/>
        </w:rPr>
        <w:t>n</w:t>
      </w:r>
      <w:r w:rsidRPr="00816277">
        <w:rPr>
          <w:rFonts w:ascii="Times New Roman" w:hAnsi="Times New Roman"/>
          <w:b/>
          <w:bCs/>
          <w:color w:val="000000" w:themeColor="text1"/>
          <w:sz w:val="20"/>
          <w:szCs w:val="20"/>
        </w:rPr>
        <w:t>de</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Abraham, Ph.D.</w:t>
      </w:r>
      <w:r w:rsidRPr="00816277">
        <w:rPr>
          <w:rFonts w:ascii="Times New Roman" w:hAnsi="Times New Roman"/>
          <w:color w:val="000000" w:themeColor="text1"/>
          <w:sz w:val="20"/>
          <w:szCs w:val="20"/>
        </w:rPr>
        <w:t xml:space="preserve">, University of Southern Mississippi. </w:t>
      </w:r>
      <w:r w:rsidRPr="00816277">
        <w:rPr>
          <w:rFonts w:ascii="Times New Roman" w:hAnsi="Times New Roman"/>
          <w:i/>
          <w:iCs/>
          <w:color w:val="000000" w:themeColor="text1"/>
          <w:sz w:val="20"/>
          <w:szCs w:val="20"/>
        </w:rPr>
        <w:t>Specialty: Educational Leadership and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ch</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Beard,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Aud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W</w:t>
      </w:r>
      <w:r w:rsidRPr="00816277">
        <w:rPr>
          <w:rFonts w:ascii="Times New Roman" w:hAnsi="Times New Roman"/>
          <w:b/>
          <w:bCs/>
          <w:color w:val="000000" w:themeColor="text1"/>
          <w:sz w:val="20"/>
          <w:szCs w:val="20"/>
        </w:rPr>
        <w:t>., Ed.D.</w:t>
      </w:r>
      <w:r w:rsidRPr="00816277">
        <w:rPr>
          <w:rFonts w:ascii="Times New Roman" w:hAnsi="Times New Roman"/>
          <w:color w:val="000000" w:themeColor="text1"/>
          <w:sz w:val="20"/>
          <w:szCs w:val="20"/>
        </w:rPr>
        <w:t>, Jackson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 xml:space="preserve">Specialty: Early Childhood Education. </w:t>
      </w:r>
    </w:p>
    <w:p w:rsidR="00FB3D83" w:rsidRPr="00816277" w:rsidRDefault="00FB3D83" w:rsidP="00FB3D8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Bembr</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z w:val="20"/>
          <w:szCs w:val="20"/>
        </w:rPr>
        <w:t>, Deborah, Ph.D.</w:t>
      </w:r>
      <w:r w:rsidRPr="00816277">
        <w:rPr>
          <w:rFonts w:ascii="Times New Roman" w:hAnsi="Times New Roman"/>
          <w:color w:val="000000" w:themeColor="text1"/>
          <w:sz w:val="20"/>
          <w:szCs w:val="20"/>
        </w:rPr>
        <w:t xml:space="preserve">, University of Iowa. </w:t>
      </w:r>
      <w:r w:rsidRPr="00816277">
        <w:rPr>
          <w:rFonts w:ascii="Times New Roman" w:hAnsi="Times New Roman"/>
          <w:i/>
          <w:iCs/>
          <w:color w:val="000000" w:themeColor="text1"/>
          <w:sz w:val="20"/>
          <w:szCs w:val="20"/>
        </w:rPr>
        <w:t>Specialty: Early Childhood Education, Foundations and Educational Leadership.</w:t>
      </w:r>
      <w:r w:rsidRPr="00816277">
        <w:rPr>
          <w:rFonts w:ascii="Times New Roman" w:hAnsi="Times New Roman"/>
          <w:color w:val="000000" w:themeColor="text1"/>
          <w:sz w:val="20"/>
          <w:szCs w:val="20"/>
        </w:rPr>
        <w:t xml:space="preserve"> </w:t>
      </w:r>
      <w:r w:rsidRPr="00816277">
        <w:rPr>
          <w:rFonts w:ascii="Times New Roman" w:hAnsi="Times New Roman"/>
          <w:i/>
          <w:color w:val="000000" w:themeColor="text1"/>
          <w:sz w:val="20"/>
          <w:szCs w:val="20"/>
        </w:rPr>
        <w:t>Interim 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Department of Counseling and Educational Leadership.</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Biasiotto, Judson, Ed.D.</w:t>
      </w:r>
      <w:r w:rsidRPr="00816277">
        <w:rPr>
          <w:rFonts w:ascii="Times New Roman" w:hAnsi="Times New Roman"/>
          <w:color w:val="000000" w:themeColor="text1"/>
          <w:sz w:val="20"/>
          <w:szCs w:val="20"/>
        </w:rPr>
        <w:t>, University of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gia. </w:t>
      </w:r>
      <w:r w:rsidRPr="00816277">
        <w:rPr>
          <w:rFonts w:ascii="Times New Roman" w:hAnsi="Times New Roman"/>
          <w:i/>
          <w:iCs/>
          <w:color w:val="000000" w:themeColor="text1"/>
          <w:sz w:val="20"/>
          <w:szCs w:val="20"/>
        </w:rPr>
        <w:t xml:space="preserve">Specialty: Health, Drug Education and Physical </w:t>
      </w:r>
      <w:r w:rsidRPr="00816277">
        <w:rPr>
          <w:rFonts w:ascii="Times New Roman" w:hAnsi="Times New Roman"/>
          <w:i/>
          <w:iCs/>
          <w:color w:val="000000" w:themeColor="text1"/>
          <w:spacing w:val="-11"/>
          <w:sz w:val="20"/>
          <w:szCs w:val="20"/>
        </w:rPr>
        <w:t>T</w:t>
      </w:r>
      <w:r w:rsidRPr="00816277">
        <w:rPr>
          <w:rFonts w:ascii="Times New Roman" w:hAnsi="Times New Roman"/>
          <w:i/>
          <w:iCs/>
          <w:color w:val="000000" w:themeColor="text1"/>
          <w:sz w:val="20"/>
          <w:szCs w:val="20"/>
        </w:rPr>
        <w:t>raining</w:t>
      </w:r>
    </w:p>
    <w:p w:rsidR="00FB3D83" w:rsidRPr="00816277" w:rsidRDefault="00CC03BE" w:rsidP="00FB3D83">
      <w:pPr>
        <w:widowControl w:val="0"/>
        <w:autoSpaceDE w:val="0"/>
        <w:autoSpaceDN w:val="0"/>
        <w:adjustRightInd w:val="0"/>
        <w:spacing w:after="0"/>
        <w:ind w:left="360" w:right="137" w:firstLine="0"/>
        <w:rPr>
          <w:rFonts w:ascii="Times New Roman" w:hAnsi="Times New Roman"/>
          <w:color w:val="000000" w:themeColor="text1"/>
          <w:sz w:val="18"/>
          <w:szCs w:val="18"/>
        </w:rPr>
      </w:pPr>
      <w:r w:rsidRPr="00CC03BE">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62" type="#_x0000_t202" style="position:absolute;left:0;text-align:left;margin-left:17.85pt;margin-top:8.1pt;width:1in;height:184.35pt;z-index:-251310080;mso-position-horizontal-relative:page" o:allowincell="f" filled="f" stroked="f">
            <v:textbox style="layout-flow:vertical;mso-layout-flow-alt:bottom-to-top" inset="0,0,0,0">
              <w:txbxContent>
                <w:p w:rsidR="00693C05" w:rsidRDefault="00693C05" w:rsidP="00FB3D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B3D83" w:rsidRPr="00816277">
        <w:rPr>
          <w:rFonts w:ascii="Times New Roman" w:hAnsi="Times New Roman"/>
          <w:b/>
          <w:bCs/>
          <w:color w:val="000000" w:themeColor="text1"/>
          <w:sz w:val="20"/>
          <w:szCs w:val="20"/>
        </w:rPr>
        <w:t xml:space="preserve">Bynum, Leroy, D.M.A., University of Georgia.  </w:t>
      </w:r>
      <w:r w:rsidR="00FB3D83" w:rsidRPr="00816277">
        <w:rPr>
          <w:rFonts w:ascii="Times New Roman" w:hAnsi="Times New Roman"/>
          <w:color w:val="000000" w:themeColor="text1"/>
          <w:sz w:val="18"/>
          <w:szCs w:val="18"/>
        </w:rPr>
        <w:t>Professo</w:t>
      </w:r>
      <w:r w:rsidR="00FB3D83" w:rsidRPr="00816277">
        <w:rPr>
          <w:rFonts w:ascii="Times New Roman" w:hAnsi="Times New Roman"/>
          <w:color w:val="000000" w:themeColor="text1"/>
          <w:spacing w:val="-7"/>
          <w:sz w:val="18"/>
          <w:szCs w:val="18"/>
        </w:rPr>
        <w:t>r</w:t>
      </w:r>
      <w:r w:rsidR="00FB3D83" w:rsidRPr="00816277">
        <w:rPr>
          <w:rFonts w:ascii="Times New Roman" w:hAnsi="Times New Roman"/>
          <w:color w:val="000000" w:themeColor="text1"/>
          <w:sz w:val="18"/>
          <w:szCs w:val="18"/>
        </w:rPr>
        <w:t>, Dean, College of</w:t>
      </w:r>
      <w:r w:rsidR="00FB3D83" w:rsidRPr="00816277">
        <w:rPr>
          <w:rFonts w:ascii="Times New Roman" w:hAnsi="Times New Roman"/>
          <w:color w:val="000000" w:themeColor="text1"/>
          <w:spacing w:val="-10"/>
          <w:sz w:val="18"/>
          <w:szCs w:val="18"/>
        </w:rPr>
        <w:t xml:space="preserve"> </w:t>
      </w:r>
      <w:r w:rsidR="00FB3D83" w:rsidRPr="00816277">
        <w:rPr>
          <w:rFonts w:ascii="Times New Roman" w:hAnsi="Times New Roman"/>
          <w:color w:val="000000" w:themeColor="text1"/>
          <w:sz w:val="18"/>
          <w:szCs w:val="18"/>
        </w:rPr>
        <w:t>Arts &amp; Humanities</w:t>
      </w:r>
    </w:p>
    <w:p w:rsidR="00FB3D83" w:rsidRPr="00816277" w:rsidRDefault="00FB3D83" w:rsidP="00FB3D8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Bryant, Rhonda, Ph.D.</w:t>
      </w:r>
      <w:r w:rsidRPr="00816277">
        <w:rPr>
          <w:rFonts w:ascii="Times New Roman" w:hAnsi="Times New Roman"/>
          <w:color w:val="000000" w:themeColor="text1"/>
          <w:sz w:val="20"/>
          <w:szCs w:val="20"/>
        </w:rPr>
        <w:t>, University 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ginia. </w:t>
      </w:r>
      <w:r w:rsidRPr="00816277">
        <w:rPr>
          <w:rFonts w:ascii="Times New Roman" w:hAnsi="Times New Roman"/>
          <w:i/>
          <w:iCs/>
          <w:color w:val="000000" w:themeColor="text1"/>
          <w:sz w:val="20"/>
          <w:szCs w:val="20"/>
        </w:rPr>
        <w:t>Specialty: School Counseling</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Fields, Kimberly, E.D.,</w:t>
      </w:r>
      <w:r w:rsidRPr="00816277">
        <w:rPr>
          <w:rFonts w:ascii="Times New Roman" w:hAnsi="Times New Roman"/>
          <w:color w:val="000000" w:themeColor="text1"/>
          <w:sz w:val="20"/>
          <w:szCs w:val="20"/>
        </w:rPr>
        <w:t xml:space="preserve"> Georgia Southern University. </w:t>
      </w:r>
      <w:r w:rsidRPr="00816277">
        <w:rPr>
          <w:rFonts w:ascii="Times New Roman" w:hAnsi="Times New Roman"/>
          <w:i/>
          <w:color w:val="000000" w:themeColor="text1"/>
          <w:sz w:val="20"/>
          <w:szCs w:val="20"/>
        </w:rPr>
        <w:t>Specialty: Special Education</w:t>
      </w:r>
      <w:r w:rsidRPr="00816277">
        <w:rPr>
          <w:rFonts w:ascii="Times New Roman" w:hAnsi="Times New Roman"/>
          <w:color w:val="000000" w:themeColor="text1"/>
          <w:sz w:val="20"/>
          <w:szCs w:val="20"/>
        </w:rPr>
        <w:t>. Interim Chai</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Department of Teacher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George, Rani, Ph.D.</w:t>
      </w:r>
      <w:r w:rsidRPr="00816277">
        <w:rPr>
          <w:rFonts w:ascii="Times New Roman" w:hAnsi="Times New Roman"/>
          <w:color w:val="000000" w:themeColor="text1"/>
          <w:sz w:val="20"/>
          <w:szCs w:val="20"/>
        </w:rPr>
        <w:t xml:space="preserve">, University of Delaware. </w:t>
      </w:r>
      <w:r w:rsidRPr="00816277">
        <w:rPr>
          <w:rFonts w:ascii="Times New Roman" w:hAnsi="Times New Roman"/>
          <w:i/>
          <w:iCs/>
          <w:color w:val="000000" w:themeColor="text1"/>
          <w:sz w:val="20"/>
          <w:szCs w:val="20"/>
        </w:rPr>
        <w:t xml:space="preserve">Specialty: Educational </w:t>
      </w:r>
      <w:r w:rsidRPr="0035714C">
        <w:rPr>
          <w:rFonts w:ascii="Times New Roman" w:hAnsi="Times New Roman"/>
          <w:i/>
          <w:iCs/>
          <w:color w:val="548DD4" w:themeColor="text2" w:themeTint="99"/>
          <w:sz w:val="20"/>
          <w:szCs w:val="20"/>
          <w:rPrChange w:id="1236" w:author="W. Hu" w:date="2011-08-10T20:48:00Z">
            <w:rPr>
              <w:rFonts w:ascii="Times New Roman" w:hAnsi="Times New Roman"/>
              <w:i/>
              <w:iCs/>
              <w:color w:val="000000" w:themeColor="text1"/>
              <w:sz w:val="20"/>
              <w:szCs w:val="20"/>
            </w:rPr>
          </w:rPrChange>
        </w:rPr>
        <w:t>Resea</w:t>
      </w:r>
      <w:r w:rsidRPr="0035714C">
        <w:rPr>
          <w:rFonts w:ascii="Times New Roman" w:hAnsi="Times New Roman"/>
          <w:i/>
          <w:iCs/>
          <w:color w:val="548DD4" w:themeColor="text2" w:themeTint="99"/>
          <w:spacing w:val="-7"/>
          <w:sz w:val="20"/>
          <w:szCs w:val="20"/>
          <w:rPrChange w:id="1237" w:author="W. Hu" w:date="2011-08-10T20:48:00Z">
            <w:rPr>
              <w:rFonts w:ascii="Times New Roman" w:hAnsi="Times New Roman"/>
              <w:i/>
              <w:iCs/>
              <w:color w:val="000000" w:themeColor="text1"/>
              <w:spacing w:val="-7"/>
              <w:sz w:val="20"/>
              <w:szCs w:val="20"/>
            </w:rPr>
          </w:rPrChange>
        </w:rPr>
        <w:t>r</w:t>
      </w:r>
      <w:r w:rsidRPr="0035714C">
        <w:rPr>
          <w:rFonts w:ascii="Times New Roman" w:hAnsi="Times New Roman"/>
          <w:i/>
          <w:iCs/>
          <w:color w:val="548DD4" w:themeColor="text2" w:themeTint="99"/>
          <w:sz w:val="20"/>
          <w:szCs w:val="20"/>
          <w:rPrChange w:id="1238" w:author="W. Hu" w:date="2011-08-10T20:48:00Z">
            <w:rPr>
              <w:rFonts w:ascii="Times New Roman" w:hAnsi="Times New Roman"/>
              <w:i/>
              <w:iCs/>
              <w:color w:val="000000" w:themeColor="text1"/>
              <w:sz w:val="20"/>
              <w:szCs w:val="20"/>
            </w:rPr>
          </w:rPrChange>
        </w:rPr>
        <w:t>ch and Statistics.</w:t>
      </w:r>
      <w:r w:rsidRPr="00816277">
        <w:rPr>
          <w:rFonts w:ascii="Times New Roman" w:hAnsi="Times New Roman"/>
          <w:i/>
          <w:iCs/>
          <w:color w:val="000000" w:themeColor="text1"/>
          <w:sz w:val="20"/>
          <w:szCs w:val="20"/>
        </w:rPr>
        <w:t xml:space="preserve"> </w:t>
      </w:r>
      <w:del w:id="1239" w:author="W. Hu" w:date="2011-08-10T20:48:00Z">
        <w:r w:rsidRPr="00816277" w:rsidDel="0035714C">
          <w:rPr>
            <w:rFonts w:ascii="Times New Roman" w:hAnsi="Times New Roman"/>
            <w:color w:val="000000" w:themeColor="text1"/>
            <w:sz w:val="20"/>
            <w:szCs w:val="20"/>
          </w:rPr>
          <w:delText>Dean of the Graduate School.</w:delText>
        </w:r>
      </w:del>
    </w:p>
    <w:p w:rsidR="00FB3D83" w:rsidRPr="00816277" w:rsidRDefault="00FB3D83" w:rsidP="00FB3D83">
      <w:pPr>
        <w:widowControl w:val="0"/>
        <w:autoSpaceDE w:val="0"/>
        <w:autoSpaceDN w:val="0"/>
        <w:adjustRightInd w:val="0"/>
        <w:spacing w:after="0"/>
        <w:ind w:left="360" w:right="137"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 xml:space="preserve">Goldsmith, SaDohl, M.A.ED., </w:t>
      </w:r>
      <w:r w:rsidRPr="00816277">
        <w:rPr>
          <w:rFonts w:ascii="Times New Roman" w:hAnsi="Times New Roman"/>
          <w:bCs/>
          <w:i/>
          <w:color w:val="000000" w:themeColor="text1"/>
          <w:sz w:val="20"/>
          <w:szCs w:val="20"/>
        </w:rPr>
        <w:t xml:space="preserve">Clark Atlanta University. Specialty: </w:t>
      </w:r>
      <w:r w:rsidR="00983F5A" w:rsidRPr="00816277">
        <w:rPr>
          <w:rFonts w:ascii="Times New Roman" w:hAnsi="Times New Roman"/>
          <w:bCs/>
          <w:i/>
          <w:color w:val="000000" w:themeColor="text1"/>
          <w:sz w:val="20"/>
          <w:szCs w:val="20"/>
        </w:rPr>
        <w:t xml:space="preserve">School </w:t>
      </w:r>
      <w:r w:rsidRPr="00816277">
        <w:rPr>
          <w:rFonts w:ascii="Times New Roman" w:hAnsi="Times New Roman"/>
          <w:bCs/>
          <w:i/>
          <w:color w:val="000000" w:themeColor="text1"/>
          <w:sz w:val="20"/>
          <w:szCs w:val="20"/>
        </w:rPr>
        <w:t xml:space="preserve">Counseling  </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Griffin, DaShonera, Ph.D., Auburn University. </w:t>
      </w:r>
      <w:r w:rsidRPr="00816277">
        <w:rPr>
          <w:rFonts w:ascii="Times New Roman" w:hAnsi="Times New Roman"/>
          <w:bCs/>
          <w:i/>
          <w:color w:val="000000" w:themeColor="text1"/>
          <w:sz w:val="20"/>
          <w:szCs w:val="20"/>
        </w:rPr>
        <w:t>Specialty:</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 Education</w:t>
      </w:r>
      <w:r w:rsidRPr="00816277">
        <w:rPr>
          <w:rFonts w:ascii="Times New Roman" w:hAnsi="Times New Roman"/>
          <w:b/>
          <w:bCs/>
          <w:color w:val="000000" w:themeColor="text1"/>
          <w:sz w:val="20"/>
          <w:szCs w:val="20"/>
        </w:rPr>
        <w:t xml:space="preserve"> </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Grimsle</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Alan Paul, Ph.D.</w:t>
      </w:r>
      <w:r w:rsidRPr="00816277">
        <w:rPr>
          <w:rFonts w:ascii="Times New Roman" w:hAnsi="Times New Roman"/>
          <w:color w:val="000000" w:themeColor="text1"/>
          <w:sz w:val="20"/>
          <w:szCs w:val="20"/>
        </w:rPr>
        <w:t>,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Educational Leadership</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Hill, James, </w:t>
      </w:r>
      <w:r w:rsidRPr="00816277">
        <w:rPr>
          <w:rFonts w:ascii="Times New Roman" w:hAnsi="Times New Roman"/>
          <w:color w:val="000000" w:themeColor="text1"/>
          <w:sz w:val="18"/>
          <w:szCs w:val="18"/>
        </w:rPr>
        <w:t xml:space="preserve">Ph.D., </w:t>
      </w:r>
      <w:r w:rsidRPr="00816277">
        <w:rPr>
          <w:rFonts w:ascii="Times New Roman" w:hAnsi="Times New Roman"/>
          <w:i/>
          <w:color w:val="000000" w:themeColor="text1"/>
          <w:sz w:val="18"/>
          <w:szCs w:val="18"/>
        </w:rPr>
        <w:t xml:space="preserve">University of Iowa. Specialty: English. </w:t>
      </w:r>
      <w:r w:rsidRPr="00816277">
        <w:rPr>
          <w:rFonts w:ascii="Times New Roman" w:hAnsi="Times New Roman"/>
          <w:bCs/>
          <w:i/>
          <w:color w:val="000000" w:themeColor="text1"/>
          <w:sz w:val="20"/>
          <w:szCs w:val="20"/>
        </w:rPr>
        <w:t>Chair, Department of English and Modern Languages.</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Hood, Marcia, </w:t>
      </w:r>
      <w:r w:rsidRPr="00816277">
        <w:rPr>
          <w:rFonts w:ascii="Times New Roman" w:hAnsi="Times New Roman"/>
          <w:color w:val="000000" w:themeColor="text1"/>
          <w:sz w:val="18"/>
          <w:szCs w:val="18"/>
        </w:rPr>
        <w:t>Ph.D.,</w:t>
      </w:r>
      <w:r w:rsidRPr="00816277">
        <w:rPr>
          <w:rFonts w:ascii="Times New Roman" w:hAnsi="Times New Roman"/>
          <w:i/>
          <w:color w:val="000000" w:themeColor="text1"/>
          <w:sz w:val="18"/>
          <w:szCs w:val="18"/>
        </w:rPr>
        <w:t xml:space="preserve"> University of</w:t>
      </w:r>
      <w:r w:rsidRPr="00816277">
        <w:rPr>
          <w:rFonts w:ascii="Times New Roman" w:hAnsi="Times New Roman"/>
          <w:i/>
          <w:color w:val="000000" w:themeColor="text1"/>
          <w:spacing w:val="-10"/>
          <w:sz w:val="18"/>
          <w:szCs w:val="18"/>
        </w:rPr>
        <w:t xml:space="preserve"> </w:t>
      </w:r>
      <w:r w:rsidRPr="00816277">
        <w:rPr>
          <w:rFonts w:ascii="Times New Roman" w:hAnsi="Times New Roman"/>
          <w:i/>
          <w:color w:val="000000" w:themeColor="text1"/>
          <w:sz w:val="18"/>
          <w:szCs w:val="18"/>
        </w:rPr>
        <w:t>Alabama at</w:t>
      </w:r>
      <w:r w:rsidRPr="00816277">
        <w:rPr>
          <w:rFonts w:ascii="Times New Roman" w:hAnsi="Times New Roman"/>
          <w:i/>
          <w:color w:val="000000" w:themeColor="text1"/>
          <w:spacing w:val="-3"/>
          <w:sz w:val="18"/>
          <w:szCs w:val="18"/>
        </w:rPr>
        <w:t xml:space="preserve"> </w:t>
      </w:r>
      <w:r w:rsidRPr="00816277">
        <w:rPr>
          <w:rFonts w:ascii="Times New Roman" w:hAnsi="Times New Roman"/>
          <w:i/>
          <w:color w:val="000000" w:themeColor="text1"/>
          <w:spacing w:val="-6"/>
          <w:sz w:val="18"/>
          <w:szCs w:val="18"/>
        </w:rPr>
        <w:t>T</w:t>
      </w:r>
      <w:r w:rsidRPr="00816277">
        <w:rPr>
          <w:rFonts w:ascii="Times New Roman" w:hAnsi="Times New Roman"/>
          <w:i/>
          <w:color w:val="000000" w:themeColor="text1"/>
          <w:sz w:val="18"/>
          <w:szCs w:val="18"/>
        </w:rPr>
        <w:t>uscaloosa. Specialty: Music.</w:t>
      </w:r>
      <w:r w:rsidRPr="00816277">
        <w:rPr>
          <w:rFonts w:ascii="Times New Roman" w:hAnsi="Times New Roman"/>
          <w:b/>
          <w:bCs/>
          <w:i/>
          <w:color w:val="000000" w:themeColor="text1"/>
          <w:sz w:val="20"/>
          <w:szCs w:val="20"/>
        </w:rPr>
        <w:t xml:space="preserve"> </w:t>
      </w:r>
      <w:r w:rsidRPr="00816277">
        <w:rPr>
          <w:rFonts w:ascii="Times New Roman" w:hAnsi="Times New Roman"/>
          <w:bCs/>
          <w:i/>
          <w:color w:val="000000" w:themeColor="text1"/>
          <w:sz w:val="20"/>
          <w:szCs w:val="20"/>
        </w:rPr>
        <w:t>Chair, Department of Fine Arts</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816277">
        <w:rPr>
          <w:rFonts w:ascii="Times New Roman" w:hAnsi="Times New Roman"/>
          <w:b/>
          <w:bCs/>
          <w:color w:val="000000" w:themeColor="text1"/>
          <w:sz w:val="20"/>
          <w:szCs w:val="20"/>
        </w:rPr>
        <w:t>Jenkins, Patricia, Ed.D.</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ennessee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Reading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i/>
          <w:color w:val="000000" w:themeColor="text1"/>
          <w:sz w:val="20"/>
          <w:szCs w:val="20"/>
        </w:rPr>
      </w:pPr>
      <w:r w:rsidRPr="00816277">
        <w:rPr>
          <w:rFonts w:ascii="Times New Roman" w:hAnsi="Times New Roman"/>
          <w:b/>
          <w:bCs/>
          <w:color w:val="000000" w:themeColor="text1"/>
          <w:sz w:val="20"/>
          <w:szCs w:val="20"/>
        </w:rPr>
        <w:t xml:space="preserve">Johnson, Joyce, </w:t>
      </w:r>
      <w:r w:rsidRPr="00816277">
        <w:rPr>
          <w:rFonts w:ascii="Times New Roman" w:hAnsi="Times New Roman"/>
          <w:color w:val="000000" w:themeColor="text1"/>
          <w:sz w:val="18"/>
          <w:szCs w:val="18"/>
        </w:rPr>
        <w:t>Ph.D., University of Mississippi</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Nursing.</w:t>
      </w:r>
      <w:r w:rsidRPr="00816277">
        <w:rPr>
          <w:rFonts w:ascii="Times New Roman" w:hAnsi="Times New Roman"/>
          <w:b/>
          <w:bCs/>
          <w:i/>
          <w:color w:val="000000" w:themeColor="text1"/>
          <w:sz w:val="20"/>
          <w:szCs w:val="20"/>
        </w:rPr>
        <w:t xml:space="preserve"> </w:t>
      </w:r>
      <w:r w:rsidRPr="00816277">
        <w:rPr>
          <w:rFonts w:ascii="Times New Roman" w:hAnsi="Times New Roman"/>
          <w:bCs/>
          <w:i/>
          <w:color w:val="000000" w:themeColor="text1"/>
          <w:sz w:val="20"/>
          <w:szCs w:val="20"/>
        </w:rPr>
        <w:t>Dean of the College of Sciences and Health Professions</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King-Jupiter, Kimberly, Ph.D.</w:t>
      </w:r>
      <w:r w:rsidRPr="00816277">
        <w:rPr>
          <w:rFonts w:ascii="Times New Roman" w:hAnsi="Times New Roman"/>
          <w:color w:val="000000" w:themeColor="text1"/>
          <w:sz w:val="18"/>
          <w:szCs w:val="18"/>
        </w:rPr>
        <w:t xml:space="preserve">, Indiana University-Bloomington. </w:t>
      </w:r>
      <w:r w:rsidRPr="00816277">
        <w:rPr>
          <w:rFonts w:ascii="Times New Roman" w:hAnsi="Times New Roman"/>
          <w:i/>
          <w:color w:val="000000" w:themeColor="text1"/>
          <w:sz w:val="18"/>
          <w:szCs w:val="18"/>
        </w:rPr>
        <w:t>Specialty: Educational Foundations</w:t>
      </w:r>
      <w:r w:rsidRPr="00816277">
        <w:rPr>
          <w:rFonts w:ascii="Times New Roman" w:hAnsi="Times New Roman"/>
          <w:color w:val="000000" w:themeColor="text1"/>
          <w:sz w:val="18"/>
          <w:szCs w:val="18"/>
        </w:rPr>
        <w:t>.</w:t>
      </w:r>
      <w:r w:rsidRPr="00816277">
        <w:rPr>
          <w:rFonts w:ascii="Times New Roman" w:hAnsi="Times New Roman"/>
          <w:color w:val="000000" w:themeColor="text1"/>
          <w:sz w:val="20"/>
          <w:szCs w:val="20"/>
        </w:rPr>
        <w:t xml:space="preserve"> Dean of the College of Education</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Lupinski, Kirsten, Ph.D.</w:t>
      </w:r>
      <w:r w:rsidRPr="00816277">
        <w:rPr>
          <w:rFonts w:ascii="Times New Roman" w:hAnsi="Times New Roman"/>
          <w:color w:val="000000" w:themeColor="text1"/>
          <w:sz w:val="20"/>
          <w:szCs w:val="20"/>
        </w:rPr>
        <w:t xml:space="preserve">, University of Cincinnati. </w:t>
      </w:r>
      <w:r w:rsidRPr="00816277">
        <w:rPr>
          <w:rFonts w:ascii="Times New Roman" w:hAnsi="Times New Roman"/>
          <w:i/>
          <w:iCs/>
          <w:color w:val="000000" w:themeColor="text1"/>
          <w:sz w:val="20"/>
          <w:szCs w:val="20"/>
        </w:rPr>
        <w:t>Specialty: Education Foundations and Health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omotion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Medlin, Dorene, </w:t>
      </w:r>
      <w:r w:rsidRPr="00816277">
        <w:rPr>
          <w:rFonts w:ascii="Times New Roman" w:hAnsi="Times New Roman"/>
          <w:color w:val="000000" w:themeColor="text1"/>
          <w:sz w:val="18"/>
          <w:szCs w:val="18"/>
        </w:rPr>
        <w:t>Ed.D., University of Georgia.</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Science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Oladunjoye, Ganiyu, Ph.D.</w:t>
      </w:r>
      <w:r w:rsidRPr="00816277">
        <w:rPr>
          <w:rFonts w:ascii="Times New Roman" w:hAnsi="Times New Roman"/>
          <w:color w:val="000000" w:themeColor="text1"/>
          <w:sz w:val="20"/>
          <w:szCs w:val="20"/>
        </w:rPr>
        <w:t>, Bowling Green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Educational Leadership</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Porter, Rhonda, </w:t>
      </w:r>
      <w:r w:rsidRPr="00816277">
        <w:rPr>
          <w:rFonts w:ascii="Times New Roman" w:hAnsi="Times New Roman"/>
          <w:color w:val="000000" w:themeColor="text1"/>
          <w:sz w:val="18"/>
          <w:szCs w:val="18"/>
        </w:rPr>
        <w:t>Ph.D.,</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Auburn University</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Mathematics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Cs/>
          <w:i/>
          <w:color w:val="000000" w:themeColor="text1"/>
          <w:sz w:val="20"/>
          <w:szCs w:val="20"/>
        </w:rPr>
      </w:pPr>
      <w:r w:rsidRPr="00816277">
        <w:rPr>
          <w:rFonts w:ascii="Times New Roman" w:hAnsi="Times New Roman"/>
          <w:b/>
          <w:bCs/>
          <w:color w:val="000000" w:themeColor="text1"/>
          <w:sz w:val="20"/>
          <w:szCs w:val="20"/>
        </w:rPr>
        <w:t>Puller,  Shawn,</w:t>
      </w:r>
      <w:r w:rsidRPr="00816277">
        <w:rPr>
          <w:rFonts w:ascii="Times New Roman" w:hAnsi="Times New Roman"/>
          <w:color w:val="000000" w:themeColor="text1"/>
          <w:sz w:val="18"/>
          <w:szCs w:val="18"/>
        </w:rPr>
        <w:t xml:space="preserve"> M.M., Ithaca College</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Music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Rollins, Ca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olyn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W</w:t>
      </w:r>
      <w:r w:rsidRPr="00816277">
        <w:rPr>
          <w:rFonts w:ascii="Times New Roman" w:hAnsi="Times New Roman"/>
          <w:b/>
          <w:bCs/>
          <w:color w:val="000000" w:themeColor="text1"/>
          <w:sz w:val="20"/>
          <w:szCs w:val="20"/>
        </w:rPr>
        <w:t>., Rh.D.</w:t>
      </w:r>
      <w:r w:rsidRPr="00816277">
        <w:rPr>
          <w:rFonts w:ascii="Times New Roman" w:hAnsi="Times New Roman"/>
          <w:color w:val="000000" w:themeColor="text1"/>
          <w:sz w:val="20"/>
          <w:szCs w:val="20"/>
        </w:rPr>
        <w:t xml:space="preserve">, Southern Illinois University-Carbondale. </w:t>
      </w:r>
      <w:r w:rsidRPr="00816277">
        <w:rPr>
          <w:rFonts w:ascii="Times New Roman" w:hAnsi="Times New Roman"/>
          <w:i/>
          <w:iCs/>
          <w:color w:val="000000" w:themeColor="text1"/>
          <w:sz w:val="20"/>
          <w:szCs w:val="20"/>
        </w:rPr>
        <w:t>Specialty: Counseling</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Roosta, Seyed, </w:t>
      </w:r>
      <w:r w:rsidRPr="00816277">
        <w:rPr>
          <w:rFonts w:ascii="Times New Roman" w:hAnsi="Times New Roman"/>
          <w:color w:val="000000" w:themeColor="text1"/>
          <w:sz w:val="18"/>
          <w:szCs w:val="18"/>
        </w:rPr>
        <w:t>Ph.D., University of Iowa</w:t>
      </w:r>
      <w:r w:rsidRPr="00816277">
        <w:rPr>
          <w:rFonts w:ascii="Times New Roman" w:hAnsi="Times New Roman"/>
          <w:b/>
          <w:bCs/>
          <w:color w:val="000000" w:themeColor="text1"/>
          <w:spacing w:val="-4"/>
          <w:sz w:val="20"/>
          <w:szCs w:val="20"/>
        </w:rPr>
        <w:t xml:space="preserve">. </w:t>
      </w:r>
      <w:r w:rsidRPr="00816277">
        <w:rPr>
          <w:rFonts w:ascii="Times New Roman" w:hAnsi="Times New Roman"/>
          <w:bCs/>
          <w:i/>
          <w:color w:val="000000" w:themeColor="text1"/>
          <w:spacing w:val="-4"/>
          <w:sz w:val="20"/>
          <w:szCs w:val="20"/>
        </w:rPr>
        <w:t>Specialty: Mathematics.</w:t>
      </w:r>
      <w:r w:rsidRPr="00816277">
        <w:rPr>
          <w:rFonts w:ascii="Times New Roman" w:hAnsi="Times New Roman"/>
          <w:b/>
          <w:bCs/>
          <w:color w:val="000000" w:themeColor="text1"/>
          <w:spacing w:val="-4"/>
          <w:sz w:val="20"/>
          <w:szCs w:val="20"/>
        </w:rPr>
        <w:t xml:space="preserve"> </w:t>
      </w:r>
      <w:r w:rsidRPr="00816277">
        <w:rPr>
          <w:rFonts w:ascii="Times New Roman" w:hAnsi="Times New Roman"/>
          <w:bCs/>
          <w:color w:val="000000" w:themeColor="text1"/>
          <w:sz w:val="20"/>
          <w:szCs w:val="20"/>
        </w:rPr>
        <w:t>Chair, Department of Mathematics and Computer Science</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Saleem, Daa’iyah, </w:t>
      </w:r>
      <w:r w:rsidRPr="00816277">
        <w:rPr>
          <w:rFonts w:ascii="Times New Roman" w:hAnsi="Times New Roman"/>
          <w:color w:val="000000" w:themeColor="text1"/>
          <w:sz w:val="18"/>
          <w:szCs w:val="18"/>
        </w:rPr>
        <w:t>Ph.D., Ohio State University</w:t>
      </w:r>
      <w:r w:rsidRPr="00816277">
        <w:rPr>
          <w:rFonts w:ascii="Times New Roman" w:hAnsi="Times New Roman"/>
          <w:b/>
          <w:bCs/>
          <w:color w:val="000000" w:themeColor="text1"/>
          <w:spacing w:val="-4"/>
          <w:sz w:val="20"/>
          <w:szCs w:val="20"/>
        </w:rPr>
        <w:t xml:space="preserve">. </w:t>
      </w:r>
      <w:r w:rsidRPr="00816277">
        <w:rPr>
          <w:rFonts w:ascii="Times New Roman" w:hAnsi="Times New Roman"/>
          <w:bCs/>
          <w:i/>
          <w:color w:val="000000" w:themeColor="text1"/>
          <w:spacing w:val="-4"/>
          <w:sz w:val="20"/>
          <w:szCs w:val="20"/>
        </w:rPr>
        <w:t>Specialty: Early Childhood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Scott, Kevin, </w:t>
      </w:r>
      <w:r w:rsidRPr="00816277">
        <w:rPr>
          <w:rFonts w:ascii="Times New Roman" w:hAnsi="Times New Roman"/>
          <w:color w:val="000000" w:themeColor="text1"/>
          <w:sz w:val="18"/>
          <w:szCs w:val="18"/>
        </w:rPr>
        <w:t>Ph.D., Purdue University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i/>
          <w:color w:val="000000" w:themeColor="text1"/>
          <w:spacing w:val="-4"/>
          <w:sz w:val="20"/>
          <w:szCs w:val="20"/>
        </w:rPr>
        <w:t>Specialty: English Education</w:t>
      </w:r>
    </w:p>
    <w:p w:rsidR="00983F5A" w:rsidRPr="00816277"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Trujillo, Juan. </w:t>
      </w:r>
      <w:r w:rsidRPr="00816277">
        <w:rPr>
          <w:rFonts w:ascii="Times New Roman" w:hAnsi="Times New Roman"/>
          <w:b/>
          <w:bCs/>
          <w:i/>
          <w:color w:val="000000" w:themeColor="text1"/>
          <w:spacing w:val="-4"/>
          <w:sz w:val="20"/>
          <w:szCs w:val="20"/>
        </w:rPr>
        <w:t>Speciality: Statistics &amp; Measurement.</w:t>
      </w:r>
    </w:p>
    <w:p w:rsidR="00FB3D83" w:rsidRPr="00816277"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Walker, Quiteya. Ph.D. </w:t>
      </w:r>
      <w:r w:rsidRPr="00816277">
        <w:rPr>
          <w:rFonts w:ascii="Times New Roman" w:hAnsi="Times New Roman"/>
          <w:b/>
          <w:bCs/>
          <w:i/>
          <w:color w:val="000000" w:themeColor="text1"/>
          <w:spacing w:val="-4"/>
          <w:sz w:val="20"/>
          <w:szCs w:val="20"/>
        </w:rPr>
        <w:t>Speciality: Rehabilaative Counseling</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4"/>
          <w:sz w:val="20"/>
          <w:szCs w:val="20"/>
        </w:rPr>
        <w:t>W</w:t>
      </w:r>
      <w:r w:rsidRPr="00816277">
        <w:rPr>
          <w:rFonts w:ascii="Times New Roman" w:hAnsi="Times New Roman"/>
          <w:b/>
          <w:bCs/>
          <w:color w:val="000000" w:themeColor="text1"/>
          <w:sz w:val="20"/>
          <w:szCs w:val="20"/>
        </w:rPr>
        <w:t>illiams, Richard, Ed.D.</w:t>
      </w:r>
      <w:r w:rsidRPr="00816277">
        <w:rPr>
          <w:rFonts w:ascii="Times New Roman" w:hAnsi="Times New Roman"/>
          <w:color w:val="000000" w:themeColor="text1"/>
          <w:sz w:val="20"/>
          <w:szCs w:val="20"/>
        </w:rPr>
        <w:t xml:space="preserve">, </w:t>
      </w:r>
      <w:r w:rsidRPr="00816277">
        <w:rPr>
          <w:rFonts w:ascii="Times New Roman" w:hAnsi="Times New Roman"/>
          <w:i/>
          <w:color w:val="000000" w:themeColor="text1"/>
          <w:sz w:val="20"/>
          <w:szCs w:val="20"/>
        </w:rPr>
        <w:t>University of Geo</w:t>
      </w:r>
      <w:r w:rsidRPr="00816277">
        <w:rPr>
          <w:rFonts w:ascii="Times New Roman" w:hAnsi="Times New Roman"/>
          <w:i/>
          <w:color w:val="000000" w:themeColor="text1"/>
          <w:spacing w:val="-4"/>
          <w:sz w:val="20"/>
          <w:szCs w:val="20"/>
        </w:rPr>
        <w:t>r</w:t>
      </w:r>
      <w:r w:rsidRPr="00816277">
        <w:rPr>
          <w:rFonts w:ascii="Times New Roman" w:hAnsi="Times New Roman"/>
          <w:i/>
          <w:color w:val="000000" w:themeColor="text1"/>
          <w:sz w:val="20"/>
          <w:szCs w:val="20"/>
        </w:rPr>
        <w:t>gia. 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xml:space="preserve">, Health and Physical Education. </w:t>
      </w:r>
      <w:r w:rsidRPr="00816277">
        <w:rPr>
          <w:rFonts w:ascii="Times New Roman" w:hAnsi="Times New Roman"/>
          <w:i/>
          <w:iCs/>
          <w:color w:val="000000" w:themeColor="text1"/>
          <w:sz w:val="20"/>
          <w:szCs w:val="20"/>
        </w:rPr>
        <w:t>Specialty: Exe</w:t>
      </w:r>
      <w:r w:rsidRPr="00816277">
        <w:rPr>
          <w:rFonts w:ascii="Times New Roman" w:hAnsi="Times New Roman"/>
          <w:i/>
          <w:iCs/>
          <w:color w:val="000000" w:themeColor="text1"/>
          <w:spacing w:val="-4"/>
          <w:sz w:val="20"/>
          <w:szCs w:val="20"/>
        </w:rPr>
        <w:t>r</w:t>
      </w:r>
      <w:r w:rsidRPr="00816277">
        <w:rPr>
          <w:rFonts w:ascii="Times New Roman" w:hAnsi="Times New Roman"/>
          <w:i/>
          <w:iCs/>
          <w:color w:val="000000" w:themeColor="text1"/>
          <w:sz w:val="20"/>
          <w:szCs w:val="20"/>
        </w:rPr>
        <w:t>cise and Sport Science</w:t>
      </w:r>
    </w:p>
    <w:p w:rsidR="00200D5E" w:rsidRPr="00816277" w:rsidRDefault="00FB3D83" w:rsidP="00FB3D83">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816277">
        <w:rPr>
          <w:rFonts w:ascii="Times New Roman" w:hAnsi="Times New Roman"/>
          <w:b/>
          <w:bCs/>
          <w:color w:val="000000" w:themeColor="text1"/>
          <w:spacing w:val="-4"/>
          <w:sz w:val="20"/>
          <w:szCs w:val="20"/>
        </w:rPr>
        <w:t>Wr</w:t>
      </w:r>
      <w:r w:rsidRPr="00816277">
        <w:rPr>
          <w:rFonts w:ascii="Times New Roman" w:hAnsi="Times New Roman"/>
          <w:b/>
          <w:bCs/>
          <w:color w:val="000000" w:themeColor="text1"/>
          <w:sz w:val="20"/>
          <w:szCs w:val="20"/>
        </w:rPr>
        <w:t>ensford, Louise, Ph.D.</w:t>
      </w:r>
      <w:r w:rsidRPr="00816277">
        <w:rPr>
          <w:rFonts w:ascii="Times New Roman" w:hAnsi="Times New Roman"/>
          <w:color w:val="000000" w:themeColor="text1"/>
          <w:sz w:val="20"/>
          <w:szCs w:val="20"/>
        </w:rPr>
        <w:t>,</w:t>
      </w:r>
      <w:r w:rsidRPr="00816277">
        <w:rPr>
          <w:rFonts w:ascii="Times New Roman" w:hAnsi="Times New Roman"/>
          <w:i/>
          <w:color w:val="000000" w:themeColor="text1"/>
          <w:sz w:val="20"/>
          <w:szCs w:val="20"/>
        </w:rPr>
        <w:t xml:space="preserve"> Brown Universit</w:t>
      </w:r>
      <w:r w:rsidRPr="00816277">
        <w:rPr>
          <w:rFonts w:ascii="Times New Roman" w:hAnsi="Times New Roman"/>
          <w:i/>
          <w:color w:val="000000" w:themeColor="text1"/>
          <w:spacing w:val="-13"/>
          <w:sz w:val="20"/>
          <w:szCs w:val="20"/>
        </w:rPr>
        <w:t>y</w:t>
      </w:r>
      <w:r w:rsidRPr="00816277">
        <w:rPr>
          <w:rFonts w:ascii="Times New Roman" w:hAnsi="Times New Roman"/>
          <w:i/>
          <w:color w:val="000000" w:themeColor="text1"/>
          <w:sz w:val="20"/>
          <w:szCs w:val="20"/>
        </w:rPr>
        <w:t xml:space="preserve">. </w:t>
      </w:r>
      <w:r w:rsidRPr="00816277">
        <w:rPr>
          <w:rFonts w:ascii="Times New Roman" w:hAnsi="Times New Roman"/>
          <w:i/>
          <w:iCs/>
          <w:color w:val="000000" w:themeColor="text1"/>
          <w:sz w:val="20"/>
          <w:szCs w:val="20"/>
        </w:rPr>
        <w:t xml:space="preserve">Specialty: Chemistry. </w:t>
      </w:r>
      <w:r w:rsidRPr="00816277">
        <w:rPr>
          <w:rFonts w:ascii="Times New Roman" w:hAnsi="Times New Roman"/>
          <w:i/>
          <w:color w:val="000000" w:themeColor="text1"/>
          <w:sz w:val="20"/>
          <w:szCs w:val="20"/>
        </w:rPr>
        <w:t>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Department of Natural Sciences</w:t>
      </w: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4" cstate="print"/>
                    <a:stretch>
                      <a:fillRect/>
                    </a:stretch>
                  </pic:blipFill>
                  <pic:spPr>
                    <a:xfrm>
                      <a:off x="0" y="0"/>
                      <a:ext cx="5905500" cy="3924300"/>
                    </a:xfrm>
                    <a:prstGeom prst="rect">
                      <a:avLst/>
                    </a:prstGeom>
                  </pic:spPr>
                </pic:pic>
              </a:graphicData>
            </a:graphic>
          </wp:inline>
        </w:drawing>
      </w: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816277" w:rsidRDefault="00C43359">
      <w:pPr>
        <w:rPr>
          <w:rFonts w:ascii="Times New Roman" w:hAnsi="Times New Roman"/>
          <w:color w:val="000000" w:themeColor="text1"/>
          <w:sz w:val="20"/>
          <w:szCs w:val="20"/>
        </w:rPr>
      </w:pPr>
      <w:r w:rsidRPr="00816277">
        <w:rPr>
          <w:rFonts w:ascii="Times New Roman" w:hAnsi="Times New Roman"/>
          <w:color w:val="000000" w:themeColor="text1"/>
          <w:sz w:val="20"/>
          <w:szCs w:val="20"/>
        </w:rPr>
        <w:br w:type="page"/>
      </w:r>
    </w:p>
    <w:p w:rsidR="00872727" w:rsidRPr="00816277"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816277" w:rsidSect="00C21518">
          <w:headerReference w:type="even" r:id="rId45"/>
          <w:headerReference w:type="default" r:id="rId46"/>
          <w:pgSz w:w="12240" w:h="15840" w:code="1"/>
          <w:pgMar w:top="720" w:right="720" w:bottom="288" w:left="1440" w:header="720" w:footer="288" w:gutter="0"/>
          <w:cols w:space="720"/>
          <w:docGrid w:linePitch="360"/>
        </w:sectPr>
      </w:pP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position w:val="-1"/>
          <w:sz w:val="40"/>
          <w:szCs w:val="40"/>
        </w:rPr>
      </w:pPr>
      <w:bookmarkStart w:id="1240" w:name="_Toc294969748"/>
      <w:bookmarkStart w:id="1241" w:name="_Toc298161560"/>
      <w:r w:rsidRPr="00816277">
        <w:rPr>
          <w:rFonts w:ascii="Impact" w:hAnsi="Impact" w:cs="Impact"/>
          <w:color w:val="000000" w:themeColor="text1"/>
          <w:position w:val="-1"/>
          <w:sz w:val="40"/>
          <w:szCs w:val="40"/>
        </w:rPr>
        <w:t>EAR</w:t>
      </w:r>
      <w:r w:rsidRPr="00816277">
        <w:rPr>
          <w:rFonts w:ascii="Impact" w:hAnsi="Impact" w:cs="Impact"/>
          <w:color w:val="000000" w:themeColor="text1"/>
          <w:spacing w:val="-26"/>
          <w:position w:val="-1"/>
          <w:sz w:val="40"/>
          <w:szCs w:val="40"/>
        </w:rPr>
        <w:t>L</w:t>
      </w:r>
      <w:r w:rsidRPr="00816277">
        <w:rPr>
          <w:rFonts w:ascii="Impact" w:hAnsi="Impact" w:cs="Impact"/>
          <w:color w:val="000000" w:themeColor="text1"/>
          <w:position w:val="-1"/>
          <w:sz w:val="40"/>
          <w:szCs w:val="40"/>
        </w:rPr>
        <w:t>Y CHILDHOOD EDUC</w:t>
      </w:r>
      <w:r w:rsidRPr="00816277">
        <w:rPr>
          <w:rFonts w:ascii="Impact" w:hAnsi="Impact" w:cs="Impact"/>
          <w:color w:val="000000" w:themeColor="text1"/>
          <w:spacing w:val="-22"/>
          <w:position w:val="-1"/>
          <w:sz w:val="40"/>
          <w:szCs w:val="40"/>
        </w:rPr>
        <w:t>A</w:t>
      </w:r>
      <w:r w:rsidRPr="00816277">
        <w:rPr>
          <w:rFonts w:ascii="Impact" w:hAnsi="Impact" w:cs="Impact"/>
          <w:color w:val="000000" w:themeColor="text1"/>
          <w:position w:val="-1"/>
          <w:sz w:val="40"/>
          <w:szCs w:val="40"/>
        </w:rPr>
        <w:t>TION</w:t>
      </w:r>
      <w:bookmarkEnd w:id="1240"/>
      <w:bookmarkEnd w:id="1241"/>
    </w:p>
    <w:p w:rsidR="00865072" w:rsidRPr="00816277" w:rsidRDefault="00865072" w:rsidP="00865072">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program</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leads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19"/>
          <w:sz w:val="20"/>
          <w:szCs w:val="20"/>
        </w:rPr>
        <w:t>T</w:t>
      </w:r>
      <w:r w:rsidRPr="00816277">
        <w:rPr>
          <w:rFonts w:ascii="Times New Roman" w:hAnsi="Times New Roman"/>
          <w:color w:val="000000" w:themeColor="text1"/>
          <w:sz w:val="20"/>
          <w:szCs w:val="20"/>
        </w:rPr>
        <w:t>-5</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certification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Early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Childhood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prepare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master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work</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grades </w:t>
      </w:r>
      <w:r w:rsidRPr="00816277">
        <w:rPr>
          <w:rFonts w:ascii="Times New Roman" w:hAnsi="Times New Roman"/>
          <w:color w:val="000000" w:themeColor="text1"/>
          <w:sz w:val="20"/>
          <w:szCs w:val="20"/>
        </w:rPr>
        <w:t>PreK-5. This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program</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also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provides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865072" w:rsidRPr="00816277" w:rsidRDefault="00865072" w:rsidP="00865072">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purpose of the M.Ed. in Early Childhood Education is to sanction leadership for PreK-5 populations. Candidates complete 36 hours of courses designed to augment resourceful and imaginative problem-solving skills for K-5 populations.  All classes implement the College of Education’s conceptual framework: Reflective transformative practitioner, culturally-responsive practitioner, technologically-competent practitioner. Candidates have to be admitted by the </w:t>
      </w:r>
      <w:ins w:id="1242" w:author="W. Hu" w:date="2011-08-10T20:49:00Z">
        <w:r w:rsidR="0035714C">
          <w:rPr>
            <w:rFonts w:ascii="Times New Roman" w:hAnsi="Times New Roman"/>
            <w:color w:val="548DD4" w:themeColor="text2" w:themeTint="99"/>
            <w:sz w:val="20"/>
            <w:szCs w:val="20"/>
          </w:rPr>
          <w:t>G</w:t>
        </w:r>
      </w:ins>
      <w:del w:id="1243" w:author="W. Hu" w:date="2011-08-10T20:49:00Z">
        <w:r w:rsidRPr="0035714C" w:rsidDel="0035714C">
          <w:rPr>
            <w:rFonts w:ascii="Times New Roman" w:hAnsi="Times New Roman"/>
            <w:color w:val="548DD4" w:themeColor="text2" w:themeTint="99"/>
            <w:sz w:val="20"/>
            <w:szCs w:val="20"/>
            <w:rPrChange w:id="1244" w:author="W. Hu" w:date="2011-08-10T20:49:00Z">
              <w:rPr>
                <w:rFonts w:ascii="Times New Roman" w:hAnsi="Times New Roman"/>
                <w:color w:val="000000" w:themeColor="text1"/>
                <w:sz w:val="20"/>
                <w:szCs w:val="20"/>
              </w:rPr>
            </w:rPrChange>
          </w:rPr>
          <w:delText>g</w:delText>
        </w:r>
      </w:del>
      <w:r w:rsidRPr="0035714C">
        <w:rPr>
          <w:rFonts w:ascii="Times New Roman" w:hAnsi="Times New Roman"/>
          <w:color w:val="548DD4" w:themeColor="text2" w:themeTint="99"/>
          <w:sz w:val="20"/>
          <w:szCs w:val="20"/>
          <w:rPrChange w:id="1245" w:author="W. Hu" w:date="2011-08-10T20:49:00Z">
            <w:rPr>
              <w:rFonts w:ascii="Times New Roman" w:hAnsi="Times New Roman"/>
              <w:color w:val="000000" w:themeColor="text1"/>
              <w:sz w:val="20"/>
              <w:szCs w:val="20"/>
            </w:rPr>
          </w:rPrChange>
        </w:rPr>
        <w:t xml:space="preserve">raduate </w:t>
      </w:r>
      <w:ins w:id="1246" w:author="W. Hu" w:date="2011-08-10T20:49:00Z">
        <w:r w:rsidR="0035714C">
          <w:rPr>
            <w:rFonts w:ascii="Times New Roman" w:hAnsi="Times New Roman"/>
            <w:color w:val="548DD4" w:themeColor="text2" w:themeTint="99"/>
            <w:sz w:val="20"/>
            <w:szCs w:val="20"/>
          </w:rPr>
          <w:t>A</w:t>
        </w:r>
        <w:r w:rsidR="0035714C">
          <w:rPr>
            <w:rFonts w:ascii="Times New Roman" w:hAnsi="Times New Roman"/>
            <w:color w:val="548DD4" w:themeColor="text2" w:themeTint="99"/>
            <w:sz w:val="20"/>
            <w:szCs w:val="20"/>
            <w:rPrChange w:id="1247" w:author="W. Hu" w:date="2011-08-10T20:49:00Z">
              <w:rPr>
                <w:rFonts w:ascii="Times New Roman" w:hAnsi="Times New Roman"/>
                <w:color w:val="548DD4" w:themeColor="text2" w:themeTint="99"/>
                <w:sz w:val="20"/>
                <w:szCs w:val="20"/>
              </w:rPr>
            </w:rPrChange>
          </w:rPr>
          <w:t xml:space="preserve">dmissions </w:t>
        </w:r>
        <w:r w:rsidR="0035714C">
          <w:rPr>
            <w:rFonts w:ascii="Times New Roman" w:hAnsi="Times New Roman"/>
            <w:color w:val="548DD4" w:themeColor="text2" w:themeTint="99"/>
            <w:sz w:val="20"/>
            <w:szCs w:val="20"/>
          </w:rPr>
          <w:t>O</w:t>
        </w:r>
        <w:r w:rsidR="0035714C" w:rsidRPr="0035714C">
          <w:rPr>
            <w:rFonts w:ascii="Times New Roman" w:hAnsi="Times New Roman"/>
            <w:color w:val="548DD4" w:themeColor="text2" w:themeTint="99"/>
            <w:sz w:val="20"/>
            <w:szCs w:val="20"/>
            <w:rPrChange w:id="1248" w:author="W. Hu" w:date="2011-08-10T20:49:00Z">
              <w:rPr>
                <w:rFonts w:ascii="Times New Roman" w:hAnsi="Times New Roman"/>
                <w:color w:val="000000" w:themeColor="text1"/>
                <w:sz w:val="20"/>
                <w:szCs w:val="20"/>
              </w:rPr>
            </w:rPrChange>
          </w:rPr>
          <w:t>ffice</w:t>
        </w:r>
      </w:ins>
      <w:del w:id="1249" w:author="W. Hu" w:date="2011-08-10T20:49:00Z">
        <w:r w:rsidRPr="0035714C" w:rsidDel="0035714C">
          <w:rPr>
            <w:rFonts w:ascii="Times New Roman" w:hAnsi="Times New Roman"/>
            <w:color w:val="548DD4" w:themeColor="text2" w:themeTint="99"/>
            <w:sz w:val="20"/>
            <w:szCs w:val="20"/>
            <w:rPrChange w:id="1250" w:author="W. Hu" w:date="2011-08-10T20:49:00Z">
              <w:rPr>
                <w:rFonts w:ascii="Times New Roman" w:hAnsi="Times New Roman"/>
                <w:color w:val="000000" w:themeColor="text1"/>
                <w:sz w:val="20"/>
                <w:szCs w:val="20"/>
              </w:rPr>
            </w:rPrChange>
          </w:rPr>
          <w:delText>school</w:delText>
        </w:r>
      </w:del>
      <w:r w:rsidRPr="00816277">
        <w:rPr>
          <w:rFonts w:ascii="Times New Roman" w:hAnsi="Times New Roman"/>
          <w:color w:val="000000" w:themeColor="text1"/>
          <w:sz w:val="20"/>
          <w:szCs w:val="20"/>
        </w:rPr>
        <w:t xml:space="preserve"> before being admitted into the program.</w:t>
      </w:r>
    </w:p>
    <w:p w:rsidR="005C4DF0" w:rsidRPr="00816277"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816277">
        <w:rPr>
          <w:rFonts w:ascii="Times New Roman" w:hAnsi="Times New Roman"/>
          <w:b/>
          <w:bCs/>
          <w:color w:val="000000" w:themeColor="text1"/>
          <w:sz w:val="28"/>
          <w:szCs w:val="28"/>
        </w:rPr>
        <w:t>Objectives of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Early Childhood Education Program prepares PreK-5 school teachers to become accomplished educators who are empowered to impact the communities they serve by raising the academic achievements of young children from diverse backgrounds.</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Candidates in the Early Childhood Education Program will gain knowledge and skills for designing and implementing culturally responsive teaching strategies that are infused with technology and hone reflective practices that refines effective dispositions for teaching. </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Candidates’ progression through the Early Childhood Education Program will lead to an array of evidenced-based best practices in PreK-5 settings, creative and effective teaching performances, strengthened knowledge for making data-driven decisions, and methodologies for impacting student achievement through action research. </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Early Childhood Education Program adds to the knowledge that current teachers already have about early childhood education. </w:t>
      </w:r>
    </w:p>
    <w:p w:rsidR="005C4DF0"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Early Childhood Education Program enhances understanding of how the influence the intellectual, emotional, and physical development of young children relates to teaching and learning.</w:t>
      </w:r>
      <w:r w:rsidR="005C4DF0" w:rsidRPr="00816277">
        <w:rPr>
          <w:rFonts w:ascii="Times New Roman" w:hAnsi="Times New Roman"/>
          <w:color w:val="000000" w:themeColor="text1"/>
          <w:sz w:val="20"/>
          <w:szCs w:val="20"/>
        </w:rPr>
        <w:t xml:space="preserve"> </w:t>
      </w:r>
    </w:p>
    <w:p w:rsidR="005C4DF0" w:rsidRPr="00816277" w:rsidRDefault="005C4DF0" w:rsidP="009908F6">
      <w:pPr>
        <w:pStyle w:val="Heading2"/>
        <w:ind w:left="360" w:firstLine="0"/>
        <w:rPr>
          <w:rFonts w:ascii="Times New Roman" w:hAnsi="Times New Roman"/>
          <w:color w:val="000000" w:themeColor="text1"/>
          <w:sz w:val="28"/>
          <w:szCs w:val="28"/>
        </w:rPr>
      </w:pPr>
      <w:bookmarkStart w:id="1251" w:name="_Toc298161561"/>
      <w:r w:rsidRPr="00816277">
        <w:rPr>
          <w:rFonts w:ascii="Times New Roman" w:hAnsi="Times New Roman"/>
          <w:color w:val="000000" w:themeColor="text1"/>
          <w:sz w:val="28"/>
          <w:szCs w:val="28"/>
        </w:rPr>
        <w:t>Admission to the P</w:t>
      </w:r>
      <w:r w:rsidRPr="00816277">
        <w:rPr>
          <w:rFonts w:ascii="Times New Roman" w:hAnsi="Times New Roman"/>
          <w:color w:val="000000" w:themeColor="text1"/>
          <w:spacing w:val="-5"/>
          <w:sz w:val="28"/>
          <w:szCs w:val="28"/>
        </w:rPr>
        <w:t>r</w:t>
      </w:r>
      <w:r w:rsidRPr="00816277">
        <w:rPr>
          <w:rFonts w:ascii="Times New Roman" w:hAnsi="Times New Roman"/>
          <w:color w:val="000000" w:themeColor="text1"/>
          <w:sz w:val="28"/>
          <w:szCs w:val="28"/>
        </w:rPr>
        <w:t>ogram</w:t>
      </w:r>
      <w:bookmarkEnd w:id="1251"/>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Early Childhood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When students lack a su</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ficient background in Early Childhood Education, they may be required to take additional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816277"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1252" w:name="_Toc298161562"/>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1252"/>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816277" w:rsidTr="009263EC">
        <w:trPr>
          <w:trHeight w:hRule="exact" w:val="287"/>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Issues in Early Childhood Education</w:t>
            </w:r>
          </w:p>
        </w:tc>
      </w:tr>
      <w:tr w:rsidR="00114BDE" w:rsidRPr="00816277" w:rsidTr="009263EC">
        <w:trPr>
          <w:trHeight w:hRule="exact" w:val="32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lastRenderedPageBreak/>
              <w:t>EDAS</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816277" w:rsidTr="009263EC">
        <w:trPr>
          <w:trHeight w:hRule="exact" w:val="287"/>
        </w:trPr>
        <w:tc>
          <w:tcPr>
            <w:tcW w:w="1367" w:type="dxa"/>
            <w:gridSpan w:val="3"/>
            <w:tcBorders>
              <w:top w:val="nil"/>
              <w:left w:val="nil"/>
              <w:bottom w:val="nil"/>
              <w:right w:val="nil"/>
            </w:tcBorders>
          </w:tcPr>
          <w:p w:rsidR="00114BDE" w:rsidRPr="00816277" w:rsidRDefault="00FB3D83"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 xml:space="preserve">       </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Design and Program Development in Early</w:t>
            </w:r>
          </w:p>
        </w:tc>
      </w:tr>
      <w:tr w:rsidR="00114BDE" w:rsidRPr="00816277" w:rsidTr="009263EC">
        <w:trPr>
          <w:trHeight w:hRule="exact" w:val="240"/>
        </w:trPr>
        <w:tc>
          <w:tcPr>
            <w:tcW w:w="1367" w:type="dxa"/>
            <w:gridSpan w:val="3"/>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Cultural Diversity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Math Experiences 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oung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Science Experiences 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oung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Reading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Infant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Social Studies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Creative Physical Experiences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Counseling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Diagnosis and Remediation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of Play</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Parent Involvement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ests and Measurements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Evaluation of Research in Early Childhood Education</w:t>
            </w:r>
          </w:p>
        </w:tc>
      </w:tr>
      <w:tr w:rsidR="00FB3D83" w:rsidRPr="00816277" w:rsidTr="009263EC">
        <w:trPr>
          <w:gridBefore w:val="1"/>
          <w:wBefore w:w="349" w:type="dxa"/>
          <w:trHeight w:hRule="exact" w:val="240"/>
        </w:trPr>
        <w:tc>
          <w:tcPr>
            <w:tcW w:w="990" w:type="dxa"/>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MATH</w:t>
            </w:r>
          </w:p>
        </w:tc>
        <w:tc>
          <w:tcPr>
            <w:tcW w:w="908"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5508</w:t>
            </w:r>
          </w:p>
        </w:tc>
        <w:tc>
          <w:tcPr>
            <w:tcW w:w="6742"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Computer Mathematics for Teachers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Professional Development 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Accomplished Educators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Characteristics of Children 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outh with Mild Learning,</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Intellectual, and or Behavioral Problems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Instructional Strategies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the Mildly Disabled</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Parent Counseling</w:t>
            </w:r>
          </w:p>
        </w:tc>
      </w:tr>
      <w:tr w:rsidR="00FB3D83" w:rsidRPr="00816277" w:rsidTr="009263EC">
        <w:trPr>
          <w:gridBefore w:val="1"/>
          <w:wBefore w:w="349" w:type="dxa"/>
          <w:trHeight w:hRule="exact" w:val="240"/>
        </w:trPr>
        <w:tc>
          <w:tcPr>
            <w:tcW w:w="990" w:type="dxa"/>
            <w:tcBorders>
              <w:top w:val="nil"/>
              <w:left w:val="nil"/>
              <w:bottom w:val="nil"/>
              <w:right w:val="nil"/>
            </w:tcBorders>
          </w:tcPr>
          <w:p w:rsidR="00FB3D83" w:rsidRPr="00816277" w:rsidRDefault="00FB3D83" w:rsidP="00FB3D83">
            <w:pPr>
              <w:widowControl w:val="0"/>
              <w:autoSpaceDE w:val="0"/>
              <w:autoSpaceDN w:val="0"/>
              <w:adjustRightInd w:val="0"/>
              <w:spacing w:after="0" w:line="217" w:lineRule="exact"/>
              <w:ind w:left="9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@EDRG</w:t>
            </w:r>
          </w:p>
        </w:tc>
        <w:tc>
          <w:tcPr>
            <w:tcW w:w="908"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5596</w:t>
            </w:r>
          </w:p>
        </w:tc>
        <w:tc>
          <w:tcPr>
            <w:tcW w:w="6742"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Content Area Literacy</w:t>
            </w:r>
          </w:p>
        </w:tc>
      </w:tr>
      <w:tr w:rsidR="00114BDE" w:rsidRPr="00816277" w:rsidTr="009263EC">
        <w:trPr>
          <w:gridBefore w:val="1"/>
          <w:wBefore w:w="349" w:type="dxa"/>
          <w:trHeight w:hRule="exact" w:val="538"/>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5590</w:t>
            </w:r>
          </w:p>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Practicum I: Internship in Early Childhood Education (Preschool)</w:t>
            </w:r>
          </w:p>
          <w:p w:rsidR="00114BDE" w:rsidRPr="00816277"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Practicum II: Internship in Early Childhood Education (Primary)</w:t>
            </w:r>
          </w:p>
          <w:p w:rsidR="00114BDE" w:rsidRPr="00816277"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816277"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Reading endorsement available</w:t>
      </w:r>
    </w:p>
    <w:p w:rsidR="00FB3D83" w:rsidRPr="00816277" w:rsidRDefault="00FB3D83"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Course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1253" w:name="_Toc294969750"/>
      <w:bookmarkStart w:id="1254" w:name="_Toc298161563"/>
      <w:r w:rsidRPr="00193DE2">
        <w:rPr>
          <w:rFonts w:ascii="Times New Roman" w:hAnsi="Times New Roman" w:cs="Times New Roman"/>
          <w:color w:val="000000" w:themeColor="text1"/>
          <w:sz w:val="28"/>
          <w:szCs w:val="28"/>
        </w:rPr>
        <w:t>COURSE DESCRIPTIONS</w:t>
      </w:r>
      <w:bookmarkEnd w:id="1253"/>
      <w:bookmarkEnd w:id="1254"/>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Childhood……..….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r w:rsidRPr="00193DE2">
        <w:rPr>
          <w:rFonts w:ascii="Times New Roman" w:hAnsi="Times New Roman"/>
          <w:color w:val="000000" w:themeColor="text1"/>
          <w:spacing w:val="-3"/>
          <w:sz w:val="20"/>
          <w:szCs w:val="20"/>
        </w:rPr>
        <w:t xml:space="preserve">learning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design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auxiliaries.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lastRenderedPageBreak/>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study of the nature of language development and processing from infancy to nine.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1255" w:name="_Toc294969751"/>
      <w:bookmarkStart w:id="1256" w:name="_Toc298161564"/>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1255"/>
      <w:bookmarkEnd w:id="1256"/>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1257" w:name="_Toc294969752"/>
      <w:bookmarkStart w:id="1258" w:name="_Toc298161565"/>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1257"/>
      <w:bookmarkEnd w:id="1258"/>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In advance of the expected date of graduation, the student is expected to apply for graduation with the </w:t>
      </w:r>
      <w:ins w:id="1259" w:author="W. Hu" w:date="2011-08-10T21:21:00Z">
        <w:r w:rsidR="006157F2" w:rsidRPr="006157F2">
          <w:rPr>
            <w:rFonts w:ascii="Times New Roman" w:hAnsi="Times New Roman"/>
            <w:color w:val="548DD4" w:themeColor="text2" w:themeTint="99"/>
            <w:sz w:val="20"/>
            <w:szCs w:val="20"/>
          </w:rPr>
          <w:t>Office of Academic Services and Registrar</w:t>
        </w:r>
      </w:ins>
      <w:del w:id="1260" w:author="W. Hu" w:date="2011-08-10T21:21:00Z">
        <w:r w:rsidRPr="00193DE2" w:rsidDel="006157F2">
          <w:rPr>
            <w:rFonts w:ascii="Times New Roman" w:hAnsi="Times New Roman"/>
            <w:color w:val="000000" w:themeColor="text1"/>
            <w:sz w:val="20"/>
            <w:szCs w:val="20"/>
          </w:rPr>
          <w:delText>Registra</w:delText>
        </w:r>
        <w:r w:rsidRPr="00193DE2" w:rsidDel="006157F2">
          <w:rPr>
            <w:rFonts w:ascii="Times New Roman" w:hAnsi="Times New Roman"/>
            <w:color w:val="000000" w:themeColor="text1"/>
            <w:spacing w:val="8"/>
            <w:sz w:val="20"/>
            <w:szCs w:val="20"/>
          </w:rPr>
          <w:delText>r</w:delText>
        </w:r>
        <w:r w:rsidRPr="00193DE2" w:rsidDel="006157F2">
          <w:rPr>
            <w:rFonts w:ascii="Times New Roman" w:hAnsi="Times New Roman"/>
            <w:color w:val="000000" w:themeColor="text1"/>
            <w:spacing w:val="-11"/>
            <w:sz w:val="20"/>
            <w:szCs w:val="20"/>
          </w:rPr>
          <w:delText>’</w:delText>
        </w:r>
        <w:r w:rsidRPr="00193DE2" w:rsidDel="006157F2">
          <w:rPr>
            <w:rFonts w:ascii="Times New Roman" w:hAnsi="Times New Roman"/>
            <w:color w:val="000000" w:themeColor="text1"/>
            <w:sz w:val="20"/>
            <w:szCs w:val="20"/>
          </w:rPr>
          <w:delText>s O</w:delText>
        </w:r>
        <w:r w:rsidRPr="00193DE2" w:rsidDel="006157F2">
          <w:rPr>
            <w:rFonts w:ascii="Times New Roman" w:hAnsi="Times New Roman"/>
            <w:color w:val="000000" w:themeColor="text1"/>
            <w:spacing w:val="-4"/>
            <w:sz w:val="20"/>
            <w:szCs w:val="20"/>
          </w:rPr>
          <w:delText>f</w:delText>
        </w:r>
        <w:r w:rsidRPr="00193DE2" w:rsidDel="006157F2">
          <w:rPr>
            <w:rFonts w:ascii="Times New Roman" w:hAnsi="Times New Roman"/>
            <w:color w:val="000000" w:themeColor="text1"/>
            <w:sz w:val="20"/>
            <w:szCs w:val="20"/>
          </w:rPr>
          <w:delText>fice</w:delText>
        </w:r>
      </w:del>
      <w:r w:rsidRPr="00193DE2">
        <w:rPr>
          <w:rFonts w:ascii="Times New Roman" w:hAnsi="Times New Roman"/>
          <w:color w:val="000000" w:themeColor="text1"/>
          <w:sz w:val="20"/>
          <w:szCs w:val="20"/>
        </w:rPr>
        <w:t>.</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1261" w:name="_Toc294969753"/>
      <w:bookmarkStart w:id="1262" w:name="_Toc298161566"/>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1261"/>
      <w:bookmarkEnd w:id="1262"/>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1263" w:name="_Toc294969754"/>
      <w:bookmarkStart w:id="1264" w:name="_Toc298161567"/>
      <w:r w:rsidRPr="00193DE2">
        <w:rPr>
          <w:rFonts w:ascii="Times New Roman" w:hAnsi="Times New Roman" w:cs="Times New Roman"/>
          <w:color w:val="000000" w:themeColor="text1"/>
          <w:sz w:val="28"/>
          <w:szCs w:val="28"/>
        </w:rPr>
        <w:t>COURSE DESCRIPTIONS</w:t>
      </w:r>
      <w:bookmarkEnd w:id="1263"/>
      <w:bookmarkEnd w:id="1264"/>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5501-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Organizational Leadership</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...................................................3(3-0)</w:t>
      </w:r>
    </w:p>
    <w:p w:rsidR="005C4DF0" w:rsidRPr="00816277"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consider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generi</w:t>
      </w:r>
      <w:r w:rsidRPr="00816277">
        <w:rPr>
          <w:rFonts w:ascii="Times New Roman" w:hAnsi="Times New Roman"/>
          <w:color w:val="000000" w:themeColor="text1"/>
          <w:sz w:val="20"/>
          <w:szCs w:val="20"/>
        </w:rPr>
        <w:t>c</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leadershi</w:t>
      </w:r>
      <w:r w:rsidRPr="00816277">
        <w:rPr>
          <w:rFonts w:ascii="Times New Roman" w:hAnsi="Times New Roman"/>
          <w:color w:val="000000" w:themeColor="text1"/>
          <w:sz w:val="20"/>
          <w:szCs w:val="20"/>
        </w:rPr>
        <w:t>p</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theor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skill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 xml:space="preserve">educational </w:t>
      </w:r>
      <w:r w:rsidR="005C4DF0" w:rsidRPr="00816277">
        <w:rPr>
          <w:rFonts w:ascii="Times New Roman" w:hAnsi="Times New Roman"/>
          <w:color w:val="000000" w:themeColor="text1"/>
          <w:sz w:val="20"/>
          <w:szCs w:val="20"/>
        </w:rPr>
        <w:t>agencies. Planning, goal-setting and implementing, monitoring, problem-solving, o</w:t>
      </w:r>
      <w:r w:rsidR="005C4DF0" w:rsidRPr="00816277">
        <w:rPr>
          <w:rFonts w:ascii="Times New Roman" w:hAnsi="Times New Roman"/>
          <w:color w:val="000000" w:themeColor="text1"/>
          <w:spacing w:val="-4"/>
          <w:sz w:val="20"/>
          <w:szCs w:val="20"/>
        </w:rPr>
        <w:t>r</w:t>
      </w:r>
      <w:r w:rsidR="005C4DF0" w:rsidRPr="00816277">
        <w:rPr>
          <w:rFonts w:ascii="Times New Roman" w:hAnsi="Times New Roman"/>
          <w:color w:val="000000" w:themeColor="text1"/>
          <w:sz w:val="20"/>
          <w:szCs w:val="20"/>
        </w:rPr>
        <w:t>ganizational development</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change,</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interpersonal</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group</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relations,</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school</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climate</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are</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considered.</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w:t>
      </w:r>
      <w:r w:rsidRPr="00816277">
        <w:rPr>
          <w:rFonts w:ascii="Times New Roman" w:hAnsi="Times New Roman"/>
          <w:b/>
          <w:bCs/>
          <w:color w:val="000000" w:themeColor="text1"/>
          <w:spacing w:val="-11"/>
          <w:sz w:val="20"/>
          <w:szCs w:val="20"/>
        </w:rPr>
        <w:t>1</w:t>
      </w:r>
      <w:r w:rsidRPr="00816277">
        <w:rPr>
          <w:rFonts w:ascii="Times New Roman" w:hAnsi="Times New Roman"/>
          <w:b/>
          <w:bCs/>
          <w:color w:val="000000" w:themeColor="text1"/>
          <w:sz w:val="20"/>
          <w:szCs w:val="20"/>
        </w:rPr>
        <w:t>1 -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echnology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6"/>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prepare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educationa</w:t>
      </w:r>
      <w:r w:rsidRPr="00816277">
        <w:rPr>
          <w:rFonts w:ascii="Times New Roman" w:hAnsi="Times New Roman"/>
          <w:color w:val="000000" w:themeColor="text1"/>
          <w:sz w:val="20"/>
          <w:szCs w:val="20"/>
        </w:rPr>
        <w:t xml:space="preserve">l </w:t>
      </w:r>
      <w:r w:rsidRPr="00816277">
        <w:rPr>
          <w:rFonts w:ascii="Times New Roman" w:hAnsi="Times New Roman"/>
          <w:color w:val="000000" w:themeColor="text1"/>
          <w:spacing w:val="2"/>
          <w:sz w:val="20"/>
          <w:szCs w:val="20"/>
        </w:rPr>
        <w:t>leader</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buildin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leve</w:t>
      </w:r>
      <w:r w:rsidRPr="00816277">
        <w:rPr>
          <w:rFonts w:ascii="Times New Roman" w:hAnsi="Times New Roman"/>
          <w:color w:val="000000" w:themeColor="text1"/>
          <w:sz w:val="20"/>
          <w:szCs w:val="20"/>
        </w:rPr>
        <w:t xml:space="preserve">l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2"/>
          <w:sz w:val="20"/>
          <w:szCs w:val="20"/>
        </w:rPr>
        <w:t>appl</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technolog</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its application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learnin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environmen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wit</w:t>
      </w:r>
      <w:r w:rsidRPr="00816277">
        <w:rPr>
          <w:rFonts w:ascii="Times New Roman" w:hAnsi="Times New Roman"/>
          <w:color w:val="000000" w:themeColor="text1"/>
          <w:sz w:val="20"/>
          <w:szCs w:val="20"/>
        </w:rPr>
        <w:t xml:space="preserve">h </w:t>
      </w:r>
      <w:r w:rsidRPr="00816277">
        <w:rPr>
          <w:rFonts w:ascii="Times New Roman" w:hAnsi="Times New Roman"/>
          <w:color w:val="000000" w:themeColor="text1"/>
          <w:spacing w:val="2"/>
          <w:sz w:val="20"/>
          <w:szCs w:val="20"/>
        </w:rPr>
        <w:t>particula</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referenc</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2"/>
          <w:sz w:val="20"/>
          <w:szCs w:val="20"/>
        </w:rPr>
        <w:t xml:space="preserve">performance-based </w:t>
      </w:r>
      <w:r w:rsidRPr="00816277">
        <w:rPr>
          <w:rFonts w:ascii="Times New Roman" w:hAnsi="Times New Roman"/>
          <w:color w:val="000000" w:themeColor="text1"/>
          <w:sz w:val="20"/>
          <w:szCs w:val="20"/>
        </w:rPr>
        <w:t>curriculum, 21</w:t>
      </w:r>
      <w:r w:rsidRPr="00816277">
        <w:rPr>
          <w:rFonts w:ascii="Times New Roman" w:hAnsi="Times New Roman"/>
          <w:color w:val="000000" w:themeColor="text1"/>
          <w:position w:val="7"/>
          <w:sz w:val="12"/>
          <w:szCs w:val="12"/>
        </w:rPr>
        <w:t>st</w:t>
      </w:r>
      <w:r w:rsidRPr="00816277">
        <w:rPr>
          <w:rFonts w:ascii="Times New Roman" w:hAnsi="Times New Roman"/>
          <w:color w:val="000000" w:themeColor="text1"/>
          <w:spacing w:val="20"/>
          <w:position w:val="7"/>
          <w:sz w:val="12"/>
          <w:szCs w:val="12"/>
        </w:rPr>
        <w:t xml:space="preserve"> </w:t>
      </w:r>
      <w:r w:rsidRPr="00816277">
        <w:rPr>
          <w:rFonts w:ascii="Times New Roman" w:hAnsi="Times New Roman"/>
          <w:color w:val="000000" w:themeColor="text1"/>
          <w:sz w:val="20"/>
          <w:szCs w:val="20"/>
        </w:rPr>
        <w:t>century learners and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ferentiated instruction.</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5515 - Curriculum and Instruction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Educational Leadership</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7"/>
          <w:sz w:val="20"/>
          <w:szCs w:val="20"/>
        </w:rPr>
        <w:t>T</w:t>
      </w:r>
      <w:r w:rsidRPr="00816277">
        <w:rPr>
          <w:rFonts w:ascii="Times New Roman" w:hAnsi="Times New Roman"/>
          <w:color w:val="000000" w:themeColor="text1"/>
          <w:sz w:val="20"/>
          <w:szCs w:val="20"/>
        </w:rPr>
        <w:t>rends in curriculum design with emphasis on the newer media and ways and methods of im</w:t>
      </w:r>
      <w:r w:rsidRPr="00816277">
        <w:rPr>
          <w:rFonts w:ascii="Times New Roman" w:hAnsi="Times New Roman"/>
          <w:color w:val="000000" w:themeColor="text1"/>
          <w:spacing w:val="-2"/>
          <w:sz w:val="20"/>
          <w:szCs w:val="20"/>
        </w:rPr>
        <w:t>plementin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innovation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instruction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Include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principles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components </w:t>
      </w:r>
      <w:r w:rsidRPr="00816277">
        <w:rPr>
          <w:rFonts w:ascii="Times New Roman" w:hAnsi="Times New Roman"/>
          <w:color w:val="000000" w:themeColor="text1"/>
          <w:sz w:val="20"/>
          <w:szCs w:val="20"/>
        </w:rPr>
        <w:t>of curriculum development, interpretation of test scores, use of assessment data and program evaluation</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5533 - Legal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Aspects of Education</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study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legal</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structure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rights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responsibilities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personnel, rights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parents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are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related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topics.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constitutional proscription/prescription and practical application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of pertinent court cases.</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5541- Educational Supervisio</w:t>
      </w:r>
      <w:r w:rsidRPr="00816277">
        <w:rPr>
          <w:rFonts w:ascii="Times New Roman" w:hAnsi="Times New Roman"/>
          <w:b/>
          <w:bCs/>
          <w:color w:val="000000" w:themeColor="text1"/>
          <w:spacing w:val="3"/>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forces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supervision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today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focus.</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introductory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overview of the field of supervision in public schools with emphasis on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ganizing instruction is examined.</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5568 - Field Experiences In 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9"/>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Field experiences include 150 hours of administrative experience in 12 major areas of school </w:t>
      </w:r>
      <w:r w:rsidRPr="00816277">
        <w:rPr>
          <w:rFonts w:ascii="Times New Roman" w:hAnsi="Times New Roman"/>
          <w:color w:val="000000" w:themeColor="text1"/>
          <w:spacing w:val="-2"/>
          <w:sz w:val="20"/>
          <w:szCs w:val="20"/>
        </w:rPr>
        <w:t>administratio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outline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EDA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00D0494F" w:rsidRPr="00816277">
        <w:rPr>
          <w:rFonts w:ascii="Times New Roman" w:hAnsi="Times New Roman"/>
          <w:color w:val="000000" w:themeColor="text1"/>
          <w:spacing w:val="-9"/>
          <w:sz w:val="20"/>
          <w:szCs w:val="20"/>
        </w:rPr>
        <w:t xml:space="preserve">Field Experience </w:t>
      </w:r>
      <w:r w:rsidRPr="00816277">
        <w:rPr>
          <w:rFonts w:ascii="Times New Roman" w:hAnsi="Times New Roman"/>
          <w:color w:val="000000" w:themeColor="text1"/>
          <w:spacing w:val="-2"/>
          <w:sz w:val="20"/>
          <w:szCs w:val="20"/>
        </w:rPr>
        <w:t>Manua</w:t>
      </w:r>
      <w:r w:rsidRPr="00816277">
        <w:rPr>
          <w:rFonts w:ascii="Times New Roman" w:hAnsi="Times New Roman"/>
          <w:color w:val="000000" w:themeColor="text1"/>
          <w:sz w:val="20"/>
          <w:szCs w:val="20"/>
        </w:rPr>
        <w:t>l</w:t>
      </w:r>
      <w:hyperlink r:id="rId47" w:history="1">
        <w:r w:rsidRPr="00816277">
          <w:rPr>
            <w:rFonts w:ascii="Times New Roman" w:hAnsi="Times New Roman"/>
            <w:color w:val="000000" w:themeColor="text1"/>
            <w:sz w:val="20"/>
            <w:szCs w:val="20"/>
          </w:rPr>
          <w:t>.</w:t>
        </w:r>
      </w:hyperlink>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Each </w:t>
      </w:r>
      <w:r w:rsidRPr="00816277">
        <w:rPr>
          <w:rFonts w:ascii="Times New Roman" w:hAnsi="Times New Roman"/>
          <w:color w:val="000000" w:themeColor="text1"/>
          <w:sz w:val="20"/>
          <w:szCs w:val="20"/>
        </w:rPr>
        <w:t>student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prepare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experience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portfolio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reflecting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experiences.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16"/>
          <w:sz w:val="20"/>
          <w:szCs w:val="20"/>
        </w:rPr>
        <w:t>W</w:t>
      </w:r>
      <w:r w:rsidRPr="00816277">
        <w:rPr>
          <w:rFonts w:ascii="Times New Roman" w:hAnsi="Times New Roman"/>
          <w:color w:val="000000" w:themeColor="text1"/>
          <w:sz w:val="20"/>
          <w:szCs w:val="20"/>
        </w:rPr>
        <w:t>eekly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logs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reports are submitted by e-mail to the instructo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C4DF0" w:rsidRPr="00816277"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5570 - School Business Management</w:t>
      </w:r>
      <w:r w:rsidRPr="00816277">
        <w:rPr>
          <w:rFonts w:ascii="Times New Roman" w:hAnsi="Times New Roman"/>
          <w:b/>
          <w:bCs/>
          <w:color w:val="000000" w:themeColor="text1"/>
          <w:spacing w:val="-24"/>
          <w:sz w:val="20"/>
          <w:szCs w:val="20"/>
        </w:rPr>
        <w:t xml:space="preserve"> </w:t>
      </w:r>
      <w:r w:rsidRPr="00816277">
        <w:rPr>
          <w:rFonts w:ascii="Times New Roman" w:hAnsi="Times New Roman"/>
          <w:b/>
          <w:bCs/>
          <w:color w:val="000000" w:themeColor="text1"/>
          <w:sz w:val="20"/>
          <w:szCs w:val="20"/>
        </w:rPr>
        <w:t>.........................................................................3(3-0)</w:t>
      </w:r>
    </w:p>
    <w:p w:rsidR="005C4DF0" w:rsidRPr="00816277"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A </w:t>
      </w:r>
      <w:r w:rsidRPr="00816277">
        <w:rPr>
          <w:rFonts w:ascii="Times New Roman" w:hAnsi="Times New Roman"/>
          <w:color w:val="000000" w:themeColor="text1"/>
          <w:spacing w:val="2"/>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busines</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function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involve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managin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schoo</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syste</w:t>
      </w:r>
      <w:r w:rsidRPr="00816277">
        <w:rPr>
          <w:rFonts w:ascii="Times New Roman" w:hAnsi="Times New Roman"/>
          <w:color w:val="000000" w:themeColor="text1"/>
          <w:sz w:val="20"/>
          <w:szCs w:val="20"/>
        </w:rPr>
        <w:t>m</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 xml:space="preserve">budget, </w:t>
      </w:r>
      <w:r w:rsidRPr="00816277">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5573 - School Personnel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Administration...</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................................................................3(3-0</w:t>
      </w:r>
      <w:r w:rsidRPr="00816277">
        <w:rPr>
          <w:rFonts w:ascii="Times New Roman" w:hAnsi="Times New Roman"/>
          <w:color w:val="000000" w:themeColor="text1"/>
          <w:sz w:val="20"/>
          <w:szCs w:val="20"/>
        </w:rPr>
        <w:t xml:space="preserve">)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recruitment,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placement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personnel,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orientation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new personnel,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administration/teacher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relationships,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codes of ethics,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certification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other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related practices involved in 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and faculty relationships.</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5580 - School Discipline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oblems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analyze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climate,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discipline,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safety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control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violence. The course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focuses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constructing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plans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controlling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violence,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safet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attendance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 reducing</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tardiness.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opposed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classroom</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management,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concentrates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school- wide management.</w:t>
      </w:r>
    </w:p>
    <w:p w:rsidR="00114BDE" w:rsidRPr="00816277"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sz w:val="36"/>
          <w:szCs w:val="36"/>
        </w:rPr>
      </w:pPr>
      <w:bookmarkStart w:id="1265" w:name="_Toc294969755"/>
      <w:bookmarkStart w:id="1266" w:name="_Toc298161568"/>
      <w:r w:rsidRPr="00816277">
        <w:rPr>
          <w:rFonts w:ascii="Impact" w:hAnsi="Impact" w:cs="Impact"/>
          <w:color w:val="000000" w:themeColor="text1"/>
          <w:sz w:val="36"/>
          <w:szCs w:val="36"/>
        </w:rPr>
        <w:t>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 SPECIALIST DEGREE IN 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TIONAL LEADERSHIP</w:t>
      </w:r>
      <w:bookmarkEnd w:id="1265"/>
      <w:bookmarkEnd w:id="1266"/>
    </w:p>
    <w:p w:rsidR="005C4DF0" w:rsidRPr="00816277"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 xml:space="preserve">The Education Specialist Program in Educational </w:t>
      </w:r>
      <w:r w:rsidR="00D0494F" w:rsidRPr="00816277">
        <w:rPr>
          <w:rFonts w:ascii="Times New Roman" w:hAnsi="Times New Roman"/>
          <w:color w:val="000000" w:themeColor="text1"/>
          <w:sz w:val="18"/>
          <w:szCs w:val="18"/>
        </w:rPr>
        <w:t xml:space="preserve">Administration and Supervision </w:t>
      </w:r>
      <w:r w:rsidRPr="00816277">
        <w:rPr>
          <w:rFonts w:ascii="Times New Roman" w:hAnsi="Times New Roman"/>
          <w:color w:val="000000" w:themeColor="text1"/>
          <w:sz w:val="18"/>
          <w:szCs w:val="18"/>
        </w:rPr>
        <w:t xml:space="preserve">leads to a Specialist degree in Education </w:t>
      </w:r>
      <w:r w:rsidR="005C4DF0" w:rsidRPr="00816277">
        <w:rPr>
          <w:rFonts w:ascii="Times New Roman" w:hAnsi="Times New Roman"/>
          <w:color w:val="000000" w:themeColor="text1"/>
          <w:sz w:val="18"/>
          <w:szCs w:val="18"/>
        </w:rPr>
        <w:t xml:space="preserve">(Ed.S) and a </w:t>
      </w:r>
      <w:r w:rsidR="005C4DF0" w:rsidRPr="00816277">
        <w:rPr>
          <w:rFonts w:ascii="Times New Roman" w:hAnsi="Times New Roman"/>
          <w:b/>
          <w:bCs/>
          <w:i/>
          <w:iCs/>
          <w:color w:val="000000" w:themeColor="text1"/>
          <w:sz w:val="18"/>
          <w:szCs w:val="18"/>
        </w:rPr>
        <w:t xml:space="preserve">performance-based level 6 (PL-6) certification </w:t>
      </w:r>
      <w:r w:rsidR="005C4DF0" w:rsidRPr="00816277">
        <w:rPr>
          <w:rFonts w:ascii="Times New Roman" w:hAnsi="Times New Roman"/>
          <w:color w:val="000000" w:themeColor="text1"/>
          <w:sz w:val="18"/>
          <w:szCs w:val="18"/>
        </w:rPr>
        <w:t>in the State of Geo</w:t>
      </w:r>
      <w:r w:rsidR="005C4DF0" w:rsidRPr="00816277">
        <w:rPr>
          <w:rFonts w:ascii="Times New Roman" w:hAnsi="Times New Roman"/>
          <w:color w:val="000000" w:themeColor="text1"/>
          <w:spacing w:val="-3"/>
          <w:sz w:val="18"/>
          <w:szCs w:val="18"/>
        </w:rPr>
        <w:t>r</w:t>
      </w:r>
      <w:r w:rsidR="005C4DF0" w:rsidRPr="00816277">
        <w:rPr>
          <w:rFonts w:ascii="Times New Roman" w:hAnsi="Times New Roman"/>
          <w:color w:val="000000" w:themeColor="text1"/>
          <w:sz w:val="18"/>
          <w:szCs w:val="18"/>
        </w:rPr>
        <w:t>gia.</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 xml:space="preserve">The program includes a personalized set of field and academic experiences designed to assist students in developing a high level of knowledge and skills as school principals, </w:t>
      </w:r>
      <w:r w:rsidR="005C4DF0" w:rsidRPr="00816277">
        <w:rPr>
          <w:rFonts w:ascii="Times New Roman" w:hAnsi="Times New Roman"/>
          <w:color w:val="000000" w:themeColor="text1"/>
          <w:sz w:val="18"/>
          <w:szCs w:val="18"/>
        </w:rPr>
        <w:lastRenderedPageBreak/>
        <w:t>curriculum directors, subject area supervisors, central school district administrators and supervisory sta</w:t>
      </w:r>
      <w:r w:rsidR="005C4DF0" w:rsidRPr="00816277">
        <w:rPr>
          <w:rFonts w:ascii="Times New Roman" w:hAnsi="Times New Roman"/>
          <w:color w:val="000000" w:themeColor="text1"/>
          <w:spacing w:val="-3"/>
          <w:sz w:val="18"/>
          <w:szCs w:val="18"/>
        </w:rPr>
        <w:t>f</w:t>
      </w:r>
      <w:r w:rsidR="005C4DF0" w:rsidRPr="00816277">
        <w:rPr>
          <w:rFonts w:ascii="Times New Roman" w:hAnsi="Times New Roman"/>
          <w:color w:val="000000" w:themeColor="text1"/>
          <w:sz w:val="18"/>
          <w:szCs w:val="18"/>
        </w:rPr>
        <w:t>f members.</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The student may choose the building level or system level specialization.</w:t>
      </w:r>
      <w:r w:rsidR="005C4DF0" w:rsidRPr="00816277">
        <w:rPr>
          <w:rFonts w:ascii="Times New Roman" w:hAnsi="Times New Roman"/>
          <w:color w:val="000000" w:themeColor="text1"/>
          <w:spacing w:val="-10"/>
          <w:sz w:val="18"/>
          <w:szCs w:val="18"/>
        </w:rPr>
        <w:t xml:space="preserve"> </w:t>
      </w:r>
      <w:r w:rsidR="005C4DF0" w:rsidRPr="00816277">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816277">
        <w:rPr>
          <w:rFonts w:ascii="Times New Roman" w:hAnsi="Times New Roman"/>
          <w:color w:val="000000" w:themeColor="text1"/>
          <w:spacing w:val="-10"/>
          <w:sz w:val="18"/>
          <w:szCs w:val="18"/>
        </w:rPr>
        <w:t xml:space="preserve"> </w:t>
      </w:r>
      <w:r w:rsidR="005C4DF0" w:rsidRPr="00816277">
        <w:rPr>
          <w:rFonts w:ascii="Times New Roman" w:hAnsi="Times New Roman"/>
          <w:color w:val="000000" w:themeColor="text1"/>
          <w:sz w:val="18"/>
          <w:szCs w:val="18"/>
        </w:rPr>
        <w:t>At the system level, students will be prepared for administrative or supervisory positions in the school district o</w:t>
      </w:r>
      <w:r w:rsidR="005C4DF0" w:rsidRPr="00816277">
        <w:rPr>
          <w:rFonts w:ascii="Times New Roman" w:hAnsi="Times New Roman"/>
          <w:color w:val="000000" w:themeColor="text1"/>
          <w:spacing w:val="-3"/>
          <w:sz w:val="18"/>
          <w:szCs w:val="18"/>
        </w:rPr>
        <w:t>f</w:t>
      </w:r>
      <w:r w:rsidR="005C4DF0" w:rsidRPr="00816277">
        <w:rPr>
          <w:rFonts w:ascii="Times New Roman" w:hAnsi="Times New Roman"/>
          <w:color w:val="000000" w:themeColor="text1"/>
          <w:sz w:val="18"/>
          <w:szCs w:val="18"/>
        </w:rPr>
        <w:t>fice.</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816277">
        <w:rPr>
          <w:rFonts w:ascii="Times New Roman" w:hAnsi="Times New Roman"/>
          <w:color w:val="000000" w:themeColor="text1"/>
          <w:spacing w:val="-10"/>
          <w:sz w:val="18"/>
          <w:szCs w:val="18"/>
        </w:rPr>
        <w:t>’</w:t>
      </w:r>
      <w:r w:rsidR="005C4DF0" w:rsidRPr="00816277">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Pr="00816277"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program is designed for persons who have earned a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 xml:space="preserve">s degree and hold an Educational Leadership position </w:t>
      </w:r>
      <w:r w:rsidR="00D0494F" w:rsidRPr="00816277">
        <w:rPr>
          <w:rFonts w:ascii="Times New Roman" w:hAnsi="Times New Roman"/>
          <w:color w:val="000000" w:themeColor="text1"/>
          <w:sz w:val="18"/>
          <w:szCs w:val="18"/>
        </w:rPr>
        <w:t xml:space="preserve">or role </w:t>
      </w:r>
      <w:r w:rsidRPr="00816277">
        <w:rPr>
          <w:rFonts w:ascii="Times New Roman" w:hAnsi="Times New Roman"/>
          <w:color w:val="000000" w:themeColor="text1"/>
          <w:sz w:val="18"/>
          <w:szCs w:val="18"/>
        </w:rPr>
        <w:t>that requires the State of Geo</w:t>
      </w:r>
      <w:r w:rsidRPr="00816277">
        <w:rPr>
          <w:rFonts w:ascii="Times New Roman" w:hAnsi="Times New Roman"/>
          <w:color w:val="000000" w:themeColor="text1"/>
          <w:spacing w:val="-3"/>
          <w:sz w:val="18"/>
          <w:szCs w:val="18"/>
        </w:rPr>
        <w:t>r</w:t>
      </w:r>
      <w:r w:rsidRPr="00816277">
        <w:rPr>
          <w:rFonts w:ascii="Times New Roman" w:hAnsi="Times New Roman"/>
          <w:color w:val="000000" w:themeColor="text1"/>
          <w:sz w:val="18"/>
          <w:szCs w:val="18"/>
        </w:rPr>
        <w:t>gia renewable Level 6 (PL-6) certification.</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minimum of 30 semester hours of graduate credit beyond the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degree is required to complete the program</w:t>
      </w:r>
      <w:r w:rsidR="00D0494F" w:rsidRPr="00816277">
        <w:rPr>
          <w:rFonts w:ascii="Times New Roman" w:hAnsi="Times New Roman"/>
          <w:color w:val="000000" w:themeColor="text1"/>
          <w:sz w:val="18"/>
          <w:szCs w:val="18"/>
        </w:rPr>
        <w:t>*</w:t>
      </w:r>
      <w:r w:rsidRPr="00816277">
        <w:rPr>
          <w:rFonts w:ascii="Times New Roman" w:hAnsi="Times New Roman"/>
          <w:color w:val="000000" w:themeColor="text1"/>
          <w:sz w:val="18"/>
          <w:szCs w:val="18"/>
        </w:rPr>
        <w:t>.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sidRPr="00816277">
        <w:rPr>
          <w:rFonts w:ascii="Times New Roman" w:hAnsi="Times New Roman"/>
          <w:color w:val="000000" w:themeColor="text1"/>
          <w:spacing w:val="35"/>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maximum of 6 semester credit hours of transfer credit from an approved institution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fering the performance-based Ed.S. degree may be approved for inclusion in the planned Ed.S. Program.</w:t>
      </w:r>
    </w:p>
    <w:p w:rsidR="00D0494F" w:rsidRPr="00816277"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D0494F" w:rsidRPr="00816277" w:rsidRDefault="00D0494F" w:rsidP="00D0494F">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r w:rsidRPr="00816277">
        <w:rPr>
          <w:rFonts w:ascii="Times New Roman" w:hAnsi="Times New Roman"/>
          <w:color w:val="000000" w:themeColor="text1"/>
          <w:sz w:val="19"/>
          <w:szCs w:val="19"/>
        </w:rPr>
        <w:t>*Students entering the program after September 1, 201ll, must complete two designated “pre-service courses” if their masters degree is not in educational leadership.</w:t>
      </w:r>
    </w:p>
    <w:p w:rsidR="00D0494F" w:rsidRPr="00816277"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114BDE" w:rsidRPr="00816277"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816277" w:rsidRDefault="00114BDE" w:rsidP="00114BDE">
      <w:pPr>
        <w:pStyle w:val="Heading2"/>
        <w:spacing w:before="0"/>
        <w:ind w:left="360" w:right="180" w:firstLine="0"/>
        <w:rPr>
          <w:rFonts w:ascii="Times New Roman" w:hAnsi="Times New Roman"/>
          <w:color w:val="000000" w:themeColor="text1"/>
          <w:sz w:val="32"/>
          <w:szCs w:val="32"/>
        </w:rPr>
      </w:pPr>
      <w:bookmarkStart w:id="1267" w:name="_Toc294969756"/>
      <w:bookmarkStart w:id="1268" w:name="_Toc298161569"/>
      <w:r w:rsidRPr="00816277">
        <w:rPr>
          <w:rFonts w:ascii="Times New Roman" w:hAnsi="Times New Roman"/>
          <w:bCs w:val="0"/>
          <w:color w:val="000000" w:themeColor="text1"/>
          <w:sz w:val="32"/>
          <w:szCs w:val="32"/>
        </w:rPr>
        <w:t>Admission Requi</w:t>
      </w:r>
      <w:r w:rsidRPr="00816277">
        <w:rPr>
          <w:rFonts w:ascii="Times New Roman" w:hAnsi="Times New Roman"/>
          <w:bCs w:val="0"/>
          <w:color w:val="000000" w:themeColor="text1"/>
          <w:spacing w:val="-4"/>
          <w:sz w:val="32"/>
          <w:szCs w:val="32"/>
        </w:rPr>
        <w:t>r</w:t>
      </w:r>
      <w:r w:rsidRPr="00816277">
        <w:rPr>
          <w:rFonts w:ascii="Times New Roman" w:hAnsi="Times New Roman"/>
          <w:bCs w:val="0"/>
          <w:color w:val="000000" w:themeColor="text1"/>
          <w:sz w:val="32"/>
          <w:szCs w:val="32"/>
        </w:rPr>
        <w:t>ements</w:t>
      </w:r>
      <w:bookmarkEnd w:id="1267"/>
      <w:bookmarkEnd w:id="1268"/>
    </w:p>
    <w:p w:rsidR="005C4DF0" w:rsidRPr="00816277"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w:t>
      </w:r>
      <w:r w:rsidR="00D0494F" w:rsidRPr="00816277">
        <w:rPr>
          <w:rFonts w:ascii="Times New Roman" w:hAnsi="Times New Roman"/>
          <w:color w:val="000000" w:themeColor="text1"/>
          <w:sz w:val="18"/>
          <w:szCs w:val="18"/>
        </w:rPr>
        <w:t xml:space="preserve">The GACE Content Assessment in Educational Leadership becomes an exit requirement, effective September 1, 2011. </w:t>
      </w:r>
      <w:r w:rsidRPr="00816277">
        <w:rPr>
          <w:rFonts w:ascii="Times New Roman" w:hAnsi="Times New Roman"/>
          <w:color w:val="000000" w:themeColor="text1"/>
          <w:sz w:val="18"/>
          <w:szCs w:val="18"/>
        </w:rPr>
        <w:t>Graduate work taken prior to admission to the Ed.S. program will not be counted toward Ed.S. degree requirements.</w:t>
      </w:r>
    </w:p>
    <w:p w:rsidR="00114BDE" w:rsidRPr="00816277"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applicant:</w:t>
      </w:r>
    </w:p>
    <w:p w:rsidR="008B1BA9" w:rsidRPr="00816277"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have completed at least a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degree at an accredited or approved institution.</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possess certification equivalent to the State of Geo</w:t>
      </w:r>
      <w:r w:rsidRPr="00816277">
        <w:rPr>
          <w:rFonts w:ascii="Times New Roman" w:hAnsi="Times New Roman"/>
          <w:color w:val="000000" w:themeColor="text1"/>
          <w:spacing w:val="-3"/>
          <w:sz w:val="18"/>
          <w:szCs w:val="18"/>
        </w:rPr>
        <w:t>r</w:t>
      </w:r>
      <w:r w:rsidRPr="00816277">
        <w:rPr>
          <w:rFonts w:ascii="Times New Roman" w:hAnsi="Times New Roman"/>
          <w:color w:val="000000" w:themeColor="text1"/>
          <w:sz w:val="18"/>
          <w:szCs w:val="18"/>
        </w:rPr>
        <w:t>gia</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Level 5 certification or higher (e.g. L-5, NL-5, SC-5,</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pacing w:val="-16"/>
          <w:sz w:val="18"/>
          <w:szCs w:val="18"/>
        </w:rPr>
        <w:t>T</w:t>
      </w:r>
      <w:r w:rsidRPr="00816277">
        <w:rPr>
          <w:rFonts w:ascii="Times New Roman" w:hAnsi="Times New Roman"/>
          <w:color w:val="000000" w:themeColor="text1"/>
          <w:sz w:val="18"/>
          <w:szCs w:val="18"/>
        </w:rPr>
        <w:t>-5, or any Level 6 or 7 certificate).</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earn a 3.0 G</w:t>
      </w:r>
      <w:r w:rsidRPr="00816277">
        <w:rPr>
          <w:rFonts w:ascii="Times New Roman" w:hAnsi="Times New Roman"/>
          <w:color w:val="000000" w:themeColor="text1"/>
          <w:spacing w:val="-17"/>
          <w:sz w:val="18"/>
          <w:szCs w:val="18"/>
        </w:rPr>
        <w:t>P</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on a 4.0 scale for graduate work completed.</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a proof of passing score on the GACE II in Educational Leadership</w:t>
      </w:r>
      <w:r w:rsidR="00D0494F" w:rsidRPr="00816277">
        <w:rPr>
          <w:rFonts w:ascii="Times New Roman" w:hAnsi="Times New Roman"/>
          <w:color w:val="000000" w:themeColor="text1"/>
          <w:sz w:val="18"/>
          <w:szCs w:val="18"/>
        </w:rPr>
        <w:t xml:space="preserve"> until September 1, 2011.</w:t>
      </w:r>
      <w:r w:rsidRPr="00816277">
        <w:rPr>
          <w:rFonts w:ascii="Times New Roman" w:hAnsi="Times New Roman"/>
          <w:color w:val="000000" w:themeColor="text1"/>
          <w:sz w:val="18"/>
          <w:szCs w:val="18"/>
        </w:rPr>
        <w:t>.</w:t>
      </w:r>
    </w:p>
    <w:p w:rsidR="00D0494F" w:rsidRPr="00816277" w:rsidRDefault="008B1BA9"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three letters of reference.</w:t>
      </w:r>
    </w:p>
    <w:p w:rsidR="00114BDE" w:rsidRPr="00816277" w:rsidRDefault="00D0494F"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completed Superintendent’s Assurance Formfrom the employing superintendent showing employment in a Leadership role, indicating system’s knowledge of participation in the program and potential to serve in a leadership position.</w:t>
      </w:r>
    </w:p>
    <w:p w:rsidR="00D0494F" w:rsidRPr="00816277" w:rsidRDefault="00D0494F"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816277"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Advisement</w:t>
      </w:r>
    </w:p>
    <w:p w:rsidR="002D47A5" w:rsidRPr="00816277"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After the student has been admitted to the Ed.S. Program, the Departmental Chairperson will appoint an adviso</w:t>
      </w:r>
      <w:r w:rsidRPr="00816277">
        <w:rPr>
          <w:rFonts w:ascii="Times New Roman" w:hAnsi="Times New Roman"/>
          <w:color w:val="000000" w:themeColor="text1"/>
          <w:spacing w:val="-10"/>
          <w:sz w:val="18"/>
          <w:szCs w:val="18"/>
        </w:rPr>
        <w:t>r</w:t>
      </w:r>
      <w:r w:rsidRPr="00816277">
        <w:rPr>
          <w:rFonts w:ascii="Times New Roman" w:hAnsi="Times New Roman"/>
          <w:color w:val="000000" w:themeColor="text1"/>
          <w:sz w:val="18"/>
          <w:szCs w:val="18"/>
        </w:rPr>
        <w:t>.</w:t>
      </w:r>
      <w:r w:rsidRPr="00816277">
        <w:rPr>
          <w:rFonts w:ascii="Times New Roman" w:hAnsi="Times New Roman"/>
          <w:color w:val="000000" w:themeColor="text1"/>
          <w:spacing w:val="42"/>
          <w:sz w:val="18"/>
          <w:szCs w:val="18"/>
        </w:rPr>
        <w:t xml:space="preserve"> </w:t>
      </w:r>
      <w:r w:rsidRPr="00816277">
        <w:rPr>
          <w:rFonts w:ascii="Times New Roman" w:hAnsi="Times New Roman"/>
          <w:color w:val="000000" w:themeColor="text1"/>
          <w:sz w:val="18"/>
          <w:szCs w:val="18"/>
        </w:rPr>
        <w:t>The advisor will assist the student in developing an individualized</w:t>
      </w:r>
    </w:p>
    <w:p w:rsidR="002D47A5" w:rsidRPr="00816277"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program that meets the degree program requirements.</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z w:val="18"/>
          <w:szCs w:val="18"/>
        </w:rPr>
        <w:t>The student and advisor will sign the program check sheet.</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 xml:space="preserve">copy of the check sheet will be filed in the Department, the </w:t>
      </w:r>
      <w:r w:rsidRPr="0035714C">
        <w:rPr>
          <w:rFonts w:ascii="Times New Roman" w:hAnsi="Times New Roman"/>
          <w:color w:val="548DD4" w:themeColor="text2" w:themeTint="99"/>
          <w:sz w:val="18"/>
          <w:szCs w:val="18"/>
          <w:rPrChange w:id="1269" w:author="W. Hu" w:date="2011-08-10T20:49:00Z">
            <w:rPr>
              <w:rFonts w:ascii="Times New Roman" w:hAnsi="Times New Roman"/>
              <w:color w:val="000000" w:themeColor="text1"/>
              <w:sz w:val="18"/>
              <w:szCs w:val="18"/>
            </w:rPr>
          </w:rPrChange>
        </w:rPr>
        <w:t xml:space="preserve">Graduate </w:t>
      </w:r>
      <w:ins w:id="1270" w:author="W. Hu" w:date="2011-08-10T20:49:00Z">
        <w:r w:rsidR="0035714C" w:rsidRPr="0035714C">
          <w:rPr>
            <w:rFonts w:ascii="Times New Roman" w:hAnsi="Times New Roman"/>
            <w:color w:val="548DD4" w:themeColor="text2" w:themeTint="99"/>
            <w:sz w:val="18"/>
            <w:szCs w:val="18"/>
            <w:rPrChange w:id="1271" w:author="W. Hu" w:date="2011-08-10T20:49:00Z">
              <w:rPr>
                <w:rFonts w:ascii="Times New Roman" w:hAnsi="Times New Roman"/>
                <w:color w:val="000000" w:themeColor="text1"/>
                <w:sz w:val="18"/>
                <w:szCs w:val="18"/>
              </w:rPr>
            </w:rPrChange>
          </w:rPr>
          <w:t>Admissions Office</w:t>
        </w:r>
      </w:ins>
      <w:del w:id="1272" w:author="W. Hu" w:date="2011-08-10T20:49:00Z">
        <w:r w:rsidRPr="0035714C" w:rsidDel="0035714C">
          <w:rPr>
            <w:rFonts w:ascii="Times New Roman" w:hAnsi="Times New Roman"/>
            <w:color w:val="548DD4" w:themeColor="text2" w:themeTint="99"/>
            <w:sz w:val="18"/>
            <w:szCs w:val="18"/>
            <w:rPrChange w:id="1273" w:author="W. Hu" w:date="2011-08-10T20:49:00Z">
              <w:rPr>
                <w:rFonts w:ascii="Times New Roman" w:hAnsi="Times New Roman"/>
                <w:color w:val="000000" w:themeColor="text1"/>
                <w:sz w:val="18"/>
                <w:szCs w:val="18"/>
              </w:rPr>
            </w:rPrChange>
          </w:rPr>
          <w:delText>School</w:delText>
        </w:r>
      </w:del>
      <w:r w:rsidRPr="00816277">
        <w:rPr>
          <w:rFonts w:ascii="Times New Roman" w:hAnsi="Times New Roman"/>
          <w:color w:val="000000" w:themeColor="text1"/>
          <w:sz w:val="18"/>
          <w:szCs w:val="18"/>
        </w:rPr>
        <w:t xml:space="preserve"> and the </w:t>
      </w:r>
      <w:ins w:id="1274" w:author="W. Hu" w:date="2011-08-10T20:49:00Z">
        <w:r w:rsidR="0035714C" w:rsidRPr="003F02CB">
          <w:rPr>
            <w:rFonts w:ascii="Times New Roman" w:hAnsi="Times New Roman"/>
            <w:color w:val="548DD4" w:themeColor="text2" w:themeTint="99"/>
            <w:sz w:val="20"/>
            <w:szCs w:val="20"/>
          </w:rPr>
          <w:t>Office of Academic Services and Registrar</w:t>
        </w:r>
      </w:ins>
      <w:del w:id="1275" w:author="W. Hu" w:date="2011-08-10T20:49:00Z">
        <w:r w:rsidRPr="00816277" w:rsidDel="0035714C">
          <w:rPr>
            <w:rFonts w:ascii="Times New Roman" w:hAnsi="Times New Roman"/>
            <w:color w:val="000000" w:themeColor="text1"/>
            <w:sz w:val="18"/>
            <w:szCs w:val="18"/>
          </w:rPr>
          <w:delText>Registra</w:delText>
        </w:r>
        <w:r w:rsidRPr="00816277" w:rsidDel="0035714C">
          <w:rPr>
            <w:rFonts w:ascii="Times New Roman" w:hAnsi="Times New Roman"/>
            <w:color w:val="000000" w:themeColor="text1"/>
            <w:spacing w:val="7"/>
            <w:sz w:val="18"/>
            <w:szCs w:val="18"/>
          </w:rPr>
          <w:delText>r</w:delText>
        </w:r>
        <w:r w:rsidRPr="00816277" w:rsidDel="0035714C">
          <w:rPr>
            <w:rFonts w:ascii="Times New Roman" w:hAnsi="Times New Roman"/>
            <w:color w:val="000000" w:themeColor="text1"/>
            <w:spacing w:val="-10"/>
            <w:sz w:val="18"/>
            <w:szCs w:val="18"/>
          </w:rPr>
          <w:delText>’</w:delText>
        </w:r>
        <w:r w:rsidRPr="00816277" w:rsidDel="0035714C">
          <w:rPr>
            <w:rFonts w:ascii="Times New Roman" w:hAnsi="Times New Roman"/>
            <w:color w:val="000000" w:themeColor="text1"/>
            <w:sz w:val="18"/>
            <w:szCs w:val="18"/>
          </w:rPr>
          <w:delText>s O</w:delText>
        </w:r>
        <w:r w:rsidRPr="00816277" w:rsidDel="0035714C">
          <w:rPr>
            <w:rFonts w:ascii="Times New Roman" w:hAnsi="Times New Roman"/>
            <w:color w:val="000000" w:themeColor="text1"/>
            <w:spacing w:val="-3"/>
            <w:sz w:val="18"/>
            <w:szCs w:val="18"/>
          </w:rPr>
          <w:delText>f</w:delText>
        </w:r>
        <w:r w:rsidRPr="00816277" w:rsidDel="0035714C">
          <w:rPr>
            <w:rFonts w:ascii="Times New Roman" w:hAnsi="Times New Roman"/>
            <w:color w:val="000000" w:themeColor="text1"/>
            <w:sz w:val="18"/>
            <w:szCs w:val="18"/>
          </w:rPr>
          <w:delText>fice</w:delText>
        </w:r>
      </w:del>
      <w:r w:rsidRPr="00816277">
        <w:rPr>
          <w:rFonts w:ascii="Times New Roman" w:hAnsi="Times New Roman"/>
          <w:color w:val="000000" w:themeColor="text1"/>
          <w:sz w:val="18"/>
          <w:szCs w:val="18"/>
        </w:rPr>
        <w:t>.</w:t>
      </w:r>
    </w:p>
    <w:p w:rsidR="002D47A5" w:rsidRPr="00816277"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816277"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P</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ogram Completion</w:t>
      </w:r>
    </w:p>
    <w:p w:rsidR="002D47A5" w:rsidRPr="00816277"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Students are responsible for making application for graduation after completing 15 semester hours of course work.</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pacing w:val="-13"/>
          <w:sz w:val="18"/>
          <w:szCs w:val="18"/>
        </w:rPr>
        <w:t>T</w:t>
      </w:r>
      <w:r w:rsidRPr="00816277">
        <w:rPr>
          <w:rFonts w:ascii="Times New Roman" w:hAnsi="Times New Roman"/>
          <w:color w:val="000000" w:themeColor="text1"/>
          <w:sz w:val="18"/>
          <w:szCs w:val="18"/>
        </w:rPr>
        <w:t>o be eligible for the Ed.S. Degree and recommendation for the PL-6 certification by</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Albany State Universit</w:t>
      </w:r>
      <w:r w:rsidRPr="00816277">
        <w:rPr>
          <w:rFonts w:ascii="Times New Roman" w:hAnsi="Times New Roman"/>
          <w:color w:val="000000" w:themeColor="text1"/>
          <w:spacing w:val="-12"/>
          <w:sz w:val="18"/>
          <w:szCs w:val="18"/>
        </w:rPr>
        <w:t>y</w:t>
      </w:r>
      <w:r w:rsidRPr="00816277">
        <w:rPr>
          <w:rFonts w:ascii="Times New Roman" w:hAnsi="Times New Roman"/>
          <w:color w:val="000000" w:themeColor="text1"/>
          <w:sz w:val="18"/>
          <w:szCs w:val="18"/>
        </w:rPr>
        <w:t>, the student must meet all of the following requirements:</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Only those courses taken after admission to the Ed.S. Program may be used to fulfill the requirements of the Ed.S. degree.</w:t>
      </w:r>
      <w:r w:rsidRPr="00816277">
        <w:rPr>
          <w:rFonts w:ascii="Times New Roman" w:hAnsi="Times New Roman"/>
          <w:color w:val="000000" w:themeColor="text1"/>
          <w:spacing w:val="42"/>
          <w:sz w:val="18"/>
          <w:szCs w:val="18"/>
        </w:rPr>
        <w:t xml:space="preserve"> </w:t>
      </w:r>
      <w:r w:rsidRPr="00816277">
        <w:rPr>
          <w:rFonts w:ascii="Times New Roman" w:hAnsi="Times New Roman"/>
          <w:color w:val="000000" w:themeColor="text1"/>
          <w:sz w:val="18"/>
          <w:szCs w:val="18"/>
        </w:rPr>
        <w:t>This includes transfer credits.</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maximum of 6 semester hours of transfer credits from an approved institution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fering a performance-based Ed.S. degree may be approved for inclusion in the planned Ed.S. program. Such credits must be approved by the Program Coordinato</w:t>
      </w:r>
      <w:r w:rsidRPr="00816277">
        <w:rPr>
          <w:rFonts w:ascii="Times New Roman" w:hAnsi="Times New Roman"/>
          <w:color w:val="000000" w:themeColor="text1"/>
          <w:spacing w:val="-10"/>
          <w:sz w:val="18"/>
          <w:szCs w:val="18"/>
        </w:rPr>
        <w:t>r</w:t>
      </w:r>
      <w:r w:rsidRPr="00816277">
        <w:rPr>
          <w:rFonts w:ascii="Times New Roman" w:hAnsi="Times New Roman"/>
          <w:color w:val="000000" w:themeColor="text1"/>
          <w:sz w:val="18"/>
          <w:szCs w:val="18"/>
        </w:rPr>
        <w:t>.</w:t>
      </w:r>
    </w:p>
    <w:p w:rsidR="002D47A5" w:rsidRPr="00816277"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Only credits with grades of “B” or better are accepted in the Ed.S. program.</w:t>
      </w:r>
    </w:p>
    <w:p w:rsidR="00D0494F" w:rsidRPr="00816277" w:rsidRDefault="00D0494F" w:rsidP="00D0494F">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student</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Ed.S. program must include a minimum of 30-36 graduate semester hours of course work, which must be in educational leadership, administration and supervision- with at least 50% of the course work being performance-based.</w:t>
      </w:r>
    </w:p>
    <w:p w:rsidR="00D0494F" w:rsidRPr="00816277" w:rsidRDefault="00D0494F" w:rsidP="00D0494F">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 xml:space="preserve"> Twelve semester hours of graduate field experience at the building or system level. </w:t>
      </w:r>
    </w:p>
    <w:p w:rsidR="002D47A5" w:rsidRPr="00816277"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Except for a maximum of 6 semester hours of transfer work, all credits used in the Ed.S. program must be earned in residence at</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Albany State Universit</w:t>
      </w:r>
      <w:r w:rsidRPr="00816277">
        <w:rPr>
          <w:rFonts w:ascii="Times New Roman" w:hAnsi="Times New Roman"/>
          <w:color w:val="000000" w:themeColor="text1"/>
          <w:spacing w:val="-12"/>
          <w:sz w:val="18"/>
          <w:szCs w:val="18"/>
        </w:rPr>
        <w:t>y</w:t>
      </w:r>
      <w:r w:rsidRPr="00816277">
        <w:rPr>
          <w:rFonts w:ascii="Times New Roman" w:hAnsi="Times New Roman"/>
          <w:color w:val="000000" w:themeColor="text1"/>
          <w:sz w:val="18"/>
          <w:szCs w:val="18"/>
        </w:rPr>
        <w:t>.</w:t>
      </w:r>
    </w:p>
    <w:p w:rsidR="002D47A5" w:rsidRPr="00816277"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816277"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1276" w:name="_Toc294969761"/>
      <w:bookmarkStart w:id="1277" w:name="_Toc298161570"/>
      <w:r w:rsidRPr="00816277">
        <w:rPr>
          <w:rFonts w:ascii="Times New Roman" w:hAnsi="Times New Roman" w:cs="Times New Roman"/>
          <w:color w:val="000000" w:themeColor="text1"/>
          <w:sz w:val="28"/>
          <w:szCs w:val="28"/>
        </w:rPr>
        <w:lastRenderedPageBreak/>
        <w:t>COURSE DESCRIPTIONS</w:t>
      </w:r>
      <w:bookmarkEnd w:id="1276"/>
      <w:bookmarkEnd w:id="1277"/>
    </w:p>
    <w:p w:rsidR="00C77593" w:rsidRPr="00816277"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6651- Educational Facilities Planning...</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p>
    <w:p w:rsidR="00FB5121" w:rsidRPr="00816277"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816277" w:rsidSect="00C21518">
          <w:headerReference w:type="even" r:id="rId48"/>
          <w:pgSz w:w="12240" w:h="15840" w:code="1"/>
          <w:pgMar w:top="720" w:right="720" w:bottom="288" w:left="1440" w:header="720" w:footer="288" w:gutter="0"/>
          <w:cols w:space="720"/>
          <w:docGrid w:linePitch="360"/>
        </w:sectPr>
      </w:pPr>
    </w:p>
    <w:p w:rsidR="00C77593" w:rsidRPr="00816277"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methods and procedures for writing educational specifications and related areas of educational planning is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ganized. Consideration is given to controlling learning environments, adding flexibilit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selecting furniture and selecting and maintaining equipment.</w:t>
      </w:r>
    </w:p>
    <w:p w:rsidR="00C77593" w:rsidRPr="00816277"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6655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Principal as Instructional Leader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816277">
        <w:rPr>
          <w:rFonts w:ascii="Times New Roman" w:hAnsi="Times New Roman"/>
          <w:color w:val="000000" w:themeColor="text1"/>
          <w:spacing w:val="39"/>
          <w:sz w:val="20"/>
          <w:szCs w:val="20"/>
        </w:rPr>
        <w:t xml:space="preserve"> </w:t>
      </w:r>
      <w:r w:rsidRPr="00816277">
        <w:rPr>
          <w:rFonts w:ascii="Times New Roman" w:hAnsi="Times New Roman"/>
          <w:color w:val="000000" w:themeColor="text1"/>
          <w:sz w:val="20"/>
          <w:szCs w:val="20"/>
        </w:rPr>
        <w:t>Although some emphasis will be placed on management  and structure of the school, the major focus is on the role of the principal in creating and maintaining a program of instructional excellence.</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6670 - School Financ</w:t>
      </w:r>
      <w:r w:rsidRPr="00816277">
        <w:rPr>
          <w:rFonts w:ascii="Times New Roman" w:hAnsi="Times New Roman"/>
          <w:b/>
          <w:bCs/>
          <w:color w:val="000000" w:themeColor="text1"/>
          <w:spacing w:val="4"/>
          <w:sz w:val="20"/>
          <w:szCs w:val="20"/>
        </w:rPr>
        <w:t>e</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examine theories of financing public elementary and secondary schools with special attention to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mode. Basic overview of taxation and bond issues is reviewed.</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6681 - Recent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5"/>
          <w:sz w:val="20"/>
          <w:szCs w:val="20"/>
        </w:rPr>
        <w:t>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ends in Supervision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Recent trends in supervision are reviewed.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identification of problems arising in the practice of supervising as well as the evaluation procedures in today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schools will be presented.</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6685 - School and Community Relations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6710 -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Superintendent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67</w:t>
      </w:r>
      <w:r w:rsidRPr="00816277">
        <w:rPr>
          <w:rFonts w:ascii="Times New Roman" w:hAnsi="Times New Roman"/>
          <w:b/>
          <w:bCs/>
          <w:color w:val="000000" w:themeColor="text1"/>
          <w:spacing w:val="-11"/>
          <w:sz w:val="20"/>
          <w:szCs w:val="20"/>
        </w:rPr>
        <w:t>1</w:t>
      </w:r>
      <w:r w:rsidRPr="00816277">
        <w:rPr>
          <w:rFonts w:ascii="Times New Roman" w:hAnsi="Times New Roman"/>
          <w:b/>
          <w:bCs/>
          <w:color w:val="000000" w:themeColor="text1"/>
          <w:sz w:val="20"/>
          <w:szCs w:val="20"/>
        </w:rPr>
        <w:t>1- Softwa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Systems in 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7"/>
          <w:sz w:val="20"/>
          <w:szCs w:val="20"/>
        </w:rPr>
        <w:t>n</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examine administrative computer software currently used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6733 - Educational Policy</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6785 - 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ovement of Instruction</w:t>
      </w:r>
      <w:r w:rsidRPr="00816277">
        <w:rPr>
          <w:rFonts w:ascii="Times New Roman" w:hAnsi="Times New Roman"/>
          <w:b/>
          <w:bCs/>
          <w:color w:val="000000" w:themeColor="text1"/>
          <w:spacing w:val="-37"/>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sz w:val="36"/>
          <w:szCs w:val="36"/>
        </w:rPr>
      </w:pPr>
      <w:bookmarkStart w:id="1278" w:name="_Toc294969762"/>
      <w:bookmarkStart w:id="1279" w:name="_Toc298161571"/>
      <w:r w:rsidRPr="00816277">
        <w:rPr>
          <w:rFonts w:ascii="Impact" w:hAnsi="Impact" w:cs="Impact"/>
          <w:color w:val="000000" w:themeColor="text1"/>
          <w:sz w:val="36"/>
          <w:szCs w:val="36"/>
        </w:rPr>
        <w:t>ENGLISH 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w:t>
      </w:r>
      <w:bookmarkEnd w:id="1278"/>
      <w:bookmarkEnd w:id="1279"/>
    </w:p>
    <w:p w:rsidR="00114BDE" w:rsidRPr="00816277"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18"/>
          <w:szCs w:val="18"/>
        </w:rPr>
        <w:t>The English Education Program (M.Ed.) is a fifth-year course of study for advanced prepar</w:t>
      </w:r>
      <w:r w:rsidRPr="00816277">
        <w:rPr>
          <w:rFonts w:ascii="Times New Roman" w:hAnsi="Times New Roman"/>
          <w:color w:val="000000" w:themeColor="text1"/>
          <w:spacing w:val="-1"/>
          <w:sz w:val="18"/>
          <w:szCs w:val="18"/>
        </w:rPr>
        <w:t>a</w:t>
      </w:r>
      <w:r w:rsidRPr="00816277">
        <w:rPr>
          <w:rFonts w:ascii="Times New Roman" w:hAnsi="Times New Roman"/>
          <w:color w:val="000000" w:themeColor="text1"/>
          <w:sz w:val="20"/>
          <w:szCs w:val="20"/>
        </w:rPr>
        <w:t xml:space="preserve">tion of secondary teachers of English </w:t>
      </w:r>
      <w:r w:rsidR="00041535" w:rsidRPr="00816277">
        <w:rPr>
          <w:rFonts w:ascii="Times New Roman" w:hAnsi="Times New Roman"/>
          <w:color w:val="000000" w:themeColor="text1"/>
          <w:sz w:val="20"/>
          <w:szCs w:val="20"/>
        </w:rPr>
        <w:t>leading to a T5 teaching certificate</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816277">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816277">
        <w:rPr>
          <w:rFonts w:ascii="Times New Roman" w:hAnsi="Times New Roman"/>
          <w:color w:val="000000" w:themeColor="text1"/>
          <w:sz w:val="20"/>
          <w:szCs w:val="20"/>
        </w:rPr>
        <w:t xml:space="preserve"> </w:t>
      </w:r>
      <w:r w:rsidR="00041535" w:rsidRPr="00816277">
        <w:rPr>
          <w:rFonts w:ascii="Times New Roman" w:hAnsi="Times New Roman"/>
          <w:color w:val="000000" w:themeColor="text1"/>
          <w:sz w:val="20"/>
          <w:szCs w:val="20"/>
        </w:rPr>
        <w:t>course of stud</w:t>
      </w:r>
      <w:r w:rsidR="00041535" w:rsidRPr="00816277">
        <w:rPr>
          <w:rFonts w:ascii="Times New Roman" w:hAnsi="Times New Roman"/>
          <w:color w:val="000000" w:themeColor="text1"/>
          <w:spacing w:val="-13"/>
          <w:sz w:val="20"/>
          <w:szCs w:val="20"/>
        </w:rPr>
        <w:t>y</w:t>
      </w:r>
      <w:r w:rsidR="00041535" w:rsidRPr="00816277">
        <w:rPr>
          <w:rFonts w:ascii="Times New Roman" w:hAnsi="Times New Roman"/>
          <w:color w:val="000000" w:themeColor="text1"/>
          <w:sz w:val="20"/>
          <w:szCs w:val="20"/>
        </w:rPr>
        <w:t>.</w:t>
      </w:r>
      <w:r w:rsidR="00041535" w:rsidRPr="00816277">
        <w:rPr>
          <w:rFonts w:ascii="Times New Roman" w:hAnsi="Times New Roman"/>
          <w:color w:val="000000" w:themeColor="text1"/>
          <w:spacing w:val="-4"/>
          <w:sz w:val="20"/>
          <w:szCs w:val="20"/>
        </w:rPr>
        <w:t xml:space="preserve"> </w:t>
      </w:r>
      <w:r w:rsidR="00041535" w:rsidRPr="00816277">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816277"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1280" w:name="_Toc294969763"/>
      <w:bookmarkStart w:id="1281" w:name="_Toc298161572"/>
      <w:r w:rsidRPr="00816277">
        <w:rPr>
          <w:rFonts w:ascii="Times New Roman" w:hAnsi="Times New Roman"/>
          <w:bCs w:val="0"/>
          <w:color w:val="000000" w:themeColor="text1"/>
          <w:sz w:val="28"/>
          <w:szCs w:val="28"/>
        </w:rPr>
        <w:t>Objectives of the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1280"/>
      <w:bookmarkEnd w:id="1281"/>
    </w:p>
    <w:p w:rsidR="00114BDE" w:rsidRPr="00816277"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increase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knowledge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enhance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knowledge and understanding of language learning and their relationships to various styles of teaching and learning.</w:t>
      </w:r>
    </w:p>
    <w:p w:rsidR="00114BDE" w:rsidRPr="00816277"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improve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competence in teaching communication.</w:t>
      </w:r>
    </w:p>
    <w:p w:rsidR="00114BDE" w:rsidRPr="00816277"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improve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understanding of and competence in developing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curricula for secondary English.</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 xml:space="preserve">fer a sequential, holistic program of study which will strengthen strategic areas in the preparation of the secondary English teacher and provide opportunities for exploration of problems in teaching and learning </w:t>
      </w:r>
      <w:r w:rsidRPr="00816277">
        <w:rPr>
          <w:rFonts w:ascii="Times New Roman" w:hAnsi="Times New Roman"/>
          <w:color w:val="000000" w:themeColor="text1"/>
          <w:sz w:val="20"/>
          <w:szCs w:val="20"/>
        </w:rPr>
        <w:lastRenderedPageBreak/>
        <w:t>English at the secondary level.</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816277"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To prepare the English teacher for the successful application for a T-5 certificate.</w:t>
      </w:r>
    </w:p>
    <w:p w:rsidR="00114BDE" w:rsidRPr="00816277"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1282" w:name="_Toc294969764"/>
      <w:bookmarkStart w:id="1283" w:name="_Toc298161573"/>
      <w:r w:rsidRPr="00816277">
        <w:rPr>
          <w:rFonts w:ascii="Times New Roman" w:hAnsi="Times New Roman"/>
          <w:bCs w:val="0"/>
          <w:color w:val="000000" w:themeColor="text1"/>
          <w:sz w:val="28"/>
          <w:szCs w:val="28"/>
        </w:rPr>
        <w:t>Admission to the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1282"/>
      <w:bookmarkEnd w:id="1283"/>
    </w:p>
    <w:p w:rsidR="00872727" w:rsidRPr="0081627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English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graduate degree in English Education, or the equivalent, </w:t>
      </w:r>
    </w:p>
    <w:p w:rsidR="00114BDE" w:rsidRPr="0081627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from an accredited college, a</w:t>
      </w:r>
      <w:r w:rsidR="00CF0BE6" w:rsidRPr="00816277">
        <w:rPr>
          <w:rFonts w:ascii="Times New Roman" w:hAnsi="Times New Roman"/>
          <w:color w:val="000000" w:themeColor="text1"/>
          <w:sz w:val="20"/>
          <w:szCs w:val="20"/>
        </w:rPr>
        <w:t xml:space="preserve"> fully</w:t>
      </w:r>
      <w:r w:rsidRPr="00816277">
        <w:rPr>
          <w:rFonts w:ascii="Times New Roman" w:hAnsi="Times New Roman"/>
          <w:color w:val="000000" w:themeColor="text1"/>
          <w:sz w:val="20"/>
          <w:szCs w:val="20"/>
        </w:rPr>
        <w:t xml:space="preserve"> </w:t>
      </w:r>
      <w:r w:rsidR="00CF0BE6" w:rsidRPr="00816277">
        <w:rPr>
          <w:rFonts w:ascii="Times New Roman" w:hAnsi="Times New Roman"/>
          <w:color w:val="000000" w:themeColor="text1"/>
          <w:sz w:val="20"/>
          <w:szCs w:val="20"/>
        </w:rPr>
        <w:t xml:space="preserve">renewable T-4 certificate, and </w:t>
      </w:r>
      <w:r w:rsidRPr="00816277">
        <w:rPr>
          <w:rFonts w:ascii="Times New Roman" w:hAnsi="Times New Roman"/>
          <w:color w:val="000000" w:themeColor="text1"/>
          <w:sz w:val="20"/>
          <w:szCs w:val="20"/>
        </w:rPr>
        <w:t>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816277"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816277" w:rsidRDefault="00114BDE" w:rsidP="00114BDE">
      <w:pPr>
        <w:pStyle w:val="Heading2"/>
        <w:spacing w:before="0"/>
        <w:ind w:left="360" w:right="180" w:firstLine="0"/>
        <w:rPr>
          <w:rFonts w:ascii="Times New Roman" w:hAnsi="Times New Roman"/>
          <w:color w:val="000000" w:themeColor="text1"/>
          <w:sz w:val="36"/>
          <w:szCs w:val="36"/>
        </w:rPr>
      </w:pPr>
      <w:bookmarkStart w:id="1284" w:name="_Toc294969765"/>
      <w:bookmarkStart w:id="1285" w:name="_Toc298161574"/>
      <w:r w:rsidRPr="00816277">
        <w:rPr>
          <w:rFonts w:ascii="Times New Roman" w:hAnsi="Times New Roman"/>
          <w:bCs w:val="0"/>
          <w:color w:val="000000" w:themeColor="text1"/>
          <w:sz w:val="36"/>
          <w:szCs w:val="36"/>
        </w:rPr>
        <w:t>P</w:t>
      </w:r>
      <w:r w:rsidRPr="00816277">
        <w:rPr>
          <w:rFonts w:ascii="Times New Roman" w:hAnsi="Times New Roman"/>
          <w:bCs w:val="0"/>
          <w:color w:val="000000" w:themeColor="text1"/>
          <w:spacing w:val="-6"/>
          <w:sz w:val="36"/>
          <w:szCs w:val="36"/>
        </w:rPr>
        <w:t>r</w:t>
      </w:r>
      <w:r w:rsidRPr="00816277">
        <w:rPr>
          <w:rFonts w:ascii="Times New Roman" w:hAnsi="Times New Roman"/>
          <w:bCs w:val="0"/>
          <w:color w:val="000000" w:themeColor="text1"/>
          <w:sz w:val="36"/>
          <w:szCs w:val="36"/>
        </w:rPr>
        <w:t>ogram of Study</w:t>
      </w:r>
      <w:bookmarkEnd w:id="1284"/>
      <w:bookmarkEnd w:id="1285"/>
    </w:p>
    <w:p w:rsidR="00114BDE" w:rsidRPr="00816277"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16"/>
          <w:sz w:val="28"/>
          <w:szCs w:val="28"/>
        </w:rPr>
        <w:t xml:space="preserve"> </w:t>
      </w:r>
      <w:r w:rsidRPr="00816277">
        <w:rPr>
          <w:rFonts w:ascii="Times New Roman" w:hAnsi="Times New Roman"/>
          <w:b/>
          <w:bCs/>
          <w:color w:val="000000" w:themeColor="text1"/>
          <w:sz w:val="28"/>
          <w:szCs w:val="28"/>
        </w:rPr>
        <w:t>- Natu</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 of the Learner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and Learning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oblems</w:t>
      </w:r>
    </w:p>
    <w:p w:rsidR="00114BDE" w:rsidRPr="00816277"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816277" w:rsidTr="00114BDE">
        <w:trPr>
          <w:trHeight w:hRule="exact" w:val="298"/>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Children 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outh**</w:t>
            </w:r>
          </w:p>
        </w:tc>
      </w:tr>
      <w:tr w:rsidR="00114BDE" w:rsidRPr="00816277" w:rsidTr="00114BDE">
        <w:trPr>
          <w:trHeight w:hRule="exact" w:val="229"/>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Adolescent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114BDE" w:rsidRPr="00816277" w:rsidTr="00114BDE">
        <w:trPr>
          <w:trHeight w:hRule="exact" w:val="32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of Learning</w:t>
            </w:r>
          </w:p>
        </w:tc>
      </w:tr>
    </w:tbl>
    <w:p w:rsidR="00114BDE" w:rsidRPr="00816277"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816277"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B -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ograms and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oblems of the School</w:t>
      </w:r>
    </w:p>
    <w:p w:rsidR="00114BDE" w:rsidRPr="00816277"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(Minimum of 6</w:t>
      </w:r>
      <w:r w:rsidR="00114BDE" w:rsidRPr="00816277">
        <w:rPr>
          <w:rFonts w:ascii="Times New Roman" w:hAnsi="Times New Roman"/>
          <w:b/>
          <w:bCs/>
          <w:color w:val="000000" w:themeColor="text1"/>
          <w:sz w:val="28"/>
          <w:szCs w:val="28"/>
        </w:rPr>
        <w:t xml:space="preserve"> semester</w:t>
      </w:r>
      <w:r w:rsidR="00114BDE" w:rsidRPr="00816277">
        <w:rPr>
          <w:rFonts w:ascii="Times New Roman" w:hAnsi="Times New Roman"/>
          <w:b/>
          <w:bCs/>
          <w:color w:val="000000" w:themeColor="text1"/>
          <w:spacing w:val="-5"/>
          <w:sz w:val="28"/>
          <w:szCs w:val="28"/>
        </w:rPr>
        <w:t xml:space="preserve"> </w:t>
      </w:r>
      <w:r w:rsidR="00114BDE" w:rsidRPr="00816277">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816277" w:rsidTr="00114BDE">
        <w:trPr>
          <w:trHeight w:hRule="exact" w:val="287"/>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816277"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 Education</w:t>
            </w:r>
          </w:p>
        </w:tc>
      </w:tr>
      <w:tr w:rsidR="00114BDE" w:rsidRPr="00816277" w:rsidTr="00114BDE">
        <w:trPr>
          <w:gridAfter w:val="1"/>
          <w:wAfter w:w="490" w:type="dxa"/>
          <w:trHeight w:hRule="exact" w:val="25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114BDE" w:rsidRPr="00816277" w:rsidTr="00114BDE">
        <w:trPr>
          <w:gridAfter w:val="1"/>
          <w:wAfter w:w="490" w:type="dxa"/>
          <w:trHeight w:hRule="exact" w:val="23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Methods and Materials of Language, Literature and Composition*</w:t>
            </w:r>
          </w:p>
        </w:tc>
      </w:tr>
      <w:tr w:rsidR="00114BDE" w:rsidRPr="00816277" w:rsidTr="00114BDE">
        <w:trPr>
          <w:gridAfter w:val="1"/>
          <w:wAfter w:w="490" w:type="dxa"/>
          <w:trHeight w:hRule="exact" w:val="48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5524</w:t>
            </w:r>
          </w:p>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Methods and Materials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English in the Secondary School**</w:t>
            </w:r>
          </w:p>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Linguistics and 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English</w:t>
            </w: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816277" w:rsidTr="00114BDE">
        <w:trPr>
          <w:gridAfter w:val="1"/>
          <w:wAfter w:w="490" w:type="dxa"/>
          <w:trHeight w:hRule="exact" w:val="225"/>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Teaching Composition in the Secondary School**</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Curriculum Planning*</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Curriculum Principles</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Internship I - Internship in the Secondary School</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Internship II - Internship in the Secondary School</w:t>
            </w:r>
          </w:p>
        </w:tc>
      </w:tr>
      <w:tr w:rsidR="00114BDE" w:rsidRPr="00816277" w:rsidTr="00114BDE">
        <w:trPr>
          <w:gridAfter w:val="1"/>
          <w:wAfter w:w="490" w:type="dxa"/>
          <w:trHeight w:hRule="exact" w:val="48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Improving Reading Instruction in the Content Areas***</w:t>
            </w:r>
          </w:p>
        </w:tc>
      </w:tr>
    </w:tbl>
    <w:p w:rsidR="00114BDE" w:rsidRPr="00816277"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C -</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The</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pacing w:val="-26"/>
          <w:sz w:val="28"/>
          <w:szCs w:val="28"/>
        </w:rPr>
        <w:t>T</w:t>
      </w:r>
      <w:r w:rsidRPr="00816277">
        <w:rPr>
          <w:rFonts w:ascii="Times New Roman" w:hAnsi="Times New Roman"/>
          <w:b/>
          <w:bCs/>
          <w:color w:val="000000" w:themeColor="text1"/>
          <w:sz w:val="28"/>
          <w:szCs w:val="28"/>
        </w:rPr>
        <w:t>eaching Field (Minimum of 21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816277" w:rsidTr="005401FF">
        <w:trPr>
          <w:trHeight w:hRule="exact" w:val="287"/>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 the English Language***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Bibliography and Research Methods**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Advanced Exposition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Shakespeare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Medieval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Linguistics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Advanced Grammar and Syntax</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Literature of the Sixteenth and Seventeenth Centuries</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Restoration and Eighteenth Century Literature</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Romanticism</w:t>
            </w:r>
          </w:p>
        </w:tc>
      </w:tr>
      <w:tr w:rsidR="00114BDE" w:rsidRPr="00816277" w:rsidTr="005401FF">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 Drama</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ictorian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 British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Early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American Romanticism</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American Realism and Naturalism</w:t>
            </w:r>
          </w:p>
        </w:tc>
      </w:tr>
      <w:tr w:rsidR="00114BDE" w:rsidRPr="00816277" w:rsidTr="005401FF">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Southern Literature</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5401FF">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Contemporary Literature**</w:t>
            </w:r>
          </w:p>
        </w:tc>
      </w:tr>
      <w:tr w:rsidR="00114BDE" w:rsidRPr="00816277" w:rsidTr="005401FF">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Novel</w:t>
            </w:r>
          </w:p>
        </w:tc>
      </w:tr>
      <w:tr w:rsidR="00114BDE" w:rsidRPr="00816277" w:rsidTr="005401FF">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Drama</w:t>
            </w:r>
          </w:p>
        </w:tc>
      </w:tr>
      <w:tr w:rsidR="00114BDE" w:rsidRPr="00816277" w:rsidTr="005401FF">
        <w:trPr>
          <w:gridAfter w:val="1"/>
          <w:wAfter w:w="90" w:type="dxa"/>
          <w:trHeight w:hRule="exact" w:val="209"/>
        </w:trPr>
        <w:tc>
          <w:tcPr>
            <w:tcW w:w="9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Literary Criticism**</w:t>
            </w:r>
          </w:p>
        </w:tc>
      </w:tr>
      <w:tr w:rsidR="00114BDE" w:rsidRPr="00816277" w:rsidTr="005401FF">
        <w:trPr>
          <w:gridAfter w:val="1"/>
          <w:wAfter w:w="90" w:type="dxa"/>
          <w:trHeight w:hRule="exact" w:val="927"/>
        </w:trPr>
        <w:tc>
          <w:tcPr>
            <w:tcW w:w="6535" w:type="dxa"/>
            <w:gridSpan w:val="5"/>
            <w:tcBorders>
              <w:top w:val="nil"/>
              <w:left w:val="nil"/>
              <w:bottom w:val="nil"/>
              <w:right w:val="nil"/>
            </w:tcBorders>
          </w:tcPr>
          <w:p w:rsidR="00114BDE" w:rsidRPr="00816277"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D - Resea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ch (Minimum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c>
      </w:tr>
      <w:tr w:rsidR="00114BDE" w:rsidRPr="00816277" w:rsidTr="005401FF">
        <w:trPr>
          <w:trHeight w:hRule="exact" w:val="254"/>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Statistics***</w:t>
            </w:r>
          </w:p>
        </w:tc>
      </w:tr>
      <w:tr w:rsidR="00114BDE" w:rsidRPr="00816277" w:rsidTr="005401FF">
        <w:trPr>
          <w:trHeight w:hRule="exact" w:val="32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Research**</w:t>
            </w:r>
          </w:p>
        </w:tc>
      </w:tr>
    </w:tbl>
    <w:p w:rsidR="00114BDE" w:rsidRPr="00816277"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816277"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E - Related</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eas (Minimum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816277" w:rsidTr="005401FF">
        <w:trPr>
          <w:trHeight w:hRule="exact" w:val="287"/>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Language Study for Middle Childhood</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Literature for Middle Childhood</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Adolescent Literature</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the Selection of Print and Non-Print Materials</w:t>
            </w:r>
          </w:p>
        </w:tc>
      </w:tr>
      <w:tr w:rsidR="00114BDE" w:rsidRPr="00816277" w:rsidTr="005401FF">
        <w:trPr>
          <w:trHeight w:hRule="exact" w:val="32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Selection and Utilization of Educational Media</w:t>
            </w:r>
          </w:p>
        </w:tc>
      </w:tr>
    </w:tbl>
    <w:p w:rsidR="00114BDE" w:rsidRPr="00816277"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816277"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w:t>
      </w:r>
      <w:r w:rsidR="00567EAD" w:rsidRPr="00816277">
        <w:rPr>
          <w:rFonts w:ascii="Times New Roman" w:hAnsi="Times New Roman"/>
          <w:color w:val="000000" w:themeColor="text1"/>
          <w:sz w:val="20"/>
          <w:szCs w:val="20"/>
        </w:rPr>
        <w:t xml:space="preserve">Required course </w:t>
      </w:r>
    </w:p>
    <w:p w:rsidR="00114BDE" w:rsidRPr="00816277"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w:t>
      </w:r>
      <w:r w:rsidR="00567EAD" w:rsidRPr="00816277">
        <w:rPr>
          <w:rFonts w:ascii="Times New Roman" w:hAnsi="Times New Roman"/>
          <w:color w:val="000000" w:themeColor="text1"/>
          <w:sz w:val="20"/>
          <w:szCs w:val="20"/>
        </w:rPr>
        <w:t xml:space="preserve"> Program must include one of these courses</w:t>
      </w:r>
    </w:p>
    <w:p w:rsidR="00567EAD" w:rsidRPr="00816277"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816277">
        <w:rPr>
          <w:rFonts w:ascii="Times New Roman" w:hAnsi="Times New Roman"/>
          <w:color w:val="000000" w:themeColor="text1"/>
          <w:sz w:val="20"/>
          <w:szCs w:val="20"/>
        </w:rPr>
        <w:t>*** Recommended if not previously taken.</w:t>
      </w:r>
    </w:p>
    <w:p w:rsidR="00114BDE" w:rsidRPr="00816277"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w:t>
      </w:r>
      <w:r w:rsidR="00567EAD" w:rsidRPr="00816277">
        <w:rPr>
          <w:rFonts w:ascii="Times New Roman" w:hAnsi="Times New Roman"/>
          <w:color w:val="000000" w:themeColor="text1"/>
          <w:sz w:val="20"/>
          <w:szCs w:val="20"/>
        </w:rPr>
        <w:t>*</w:t>
      </w:r>
      <w:r w:rsidRPr="00816277">
        <w:rPr>
          <w:rFonts w:ascii="Times New Roman" w:hAnsi="Times New Roman"/>
          <w:color w:val="000000" w:themeColor="text1"/>
          <w:sz w:val="20"/>
          <w:szCs w:val="20"/>
        </w:rPr>
        <w:t xml:space="preserve"> Required unless previously fulfilled</w:t>
      </w:r>
    </w:p>
    <w:p w:rsidR="00114BDE" w:rsidRPr="00816277"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Hours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position w:val="-2"/>
          <w:sz w:val="20"/>
          <w:szCs w:val="20"/>
        </w:rPr>
        <w:t>36</w:t>
      </w:r>
      <w:r w:rsidRPr="00816277">
        <w:rPr>
          <w:rFonts w:ascii="Times New Roman" w:hAnsi="Times New Roman"/>
          <w:b/>
          <w:bCs/>
          <w:color w:val="000000" w:themeColor="text1"/>
          <w:spacing w:val="13"/>
          <w:position w:val="-2"/>
          <w:sz w:val="20"/>
          <w:szCs w:val="20"/>
        </w:rPr>
        <w:t xml:space="preserve"> </w:t>
      </w:r>
      <w:r w:rsidRPr="00816277">
        <w:rPr>
          <w:rFonts w:ascii="Times New Roman" w:hAnsi="Times New Roman"/>
          <w:b/>
          <w:bCs/>
          <w:color w:val="000000" w:themeColor="text1"/>
          <w:position w:val="-2"/>
          <w:sz w:val="20"/>
          <w:szCs w:val="20"/>
        </w:rPr>
        <w:t>hours</w:t>
      </w:r>
    </w:p>
    <w:p w:rsidR="00114BDE" w:rsidRPr="00816277"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1286" w:name="_Toc294969766"/>
      <w:bookmarkStart w:id="1287" w:name="_Toc298161575"/>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ehensive Examination Policies</w:t>
      </w:r>
      <w:bookmarkEnd w:id="1286"/>
      <w:bookmarkEnd w:id="1287"/>
    </w:p>
    <w:p w:rsidR="00114BDE" w:rsidRPr="00816277"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I. Objectives of the Comp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 xml:space="preserve">ehensive Examination In English </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the student to:</w:t>
      </w:r>
    </w:p>
    <w:p w:rsidR="00114BDE" w:rsidRPr="00816277"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816277"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B. Demonstrate a general knowledge of the bodies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and English literatures (as indicate</w:t>
      </w:r>
      <w:r w:rsidR="005401FF" w:rsidRPr="00816277">
        <w:rPr>
          <w:rFonts w:ascii="Times New Roman" w:hAnsi="Times New Roman"/>
          <w:color w:val="000000" w:themeColor="text1"/>
          <w:sz w:val="20"/>
          <w:szCs w:val="20"/>
        </w:rPr>
        <w:t xml:space="preserve"> by the department</w:t>
      </w:r>
      <w:r w:rsidR="005401FF" w:rsidRPr="00816277">
        <w:rPr>
          <w:rFonts w:ascii="Times New Roman" w:hAnsi="Times New Roman"/>
          <w:color w:val="000000" w:themeColor="text1"/>
          <w:spacing w:val="-11"/>
          <w:sz w:val="20"/>
          <w:szCs w:val="20"/>
        </w:rPr>
        <w:t>’</w:t>
      </w:r>
      <w:r w:rsidR="005401FF" w:rsidRPr="00816277">
        <w:rPr>
          <w:rFonts w:ascii="Times New Roman" w:hAnsi="Times New Roman"/>
          <w:color w:val="000000" w:themeColor="text1"/>
          <w:sz w:val="20"/>
          <w:szCs w:val="20"/>
        </w:rPr>
        <w:t>s reading list) and specific knowledge of the literary periods and topics in which courses have been taken.</w:t>
      </w:r>
    </w:p>
    <w:p w:rsidR="005401FF" w:rsidRPr="00816277"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 Demonstrate an acceptable level of mastery of written communication skills. Students prepa</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II. Number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 Hours and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Academic</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pacing w:val="-15"/>
          <w:sz w:val="20"/>
          <w:szCs w:val="20"/>
        </w:rPr>
        <w:t>A</w:t>
      </w:r>
      <w:r w:rsidRPr="00816277">
        <w:rPr>
          <w:rFonts w:ascii="Times New Roman" w:hAnsi="Times New Roman"/>
          <w:b/>
          <w:bCs/>
          <w:color w:val="000000" w:themeColor="text1"/>
          <w:sz w:val="20"/>
          <w:szCs w:val="20"/>
        </w:rPr>
        <w:t>verage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must have completed or be completing 33 semester hours and have an overall ave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age of “B” before being eligible to take the comprehensive examination in English.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Additionall</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the student should have completed or be completing the 21</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position w:val="-2"/>
          <w:sz w:val="20"/>
          <w:szCs w:val="20"/>
        </w:rPr>
        <w:t xml:space="preserve">semester hours required in the </w:t>
      </w:r>
      <w:r w:rsidR="00E126F2" w:rsidRPr="00816277">
        <w:rPr>
          <w:rFonts w:ascii="Times New Roman" w:hAnsi="Times New Roman"/>
          <w:color w:val="000000" w:themeColor="text1"/>
          <w:position w:val="-2"/>
          <w:sz w:val="20"/>
          <w:szCs w:val="20"/>
        </w:rPr>
        <w:t>teaching</w:t>
      </w:r>
      <w:r w:rsidRPr="00816277">
        <w:rPr>
          <w:rFonts w:ascii="Times New Roman" w:hAnsi="Times New Roman"/>
          <w:color w:val="000000" w:themeColor="text1"/>
          <w:position w:val="-2"/>
          <w:sz w:val="20"/>
          <w:szCs w:val="20"/>
        </w:rPr>
        <w:t xml:space="preserve"> field, Area C.</w:t>
      </w:r>
    </w:p>
    <w:p w:rsidR="00BB4865" w:rsidRPr="00816277"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III.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 Courses:</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must have completed or be completing the following required courses in the teaching field,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before being eligible to take the comprehensive examination in English:</w:t>
      </w:r>
    </w:p>
    <w:p w:rsidR="005401FF" w:rsidRPr="00816277" w:rsidRDefault="00CC03BE"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CC03BE">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693C05" w:rsidRPr="00FA7AC7" w:rsidTr="009263EC">
                    <w:trPr>
                      <w:trHeight w:hRule="exact" w:val="271"/>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693C05" w:rsidRPr="00FA7AC7" w:rsidTr="009263EC">
                    <w:trPr>
                      <w:trHeight w:hRule="exact" w:val="229"/>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693C05" w:rsidRPr="00FA7AC7" w:rsidTr="009263EC">
                    <w:trPr>
                      <w:trHeight w:hRule="exact" w:val="240"/>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693C05" w:rsidRPr="00FA7AC7" w:rsidTr="009263EC">
                    <w:trPr>
                      <w:trHeight w:hRule="exact" w:val="240"/>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693C05" w:rsidRPr="00FA7AC7" w:rsidTr="009263EC">
                    <w:trPr>
                      <w:trHeight w:hRule="exact" w:val="260"/>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693C05" w:rsidRPr="00FA7AC7" w:rsidRDefault="00693C05"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693C05" w:rsidRDefault="00693C05"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One course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.........................................................................................3 hrs</w:t>
      </w:r>
    </w:p>
    <w:p w:rsidR="005401FF" w:rsidRPr="00816277"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One course in English Literatur</w:t>
      </w:r>
      <w:r w:rsidRPr="00816277">
        <w:rPr>
          <w:rFonts w:ascii="Times New Roman" w:hAnsi="Times New Roman"/>
          <w:color w:val="000000" w:themeColor="text1"/>
          <w:spacing w:val="7"/>
          <w:sz w:val="20"/>
          <w:szCs w:val="20"/>
        </w:rPr>
        <w:t>e</w:t>
      </w:r>
      <w:r w:rsidRPr="00816277">
        <w:rPr>
          <w:rFonts w:ascii="Times New Roman" w:hAnsi="Times New Roman"/>
          <w:color w:val="000000" w:themeColor="text1"/>
          <w:sz w:val="20"/>
          <w:szCs w:val="20"/>
        </w:rPr>
        <w:t>.............................................................................................3 hrs</w:t>
      </w:r>
    </w:p>
    <w:p w:rsidR="005401FF" w:rsidRPr="00816277"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w:t>
      </w:r>
      <w:r w:rsidRPr="00816277">
        <w:rPr>
          <w:rFonts w:ascii="Times New Roman" w:hAnsi="Times New Roman"/>
          <w:b/>
          <w:bCs/>
          <w:color w:val="000000" w:themeColor="text1"/>
          <w:spacing w:val="-26"/>
          <w:sz w:val="20"/>
          <w:szCs w:val="20"/>
        </w:rPr>
        <w:t>V</w:t>
      </w:r>
      <w:r w:rsidRPr="00816277">
        <w:rPr>
          <w:rFonts w:ascii="Times New Roman" w:hAnsi="Times New Roman"/>
          <w:b/>
          <w:bCs/>
          <w:color w:val="000000" w:themeColor="text1"/>
          <w:sz w:val="20"/>
          <w:szCs w:val="20"/>
        </w:rPr>
        <w:t>. Number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Attempts</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is eligible to take the comprehensive examination in English three times prior to termination from the program.</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Evaluation of Comp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ehensive Examination in English</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committee of faculty members who teach graduate courses in the Department evaluates the comprehensive examination in English.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student who takes the examination receives either a pass or fail and must pass all parts of </w:t>
      </w:r>
      <w:r w:rsidRPr="00816277">
        <w:rPr>
          <w:rFonts w:ascii="Times New Roman" w:hAnsi="Times New Roman"/>
          <w:color w:val="000000" w:themeColor="text1"/>
          <w:sz w:val="20"/>
          <w:szCs w:val="20"/>
        </w:rPr>
        <w:lastRenderedPageBreak/>
        <w:t>the examination, demonstrating competence in each area.</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Re-examination</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who fails any portion of the examination must retake the entire examination; howeve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1288" w:name="_Toc294969767"/>
      <w:bookmarkStart w:id="1289" w:name="_Toc298161576"/>
      <w:r w:rsidRPr="00193DE2">
        <w:rPr>
          <w:rFonts w:ascii="Times New Roman" w:hAnsi="Times New Roman" w:cs="Times New Roman"/>
          <w:color w:val="000000" w:themeColor="text1"/>
          <w:sz w:val="28"/>
          <w:szCs w:val="28"/>
        </w:rPr>
        <w:t>COURSE DESCRIPTIONS</w:t>
      </w:r>
      <w:bookmarkEnd w:id="1288"/>
      <w:bookmarkEnd w:id="1289"/>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Some attention given to the language and historical background of the age.</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of linguistic theory and analysis. 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modem drama with readings from playwrights of Britain, Europe and the Americas.</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major authors of the period, with some attention to social and cultural background.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686F87"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African-American writing from the 18th through the 20th centuries, with emphasis on major</w:t>
      </w:r>
    </w:p>
    <w:p w:rsidR="00FB5121" w:rsidRPr="00193DE2" w:rsidRDefault="00FB5121"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49"/>
          <w:pgSz w:w="12240" w:h="15840" w:code="1"/>
          <w:pgMar w:top="720" w:right="720" w:bottom="288" w:left="1440" w:header="720" w:footer="288" w:gutter="0"/>
          <w:cols w:space="720"/>
          <w:docGrid w:linePitch="360"/>
        </w:sectPr>
      </w:pP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writers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1290" w:name="_Toc294969768"/>
      <w:bookmarkStart w:id="1291" w:name="_Toc298161577"/>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1290"/>
      <w:bookmarkEnd w:id="1291"/>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1292" w:name="_Toc294969769"/>
      <w:bookmarkStart w:id="1293" w:name="_Toc29816157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1292"/>
      <w:bookmarkEnd w:id="1293"/>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5579**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5580**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1294"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1295" w:name="_Toc298161579"/>
      <w:r w:rsidRPr="00193DE2">
        <w:rPr>
          <w:rFonts w:ascii="Times New Roman" w:hAnsi="Times New Roman" w:cs="Times New Roman"/>
          <w:color w:val="000000" w:themeColor="text1"/>
          <w:sz w:val="28"/>
          <w:szCs w:val="28"/>
        </w:rPr>
        <w:t>COURSE DESCRIPTIONS</w:t>
      </w:r>
      <w:bookmarkEnd w:id="1294"/>
      <w:bookmarkEnd w:id="1295"/>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problems and issues directly relating to school and community health.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social nature of sports and its relationship to leisure and culture.</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assist the student in exploring specific areas of interest.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r w:rsidRPr="00193DE2">
        <w:rPr>
          <w:rFonts w:ascii="Times New Roman" w:hAnsi="Times New Roman"/>
          <w:color w:val="000000" w:themeColor="text1"/>
          <w:sz w:val="20"/>
          <w:szCs w:val="20"/>
        </w:rPr>
        <w:t>Includes the development of a pilot study prospectus.</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Independent research done by the student.</w:t>
      </w:r>
      <w:bookmarkStart w:id="1296" w:name="_Toc294969771"/>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0"/>
          <w:pgSz w:w="12240" w:h="15840" w:code="1"/>
          <w:pgMar w:top="720" w:right="720" w:bottom="288" w:left="1440" w:header="720" w:footer="288" w:gutter="0"/>
          <w:cols w:space="720"/>
          <w:docGrid w:linePitch="360"/>
        </w:sectPr>
      </w:pPr>
    </w:p>
    <w:p w:rsidR="005401FF" w:rsidRPr="002B649D" w:rsidRDefault="005401FF" w:rsidP="00BB4865">
      <w:pPr>
        <w:pStyle w:val="Heading1"/>
        <w:spacing w:before="0"/>
        <w:ind w:left="360" w:right="180" w:firstLine="0"/>
        <w:rPr>
          <w:rFonts w:ascii="Impact" w:hAnsi="Impact" w:cs="Impact"/>
          <w:color w:val="000000" w:themeColor="text1"/>
          <w:sz w:val="36"/>
          <w:szCs w:val="36"/>
        </w:rPr>
      </w:pPr>
      <w:bookmarkStart w:id="1297" w:name="_Toc298161580"/>
      <w:r w:rsidRPr="002B649D">
        <w:rPr>
          <w:rFonts w:ascii="Impact" w:hAnsi="Impact" w:cs="Impact"/>
          <w:color w:val="000000" w:themeColor="text1"/>
          <w:sz w:val="36"/>
          <w:szCs w:val="36"/>
        </w:rPr>
        <w:lastRenderedPageBreak/>
        <w:t>MATHEMATICS EDUCATION</w:t>
      </w:r>
      <w:bookmarkEnd w:id="1296"/>
      <w:bookmarkEnd w:id="1297"/>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M.Ed. degree in Mathematics Education leads to Level 5 certification in mathematics. A candidate enrolling in this program is expected to hold a T-4 level certification in Mathematics Education. This program requires a minimum of 36 semester hours of graduate work and successful completion of a comprehensive examination in the area of mathematics. Candidates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393CCA" w:rsidRPr="00193DE2" w:rsidRDefault="00393CCA" w:rsidP="00393CCA">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1298" w:name="_Toc294969772"/>
      <w:bookmarkStart w:id="1299" w:name="_Toc298161581"/>
      <w:r w:rsidRPr="002B649D">
        <w:rPr>
          <w:rFonts w:ascii="Times New Roman" w:hAnsi="Times New Roman" w:cs="Times New Roman"/>
          <w:bCs w:val="0"/>
          <w:color w:val="000000" w:themeColor="text1"/>
          <w:sz w:val="28"/>
          <w:szCs w:val="28"/>
        </w:rPr>
        <w:t>Degree Requirements</w:t>
      </w:r>
      <w:bookmarkEnd w:id="1298"/>
      <w:bookmarkEnd w:id="1299"/>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Master of Education in Mathematics Education requires a minimum of 36 semester hours of graduate course work, at least 27 semester hours of which are taken at Albany State University.</w:t>
      </w:r>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successful completion of a comprehensive examination is a requirement in all Master’s degree programs.</w:t>
      </w:r>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2B649D"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1300" w:name="_Toc294969773"/>
      <w:bookmarkStart w:id="1301" w:name="_Toc298161582"/>
      <w:r w:rsidRPr="002B649D">
        <w:rPr>
          <w:rFonts w:ascii="Times New Roman" w:hAnsi="Times New Roman" w:cs="Times New Roman"/>
          <w:bCs w:val="0"/>
          <w:color w:val="000000" w:themeColor="text1"/>
          <w:sz w:val="28"/>
          <w:szCs w:val="28"/>
        </w:rPr>
        <w:t>Regular Admission</w:t>
      </w:r>
      <w:bookmarkEnd w:id="1300"/>
      <w:bookmarkEnd w:id="1301"/>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Education and have satisfied the regular general admission requirements for admissions set by the College of Education at Albany State University. The candidate must have a 2.5 minimum overall undergraduate grade-point average and a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 of Mathematics and Computer Science.</w:t>
      </w:r>
    </w:p>
    <w:p w:rsidR="005401FF" w:rsidRPr="002B649D"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2B649D"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1302" w:name="_Toc294969774"/>
      <w:bookmarkStart w:id="1303" w:name="_Toc298161583"/>
      <w:r w:rsidRPr="002B649D">
        <w:rPr>
          <w:rFonts w:ascii="TimesNewRomanPS-BoldMT" w:hAnsi="TimesNewRomanPS-BoldMT" w:cs="TimesNewRomanPS-BoldMT"/>
          <w:bCs w:val="0"/>
          <w:color w:val="000000" w:themeColor="text1"/>
          <w:sz w:val="28"/>
          <w:szCs w:val="28"/>
        </w:rPr>
        <w:t>Provisional Admission</w:t>
      </w:r>
      <w:bookmarkEnd w:id="1302"/>
      <w:bookmarkEnd w:id="1303"/>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candidate is admitted provisionally if some conditions are placed on their status because of grade-point average, standardized test scores or lack of academic preparation in the subject area. A candidate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candidate must complete 9 semester hours of study at the graduate level with an average of “B” or better before he/she is granted regular admission to the program.</w:t>
      </w:r>
    </w:p>
    <w:p w:rsidR="005401FF" w:rsidRPr="002B649D"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1304" w:name="_Toc294969775"/>
      <w:bookmarkStart w:id="1305" w:name="_Toc298161584"/>
      <w:r w:rsidRPr="002B649D">
        <w:rPr>
          <w:rFonts w:ascii="TimesNewRomanPS-BoldMT" w:hAnsi="TimesNewRomanPS-BoldMT" w:cs="TimesNewRomanPS-BoldMT"/>
          <w:bCs w:val="0"/>
          <w:color w:val="000000" w:themeColor="text1"/>
          <w:sz w:val="28"/>
          <w:szCs w:val="28"/>
        </w:rPr>
        <w:t>Non-Degree Admission</w:t>
      </w:r>
      <w:bookmarkEnd w:id="1304"/>
      <w:bookmarkEnd w:id="1305"/>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Candidates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2B649D"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1306" w:name="_Toc294969776"/>
      <w:bookmarkStart w:id="1307" w:name="_Toc298161585"/>
      <w:r w:rsidRPr="002B649D">
        <w:rPr>
          <w:rFonts w:ascii="Times New Roman" w:hAnsi="Times New Roman" w:cs="Times New Roman"/>
          <w:bCs w:val="0"/>
          <w:color w:val="000000" w:themeColor="text1"/>
          <w:sz w:val="28"/>
          <w:szCs w:val="28"/>
        </w:rPr>
        <w:t>Student Advisement and Program Planning</w:t>
      </w:r>
      <w:bookmarkEnd w:id="1306"/>
      <w:bookmarkEnd w:id="1307"/>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Candidates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2B649D"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1308" w:name="_Toc294969777"/>
      <w:bookmarkStart w:id="1309" w:name="_Toc298161586"/>
      <w:r w:rsidRPr="002B649D">
        <w:rPr>
          <w:rFonts w:ascii="Times New Roman" w:hAnsi="Times New Roman" w:cs="Times New Roman"/>
          <w:bCs w:val="0"/>
          <w:color w:val="000000" w:themeColor="text1"/>
          <w:sz w:val="28"/>
          <w:szCs w:val="28"/>
        </w:rPr>
        <w:t>Comprehensive Examination Policy</w:t>
      </w:r>
      <w:bookmarkEnd w:id="1308"/>
      <w:bookmarkEnd w:id="1309"/>
    </w:p>
    <w:p w:rsidR="00393CCA" w:rsidRPr="002B649D" w:rsidRDefault="00393CCA" w:rsidP="00393CCA">
      <w:pPr>
        <w:widowControl w:val="0"/>
        <w:autoSpaceDE w:val="0"/>
        <w:autoSpaceDN w:val="0"/>
        <w:adjustRightInd w:val="0"/>
        <w:spacing w:before="14"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comprehensive examination covers three subjects: Analysis, Modern Algebra and a subject of the candidate’s choice (e.g. Geometry, Topology, or History of Mathematics etc.). Candidates have three attempts to pass the comprehensive examination. Passing score is 80% of each subject. If a candidate passes two subjects and fails the third one, then the candidate only require to take the third one in the next attempt. If a student does not pass two or three subjects, then the student is required to retake all the three subjects in the next attempt.</w:t>
      </w:r>
    </w:p>
    <w:p w:rsidR="00393CCA" w:rsidRDefault="00393CCA" w:rsidP="005401FF">
      <w:pPr>
        <w:widowControl w:val="0"/>
        <w:autoSpaceDE w:val="0"/>
        <w:autoSpaceDN w:val="0"/>
        <w:adjustRightInd w:val="0"/>
        <w:spacing w:before="14"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1310" w:name="_Toc294969778"/>
      <w:bookmarkStart w:id="1311" w:name="_Toc298161587"/>
      <w:r w:rsidRPr="00193DE2">
        <w:rPr>
          <w:rFonts w:ascii="Times New Roman" w:hAnsi="Times New Roman" w:cs="Times New Roman"/>
          <w:color w:val="000000" w:themeColor="text1"/>
          <w:sz w:val="28"/>
          <w:szCs w:val="28"/>
        </w:rPr>
        <w:t>COURSE DESCRIPTIONS</w:t>
      </w:r>
      <w:bookmarkEnd w:id="1310"/>
      <w:bookmarkEnd w:id="1311"/>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 Designed for teachers of grades K-4.</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Numeration systems, elementary number theory, rational numbers, real numbers, basic algorithms, graphs and measurements. For teachers of grades 4-8.</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Elementary study of the properties of groups, integral domains and fields. </w:t>
      </w:r>
      <w:r w:rsidRPr="00193DE2">
        <w:rPr>
          <w:rFonts w:ascii="TimesNewRomanPS-ItalicMT" w:hAnsi="TimesNewRomanPS-ItalicMT" w:cs="TimesNewRomanPS-ItalicMT"/>
          <w:i/>
          <w:iCs/>
          <w:color w:val="000000" w:themeColor="text1"/>
          <w:sz w:val="20"/>
          <w:szCs w:val="20"/>
        </w:rPr>
        <w:t xml:space="preserve">Prerequisite: 5011 </w:t>
      </w:r>
      <w:r w:rsidR="008A1BB2" w:rsidRPr="00193DE2">
        <w:rPr>
          <w:rFonts w:ascii="TimesNewRomanPS-ItalicMT" w:hAnsi="TimesNewRomanPS-ItalicMT" w:cs="TimesNewRomanPS-ItalicMT"/>
          <w:i/>
          <w:iCs/>
          <w:color w:val="000000" w:themeColor="text1"/>
          <w:sz w:val="20"/>
          <w:szCs w:val="20"/>
        </w:rPr>
        <w:t>or consent</w:t>
      </w:r>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Properties of integers, divisibility, congruence of numbers. LaGrange’s theorem, residues and Diophantine equations.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Vector spaces and linear transformations.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Applications of mathematical software and graphic calculators in doing and teaching mathematics. Problem-solving and simulations using software such as Mathematics, Maple, Math Lab and statistical packages.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Complex numbers, analytic functions, complex series, Cauchy’s theory, residue calculus and conformal mappings.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r w:rsidR="008A1BB2" w:rsidRPr="00193DE2">
        <w:rPr>
          <w:rFonts w:ascii="TimesNewRomanPSMT" w:hAnsi="TimesNewRomanPSMT" w:cs="TimesNewRomanPSMT"/>
          <w:color w:val="000000" w:themeColor="text1"/>
          <w:sz w:val="20"/>
          <w:szCs w:val="20"/>
        </w:rPr>
        <w:t>Laplace</w:t>
      </w:r>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Points, lines, planes, parallel and perpendicular lines, congruence, similarity, measurement, constructions, space figures, analytical geometry and non-Euclidean Geometry.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Euclidean and non-Euclidean geometry, including incidence, order and the parallel postulate.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An algebraic approach to geometry using vectors and transformations. For secondary teachers.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Tcychonoff theorem.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Linear programming, the simplex method, network theory, games theory, Markov analysis, other topics including inventory analysis and queuing theory.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Growth and development of the discipline of Mathematics from antiquity to modern times. Special emphasis given to the evolutionary character of the principal ideas of modern Mathematics.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5670 - Special Topics In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An exploration of special topics of current interest in the Mathematical sciences.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1312" w:name="_Toc294969779"/>
      <w:bookmarkStart w:id="1313" w:name="_Toc298161588"/>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1312"/>
      <w:bookmarkEnd w:id="1313"/>
    </w:p>
    <w:p w:rsidR="00393CCA" w:rsidRPr="002B649D" w:rsidRDefault="00393CCA" w:rsidP="00393CCA">
      <w:pPr>
        <w:ind w:left="360" w:right="180" w:firstLine="36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This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program</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leads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the</w:t>
      </w:r>
      <w:r w:rsidRPr="002B649D">
        <w:rPr>
          <w:rFonts w:ascii="Times New Roman" w:hAnsi="Times New Roman"/>
          <w:color w:val="000000" w:themeColor="text1"/>
          <w:spacing w:val="-11"/>
          <w:sz w:val="20"/>
          <w:szCs w:val="20"/>
        </w:rPr>
        <w:t xml:space="preserve"> </w:t>
      </w:r>
      <w:r w:rsidRPr="002B649D">
        <w:rPr>
          <w:rFonts w:ascii="Times New Roman" w:hAnsi="Times New Roman"/>
          <w:color w:val="000000" w:themeColor="text1"/>
          <w:spacing w:val="-19"/>
          <w:sz w:val="20"/>
          <w:szCs w:val="20"/>
        </w:rPr>
        <w:t>T</w:t>
      </w:r>
      <w:r w:rsidRPr="002B649D">
        <w:rPr>
          <w:rFonts w:ascii="Times New Roman" w:hAnsi="Times New Roman"/>
          <w:color w:val="000000" w:themeColor="text1"/>
          <w:sz w:val="20"/>
          <w:szCs w:val="20"/>
        </w:rPr>
        <w:t>-5</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certification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in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Middle Grades Education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and</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is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designed</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prepare</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master</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teachers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work</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with</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children</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in</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grades 4-8. This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program</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also</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provides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knowledge</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393CCA" w:rsidRPr="002B649D" w:rsidRDefault="00393CCA" w:rsidP="00393CCA">
      <w:pPr>
        <w:ind w:left="360" w:right="180" w:firstLine="36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The purpose of the M.Ed. in Middle Grades Education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 xml:space="preserve">is to sanction leadership for 4-8 populations. </w:t>
      </w:r>
      <w:r w:rsidRPr="002B649D">
        <w:rPr>
          <w:rFonts w:ascii="TimesNewRomanPSMT" w:hAnsi="TimesNewRomanPSMT" w:cs="TimesNewRomanPSMT"/>
          <w:color w:val="000000" w:themeColor="text1"/>
          <w:sz w:val="20"/>
          <w:szCs w:val="20"/>
        </w:rPr>
        <w:t>Candidates</w:t>
      </w:r>
      <w:r w:rsidRPr="002B649D">
        <w:rPr>
          <w:rFonts w:ascii="Times New Roman" w:hAnsi="Times New Roman"/>
          <w:color w:val="000000" w:themeColor="text1"/>
          <w:sz w:val="20"/>
          <w:szCs w:val="20"/>
        </w:rPr>
        <w:t xml:space="preserve"> complete 36 hours of courses designed to augment resourceful and imaginative problem-solving skills for 4-8 populations.  All classes implement the College of Education’s conceptual framework: Reflective transformative practitioner, culturally-responsive practitioner, technologically-competent practitioner. </w:t>
      </w:r>
      <w:r w:rsidRPr="002B649D">
        <w:rPr>
          <w:rFonts w:ascii="TimesNewRomanPSMT" w:hAnsi="TimesNewRomanPSMT" w:cs="TimesNewRomanPSMT"/>
          <w:color w:val="000000" w:themeColor="text1"/>
          <w:sz w:val="20"/>
          <w:szCs w:val="20"/>
        </w:rPr>
        <w:t>Candidates</w:t>
      </w:r>
      <w:r w:rsidRPr="002B649D">
        <w:rPr>
          <w:rFonts w:ascii="Times New Roman" w:hAnsi="Times New Roman"/>
          <w:color w:val="000000" w:themeColor="text1"/>
          <w:sz w:val="20"/>
          <w:szCs w:val="20"/>
        </w:rPr>
        <w:t xml:space="preserve"> have to be admitted by the</w:t>
      </w:r>
      <w:r w:rsidRPr="0035714C">
        <w:rPr>
          <w:rFonts w:ascii="Times New Roman" w:hAnsi="Times New Roman"/>
          <w:color w:val="548DD4" w:themeColor="text2" w:themeTint="99"/>
          <w:sz w:val="20"/>
          <w:szCs w:val="20"/>
          <w:rPrChange w:id="1314" w:author="W. Hu" w:date="2011-08-10T20:50:00Z">
            <w:rPr>
              <w:rFonts w:ascii="Times New Roman" w:hAnsi="Times New Roman"/>
              <w:color w:val="000000" w:themeColor="text1"/>
              <w:sz w:val="20"/>
              <w:szCs w:val="20"/>
            </w:rPr>
          </w:rPrChange>
        </w:rPr>
        <w:t xml:space="preserve"> </w:t>
      </w:r>
      <w:ins w:id="1315" w:author="W. Hu" w:date="2011-08-10T20:49:00Z">
        <w:r w:rsidR="0035714C" w:rsidRPr="0035714C">
          <w:rPr>
            <w:rFonts w:ascii="Times New Roman" w:hAnsi="Times New Roman"/>
            <w:color w:val="548DD4" w:themeColor="text2" w:themeTint="99"/>
            <w:sz w:val="20"/>
            <w:szCs w:val="20"/>
            <w:rPrChange w:id="1316" w:author="W. Hu" w:date="2011-08-10T20:50:00Z">
              <w:rPr>
                <w:rFonts w:ascii="Times New Roman" w:hAnsi="Times New Roman"/>
                <w:color w:val="000000" w:themeColor="text1"/>
                <w:sz w:val="20"/>
                <w:szCs w:val="20"/>
              </w:rPr>
            </w:rPrChange>
          </w:rPr>
          <w:t>G</w:t>
        </w:r>
      </w:ins>
      <w:del w:id="1317" w:author="W. Hu" w:date="2011-08-10T20:49:00Z">
        <w:r w:rsidRPr="0035714C" w:rsidDel="0035714C">
          <w:rPr>
            <w:rFonts w:ascii="Times New Roman" w:hAnsi="Times New Roman"/>
            <w:color w:val="548DD4" w:themeColor="text2" w:themeTint="99"/>
            <w:sz w:val="20"/>
            <w:szCs w:val="20"/>
            <w:rPrChange w:id="1318" w:author="W. Hu" w:date="2011-08-10T20:50:00Z">
              <w:rPr>
                <w:rFonts w:ascii="Times New Roman" w:hAnsi="Times New Roman"/>
                <w:color w:val="000000" w:themeColor="text1"/>
                <w:sz w:val="20"/>
                <w:szCs w:val="20"/>
              </w:rPr>
            </w:rPrChange>
          </w:rPr>
          <w:delText>g</w:delText>
        </w:r>
      </w:del>
      <w:r w:rsidRPr="0035714C">
        <w:rPr>
          <w:rFonts w:ascii="Times New Roman" w:hAnsi="Times New Roman"/>
          <w:color w:val="548DD4" w:themeColor="text2" w:themeTint="99"/>
          <w:sz w:val="20"/>
          <w:szCs w:val="20"/>
          <w:rPrChange w:id="1319" w:author="W. Hu" w:date="2011-08-10T20:50:00Z">
            <w:rPr>
              <w:rFonts w:ascii="Times New Roman" w:hAnsi="Times New Roman"/>
              <w:color w:val="000000" w:themeColor="text1"/>
              <w:sz w:val="20"/>
              <w:szCs w:val="20"/>
            </w:rPr>
          </w:rPrChange>
        </w:rPr>
        <w:t xml:space="preserve">raduate </w:t>
      </w:r>
      <w:ins w:id="1320" w:author="W. Hu" w:date="2011-08-10T20:50:00Z">
        <w:r w:rsidR="0035714C" w:rsidRPr="0035714C">
          <w:rPr>
            <w:rFonts w:ascii="Times New Roman" w:hAnsi="Times New Roman"/>
            <w:color w:val="548DD4" w:themeColor="text2" w:themeTint="99"/>
            <w:sz w:val="20"/>
            <w:szCs w:val="20"/>
            <w:rPrChange w:id="1321" w:author="W. Hu" w:date="2011-08-10T20:50:00Z">
              <w:rPr>
                <w:rFonts w:ascii="Times New Roman" w:hAnsi="Times New Roman"/>
                <w:color w:val="000000" w:themeColor="text1"/>
                <w:sz w:val="20"/>
                <w:szCs w:val="20"/>
              </w:rPr>
            </w:rPrChange>
          </w:rPr>
          <w:t>Admissions Office</w:t>
        </w:r>
      </w:ins>
      <w:del w:id="1322" w:author="W. Hu" w:date="2011-08-10T20:50:00Z">
        <w:r w:rsidRPr="0035714C" w:rsidDel="0035714C">
          <w:rPr>
            <w:rFonts w:ascii="Times New Roman" w:hAnsi="Times New Roman"/>
            <w:color w:val="548DD4" w:themeColor="text2" w:themeTint="99"/>
            <w:sz w:val="20"/>
            <w:szCs w:val="20"/>
            <w:rPrChange w:id="1323" w:author="W. Hu" w:date="2011-08-10T20:50:00Z">
              <w:rPr>
                <w:rFonts w:ascii="Times New Roman" w:hAnsi="Times New Roman"/>
                <w:color w:val="000000" w:themeColor="text1"/>
                <w:sz w:val="20"/>
                <w:szCs w:val="20"/>
              </w:rPr>
            </w:rPrChange>
          </w:rPr>
          <w:delText>school</w:delText>
        </w:r>
      </w:del>
      <w:r w:rsidRPr="002B649D">
        <w:rPr>
          <w:rFonts w:ascii="Times New Roman" w:hAnsi="Times New Roman"/>
          <w:color w:val="000000" w:themeColor="text1"/>
          <w:sz w:val="20"/>
          <w:szCs w:val="20"/>
        </w:rPr>
        <w:t xml:space="preserve"> before being admitted into the program.</w:t>
      </w:r>
    </w:p>
    <w:p w:rsidR="007B5A54" w:rsidRPr="002B649D"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2B649D">
        <w:rPr>
          <w:rFonts w:ascii="Times New Roman" w:hAnsi="Times New Roman"/>
          <w:b/>
          <w:bCs/>
          <w:color w:val="000000" w:themeColor="text1"/>
          <w:sz w:val="28"/>
          <w:szCs w:val="28"/>
        </w:rPr>
        <w:t>Objectives of the P</w:t>
      </w:r>
      <w:r w:rsidRPr="002B649D">
        <w:rPr>
          <w:rFonts w:ascii="Times New Roman" w:hAnsi="Times New Roman"/>
          <w:b/>
          <w:bCs/>
          <w:color w:val="000000" w:themeColor="text1"/>
          <w:spacing w:val="-5"/>
          <w:sz w:val="28"/>
          <w:szCs w:val="28"/>
        </w:rPr>
        <w:t>r</w:t>
      </w:r>
      <w:r w:rsidRPr="002B649D">
        <w:rPr>
          <w:rFonts w:ascii="Times New Roman" w:hAnsi="Times New Roman"/>
          <w:b/>
          <w:bCs/>
          <w:color w:val="000000" w:themeColor="text1"/>
          <w:sz w:val="28"/>
          <w:szCs w:val="28"/>
        </w:rPr>
        <w:t>ogram</w:t>
      </w:r>
    </w:p>
    <w:p w:rsidR="007B5A54" w:rsidRPr="002B649D"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2B649D"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Compare their teaching practices with current research-based practices and make changes where necessary;</w:t>
      </w:r>
    </w:p>
    <w:p w:rsidR="007B5A54" w:rsidRPr="002B649D"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Extend their knowledge and skills in a chosen area of educational interest;</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Present intellectually challenging thoughts and practices to students;</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Integrate new materials and methods of teaching into students' teaching repertoire;</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Encourage interest in conducting research;</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Increase competencies in research techniques; and</w:t>
      </w:r>
    </w:p>
    <w:p w:rsidR="007B5A54" w:rsidRPr="002B649D"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Increase students' ability to recognize relevant research, which they can use to become more e</w:t>
      </w:r>
      <w:r w:rsidRPr="002B649D">
        <w:rPr>
          <w:rFonts w:ascii="Times New Roman" w:hAnsi="Times New Roman"/>
          <w:color w:val="000000" w:themeColor="text1"/>
          <w:spacing w:val="-4"/>
          <w:sz w:val="20"/>
          <w:szCs w:val="20"/>
        </w:rPr>
        <w:t>f</w:t>
      </w:r>
      <w:r w:rsidRPr="002B649D">
        <w:rPr>
          <w:rFonts w:ascii="Times New Roman" w:hAnsi="Times New Roman"/>
          <w:color w:val="000000" w:themeColor="text1"/>
          <w:sz w:val="20"/>
          <w:szCs w:val="20"/>
        </w:rPr>
        <w:t>fective in their classrooms.</w:t>
      </w:r>
    </w:p>
    <w:p w:rsidR="007B5A54" w:rsidRPr="002B649D"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1324" w:name="_Toc294969780"/>
      <w:bookmarkStart w:id="1325" w:name="_Toc298161589"/>
      <w:r w:rsidRPr="00193DE2">
        <w:rPr>
          <w:rFonts w:ascii="Times New Roman" w:hAnsi="Times New Roman"/>
          <w:bCs w:val="0"/>
          <w:color w:val="000000" w:themeColor="text1"/>
          <w:sz w:val="28"/>
          <w:szCs w:val="28"/>
        </w:rPr>
        <w:t>PROGRAM</w:t>
      </w:r>
      <w:bookmarkEnd w:id="1324"/>
      <w:r w:rsidR="007B5A54" w:rsidRPr="00193DE2">
        <w:rPr>
          <w:rFonts w:ascii="Times New Roman" w:hAnsi="Times New Roman"/>
          <w:bCs w:val="0"/>
          <w:color w:val="000000" w:themeColor="text1"/>
          <w:sz w:val="28"/>
          <w:szCs w:val="28"/>
        </w:rPr>
        <w:t xml:space="preserve"> OF STUDY</w:t>
      </w:r>
      <w:bookmarkEnd w:id="1325"/>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1"/>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1326" w:name="_Toc294969781"/>
      <w:bookmarkStart w:id="1327" w:name="_Toc298161590"/>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1326"/>
      <w:bookmarkEnd w:id="1327"/>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1328" w:name="_Toc294969782"/>
      <w:bookmarkStart w:id="1329" w:name="_Toc298161591"/>
      <w:r w:rsidRPr="00193DE2">
        <w:rPr>
          <w:rFonts w:ascii="Times New Roman" w:hAnsi="Times New Roman" w:cs="Times New Roman"/>
          <w:color w:val="000000" w:themeColor="text1"/>
          <w:sz w:val="28"/>
          <w:szCs w:val="28"/>
        </w:rPr>
        <w:t>COURSE DESCRIPTIONS</w:t>
      </w:r>
      <w:bookmarkEnd w:id="1328"/>
      <w:bookmarkEnd w:id="1329"/>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language arts instructional program for early adolescent students.</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Instructional materials and evaluation in teaching mathematics in the middle school.</w:t>
      </w:r>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 May be repeated for credit when topics change.</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unique characteristics and needs. Selected topics will cover the historical development of the middle school, program goals, principles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 curriculum project; science curriculum improvement study; science: a process approach; elementary  science;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5"/>
          <w:sz w:val="20"/>
          <w:szCs w:val="20"/>
        </w:rPr>
        <w:t xml:space="preserve"> </w:t>
      </w:r>
      <w:r w:rsidR="008A1BB2" w:rsidRPr="00193DE2">
        <w:rPr>
          <w:rFonts w:ascii="Times New Roman" w:hAnsi="Times New Roman"/>
          <w:color w:val="000000" w:themeColor="text1"/>
          <w:sz w:val="20"/>
          <w:szCs w:val="20"/>
        </w:rPr>
        <w:t>An</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interdisciplinar</w:t>
      </w:r>
      <w:r w:rsidR="008A1BB2" w:rsidRPr="00193DE2">
        <w:rPr>
          <w:rFonts w:ascii="Times New Roman" w:hAnsi="Times New Roman"/>
          <w:color w:val="000000" w:themeColor="text1"/>
          <w:spacing w:val="-13"/>
          <w:sz w:val="20"/>
          <w:szCs w:val="20"/>
        </w:rPr>
        <w:t>y</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analytic</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approach</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to</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defining,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analyzing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and</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evaluating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alternative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 Emphasis on the concomitant skills of the presentation of relevant information about such forces.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1330" w:name="_Toc294969788"/>
      <w:bookmarkStart w:id="1331" w:name="_Toc298161592"/>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1330"/>
      <w:bookmarkEnd w:id="1331"/>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entrance into graduate  and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1332" w:name="_Toc294969789"/>
      <w:bookmarkStart w:id="1333" w:name="_Toc298161593"/>
      <w:r w:rsidRPr="00193DE2">
        <w:rPr>
          <w:rFonts w:ascii="Times New Roman" w:eastAsia="SimSun" w:hAnsi="Times New Roman" w:cs="Times New Roman"/>
          <w:color w:val="000000" w:themeColor="text1"/>
          <w:sz w:val="32"/>
          <w:szCs w:val="32"/>
        </w:rPr>
        <w:t>Comprehensive Examination</w:t>
      </w:r>
      <w:bookmarkEnd w:id="1332"/>
      <w:bookmarkEnd w:id="1333"/>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2"/>
          <w:pgSz w:w="12240" w:h="15840" w:code="1"/>
          <w:pgMar w:top="720" w:right="720" w:bottom="288" w:left="1440" w:header="720" w:footer="288" w:gutter="0"/>
          <w:cols w:space="720"/>
          <w:docGrid w:linePitch="360"/>
        </w:sectPr>
      </w:pPr>
      <w:bookmarkStart w:id="1334"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1335" w:name="_Toc298161594"/>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1334"/>
      <w:bookmarkEnd w:id="1335"/>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(Six hours in core and nine hours to be selected from the list of elective courses.)</w:t>
      </w:r>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Cognate Fields  -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with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t>Parasitology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1336" w:name="_Toc294969791"/>
      <w:bookmarkStart w:id="1337" w:name="_Toc298161595"/>
      <w:r w:rsidRPr="00193DE2">
        <w:rPr>
          <w:rFonts w:ascii="Times New Roman" w:hAnsi="Times New Roman" w:cs="Times New Roman"/>
          <w:color w:val="000000" w:themeColor="text1"/>
          <w:sz w:val="28"/>
          <w:szCs w:val="28"/>
        </w:rPr>
        <w:lastRenderedPageBreak/>
        <w:t>COURSE DESCRIPTIONS</w:t>
      </w:r>
      <w:bookmarkEnd w:id="1336"/>
      <w:bookmarkEnd w:id="1337"/>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5508 Parasitology……………………………………………………………………………..3(3-0)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Foundations of Physical Science is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This course will emphasize algebra of vectors, vector calculus, divergence, gradient, curl, line integrals, surface integrals, divergence of theorem of Gauss, Stokes’ theorem, conservative fields, orthogonal curvilinear coordinates, matrices and eigenvalue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rotation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1338" w:name="_Toc294969792"/>
      <w:bookmarkStart w:id="1339" w:name="_Toc298161596"/>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1338"/>
      <w:bookmarkEnd w:id="1339"/>
    </w:p>
    <w:p w:rsidR="00393CCA" w:rsidRPr="00816277" w:rsidRDefault="00393CCA" w:rsidP="00393CCA">
      <w:pPr>
        <w:ind w:left="360" w:right="180" w:firstLine="360"/>
        <w:jc w:val="both"/>
        <w:rPr>
          <w:rFonts w:ascii="Times New Roman" w:hAnsi="Times New Roman"/>
          <w:color w:val="000000" w:themeColor="text1"/>
          <w:spacing w:val="-11"/>
          <w:sz w:val="20"/>
          <w:szCs w:val="20"/>
        </w:rPr>
      </w:pPr>
      <w:r w:rsidRPr="00816277">
        <w:rPr>
          <w:rFonts w:ascii="Times New Roman" w:hAnsi="Times New Roman"/>
          <w:color w:val="000000" w:themeColor="text1"/>
          <w:sz w:val="20"/>
          <w:szCs w:val="20"/>
        </w:rPr>
        <w:t>The M.Ed. degree programs in Special Education lead 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8"/>
          <w:sz w:val="20"/>
          <w:szCs w:val="20"/>
        </w:rPr>
        <w:t>T</w:t>
      </w:r>
      <w:r w:rsidRPr="00816277">
        <w:rPr>
          <w:rFonts w:ascii="Times New Roman" w:hAnsi="Times New Roman"/>
          <w:color w:val="000000" w:themeColor="text1"/>
          <w:sz w:val="20"/>
          <w:szCs w:val="20"/>
        </w:rPr>
        <w:t>-5 certification in Special Education General Curriculum or Special Education Adapted Curriculum.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Any person who has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8"/>
          <w:sz w:val="20"/>
          <w:szCs w:val="20"/>
        </w:rPr>
        <w:t>T</w:t>
      </w:r>
      <w:r w:rsidRPr="00816277">
        <w:rPr>
          <w:rFonts w:ascii="Times New Roman" w:hAnsi="Times New Roman"/>
          <w:color w:val="000000" w:themeColor="text1"/>
          <w:sz w:val="20"/>
          <w:szCs w:val="20"/>
        </w:rPr>
        <w:t>-4 cert</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fication in a teaching field or who has completed a fou</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-year degree program outside the field of teaching and meets the other admission criteria may pursue the master's-level programs.</w:t>
      </w:r>
      <w:r w:rsidRPr="00816277">
        <w:rPr>
          <w:rFonts w:ascii="Times New Roman" w:hAnsi="Times New Roman"/>
          <w:color w:val="000000" w:themeColor="text1"/>
          <w:spacing w:val="-11"/>
          <w:sz w:val="20"/>
          <w:szCs w:val="20"/>
        </w:rPr>
        <w:t xml:space="preserve"> </w:t>
      </w:r>
    </w:p>
    <w:p w:rsidR="00393CCA" w:rsidRPr="00816277" w:rsidRDefault="00393CCA" w:rsidP="00393CCA">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candidates progress through the program they will take away knowledge of research-based best practices in their core content areas, strategies for making data-driven decisions, and skills for improving student achievement through action research. </w:t>
      </w:r>
    </w:p>
    <w:p w:rsidR="00A50B98" w:rsidRPr="00816277"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Objectives of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816277"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816277"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Admission to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A50B98" w:rsidRPr="00816277"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Special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When students lack a su</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ficient background in Special Education, they may be required to take additional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816277"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816277"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816277" w:rsidRDefault="009263EC" w:rsidP="009263EC">
      <w:pPr>
        <w:pStyle w:val="Heading2"/>
        <w:ind w:left="360" w:right="180" w:firstLine="0"/>
        <w:rPr>
          <w:rFonts w:ascii="Times New Roman" w:hAnsi="Times New Roman"/>
          <w:bCs w:val="0"/>
          <w:color w:val="000000" w:themeColor="text1"/>
          <w:sz w:val="28"/>
          <w:szCs w:val="28"/>
        </w:rPr>
      </w:pPr>
      <w:bookmarkStart w:id="1340" w:name="_Toc294969793"/>
      <w:bookmarkStart w:id="1341" w:name="_Toc298161597"/>
      <w:r w:rsidRPr="00816277">
        <w:rPr>
          <w:rFonts w:ascii="Times New Roman" w:hAnsi="Times New Roman"/>
          <w:bCs w:val="0"/>
          <w:color w:val="000000" w:themeColor="text1"/>
          <w:sz w:val="28"/>
          <w:szCs w:val="28"/>
        </w:rPr>
        <w:t>Deg</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ee P</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ogram Requi</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ements</w:t>
      </w:r>
      <w:bookmarkEnd w:id="1340"/>
      <w:bookmarkEnd w:id="1341"/>
    </w:p>
    <w:p w:rsidR="00A50B98" w:rsidRPr="00816277"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816277"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816277">
        <w:rPr>
          <w:rFonts w:ascii="Times New Roman" w:hAnsi="Times New Roman"/>
          <w:b/>
          <w:bCs/>
          <w:color w:val="000000" w:themeColor="text1"/>
          <w:sz w:val="28"/>
          <w:szCs w:val="28"/>
        </w:rPr>
        <w:t>Special Education – General Curriculum</w:t>
      </w:r>
    </w:p>
    <w:p w:rsidR="00A50B98" w:rsidRPr="00816277" w:rsidRDefault="00A50B98" w:rsidP="00A50B98">
      <w:pPr>
        <w:rPr>
          <w:color w:val="000000" w:themeColor="text1"/>
        </w:rPr>
      </w:pPr>
    </w:p>
    <w:p w:rsidR="009263EC" w:rsidRPr="00816277"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5"/>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6"/>
          <w:sz w:val="24"/>
          <w:szCs w:val="24"/>
        </w:rPr>
        <w:t xml:space="preserve"> </w:t>
      </w:r>
      <w:r w:rsidRPr="00816277">
        <w:rPr>
          <w:rFonts w:ascii="Times New Roman" w:hAnsi="Times New Roman"/>
          <w:b/>
          <w:bCs/>
          <w:color w:val="000000" w:themeColor="text1"/>
          <w:sz w:val="24"/>
          <w:szCs w:val="24"/>
        </w:rPr>
        <w:t>- Natu</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 of the Learner</w:t>
      </w:r>
      <w:r w:rsidRPr="00816277">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816277" w:rsidTr="009263EC">
        <w:trPr>
          <w:trHeight w:hRule="exact" w:val="287"/>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 Development</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9263EC" w:rsidRPr="00816277" w:rsidTr="009263EC">
        <w:trPr>
          <w:trHeight w:hRule="exact" w:val="32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Behavior Modification for Special Education</w:t>
            </w:r>
          </w:p>
        </w:tc>
      </w:tr>
    </w:tbl>
    <w:p w:rsidR="009263EC" w:rsidRPr="00816277"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816277"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B -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ograms and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oblems</w:t>
      </w:r>
      <w:r w:rsidRPr="00816277">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Inner City Child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Planning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Principles</w:t>
            </w:r>
          </w:p>
        </w:tc>
      </w:tr>
    </w:tbl>
    <w:p w:rsidR="009263EC" w:rsidRPr="00816277"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816277"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C -</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pacing w:val="-26"/>
          <w:sz w:val="24"/>
          <w:szCs w:val="24"/>
        </w:rPr>
        <w:t>T</w:t>
      </w:r>
      <w:r w:rsidRPr="00816277">
        <w:rPr>
          <w:rFonts w:ascii="Times New Roman" w:hAnsi="Times New Roman"/>
          <w:b/>
          <w:bCs/>
          <w:color w:val="000000" w:themeColor="text1"/>
          <w:sz w:val="24"/>
          <w:szCs w:val="24"/>
        </w:rPr>
        <w:t>eaching Field</w:t>
      </w:r>
      <w:r w:rsidRPr="00816277">
        <w:rPr>
          <w:rFonts w:ascii="Times New Roman" w:hAnsi="Times New Roman"/>
          <w:b/>
          <w:bCs/>
          <w:color w:val="000000" w:themeColor="text1"/>
          <w:sz w:val="24"/>
          <w:szCs w:val="24"/>
        </w:rPr>
        <w:tab/>
        <w:t>24 hrs</w:t>
      </w:r>
    </w:p>
    <w:p w:rsidR="009263EC" w:rsidRPr="00816277"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w:t>
      </w:r>
      <w:r w:rsidRPr="00816277">
        <w:rPr>
          <w:rFonts w:ascii="Times New Roman" w:hAnsi="Times New Roman"/>
          <w:color w:val="000000" w:themeColor="text1"/>
          <w:sz w:val="20"/>
          <w:szCs w:val="20"/>
        </w:rPr>
        <w:tab/>
        <w:t xml:space="preserve">5555** </w:t>
      </w:r>
      <w:r w:rsidRPr="00816277">
        <w:rPr>
          <w:rFonts w:ascii="Times New Roman" w:hAnsi="Times New Roman"/>
          <w:color w:val="000000" w:themeColor="text1"/>
          <w:sz w:val="20"/>
          <w:szCs w:val="20"/>
        </w:rPr>
        <w:tab/>
        <w:t xml:space="preserve">Diagnosis and Remediation in Reading (or equivalent) </w:t>
      </w:r>
    </w:p>
    <w:p w:rsidR="009263EC" w:rsidRPr="00816277"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 xml:space="preserve">5501** </w:t>
      </w:r>
      <w:r w:rsidRPr="00816277">
        <w:rPr>
          <w:rFonts w:ascii="Times New Roman" w:hAnsi="Times New Roman"/>
          <w:color w:val="000000" w:themeColor="text1"/>
          <w:sz w:val="20"/>
          <w:szCs w:val="20"/>
        </w:rPr>
        <w:tab/>
        <w:t>Exceptional Child</w:t>
      </w:r>
    </w:p>
    <w:p w:rsidR="009263EC" w:rsidRPr="00816277"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5512*</w:t>
      </w:r>
      <w:r w:rsidR="009263EC" w:rsidRPr="00816277">
        <w:rPr>
          <w:rFonts w:ascii="Times New Roman" w:hAnsi="Times New Roman"/>
          <w:color w:val="000000" w:themeColor="text1"/>
          <w:sz w:val="20"/>
          <w:szCs w:val="20"/>
        </w:rPr>
        <w:t xml:space="preserve"> </w:t>
      </w:r>
      <w:r w:rsidR="009263EC" w:rsidRPr="00816277">
        <w:rPr>
          <w:rFonts w:ascii="Times New Roman" w:hAnsi="Times New Roman"/>
          <w:color w:val="000000" w:themeColor="text1"/>
          <w:sz w:val="20"/>
          <w:szCs w:val="20"/>
        </w:rPr>
        <w:tab/>
        <w:t>Characteristics of Children and</w:t>
      </w:r>
      <w:r w:rsidR="009263EC" w:rsidRPr="00816277">
        <w:rPr>
          <w:rFonts w:ascii="Times New Roman" w:hAnsi="Times New Roman"/>
          <w:color w:val="000000" w:themeColor="text1"/>
          <w:spacing w:val="-7"/>
          <w:sz w:val="20"/>
          <w:szCs w:val="20"/>
        </w:rPr>
        <w:t xml:space="preserve"> </w:t>
      </w:r>
      <w:r w:rsidR="009263EC" w:rsidRPr="00816277">
        <w:rPr>
          <w:rFonts w:ascii="Times New Roman" w:hAnsi="Times New Roman"/>
          <w:color w:val="000000" w:themeColor="text1"/>
          <w:spacing w:val="-20"/>
          <w:sz w:val="20"/>
          <w:szCs w:val="20"/>
        </w:rPr>
        <w:t>Y</w:t>
      </w:r>
      <w:r w:rsidR="009263EC" w:rsidRPr="00816277">
        <w:rPr>
          <w:rFonts w:ascii="Times New Roman" w:hAnsi="Times New Roman"/>
          <w:color w:val="000000" w:themeColor="text1"/>
          <w:sz w:val="20"/>
          <w:szCs w:val="20"/>
        </w:rPr>
        <w:t>outh with Mild Learning,</w:t>
      </w:r>
    </w:p>
    <w:p w:rsidR="009263EC" w:rsidRPr="00816277"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b/>
      </w:r>
      <w:r w:rsidRPr="00816277">
        <w:rPr>
          <w:rFonts w:ascii="Times New Roman" w:hAnsi="Times New Roman"/>
          <w:color w:val="000000" w:themeColor="text1"/>
          <w:sz w:val="20"/>
          <w:szCs w:val="20"/>
        </w:rPr>
        <w:tab/>
        <w:t xml:space="preserve"> Intellectual and/or Behavioral Disabilities</w:t>
      </w:r>
    </w:p>
    <w:p w:rsidR="009263EC" w:rsidRPr="00816277"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5524*</w:t>
      </w:r>
      <w:r w:rsidRPr="00816277">
        <w:rPr>
          <w:rFonts w:ascii="Times New Roman" w:hAnsi="Times New Roman"/>
          <w:color w:val="000000" w:themeColor="text1"/>
          <w:sz w:val="20"/>
          <w:szCs w:val="20"/>
        </w:rPr>
        <w:tab/>
        <w:t>Instructional Strategies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the Mildly Disabled</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5530</w:t>
      </w:r>
      <w:r w:rsidRPr="00816277">
        <w:rPr>
          <w:rFonts w:ascii="Times New Roman" w:hAnsi="Times New Roman"/>
          <w:color w:val="000000" w:themeColor="text1"/>
          <w:sz w:val="20"/>
          <w:szCs w:val="20"/>
        </w:rPr>
        <w:tab/>
        <w:t xml:space="preserve">Counseling Parents of Exceptional Children </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5545*</w:t>
      </w:r>
      <w:r w:rsidRPr="00816277">
        <w:rPr>
          <w:rFonts w:ascii="Times New Roman" w:hAnsi="Times New Roman"/>
          <w:color w:val="000000" w:themeColor="text1"/>
          <w:sz w:val="20"/>
          <w:szCs w:val="20"/>
        </w:rPr>
        <w:tab/>
        <w:t>Educational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Assessment of Exceptional Children </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5563</w:t>
      </w:r>
      <w:r w:rsidR="00A50B98" w:rsidRPr="00816277">
        <w:rPr>
          <w:rFonts w:ascii="Times New Roman" w:hAnsi="Times New Roman"/>
          <w:color w:val="000000" w:themeColor="text1"/>
          <w:sz w:val="20"/>
          <w:szCs w:val="20"/>
        </w:rPr>
        <w:t>*</w:t>
      </w:r>
      <w:r w:rsidRPr="00816277">
        <w:rPr>
          <w:rFonts w:ascii="Times New Roman" w:hAnsi="Times New Roman"/>
          <w:color w:val="000000" w:themeColor="text1"/>
          <w:sz w:val="20"/>
          <w:szCs w:val="20"/>
        </w:rPr>
        <w:tab/>
        <w:t>Issues in Interrelated Special Education</w:t>
      </w:r>
    </w:p>
    <w:p w:rsidR="009263EC" w:rsidRPr="00816277"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5580</w:t>
      </w:r>
      <w:r w:rsidRPr="00816277">
        <w:rPr>
          <w:rFonts w:ascii="Times New Roman" w:hAnsi="Times New Roman"/>
          <w:color w:val="000000" w:themeColor="text1"/>
          <w:sz w:val="20"/>
          <w:szCs w:val="20"/>
        </w:rPr>
        <w:tab/>
        <w:t>Directed Studies in Research and Readings in Special Education</w:t>
      </w:r>
    </w:p>
    <w:p w:rsidR="009263EC" w:rsidRPr="00816277"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5590</w:t>
      </w:r>
      <w:r w:rsidRPr="00816277">
        <w:rPr>
          <w:rFonts w:ascii="Times New Roman" w:hAnsi="Times New Roman"/>
          <w:color w:val="000000" w:themeColor="text1"/>
          <w:sz w:val="20"/>
          <w:szCs w:val="20"/>
        </w:rPr>
        <w:tab/>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Reading and Math to Exceptional Learners</w:t>
      </w:r>
    </w:p>
    <w:p w:rsidR="009263EC" w:rsidRPr="00816277"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5570*</w:t>
      </w:r>
      <w:r w:rsidRPr="00816277">
        <w:rPr>
          <w:rFonts w:ascii="Times New Roman" w:hAnsi="Times New Roman"/>
          <w:color w:val="000000" w:themeColor="text1"/>
          <w:sz w:val="20"/>
          <w:szCs w:val="20"/>
        </w:rPr>
        <w:tab/>
        <w:t>Practicum in Interrelated Special Education</w:t>
      </w:r>
    </w:p>
    <w:p w:rsidR="009263EC" w:rsidRPr="00816277"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816277"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D - Resea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9263EC" w:rsidRPr="00816277"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5501</w:t>
      </w:r>
      <w:r w:rsidRPr="00816277">
        <w:rPr>
          <w:rFonts w:ascii="Times New Roman" w:hAnsi="Times New Roman"/>
          <w:color w:val="000000" w:themeColor="text1"/>
          <w:sz w:val="20"/>
          <w:szCs w:val="20"/>
        </w:rPr>
        <w:tab/>
        <w:t>Educational Research</w:t>
      </w:r>
    </w:p>
    <w:p w:rsidR="00FB5121" w:rsidRPr="00816277"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816277" w:rsidSect="00C21518">
          <w:headerReference w:type="even" r:id="rId53"/>
          <w:pgSz w:w="12240" w:h="15840" w:code="1"/>
          <w:pgMar w:top="720" w:right="720" w:bottom="288" w:left="1440" w:header="720" w:footer="288" w:gutter="0"/>
          <w:cols w:space="720"/>
          <w:docGrid w:linePitch="360"/>
        </w:sectPr>
      </w:pPr>
    </w:p>
    <w:p w:rsidR="009263EC" w:rsidRPr="00816277"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816277"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E - Minimum of 3 semester</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z w:val="24"/>
          <w:szCs w:val="24"/>
        </w:rPr>
        <w:t xml:space="preserve">hours </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equi</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ed</w:t>
      </w:r>
      <w:r w:rsidRPr="00816277">
        <w:rPr>
          <w:rFonts w:ascii="Times New Roman" w:hAnsi="Times New Roman"/>
          <w:b/>
          <w:bCs/>
          <w:color w:val="000000" w:themeColor="text1"/>
          <w:sz w:val="24"/>
          <w:szCs w:val="24"/>
        </w:rPr>
        <w:tab/>
        <w:t>3hrs</w:t>
      </w:r>
    </w:p>
    <w:p w:rsidR="009263EC" w:rsidRPr="00816277"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5500</w:t>
      </w:r>
      <w:r w:rsidRPr="00816277">
        <w:rPr>
          <w:rFonts w:ascii="Times New Roman" w:hAnsi="Times New Roman"/>
          <w:color w:val="000000" w:themeColor="text1"/>
          <w:sz w:val="20"/>
          <w:szCs w:val="20"/>
        </w:rPr>
        <w:tab/>
        <w:t>Educational Statistics (or equivalent)</w:t>
      </w:r>
    </w:p>
    <w:p w:rsidR="00A50B98" w:rsidRPr="00816277"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816277"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*Required course.</w:t>
      </w:r>
    </w:p>
    <w:p w:rsidR="00A50B98" w:rsidRPr="00816277"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**Required unless previously fulfilled. </w:t>
      </w:r>
    </w:p>
    <w:p w:rsidR="00A50B98" w:rsidRPr="00816277"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available.</w:t>
      </w:r>
    </w:p>
    <w:p w:rsidR="009263EC" w:rsidRPr="00816277"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 Hours..............................................................................................................36 hrs</w:t>
      </w: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816277"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Special Education – Adapted Curriculum</w:t>
      </w:r>
    </w:p>
    <w:p w:rsidR="009263EC" w:rsidRPr="00816277"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pacing w:val="-5"/>
          <w:sz w:val="24"/>
          <w:szCs w:val="24"/>
        </w:rPr>
        <w:t>Ar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5"/>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6"/>
          <w:sz w:val="24"/>
          <w:szCs w:val="24"/>
        </w:rPr>
        <w:t xml:space="preserve"> </w:t>
      </w:r>
      <w:r w:rsidRPr="00816277">
        <w:rPr>
          <w:rFonts w:ascii="Times New Roman" w:hAnsi="Times New Roman"/>
          <w:b/>
          <w:bCs/>
          <w:color w:val="000000" w:themeColor="text1"/>
          <w:sz w:val="24"/>
          <w:szCs w:val="24"/>
        </w:rPr>
        <w:t>- Natu</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 of the Learner</w:t>
      </w:r>
      <w:r w:rsidRPr="00816277">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 Development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Behavior Modification for Special Education</w:t>
            </w:r>
          </w:p>
        </w:tc>
      </w:tr>
    </w:tbl>
    <w:p w:rsidR="009263EC" w:rsidRPr="00816277"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816277"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B -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ograms and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oblems of the School</w:t>
      </w:r>
      <w:r w:rsidRPr="00816277">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Inner City  Child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Planning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Principles</w:t>
            </w:r>
          </w:p>
        </w:tc>
      </w:tr>
    </w:tbl>
    <w:p w:rsidR="009263EC" w:rsidRPr="00816277"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816277"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C -</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pacing w:val="-26"/>
          <w:sz w:val="24"/>
          <w:szCs w:val="24"/>
        </w:rPr>
        <w:t>T</w:t>
      </w:r>
      <w:r w:rsidRPr="00816277">
        <w:rPr>
          <w:rFonts w:ascii="Times New Roman" w:hAnsi="Times New Roman"/>
          <w:b/>
          <w:bCs/>
          <w:color w:val="000000" w:themeColor="text1"/>
          <w:sz w:val="24"/>
          <w:szCs w:val="24"/>
        </w:rPr>
        <w:t>eaching Field</w:t>
      </w:r>
      <w:r w:rsidRPr="00816277">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Diagnosis and Remediation Reading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Nature and Characteristics of Intellectual Disabilities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Instructional Strategies for Intellectual Disabilities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Counseling Parents of Exceptional Children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of Exceptional Children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Issues in Interrelated Special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5573</w:t>
            </w:r>
            <w:r w:rsidR="00A50B98" w:rsidRPr="00816277">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Practicum in Intellectual Disabilities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Directed Studies in Research and Reading in Special Education</w:t>
            </w:r>
          </w:p>
        </w:tc>
      </w:tr>
      <w:tr w:rsidR="009263EC" w:rsidRPr="00816277" w:rsidTr="009263EC">
        <w:trPr>
          <w:trHeight w:hRule="exact" w:val="26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Reading and Math to Exceptional Learners</w:t>
            </w:r>
          </w:p>
        </w:tc>
      </w:tr>
    </w:tbl>
    <w:p w:rsidR="009263EC" w:rsidRPr="00816277"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D - Resea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9263EC" w:rsidRPr="00816277"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5501</w:t>
      </w:r>
      <w:r w:rsidRPr="00816277">
        <w:rPr>
          <w:rFonts w:ascii="Times New Roman" w:hAnsi="Times New Roman"/>
          <w:color w:val="000000" w:themeColor="text1"/>
          <w:sz w:val="20"/>
          <w:szCs w:val="20"/>
        </w:rPr>
        <w:tab/>
        <w:t>Educational Research</w:t>
      </w:r>
    </w:p>
    <w:p w:rsidR="009263EC" w:rsidRPr="00816277"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E - Minimum of 3 semester</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z w:val="24"/>
          <w:szCs w:val="24"/>
        </w:rPr>
        <w:t xml:space="preserve">hours </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equi</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ed</w:t>
      </w:r>
      <w:r w:rsidRPr="00816277">
        <w:rPr>
          <w:rFonts w:ascii="Times New Roman" w:hAnsi="Times New Roman"/>
          <w:b/>
          <w:bCs/>
          <w:color w:val="000000" w:themeColor="text1"/>
          <w:sz w:val="24"/>
          <w:szCs w:val="24"/>
        </w:rPr>
        <w:tab/>
        <w:t>3 hrs</w:t>
      </w:r>
    </w:p>
    <w:p w:rsidR="009263EC" w:rsidRPr="00816277"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5500</w:t>
      </w:r>
      <w:r w:rsidRPr="00816277">
        <w:rPr>
          <w:rFonts w:ascii="Times New Roman" w:hAnsi="Times New Roman"/>
          <w:color w:val="000000" w:themeColor="text1"/>
          <w:sz w:val="20"/>
          <w:szCs w:val="20"/>
        </w:rPr>
        <w:tab/>
        <w:t>Educational Statistics (or equivalent)</w:t>
      </w:r>
    </w:p>
    <w:p w:rsidR="009263EC" w:rsidRPr="00816277"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816277"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*Required course.</w:t>
      </w:r>
    </w:p>
    <w:p w:rsidR="00A50B98" w:rsidRPr="00816277"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**Required unless previously fulfilled. </w:t>
      </w:r>
    </w:p>
    <w:p w:rsidR="00A50B98" w:rsidRPr="00816277"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available.</w:t>
      </w:r>
    </w:p>
    <w:p w:rsidR="00A50B98" w:rsidRPr="00816277"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Hours.............................................................................................................36</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hrs</w:t>
      </w:r>
    </w:p>
    <w:p w:rsidR="009263EC" w:rsidRPr="00816277"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816277"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1342" w:name="_Toc294969794"/>
    </w:p>
    <w:p w:rsidR="009263EC" w:rsidRPr="00816277"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1343" w:name="_Toc298161598"/>
      <w:r w:rsidRPr="00816277">
        <w:rPr>
          <w:rFonts w:ascii="Times New Roman" w:hAnsi="Times New Roman" w:cs="Times New Roman"/>
          <w:color w:val="000000" w:themeColor="text1"/>
          <w:sz w:val="28"/>
          <w:szCs w:val="28"/>
        </w:rPr>
        <w:t>COURSE DESCRIPTIONS</w:t>
      </w:r>
      <w:bookmarkEnd w:id="1342"/>
      <w:bookmarkEnd w:id="1343"/>
    </w:p>
    <w:p w:rsidR="00A50B98" w:rsidRPr="00816277"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5501</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Child...............................................................................................3</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sz w:val="20"/>
          <w:szCs w:val="20"/>
        </w:rPr>
        <w:t xml:space="preserve">3-0) </w:t>
      </w:r>
    </w:p>
    <w:p w:rsidR="00A50B98" w:rsidRPr="00816277"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satisfying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House</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Bill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671</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focusing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identification, prevalence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lastRenderedPageBreak/>
        <w:t>programming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exceptionality</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areas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which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youth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may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obtain special educational services.</w:t>
      </w:r>
    </w:p>
    <w:p w:rsidR="00A50B98" w:rsidRPr="00816277"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 5512 - Characteristics of 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 and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pacing w:val="-22"/>
          <w:sz w:val="20"/>
          <w:szCs w:val="20"/>
        </w:rPr>
        <w:t>Y</w:t>
      </w:r>
      <w:r w:rsidRPr="00816277">
        <w:rPr>
          <w:rFonts w:ascii="Times New Roman" w:hAnsi="Times New Roman"/>
          <w:b/>
          <w:bCs/>
          <w:color w:val="000000" w:themeColor="text1"/>
          <w:sz w:val="20"/>
          <w:szCs w:val="20"/>
        </w:rPr>
        <w:t>outh</w:t>
      </w: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with</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Mild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Learning,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and/or</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Behavioral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 xml:space="preserve">Disabilities..........................................3(3-0) </w:t>
      </w:r>
    </w:p>
    <w:p w:rsidR="00A3250A"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7"/>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commonality</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leading</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identification,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placement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service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models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mild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w:t>
      </w:r>
    </w:p>
    <w:p w:rsidR="00A50B98" w:rsidRPr="00816277"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5515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Natu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Characteristics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Disabilities....................................3(3-0) </w:t>
      </w:r>
    </w:p>
    <w:p w:rsidR="00A50B98" w:rsidRPr="00816277"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nature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youth</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eligible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services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intellectual disabilities on the severe, moderate and mild levels. </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5524</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Strategies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5"/>
          <w:sz w:val="20"/>
          <w:szCs w:val="20"/>
        </w:rPr>
        <w:t xml:space="preserve"> </w:t>
      </w:r>
      <w:r w:rsidRPr="00816277">
        <w:rPr>
          <w:rFonts w:ascii="Times New Roman" w:hAnsi="Times New Roman"/>
          <w:b/>
          <w:bCs/>
          <w:color w:val="000000" w:themeColor="text1"/>
          <w:spacing w:val="-19"/>
          <w:sz w:val="20"/>
          <w:szCs w:val="20"/>
        </w:rPr>
        <w:t>T</w:t>
      </w:r>
      <w:r w:rsidRPr="00816277">
        <w:rPr>
          <w:rFonts w:ascii="Times New Roman" w:hAnsi="Times New Roman"/>
          <w:b/>
          <w:bCs/>
          <w:color w:val="000000" w:themeColor="text1"/>
          <w:sz w:val="20"/>
          <w:szCs w:val="20"/>
        </w:rPr>
        <w:t>eaching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the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Mildly</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Disabled.............................3(3-0) </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implementation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evaluative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inclusion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systematic</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task analysis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behavioral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management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used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children/youth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mild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 xml:space="preserve">learning and behavioral problems. </w:t>
      </w:r>
    </w:p>
    <w:p w:rsidR="00A50B98" w:rsidRPr="00816277"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5525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Strategies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2"/>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Disabilities........................................3(3-0) </w:t>
      </w:r>
    </w:p>
    <w:p w:rsidR="00A50B98" w:rsidRPr="00816277"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cyclical</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process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assessment,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planning,</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implementation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evaluation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 xml:space="preserve">emphasized.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methods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materials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group</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well</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individualized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are highlighted.</w:t>
      </w:r>
    </w:p>
    <w:p w:rsidR="00A50B98" w:rsidRPr="00816277"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5530</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Counseling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Pa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ents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9"/>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paren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involvemen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deliver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service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handicappe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childre</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focuse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in</w:t>
      </w:r>
      <w:r w:rsidRPr="00816277">
        <w:rPr>
          <w:rFonts w:ascii="Times New Roman" w:hAnsi="Times New Roman"/>
          <w:color w:val="000000" w:themeColor="text1"/>
          <w:sz w:val="20"/>
          <w:szCs w:val="20"/>
        </w:rPr>
        <w:t>dividualized educational programming, counseling approaches and agency involvement.</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5542</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Behavior</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Modification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Education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Students...................................3(3-0)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modification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both</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general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special education classrooms.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5545</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Educational</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Assessment</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 on the use of evaluation to determine classification and eligibilit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to plan individualized education programs (IEPs) and to evaluate teacher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fectiveness and pupil progress.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5547</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Behavio</w:t>
      </w:r>
      <w:r w:rsidRPr="00816277">
        <w:rPr>
          <w:rFonts w:ascii="Times New Roman" w:hAnsi="Times New Roman"/>
          <w:b/>
          <w:bCs/>
          <w:color w:val="000000" w:themeColor="text1"/>
          <w:sz w:val="20"/>
          <w:szCs w:val="20"/>
        </w:rPr>
        <w:t>r</w:t>
      </w:r>
      <w:r w:rsidRPr="00816277">
        <w:rPr>
          <w:rFonts w:ascii="Times New Roman" w:hAnsi="Times New Roman"/>
          <w:b/>
          <w:bCs/>
          <w:color w:val="000000" w:themeColor="text1"/>
          <w:spacing w:val="-12"/>
          <w:sz w:val="20"/>
          <w:szCs w:val="20"/>
        </w:rPr>
        <w:t xml:space="preserve"> </w:t>
      </w:r>
      <w:r w:rsidRPr="00816277">
        <w:rPr>
          <w:rFonts w:ascii="Times New Roman" w:hAnsi="Times New Roman"/>
          <w:b/>
          <w:bCs/>
          <w:color w:val="000000" w:themeColor="text1"/>
          <w:spacing w:val="-1"/>
          <w:sz w:val="20"/>
          <w:szCs w:val="20"/>
        </w:rPr>
        <w:t>Managemen</w:t>
      </w:r>
      <w:r w:rsidRPr="00816277">
        <w:rPr>
          <w:rFonts w:ascii="Times New Roman" w:hAnsi="Times New Roman"/>
          <w:b/>
          <w:bCs/>
          <w:color w:val="000000" w:themeColor="text1"/>
          <w:sz w:val="20"/>
          <w:szCs w:val="20"/>
        </w:rPr>
        <w:t>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o</w:t>
      </w:r>
      <w:r w:rsidRPr="00816277">
        <w:rPr>
          <w:rFonts w:ascii="Times New Roman" w:hAnsi="Times New Roman"/>
          <w:b/>
          <w:bCs/>
          <w:color w:val="000000" w:themeColor="text1"/>
          <w:sz w:val="20"/>
          <w:szCs w:val="20"/>
        </w:rPr>
        <w:t>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Exceptiona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pacing w:val="-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eclectic approach to behavior management.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5563</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Issues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Inter</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elated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current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trends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issues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educators.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Objectives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teacher competency tests in special education are addressed and studied.</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557</w:t>
      </w:r>
      <w:r w:rsidRPr="00816277">
        <w:rPr>
          <w:rFonts w:ascii="Times New Roman" w:hAnsi="Times New Roman"/>
          <w:b/>
          <w:bCs/>
          <w:color w:val="000000" w:themeColor="text1"/>
          <w:sz w:val="20"/>
          <w:szCs w:val="20"/>
        </w:rPr>
        <w:t>0</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Practicu</w:t>
      </w:r>
      <w:r w:rsidRPr="00816277">
        <w:rPr>
          <w:rFonts w:ascii="Times New Roman" w:hAnsi="Times New Roman"/>
          <w:b/>
          <w:bCs/>
          <w:color w:val="000000" w:themeColor="text1"/>
          <w:sz w:val="20"/>
          <w:szCs w:val="20"/>
        </w:rPr>
        <w:t>m</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w:t>
      </w:r>
      <w:r w:rsidRPr="00816277">
        <w:rPr>
          <w:rFonts w:ascii="Times New Roman" w:hAnsi="Times New Roman"/>
          <w:b/>
          <w:bCs/>
          <w:color w:val="000000" w:themeColor="text1"/>
          <w:sz w:val="20"/>
          <w:szCs w:val="20"/>
        </w:rPr>
        <w:t>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Inter</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pacing w:val="-1"/>
          <w:sz w:val="20"/>
          <w:szCs w:val="20"/>
        </w:rPr>
        <w:t>elate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Specia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exceptional children in interrelated educational settings.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557</w:t>
      </w:r>
      <w:r w:rsidRPr="00816277">
        <w:rPr>
          <w:rFonts w:ascii="Times New Roman" w:hAnsi="Times New Roman"/>
          <w:b/>
          <w:bCs/>
          <w:color w:val="000000" w:themeColor="text1"/>
          <w:sz w:val="20"/>
          <w:szCs w:val="20"/>
        </w:rPr>
        <w:t>3</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Practicu</w:t>
      </w:r>
      <w:r w:rsidRPr="00816277">
        <w:rPr>
          <w:rFonts w:ascii="Times New Roman" w:hAnsi="Times New Roman"/>
          <w:b/>
          <w:bCs/>
          <w:color w:val="000000" w:themeColor="text1"/>
          <w:sz w:val="20"/>
          <w:szCs w:val="20"/>
        </w:rPr>
        <w:t>m</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w:t>
      </w:r>
      <w:r w:rsidRPr="00816277">
        <w:rPr>
          <w:rFonts w:ascii="Times New Roman" w:hAnsi="Times New Roman"/>
          <w:b/>
          <w:bCs/>
          <w:color w:val="000000" w:themeColor="text1"/>
          <w:sz w:val="20"/>
          <w:szCs w:val="20"/>
        </w:rPr>
        <w:t>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Intellectua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Disabilities.................................................................3(3-0)</w:t>
      </w:r>
    </w:p>
    <w:p w:rsidR="00A50B98" w:rsidRPr="00816277" w:rsidRDefault="008A1BB2"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Field-base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experience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provid</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opportunit</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extensiv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trainin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knowl</w:t>
      </w:r>
      <w:r w:rsidRPr="00816277">
        <w:rPr>
          <w:rFonts w:ascii="Times New Roman" w:hAnsi="Times New Roman"/>
          <w:color w:val="000000" w:themeColor="text1"/>
          <w:sz w:val="20"/>
          <w:szCs w:val="20"/>
        </w:rPr>
        <w:t>edge with exceptional children and youth in the area of intellectual disabilities.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5580</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ected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Studies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Readings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Intensive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areas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 xml:space="preserve">knowledge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writte</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format</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suc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1"/>
          <w:sz w:val="20"/>
          <w:szCs w:val="20"/>
        </w:rPr>
        <w:t xml:space="preserve"> 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gran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
          <w:sz w:val="20"/>
          <w:szCs w:val="20"/>
        </w:rPr>
        <w:t xml:space="preserve"> proposal</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1"/>
          <w:sz w:val="20"/>
          <w:szCs w:val="20"/>
        </w:rPr>
        <w:t xml:space="preserve"> articl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
          <w:sz w:val="20"/>
          <w:szCs w:val="20"/>
        </w:rPr>
        <w:t xml:space="preserve"> 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
          <w:sz w:val="20"/>
          <w:szCs w:val="20"/>
        </w:rPr>
        <w:t xml:space="preserve"> journa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publication</w:t>
      </w:r>
      <w:r w:rsidRPr="00816277">
        <w:rPr>
          <w:rFonts w:ascii="Times New Roman" w:hAnsi="Times New Roman"/>
          <w:color w:val="000000" w:themeColor="text1"/>
          <w:sz w:val="20"/>
          <w:szCs w:val="20"/>
        </w:rPr>
        <w:t xml:space="preserve">. </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5590</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Math</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to</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Learners................................3(3-0)</w:t>
      </w: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study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specialized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math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techniques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use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with learning disorders. Includes diagnosis, remediation, determination of readability levels, error analysis and corrective strategies.</w:t>
      </w:r>
    </w:p>
    <w:p w:rsidR="00FB5121" w:rsidRPr="00816277" w:rsidRDefault="00DD3D7A" w:rsidP="005124D0">
      <w:pPr>
        <w:rPr>
          <w:rFonts w:ascii="Times New Roman" w:hAnsi="Times New Roman"/>
          <w:color w:val="000000" w:themeColor="text1"/>
          <w:sz w:val="20"/>
          <w:szCs w:val="20"/>
        </w:rPr>
        <w:sectPr w:rsidR="00FB5121" w:rsidRPr="00816277" w:rsidSect="00C21518">
          <w:headerReference w:type="even" r:id="rId54"/>
          <w:pgSz w:w="12240" w:h="15840" w:code="1"/>
          <w:pgMar w:top="720" w:right="720" w:bottom="288" w:left="1440" w:header="720" w:footer="288" w:gutter="0"/>
          <w:cols w:space="720"/>
          <w:docGrid w:linePitch="360"/>
        </w:sectPr>
      </w:pPr>
      <w:r w:rsidRPr="00816277">
        <w:rPr>
          <w:rFonts w:ascii="Times New Roman" w:hAnsi="Times New Roman"/>
          <w:color w:val="000000" w:themeColor="text1"/>
          <w:sz w:val="20"/>
          <w:szCs w:val="20"/>
        </w:rPr>
        <w:br w:type="page"/>
      </w:r>
      <w:bookmarkStart w:id="1344" w:name="_Toc294969795"/>
    </w:p>
    <w:p w:rsidR="00A3250A" w:rsidRPr="00816277" w:rsidRDefault="00A3250A" w:rsidP="009908F6">
      <w:pPr>
        <w:pStyle w:val="Heading2"/>
        <w:ind w:left="360" w:firstLine="0"/>
        <w:rPr>
          <w:rFonts w:ascii="Impact" w:hAnsi="Impact" w:cs="Impact"/>
          <w:color w:val="000000" w:themeColor="text1"/>
          <w:sz w:val="44"/>
          <w:szCs w:val="44"/>
        </w:rPr>
      </w:pPr>
      <w:bookmarkStart w:id="1345" w:name="_Toc298161599"/>
      <w:r w:rsidRPr="00816277">
        <w:rPr>
          <w:rFonts w:ascii="Impact" w:hAnsi="Impact" w:cs="Impact"/>
          <w:color w:val="000000" w:themeColor="text1"/>
          <w:position w:val="-1"/>
          <w:sz w:val="44"/>
          <w:szCs w:val="44"/>
        </w:rPr>
        <w:lastRenderedPageBreak/>
        <w:t>SCHOOL COUNSELING</w:t>
      </w:r>
      <w:bookmarkEnd w:id="1344"/>
      <w:bookmarkEnd w:id="1345"/>
    </w:p>
    <w:p w:rsidR="00A3250A" w:rsidRPr="00816277"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Albany State University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College of Education, Department of Counseling and Educational Leadership,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a Master of Education degree in School Counseling.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mission of the School Counseling program is to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816277"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objectives of the Program are to develop school counseling professionals who:</w:t>
      </w:r>
    </w:p>
    <w:p w:rsidR="005124D0" w:rsidRPr="00816277"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816277"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2. Demonstrate increased levels of accomplishment in increasing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social/emotional development and career preparedness and enhancing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academic success after two years of service in counseling positions.</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816277">
        <w:rPr>
          <w:rFonts w:ascii="Times New Roman" w:hAnsi="Times New Roman"/>
          <w:color w:val="000000" w:themeColor="text1"/>
          <w:spacing w:val="39"/>
          <w:sz w:val="20"/>
          <w:szCs w:val="20"/>
        </w:rPr>
        <w:t xml:space="preserve"> </w:t>
      </w:r>
      <w:r w:rsidRPr="00816277">
        <w:rPr>
          <w:rFonts w:ascii="Times New Roman" w:hAnsi="Times New Roman"/>
          <w:color w:val="000000" w:themeColor="text1"/>
          <w:sz w:val="20"/>
          <w:szCs w:val="20"/>
        </w:rPr>
        <w:t>Area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 Foundation (9)</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B: Nature of Learner (9 hours),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Clinical Skills (24 hours),</w:t>
      </w:r>
      <w:r w:rsidRPr="00816277">
        <w:rPr>
          <w:rFonts w:ascii="Times New Roman" w:hAnsi="Times New Roman"/>
          <w:color w:val="000000" w:themeColor="text1"/>
          <w:spacing w:val="-11"/>
          <w:sz w:val="20"/>
          <w:szCs w:val="20"/>
        </w:rPr>
        <w:t xml:space="preserve"> and </w:t>
      </w:r>
      <w:r w:rsidRPr="00816277">
        <w:rPr>
          <w:rFonts w:ascii="Times New Roman" w:hAnsi="Times New Roman"/>
          <w:color w:val="000000" w:themeColor="text1"/>
          <w:sz w:val="20"/>
          <w:szCs w:val="20"/>
        </w:rPr>
        <w:t>Area D: Research (6 hours) Students who successfully complete this program earn the M.Ed. in School Counseling and are eligible for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Certification in School Counseling. Certification candidates are required to pass the GACE I (General) and GACE II (School Counseling Examinations).</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All program graduates have the opportunity to complete a professional internship during their first two years of practice.</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z w:val="20"/>
          <w:szCs w:val="20"/>
        </w:rPr>
        <w:t>This internship provides mentoring by a certified professional school counselor and portfolio review to help each student assess their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fectiveness as a professional school counselor and for professional development.</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w:t>
      </w:r>
    </w:p>
    <w:p w:rsidR="005124D0" w:rsidRPr="00816277"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816277"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1346" w:name="_Toc294969796"/>
      <w:bookmarkStart w:id="1347" w:name="_Toc298161600"/>
      <w:r w:rsidRPr="00816277">
        <w:rPr>
          <w:rFonts w:ascii="Times New Roman" w:hAnsi="Times New Roman"/>
          <w:bCs w:val="0"/>
          <w:color w:val="000000" w:themeColor="text1"/>
          <w:sz w:val="28"/>
          <w:szCs w:val="28"/>
        </w:rPr>
        <w:t>Advisement</w:t>
      </w:r>
      <w:bookmarkEnd w:id="1346"/>
      <w:bookmarkEnd w:id="1347"/>
    </w:p>
    <w:p w:rsidR="005124D0" w:rsidRPr="00816277"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Upon admission to the counseling program, each student is assigned a Faculty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Advisor assists the student with program planning and approval; collaborates with the student to monitor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progress; advises in the preparation and maintenance of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portfolio; approves selection of courses each semester; determine readiness for practicum and internship; and completes the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course audit for graduation.</w:t>
      </w:r>
    </w:p>
    <w:p w:rsidR="00A3250A" w:rsidRPr="00816277"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1348" w:name="_Toc294969797"/>
      <w:bookmarkStart w:id="1349" w:name="_Toc298161601"/>
      <w:r w:rsidRPr="00816277">
        <w:rPr>
          <w:rFonts w:ascii="Times New Roman" w:hAnsi="Times New Roman"/>
          <w:bCs w:val="0"/>
          <w:color w:val="000000" w:themeColor="text1"/>
          <w:sz w:val="28"/>
          <w:szCs w:val="28"/>
        </w:rPr>
        <w:t>Clinical Experience</w:t>
      </w:r>
      <w:bookmarkEnd w:id="1348"/>
      <w:bookmarkEnd w:id="1349"/>
    </w:p>
    <w:p w:rsidR="005124D0" w:rsidRPr="00816277"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All prerequisites listed below must be met before a student can register for any clinical experience. </w:t>
      </w:r>
      <w:r w:rsidRPr="00816277">
        <w:rPr>
          <w:rFonts w:ascii="Times New Roman" w:hAnsi="Times New Roman"/>
          <w:b/>
          <w:bCs/>
          <w:color w:val="000000" w:themeColor="text1"/>
          <w:sz w:val="20"/>
          <w:szCs w:val="20"/>
        </w:rPr>
        <w:t>PROOF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PROFESSIONAL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LIABILITY</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 SURANCE COVERAGE IS REQUIRED BEFORE REGISTERING FOR COUN 5570 AND COUN 5595.</w:t>
      </w:r>
    </w:p>
    <w:p w:rsidR="00A3250A" w:rsidRPr="00816277"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816277"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1350" w:name="_Toc294969798"/>
      <w:bookmarkStart w:id="1351" w:name="_Toc298161602"/>
      <w:r w:rsidRPr="00816277">
        <w:rPr>
          <w:rFonts w:ascii="Times New Roman" w:hAnsi="Times New Roman"/>
          <w:bCs w:val="0"/>
          <w:color w:val="000000" w:themeColor="text1"/>
          <w:sz w:val="28"/>
          <w:szCs w:val="28"/>
        </w:rPr>
        <w:t>Admission</w:t>
      </w:r>
      <w:bookmarkEnd w:id="1350"/>
      <w:bookmarkEnd w:id="1351"/>
    </w:p>
    <w:p w:rsidR="005124D0" w:rsidRPr="00816277"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For admission to the School Counseling Program, students must satisfy graduate admission requirements and either hold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Certification OR pass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Certif</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cation Examination (GACE I) – General. Students seeking add-on certification must hold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teacher certification and a maste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w:t>
      </w:r>
    </w:p>
    <w:p w:rsidR="00A3250A" w:rsidRPr="00816277"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1352" w:name="_Toc294969799"/>
      <w:bookmarkStart w:id="1353" w:name="_Toc298161603"/>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ogram Completion</w:t>
      </w:r>
      <w:bookmarkEnd w:id="1352"/>
      <w:bookmarkEnd w:id="1353"/>
    </w:p>
    <w:p w:rsidR="005124D0" w:rsidRPr="00816277"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be eligible for the M.Ed. degree in School Counseling and recommendation for S-5 certif</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cation by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the student must meet the following requirements:</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816277" w:rsidRDefault="00CC03BE"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CC03BE">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693C05" w:rsidRDefault="00693C05"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816277">
        <w:rPr>
          <w:rFonts w:ascii="Times New Roman" w:hAnsi="Times New Roman"/>
          <w:color w:val="000000" w:themeColor="text1"/>
          <w:sz w:val="20"/>
          <w:szCs w:val="20"/>
        </w:rPr>
        <w:t>Complete an</w:t>
      </w:r>
      <w:r w:rsidR="005124D0" w:rsidRPr="00816277">
        <w:rPr>
          <w:rFonts w:ascii="Times New Roman" w:hAnsi="Times New Roman"/>
          <w:color w:val="000000" w:themeColor="text1"/>
          <w:spacing w:val="-11"/>
          <w:sz w:val="20"/>
          <w:szCs w:val="20"/>
        </w:rPr>
        <w:t xml:space="preserve"> </w:t>
      </w:r>
      <w:r w:rsidR="005124D0" w:rsidRPr="00816277">
        <w:rPr>
          <w:rFonts w:ascii="Times New Roman" w:hAnsi="Times New Roman"/>
          <w:color w:val="000000" w:themeColor="text1"/>
          <w:sz w:val="20"/>
          <w:szCs w:val="20"/>
        </w:rPr>
        <w:t>Application for Graduation at least two semesters prior to course/program requirement completion.</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At least 39 of the credit hours used in completion of the M.Ed. in School Counseling must be earned in residence at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Up to 9 semester hours of transfer credit may be applied toward the M.Ed. in School Counseling.</w:t>
      </w:r>
    </w:p>
    <w:p w:rsidR="005124D0" w:rsidRPr="00816277"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Pass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for the Certification of Educators examination in School Counseling (GACE II).</w:t>
      </w:r>
    </w:p>
    <w:p w:rsidR="005124D0" w:rsidRPr="00816277"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Satisfy the School Counseling Program</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Clinical Experience requirement (COUN 5570 and COUN 5595) in residence at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DD3D7A" w:rsidRPr="00816277"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816277"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816277" w:rsidRDefault="00A3250A" w:rsidP="00A3250A">
      <w:pPr>
        <w:pStyle w:val="Heading2"/>
        <w:spacing w:before="0"/>
        <w:ind w:left="360" w:firstLine="0"/>
        <w:rPr>
          <w:rFonts w:ascii="Times New Roman" w:hAnsi="Times New Roman"/>
          <w:color w:val="000000" w:themeColor="text1"/>
          <w:sz w:val="28"/>
          <w:szCs w:val="28"/>
        </w:rPr>
      </w:pPr>
      <w:bookmarkStart w:id="1354" w:name="_Toc294969800"/>
      <w:bookmarkStart w:id="1355" w:name="_Toc298161604"/>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ogram Planned Deg</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ee</w:t>
      </w:r>
      <w:bookmarkEnd w:id="1354"/>
      <w:bookmarkEnd w:id="1355"/>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Certification in the State of Georgia</w:t>
      </w:r>
      <w:r w:rsidRPr="00816277">
        <w:rPr>
          <w:rFonts w:ascii="Times New Roman" w:hAnsi="Times New Roman"/>
          <w:b/>
          <w:bCs/>
          <w:color w:val="000000" w:themeColor="text1"/>
          <w:sz w:val="24"/>
          <w:szCs w:val="24"/>
        </w:rPr>
        <w:tab/>
        <w:t>3 hrs</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816277">
        <w:rPr>
          <w:rFonts w:ascii="Times New Roman" w:hAnsi="Times New Roman"/>
          <w:bCs/>
          <w:color w:val="000000" w:themeColor="text1"/>
          <w:sz w:val="20"/>
          <w:szCs w:val="20"/>
        </w:rPr>
        <w:t>SPED     5501     Exceptional Children and Youth</w:t>
      </w:r>
    </w:p>
    <w:p w:rsidR="00A3250A" w:rsidRPr="00816277"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Provisional/ Non-Degree Students</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5000     Introduction to Professional Counseling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5001     Introduction to Professional Writing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5002     Professional Issues in Counseling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5605     Leadership and School Counseling </w:t>
      </w:r>
    </w:p>
    <w:p w:rsidR="00A3250A" w:rsidRPr="00816277"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816277"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Certification and Degree Program</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1"/>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1"/>
          <w:sz w:val="24"/>
          <w:szCs w:val="24"/>
        </w:rPr>
        <w:t xml:space="preserve"> </w:t>
      </w:r>
      <w:r w:rsidRPr="00816277">
        <w:rPr>
          <w:rFonts w:ascii="Times New Roman" w:hAnsi="Times New Roman"/>
          <w:b/>
          <w:bCs/>
          <w:color w:val="000000" w:themeColor="text1"/>
          <w:sz w:val="24"/>
          <w:szCs w:val="24"/>
        </w:rPr>
        <w:t>- Foundation</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5501     Lifespan Development</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5500    Theories of Counseling</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5600     Ethical and Legal Issues in Counseling</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 xml:space="preserve">ea B – Nature of the Learner </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 xml:space="preserve"> 5506     School Counseling Foundations</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5525      School Counseling in P-12</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5520      Multicultural Counseling: Theory and Practice</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C – Clinical Skills</w:t>
      </w:r>
      <w:r w:rsidRPr="00816277">
        <w:rPr>
          <w:rFonts w:ascii="Times New Roman" w:hAnsi="Times New Roman"/>
          <w:b/>
          <w:bCs/>
          <w:color w:val="000000" w:themeColor="text1"/>
          <w:sz w:val="24"/>
          <w:szCs w:val="24"/>
        </w:rPr>
        <w:tab/>
        <w:t>24 hrs.</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5512 Counseling Strategies 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echniques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5515 Group Counseling and Dynamics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5517 Family Counseling</w:t>
      </w:r>
    </w:p>
    <w:p w:rsidR="00E37682" w:rsidRPr="00816277"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5531 Career Development and Counseling</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5540 Consultation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5570 Practicum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5595 Internship</w:t>
      </w:r>
    </w:p>
    <w:p w:rsidR="00E37682" w:rsidRPr="00816277"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5600 Legal and Ethical Issues in Counseling</w:t>
      </w:r>
    </w:p>
    <w:p w:rsidR="00E37682" w:rsidRPr="00816277"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5610 Crisis Counseling and Intervention</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D: Resea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5510</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Appraisal</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5620      Research and Program Evaluation for Counselors</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5596</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Thesis</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E: Electives</w:t>
      </w:r>
      <w:r w:rsidRPr="00816277">
        <w:rPr>
          <w:rFonts w:ascii="Times New Roman" w:hAnsi="Times New Roman"/>
          <w:b/>
          <w:bCs/>
          <w:color w:val="000000" w:themeColor="text1"/>
          <w:sz w:val="24"/>
          <w:szCs w:val="24"/>
        </w:rPr>
        <w:tab/>
        <w:t>3-6 hrs.</w:t>
      </w:r>
    </w:p>
    <w:p w:rsidR="00A3250A" w:rsidRPr="00816277"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5575      Selected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opics in Counseling</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pacing w:val="-18"/>
          <w:sz w:val="24"/>
          <w:szCs w:val="24"/>
        </w:rPr>
        <w:t>T</w:t>
      </w:r>
      <w:r w:rsidRPr="00816277">
        <w:rPr>
          <w:rFonts w:ascii="Times New Roman" w:hAnsi="Times New Roman"/>
          <w:b/>
          <w:bCs/>
          <w:color w:val="000000" w:themeColor="text1"/>
          <w:sz w:val="24"/>
          <w:szCs w:val="24"/>
        </w:rPr>
        <w:t>otal Requi</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ed Hours</w:t>
      </w:r>
      <w:r w:rsidRPr="00816277">
        <w:rPr>
          <w:rFonts w:ascii="Times New Roman" w:hAnsi="Times New Roman"/>
          <w:b/>
          <w:bCs/>
          <w:color w:val="000000" w:themeColor="text1"/>
          <w:spacing w:val="14"/>
          <w:sz w:val="24"/>
          <w:szCs w:val="24"/>
        </w:rPr>
        <w:t xml:space="preserve"> </w:t>
      </w:r>
      <w:r w:rsidRPr="00816277">
        <w:rPr>
          <w:rFonts w:ascii="Times New Roman" w:hAnsi="Times New Roman"/>
          <w:b/>
          <w:bCs/>
          <w:color w:val="000000" w:themeColor="text1"/>
          <w:spacing w:val="14"/>
          <w:sz w:val="24"/>
          <w:szCs w:val="24"/>
        </w:rPr>
        <w:tab/>
      </w:r>
      <w:r w:rsidRPr="00816277">
        <w:rPr>
          <w:rFonts w:ascii="Times New Roman" w:hAnsi="Times New Roman"/>
          <w:b/>
          <w:bCs/>
          <w:color w:val="000000" w:themeColor="text1"/>
          <w:sz w:val="24"/>
          <w:szCs w:val="24"/>
        </w:rPr>
        <w:t>48 hrs.</w:t>
      </w:r>
    </w:p>
    <w:p w:rsidR="00E37682" w:rsidRPr="00816277"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816277"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816277"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1356" w:name="_Toc294969801"/>
      <w:bookmarkStart w:id="1357" w:name="_Toc298161605"/>
      <w:r w:rsidRPr="00816277">
        <w:rPr>
          <w:rFonts w:ascii="Times New Roman" w:hAnsi="Times New Roman" w:cs="Times New Roman"/>
          <w:color w:val="000000" w:themeColor="text1"/>
          <w:position w:val="-1"/>
          <w:sz w:val="28"/>
          <w:szCs w:val="28"/>
        </w:rPr>
        <w:t>COURSE DESCRIPTIONS</w:t>
      </w:r>
      <w:bookmarkEnd w:id="1356"/>
      <w:bookmarkEnd w:id="1357"/>
    </w:p>
    <w:p w:rsidR="00A3250A" w:rsidRPr="00816277"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816277" w:rsidRDefault="00CC03BE"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CC03BE">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693C05" w:rsidRDefault="00693C05"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6A756D" w:rsidRPr="00816277">
        <w:rPr>
          <w:rFonts w:ascii="Times New Roman" w:hAnsi="Times New Roman"/>
          <w:b/>
          <w:bCs/>
          <w:color w:val="000000" w:themeColor="text1"/>
          <w:sz w:val="20"/>
          <w:szCs w:val="20"/>
        </w:rPr>
        <w:t>COUN  5000  Introduction to Counseling Profession……………………………………3(3-0)</w:t>
      </w:r>
    </w:p>
    <w:p w:rsidR="006A756D" w:rsidRPr="00816277" w:rsidRDefault="006A756D" w:rsidP="006A756D">
      <w:pPr>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survey course provides students with an understanding of the theoretical, conceptual  and practical applications of counseling with regard to the profession and its specialties.  Ethical issues in Professional Counseling are introduced.  </w:t>
      </w:r>
      <w:r w:rsidRPr="00816277">
        <w:rPr>
          <w:rFonts w:ascii="Times New Roman" w:hAnsi="Times New Roman"/>
          <w:color w:val="000000" w:themeColor="text1"/>
          <w:sz w:val="20"/>
          <w:szCs w:val="20"/>
        </w:rPr>
        <w:lastRenderedPageBreak/>
        <w:t>Students will gain an understanding  of basic counseling interventions and the array of specialized careers in the counseling  profession.  The purpose of this course is to introduce students to the scope of the counseling profession.</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5001Intorduction to Professional Writing……………………………………….3(3-0)</w:t>
      </w:r>
    </w:p>
    <w:p w:rsidR="006A756D" w:rsidRPr="00816277" w:rsidRDefault="006A756D"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Cs/>
          <w:color w:val="000000" w:themeColor="text1"/>
          <w:sz w:val="20"/>
          <w:szCs w:val="20"/>
        </w:rPr>
        <w:t>This course introduces students to professional writing that aligns with standard practices outlined in the 6</w:t>
      </w:r>
      <w:r w:rsidRPr="00816277">
        <w:rPr>
          <w:rFonts w:ascii="Times New Roman" w:hAnsi="Times New Roman"/>
          <w:bCs/>
          <w:color w:val="000000" w:themeColor="text1"/>
          <w:sz w:val="20"/>
          <w:szCs w:val="20"/>
          <w:vertAlign w:val="superscript"/>
        </w:rPr>
        <w:t>th</w:t>
      </w:r>
      <w:r w:rsidRPr="00816277">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5002 Professional Issues in Counseling……………………………………………3(3-0)</w:t>
      </w:r>
    </w:p>
    <w:p w:rsidR="006A756D" w:rsidRPr="00816277" w:rsidRDefault="006A756D"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816277">
        <w:rPr>
          <w:rFonts w:ascii="Times New Roman" w:hAnsi="Times New Roman"/>
          <w:b/>
          <w:bCs/>
          <w:color w:val="000000" w:themeColor="text1"/>
          <w:sz w:val="20"/>
          <w:szCs w:val="20"/>
        </w:rPr>
        <w:tab/>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5500</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Theories of Counseling</w:t>
      </w:r>
      <w:r w:rsidRPr="00816277">
        <w:rPr>
          <w:rFonts w:ascii="Times New Roman" w:hAnsi="Times New Roman"/>
          <w:b/>
          <w:bCs/>
          <w:color w:val="000000" w:themeColor="text1"/>
          <w:spacing w:val="-15"/>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introduction to counseling theories.  Students examine the historical development of counseling theories and explore 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5501 Lifepan Developmen</w:t>
      </w:r>
      <w:r w:rsidRPr="00816277">
        <w:rPr>
          <w:rFonts w:ascii="Times New Roman" w:hAnsi="Times New Roman"/>
          <w:b/>
          <w:bCs/>
          <w:color w:val="000000" w:themeColor="text1"/>
          <w:spacing w:val="9"/>
          <w:sz w:val="20"/>
          <w:szCs w:val="20"/>
        </w:rPr>
        <w:t>t</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color w:val="000000" w:themeColor="text1"/>
          <w:sz w:val="20"/>
          <w:szCs w:val="20"/>
        </w:rPr>
        <w:t>This course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personality aspects of human existence.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 xml:space="preserve">The course will also explore environmental and genetic factors (also known as nature </w:t>
      </w:r>
      <w:r w:rsidRPr="00816277">
        <w:rPr>
          <w:rFonts w:ascii="Times New Roman" w:hAnsi="Times New Roman"/>
          <w:color w:val="000000" w:themeColor="text1"/>
          <w:spacing w:val="-13"/>
          <w:sz w:val="20"/>
          <w:szCs w:val="20"/>
        </w:rPr>
        <w:t>v</w:t>
      </w:r>
      <w:r w:rsidRPr="00816277">
        <w:rPr>
          <w:rFonts w:ascii="Times New Roman" w:hAnsi="Times New Roman"/>
          <w:color w:val="000000" w:themeColor="text1"/>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816277">
        <w:rPr>
          <w:rFonts w:ascii="Times New Roman" w:hAnsi="Times New Roman"/>
          <w:b/>
          <w:bCs/>
          <w:color w:val="000000" w:themeColor="text1"/>
          <w:sz w:val="20"/>
          <w:szCs w:val="20"/>
        </w:rPr>
        <w:t xml:space="preserve">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5506 School Counseling Foundation</w:t>
      </w:r>
      <w:r w:rsidRPr="00816277">
        <w:rPr>
          <w:rFonts w:ascii="Times New Roman" w:hAnsi="Times New Roman"/>
          <w:b/>
          <w:bCs/>
          <w:color w:val="000000" w:themeColor="text1"/>
          <w:spacing w:val="8"/>
          <w:sz w:val="20"/>
          <w:szCs w:val="20"/>
        </w:rPr>
        <w:t>s</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Overview of principles of counseling in modern schools and study of counseling services, best practices and basic concepts relating to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 and operation of school counseling programs. Investigation of program research; design implementation and evaluation; counseling intervention approaches; and the integration of counseling theor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principles, practice and applied research.</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5510</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Assessment and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Appraisal</w:t>
      </w:r>
      <w:r w:rsidRPr="00816277">
        <w:rPr>
          <w:rFonts w:ascii="Times New Roman" w:hAnsi="Times New Roman"/>
          <w:b/>
          <w:bCs/>
          <w:color w:val="000000" w:themeColor="text1"/>
          <w:spacing w:val="-25"/>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Cs/>
          <w:color w:val="000000" w:themeColor="text1"/>
          <w:sz w:val="20"/>
          <w:szCs w:val="20"/>
        </w:rPr>
        <w:t>Overview of p</w:t>
      </w:r>
      <w:r w:rsidRPr="00816277">
        <w:rPr>
          <w:rFonts w:ascii="Times New Roman" w:hAnsi="Times New Roman"/>
          <w:color w:val="000000" w:themeColor="text1"/>
          <w:sz w:val="20"/>
          <w:szCs w:val="20"/>
        </w:rPr>
        <w:t>rinciples and techniques of testing and assessment in counseling. Focusing on interpretation of test scores, statistical concepts, reliabilit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validit</w:t>
      </w:r>
      <w:r w:rsidRPr="00816277">
        <w:rPr>
          <w:rFonts w:ascii="Times New Roman" w:hAnsi="Times New Roman"/>
          <w:color w:val="000000" w:themeColor="text1"/>
          <w:spacing w:val="-13"/>
          <w:sz w:val="20"/>
          <w:szCs w:val="20"/>
        </w:rPr>
        <w:t>y. S</w:t>
      </w:r>
      <w:r w:rsidRPr="00816277">
        <w:rPr>
          <w:rFonts w:ascii="Times New Roman" w:hAnsi="Times New Roman"/>
          <w:color w:val="000000" w:themeColor="text1"/>
          <w:sz w:val="20"/>
          <w:szCs w:val="20"/>
        </w:rPr>
        <w:t>trategies for selecting, administering, and interpreting assessment and evaluation instruments.</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5512 Counseling Strategies 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echniques</w:t>
      </w:r>
      <w:r w:rsidRPr="00816277">
        <w:rPr>
          <w:rFonts w:ascii="Times New Roman" w:hAnsi="Times New Roman"/>
          <w:b/>
          <w:bCs/>
          <w:color w:val="000000" w:themeColor="text1"/>
          <w:spacing w:val="-31"/>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minating the counselo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-client relationship.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5515 G</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oup Counseling and Dynamic</w:t>
      </w:r>
      <w:r w:rsidRPr="00816277">
        <w:rPr>
          <w:rFonts w:ascii="Times New Roman" w:hAnsi="Times New Roman"/>
          <w:b/>
          <w:bCs/>
          <w:color w:val="000000" w:themeColor="text1"/>
          <w:spacing w:val="12"/>
          <w:sz w:val="20"/>
          <w:szCs w:val="20"/>
        </w:rPr>
        <w:t>s</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5512</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5517 Family Counseling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Uses a systems perspective for understanding family dynamics and examines major models of family and related interventions.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816277"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5512</w:t>
      </w:r>
    </w:p>
    <w:p w:rsidR="006A756D" w:rsidRPr="00816277"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5520 Multicultural Counseling</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Theory and Practice</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nationalit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age, gende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sexual orientation, mental and physical characteristics, education, family values, religious and spir</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5531 Ca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Development and Counselin</w:t>
      </w:r>
      <w:r w:rsidRPr="00816277">
        <w:rPr>
          <w:rFonts w:ascii="Times New Roman" w:hAnsi="Times New Roman"/>
          <w:b/>
          <w:bCs/>
          <w:color w:val="000000" w:themeColor="text1"/>
          <w:spacing w:val="5"/>
          <w:sz w:val="20"/>
          <w:szCs w:val="20"/>
        </w:rPr>
        <w:t>g</w:t>
      </w:r>
      <w:r w:rsidRPr="00816277">
        <w:rPr>
          <w:rFonts w:ascii="Times New Roman" w:hAnsi="Times New Roman"/>
          <w:b/>
          <w:bCs/>
          <w:color w:val="000000" w:themeColor="text1"/>
          <w:sz w:val="20"/>
          <w:szCs w:val="20"/>
        </w:rPr>
        <w:t xml:space="preserve">.............................................................3(3-0) </w:t>
      </w:r>
    </w:p>
    <w:p w:rsidR="00A3250A"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816277">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816277">
        <w:rPr>
          <w:rFonts w:ascii="Times New Roman" w:hAnsi="Times New Roman"/>
          <w:color w:val="000000" w:themeColor="text1"/>
          <w:spacing w:val="49"/>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816277"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5540 Consultation</w:t>
      </w:r>
      <w:r w:rsidRPr="00816277">
        <w:rPr>
          <w:rFonts w:ascii="Times New Roman" w:hAnsi="Times New Roman"/>
          <w:b/>
          <w:bCs/>
          <w:color w:val="000000" w:themeColor="text1"/>
          <w:spacing w:val="-2"/>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Exploration of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counseling and consultation with teachers, administrators, parents and community resources. Emphasizes the theories, models, and processes of consultation</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and change with teachers, administrators, other school personnel, parents, community groups, agencies, and students </w:t>
      </w:r>
      <w:r w:rsidRPr="00816277">
        <w:rPr>
          <w:rFonts w:ascii="Times New Roman" w:hAnsi="Times New Roman"/>
          <w:color w:val="000000" w:themeColor="text1"/>
          <w:sz w:val="20"/>
          <w:szCs w:val="20"/>
        </w:rPr>
        <w:lastRenderedPageBreak/>
        <w:t>as appropriate; strategies to promote, develop, and enhance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teamwork within the school and la</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ger communit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i/>
          <w:iCs/>
          <w:color w:val="000000" w:themeColor="text1"/>
          <w:sz w:val="20"/>
          <w:szCs w:val="20"/>
        </w:rPr>
        <w:t>Pr</w:t>
      </w:r>
      <w:r w:rsidRPr="00816277">
        <w:rPr>
          <w:rFonts w:ascii="Times New Roman" w:hAnsi="Times New Roman"/>
          <w:i/>
          <w:iCs/>
          <w:color w:val="000000" w:themeColor="text1"/>
          <w:spacing w:val="-7"/>
          <w:sz w:val="20"/>
          <w:szCs w:val="20"/>
        </w:rPr>
        <w:t>e</w:t>
      </w:r>
      <w:r w:rsidRPr="00816277">
        <w:rPr>
          <w:rFonts w:ascii="Times New Roman" w:hAnsi="Times New Roman"/>
          <w:i/>
          <w:iCs/>
          <w:color w:val="000000" w:themeColor="text1"/>
          <w:sz w:val="20"/>
          <w:szCs w:val="20"/>
        </w:rPr>
        <w:t>requisite: COUN 5528</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5555 Di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ected Independent Study</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5506, COUN 5528 or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5570  Practicu</w:t>
      </w:r>
      <w:r w:rsidRPr="00816277">
        <w:rPr>
          <w:rFonts w:ascii="Times New Roman" w:hAnsi="Times New Roman"/>
          <w:b/>
          <w:bCs/>
          <w:color w:val="000000" w:themeColor="text1"/>
          <w:spacing w:val="10"/>
          <w:sz w:val="20"/>
          <w:szCs w:val="20"/>
        </w:rPr>
        <w:t>m</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 COUN 5506, COUN 5512, COUN 5520, COUN 5528, COUN 5531, COUN 5600 or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5575 Selected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opics in Counseling</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This seminar features a combination of lecture, discussion, research and presentation.</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opics vary each time course is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This class may be taken more than once for credit under different topics.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5595 Internship</w:t>
      </w:r>
      <w:r w:rsidRPr="00816277">
        <w:rPr>
          <w:rFonts w:ascii="Times New Roman" w:hAnsi="Times New Roman"/>
          <w:b/>
          <w:bCs/>
          <w:color w:val="000000" w:themeColor="text1"/>
          <w:spacing w:val="-2"/>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Supervised 600 clock hour internship in a school setting.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equisites: COUN 5510, COUN 5620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5596 Thesi</w:t>
      </w:r>
      <w:r w:rsidRPr="00816277">
        <w:rPr>
          <w:rFonts w:ascii="Times New Roman" w:hAnsi="Times New Roman"/>
          <w:b/>
          <w:bCs/>
          <w:color w:val="000000" w:themeColor="text1"/>
          <w:spacing w:val="12"/>
          <w:sz w:val="20"/>
          <w:szCs w:val="20"/>
        </w:rPr>
        <w:t>s</w:t>
      </w:r>
      <w:r w:rsidRPr="00816277">
        <w:rPr>
          <w:rFonts w:ascii="Times New Roman" w:hAnsi="Times New Roman"/>
          <w:b/>
          <w:bCs/>
          <w:color w:val="000000" w:themeColor="text1"/>
          <w:sz w:val="20"/>
          <w:szCs w:val="20"/>
        </w:rPr>
        <w:t>................................................................................................................3(3-0)</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 xml:space="preserve"> </w:t>
      </w:r>
      <w:r w:rsidRPr="00816277">
        <w:rPr>
          <w:rFonts w:ascii="Times New Roman" w:hAnsi="Times New Roman"/>
          <w:color w:val="000000" w:themeColor="text1"/>
          <w:sz w:val="20"/>
          <w:szCs w:val="20"/>
        </w:rPr>
        <w:t>Preparation and defense of student research under the supervision of the thesis 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 xml:space="preserve">equisites:  COUN 5510, COUN 5620 and all COUN </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ed courses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5600 Ethical and Legal Issues in Counselin</w:t>
      </w:r>
      <w:r w:rsidRPr="00816277">
        <w:rPr>
          <w:rFonts w:ascii="Times New Roman" w:hAnsi="Times New Roman"/>
          <w:b/>
          <w:bCs/>
          <w:color w:val="000000" w:themeColor="text1"/>
          <w:spacing w:val="3"/>
          <w:sz w:val="20"/>
          <w:szCs w:val="20"/>
        </w:rPr>
        <w:t>g</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course will provide information germane to current issues, policies, laws, and ethical code mandates to professional school counselors.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thorough examination of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 ASCA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ethical codes and standards will be included.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equisites:  COUN 5510, COUN 5620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5605 Leadership and Advocacy</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816277" w:rsidRDefault="00A3250A"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5610 Crisis Counseling and Interventio</w:t>
      </w:r>
      <w:r w:rsidRPr="00816277">
        <w:rPr>
          <w:rFonts w:ascii="Times New Roman" w:hAnsi="Times New Roman"/>
          <w:b/>
          <w:bCs/>
          <w:color w:val="000000" w:themeColor="text1"/>
          <w:spacing w:val="3"/>
          <w:sz w:val="20"/>
          <w:szCs w:val="20"/>
        </w:rPr>
        <w:t>n</w:t>
      </w:r>
      <w:r w:rsidRPr="00816277">
        <w:rPr>
          <w:rFonts w:ascii="Times New Roman" w:hAnsi="Times New Roman"/>
          <w:b/>
          <w:bCs/>
          <w:color w:val="000000" w:themeColor="text1"/>
          <w:sz w:val="20"/>
          <w:szCs w:val="20"/>
        </w:rPr>
        <w:t>................................................................3(3-0)</w:t>
      </w:r>
    </w:p>
    <w:p w:rsidR="00A3250A" w:rsidRPr="00816277"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 client variables including developmental needs, diversity and cultural issues will be addressed. Primar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secondar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tertiary prevention in the School setting will be included.</w:t>
      </w:r>
    </w:p>
    <w:p w:rsidR="00A3250A" w:rsidRPr="00816277"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i/>
          <w:iCs/>
          <w:color w:val="000000" w:themeColor="text1"/>
          <w:sz w:val="20"/>
          <w:szCs w:val="20"/>
        </w:rPr>
        <w:t>Pr</w:t>
      </w:r>
      <w:r w:rsidRPr="00816277">
        <w:rPr>
          <w:rFonts w:ascii="Times New Roman" w:hAnsi="Times New Roman"/>
          <w:i/>
          <w:iCs/>
          <w:color w:val="000000" w:themeColor="text1"/>
          <w:spacing w:val="-7"/>
          <w:sz w:val="20"/>
          <w:szCs w:val="20"/>
        </w:rPr>
        <w:t>e</w:t>
      </w:r>
      <w:r w:rsidRPr="00816277">
        <w:rPr>
          <w:rFonts w:ascii="Times New Roman" w:hAnsi="Times New Roman"/>
          <w:i/>
          <w:iCs/>
          <w:color w:val="000000" w:themeColor="text1"/>
          <w:sz w:val="20"/>
          <w:szCs w:val="20"/>
        </w:rPr>
        <w:t>requisite: COUN 5512</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5620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 and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ogram Evaluation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Counselors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816277">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816277"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816277" w:rsidRDefault="00A3250A" w:rsidP="00A3250A">
      <w:pPr>
        <w:pStyle w:val="Heading2"/>
        <w:spacing w:before="0"/>
        <w:ind w:firstLine="360"/>
        <w:rPr>
          <w:rFonts w:ascii="Times New Roman" w:hAnsi="Times New Roman"/>
          <w:color w:val="000000" w:themeColor="text1"/>
          <w:sz w:val="28"/>
          <w:szCs w:val="28"/>
        </w:rPr>
      </w:pPr>
      <w:bookmarkStart w:id="1358" w:name="_Toc294969802"/>
      <w:bookmarkStart w:id="1359" w:name="_Toc298161606"/>
      <w:r w:rsidRPr="00816277">
        <w:rPr>
          <w:rFonts w:ascii="Times New Roman" w:hAnsi="Times New Roman"/>
          <w:bCs w:val="0"/>
          <w:color w:val="000000" w:themeColor="text1"/>
          <w:spacing w:val="-26"/>
          <w:sz w:val="28"/>
          <w:szCs w:val="28"/>
        </w:rPr>
        <w:t>T</w:t>
      </w:r>
      <w:r w:rsidRPr="00816277">
        <w:rPr>
          <w:rFonts w:ascii="Times New Roman" w:hAnsi="Times New Roman"/>
          <w:bCs w:val="0"/>
          <w:color w:val="000000" w:themeColor="text1"/>
          <w:sz w:val="28"/>
          <w:szCs w:val="28"/>
        </w:rPr>
        <w:t>eacher</w:t>
      </w:r>
      <w:r w:rsidRPr="00816277">
        <w:rPr>
          <w:rFonts w:ascii="Times New Roman" w:hAnsi="Times New Roman"/>
          <w:bCs w:val="0"/>
          <w:color w:val="000000" w:themeColor="text1"/>
          <w:spacing w:val="-5"/>
          <w:sz w:val="28"/>
          <w:szCs w:val="28"/>
        </w:rPr>
        <w:t xml:space="preserve"> </w:t>
      </w:r>
      <w:r w:rsidRPr="00816277">
        <w:rPr>
          <w:rFonts w:ascii="Times New Roman" w:hAnsi="Times New Roman"/>
          <w:bCs w:val="0"/>
          <w:color w:val="000000" w:themeColor="text1"/>
          <w:sz w:val="28"/>
          <w:szCs w:val="28"/>
        </w:rPr>
        <w:t>Support Services Endorsement</w:t>
      </w:r>
      <w:bookmarkEnd w:id="1358"/>
      <w:bookmarkEnd w:id="1359"/>
    </w:p>
    <w:p w:rsidR="006A756D" w:rsidRPr="00816277"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certification endorsement program is available to professional teachers who hold LEVEL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5 certification and who are nominated by their school principals.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6 semester hour sequence leads to certification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Services (TSS).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development services.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complete program consists of the following courses:</w:t>
      </w:r>
    </w:p>
    <w:p w:rsidR="00A3250A" w:rsidRPr="00816277"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816277"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 5587 Introduction 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Services</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..................................................3 hrs</w:t>
      </w:r>
    </w:p>
    <w:p w:rsidR="00A3250A" w:rsidRPr="00816277"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 5588 Internship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w:t>
      </w:r>
      <w:r w:rsidRPr="00816277">
        <w:rPr>
          <w:rFonts w:ascii="Times New Roman" w:hAnsi="Times New Roman"/>
          <w:color w:val="000000" w:themeColor="text1"/>
          <w:spacing w:val="9"/>
          <w:sz w:val="20"/>
          <w:szCs w:val="20"/>
        </w:rPr>
        <w:t>s</w:t>
      </w:r>
      <w:r w:rsidRPr="00816277">
        <w:rPr>
          <w:rFonts w:ascii="Times New Roman" w:hAnsi="Times New Roman"/>
          <w:color w:val="000000" w:themeColor="text1"/>
          <w:sz w:val="20"/>
          <w:szCs w:val="20"/>
        </w:rPr>
        <w:t>......................................................3 hrs</w:t>
      </w:r>
    </w:p>
    <w:p w:rsidR="00A3250A" w:rsidRPr="00816277"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816277" w:rsidRDefault="00DD3D7A">
      <w:pPr>
        <w:rPr>
          <w:rFonts w:ascii="Times New Roman" w:hAnsi="Times New Roman"/>
          <w:color w:val="000000" w:themeColor="text1"/>
          <w:sz w:val="26"/>
          <w:szCs w:val="26"/>
        </w:rPr>
      </w:pPr>
      <w:r w:rsidRPr="00816277">
        <w:rPr>
          <w:rFonts w:ascii="Times New Roman" w:hAnsi="Times New Roman"/>
          <w:color w:val="000000" w:themeColor="text1"/>
          <w:sz w:val="26"/>
          <w:szCs w:val="26"/>
        </w:rPr>
        <w:br w:type="page"/>
      </w:r>
    </w:p>
    <w:p w:rsidR="00FB5121" w:rsidRPr="00816277"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816277" w:rsidSect="00C21518">
          <w:headerReference w:type="even" r:id="rId55"/>
          <w:pgSz w:w="12240" w:h="15840" w:code="1"/>
          <w:pgMar w:top="720" w:right="720" w:bottom="288" w:left="1440" w:header="720" w:footer="288" w:gutter="0"/>
          <w:cols w:space="720"/>
          <w:docGrid w:linePitch="360"/>
        </w:sectPr>
      </w:pPr>
    </w:p>
    <w:p w:rsidR="00A3250A" w:rsidRPr="00816277"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816277" w:rsidRDefault="00A3250A" w:rsidP="00A3250A">
      <w:pPr>
        <w:pStyle w:val="Heading2"/>
        <w:spacing w:before="0"/>
        <w:ind w:left="360" w:right="180" w:firstLine="0"/>
        <w:rPr>
          <w:rFonts w:ascii="Impact" w:hAnsi="Impact" w:cs="Impact"/>
          <w:color w:val="000000" w:themeColor="text1"/>
          <w:sz w:val="36"/>
          <w:szCs w:val="36"/>
        </w:rPr>
      </w:pPr>
      <w:bookmarkStart w:id="1360" w:name="_Toc294969803"/>
      <w:bookmarkStart w:id="1361" w:name="_Toc298161607"/>
      <w:r w:rsidRPr="00816277">
        <w:rPr>
          <w:rFonts w:ascii="Impact" w:hAnsi="Impact" w:cs="Impact"/>
          <w:color w:val="000000" w:themeColor="text1"/>
          <w:sz w:val="36"/>
          <w:szCs w:val="36"/>
        </w:rPr>
        <w:t>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TIONA</w:t>
      </w:r>
      <w:r w:rsidRPr="00816277">
        <w:rPr>
          <w:rFonts w:ascii="Impact" w:hAnsi="Impact" w:cs="Impact"/>
          <w:color w:val="000000" w:themeColor="text1"/>
          <w:spacing w:val="10"/>
          <w:sz w:val="36"/>
          <w:szCs w:val="36"/>
        </w:rPr>
        <w:t>L</w:t>
      </w:r>
      <w:r w:rsidRPr="00816277">
        <w:rPr>
          <w:rFonts w:ascii="Impact" w:hAnsi="Impact" w:cs="Impact"/>
          <w:color w:val="000000" w:themeColor="text1"/>
          <w:sz w:val="36"/>
          <w:szCs w:val="36"/>
        </w:rPr>
        <w:t>, PSYCHO</w:t>
      </w:r>
      <w:r w:rsidRPr="00816277">
        <w:rPr>
          <w:rFonts w:ascii="Impact" w:hAnsi="Impact" w:cs="Impact"/>
          <w:color w:val="000000" w:themeColor="text1"/>
          <w:spacing w:val="-6"/>
          <w:sz w:val="36"/>
          <w:szCs w:val="36"/>
        </w:rPr>
        <w:t>L</w:t>
      </w:r>
      <w:r w:rsidRPr="00816277">
        <w:rPr>
          <w:rFonts w:ascii="Impact" w:hAnsi="Impact" w:cs="Impact"/>
          <w:color w:val="000000" w:themeColor="text1"/>
          <w:sz w:val="36"/>
          <w:szCs w:val="36"/>
        </w:rPr>
        <w:t>OGICAL  AND READING FOUND</w:t>
      </w:r>
      <w:r w:rsidRPr="00816277">
        <w:rPr>
          <w:rFonts w:ascii="Impact" w:hAnsi="Impact" w:cs="Impact"/>
          <w:color w:val="000000" w:themeColor="text1"/>
          <w:spacing w:val="-20"/>
          <w:sz w:val="36"/>
          <w:szCs w:val="36"/>
        </w:rPr>
        <w:t>A</w:t>
      </w:r>
      <w:r w:rsidRPr="00816277">
        <w:rPr>
          <w:rFonts w:ascii="Impact" w:hAnsi="Impact" w:cs="Impact"/>
          <w:color w:val="000000" w:themeColor="text1"/>
          <w:sz w:val="36"/>
          <w:szCs w:val="36"/>
        </w:rPr>
        <w:t>TIONS</w:t>
      </w:r>
      <w:bookmarkEnd w:id="1360"/>
      <w:bookmarkEnd w:id="1361"/>
    </w:p>
    <w:p w:rsidR="00A3250A" w:rsidRPr="00816277" w:rsidRDefault="00A3250A" w:rsidP="00A3250A">
      <w:pPr>
        <w:pStyle w:val="Heading2"/>
        <w:spacing w:before="0"/>
        <w:ind w:left="360" w:right="180" w:firstLine="0"/>
        <w:rPr>
          <w:rFonts w:ascii="Impact" w:hAnsi="Impact" w:cs="Impact"/>
          <w:color w:val="000000" w:themeColor="text1"/>
          <w:sz w:val="36"/>
          <w:szCs w:val="36"/>
        </w:rPr>
      </w:pPr>
      <w:bookmarkStart w:id="1362" w:name="_Toc294969804"/>
      <w:bookmarkStart w:id="1363" w:name="_Toc298161608"/>
      <w:r w:rsidRPr="00816277">
        <w:rPr>
          <w:rFonts w:ascii="Impact" w:hAnsi="Impact" w:cs="Impact"/>
          <w:color w:val="000000" w:themeColor="text1"/>
          <w:position w:val="-1"/>
          <w:sz w:val="36"/>
          <w:szCs w:val="36"/>
        </w:rPr>
        <w:t>COURSE DESCRIPTIONS</w:t>
      </w:r>
      <w:bookmarkEnd w:id="1362"/>
      <w:bookmarkEnd w:id="1363"/>
    </w:p>
    <w:p w:rsidR="00145354" w:rsidRPr="00816277"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EDRG 5594 -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Theory &amp; Pedagogy in Reading Educatio</w:t>
      </w:r>
      <w:r w:rsidRPr="00816277">
        <w:rPr>
          <w:rFonts w:ascii="Times New Roman" w:hAnsi="Times New Roman"/>
          <w:b/>
          <w:bCs/>
          <w:color w:val="000000" w:themeColor="text1"/>
          <w:spacing w:val="2"/>
          <w:sz w:val="20"/>
          <w:szCs w:val="20"/>
        </w:rPr>
        <w:t>n</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overview</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foundational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instruc</w:t>
      </w:r>
      <w:r w:rsidRPr="00816277">
        <w:rPr>
          <w:rFonts w:ascii="Times New Roman" w:hAnsi="Times New Roman"/>
          <w:color w:val="000000" w:themeColor="text1"/>
          <w:spacing w:val="2"/>
          <w:sz w:val="20"/>
          <w:szCs w:val="20"/>
        </w:rPr>
        <w:t>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practical</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technologica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theoretica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informatio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abou</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readin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 xml:space="preserve">writing </w:t>
      </w:r>
      <w:r w:rsidRPr="00816277">
        <w:rPr>
          <w:rFonts w:ascii="Times New Roman" w:hAnsi="Times New Roman"/>
          <w:color w:val="000000" w:themeColor="text1"/>
          <w:sz w:val="20"/>
          <w:szCs w:val="20"/>
        </w:rPr>
        <w:t>processes needed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instruct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diverse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populations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are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covered.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Current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research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reading education is included to equip the teacher with a balanced perspective.</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EDRG 5595 - Diagnostic &amp;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escriptive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ocedu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 in Reading Educatio</w:t>
      </w:r>
      <w:r w:rsidRPr="00816277">
        <w:rPr>
          <w:rFonts w:ascii="Times New Roman" w:hAnsi="Times New Roman"/>
          <w:b/>
          <w:bCs/>
          <w:color w:val="000000" w:themeColor="text1"/>
          <w:spacing w:val="7"/>
          <w:sz w:val="20"/>
          <w:szCs w:val="20"/>
        </w:rPr>
        <w:t>n</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varied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assessment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orde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compare</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contras</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analyz</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students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1"/>
          <w:sz w:val="20"/>
          <w:szCs w:val="20"/>
        </w:rPr>
        <w:t>proficiencie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di</w:t>
      </w:r>
      <w:r w:rsidRPr="00816277">
        <w:rPr>
          <w:rFonts w:ascii="Times New Roman" w:hAnsi="Times New Roman"/>
          <w:color w:val="000000" w:themeColor="text1"/>
          <w:spacing w:val="-2"/>
          <w:sz w:val="20"/>
          <w:szCs w:val="20"/>
        </w:rPr>
        <w:t>f</w:t>
      </w:r>
      <w:r w:rsidRPr="00816277">
        <w:rPr>
          <w:rFonts w:ascii="Times New Roman" w:hAnsi="Times New Roman"/>
          <w:color w:val="000000" w:themeColor="text1"/>
          <w:spacing w:val="1"/>
          <w:sz w:val="20"/>
          <w:szCs w:val="20"/>
        </w:rPr>
        <w:t xml:space="preserve">ficulties. </w:t>
      </w:r>
      <w:r w:rsidRPr="00816277">
        <w:rPr>
          <w:rFonts w:ascii="Times New Roman" w:hAnsi="Times New Roman"/>
          <w:color w:val="000000" w:themeColor="text1"/>
          <w:spacing w:val="-1"/>
          <w:sz w:val="20"/>
          <w:szCs w:val="20"/>
        </w:rPr>
        <w:t>Also</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recognizin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variabilit</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readin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level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extendin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assessmen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furthe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determin</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ap</w:t>
      </w:r>
      <w:r w:rsidRPr="00816277">
        <w:rPr>
          <w:rFonts w:ascii="Times New Roman" w:hAnsi="Times New Roman"/>
          <w:color w:val="000000" w:themeColor="text1"/>
          <w:sz w:val="20"/>
          <w:szCs w:val="20"/>
        </w:rPr>
        <w:t>propriate services are emphasized.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EDRG 5596 - Content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ea Literacy ....................................................................................3(3-0)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course is designed to provide teachers with knowledge and skills of varied instructional </w:t>
      </w:r>
      <w:r w:rsidRPr="00816277">
        <w:rPr>
          <w:rFonts w:ascii="Times New Roman" w:hAnsi="Times New Roman"/>
          <w:color w:val="000000" w:themeColor="text1"/>
          <w:spacing w:val="1"/>
          <w:sz w:val="20"/>
          <w:szCs w:val="20"/>
        </w:rPr>
        <w:t>strategie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informatio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orde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assis</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students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pacing w:val="1"/>
          <w:sz w:val="20"/>
          <w:szCs w:val="20"/>
        </w:rPr>
        <w:t>proficiencie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transmi</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thes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strategie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 xml:space="preserve">to </w:t>
      </w:r>
      <w:r w:rsidRPr="00816277">
        <w:rPr>
          <w:rFonts w:ascii="Times New Roman" w:hAnsi="Times New Roman"/>
          <w:color w:val="000000" w:themeColor="text1"/>
          <w:sz w:val="20"/>
          <w:szCs w:val="20"/>
        </w:rPr>
        <w:t>support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writing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Also,</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identifying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styles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helping learners connect their learning styles with methods of literacy skills in content areas are emphasized.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5500 - Educational Statistics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basi</w:t>
      </w:r>
      <w:r w:rsidRPr="00816277">
        <w:rPr>
          <w:rFonts w:ascii="Times New Roman" w:hAnsi="Times New Roman"/>
          <w:color w:val="000000" w:themeColor="text1"/>
          <w:sz w:val="20"/>
          <w:szCs w:val="20"/>
        </w:rPr>
        <w:t>c</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descriptiv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statistic</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education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Dat</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graph</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tables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probabilit</w:t>
      </w:r>
      <w:r w:rsidRPr="00816277">
        <w:rPr>
          <w:rFonts w:ascii="Times New Roman" w:hAnsi="Times New Roman"/>
          <w:color w:val="000000" w:themeColor="text1"/>
          <w:spacing w:val="-14"/>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sam</w:t>
      </w:r>
      <w:r w:rsidRPr="00816277">
        <w:rPr>
          <w:rFonts w:ascii="Times New Roman" w:hAnsi="Times New Roman"/>
          <w:color w:val="000000" w:themeColor="text1"/>
          <w:sz w:val="20"/>
          <w:szCs w:val="20"/>
        </w:rPr>
        <w:t>pling statistics, correlation and hypothesis testing are studied.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5501 - Educational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w:t>
      </w:r>
      <w:r w:rsidRPr="00816277">
        <w:rPr>
          <w:rFonts w:ascii="Times New Roman" w:hAnsi="Times New Roman"/>
          <w:b/>
          <w:bCs/>
          <w:color w:val="000000" w:themeColor="text1"/>
          <w:spacing w:val="10"/>
          <w:sz w:val="20"/>
          <w:szCs w:val="20"/>
        </w:rPr>
        <w:t>h</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preparatio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abstracts. </w:t>
      </w:r>
      <w:r w:rsidRPr="00816277">
        <w:rPr>
          <w:rFonts w:ascii="Times New Roman" w:hAnsi="Times New Roman"/>
          <w:color w:val="000000" w:themeColor="text1"/>
          <w:spacing w:val="-8"/>
          <w:sz w:val="20"/>
          <w:szCs w:val="20"/>
        </w:rPr>
        <w:t>W</w:t>
      </w:r>
      <w:r w:rsidRPr="00816277">
        <w:rPr>
          <w:rFonts w:ascii="Times New Roman" w:hAnsi="Times New Roman"/>
          <w:color w:val="000000" w:themeColor="text1"/>
          <w:sz w:val="20"/>
          <w:szCs w:val="20"/>
        </w:rPr>
        <w:t>riting reports in the field of education and related areas are presented.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5502 -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Action/Class</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oom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25"/>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Advanced research, including action research, as it applies to the classroom.</w:t>
      </w:r>
    </w:p>
    <w:p w:rsidR="00145354" w:rsidRPr="00816277"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5504 - History of Education</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major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developments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rise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lastRenderedPageBreak/>
        <w:t>school</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U.S.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from</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colonial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period to the present.</w:t>
      </w:r>
    </w:p>
    <w:p w:rsidR="00145354" w:rsidRPr="00816277"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5509 - Philosophy of Education</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the basic tenets of education focusing on current issues and their basic assumptions in schools.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derivations of issues and practices are analyzed.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5512 - Sociology of the Inne</w:t>
      </w:r>
      <w:r w:rsidRPr="00816277">
        <w:rPr>
          <w:rFonts w:ascii="Times New Roman" w:hAnsi="Times New Roman"/>
          <w:b/>
          <w:bCs/>
          <w:color w:val="000000" w:themeColor="text1"/>
          <w:spacing w:val="-7"/>
          <w:sz w:val="20"/>
          <w:szCs w:val="20"/>
        </w:rPr>
        <w:t>r</w:t>
      </w:r>
      <w:r w:rsidRPr="00816277">
        <w:rPr>
          <w:rFonts w:ascii="Times New Roman" w:hAnsi="Times New Roman"/>
          <w:b/>
          <w:bCs/>
          <w:color w:val="000000" w:themeColor="text1"/>
          <w:sz w:val="20"/>
          <w:szCs w:val="20"/>
        </w:rPr>
        <w:t>-City Chil</w:t>
      </w:r>
      <w:r w:rsidRPr="00816277">
        <w:rPr>
          <w:rFonts w:ascii="Times New Roman" w:hAnsi="Times New Roman"/>
          <w:b/>
          <w:bCs/>
          <w:color w:val="000000" w:themeColor="text1"/>
          <w:spacing w:val="3"/>
          <w:sz w:val="20"/>
          <w:szCs w:val="20"/>
        </w:rPr>
        <w:t>d</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implementation of strategies to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fectively assist with understanding 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 children.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5513 - Language Study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Middle Childhood</w:t>
      </w:r>
      <w:r w:rsidRPr="00816277">
        <w:rPr>
          <w:rFonts w:ascii="Times New Roman" w:hAnsi="Times New Roman"/>
          <w:b/>
          <w:bCs/>
          <w:color w:val="000000" w:themeColor="text1"/>
          <w:spacing w:val="-30"/>
          <w:sz w:val="20"/>
          <w:szCs w:val="20"/>
        </w:rPr>
        <w:t xml:space="preserve"> </w:t>
      </w:r>
      <w:r w:rsidRPr="00816277">
        <w:rPr>
          <w:rFonts w:ascii="Times New Roman" w:hAnsi="Times New Roman"/>
          <w:b/>
          <w:bCs/>
          <w:color w:val="000000" w:themeColor="text1"/>
          <w:sz w:val="20"/>
          <w:szCs w:val="20"/>
        </w:rPr>
        <w:t>.........................................................3(3-0)</w:t>
      </w:r>
    </w:p>
    <w:p w:rsidR="00B33835"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 on elements of language study appropriate to middle childhood including the history 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nature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language,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grammar</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English,</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dialects,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usage,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spelling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hand- writing.</w:t>
      </w:r>
    </w:p>
    <w:p w:rsidR="00145354" w:rsidRPr="00816277"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5514 - Literatu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Middle Childhood</w:t>
      </w:r>
      <w:r w:rsidRPr="00816277">
        <w:rPr>
          <w:rFonts w:ascii="Times New Roman" w:hAnsi="Times New Roman"/>
          <w:b/>
          <w:bCs/>
          <w:color w:val="000000" w:themeColor="text1"/>
          <w:spacing w:val="-20"/>
          <w:sz w:val="20"/>
          <w:szCs w:val="20"/>
        </w:rPr>
        <w:t xml:space="preserve"> </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9"/>
          <w:sz w:val="20"/>
          <w:szCs w:val="20"/>
        </w:rPr>
        <w:t>W</w:t>
      </w:r>
      <w:r w:rsidRPr="00816277">
        <w:rPr>
          <w:rFonts w:ascii="Times New Roman" w:hAnsi="Times New Roman"/>
          <w:color w:val="000000" w:themeColor="text1"/>
          <w:spacing w:val="-1"/>
          <w:sz w:val="20"/>
          <w:szCs w:val="20"/>
        </w:rPr>
        <w:t>id</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readin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critiqu</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literatur</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grade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youth</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grade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literatur</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cu</w:t>
      </w:r>
      <w:r w:rsidRPr="00816277">
        <w:rPr>
          <w:rFonts w:ascii="Times New Roman" w:hAnsi="Times New Roman"/>
          <w:color w:val="000000" w:themeColor="text1"/>
          <w:spacing w:val="-5"/>
          <w:sz w:val="20"/>
          <w:szCs w:val="20"/>
        </w:rPr>
        <w:t>r</w:t>
      </w:r>
      <w:r w:rsidRPr="00816277">
        <w:rPr>
          <w:rFonts w:ascii="Times New Roman" w:hAnsi="Times New Roman"/>
          <w:color w:val="000000" w:themeColor="text1"/>
          <w:sz w:val="20"/>
          <w:szCs w:val="20"/>
        </w:rPr>
        <w:t>riculum will be covered in this course.</w:t>
      </w:r>
    </w:p>
    <w:p w:rsidR="00145354" w:rsidRPr="00816277"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5515 -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Adolescent Literatu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w:t>
      </w:r>
      <w:r w:rsidRPr="00816277">
        <w:rPr>
          <w:rFonts w:ascii="Times New Roman" w:hAnsi="Times New Roman"/>
          <w:b/>
          <w:bCs/>
          <w:color w:val="000000" w:themeColor="text1"/>
          <w:spacing w:val="-28"/>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works,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including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drama,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short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poetr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essa</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1"/>
          <w:sz w:val="20"/>
          <w:szCs w:val="20"/>
        </w:rPr>
        <w:t>novel</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relevan</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1"/>
          <w:sz w:val="20"/>
          <w:szCs w:val="20"/>
        </w:rPr>
        <w:t>needs</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value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1"/>
          <w:sz w:val="20"/>
          <w:szCs w:val="20"/>
        </w:rPr>
        <w:t>interest</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 xml:space="preserve">f </w:t>
      </w:r>
      <w:r w:rsidRPr="00816277">
        <w:rPr>
          <w:rFonts w:ascii="Times New Roman" w:hAnsi="Times New Roman"/>
          <w:color w:val="000000" w:themeColor="text1"/>
          <w:spacing w:val="1"/>
          <w:sz w:val="20"/>
          <w:szCs w:val="20"/>
        </w:rPr>
        <w:t>adolescents</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Consideratio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1"/>
          <w:sz w:val="20"/>
          <w:szCs w:val="20"/>
        </w:rPr>
        <w:t xml:space="preserve">is </w:t>
      </w:r>
      <w:r w:rsidRPr="00816277">
        <w:rPr>
          <w:rFonts w:ascii="Times New Roman" w:hAnsi="Times New Roman"/>
          <w:color w:val="000000" w:themeColor="text1"/>
          <w:sz w:val="20"/>
          <w:szCs w:val="20"/>
        </w:rPr>
        <w:t>given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materials,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motivation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appreciation.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5518 - Methods and Materials of Language</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Arts in the Elementary Schoo</w:t>
      </w:r>
      <w:r w:rsidRPr="00816277">
        <w:rPr>
          <w:rFonts w:ascii="Times New Roman" w:hAnsi="Times New Roman"/>
          <w:b/>
          <w:bCs/>
          <w:color w:val="000000" w:themeColor="text1"/>
          <w:spacing w:val="12"/>
          <w:sz w:val="20"/>
          <w:szCs w:val="20"/>
        </w:rPr>
        <w:t>l</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cove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institutiona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instructiona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evaluatio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w:t>
      </w:r>
      <w:r w:rsidRPr="00816277">
        <w:rPr>
          <w:rFonts w:ascii="Times New Roman" w:hAnsi="Times New Roman"/>
          <w:color w:val="000000" w:themeColor="text1"/>
          <w:sz w:val="20"/>
          <w:szCs w:val="20"/>
        </w:rPr>
        <w:t>cedures in teaching language arts in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5524 - Methods and Materials 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Englis</w:t>
      </w:r>
      <w:r w:rsidRPr="00816277">
        <w:rPr>
          <w:rFonts w:ascii="Times New Roman" w:hAnsi="Times New Roman"/>
          <w:b/>
          <w:bCs/>
          <w:color w:val="000000" w:themeColor="text1"/>
          <w:spacing w:val="11"/>
          <w:sz w:val="20"/>
          <w:szCs w:val="20"/>
        </w:rPr>
        <w:t>h</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Instructiona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procedures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studen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activities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evaluatio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Englis</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and </w:t>
      </w:r>
      <w:r w:rsidRPr="00816277">
        <w:rPr>
          <w:rFonts w:ascii="Times New Roman" w:hAnsi="Times New Roman"/>
          <w:color w:val="000000" w:themeColor="text1"/>
          <w:sz w:val="20"/>
          <w:szCs w:val="20"/>
        </w:rPr>
        <w:t>secondary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5528 -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Composition in Secondary School</w:t>
      </w:r>
      <w:r w:rsidRPr="00816277">
        <w:rPr>
          <w:rFonts w:ascii="Times New Roman" w:hAnsi="Times New Roman"/>
          <w:b/>
          <w:bCs/>
          <w:color w:val="000000" w:themeColor="text1"/>
          <w:spacing w:val="11"/>
          <w:sz w:val="20"/>
          <w:szCs w:val="20"/>
        </w:rPr>
        <w:t>s</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Curriculum</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compositio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secondar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schools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the </w:t>
      </w:r>
      <w:r w:rsidRPr="00816277">
        <w:rPr>
          <w:rFonts w:ascii="Times New Roman" w:hAnsi="Times New Roman"/>
          <w:color w:val="000000" w:themeColor="text1"/>
          <w:sz w:val="20"/>
          <w:szCs w:val="20"/>
        </w:rPr>
        <w:t>theories, approaches, techniques and procedures from prewriting through evaluation.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5531 - Mathematics Concepts in Secondary Schools</w:t>
      </w:r>
      <w:r w:rsidRPr="00816277">
        <w:rPr>
          <w:rFonts w:ascii="Times New Roman" w:hAnsi="Times New Roman"/>
          <w:b/>
          <w:bCs/>
          <w:color w:val="000000" w:themeColor="text1"/>
          <w:spacing w:val="-32"/>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5533 - Methods and Materials 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Secondary School Mathematics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methods,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materials 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strategies 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teaching mathematics; evaluative processes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current problems in mathematics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5538 - Curriculum Planning</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Principles of curriculum planning and development are applied to the specific subtitle area.</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816277">
        <w:rPr>
          <w:rFonts w:ascii="Times New Roman" w:hAnsi="Times New Roman"/>
          <w:b/>
          <w:bCs/>
          <w:color w:val="000000" w:themeColor="text1"/>
          <w:sz w:val="20"/>
          <w:szCs w:val="20"/>
        </w:rPr>
        <w:t>EDUC 5540 - Curriculum Principle</w:t>
      </w:r>
      <w:r w:rsidRPr="00816277">
        <w:rPr>
          <w:rFonts w:ascii="Times New Roman" w:hAnsi="Times New Roman"/>
          <w:b/>
          <w:bCs/>
          <w:color w:val="000000" w:themeColor="text1"/>
          <w:spacing w:val="1"/>
          <w:sz w:val="20"/>
          <w:szCs w:val="20"/>
        </w:rPr>
        <w:t>s</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7"/>
          <w:sz w:val="20"/>
          <w:szCs w:val="20"/>
        </w:rPr>
        <w:t xml:space="preserve">3(3-0) </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Models for curriculum development and the forces that bear on curriculum decision-making will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studied. This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basic</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curriculum</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graduate students, including those from diverse backgrounds with a variety of career goals.</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5542 - Curriculum Needs 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5"/>
          <w:sz w:val="20"/>
          <w:szCs w:val="20"/>
        </w:rPr>
        <w:t>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ends</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Thorough analysis of the nature and curriculum needs and trends of middle grade students, including program rationale,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goals, principles,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patterns and instructional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altern</w:t>
      </w:r>
      <w:r w:rsidRPr="00816277">
        <w:rPr>
          <w:rFonts w:ascii="Times New Roman" w:hAnsi="Times New Roman"/>
          <w:color w:val="000000" w:themeColor="text1"/>
          <w:spacing w:val="-4"/>
          <w:sz w:val="20"/>
          <w:szCs w:val="20"/>
        </w:rPr>
        <w:t>a</w:t>
      </w:r>
      <w:r w:rsidRPr="00816277">
        <w:rPr>
          <w:rFonts w:ascii="Times New Roman" w:hAnsi="Times New Roman"/>
          <w:color w:val="000000" w:themeColor="text1"/>
          <w:sz w:val="20"/>
          <w:szCs w:val="20"/>
        </w:rPr>
        <w:t>tives.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5550 - Educational Measu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w:t>
      </w:r>
      <w:r w:rsidRPr="00816277">
        <w:rPr>
          <w:rFonts w:ascii="Times New Roman" w:hAnsi="Times New Roman"/>
          <w:b/>
          <w:bCs/>
          <w:color w:val="000000" w:themeColor="text1"/>
          <w:spacing w:val="-29"/>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Theory and use of standardized measurement instruments in educational settings.</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5553 - Psychology of the Inne</w:t>
      </w:r>
      <w:r w:rsidRPr="00816277">
        <w:rPr>
          <w:rFonts w:ascii="Times New Roman" w:hAnsi="Times New Roman"/>
          <w:b/>
          <w:bCs/>
          <w:color w:val="000000" w:themeColor="text1"/>
          <w:spacing w:val="-7"/>
          <w:sz w:val="20"/>
          <w:szCs w:val="20"/>
        </w:rPr>
        <w:t>r</w:t>
      </w:r>
      <w:r w:rsidRPr="00816277">
        <w:rPr>
          <w:rFonts w:ascii="Times New Roman" w:hAnsi="Times New Roman"/>
          <w:b/>
          <w:bCs/>
          <w:color w:val="000000" w:themeColor="text1"/>
          <w:sz w:val="20"/>
          <w:szCs w:val="20"/>
        </w:rPr>
        <w:t>-City Chil</w:t>
      </w:r>
      <w:r w:rsidRPr="00816277">
        <w:rPr>
          <w:rFonts w:ascii="Times New Roman" w:hAnsi="Times New Roman"/>
          <w:b/>
          <w:bCs/>
          <w:color w:val="000000" w:themeColor="text1"/>
          <w:spacing w:val="8"/>
          <w:sz w:val="20"/>
          <w:szCs w:val="20"/>
        </w:rPr>
        <w:t>d</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that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arise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relationship</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between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 the 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 community; review of innovative programs with field observations and investigations of psychological,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cultural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ecological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factors which most strongly influence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education in this setting.</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5555 - Clinical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App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oach to Class</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oom</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Analysis</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Intensive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various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components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teaching-learning process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classroom</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using the latest instructional technolog</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5563 - Science in the School Curriculum</w:t>
      </w:r>
      <w:r w:rsidRPr="00816277">
        <w:rPr>
          <w:rFonts w:ascii="Times New Roman" w:hAnsi="Times New Roman"/>
          <w:b/>
          <w:bCs/>
          <w:color w:val="000000" w:themeColor="text1"/>
          <w:spacing w:val="-27"/>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5570 - Strategies of Instruction in Science</w:t>
      </w:r>
      <w:r w:rsidRPr="00816277">
        <w:rPr>
          <w:rFonts w:ascii="Times New Roman" w:hAnsi="Times New Roman"/>
          <w:b/>
          <w:bCs/>
          <w:color w:val="000000" w:themeColor="text1"/>
          <w:spacing w:val="-37"/>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 teachers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high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Provides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EDUC 5587 -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Support Service</w:t>
      </w:r>
      <w:r w:rsidRPr="00816277">
        <w:rPr>
          <w:rFonts w:ascii="Times New Roman" w:hAnsi="Times New Roman"/>
          <w:b/>
          <w:bCs/>
          <w:color w:val="000000" w:themeColor="text1"/>
          <w:spacing w:val="3"/>
          <w:sz w:val="20"/>
          <w:szCs w:val="20"/>
        </w:rPr>
        <w:t>s</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 to introduce the professional teacher to the theories and practices of supervising stu</w:t>
      </w:r>
      <w:r w:rsidRPr="00816277">
        <w:rPr>
          <w:rFonts w:ascii="Times New Roman" w:hAnsi="Times New Roman"/>
          <w:color w:val="000000" w:themeColor="text1"/>
          <w:spacing w:val="-1"/>
          <w:sz w:val="20"/>
          <w:szCs w:val="20"/>
        </w:rPr>
        <w:t>den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teaching</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internships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mentorin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beginnin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teacher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othe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suppor</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service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for </w:t>
      </w:r>
      <w:r w:rsidRPr="00816277">
        <w:rPr>
          <w:rFonts w:ascii="Times New Roman" w:hAnsi="Times New Roman"/>
          <w:color w:val="000000" w:themeColor="text1"/>
          <w:sz w:val="20"/>
          <w:szCs w:val="20"/>
        </w:rPr>
        <w:t>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development of professional personnel. Prerequisite: Consent of instructor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5588 - Internship in Supervision of Student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............................................3(1-9)</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theories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practices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introduced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in EDUC 5587.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w:t>
      </w:r>
      <w:r w:rsidRPr="00816277">
        <w:rPr>
          <w:rFonts w:ascii="Times New Roman" w:hAnsi="Times New Roman"/>
          <w:i/>
          <w:iCs/>
          <w:color w:val="000000" w:themeColor="text1"/>
          <w:spacing w:val="1"/>
          <w:sz w:val="20"/>
          <w:szCs w:val="20"/>
        </w:rPr>
        <w:t xml:space="preserve"> </w:t>
      </w:r>
      <w:r w:rsidRPr="00816277">
        <w:rPr>
          <w:rFonts w:ascii="Times New Roman" w:hAnsi="Times New Roman"/>
          <w:i/>
          <w:iCs/>
          <w:color w:val="000000" w:themeColor="text1"/>
          <w:sz w:val="20"/>
          <w:szCs w:val="20"/>
        </w:rPr>
        <w:t>Must be as- signed to supervise a student teache</w:t>
      </w:r>
      <w:r w:rsidRPr="00816277">
        <w:rPr>
          <w:rFonts w:ascii="Times New Roman" w:hAnsi="Times New Roman"/>
          <w:i/>
          <w:iCs/>
          <w:color w:val="000000" w:themeColor="text1"/>
          <w:spacing w:val="-22"/>
          <w:sz w:val="20"/>
          <w:szCs w:val="20"/>
        </w:rPr>
        <w:t>r</w:t>
      </w:r>
      <w:r w:rsidRPr="00816277">
        <w:rPr>
          <w:rFonts w:ascii="Times New Roman" w:hAnsi="Times New Roman"/>
          <w:i/>
          <w:iCs/>
          <w:color w:val="000000" w:themeColor="text1"/>
          <w:sz w:val="20"/>
          <w:szCs w:val="20"/>
        </w:rPr>
        <w:t>, intern or beginning teacher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5590 - Practicum I: Internship in Early Childhood Education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eschool)</w:t>
      </w:r>
      <w:r w:rsidRPr="00816277">
        <w:rPr>
          <w:rFonts w:ascii="Times New Roman" w:hAnsi="Times New Roman"/>
          <w:b/>
          <w:bCs/>
          <w:color w:val="000000" w:themeColor="text1"/>
          <w:spacing w:val="-18"/>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children in the area preschool of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5591- Practicum II: Internship in Early Childhood Education (primary</w:t>
      </w:r>
      <w:r w:rsidRPr="00816277">
        <w:rPr>
          <w:rFonts w:ascii="Times New Roman" w:hAnsi="Times New Roman"/>
          <w:b/>
          <w:bCs/>
          <w:color w:val="000000" w:themeColor="text1"/>
          <w:spacing w:val="12"/>
          <w:sz w:val="20"/>
          <w:szCs w:val="20"/>
        </w:rPr>
        <w:t>)</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children in the area preschool of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5593-4-5 - Internship in the Secondary School</w:t>
      </w:r>
      <w:r w:rsidRPr="00816277">
        <w:rPr>
          <w:rFonts w:ascii="Times New Roman" w:hAnsi="Times New Roman"/>
          <w:b/>
          <w:bCs/>
          <w:color w:val="000000" w:themeColor="text1"/>
          <w:spacing w:val="-5"/>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gain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potential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gained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through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courses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taken.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Consent of instructor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6600 -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Advanced Educational Psychology</w:t>
      </w:r>
      <w:r w:rsidRPr="00816277">
        <w:rPr>
          <w:rFonts w:ascii="Times New Roman" w:hAnsi="Times New Roman"/>
          <w:b/>
          <w:bCs/>
          <w:color w:val="000000" w:themeColor="text1"/>
          <w:spacing w:val="-5"/>
          <w:sz w:val="20"/>
          <w:szCs w:val="20"/>
        </w:rPr>
        <w:t xml:space="preserve"> </w:t>
      </w:r>
      <w:r w:rsidRPr="00816277">
        <w:rPr>
          <w:rFonts w:ascii="Times New Roman" w:hAnsi="Times New Roman"/>
          <w:b/>
          <w:bCs/>
          <w:color w:val="000000" w:themeColor="text1"/>
          <w:sz w:val="20"/>
          <w:szCs w:val="20"/>
        </w:rPr>
        <w:t>................................................................3(3-0)</w:t>
      </w:r>
    </w:p>
    <w:p w:rsidR="00145354" w:rsidRPr="00816277" w:rsidRDefault="008A1BB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theories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elementary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secondary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attention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model.</w:t>
      </w:r>
      <w:r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Basic</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overview</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memory</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and</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behavior</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is</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presented.</w:t>
      </w:r>
      <w:r w:rsidR="00145354" w:rsidRPr="00816277">
        <w:rPr>
          <w:rFonts w:ascii="Times New Roman" w:hAnsi="Times New Roman"/>
          <w:color w:val="000000" w:themeColor="text1"/>
          <w:spacing w:val="-6"/>
          <w:sz w:val="20"/>
          <w:szCs w:val="20"/>
        </w:rPr>
        <w:t xml:space="preserve"> </w:t>
      </w:r>
      <w:r w:rsidR="00145354" w:rsidRPr="00816277">
        <w:rPr>
          <w:rFonts w:ascii="Times New Roman" w:hAnsi="Times New Roman"/>
          <w:color w:val="000000" w:themeColor="text1"/>
          <w:sz w:val="20"/>
          <w:szCs w:val="20"/>
        </w:rPr>
        <w:t>The</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thrust of the course is to improve learning in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6700 - Foundations in Education.</w:t>
      </w:r>
      <w:r w:rsidRPr="00816277">
        <w:rPr>
          <w:rFonts w:ascii="Times New Roman" w:hAnsi="Times New Roman"/>
          <w:b/>
          <w:bCs/>
          <w:color w:val="000000" w:themeColor="text1"/>
          <w:spacing w:val="-3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9"/>
          <w:sz w:val="20"/>
          <w:szCs w:val="20"/>
        </w:rPr>
        <w:t xml:space="preserve"> </w:t>
      </w:r>
      <w:r w:rsidRPr="00816277">
        <w:rPr>
          <w:rFonts w:ascii="Times New Roman" w:hAnsi="Times New Roman"/>
          <w:color w:val="000000" w:themeColor="text1"/>
          <w:sz w:val="20"/>
          <w:szCs w:val="20"/>
        </w:rPr>
        <w:t>general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design,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governance,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finance,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philosoph</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curriculum, leadership, classroom control, management and psychology of learning.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7101 -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Advanced Educational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3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preparatio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abstracts. </w:t>
      </w:r>
      <w:r w:rsidRPr="00816277">
        <w:rPr>
          <w:rFonts w:ascii="Times New Roman" w:hAnsi="Times New Roman"/>
          <w:color w:val="000000" w:themeColor="text1"/>
          <w:spacing w:val="-10"/>
          <w:sz w:val="20"/>
          <w:szCs w:val="20"/>
        </w:rPr>
        <w:t>W</w:t>
      </w:r>
      <w:r w:rsidRPr="00816277">
        <w:rPr>
          <w:rFonts w:ascii="Times New Roman" w:hAnsi="Times New Roman"/>
          <w:color w:val="000000" w:themeColor="text1"/>
          <w:spacing w:val="-2"/>
          <w:sz w:val="20"/>
          <w:szCs w:val="20"/>
        </w:rPr>
        <w:t>ritin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report</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fiel</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educatio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relate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area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presented</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2"/>
          <w:sz w:val="20"/>
          <w:szCs w:val="20"/>
        </w:rPr>
        <w:t>Actio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focused </w:t>
      </w:r>
      <w:r w:rsidRPr="00816277">
        <w:rPr>
          <w:rFonts w:ascii="Times New Roman" w:hAnsi="Times New Roman"/>
          <w:color w:val="000000" w:themeColor="text1"/>
          <w:sz w:val="20"/>
          <w:szCs w:val="20"/>
        </w:rPr>
        <w:t>on current problems in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5500 -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the Selection of Print and Non-Print Materials</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process.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student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develop</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many</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types of materials and will evaluate selection services.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MEED 5510 -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of Educational Media</w:t>
      </w:r>
      <w:r w:rsidRPr="00816277">
        <w:rPr>
          <w:rFonts w:ascii="Times New Roman" w:hAnsi="Times New Roman"/>
          <w:b/>
          <w:bCs/>
          <w:color w:val="000000" w:themeColor="text1"/>
          <w:spacing w:val="-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 and production of instructional materials. Design and application are related to current theories of communication.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5530 - Selection and Utilization of Educational Medi</w:t>
      </w:r>
      <w:r w:rsidRPr="00816277">
        <w:rPr>
          <w:rFonts w:ascii="Times New Roman" w:hAnsi="Times New Roman"/>
          <w:b/>
          <w:bCs/>
          <w:color w:val="000000" w:themeColor="text1"/>
          <w:spacing w:val="12"/>
          <w:sz w:val="20"/>
          <w:szCs w:val="20"/>
        </w:rPr>
        <w:t>a</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mee</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need</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experience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educator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improv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competencie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neede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 xml:space="preserve">select, </w:t>
      </w:r>
      <w:r w:rsidRPr="00816277">
        <w:rPr>
          <w:rFonts w:ascii="Times New Roman" w:hAnsi="Times New Roman"/>
          <w:color w:val="000000" w:themeColor="text1"/>
          <w:sz w:val="20"/>
          <w:szCs w:val="20"/>
        </w:rPr>
        <w:t>utilize, evaluate and modify the wide range of educational media.</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5509 -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Behavior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Modification</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 to the principles underlying behavior modification and behavior analysis as they apply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various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settings.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Applied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projects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required.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placed on empirical findings.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5515 - Educational Psychology</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to the 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psychological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theory of educational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 including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the methods of learning and instruction. </w:t>
      </w:r>
      <w:r w:rsidR="008A1BB2" w:rsidRPr="00816277">
        <w:rPr>
          <w:rFonts w:ascii="Times New Roman" w:hAnsi="Times New Roman"/>
          <w:color w:val="000000" w:themeColor="text1"/>
          <w:sz w:val="20"/>
          <w:szCs w:val="20"/>
        </w:rPr>
        <w:t>(This course is a prerequisite for advanced courses in related areas.)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5520 - Developmental Psycholog</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Examination of dynamics of psychological development throughout the human life cycle with emphasis on the period from infancy through adolescence.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22"/>
          <w:sz w:val="20"/>
          <w:szCs w:val="20"/>
        </w:rPr>
        <w:t>V</w:t>
      </w:r>
      <w:r w:rsidRPr="00816277">
        <w:rPr>
          <w:rFonts w:ascii="Times New Roman" w:hAnsi="Times New Roman"/>
          <w:color w:val="000000" w:themeColor="text1"/>
          <w:sz w:val="20"/>
          <w:szCs w:val="20"/>
        </w:rPr>
        <w:t xml:space="preserve">arious theoretical perspectives, as </w:t>
      </w:r>
      <w:r w:rsidR="008A1BB2" w:rsidRPr="00816277">
        <w:rPr>
          <w:rFonts w:ascii="Times New Roman" w:hAnsi="Times New Roman"/>
          <w:color w:val="000000" w:themeColor="text1"/>
          <w:sz w:val="20"/>
          <w:szCs w:val="20"/>
        </w:rPr>
        <w:t>well</w:t>
      </w:r>
      <w:r w:rsidRPr="00816277">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5530 -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Adolescent Psychology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 of theory and research on behavior and development of adolescents and youth with emphasis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implications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data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socialization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over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transitional</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period from childhood in contemporary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societ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5550 -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Theories of Learning</w:t>
      </w:r>
      <w:r w:rsidRPr="00816277">
        <w:rPr>
          <w:rFonts w:ascii="Times New Roman" w:hAnsi="Times New Roman"/>
          <w:b/>
          <w:bCs/>
          <w:color w:val="000000" w:themeColor="text1"/>
          <w:spacing w:val="-2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various theories of learning using tapes, film, lectures and class discussion.</w:t>
      </w:r>
    </w:p>
    <w:p w:rsidR="00145354" w:rsidRPr="00816277"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5555 - Conditions of Learning</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CC03BE"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CC03BE">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r w:rsidR="00145354" w:rsidRPr="00816277">
        <w:rPr>
          <w:rFonts w:ascii="Times New Roman" w:hAnsi="Times New Roman"/>
          <w:color w:val="000000" w:themeColor="text1"/>
          <w:sz w:val="20"/>
          <w:szCs w:val="20"/>
        </w:rPr>
        <w:t>A</w:t>
      </w:r>
      <w:r w:rsidR="00145354" w:rsidRPr="00816277">
        <w:rPr>
          <w:rFonts w:ascii="Times New Roman" w:hAnsi="Times New Roman"/>
          <w:color w:val="000000" w:themeColor="text1"/>
          <w:spacing w:val="-9"/>
          <w:sz w:val="20"/>
          <w:szCs w:val="20"/>
        </w:rPr>
        <w:t xml:space="preserve"> </w:t>
      </w:r>
      <w:r w:rsidR="00145354" w:rsidRPr="00816277">
        <w:rPr>
          <w:rFonts w:ascii="Times New Roman" w:hAnsi="Times New Roman"/>
          <w:color w:val="000000" w:themeColor="text1"/>
          <w:sz w:val="20"/>
          <w:szCs w:val="20"/>
        </w:rPr>
        <w:t>study</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the</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fundamental</w:t>
      </w:r>
      <w:r w:rsidR="00145354" w:rsidRPr="00816277">
        <w:rPr>
          <w:rFonts w:ascii="Times New Roman" w:hAnsi="Times New Roman"/>
          <w:color w:val="000000" w:themeColor="text1"/>
          <w:spacing w:val="3"/>
          <w:sz w:val="20"/>
          <w:szCs w:val="20"/>
        </w:rPr>
        <w:t xml:space="preserve"> </w:t>
      </w:r>
      <w:r w:rsidR="00145354" w:rsidRPr="00816277">
        <w:rPr>
          <w:rFonts w:ascii="Times New Roman" w:hAnsi="Times New Roman"/>
          <w:color w:val="000000" w:themeColor="text1"/>
          <w:sz w:val="20"/>
          <w:szCs w:val="20"/>
        </w:rPr>
        <w:t>principles</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human</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learning.</w:t>
      </w:r>
      <w:r w:rsidR="00145354" w:rsidRPr="00816277">
        <w:rPr>
          <w:rFonts w:ascii="Times New Roman" w:hAnsi="Times New Roman"/>
          <w:color w:val="000000" w:themeColor="text1"/>
          <w:spacing w:val="-1"/>
          <w:sz w:val="20"/>
          <w:szCs w:val="20"/>
        </w:rPr>
        <w:t xml:space="preserve"> </w:t>
      </w:r>
      <w:r w:rsidR="008A1BB2" w:rsidRPr="00816277">
        <w:rPr>
          <w:rFonts w:ascii="Times New Roman" w:hAnsi="Times New Roman"/>
          <w:color w:val="000000" w:themeColor="text1"/>
          <w:sz w:val="20"/>
          <w:szCs w:val="20"/>
        </w:rPr>
        <w:t>The</w:t>
      </w:r>
      <w:r w:rsidR="008A1BB2" w:rsidRPr="00816277">
        <w:rPr>
          <w:rFonts w:ascii="Times New Roman" w:hAnsi="Times New Roman"/>
          <w:color w:val="000000" w:themeColor="text1"/>
          <w:spacing w:val="2"/>
          <w:sz w:val="20"/>
          <w:szCs w:val="20"/>
        </w:rPr>
        <w:t xml:space="preserve"> </w:t>
      </w:r>
      <w:r w:rsidR="008A1BB2" w:rsidRPr="00816277">
        <w:rPr>
          <w:rFonts w:ascii="Times New Roman" w:hAnsi="Times New Roman"/>
          <w:color w:val="000000" w:themeColor="text1"/>
          <w:sz w:val="20"/>
          <w:szCs w:val="20"/>
        </w:rPr>
        <w:t>practical</w:t>
      </w:r>
      <w:r w:rsidR="008A1BB2" w:rsidRPr="00816277">
        <w:rPr>
          <w:rFonts w:ascii="Times New Roman" w:hAnsi="Times New Roman"/>
          <w:color w:val="000000" w:themeColor="text1"/>
          <w:spacing w:val="3"/>
          <w:sz w:val="20"/>
          <w:szCs w:val="20"/>
        </w:rPr>
        <w:t xml:space="preserve"> </w:t>
      </w:r>
      <w:r w:rsidR="008A1BB2" w:rsidRPr="00816277">
        <w:rPr>
          <w:rFonts w:ascii="Times New Roman" w:hAnsi="Times New Roman"/>
          <w:color w:val="000000" w:themeColor="text1"/>
          <w:sz w:val="20"/>
          <w:szCs w:val="20"/>
        </w:rPr>
        <w:t>implications</w:t>
      </w:r>
      <w:r w:rsidR="008A1BB2" w:rsidRPr="00816277">
        <w:rPr>
          <w:rFonts w:ascii="Times New Roman" w:hAnsi="Times New Roman"/>
          <w:color w:val="000000" w:themeColor="text1"/>
          <w:spacing w:val="3"/>
          <w:sz w:val="20"/>
          <w:szCs w:val="20"/>
        </w:rPr>
        <w:t xml:space="preserve"> </w:t>
      </w:r>
      <w:r w:rsidR="008A1BB2" w:rsidRPr="00816277">
        <w:rPr>
          <w:rFonts w:ascii="Times New Roman" w:hAnsi="Times New Roman"/>
          <w:color w:val="000000" w:themeColor="text1"/>
          <w:sz w:val="20"/>
          <w:szCs w:val="20"/>
        </w:rPr>
        <w:t>in</w:t>
      </w:r>
      <w:r w:rsidR="008A1BB2" w:rsidRPr="00816277">
        <w:rPr>
          <w:rFonts w:ascii="Times New Roman" w:hAnsi="Times New Roman"/>
          <w:color w:val="000000" w:themeColor="text1"/>
          <w:spacing w:val="2"/>
          <w:sz w:val="20"/>
          <w:szCs w:val="20"/>
        </w:rPr>
        <w:t xml:space="preserve"> </w:t>
      </w:r>
      <w:r w:rsidR="008A1BB2" w:rsidRPr="00816277">
        <w:rPr>
          <w:rFonts w:ascii="Times New Roman" w:hAnsi="Times New Roman"/>
          <w:color w:val="000000" w:themeColor="text1"/>
          <w:sz w:val="20"/>
          <w:szCs w:val="20"/>
        </w:rPr>
        <w:t>education</w:t>
      </w:r>
    </w:p>
    <w:p w:rsidR="00145354" w:rsidRPr="00816277"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including learning processes involved in conditioning, verbal learning, transfe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memor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concept formation, perceptual learning, problem-solving, thinking, language and motor learning.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 5503 - 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oving Reading Instruction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lastRenderedPageBreak/>
        <w:t>the Middle School Reading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 xml:space="preserve">ogram  </w:t>
      </w:r>
      <w:r w:rsidRPr="00816277">
        <w:rPr>
          <w:rFonts w:ascii="Times New Roman" w:hAnsi="Times New Roman"/>
          <w:b/>
          <w:bCs/>
          <w:color w:val="000000" w:themeColor="text1"/>
          <w:spacing w:val="30"/>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6"/>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acquaint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grade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teaching 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content,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writing-thinking skills.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5505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the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Content</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eas....................................3(3-0)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acquaint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secondary</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instructional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materials for implementing reading instruction through subject matter courses.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5555</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Diagnosis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Difficulties.....................................................................3(3-0)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analyze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causes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problems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well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 the principles of diagnosis and remediation, with major emphasis on formal and informal assessment techniques.</w:t>
      </w:r>
    </w:p>
    <w:p w:rsidR="0035714C" w:rsidRDefault="0035714C">
      <w:pPr>
        <w:rPr>
          <w:ins w:id="1364" w:author="W. Hu" w:date="2011-08-10T20:51:00Z"/>
          <w:rFonts w:ascii="Times New Roman" w:hAnsi="Times New Roman"/>
          <w:color w:val="000000" w:themeColor="text1"/>
          <w:sz w:val="20"/>
          <w:szCs w:val="20"/>
        </w:rPr>
      </w:pPr>
      <w:ins w:id="1365" w:author="W. Hu" w:date="2011-08-10T20:51:00Z">
        <w:r>
          <w:rPr>
            <w:rFonts w:ascii="Times New Roman" w:hAnsi="Times New Roman"/>
            <w:color w:val="000000" w:themeColor="text1"/>
            <w:sz w:val="20"/>
            <w:szCs w:val="20"/>
          </w:rPr>
          <w:br w:type="page"/>
        </w:r>
      </w:ins>
    </w:p>
    <w:p w:rsidR="00B33835" w:rsidRPr="00816277" w:rsidDel="00FE16CC" w:rsidRDefault="00B33835" w:rsidP="00B33835">
      <w:pPr>
        <w:widowControl w:val="0"/>
        <w:autoSpaceDE w:val="0"/>
        <w:autoSpaceDN w:val="0"/>
        <w:adjustRightInd w:val="0"/>
        <w:spacing w:before="13" w:after="0" w:line="250" w:lineRule="auto"/>
        <w:ind w:left="360" w:right="180" w:firstLine="0"/>
        <w:jc w:val="both"/>
        <w:rPr>
          <w:del w:id="1366" w:author="W. Hu" w:date="2011-08-10T20:51:00Z"/>
          <w:rFonts w:ascii="Times New Roman" w:hAnsi="Times New Roman"/>
          <w:color w:val="000000" w:themeColor="text1"/>
          <w:sz w:val="20"/>
          <w:szCs w:val="20"/>
        </w:rPr>
      </w:pPr>
    </w:p>
    <w:p w:rsidR="00B33835" w:rsidRPr="00816277" w:rsidDel="00FE16CC" w:rsidRDefault="00B33835" w:rsidP="00B33835">
      <w:pPr>
        <w:widowControl w:val="0"/>
        <w:autoSpaceDE w:val="0"/>
        <w:autoSpaceDN w:val="0"/>
        <w:adjustRightInd w:val="0"/>
        <w:spacing w:before="13" w:after="0" w:line="250" w:lineRule="auto"/>
        <w:ind w:left="360" w:right="180" w:firstLine="0"/>
        <w:jc w:val="both"/>
        <w:rPr>
          <w:del w:id="1367" w:author="W. Hu" w:date="2011-08-10T20:51:00Z"/>
          <w:rFonts w:ascii="Times New Roman" w:hAnsi="Times New Roman"/>
          <w:color w:val="000000" w:themeColor="text1"/>
          <w:sz w:val="20"/>
          <w:szCs w:val="20"/>
        </w:rPr>
      </w:pPr>
    </w:p>
    <w:p w:rsidR="00B33835" w:rsidRPr="00816277" w:rsidDel="00FE16CC" w:rsidRDefault="00B33835" w:rsidP="00B33835">
      <w:pPr>
        <w:widowControl w:val="0"/>
        <w:autoSpaceDE w:val="0"/>
        <w:autoSpaceDN w:val="0"/>
        <w:adjustRightInd w:val="0"/>
        <w:spacing w:before="13" w:after="0" w:line="250" w:lineRule="auto"/>
        <w:ind w:left="360" w:right="180" w:firstLine="0"/>
        <w:jc w:val="both"/>
        <w:rPr>
          <w:del w:id="1368" w:author="W. Hu" w:date="2011-08-10T20:51:00Z"/>
          <w:rFonts w:ascii="Times New Roman" w:hAnsi="Times New Roman"/>
          <w:color w:val="000000" w:themeColor="text1"/>
          <w:sz w:val="20"/>
          <w:szCs w:val="20"/>
        </w:rPr>
      </w:pPr>
    </w:p>
    <w:p w:rsidR="00B33835" w:rsidRPr="00816277" w:rsidDel="00FE16CC" w:rsidRDefault="00B33835" w:rsidP="00B33835">
      <w:pPr>
        <w:widowControl w:val="0"/>
        <w:autoSpaceDE w:val="0"/>
        <w:autoSpaceDN w:val="0"/>
        <w:adjustRightInd w:val="0"/>
        <w:spacing w:before="13" w:after="0" w:line="250" w:lineRule="auto"/>
        <w:ind w:left="360" w:right="180" w:firstLine="0"/>
        <w:jc w:val="both"/>
        <w:rPr>
          <w:del w:id="1369" w:author="W. Hu" w:date="2011-08-10T20:51:00Z"/>
          <w:rFonts w:ascii="Times New Roman" w:hAnsi="Times New Roman"/>
          <w:color w:val="000000" w:themeColor="text1"/>
          <w:sz w:val="20"/>
          <w:szCs w:val="20"/>
        </w:rPr>
      </w:pPr>
    </w:p>
    <w:p w:rsidR="00B33835" w:rsidRPr="00193DE2" w:rsidDel="00FE16CC" w:rsidRDefault="00B33835" w:rsidP="00B33835">
      <w:pPr>
        <w:widowControl w:val="0"/>
        <w:autoSpaceDE w:val="0"/>
        <w:autoSpaceDN w:val="0"/>
        <w:adjustRightInd w:val="0"/>
        <w:spacing w:before="13" w:after="0" w:line="250" w:lineRule="auto"/>
        <w:ind w:left="360" w:right="180" w:firstLine="0"/>
        <w:jc w:val="both"/>
        <w:rPr>
          <w:del w:id="1370" w:author="W. Hu" w:date="2011-08-10T20:51:00Z"/>
          <w:rFonts w:ascii="Times New Roman" w:hAnsi="Times New Roman"/>
          <w:color w:val="000000" w:themeColor="text1"/>
          <w:sz w:val="20"/>
          <w:szCs w:val="20"/>
        </w:rPr>
        <w:sectPr w:rsidR="00B33835" w:rsidRPr="00193DE2" w:rsidDel="00FE16CC" w:rsidSect="00C21518">
          <w:headerReference w:type="even" r:id="rId56"/>
          <w:pgSz w:w="12240" w:h="15840" w:code="1"/>
          <w:pgMar w:top="720" w:right="720" w:bottom="288" w:left="1440" w:header="720" w:footer="288" w:gutter="0"/>
          <w:cols w:space="720"/>
          <w:docGrid w:linePitch="360"/>
        </w:sectPr>
      </w:pPr>
    </w:p>
    <w:p w:rsidR="00F719DB" w:rsidRPr="00686F87" w:rsidDel="0035714C" w:rsidRDefault="00F719DB" w:rsidP="00493E24">
      <w:pPr>
        <w:tabs>
          <w:tab w:val="right" w:pos="5040"/>
        </w:tabs>
        <w:spacing w:after="0"/>
        <w:ind w:left="180" w:right="137" w:firstLine="0"/>
        <w:rPr>
          <w:del w:id="1371" w:author="W. Hu" w:date="2011-08-10T20:51:00Z"/>
          <w:rFonts w:ascii="Times New Roman" w:hAnsi="Times New Roman"/>
          <w:sz w:val="48"/>
          <w:szCs w:val="48"/>
        </w:rPr>
      </w:pPr>
      <w:bookmarkStart w:id="1372" w:name="_Toc295462093"/>
      <w:bookmarkStart w:id="1373" w:name="_Toc297807599"/>
      <w:del w:id="1374" w:author="W. Hu" w:date="2011-08-10T20:51:00Z">
        <w:r w:rsidRPr="00686F87" w:rsidDel="0035714C">
          <w:rPr>
            <w:rFonts w:ascii="Times New Roman" w:hAnsi="Times New Roman"/>
            <w:sz w:val="56"/>
            <w:szCs w:val="56"/>
          </w:rPr>
          <w:delText>P</w:delText>
        </w:r>
        <w:r w:rsidRPr="00686F87" w:rsidDel="0035714C">
          <w:rPr>
            <w:rFonts w:ascii="Times New Roman" w:hAnsi="Times New Roman"/>
            <w:sz w:val="48"/>
            <w:szCs w:val="48"/>
          </w:rPr>
          <w:delText xml:space="preserve">ERSONNEL &amp; </w:delText>
        </w:r>
        <w:r w:rsidRPr="00686F87" w:rsidDel="0035714C">
          <w:rPr>
            <w:rFonts w:ascii="Times New Roman" w:hAnsi="Times New Roman"/>
            <w:sz w:val="56"/>
            <w:szCs w:val="56"/>
          </w:rPr>
          <w:delText>I</w:delText>
        </w:r>
        <w:r w:rsidRPr="00686F87" w:rsidDel="0035714C">
          <w:rPr>
            <w:rFonts w:ascii="Times New Roman" w:hAnsi="Times New Roman"/>
            <w:sz w:val="48"/>
            <w:szCs w:val="48"/>
          </w:rPr>
          <w:delText>NDEX</w:delText>
        </w:r>
        <w:bookmarkEnd w:id="1372"/>
        <w:bookmarkEnd w:id="1373"/>
      </w:del>
    </w:p>
    <w:p w:rsidR="00F719DB" w:rsidDel="0035714C" w:rsidRDefault="00F719DB" w:rsidP="00493E24">
      <w:pPr>
        <w:tabs>
          <w:tab w:val="right" w:pos="5040"/>
        </w:tabs>
        <w:spacing w:after="0"/>
        <w:ind w:left="180" w:right="137" w:firstLine="0"/>
        <w:rPr>
          <w:del w:id="1375" w:author="W. Hu" w:date="2011-08-10T20:51:00Z"/>
          <w:rFonts w:ascii="Impact" w:hAnsi="Impact" w:cs="Impact"/>
          <w:color w:val="000000" w:themeColor="text1"/>
          <w:sz w:val="28"/>
          <w:szCs w:val="28"/>
        </w:rPr>
      </w:pPr>
    </w:p>
    <w:p w:rsidR="00493E24" w:rsidRPr="009B2C73" w:rsidDel="0035714C" w:rsidRDefault="00493E24" w:rsidP="00493E24">
      <w:pPr>
        <w:tabs>
          <w:tab w:val="right" w:pos="5040"/>
        </w:tabs>
        <w:spacing w:after="0"/>
        <w:ind w:left="180" w:right="137" w:firstLine="0"/>
        <w:rPr>
          <w:del w:id="1376" w:author="W. Hu" w:date="2011-08-10T20:51:00Z"/>
          <w:rFonts w:ascii="Impact" w:hAnsi="Impact" w:cs="Impact"/>
          <w:color w:val="000000" w:themeColor="text1"/>
          <w:sz w:val="28"/>
          <w:szCs w:val="28"/>
        </w:rPr>
      </w:pPr>
      <w:del w:id="1377" w:author="W. Hu" w:date="2011-08-10T20:51:00Z">
        <w:r w:rsidRPr="009B2C73" w:rsidDel="0035714C">
          <w:rPr>
            <w:rFonts w:ascii="Impact" w:hAnsi="Impact" w:cs="Impact"/>
            <w:color w:val="000000" w:themeColor="text1"/>
            <w:sz w:val="28"/>
            <w:szCs w:val="28"/>
          </w:rPr>
          <w:delText>General Administrative Officers</w:delText>
        </w:r>
      </w:del>
    </w:p>
    <w:p w:rsidR="00493E24" w:rsidDel="0035714C" w:rsidRDefault="00493E24" w:rsidP="00493E24">
      <w:pPr>
        <w:widowControl w:val="0"/>
        <w:autoSpaceDE w:val="0"/>
        <w:autoSpaceDN w:val="0"/>
        <w:adjustRightInd w:val="0"/>
        <w:spacing w:before="19" w:after="0" w:line="240" w:lineRule="exact"/>
        <w:ind w:left="180" w:right="155" w:firstLine="0"/>
        <w:rPr>
          <w:del w:id="1378" w:author="W. Hu" w:date="2011-08-10T20:51:00Z"/>
          <w:rFonts w:ascii="Impact" w:hAnsi="Impact" w:cs="Impact"/>
          <w:sz w:val="24"/>
          <w:szCs w:val="24"/>
        </w:rPr>
      </w:pPr>
    </w:p>
    <w:p w:rsidR="00493E24" w:rsidRPr="005C2E39" w:rsidDel="0035714C" w:rsidRDefault="00493E24" w:rsidP="00493E24">
      <w:pPr>
        <w:widowControl w:val="0"/>
        <w:autoSpaceDE w:val="0"/>
        <w:autoSpaceDN w:val="0"/>
        <w:adjustRightInd w:val="0"/>
        <w:spacing w:after="0"/>
        <w:ind w:left="180" w:right="155" w:firstLine="0"/>
        <w:rPr>
          <w:del w:id="1379" w:author="W. Hu" w:date="2011-08-10T20:51:00Z"/>
          <w:rFonts w:ascii="Times New Roman" w:hAnsi="Times New Roman"/>
          <w:sz w:val="18"/>
          <w:szCs w:val="18"/>
        </w:rPr>
      </w:pPr>
      <w:del w:id="1380" w:author="W. Hu" w:date="2011-08-10T20:51:00Z">
        <w:r w:rsidRPr="005C2E39" w:rsidDel="0035714C">
          <w:rPr>
            <w:rFonts w:ascii="Times New Roman" w:hAnsi="Times New Roman"/>
            <w:sz w:val="18"/>
            <w:szCs w:val="18"/>
          </w:rPr>
          <w:delText xml:space="preserve">Freeman, </w:delText>
        </w:r>
        <w:r w:rsidR="008A1BB2" w:rsidRPr="005C2E39" w:rsidDel="0035714C">
          <w:rPr>
            <w:rFonts w:ascii="Times New Roman" w:hAnsi="Times New Roman"/>
            <w:sz w:val="18"/>
            <w:szCs w:val="18"/>
          </w:rPr>
          <w:delText>Everett</w:delText>
        </w:r>
        <w:r w:rsidRPr="005C2E39" w:rsidDel="0035714C">
          <w:rPr>
            <w:rFonts w:ascii="Times New Roman" w:hAnsi="Times New Roman"/>
            <w:sz w:val="18"/>
            <w:szCs w:val="18"/>
          </w:rPr>
          <w:delText xml:space="preserve"> J.</w:delText>
        </w:r>
      </w:del>
    </w:p>
    <w:p w:rsidR="00493E24" w:rsidRPr="005C2E39" w:rsidDel="0035714C" w:rsidRDefault="00493E24" w:rsidP="00493E24">
      <w:pPr>
        <w:widowControl w:val="0"/>
        <w:autoSpaceDE w:val="0"/>
        <w:autoSpaceDN w:val="0"/>
        <w:adjustRightInd w:val="0"/>
        <w:spacing w:after="0"/>
        <w:ind w:left="180" w:right="155" w:firstLine="0"/>
        <w:rPr>
          <w:del w:id="1381" w:author="W. Hu" w:date="2011-08-10T20:51:00Z"/>
          <w:rFonts w:ascii="Times New Roman" w:hAnsi="Times New Roman"/>
          <w:sz w:val="18"/>
          <w:szCs w:val="18"/>
        </w:rPr>
      </w:pPr>
      <w:del w:id="1382" w:author="W. Hu" w:date="2011-08-10T20:51:00Z">
        <w:r w:rsidRPr="005C2E39" w:rsidDel="0035714C">
          <w:rPr>
            <w:rFonts w:ascii="Times New Roman" w:hAnsi="Times New Roman"/>
            <w:i/>
            <w:iCs/>
            <w:sz w:val="18"/>
            <w:szCs w:val="18"/>
          </w:rPr>
          <w:delText>P</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esident</w:delText>
        </w:r>
      </w:del>
    </w:p>
    <w:p w:rsidR="00493E24" w:rsidRPr="005C2E39" w:rsidDel="0035714C" w:rsidRDefault="00493E24" w:rsidP="00493E24">
      <w:pPr>
        <w:widowControl w:val="0"/>
        <w:autoSpaceDE w:val="0"/>
        <w:autoSpaceDN w:val="0"/>
        <w:adjustRightInd w:val="0"/>
        <w:spacing w:after="0"/>
        <w:ind w:left="180" w:right="155" w:firstLine="0"/>
        <w:rPr>
          <w:del w:id="1383" w:author="W. Hu" w:date="2011-08-10T20:51:00Z"/>
          <w:rFonts w:ascii="Times New Roman" w:hAnsi="Times New Roman"/>
          <w:sz w:val="18"/>
          <w:szCs w:val="18"/>
        </w:rPr>
      </w:pPr>
      <w:del w:id="1384" w:author="W. Hu" w:date="2011-08-10T20:51:00Z">
        <w:r w:rsidRPr="005C2E39" w:rsidDel="0035714C">
          <w:rPr>
            <w:rFonts w:ascii="Times New Roman" w:hAnsi="Times New Roman"/>
            <w:sz w:val="18"/>
            <w:szCs w:val="18"/>
          </w:rPr>
          <w:delText>B.A.,</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Antioch College M.A., University of Illinois Ed.D., Rutgers University</w:delText>
        </w:r>
      </w:del>
    </w:p>
    <w:p w:rsidR="00493E24" w:rsidRPr="005C2E39" w:rsidDel="0035714C" w:rsidRDefault="00493E24" w:rsidP="00493E24">
      <w:pPr>
        <w:widowControl w:val="0"/>
        <w:autoSpaceDE w:val="0"/>
        <w:autoSpaceDN w:val="0"/>
        <w:adjustRightInd w:val="0"/>
        <w:spacing w:after="0"/>
        <w:ind w:left="180" w:right="155" w:firstLine="0"/>
        <w:rPr>
          <w:del w:id="1385"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386" w:author="W. Hu" w:date="2011-08-10T20:51:00Z"/>
          <w:rFonts w:ascii="Times New Roman" w:hAnsi="Times New Roman"/>
          <w:sz w:val="18"/>
          <w:szCs w:val="18"/>
        </w:rPr>
      </w:pPr>
      <w:del w:id="1387" w:author="W. Hu" w:date="2011-08-10T20:51:00Z">
        <w:r w:rsidRPr="005C2E39" w:rsidDel="0035714C">
          <w:rPr>
            <w:rFonts w:ascii="Times New Roman" w:hAnsi="Times New Roman"/>
            <w:sz w:val="18"/>
            <w:szCs w:val="18"/>
          </w:rPr>
          <w:delText xml:space="preserve"> Tucker, Nyota</w:delText>
        </w:r>
      </w:del>
    </w:p>
    <w:p w:rsidR="00493E24" w:rsidRPr="005C2E39" w:rsidDel="0035714C" w:rsidRDefault="00493E24" w:rsidP="00493E24">
      <w:pPr>
        <w:widowControl w:val="0"/>
        <w:autoSpaceDE w:val="0"/>
        <w:autoSpaceDN w:val="0"/>
        <w:adjustRightInd w:val="0"/>
        <w:spacing w:after="0"/>
        <w:ind w:left="180" w:right="155" w:firstLine="0"/>
        <w:rPr>
          <w:del w:id="1388" w:author="W. Hu" w:date="2011-08-10T20:51:00Z"/>
          <w:rFonts w:ascii="Times New Roman" w:hAnsi="Times New Roman"/>
          <w:i/>
          <w:iCs/>
          <w:sz w:val="18"/>
          <w:szCs w:val="18"/>
        </w:rPr>
      </w:pPr>
      <w:del w:id="1389" w:author="W. Hu" w:date="2011-08-10T20:51:00Z">
        <w:r w:rsidRPr="005C2E39" w:rsidDel="0035714C">
          <w:rPr>
            <w:rFonts w:ascii="Times New Roman" w:hAnsi="Times New Roman"/>
            <w:i/>
            <w:iCs/>
            <w:sz w:val="18"/>
            <w:szCs w:val="18"/>
          </w:rPr>
          <w:delText>Chief of Staff and University Counsel</w:delText>
        </w:r>
      </w:del>
    </w:p>
    <w:p w:rsidR="00493E24" w:rsidRPr="005C2E39" w:rsidDel="0035714C" w:rsidRDefault="00493E24" w:rsidP="00493E24">
      <w:pPr>
        <w:widowControl w:val="0"/>
        <w:autoSpaceDE w:val="0"/>
        <w:autoSpaceDN w:val="0"/>
        <w:adjustRightInd w:val="0"/>
        <w:spacing w:after="0"/>
        <w:ind w:left="180" w:right="155" w:firstLine="0"/>
        <w:rPr>
          <w:del w:id="1390" w:author="W. Hu" w:date="2011-08-10T20:51:00Z"/>
          <w:rFonts w:ascii="Times New Roman" w:hAnsi="Times New Roman"/>
          <w:i/>
          <w:iCs/>
          <w:sz w:val="18"/>
          <w:szCs w:val="18"/>
        </w:rPr>
      </w:pPr>
      <w:del w:id="1391" w:author="W. Hu" w:date="2011-08-10T20:51:00Z">
        <w:r w:rsidRPr="005C2E39" w:rsidDel="0035714C">
          <w:rPr>
            <w:rFonts w:ascii="Times New Roman" w:hAnsi="Times New Roman"/>
            <w:i/>
            <w:iCs/>
            <w:sz w:val="18"/>
            <w:szCs w:val="18"/>
          </w:rPr>
          <w:delText>B.A., Howard University</w:delText>
        </w:r>
      </w:del>
    </w:p>
    <w:p w:rsidR="00493E24" w:rsidRPr="005C2E39" w:rsidDel="0035714C" w:rsidRDefault="00493E24" w:rsidP="00493E24">
      <w:pPr>
        <w:widowControl w:val="0"/>
        <w:autoSpaceDE w:val="0"/>
        <w:autoSpaceDN w:val="0"/>
        <w:adjustRightInd w:val="0"/>
        <w:spacing w:after="0"/>
        <w:ind w:left="180" w:right="155" w:firstLine="0"/>
        <w:rPr>
          <w:del w:id="1392" w:author="W. Hu" w:date="2011-08-10T20:51:00Z"/>
          <w:rFonts w:ascii="Times New Roman" w:hAnsi="Times New Roman"/>
          <w:sz w:val="18"/>
          <w:szCs w:val="18"/>
        </w:rPr>
      </w:pPr>
      <w:del w:id="1393" w:author="W. Hu" w:date="2011-08-10T20:51:00Z">
        <w:r w:rsidRPr="005C2E39" w:rsidDel="0035714C">
          <w:rPr>
            <w:rFonts w:ascii="Times New Roman" w:hAnsi="Times New Roman"/>
            <w:i/>
            <w:iCs/>
            <w:sz w:val="18"/>
            <w:szCs w:val="18"/>
          </w:rPr>
          <w:delText>J.D., University of Georgia</w:delText>
        </w:r>
      </w:del>
    </w:p>
    <w:p w:rsidR="00493E24" w:rsidRPr="005C2E39" w:rsidDel="0035714C" w:rsidRDefault="00493E24" w:rsidP="00493E24">
      <w:pPr>
        <w:widowControl w:val="0"/>
        <w:autoSpaceDE w:val="0"/>
        <w:autoSpaceDN w:val="0"/>
        <w:adjustRightInd w:val="0"/>
        <w:spacing w:after="0"/>
        <w:ind w:left="180" w:right="155" w:firstLine="0"/>
        <w:rPr>
          <w:del w:id="1394" w:author="W. Hu" w:date="2011-08-10T20:51:00Z"/>
          <w:rFonts w:ascii="Times New Roman" w:hAnsi="Times New Roman"/>
          <w:sz w:val="18"/>
          <w:szCs w:val="18"/>
        </w:rPr>
      </w:pPr>
      <w:del w:id="1395" w:author="W. Hu" w:date="2011-08-10T20:51:00Z">
        <w:r w:rsidRPr="005C2E39" w:rsidDel="0035714C">
          <w:rPr>
            <w:rFonts w:ascii="Times New Roman" w:hAnsi="Times New Roman"/>
            <w:sz w:val="18"/>
            <w:szCs w:val="18"/>
          </w:rPr>
          <w:delText xml:space="preserve"> </w:delText>
        </w:r>
      </w:del>
    </w:p>
    <w:p w:rsidR="00493E24" w:rsidRPr="005C2E39" w:rsidDel="0035714C" w:rsidRDefault="00493E24" w:rsidP="00493E24">
      <w:pPr>
        <w:widowControl w:val="0"/>
        <w:autoSpaceDE w:val="0"/>
        <w:autoSpaceDN w:val="0"/>
        <w:adjustRightInd w:val="0"/>
        <w:spacing w:after="0"/>
        <w:ind w:left="180" w:right="155" w:firstLine="0"/>
        <w:rPr>
          <w:del w:id="1396" w:author="W. Hu" w:date="2011-08-10T20:51:00Z"/>
          <w:rFonts w:ascii="Times New Roman" w:hAnsi="Times New Roman"/>
          <w:sz w:val="18"/>
          <w:szCs w:val="18"/>
        </w:rPr>
      </w:pPr>
      <w:del w:id="1397" w:author="W. Hu" w:date="2011-08-10T20:51:00Z">
        <w:r w:rsidRPr="005C2E39" w:rsidDel="0035714C">
          <w:rPr>
            <w:rFonts w:ascii="Times New Roman" w:hAnsi="Times New Roman"/>
            <w:sz w:val="18"/>
            <w:szCs w:val="18"/>
          </w:rPr>
          <w:delText>Ojemakinde,</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Abiodun</w:delText>
        </w:r>
      </w:del>
    </w:p>
    <w:p w:rsidR="00493E24" w:rsidRPr="005C2E39" w:rsidDel="0035714C" w:rsidRDefault="00493E24" w:rsidP="00493E24">
      <w:pPr>
        <w:widowControl w:val="0"/>
        <w:autoSpaceDE w:val="0"/>
        <w:autoSpaceDN w:val="0"/>
        <w:adjustRightInd w:val="0"/>
        <w:spacing w:after="0"/>
        <w:ind w:left="180" w:right="155" w:firstLine="0"/>
        <w:rPr>
          <w:del w:id="1398" w:author="W. Hu" w:date="2011-08-10T20:51:00Z"/>
          <w:rFonts w:ascii="Times New Roman" w:hAnsi="Times New Roman"/>
          <w:sz w:val="18"/>
          <w:szCs w:val="18"/>
        </w:rPr>
      </w:pPr>
      <w:del w:id="1399" w:author="W. Hu" w:date="2011-08-10T20:51:00Z">
        <w:r w:rsidRPr="005C2E39" w:rsidDel="0035714C">
          <w:rPr>
            <w:rFonts w:ascii="Times New Roman" w:hAnsi="Times New Roman"/>
            <w:i/>
            <w:iCs/>
            <w:spacing w:val="-15"/>
            <w:sz w:val="18"/>
            <w:szCs w:val="18"/>
          </w:rPr>
          <w:delText>V</w:delText>
        </w:r>
        <w:r w:rsidRPr="005C2E39" w:rsidDel="0035714C">
          <w:rPr>
            <w:rFonts w:ascii="Times New Roman" w:hAnsi="Times New Roman"/>
            <w:i/>
            <w:iCs/>
            <w:sz w:val="18"/>
            <w:szCs w:val="18"/>
          </w:rPr>
          <w:delText>ice P</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esident for</w:delText>
        </w:r>
        <w:r w:rsidRPr="005C2E39" w:rsidDel="0035714C">
          <w:rPr>
            <w:rFonts w:ascii="Times New Roman" w:hAnsi="Times New Roman"/>
            <w:i/>
            <w:iCs/>
            <w:spacing w:val="-4"/>
            <w:sz w:val="18"/>
            <w:szCs w:val="18"/>
          </w:rPr>
          <w:delText xml:space="preserve"> </w:delText>
        </w:r>
        <w:r w:rsidRPr="005C2E39" w:rsidDel="0035714C">
          <w:rPr>
            <w:rFonts w:ascii="Times New Roman" w:hAnsi="Times New Roman"/>
            <w:i/>
            <w:iCs/>
            <w:sz w:val="18"/>
            <w:szCs w:val="18"/>
          </w:rPr>
          <w:delText>Academic</w:delText>
        </w:r>
        <w:r w:rsidRPr="005C2E39" w:rsidDel="0035714C">
          <w:rPr>
            <w:rFonts w:ascii="Times New Roman" w:hAnsi="Times New Roman"/>
            <w:i/>
            <w:iCs/>
            <w:spacing w:val="-4"/>
            <w:sz w:val="18"/>
            <w:szCs w:val="18"/>
          </w:rPr>
          <w:delText xml:space="preserve"> </w:delText>
        </w:r>
        <w:r w:rsidRPr="005C2E39" w:rsidDel="0035714C">
          <w:rPr>
            <w:rFonts w:ascii="Times New Roman" w:hAnsi="Times New Roman"/>
            <w:i/>
            <w:iCs/>
            <w:sz w:val="18"/>
            <w:szCs w:val="18"/>
          </w:rPr>
          <w:delText>Affairs</w:delText>
        </w:r>
      </w:del>
    </w:p>
    <w:p w:rsidR="00493E24" w:rsidRPr="005C2E39" w:rsidDel="0035714C" w:rsidRDefault="00493E24" w:rsidP="00493E24">
      <w:pPr>
        <w:widowControl w:val="0"/>
        <w:autoSpaceDE w:val="0"/>
        <w:autoSpaceDN w:val="0"/>
        <w:adjustRightInd w:val="0"/>
        <w:spacing w:after="0"/>
        <w:ind w:left="180" w:right="155" w:firstLine="0"/>
        <w:rPr>
          <w:del w:id="1400" w:author="W. Hu" w:date="2011-08-10T20:51:00Z"/>
          <w:rFonts w:ascii="Times New Roman" w:hAnsi="Times New Roman"/>
          <w:sz w:val="18"/>
          <w:szCs w:val="18"/>
        </w:rPr>
      </w:pPr>
      <w:del w:id="1401" w:author="W. Hu" w:date="2011-08-10T20:51:00Z">
        <w:r w:rsidRPr="005C2E39" w:rsidDel="0035714C">
          <w:rPr>
            <w:rFonts w:ascii="Times New Roman" w:hAnsi="Times New Roman"/>
            <w:sz w:val="18"/>
            <w:szCs w:val="18"/>
          </w:rPr>
          <w:delText>B.S., University of Ife</w:delText>
        </w:r>
      </w:del>
    </w:p>
    <w:p w:rsidR="00493E24" w:rsidRPr="005C2E39" w:rsidDel="0035714C" w:rsidRDefault="00493E24" w:rsidP="00493E24">
      <w:pPr>
        <w:widowControl w:val="0"/>
        <w:autoSpaceDE w:val="0"/>
        <w:autoSpaceDN w:val="0"/>
        <w:adjustRightInd w:val="0"/>
        <w:spacing w:after="0"/>
        <w:ind w:left="180" w:right="155" w:firstLine="0"/>
        <w:rPr>
          <w:del w:id="1402" w:author="W. Hu" w:date="2011-08-10T20:51:00Z"/>
          <w:rFonts w:ascii="Times New Roman" w:hAnsi="Times New Roman"/>
          <w:sz w:val="18"/>
          <w:szCs w:val="18"/>
        </w:rPr>
      </w:pPr>
      <w:del w:id="1403" w:author="W. Hu" w:date="2011-08-10T20:51:00Z">
        <w:r w:rsidRPr="005C2E39" w:rsidDel="0035714C">
          <w:rPr>
            <w:rFonts w:ascii="Times New Roman" w:hAnsi="Times New Roman"/>
            <w:sz w:val="18"/>
            <w:szCs w:val="18"/>
          </w:rPr>
          <w:delText>M.S., Ph.D., Louisiana State University</w:delText>
        </w:r>
      </w:del>
    </w:p>
    <w:p w:rsidR="00493E24" w:rsidRPr="005C2E39" w:rsidDel="0035714C" w:rsidRDefault="00493E24" w:rsidP="00493E24">
      <w:pPr>
        <w:widowControl w:val="0"/>
        <w:autoSpaceDE w:val="0"/>
        <w:autoSpaceDN w:val="0"/>
        <w:adjustRightInd w:val="0"/>
        <w:spacing w:after="0"/>
        <w:ind w:left="180" w:right="155" w:firstLine="0"/>
        <w:rPr>
          <w:del w:id="1404"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05" w:author="W. Hu" w:date="2011-08-10T20:51:00Z"/>
          <w:rFonts w:ascii="Times New Roman" w:hAnsi="Times New Roman"/>
          <w:sz w:val="18"/>
          <w:szCs w:val="18"/>
        </w:rPr>
      </w:pPr>
      <w:del w:id="1406" w:author="W. Hu" w:date="2011-08-10T20:51:00Z">
        <w:r w:rsidRPr="005C2E39" w:rsidDel="0035714C">
          <w:rPr>
            <w:rFonts w:ascii="Times New Roman" w:hAnsi="Times New Roman"/>
            <w:spacing w:val="-16"/>
            <w:sz w:val="18"/>
            <w:szCs w:val="18"/>
          </w:rPr>
          <w:delText>W</w:delText>
        </w:r>
        <w:r w:rsidRPr="005C2E39" w:rsidDel="0035714C">
          <w:rPr>
            <w:rFonts w:ascii="Times New Roman" w:hAnsi="Times New Roman"/>
            <w:sz w:val="18"/>
            <w:szCs w:val="18"/>
          </w:rPr>
          <w:delText>akefield, Larry</w:delText>
        </w:r>
      </w:del>
    </w:p>
    <w:p w:rsidR="00493E24" w:rsidRPr="005C2E39" w:rsidDel="0035714C" w:rsidRDefault="00493E24" w:rsidP="00493E24">
      <w:pPr>
        <w:widowControl w:val="0"/>
        <w:autoSpaceDE w:val="0"/>
        <w:autoSpaceDN w:val="0"/>
        <w:adjustRightInd w:val="0"/>
        <w:spacing w:after="0"/>
        <w:ind w:left="180" w:right="155" w:firstLine="0"/>
        <w:rPr>
          <w:del w:id="1407" w:author="W. Hu" w:date="2011-08-10T20:51:00Z"/>
          <w:rFonts w:ascii="Times New Roman" w:hAnsi="Times New Roman"/>
          <w:i/>
          <w:iCs/>
          <w:sz w:val="18"/>
          <w:szCs w:val="18"/>
        </w:rPr>
      </w:pPr>
      <w:del w:id="1408" w:author="W. Hu" w:date="2011-08-10T20:51:00Z">
        <w:r w:rsidRPr="005C2E39" w:rsidDel="0035714C">
          <w:rPr>
            <w:rFonts w:ascii="Times New Roman" w:hAnsi="Times New Roman"/>
            <w:i/>
            <w:iCs/>
            <w:spacing w:val="-15"/>
            <w:sz w:val="18"/>
            <w:szCs w:val="18"/>
          </w:rPr>
          <w:delText>V</w:delText>
        </w:r>
        <w:r w:rsidRPr="005C2E39" w:rsidDel="0035714C">
          <w:rPr>
            <w:rFonts w:ascii="Times New Roman" w:hAnsi="Times New Roman"/>
            <w:i/>
            <w:iCs/>
            <w:sz w:val="18"/>
            <w:szCs w:val="18"/>
          </w:rPr>
          <w:delText>ice P</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esident for Fiscal</w:delText>
        </w:r>
        <w:r w:rsidRPr="005C2E39" w:rsidDel="0035714C">
          <w:rPr>
            <w:rFonts w:ascii="Times New Roman" w:hAnsi="Times New Roman"/>
            <w:i/>
            <w:iCs/>
            <w:spacing w:val="-4"/>
            <w:sz w:val="18"/>
            <w:szCs w:val="18"/>
          </w:rPr>
          <w:delText xml:space="preserve"> </w:delText>
        </w:r>
        <w:r w:rsidRPr="005C2E39" w:rsidDel="0035714C">
          <w:rPr>
            <w:rFonts w:ascii="Times New Roman" w:hAnsi="Times New Roman"/>
            <w:i/>
            <w:iCs/>
            <w:sz w:val="18"/>
            <w:szCs w:val="18"/>
          </w:rPr>
          <w:delText>Affairs</w:delText>
        </w:r>
      </w:del>
    </w:p>
    <w:p w:rsidR="00493E24" w:rsidRPr="005C2E39" w:rsidDel="0035714C" w:rsidRDefault="00493E24" w:rsidP="00493E24">
      <w:pPr>
        <w:widowControl w:val="0"/>
        <w:autoSpaceDE w:val="0"/>
        <w:autoSpaceDN w:val="0"/>
        <w:adjustRightInd w:val="0"/>
        <w:spacing w:after="0"/>
        <w:ind w:left="180" w:right="155" w:firstLine="0"/>
        <w:rPr>
          <w:del w:id="1409" w:author="W. Hu" w:date="2011-08-10T20:51:00Z"/>
          <w:rFonts w:ascii="Times New Roman" w:hAnsi="Times New Roman"/>
          <w:sz w:val="18"/>
          <w:szCs w:val="18"/>
        </w:rPr>
      </w:pPr>
      <w:del w:id="1410" w:author="W. Hu" w:date="2011-08-10T20:51:00Z">
        <w:r w:rsidRPr="005C2E39" w:rsidDel="0035714C">
          <w:rPr>
            <w:rFonts w:ascii="Times New Roman" w:hAnsi="Times New Roman"/>
            <w:i/>
            <w:iCs/>
            <w:sz w:val="18"/>
            <w:szCs w:val="18"/>
          </w:rPr>
          <w:delText xml:space="preserve"> </w:delText>
        </w:r>
        <w:r w:rsidRPr="005C2E39" w:rsidDel="0035714C">
          <w:rPr>
            <w:rFonts w:ascii="Times New Roman" w:hAnsi="Times New Roman"/>
            <w:sz w:val="18"/>
            <w:szCs w:val="18"/>
          </w:rPr>
          <w:delText>B.S., University of</w:delText>
        </w:r>
        <w:r w:rsidRPr="005C2E39" w:rsidDel="0035714C">
          <w:rPr>
            <w:rFonts w:ascii="Times New Roman" w:hAnsi="Times New Roman"/>
            <w:spacing w:val="-4"/>
            <w:sz w:val="18"/>
            <w:szCs w:val="18"/>
          </w:rPr>
          <w:delText xml:space="preserve"> </w:delText>
        </w:r>
        <w:r w:rsidRPr="005C2E39" w:rsidDel="0035714C">
          <w:rPr>
            <w:rFonts w:ascii="Times New Roman" w:hAnsi="Times New Roman"/>
            <w:spacing w:val="-14"/>
            <w:sz w:val="18"/>
            <w:szCs w:val="18"/>
          </w:rPr>
          <w:delText>T</w:delText>
        </w:r>
        <w:r w:rsidRPr="005C2E39" w:rsidDel="0035714C">
          <w:rPr>
            <w:rFonts w:ascii="Times New Roman" w:hAnsi="Times New Roman"/>
            <w:sz w:val="18"/>
            <w:szCs w:val="18"/>
          </w:rPr>
          <w:delText xml:space="preserve">ennessee </w:delText>
        </w:r>
      </w:del>
    </w:p>
    <w:p w:rsidR="00493E24" w:rsidRPr="005C2E39" w:rsidDel="0035714C" w:rsidRDefault="00493E24" w:rsidP="00493E24">
      <w:pPr>
        <w:widowControl w:val="0"/>
        <w:autoSpaceDE w:val="0"/>
        <w:autoSpaceDN w:val="0"/>
        <w:adjustRightInd w:val="0"/>
        <w:spacing w:after="0"/>
        <w:ind w:left="180" w:right="155" w:firstLine="0"/>
        <w:rPr>
          <w:del w:id="1411" w:author="W. Hu" w:date="2011-08-10T20:51:00Z"/>
          <w:rFonts w:ascii="Times New Roman" w:hAnsi="Times New Roman"/>
          <w:sz w:val="18"/>
          <w:szCs w:val="18"/>
        </w:rPr>
      </w:pPr>
      <w:del w:id="1412" w:author="W. Hu" w:date="2011-08-10T20:51:00Z">
        <w:r w:rsidRPr="005C2E39" w:rsidDel="0035714C">
          <w:rPr>
            <w:rFonts w:ascii="Times New Roman" w:hAnsi="Times New Roman"/>
            <w:sz w:val="18"/>
            <w:szCs w:val="18"/>
          </w:rPr>
          <w:delText>M.B.A.,</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Austin Peay State</w:delText>
        </w:r>
      </w:del>
    </w:p>
    <w:p w:rsidR="00493E24" w:rsidRPr="005C2E39" w:rsidDel="0035714C" w:rsidRDefault="00493E24" w:rsidP="00493E24">
      <w:pPr>
        <w:widowControl w:val="0"/>
        <w:autoSpaceDE w:val="0"/>
        <w:autoSpaceDN w:val="0"/>
        <w:adjustRightInd w:val="0"/>
        <w:spacing w:after="0"/>
        <w:ind w:left="180" w:right="155" w:firstLine="0"/>
        <w:rPr>
          <w:del w:id="1413"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14" w:author="W. Hu" w:date="2011-08-10T20:51:00Z"/>
          <w:rFonts w:ascii="Times New Roman" w:hAnsi="Times New Roman"/>
          <w:sz w:val="18"/>
          <w:szCs w:val="18"/>
        </w:rPr>
      </w:pPr>
      <w:del w:id="1415" w:author="W. Hu" w:date="2011-08-10T20:51:00Z">
        <w:r w:rsidRPr="005C2E39" w:rsidDel="0035714C">
          <w:rPr>
            <w:rFonts w:ascii="Times New Roman" w:hAnsi="Times New Roman"/>
            <w:sz w:val="18"/>
            <w:szCs w:val="18"/>
          </w:rPr>
          <w:delText xml:space="preserve"> Berry, Edgar</w:delText>
        </w:r>
      </w:del>
    </w:p>
    <w:p w:rsidR="00493E24" w:rsidRPr="005C2E39" w:rsidDel="0035714C" w:rsidRDefault="00493E24" w:rsidP="00493E24">
      <w:pPr>
        <w:widowControl w:val="0"/>
        <w:autoSpaceDE w:val="0"/>
        <w:autoSpaceDN w:val="0"/>
        <w:adjustRightInd w:val="0"/>
        <w:spacing w:after="0"/>
        <w:ind w:left="180" w:right="155" w:firstLine="0"/>
        <w:rPr>
          <w:del w:id="1416" w:author="W. Hu" w:date="2011-08-10T20:51:00Z"/>
          <w:rFonts w:ascii="Times New Roman" w:hAnsi="Times New Roman"/>
          <w:i/>
          <w:iCs/>
          <w:sz w:val="18"/>
          <w:szCs w:val="18"/>
        </w:rPr>
      </w:pPr>
      <w:del w:id="1417" w:author="W. Hu" w:date="2011-08-10T20:51:00Z">
        <w:r w:rsidRPr="005C2E39" w:rsidDel="0035714C">
          <w:rPr>
            <w:rFonts w:ascii="Times New Roman" w:hAnsi="Times New Roman"/>
            <w:i/>
            <w:iCs/>
            <w:spacing w:val="-15"/>
            <w:sz w:val="18"/>
            <w:szCs w:val="18"/>
          </w:rPr>
          <w:delText>V</w:delText>
        </w:r>
        <w:r w:rsidRPr="005C2E39" w:rsidDel="0035714C">
          <w:rPr>
            <w:rFonts w:ascii="Times New Roman" w:hAnsi="Times New Roman"/>
            <w:i/>
            <w:iCs/>
            <w:sz w:val="18"/>
            <w:szCs w:val="18"/>
          </w:rPr>
          <w:delText>ice P</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esident for Student</w:delText>
        </w:r>
        <w:r w:rsidRPr="005C2E39" w:rsidDel="0035714C">
          <w:rPr>
            <w:rFonts w:ascii="Times New Roman" w:hAnsi="Times New Roman"/>
            <w:i/>
            <w:iCs/>
            <w:spacing w:val="-4"/>
            <w:sz w:val="18"/>
            <w:szCs w:val="18"/>
          </w:rPr>
          <w:delText xml:space="preserve"> </w:delText>
        </w:r>
        <w:r w:rsidRPr="005C2E39" w:rsidDel="0035714C">
          <w:rPr>
            <w:rFonts w:ascii="Times New Roman" w:hAnsi="Times New Roman"/>
            <w:i/>
            <w:iCs/>
            <w:sz w:val="18"/>
            <w:szCs w:val="18"/>
          </w:rPr>
          <w:delText>Affairs</w:delText>
        </w:r>
      </w:del>
    </w:p>
    <w:p w:rsidR="00493E24" w:rsidRPr="005C2E39" w:rsidDel="0035714C" w:rsidRDefault="00493E24" w:rsidP="00493E24">
      <w:pPr>
        <w:widowControl w:val="0"/>
        <w:autoSpaceDE w:val="0"/>
        <w:autoSpaceDN w:val="0"/>
        <w:adjustRightInd w:val="0"/>
        <w:spacing w:after="0"/>
        <w:ind w:left="180" w:right="155" w:firstLine="0"/>
        <w:rPr>
          <w:del w:id="1418" w:author="W. Hu" w:date="2011-08-10T20:51:00Z"/>
          <w:rFonts w:ascii="Times New Roman" w:hAnsi="Times New Roman"/>
          <w:i/>
          <w:iCs/>
          <w:sz w:val="18"/>
          <w:szCs w:val="18"/>
        </w:rPr>
      </w:pPr>
      <w:del w:id="1419" w:author="W. Hu" w:date="2011-08-10T20:51:00Z">
        <w:r w:rsidRPr="005C2E39" w:rsidDel="0035714C">
          <w:rPr>
            <w:rFonts w:ascii="Times New Roman" w:hAnsi="Times New Roman"/>
            <w:i/>
            <w:iCs/>
            <w:sz w:val="18"/>
            <w:szCs w:val="18"/>
          </w:rPr>
          <w:delText>B.A., St. Augustine’s College</w:delText>
        </w:r>
      </w:del>
    </w:p>
    <w:p w:rsidR="00493E24" w:rsidRPr="005C2E39" w:rsidDel="0035714C" w:rsidRDefault="00493E24" w:rsidP="00493E24">
      <w:pPr>
        <w:widowControl w:val="0"/>
        <w:autoSpaceDE w:val="0"/>
        <w:autoSpaceDN w:val="0"/>
        <w:adjustRightInd w:val="0"/>
        <w:spacing w:after="0"/>
        <w:ind w:left="180" w:right="155" w:firstLine="0"/>
        <w:rPr>
          <w:del w:id="1420" w:author="W. Hu" w:date="2011-08-10T20:51:00Z"/>
          <w:rFonts w:ascii="Times New Roman" w:hAnsi="Times New Roman"/>
          <w:i/>
          <w:iCs/>
          <w:sz w:val="18"/>
          <w:szCs w:val="18"/>
        </w:rPr>
      </w:pPr>
      <w:del w:id="1421" w:author="W. Hu" w:date="2011-08-10T20:51:00Z">
        <w:r w:rsidRPr="005C2E39" w:rsidDel="0035714C">
          <w:rPr>
            <w:rFonts w:ascii="Times New Roman" w:hAnsi="Times New Roman"/>
            <w:i/>
            <w:iCs/>
            <w:sz w:val="18"/>
            <w:szCs w:val="18"/>
          </w:rPr>
          <w:delText>M.A., Clark Atlanta University</w:delText>
        </w:r>
      </w:del>
    </w:p>
    <w:p w:rsidR="00493E24" w:rsidRPr="005C2E39" w:rsidDel="0035714C" w:rsidRDefault="00493E24" w:rsidP="00493E24">
      <w:pPr>
        <w:widowControl w:val="0"/>
        <w:autoSpaceDE w:val="0"/>
        <w:autoSpaceDN w:val="0"/>
        <w:adjustRightInd w:val="0"/>
        <w:spacing w:after="0"/>
        <w:ind w:left="180" w:right="155" w:firstLine="0"/>
        <w:rPr>
          <w:del w:id="1422" w:author="W. Hu" w:date="2011-08-10T20:51:00Z"/>
          <w:rFonts w:ascii="Times New Roman" w:hAnsi="Times New Roman"/>
          <w:sz w:val="18"/>
          <w:szCs w:val="18"/>
        </w:rPr>
      </w:pPr>
      <w:del w:id="1423" w:author="W. Hu" w:date="2011-08-10T20:51:00Z">
        <w:r w:rsidRPr="005C2E39" w:rsidDel="0035714C">
          <w:rPr>
            <w:rFonts w:ascii="Times New Roman" w:hAnsi="Times New Roman"/>
            <w:i/>
            <w:iCs/>
            <w:sz w:val="18"/>
            <w:szCs w:val="18"/>
          </w:rPr>
          <w:delText>Ed.D., Texas Southern University</w:delText>
        </w:r>
      </w:del>
    </w:p>
    <w:p w:rsidR="00493E24" w:rsidRPr="005C2E39" w:rsidDel="0035714C" w:rsidRDefault="00493E24" w:rsidP="00493E24">
      <w:pPr>
        <w:widowControl w:val="0"/>
        <w:autoSpaceDE w:val="0"/>
        <w:autoSpaceDN w:val="0"/>
        <w:adjustRightInd w:val="0"/>
        <w:spacing w:after="0"/>
        <w:ind w:left="180" w:right="155" w:firstLine="0"/>
        <w:rPr>
          <w:del w:id="1424"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25" w:author="W. Hu" w:date="2011-08-10T20:51:00Z"/>
          <w:rFonts w:ascii="Times New Roman" w:hAnsi="Times New Roman"/>
          <w:sz w:val="18"/>
          <w:szCs w:val="18"/>
        </w:rPr>
      </w:pPr>
      <w:del w:id="1426" w:author="W. Hu" w:date="2011-08-10T20:51:00Z">
        <w:r w:rsidRPr="005C2E39" w:rsidDel="0035714C">
          <w:rPr>
            <w:rFonts w:ascii="Times New Roman" w:hAnsi="Times New Roman"/>
            <w:sz w:val="18"/>
            <w:szCs w:val="18"/>
          </w:rPr>
          <w:delText>Porte</w:delText>
        </w:r>
        <w:r w:rsidRPr="005C2E39" w:rsidDel="0035714C">
          <w:rPr>
            <w:rFonts w:ascii="Times New Roman" w:hAnsi="Times New Roman"/>
            <w:spacing w:val="-8"/>
            <w:sz w:val="18"/>
            <w:szCs w:val="18"/>
          </w:rPr>
          <w:delText>r</w:delText>
        </w:r>
        <w:r w:rsidRPr="005C2E39" w:rsidDel="0035714C">
          <w:rPr>
            <w:rFonts w:ascii="Times New Roman" w:hAnsi="Times New Roman"/>
            <w:sz w:val="18"/>
            <w:szCs w:val="18"/>
          </w:rPr>
          <w:delText>, Cli</w:delText>
        </w:r>
        <w:r w:rsidRPr="005C2E39" w:rsidDel="0035714C">
          <w:rPr>
            <w:rFonts w:ascii="Times New Roman" w:hAnsi="Times New Roman"/>
            <w:spacing w:val="-4"/>
            <w:sz w:val="18"/>
            <w:szCs w:val="18"/>
          </w:rPr>
          <w:delText>f</w:delText>
        </w:r>
        <w:r w:rsidRPr="005C2E39" w:rsidDel="0035714C">
          <w:rPr>
            <w:rFonts w:ascii="Times New Roman" w:hAnsi="Times New Roman"/>
            <w:sz w:val="18"/>
            <w:szCs w:val="18"/>
          </w:rPr>
          <w:delText>ford</w:delText>
        </w:r>
      </w:del>
    </w:p>
    <w:p w:rsidR="00493E24" w:rsidRPr="005C2E39" w:rsidDel="0035714C" w:rsidRDefault="00493E24" w:rsidP="00493E24">
      <w:pPr>
        <w:widowControl w:val="0"/>
        <w:autoSpaceDE w:val="0"/>
        <w:autoSpaceDN w:val="0"/>
        <w:adjustRightInd w:val="0"/>
        <w:spacing w:after="0"/>
        <w:ind w:left="180" w:right="155" w:firstLine="0"/>
        <w:rPr>
          <w:del w:id="1427" w:author="W. Hu" w:date="2011-08-10T20:51:00Z"/>
          <w:rFonts w:ascii="Times New Roman" w:hAnsi="Times New Roman"/>
          <w:i/>
          <w:iCs/>
          <w:sz w:val="18"/>
          <w:szCs w:val="18"/>
        </w:rPr>
      </w:pPr>
      <w:del w:id="1428" w:author="W. Hu" w:date="2011-08-10T20:51:00Z">
        <w:r w:rsidRPr="005C2E39" w:rsidDel="0035714C">
          <w:rPr>
            <w:rFonts w:ascii="Times New Roman" w:hAnsi="Times New Roman"/>
            <w:i/>
            <w:iCs/>
            <w:sz w:val="18"/>
            <w:szCs w:val="18"/>
          </w:rPr>
          <w:delText xml:space="preserve"> </w:delText>
        </w:r>
        <w:r w:rsidRPr="005C2E39" w:rsidDel="0035714C">
          <w:rPr>
            <w:rFonts w:ascii="Times New Roman" w:hAnsi="Times New Roman"/>
            <w:i/>
            <w:iCs/>
            <w:spacing w:val="-15"/>
            <w:sz w:val="18"/>
            <w:szCs w:val="18"/>
          </w:rPr>
          <w:delText>V</w:delText>
        </w:r>
        <w:r w:rsidRPr="005C2E39" w:rsidDel="0035714C">
          <w:rPr>
            <w:rFonts w:ascii="Times New Roman" w:hAnsi="Times New Roman"/>
            <w:i/>
            <w:iCs/>
            <w:sz w:val="18"/>
            <w:szCs w:val="18"/>
          </w:rPr>
          <w:delText>ice P</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esident for Institutional</w:delText>
        </w:r>
        <w:r w:rsidRPr="005C2E39" w:rsidDel="0035714C">
          <w:rPr>
            <w:rFonts w:ascii="Times New Roman" w:hAnsi="Times New Roman"/>
            <w:i/>
            <w:iCs/>
            <w:spacing w:val="-4"/>
            <w:sz w:val="18"/>
            <w:szCs w:val="18"/>
          </w:rPr>
          <w:delText xml:space="preserve"> </w:delText>
        </w:r>
        <w:r w:rsidRPr="005C2E39" w:rsidDel="0035714C">
          <w:rPr>
            <w:rFonts w:ascii="Times New Roman" w:hAnsi="Times New Roman"/>
            <w:i/>
            <w:iCs/>
            <w:sz w:val="18"/>
            <w:szCs w:val="18"/>
          </w:rPr>
          <w:delText xml:space="preserve">Advancement </w:delText>
        </w:r>
      </w:del>
    </w:p>
    <w:p w:rsidR="00493E24" w:rsidRPr="005C2E39" w:rsidDel="0035714C" w:rsidRDefault="00493E24" w:rsidP="00493E24">
      <w:pPr>
        <w:widowControl w:val="0"/>
        <w:autoSpaceDE w:val="0"/>
        <w:autoSpaceDN w:val="0"/>
        <w:adjustRightInd w:val="0"/>
        <w:spacing w:after="0"/>
        <w:ind w:left="180" w:right="155" w:firstLine="0"/>
        <w:rPr>
          <w:del w:id="1429" w:author="W. Hu" w:date="2011-08-10T20:51:00Z"/>
          <w:rFonts w:ascii="Times New Roman" w:hAnsi="Times New Roman"/>
          <w:sz w:val="18"/>
          <w:szCs w:val="18"/>
        </w:rPr>
      </w:pPr>
      <w:del w:id="1430" w:author="W. Hu" w:date="2011-08-10T20:51:00Z">
        <w:r w:rsidRPr="005C2E39" w:rsidDel="0035714C">
          <w:rPr>
            <w:rFonts w:ascii="Times New Roman" w:hAnsi="Times New Roman"/>
            <w:sz w:val="18"/>
            <w:szCs w:val="18"/>
          </w:rPr>
          <w:delText>B.S.,</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Albany State University</w:delText>
        </w:r>
      </w:del>
    </w:p>
    <w:p w:rsidR="00493E24" w:rsidRPr="005C2E39" w:rsidDel="0035714C" w:rsidRDefault="00493E24" w:rsidP="00493E24">
      <w:pPr>
        <w:widowControl w:val="0"/>
        <w:autoSpaceDE w:val="0"/>
        <w:autoSpaceDN w:val="0"/>
        <w:adjustRightInd w:val="0"/>
        <w:spacing w:after="0"/>
        <w:ind w:left="180" w:right="155" w:firstLine="0"/>
        <w:rPr>
          <w:del w:id="1431" w:author="W. Hu" w:date="2011-08-10T20:51:00Z"/>
          <w:rFonts w:ascii="Times New Roman" w:hAnsi="Times New Roman"/>
          <w:sz w:val="18"/>
          <w:szCs w:val="18"/>
        </w:rPr>
      </w:pPr>
      <w:del w:id="1432" w:author="W. Hu" w:date="2011-08-10T20:51:00Z">
        <w:r w:rsidRPr="005C2E39" w:rsidDel="0035714C">
          <w:rPr>
            <w:rFonts w:ascii="Times New Roman" w:hAnsi="Times New Roman"/>
            <w:sz w:val="18"/>
            <w:szCs w:val="18"/>
          </w:rPr>
          <w:delText>J.D., Nova Southeastern University</w:delText>
        </w:r>
      </w:del>
    </w:p>
    <w:p w:rsidR="00493E24" w:rsidRPr="005C2E39" w:rsidDel="0035714C" w:rsidRDefault="00493E24" w:rsidP="00493E24">
      <w:pPr>
        <w:widowControl w:val="0"/>
        <w:autoSpaceDE w:val="0"/>
        <w:autoSpaceDN w:val="0"/>
        <w:adjustRightInd w:val="0"/>
        <w:spacing w:after="0"/>
        <w:ind w:left="180" w:right="155" w:firstLine="0"/>
        <w:rPr>
          <w:del w:id="1433" w:author="W. Hu" w:date="2011-08-10T20:51:00Z"/>
          <w:rFonts w:ascii="Times New Roman" w:hAnsi="Times New Roman"/>
          <w:sz w:val="18"/>
          <w:szCs w:val="18"/>
        </w:rPr>
      </w:pPr>
    </w:p>
    <w:p w:rsidR="00493E24" w:rsidDel="0035714C" w:rsidRDefault="00493E24" w:rsidP="00493E24">
      <w:pPr>
        <w:widowControl w:val="0"/>
        <w:autoSpaceDE w:val="0"/>
        <w:autoSpaceDN w:val="0"/>
        <w:adjustRightInd w:val="0"/>
        <w:spacing w:after="0"/>
        <w:ind w:left="180" w:right="155" w:firstLine="0"/>
        <w:rPr>
          <w:del w:id="1434" w:author="W. Hu" w:date="2011-08-10T20:51:00Z"/>
          <w:rFonts w:ascii="Times New Roman" w:hAnsi="Times New Roman"/>
          <w:sz w:val="18"/>
          <w:szCs w:val="18"/>
        </w:rPr>
      </w:pPr>
      <w:del w:id="1435" w:author="W. Hu" w:date="2011-08-10T20:51:00Z">
        <w:r w:rsidRPr="005C2E39" w:rsidDel="0035714C">
          <w:rPr>
            <w:rFonts w:ascii="Times New Roman" w:hAnsi="Times New Roman"/>
            <w:sz w:val="18"/>
            <w:szCs w:val="18"/>
          </w:rPr>
          <w:delText>Albritten,</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Arna</w:delText>
        </w:r>
        <w:r w:rsidRPr="005C2E39" w:rsidDel="0035714C">
          <w:rPr>
            <w:rFonts w:ascii="Times New Roman" w:hAnsi="Times New Roman"/>
            <w:spacing w:val="-4"/>
            <w:sz w:val="18"/>
            <w:szCs w:val="18"/>
          </w:rPr>
          <w:delText xml:space="preserve"> </w:delText>
        </w:r>
        <w:r w:rsidRPr="005C2E39" w:rsidDel="0035714C">
          <w:rPr>
            <w:rFonts w:ascii="Times New Roman" w:hAnsi="Times New Roman"/>
            <w:spacing w:val="-15"/>
            <w:sz w:val="18"/>
            <w:szCs w:val="18"/>
          </w:rPr>
          <w:delText>T</w:delText>
        </w:r>
        <w:r w:rsidRPr="005C2E39" w:rsidDel="0035714C">
          <w:rPr>
            <w:rFonts w:ascii="Times New Roman" w:hAnsi="Times New Roman"/>
            <w:sz w:val="18"/>
            <w:szCs w:val="18"/>
          </w:rPr>
          <w:delText xml:space="preserve">. </w:delText>
        </w:r>
      </w:del>
    </w:p>
    <w:p w:rsidR="00493E24" w:rsidRPr="00B5101A" w:rsidDel="0035714C" w:rsidRDefault="00493E24" w:rsidP="00493E24">
      <w:pPr>
        <w:widowControl w:val="0"/>
        <w:autoSpaceDE w:val="0"/>
        <w:autoSpaceDN w:val="0"/>
        <w:adjustRightInd w:val="0"/>
        <w:spacing w:after="0"/>
        <w:ind w:left="180" w:right="155" w:firstLine="0"/>
        <w:rPr>
          <w:del w:id="1436" w:author="W. Hu" w:date="2011-08-10T20:51:00Z"/>
          <w:rFonts w:ascii="Times New Roman" w:hAnsi="Times New Roman"/>
          <w:i/>
          <w:sz w:val="18"/>
          <w:szCs w:val="18"/>
        </w:rPr>
      </w:pPr>
      <w:del w:id="1437" w:author="W. Hu" w:date="2011-08-10T20:51:00Z">
        <w:r w:rsidRPr="00B5101A" w:rsidDel="0035714C">
          <w:rPr>
            <w:rFonts w:ascii="Times New Roman" w:hAnsi="Times New Roman"/>
            <w:i/>
            <w:sz w:val="18"/>
            <w:szCs w:val="18"/>
          </w:rPr>
          <w:delText>Dean of Academic Services &amp; Registrar</w:delText>
        </w:r>
      </w:del>
    </w:p>
    <w:p w:rsidR="00493E24" w:rsidRPr="005C2E39" w:rsidDel="0035714C" w:rsidRDefault="00493E24" w:rsidP="00493E24">
      <w:pPr>
        <w:widowControl w:val="0"/>
        <w:autoSpaceDE w:val="0"/>
        <w:autoSpaceDN w:val="0"/>
        <w:adjustRightInd w:val="0"/>
        <w:spacing w:after="0"/>
        <w:ind w:left="180" w:right="155" w:firstLine="0"/>
        <w:rPr>
          <w:del w:id="1438" w:author="W. Hu" w:date="2011-08-10T20:51:00Z"/>
          <w:rFonts w:ascii="Times New Roman" w:hAnsi="Times New Roman"/>
          <w:sz w:val="18"/>
          <w:szCs w:val="18"/>
        </w:rPr>
      </w:pPr>
      <w:del w:id="1439" w:author="W. Hu" w:date="2011-08-10T20:51:00Z">
        <w:r w:rsidRPr="005C2E39" w:rsidDel="0035714C">
          <w:rPr>
            <w:rFonts w:ascii="Times New Roman" w:hAnsi="Times New Roman"/>
            <w:sz w:val="18"/>
            <w:szCs w:val="18"/>
          </w:rPr>
          <w:delText>B.S.,</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Albany State College</w:delText>
        </w:r>
      </w:del>
    </w:p>
    <w:p w:rsidR="00493E24" w:rsidRPr="005C2E39" w:rsidDel="0035714C" w:rsidRDefault="00493E24" w:rsidP="00493E24">
      <w:pPr>
        <w:widowControl w:val="0"/>
        <w:autoSpaceDE w:val="0"/>
        <w:autoSpaceDN w:val="0"/>
        <w:adjustRightInd w:val="0"/>
        <w:spacing w:after="0"/>
        <w:ind w:left="180" w:right="155" w:firstLine="0"/>
        <w:rPr>
          <w:del w:id="1440" w:author="W. Hu" w:date="2011-08-10T20:51:00Z"/>
          <w:rFonts w:ascii="Times New Roman" w:hAnsi="Times New Roman"/>
          <w:sz w:val="18"/>
          <w:szCs w:val="18"/>
        </w:rPr>
      </w:pPr>
      <w:del w:id="1441" w:author="W. Hu" w:date="2011-08-10T20:51:00Z">
        <w:r w:rsidRPr="005C2E39" w:rsidDel="0035714C">
          <w:rPr>
            <w:rFonts w:ascii="Times New Roman" w:hAnsi="Times New Roman"/>
            <w:sz w:val="18"/>
            <w:szCs w:val="18"/>
          </w:rPr>
          <w:delText>M.B.Ed., Geo</w:delText>
        </w:r>
        <w:r w:rsidRPr="005C2E39" w:rsidDel="0035714C">
          <w:rPr>
            <w:rFonts w:ascii="Times New Roman" w:hAnsi="Times New Roman"/>
            <w:spacing w:val="-4"/>
            <w:sz w:val="18"/>
            <w:szCs w:val="18"/>
          </w:rPr>
          <w:delText>r</w:delText>
        </w:r>
        <w:r w:rsidRPr="005C2E39" w:rsidDel="0035714C">
          <w:rPr>
            <w:rFonts w:ascii="Times New Roman" w:hAnsi="Times New Roman"/>
            <w:sz w:val="18"/>
            <w:szCs w:val="18"/>
          </w:rPr>
          <w:delText>gia State University</w:delText>
        </w:r>
      </w:del>
    </w:p>
    <w:p w:rsidR="00493E24" w:rsidRPr="005C2E39" w:rsidDel="0035714C" w:rsidRDefault="00493E24" w:rsidP="00493E24">
      <w:pPr>
        <w:widowControl w:val="0"/>
        <w:autoSpaceDE w:val="0"/>
        <w:autoSpaceDN w:val="0"/>
        <w:adjustRightInd w:val="0"/>
        <w:spacing w:after="0"/>
        <w:ind w:left="180" w:right="155" w:firstLine="0"/>
        <w:rPr>
          <w:del w:id="1442"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43" w:author="W. Hu" w:date="2011-08-10T20:51:00Z"/>
          <w:rFonts w:ascii="Times New Roman" w:hAnsi="Times New Roman"/>
          <w:sz w:val="18"/>
          <w:szCs w:val="18"/>
        </w:rPr>
      </w:pPr>
      <w:del w:id="1444" w:author="W. Hu" w:date="2011-08-10T20:51:00Z">
        <w:r w:rsidRPr="005C2E39" w:rsidDel="0035714C">
          <w:rPr>
            <w:rFonts w:ascii="Times New Roman" w:hAnsi="Times New Roman"/>
            <w:sz w:val="18"/>
            <w:szCs w:val="18"/>
          </w:rPr>
          <w:delText>Harris,</w:delText>
        </w:r>
        <w:r w:rsidRPr="005C2E39" w:rsidDel="0035714C">
          <w:rPr>
            <w:rFonts w:ascii="Times New Roman" w:hAnsi="Times New Roman"/>
            <w:spacing w:val="-4"/>
            <w:sz w:val="18"/>
            <w:szCs w:val="18"/>
          </w:rPr>
          <w:delText xml:space="preserve"> </w:delText>
        </w:r>
        <w:r w:rsidRPr="005C2E39" w:rsidDel="0035714C">
          <w:rPr>
            <w:rFonts w:ascii="Times New Roman" w:hAnsi="Times New Roman"/>
            <w:sz w:val="18"/>
            <w:szCs w:val="18"/>
          </w:rPr>
          <w:delText>Thomas</w:delText>
        </w:r>
      </w:del>
    </w:p>
    <w:p w:rsidR="00493E24" w:rsidRPr="005C2E39" w:rsidDel="0035714C" w:rsidRDefault="00493E24" w:rsidP="00493E24">
      <w:pPr>
        <w:widowControl w:val="0"/>
        <w:autoSpaceDE w:val="0"/>
        <w:autoSpaceDN w:val="0"/>
        <w:adjustRightInd w:val="0"/>
        <w:spacing w:after="0"/>
        <w:ind w:left="180" w:right="155" w:firstLine="0"/>
        <w:rPr>
          <w:del w:id="1445" w:author="W. Hu" w:date="2011-08-10T20:51:00Z"/>
          <w:rFonts w:ascii="Times New Roman" w:hAnsi="Times New Roman"/>
          <w:i/>
          <w:iCs/>
          <w:sz w:val="18"/>
          <w:szCs w:val="18"/>
        </w:rPr>
      </w:pPr>
      <w:del w:id="1446" w:author="W. Hu" w:date="2011-08-10T20:51:00Z">
        <w:r w:rsidRPr="005C2E39" w:rsidDel="0035714C">
          <w:rPr>
            <w:rFonts w:ascii="Times New Roman" w:hAnsi="Times New Roman"/>
            <w:i/>
            <w:iCs/>
            <w:sz w:val="18"/>
            <w:szCs w:val="18"/>
          </w:rPr>
          <w:delText>Di</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ector of Financial</w:delText>
        </w:r>
        <w:r w:rsidRPr="005C2E39" w:rsidDel="0035714C">
          <w:rPr>
            <w:rFonts w:ascii="Times New Roman" w:hAnsi="Times New Roman"/>
            <w:i/>
            <w:iCs/>
            <w:spacing w:val="-4"/>
            <w:sz w:val="18"/>
            <w:szCs w:val="18"/>
          </w:rPr>
          <w:delText xml:space="preserve"> </w:delText>
        </w:r>
        <w:r w:rsidRPr="005C2E39" w:rsidDel="0035714C">
          <w:rPr>
            <w:rFonts w:ascii="Times New Roman" w:hAnsi="Times New Roman"/>
            <w:i/>
            <w:iCs/>
            <w:sz w:val="18"/>
            <w:szCs w:val="18"/>
          </w:rPr>
          <w:delText xml:space="preserve">Aid </w:delText>
        </w:r>
      </w:del>
    </w:p>
    <w:p w:rsidR="00493E24" w:rsidRPr="005C2E39" w:rsidDel="0035714C" w:rsidRDefault="00493E24" w:rsidP="00493E24">
      <w:pPr>
        <w:widowControl w:val="0"/>
        <w:autoSpaceDE w:val="0"/>
        <w:autoSpaceDN w:val="0"/>
        <w:adjustRightInd w:val="0"/>
        <w:spacing w:after="0"/>
        <w:ind w:left="180" w:right="155" w:firstLine="0"/>
        <w:rPr>
          <w:del w:id="1447" w:author="W. Hu" w:date="2011-08-10T20:51:00Z"/>
          <w:rFonts w:ascii="Times New Roman" w:hAnsi="Times New Roman"/>
          <w:sz w:val="18"/>
          <w:szCs w:val="18"/>
        </w:rPr>
      </w:pPr>
      <w:del w:id="1448" w:author="W. Hu" w:date="2011-08-10T20:51:00Z">
        <w:r w:rsidRPr="005C2E39" w:rsidDel="0035714C">
          <w:rPr>
            <w:rFonts w:ascii="Times New Roman" w:hAnsi="Times New Roman"/>
            <w:sz w:val="18"/>
            <w:szCs w:val="18"/>
          </w:rPr>
          <w:delText>B.S.,</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 xml:space="preserve">Albany State College </w:delText>
        </w:r>
      </w:del>
    </w:p>
    <w:p w:rsidR="00493E24" w:rsidRPr="005C2E39" w:rsidDel="0035714C" w:rsidRDefault="00493E24" w:rsidP="00493E24">
      <w:pPr>
        <w:widowControl w:val="0"/>
        <w:autoSpaceDE w:val="0"/>
        <w:autoSpaceDN w:val="0"/>
        <w:adjustRightInd w:val="0"/>
        <w:spacing w:after="0"/>
        <w:ind w:left="180" w:right="155" w:firstLine="0"/>
        <w:rPr>
          <w:del w:id="1449" w:author="W. Hu" w:date="2011-08-10T20:51:00Z"/>
          <w:rFonts w:ascii="Times New Roman" w:hAnsi="Times New Roman"/>
          <w:sz w:val="18"/>
          <w:szCs w:val="18"/>
        </w:rPr>
      </w:pPr>
      <w:del w:id="1450" w:author="W. Hu" w:date="2011-08-10T20:51:00Z">
        <w:r w:rsidRPr="005C2E39" w:rsidDel="0035714C">
          <w:rPr>
            <w:rFonts w:ascii="Times New Roman" w:hAnsi="Times New Roman"/>
            <w:sz w:val="18"/>
            <w:szCs w:val="18"/>
          </w:rPr>
          <w:delText>M.</w:delText>
        </w:r>
        <w:r w:rsidRPr="005C2E39" w:rsidDel="0035714C">
          <w:rPr>
            <w:rFonts w:ascii="Times New Roman" w:hAnsi="Times New Roman"/>
            <w:spacing w:val="-22"/>
            <w:sz w:val="18"/>
            <w:szCs w:val="18"/>
          </w:rPr>
          <w:delText>P</w:delText>
        </w:r>
        <w:r w:rsidRPr="005C2E39" w:rsidDel="0035714C">
          <w:rPr>
            <w:rFonts w:ascii="Times New Roman" w:hAnsi="Times New Roman"/>
            <w:sz w:val="18"/>
            <w:szCs w:val="18"/>
          </w:rPr>
          <w:delText>.A.,</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Albany State University</w:delText>
        </w:r>
      </w:del>
    </w:p>
    <w:p w:rsidR="00493E24" w:rsidRPr="005C2E39" w:rsidDel="0035714C" w:rsidRDefault="00493E24" w:rsidP="00493E24">
      <w:pPr>
        <w:widowControl w:val="0"/>
        <w:autoSpaceDE w:val="0"/>
        <w:autoSpaceDN w:val="0"/>
        <w:adjustRightInd w:val="0"/>
        <w:spacing w:after="0"/>
        <w:ind w:left="180" w:right="155" w:firstLine="0"/>
        <w:rPr>
          <w:del w:id="1451"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52" w:author="W. Hu" w:date="2011-08-10T20:51:00Z"/>
          <w:rFonts w:ascii="Times New Roman" w:hAnsi="Times New Roman"/>
          <w:sz w:val="18"/>
          <w:szCs w:val="18"/>
        </w:rPr>
      </w:pPr>
      <w:del w:id="1453" w:author="W. Hu" w:date="2011-08-10T20:51:00Z">
        <w:r w:rsidRPr="005C2E39" w:rsidDel="0035714C">
          <w:rPr>
            <w:rFonts w:ascii="Times New Roman" w:hAnsi="Times New Roman"/>
            <w:sz w:val="18"/>
            <w:szCs w:val="18"/>
          </w:rPr>
          <w:delText>Salte</w:delText>
        </w:r>
        <w:r w:rsidRPr="005C2E39" w:rsidDel="0035714C">
          <w:rPr>
            <w:rFonts w:ascii="Times New Roman" w:hAnsi="Times New Roman"/>
            <w:spacing w:val="-8"/>
            <w:sz w:val="18"/>
            <w:szCs w:val="18"/>
          </w:rPr>
          <w:delText>r</w:delText>
        </w:r>
        <w:r w:rsidRPr="005C2E39" w:rsidDel="0035714C">
          <w:rPr>
            <w:rFonts w:ascii="Times New Roman" w:hAnsi="Times New Roman"/>
            <w:sz w:val="18"/>
            <w:szCs w:val="18"/>
          </w:rPr>
          <w:delText>, Ruth</w:delText>
        </w:r>
      </w:del>
    </w:p>
    <w:p w:rsidR="00493E24" w:rsidRPr="005C2E39" w:rsidDel="0035714C" w:rsidRDefault="00493E24" w:rsidP="00493E24">
      <w:pPr>
        <w:widowControl w:val="0"/>
        <w:autoSpaceDE w:val="0"/>
        <w:autoSpaceDN w:val="0"/>
        <w:adjustRightInd w:val="0"/>
        <w:spacing w:after="0"/>
        <w:ind w:left="180" w:right="155" w:firstLine="0"/>
        <w:rPr>
          <w:del w:id="1454" w:author="W. Hu" w:date="2011-08-10T20:51:00Z"/>
          <w:rFonts w:ascii="Times New Roman" w:hAnsi="Times New Roman"/>
          <w:sz w:val="18"/>
          <w:szCs w:val="18"/>
        </w:rPr>
      </w:pPr>
      <w:del w:id="1455" w:author="W. Hu" w:date="2011-08-10T20:51:00Z">
        <w:r w:rsidRPr="005C2E39" w:rsidDel="0035714C">
          <w:rPr>
            <w:rFonts w:ascii="Times New Roman" w:hAnsi="Times New Roman"/>
            <w:i/>
            <w:iCs/>
            <w:sz w:val="18"/>
            <w:szCs w:val="18"/>
          </w:rPr>
          <w:delText xml:space="preserve">Assistant </w:delText>
        </w:r>
        <w:r w:rsidRPr="005C2E39" w:rsidDel="0035714C">
          <w:rPr>
            <w:rFonts w:ascii="Times New Roman" w:hAnsi="Times New Roman"/>
            <w:i/>
            <w:iCs/>
            <w:spacing w:val="-15"/>
            <w:sz w:val="18"/>
            <w:szCs w:val="18"/>
          </w:rPr>
          <w:delText>V</w:delText>
        </w:r>
        <w:r w:rsidRPr="005C2E39" w:rsidDel="0035714C">
          <w:rPr>
            <w:rFonts w:ascii="Times New Roman" w:hAnsi="Times New Roman"/>
            <w:i/>
            <w:iCs/>
            <w:sz w:val="18"/>
            <w:szCs w:val="18"/>
          </w:rPr>
          <w:delText>ice P</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esident for</w:delText>
        </w:r>
      </w:del>
    </w:p>
    <w:p w:rsidR="00493E24" w:rsidRPr="005C2E39" w:rsidDel="0035714C" w:rsidRDefault="00493E24" w:rsidP="00493E24">
      <w:pPr>
        <w:widowControl w:val="0"/>
        <w:autoSpaceDE w:val="0"/>
        <w:autoSpaceDN w:val="0"/>
        <w:adjustRightInd w:val="0"/>
        <w:spacing w:after="0"/>
        <w:ind w:left="180" w:right="155" w:firstLine="0"/>
        <w:rPr>
          <w:del w:id="1456" w:author="W. Hu" w:date="2011-08-10T20:51:00Z"/>
          <w:rFonts w:ascii="Times New Roman" w:hAnsi="Times New Roman"/>
          <w:sz w:val="18"/>
          <w:szCs w:val="18"/>
        </w:rPr>
      </w:pPr>
      <w:del w:id="1457" w:author="W. Hu" w:date="2011-08-10T20:51:00Z">
        <w:r w:rsidRPr="005C2E39" w:rsidDel="0035714C">
          <w:rPr>
            <w:rFonts w:ascii="Times New Roman" w:hAnsi="Times New Roman"/>
            <w:i/>
            <w:iCs/>
            <w:sz w:val="18"/>
            <w:szCs w:val="18"/>
          </w:rPr>
          <w:delText>Institutional Resea</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 xml:space="preserve">ch and Effectiveness </w:delText>
        </w:r>
        <w:r w:rsidRPr="005C2E39" w:rsidDel="0035714C">
          <w:rPr>
            <w:rFonts w:ascii="Times New Roman" w:hAnsi="Times New Roman"/>
            <w:sz w:val="18"/>
            <w:szCs w:val="18"/>
          </w:rPr>
          <w:delText>B.B.A.,</w:delText>
        </w:r>
        <w:r w:rsidRPr="005C2E39" w:rsidDel="0035714C">
          <w:rPr>
            <w:rFonts w:ascii="Times New Roman" w:hAnsi="Times New Roman"/>
            <w:spacing w:val="-4"/>
            <w:sz w:val="18"/>
            <w:szCs w:val="18"/>
          </w:rPr>
          <w:delText xml:space="preserve"> </w:delText>
        </w:r>
        <w:r w:rsidRPr="005C2E39" w:rsidDel="0035714C">
          <w:rPr>
            <w:rFonts w:ascii="Times New Roman" w:hAnsi="Times New Roman"/>
            <w:spacing w:val="-22"/>
            <w:sz w:val="18"/>
            <w:szCs w:val="18"/>
          </w:rPr>
          <w:delText>V</w:delText>
        </w:r>
        <w:r w:rsidRPr="005C2E39" w:rsidDel="0035714C">
          <w:rPr>
            <w:rFonts w:ascii="Times New Roman" w:hAnsi="Times New Roman"/>
            <w:sz w:val="18"/>
            <w:szCs w:val="18"/>
          </w:rPr>
          <w:delText>aldosta State University M.B.A., Campbell University</w:delText>
        </w:r>
      </w:del>
    </w:p>
    <w:p w:rsidR="00493E24" w:rsidRPr="005C2E39" w:rsidDel="0035714C" w:rsidRDefault="00493E24" w:rsidP="00493E24">
      <w:pPr>
        <w:widowControl w:val="0"/>
        <w:autoSpaceDE w:val="0"/>
        <w:autoSpaceDN w:val="0"/>
        <w:adjustRightInd w:val="0"/>
        <w:spacing w:after="0"/>
        <w:ind w:left="180" w:right="155" w:firstLine="0"/>
        <w:rPr>
          <w:del w:id="1458" w:author="W. Hu" w:date="2011-08-10T20:51:00Z"/>
          <w:rFonts w:ascii="Times New Roman" w:hAnsi="Times New Roman"/>
          <w:sz w:val="18"/>
          <w:szCs w:val="18"/>
        </w:rPr>
      </w:pPr>
      <w:del w:id="1459" w:author="W. Hu" w:date="2011-08-10T20:51:00Z">
        <w:r w:rsidRPr="005C2E39" w:rsidDel="0035714C">
          <w:rPr>
            <w:rFonts w:ascii="Times New Roman" w:hAnsi="Times New Roman"/>
            <w:sz w:val="18"/>
            <w:szCs w:val="18"/>
          </w:rPr>
          <w:delText>Ph.D., Geo</w:delText>
        </w:r>
        <w:r w:rsidRPr="005C2E39" w:rsidDel="0035714C">
          <w:rPr>
            <w:rFonts w:ascii="Times New Roman" w:hAnsi="Times New Roman"/>
            <w:spacing w:val="-4"/>
            <w:sz w:val="18"/>
            <w:szCs w:val="18"/>
          </w:rPr>
          <w:delText>r</w:delText>
        </w:r>
        <w:r w:rsidRPr="005C2E39" w:rsidDel="0035714C">
          <w:rPr>
            <w:rFonts w:ascii="Times New Roman" w:hAnsi="Times New Roman"/>
            <w:sz w:val="18"/>
            <w:szCs w:val="18"/>
          </w:rPr>
          <w:delText>gia State University</w:delText>
        </w:r>
      </w:del>
    </w:p>
    <w:p w:rsidR="00493E24" w:rsidRPr="005C2E39" w:rsidDel="0035714C" w:rsidRDefault="00493E24" w:rsidP="00493E24">
      <w:pPr>
        <w:widowControl w:val="0"/>
        <w:autoSpaceDE w:val="0"/>
        <w:autoSpaceDN w:val="0"/>
        <w:adjustRightInd w:val="0"/>
        <w:spacing w:after="0"/>
        <w:ind w:left="180" w:right="155" w:firstLine="0"/>
        <w:rPr>
          <w:del w:id="1460"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61" w:author="W. Hu" w:date="2011-08-10T20:51:00Z"/>
          <w:rFonts w:ascii="Times New Roman" w:hAnsi="Times New Roman"/>
          <w:sz w:val="18"/>
          <w:szCs w:val="18"/>
        </w:rPr>
      </w:pPr>
      <w:del w:id="1462" w:author="W. Hu" w:date="2011-08-10T20:51:00Z">
        <w:r w:rsidRPr="005C2E39" w:rsidDel="0035714C">
          <w:rPr>
            <w:rFonts w:ascii="Times New Roman" w:hAnsi="Times New Roman"/>
            <w:sz w:val="18"/>
            <w:szCs w:val="18"/>
          </w:rPr>
          <w:delText>Harris-Joll</w:delText>
        </w:r>
        <w:r w:rsidRPr="005C2E39" w:rsidDel="0035714C">
          <w:rPr>
            <w:rFonts w:ascii="Times New Roman" w:hAnsi="Times New Roman"/>
            <w:spacing w:val="-13"/>
            <w:sz w:val="18"/>
            <w:szCs w:val="18"/>
          </w:rPr>
          <w:delText>y</w:delText>
        </w:r>
        <w:r w:rsidRPr="005C2E39" w:rsidDel="0035714C">
          <w:rPr>
            <w:rFonts w:ascii="Times New Roman" w:hAnsi="Times New Roman"/>
            <w:sz w:val="18"/>
            <w:szCs w:val="18"/>
          </w:rPr>
          <w:delText xml:space="preserve">, Stephanie R. </w:delText>
        </w:r>
        <w:r w:rsidRPr="005C2E39" w:rsidDel="0035714C">
          <w:rPr>
            <w:rFonts w:ascii="Times New Roman" w:hAnsi="Times New Roman"/>
            <w:i/>
            <w:iCs/>
            <w:sz w:val="18"/>
            <w:szCs w:val="18"/>
          </w:rPr>
          <w:delText>Di</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ecto</w:delText>
        </w:r>
        <w:r w:rsidRPr="005C2E39" w:rsidDel="0035714C">
          <w:rPr>
            <w:rFonts w:ascii="Times New Roman" w:hAnsi="Times New Roman"/>
            <w:i/>
            <w:iCs/>
            <w:spacing w:val="-22"/>
            <w:sz w:val="18"/>
            <w:szCs w:val="18"/>
          </w:rPr>
          <w:delText>r</w:delText>
        </w:r>
        <w:r w:rsidRPr="005C2E39" w:rsidDel="0035714C">
          <w:rPr>
            <w:rFonts w:ascii="Times New Roman" w:hAnsi="Times New Roman"/>
            <w:i/>
            <w:iCs/>
            <w:sz w:val="18"/>
            <w:szCs w:val="18"/>
          </w:rPr>
          <w:delText xml:space="preserve">, Counseling, </w:delText>
        </w:r>
        <w:r w:rsidRPr="005C2E39" w:rsidDel="0035714C">
          <w:rPr>
            <w:rFonts w:ascii="Times New Roman" w:hAnsi="Times New Roman"/>
            <w:i/>
            <w:iCs/>
            <w:spacing w:val="-18"/>
            <w:sz w:val="18"/>
            <w:szCs w:val="18"/>
          </w:rPr>
          <w:delText>T</w:delText>
        </w:r>
        <w:r w:rsidRPr="005C2E39" w:rsidDel="0035714C">
          <w:rPr>
            <w:rFonts w:ascii="Times New Roman" w:hAnsi="Times New Roman"/>
            <w:i/>
            <w:iCs/>
            <w:sz w:val="18"/>
            <w:szCs w:val="18"/>
          </w:rPr>
          <w:delText>esting and Student Disability Services</w:delText>
        </w:r>
      </w:del>
    </w:p>
    <w:p w:rsidR="00493E24" w:rsidRPr="005C2E39" w:rsidDel="0035714C" w:rsidRDefault="00493E24" w:rsidP="00493E24">
      <w:pPr>
        <w:widowControl w:val="0"/>
        <w:autoSpaceDE w:val="0"/>
        <w:autoSpaceDN w:val="0"/>
        <w:adjustRightInd w:val="0"/>
        <w:spacing w:after="0"/>
        <w:ind w:left="180" w:right="155" w:firstLine="0"/>
        <w:rPr>
          <w:del w:id="1463" w:author="W. Hu" w:date="2011-08-10T20:51:00Z"/>
          <w:rFonts w:ascii="Times New Roman" w:hAnsi="Times New Roman"/>
          <w:sz w:val="18"/>
          <w:szCs w:val="18"/>
        </w:rPr>
      </w:pPr>
      <w:del w:id="1464" w:author="W. Hu" w:date="2011-08-10T20:51:00Z">
        <w:r w:rsidRPr="005C2E39" w:rsidDel="0035714C">
          <w:rPr>
            <w:rFonts w:ascii="Times New Roman" w:hAnsi="Times New Roman"/>
            <w:sz w:val="18"/>
            <w:szCs w:val="18"/>
          </w:rPr>
          <w:delText>B.A.,</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Albany State College M.A., Clark</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Atlanta University Ph.D., University of Cincinnati</w:delText>
        </w:r>
      </w:del>
    </w:p>
    <w:p w:rsidR="00493E24" w:rsidRPr="005C2E39" w:rsidDel="0035714C" w:rsidRDefault="00493E24" w:rsidP="00493E24">
      <w:pPr>
        <w:widowControl w:val="0"/>
        <w:autoSpaceDE w:val="0"/>
        <w:autoSpaceDN w:val="0"/>
        <w:adjustRightInd w:val="0"/>
        <w:spacing w:after="0"/>
        <w:ind w:left="180" w:right="155" w:firstLine="0"/>
        <w:rPr>
          <w:del w:id="1465" w:author="W. Hu" w:date="2011-08-10T20:51:00Z"/>
          <w:rFonts w:ascii="Times New Roman" w:hAnsi="Times New Roman"/>
          <w:sz w:val="18"/>
          <w:szCs w:val="18"/>
        </w:rPr>
      </w:pPr>
    </w:p>
    <w:p w:rsidR="00493E24" w:rsidRPr="005C2E39" w:rsidDel="0035714C" w:rsidRDefault="00493E24" w:rsidP="00493E24">
      <w:pPr>
        <w:widowControl w:val="0"/>
        <w:autoSpaceDE w:val="0"/>
        <w:autoSpaceDN w:val="0"/>
        <w:adjustRightInd w:val="0"/>
        <w:spacing w:after="0"/>
        <w:ind w:left="180" w:right="155" w:firstLine="0"/>
        <w:rPr>
          <w:del w:id="1466" w:author="W. Hu" w:date="2011-08-10T20:51:00Z"/>
          <w:rFonts w:ascii="Times New Roman" w:hAnsi="Times New Roman"/>
          <w:sz w:val="18"/>
          <w:szCs w:val="18"/>
        </w:rPr>
      </w:pPr>
      <w:del w:id="1467" w:author="W. Hu" w:date="2011-08-10T20:51:00Z">
        <w:r w:rsidRPr="005C2E39" w:rsidDel="0035714C">
          <w:rPr>
            <w:rFonts w:ascii="Times New Roman" w:hAnsi="Times New Roman"/>
            <w:sz w:val="18"/>
            <w:szCs w:val="18"/>
          </w:rPr>
          <w:delText>McLaughlin, La</w:delText>
        </w:r>
        <w:r w:rsidRPr="005C2E39" w:rsidDel="0035714C">
          <w:rPr>
            <w:rFonts w:ascii="Times New Roman" w:hAnsi="Times New Roman"/>
            <w:spacing w:val="-22"/>
            <w:sz w:val="18"/>
            <w:szCs w:val="18"/>
          </w:rPr>
          <w:delText>V</w:delText>
        </w:r>
        <w:r w:rsidRPr="005C2E39" w:rsidDel="0035714C">
          <w:rPr>
            <w:rFonts w:ascii="Times New Roman" w:hAnsi="Times New Roman"/>
            <w:sz w:val="18"/>
            <w:szCs w:val="18"/>
          </w:rPr>
          <w:delText>erne L.</w:delText>
        </w:r>
      </w:del>
    </w:p>
    <w:p w:rsidR="00493E24" w:rsidRPr="005C2E39" w:rsidDel="0035714C" w:rsidRDefault="00493E24" w:rsidP="00493E24">
      <w:pPr>
        <w:widowControl w:val="0"/>
        <w:autoSpaceDE w:val="0"/>
        <w:autoSpaceDN w:val="0"/>
        <w:adjustRightInd w:val="0"/>
        <w:spacing w:after="0"/>
        <w:ind w:left="180" w:right="155" w:firstLine="0"/>
        <w:rPr>
          <w:del w:id="1468" w:author="W. Hu" w:date="2011-08-10T20:51:00Z"/>
          <w:rFonts w:ascii="Times New Roman" w:hAnsi="Times New Roman"/>
          <w:i/>
          <w:iCs/>
          <w:sz w:val="18"/>
          <w:szCs w:val="18"/>
        </w:rPr>
      </w:pPr>
      <w:del w:id="1469" w:author="W. Hu" w:date="2011-08-10T20:51:00Z">
        <w:r w:rsidRPr="005C2E39" w:rsidDel="0035714C">
          <w:rPr>
            <w:rFonts w:ascii="Times New Roman" w:hAnsi="Times New Roman"/>
            <w:i/>
            <w:iCs/>
            <w:sz w:val="18"/>
            <w:szCs w:val="18"/>
          </w:rPr>
          <w:delText>Di</w:delText>
        </w:r>
        <w:r w:rsidRPr="005C2E39" w:rsidDel="0035714C">
          <w:rPr>
            <w:rFonts w:ascii="Times New Roman" w:hAnsi="Times New Roman"/>
            <w:i/>
            <w:iCs/>
            <w:spacing w:val="-7"/>
            <w:sz w:val="18"/>
            <w:szCs w:val="18"/>
          </w:rPr>
          <w:delText>r</w:delText>
        </w:r>
        <w:r w:rsidRPr="005C2E39" w:rsidDel="0035714C">
          <w:rPr>
            <w:rFonts w:ascii="Times New Roman" w:hAnsi="Times New Roman"/>
            <w:i/>
            <w:iCs/>
            <w:sz w:val="18"/>
            <w:szCs w:val="18"/>
          </w:rPr>
          <w:delText xml:space="preserve">ector of Library </w:delText>
        </w:r>
      </w:del>
    </w:p>
    <w:p w:rsidR="00493E24" w:rsidRPr="005C2E39" w:rsidDel="0035714C" w:rsidRDefault="00493E24" w:rsidP="00493E24">
      <w:pPr>
        <w:widowControl w:val="0"/>
        <w:autoSpaceDE w:val="0"/>
        <w:autoSpaceDN w:val="0"/>
        <w:adjustRightInd w:val="0"/>
        <w:spacing w:after="0"/>
        <w:ind w:left="180" w:right="155" w:firstLine="0"/>
        <w:rPr>
          <w:del w:id="1470" w:author="W. Hu" w:date="2011-08-10T20:51:00Z"/>
          <w:rFonts w:ascii="Times New Roman" w:hAnsi="Times New Roman"/>
          <w:sz w:val="18"/>
          <w:szCs w:val="18"/>
        </w:rPr>
      </w:pPr>
      <w:del w:id="1471" w:author="W. Hu" w:date="2011-08-10T20:51:00Z">
        <w:r w:rsidRPr="005C2E39" w:rsidDel="0035714C">
          <w:rPr>
            <w:rFonts w:ascii="Times New Roman" w:hAnsi="Times New Roman"/>
            <w:sz w:val="18"/>
            <w:szCs w:val="18"/>
          </w:rPr>
          <w:delText>B.A., Spelman College</w:delText>
        </w:r>
      </w:del>
    </w:p>
    <w:p w:rsidR="00493E24" w:rsidRPr="005C2E39" w:rsidDel="0035714C" w:rsidRDefault="00493E24" w:rsidP="00493E24">
      <w:pPr>
        <w:widowControl w:val="0"/>
        <w:autoSpaceDE w:val="0"/>
        <w:autoSpaceDN w:val="0"/>
        <w:adjustRightInd w:val="0"/>
        <w:spacing w:after="0"/>
        <w:ind w:left="180" w:right="155" w:firstLine="0"/>
        <w:rPr>
          <w:del w:id="1472" w:author="W. Hu" w:date="2011-08-10T20:51:00Z"/>
          <w:rFonts w:ascii="Times New Roman" w:hAnsi="Times New Roman"/>
          <w:sz w:val="18"/>
          <w:szCs w:val="18"/>
        </w:rPr>
      </w:pPr>
      <w:del w:id="1473" w:author="W. Hu" w:date="2011-08-10T20:51:00Z">
        <w:r w:rsidRPr="005C2E39" w:rsidDel="0035714C">
          <w:rPr>
            <w:rFonts w:ascii="Times New Roman" w:hAnsi="Times New Roman"/>
            <w:sz w:val="18"/>
            <w:szCs w:val="18"/>
          </w:rPr>
          <w:delText>M.S.L.S.,</w:delText>
        </w:r>
        <w:r w:rsidRPr="005C2E39" w:rsidDel="0035714C">
          <w:rPr>
            <w:rFonts w:ascii="Times New Roman" w:hAnsi="Times New Roman"/>
            <w:spacing w:val="-11"/>
            <w:sz w:val="18"/>
            <w:szCs w:val="18"/>
          </w:rPr>
          <w:delText xml:space="preserve"> </w:delText>
        </w:r>
        <w:r w:rsidRPr="005C2E39" w:rsidDel="0035714C">
          <w:rPr>
            <w:rFonts w:ascii="Times New Roman" w:hAnsi="Times New Roman"/>
            <w:sz w:val="18"/>
            <w:szCs w:val="18"/>
          </w:rPr>
          <w:delText>Atlanta University</w:delText>
        </w:r>
      </w:del>
    </w:p>
    <w:p w:rsidR="00493E24" w:rsidRPr="005C2E39" w:rsidDel="0035714C" w:rsidRDefault="00493E24" w:rsidP="00493E24">
      <w:pPr>
        <w:widowControl w:val="0"/>
        <w:autoSpaceDE w:val="0"/>
        <w:autoSpaceDN w:val="0"/>
        <w:adjustRightInd w:val="0"/>
        <w:spacing w:after="0"/>
        <w:ind w:left="180" w:right="155" w:firstLine="0"/>
        <w:rPr>
          <w:del w:id="1474" w:author="W. Hu" w:date="2011-08-10T20:51:00Z"/>
          <w:rFonts w:ascii="Times New Roman" w:hAnsi="Times New Roman"/>
          <w:sz w:val="18"/>
          <w:szCs w:val="18"/>
        </w:rPr>
      </w:pPr>
      <w:del w:id="1475" w:author="W. Hu" w:date="2011-08-10T20:51:00Z">
        <w:r w:rsidRPr="005C2E39" w:rsidDel="0035714C">
          <w:rPr>
            <w:rFonts w:ascii="Times New Roman" w:hAnsi="Times New Roman"/>
            <w:sz w:val="18"/>
            <w:szCs w:val="18"/>
          </w:rPr>
          <w:delText>Ph.D., Kennedy-</w:delText>
        </w:r>
        <w:r w:rsidRPr="005C2E39" w:rsidDel="0035714C">
          <w:rPr>
            <w:rFonts w:ascii="Times New Roman" w:hAnsi="Times New Roman"/>
            <w:spacing w:val="-16"/>
            <w:sz w:val="18"/>
            <w:szCs w:val="18"/>
          </w:rPr>
          <w:delText>W</w:delText>
        </w:r>
        <w:r w:rsidRPr="005C2E39" w:rsidDel="0035714C">
          <w:rPr>
            <w:rFonts w:ascii="Times New Roman" w:hAnsi="Times New Roman"/>
            <w:sz w:val="18"/>
            <w:szCs w:val="18"/>
          </w:rPr>
          <w:delText>estern University</w:delText>
        </w:r>
      </w:del>
    </w:p>
    <w:p w:rsidR="00493E24" w:rsidDel="0035714C" w:rsidRDefault="00493E24" w:rsidP="00493E24">
      <w:pPr>
        <w:widowControl w:val="0"/>
        <w:autoSpaceDE w:val="0"/>
        <w:autoSpaceDN w:val="0"/>
        <w:adjustRightInd w:val="0"/>
        <w:spacing w:before="17" w:after="0" w:line="220" w:lineRule="exact"/>
        <w:ind w:left="180" w:right="155" w:firstLine="0"/>
        <w:rPr>
          <w:del w:id="1476" w:author="W. Hu" w:date="2011-08-10T20:51:00Z"/>
          <w:rFonts w:ascii="Times New Roman" w:hAnsi="Times New Roman"/>
        </w:rPr>
      </w:pPr>
    </w:p>
    <w:p w:rsidR="00493E24" w:rsidRPr="009B2C73" w:rsidDel="0035714C" w:rsidRDefault="00493E24" w:rsidP="00493E24">
      <w:pPr>
        <w:pStyle w:val="Heading2"/>
        <w:ind w:left="180" w:firstLine="0"/>
        <w:rPr>
          <w:del w:id="1477" w:author="W. Hu" w:date="2011-08-10T20:51:00Z"/>
          <w:rFonts w:ascii="Impact" w:hAnsi="Impact" w:cs="Impact"/>
          <w:color w:val="000000" w:themeColor="text1"/>
          <w:sz w:val="28"/>
          <w:szCs w:val="28"/>
        </w:rPr>
      </w:pPr>
      <w:bookmarkStart w:id="1478" w:name="_Toc295462095"/>
      <w:bookmarkStart w:id="1479" w:name="_Toc297807600"/>
      <w:bookmarkStart w:id="1480" w:name="_Toc298161609"/>
      <w:del w:id="1481" w:author="W. Hu" w:date="2011-08-10T20:51:00Z">
        <w:r w:rsidRPr="009B2C73" w:rsidDel="0035714C">
          <w:rPr>
            <w:rFonts w:ascii="Impact" w:hAnsi="Impact" w:cs="Impact"/>
            <w:color w:val="000000" w:themeColor="text1"/>
            <w:sz w:val="28"/>
            <w:szCs w:val="28"/>
          </w:rPr>
          <w:delText>Academic Officers</w:delText>
        </w:r>
        <w:bookmarkEnd w:id="1478"/>
        <w:bookmarkEnd w:id="1479"/>
        <w:bookmarkEnd w:id="1480"/>
      </w:del>
    </w:p>
    <w:p w:rsidR="00493E24" w:rsidDel="0035714C" w:rsidRDefault="00493E24" w:rsidP="00493E24">
      <w:pPr>
        <w:widowControl w:val="0"/>
        <w:autoSpaceDE w:val="0"/>
        <w:autoSpaceDN w:val="0"/>
        <w:adjustRightInd w:val="0"/>
        <w:spacing w:before="19" w:after="0" w:line="240" w:lineRule="exact"/>
        <w:ind w:left="180" w:right="155" w:firstLine="0"/>
        <w:rPr>
          <w:del w:id="1482" w:author="W. Hu" w:date="2011-08-10T20:51:00Z"/>
          <w:rFonts w:ascii="Impact" w:hAnsi="Impact" w:cs="Impact"/>
          <w:sz w:val="24"/>
          <w:szCs w:val="24"/>
        </w:rPr>
      </w:pPr>
    </w:p>
    <w:p w:rsidR="00493E24" w:rsidRPr="00CB70BE" w:rsidDel="0035714C" w:rsidRDefault="00493E24" w:rsidP="00493E24">
      <w:pPr>
        <w:widowControl w:val="0"/>
        <w:autoSpaceDE w:val="0"/>
        <w:autoSpaceDN w:val="0"/>
        <w:adjustRightInd w:val="0"/>
        <w:spacing w:after="0"/>
        <w:ind w:left="187" w:right="158" w:firstLine="0"/>
        <w:rPr>
          <w:del w:id="1483" w:author="W. Hu" w:date="2011-08-10T20:51:00Z"/>
          <w:rFonts w:ascii="Times New Roman" w:hAnsi="Times New Roman"/>
          <w:color w:val="000000" w:themeColor="text1"/>
          <w:sz w:val="18"/>
          <w:szCs w:val="18"/>
        </w:rPr>
      </w:pPr>
      <w:del w:id="1484" w:author="W. Hu" w:date="2011-08-10T20:51:00Z">
        <w:r w:rsidRPr="00CB70BE" w:rsidDel="0035714C">
          <w:rPr>
            <w:rFonts w:ascii="Times New Roman" w:hAnsi="Times New Roman"/>
            <w:color w:val="000000" w:themeColor="text1"/>
            <w:sz w:val="18"/>
            <w:szCs w:val="18"/>
          </w:rPr>
          <w:delText>Bynum, Leroy E.</w:delText>
        </w:r>
      </w:del>
    </w:p>
    <w:p w:rsidR="00493E24" w:rsidRPr="00CB70BE" w:rsidDel="0035714C" w:rsidRDefault="00493E24" w:rsidP="00493E24">
      <w:pPr>
        <w:widowControl w:val="0"/>
        <w:autoSpaceDE w:val="0"/>
        <w:autoSpaceDN w:val="0"/>
        <w:adjustRightInd w:val="0"/>
        <w:spacing w:after="0"/>
        <w:ind w:left="187" w:right="158" w:firstLine="0"/>
        <w:rPr>
          <w:del w:id="1485" w:author="W. Hu" w:date="2011-08-10T20:51:00Z"/>
          <w:rFonts w:ascii="Times New Roman" w:hAnsi="Times New Roman"/>
          <w:color w:val="000000" w:themeColor="text1"/>
          <w:sz w:val="18"/>
          <w:szCs w:val="18"/>
        </w:rPr>
      </w:pPr>
      <w:del w:id="1486" w:author="W. Hu" w:date="2011-08-10T20:51:00Z">
        <w:r w:rsidRPr="00CB70BE" w:rsidDel="0035714C">
          <w:rPr>
            <w:rFonts w:ascii="Times New Roman" w:hAnsi="Times New Roman"/>
            <w:i/>
            <w:iCs/>
            <w:color w:val="000000" w:themeColor="text1"/>
            <w:sz w:val="18"/>
            <w:szCs w:val="18"/>
          </w:rPr>
          <w:delText>Dean, College of</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Arts and Humanities</w:delText>
        </w:r>
      </w:del>
    </w:p>
    <w:p w:rsidR="00493E24" w:rsidRPr="00CB70BE" w:rsidDel="0035714C" w:rsidRDefault="00493E24" w:rsidP="00493E24">
      <w:pPr>
        <w:widowControl w:val="0"/>
        <w:autoSpaceDE w:val="0"/>
        <w:autoSpaceDN w:val="0"/>
        <w:adjustRightInd w:val="0"/>
        <w:spacing w:after="0"/>
        <w:ind w:left="187" w:right="158" w:firstLine="0"/>
        <w:rPr>
          <w:del w:id="1487" w:author="W. Hu" w:date="2011-08-10T20:51:00Z"/>
          <w:rFonts w:ascii="Times New Roman" w:hAnsi="Times New Roman"/>
          <w:color w:val="000000" w:themeColor="text1"/>
          <w:sz w:val="18"/>
          <w:szCs w:val="18"/>
        </w:rPr>
      </w:pPr>
      <w:del w:id="1488" w:author="W. Hu" w:date="2011-08-10T20:51:00Z">
        <w:r w:rsidRPr="00CB70BE" w:rsidDel="0035714C">
          <w:rPr>
            <w:rFonts w:ascii="Times New Roman" w:hAnsi="Times New Roman"/>
            <w:color w:val="000000" w:themeColor="text1"/>
            <w:sz w:val="18"/>
            <w:szCs w:val="18"/>
          </w:rPr>
          <w:delText>B.M., University of North Carolina at Chapel Hill</w:delText>
        </w:r>
      </w:del>
    </w:p>
    <w:p w:rsidR="00493E24" w:rsidRPr="00CB70BE" w:rsidDel="0035714C" w:rsidRDefault="00493E24" w:rsidP="00493E24">
      <w:pPr>
        <w:widowControl w:val="0"/>
        <w:autoSpaceDE w:val="0"/>
        <w:autoSpaceDN w:val="0"/>
        <w:adjustRightInd w:val="0"/>
        <w:spacing w:after="0"/>
        <w:ind w:left="187" w:right="158" w:firstLine="0"/>
        <w:rPr>
          <w:del w:id="1489" w:author="W. Hu" w:date="2011-08-10T20:51:00Z"/>
          <w:rFonts w:ascii="Times New Roman" w:hAnsi="Times New Roman"/>
          <w:color w:val="000000" w:themeColor="text1"/>
          <w:sz w:val="18"/>
          <w:szCs w:val="18"/>
        </w:rPr>
      </w:pPr>
      <w:del w:id="1490" w:author="W. Hu" w:date="2011-08-10T20:51:00Z">
        <w:r w:rsidRPr="00CB70BE" w:rsidDel="0035714C">
          <w:rPr>
            <w:rFonts w:ascii="Times New Roman" w:hAnsi="Times New Roman"/>
            <w:color w:val="000000" w:themeColor="text1"/>
            <w:sz w:val="18"/>
            <w:szCs w:val="18"/>
          </w:rPr>
          <w:delText>M.M., University of South Florida</w:delText>
        </w:r>
      </w:del>
    </w:p>
    <w:p w:rsidR="00493E24" w:rsidRPr="00CB70BE" w:rsidDel="0035714C" w:rsidRDefault="00493E24" w:rsidP="00493E24">
      <w:pPr>
        <w:widowControl w:val="0"/>
        <w:autoSpaceDE w:val="0"/>
        <w:autoSpaceDN w:val="0"/>
        <w:adjustRightInd w:val="0"/>
        <w:spacing w:after="0"/>
        <w:ind w:left="187" w:right="158" w:firstLine="0"/>
        <w:rPr>
          <w:del w:id="1491" w:author="W. Hu" w:date="2011-08-10T20:51:00Z"/>
          <w:rFonts w:ascii="Times New Roman" w:hAnsi="Times New Roman"/>
          <w:color w:val="000000" w:themeColor="text1"/>
          <w:sz w:val="18"/>
          <w:szCs w:val="18"/>
        </w:rPr>
      </w:pPr>
      <w:del w:id="1492" w:author="W. Hu" w:date="2011-08-10T20:51:00Z">
        <w:r w:rsidRPr="00CB70BE" w:rsidDel="0035714C">
          <w:rPr>
            <w:rFonts w:ascii="Times New Roman" w:hAnsi="Times New Roman"/>
            <w:color w:val="000000" w:themeColor="text1"/>
            <w:sz w:val="18"/>
            <w:szCs w:val="18"/>
          </w:rPr>
          <w:delText>D.M.A., University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w:delText>
        </w:r>
      </w:del>
    </w:p>
    <w:p w:rsidR="00493E24" w:rsidRPr="00CB70BE" w:rsidDel="0035714C" w:rsidRDefault="00493E24" w:rsidP="00493E24">
      <w:pPr>
        <w:widowControl w:val="0"/>
        <w:autoSpaceDE w:val="0"/>
        <w:autoSpaceDN w:val="0"/>
        <w:adjustRightInd w:val="0"/>
        <w:spacing w:after="0"/>
        <w:ind w:left="187" w:right="158" w:firstLine="0"/>
        <w:rPr>
          <w:del w:id="149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7" w:right="158" w:firstLine="0"/>
        <w:rPr>
          <w:del w:id="1494" w:author="W. Hu" w:date="2011-08-10T20:51:00Z"/>
          <w:rFonts w:ascii="Times New Roman" w:hAnsi="Times New Roman"/>
          <w:color w:val="000000" w:themeColor="text1"/>
          <w:sz w:val="18"/>
          <w:szCs w:val="18"/>
        </w:rPr>
      </w:pPr>
      <w:del w:id="1495" w:author="W. Hu" w:date="2011-08-10T20:51:00Z">
        <w:r w:rsidRPr="00CB70BE" w:rsidDel="0035714C">
          <w:rPr>
            <w:rFonts w:ascii="Times New Roman" w:hAnsi="Times New Roman"/>
            <w:color w:val="000000" w:themeColor="text1"/>
            <w:sz w:val="18"/>
            <w:szCs w:val="18"/>
          </w:rPr>
          <w:delText xml:space="preserve"> King-Jupiter, Kimberly</w:delText>
        </w:r>
      </w:del>
    </w:p>
    <w:p w:rsidR="00493E24" w:rsidRPr="00CB70BE" w:rsidDel="0035714C" w:rsidRDefault="00493E24" w:rsidP="00493E24">
      <w:pPr>
        <w:widowControl w:val="0"/>
        <w:autoSpaceDE w:val="0"/>
        <w:autoSpaceDN w:val="0"/>
        <w:adjustRightInd w:val="0"/>
        <w:spacing w:after="0"/>
        <w:ind w:left="187" w:right="158" w:firstLine="0"/>
        <w:rPr>
          <w:del w:id="1496" w:author="W. Hu" w:date="2011-08-10T20:51:00Z"/>
          <w:rFonts w:ascii="Times New Roman" w:hAnsi="Times New Roman"/>
          <w:i/>
          <w:iCs/>
          <w:color w:val="000000" w:themeColor="text1"/>
          <w:sz w:val="18"/>
          <w:szCs w:val="18"/>
        </w:rPr>
      </w:pPr>
      <w:del w:id="1497" w:author="W. Hu" w:date="2011-08-10T20:51:00Z">
        <w:r w:rsidRPr="00CB70BE" w:rsidDel="0035714C">
          <w:rPr>
            <w:rFonts w:ascii="Times New Roman" w:hAnsi="Times New Roman"/>
            <w:i/>
            <w:iCs/>
            <w:color w:val="000000" w:themeColor="text1"/>
            <w:sz w:val="18"/>
            <w:szCs w:val="18"/>
          </w:rPr>
          <w:delText xml:space="preserve">Dean, College of Education </w:delText>
        </w:r>
      </w:del>
    </w:p>
    <w:p w:rsidR="00493E24" w:rsidRPr="00CB70BE" w:rsidDel="0035714C" w:rsidRDefault="00493E24" w:rsidP="00493E24">
      <w:pPr>
        <w:widowControl w:val="0"/>
        <w:autoSpaceDE w:val="0"/>
        <w:autoSpaceDN w:val="0"/>
        <w:adjustRightInd w:val="0"/>
        <w:spacing w:after="0"/>
        <w:ind w:left="187" w:right="158" w:firstLine="0"/>
        <w:rPr>
          <w:del w:id="1498" w:author="W. Hu" w:date="2011-08-10T20:51:00Z"/>
          <w:rFonts w:ascii="Times New Roman" w:hAnsi="Times New Roman"/>
          <w:i/>
          <w:iCs/>
          <w:color w:val="000000" w:themeColor="text1"/>
          <w:sz w:val="18"/>
          <w:szCs w:val="18"/>
        </w:rPr>
      </w:pPr>
      <w:del w:id="1499" w:author="W. Hu" w:date="2011-08-10T20:51:00Z">
        <w:r w:rsidRPr="00CB70BE" w:rsidDel="0035714C">
          <w:rPr>
            <w:rFonts w:ascii="Times New Roman" w:hAnsi="Times New Roman"/>
            <w:i/>
            <w:iCs/>
            <w:color w:val="000000" w:themeColor="text1"/>
            <w:sz w:val="18"/>
            <w:szCs w:val="18"/>
          </w:rPr>
          <w:delText>B.A., Grinnel College</w:delText>
        </w:r>
      </w:del>
    </w:p>
    <w:p w:rsidR="00493E24" w:rsidRPr="00CB70BE" w:rsidDel="0035714C" w:rsidRDefault="00493E24" w:rsidP="00493E24">
      <w:pPr>
        <w:widowControl w:val="0"/>
        <w:autoSpaceDE w:val="0"/>
        <w:autoSpaceDN w:val="0"/>
        <w:adjustRightInd w:val="0"/>
        <w:spacing w:after="0"/>
        <w:ind w:left="187" w:right="158" w:firstLine="0"/>
        <w:rPr>
          <w:del w:id="1500" w:author="W. Hu" w:date="2011-08-10T20:51:00Z"/>
          <w:rFonts w:ascii="Times New Roman" w:hAnsi="Times New Roman"/>
          <w:color w:val="000000" w:themeColor="text1"/>
          <w:sz w:val="18"/>
          <w:szCs w:val="18"/>
        </w:rPr>
      </w:pPr>
      <w:del w:id="1501" w:author="W. Hu" w:date="2011-08-10T20:51:00Z">
        <w:r w:rsidRPr="00CB70BE" w:rsidDel="0035714C">
          <w:rPr>
            <w:rFonts w:ascii="Times New Roman" w:hAnsi="Times New Roman"/>
            <w:i/>
            <w:iCs/>
            <w:color w:val="000000" w:themeColor="text1"/>
            <w:sz w:val="18"/>
            <w:szCs w:val="18"/>
          </w:rPr>
          <w:delText>M.S.Ed., Ph.D., Indiana University, Bloomington</w:delText>
        </w:r>
        <w:r w:rsidRPr="00CB70BE" w:rsidDel="0035714C">
          <w:rPr>
            <w:rFonts w:ascii="Times New Roman" w:hAnsi="Times New Roman"/>
            <w:color w:val="000000" w:themeColor="text1"/>
            <w:sz w:val="18"/>
            <w:szCs w:val="18"/>
          </w:rPr>
          <w:delText xml:space="preserve">  </w:delText>
        </w:r>
      </w:del>
    </w:p>
    <w:p w:rsidR="00493E24" w:rsidRPr="00CB70BE" w:rsidDel="0035714C" w:rsidRDefault="00493E24" w:rsidP="00493E24">
      <w:pPr>
        <w:widowControl w:val="0"/>
        <w:autoSpaceDE w:val="0"/>
        <w:autoSpaceDN w:val="0"/>
        <w:adjustRightInd w:val="0"/>
        <w:spacing w:after="0"/>
        <w:ind w:left="187" w:right="158" w:firstLine="0"/>
        <w:rPr>
          <w:del w:id="150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7" w:right="158" w:firstLine="0"/>
        <w:rPr>
          <w:del w:id="1503" w:author="W. Hu" w:date="2011-08-10T20:51:00Z"/>
          <w:rFonts w:ascii="Times New Roman" w:hAnsi="Times New Roman"/>
          <w:color w:val="000000" w:themeColor="text1"/>
          <w:sz w:val="18"/>
          <w:szCs w:val="18"/>
        </w:rPr>
      </w:pPr>
      <w:del w:id="1504" w:author="W. Hu" w:date="2011-08-10T20:51:00Z">
        <w:r w:rsidRPr="00CB70BE" w:rsidDel="0035714C">
          <w:rPr>
            <w:rFonts w:ascii="Times New Roman" w:hAnsi="Times New Roman"/>
            <w:color w:val="000000" w:themeColor="text1"/>
            <w:sz w:val="18"/>
            <w:szCs w:val="18"/>
          </w:rPr>
          <w:delText>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ge, Rani</w:delText>
        </w:r>
      </w:del>
    </w:p>
    <w:p w:rsidR="00493E24" w:rsidRPr="00CB70BE" w:rsidDel="0035714C" w:rsidRDefault="00493E24" w:rsidP="00493E24">
      <w:pPr>
        <w:widowControl w:val="0"/>
        <w:autoSpaceDE w:val="0"/>
        <w:autoSpaceDN w:val="0"/>
        <w:adjustRightInd w:val="0"/>
        <w:spacing w:after="0"/>
        <w:ind w:left="187" w:right="158" w:firstLine="0"/>
        <w:rPr>
          <w:del w:id="1505" w:author="W. Hu" w:date="2011-08-10T20:51:00Z"/>
          <w:rFonts w:ascii="Times New Roman" w:hAnsi="Times New Roman"/>
          <w:i/>
          <w:iCs/>
          <w:color w:val="000000" w:themeColor="text1"/>
          <w:sz w:val="18"/>
          <w:szCs w:val="18"/>
        </w:rPr>
      </w:pPr>
      <w:del w:id="1506" w:author="W. Hu" w:date="2011-08-10T20:51:00Z">
        <w:r w:rsidRPr="00CB70BE" w:rsidDel="0035714C">
          <w:rPr>
            <w:rFonts w:ascii="Times New Roman" w:hAnsi="Times New Roman"/>
            <w:i/>
            <w:iCs/>
            <w:color w:val="000000" w:themeColor="text1"/>
            <w:sz w:val="18"/>
            <w:szCs w:val="18"/>
          </w:rPr>
          <w:delText xml:space="preserve">Dean, Graduate School </w:delText>
        </w:r>
      </w:del>
    </w:p>
    <w:p w:rsidR="00493E24" w:rsidRPr="00CB70BE" w:rsidDel="0035714C" w:rsidRDefault="00493E24" w:rsidP="00493E24">
      <w:pPr>
        <w:widowControl w:val="0"/>
        <w:autoSpaceDE w:val="0"/>
        <w:autoSpaceDN w:val="0"/>
        <w:adjustRightInd w:val="0"/>
        <w:spacing w:after="0"/>
        <w:ind w:left="187" w:right="158" w:firstLine="0"/>
        <w:rPr>
          <w:del w:id="1507" w:author="W. Hu" w:date="2011-08-10T20:51:00Z"/>
          <w:rFonts w:ascii="Times New Roman" w:hAnsi="Times New Roman"/>
          <w:color w:val="000000" w:themeColor="text1"/>
          <w:sz w:val="18"/>
          <w:szCs w:val="18"/>
        </w:rPr>
      </w:pPr>
      <w:del w:id="1508" w:author="W. Hu" w:date="2011-08-10T20:51:00Z">
        <w:r w:rsidRPr="00CB70BE" w:rsidDel="0035714C">
          <w:rPr>
            <w:rFonts w:ascii="Times New Roman" w:hAnsi="Times New Roman"/>
            <w:color w:val="000000" w:themeColor="text1"/>
            <w:sz w:val="18"/>
            <w:szCs w:val="18"/>
          </w:rPr>
          <w:delText xml:space="preserve">B.A., M.A., University of Madras </w:delText>
        </w:r>
      </w:del>
    </w:p>
    <w:p w:rsidR="00493E24" w:rsidRPr="00CB70BE" w:rsidDel="0035714C" w:rsidRDefault="00493E24" w:rsidP="00493E24">
      <w:pPr>
        <w:widowControl w:val="0"/>
        <w:autoSpaceDE w:val="0"/>
        <w:autoSpaceDN w:val="0"/>
        <w:adjustRightInd w:val="0"/>
        <w:spacing w:after="0"/>
        <w:ind w:left="187" w:right="158" w:firstLine="0"/>
        <w:rPr>
          <w:del w:id="1509" w:author="W. Hu" w:date="2011-08-10T20:51:00Z"/>
          <w:rFonts w:ascii="Times New Roman" w:hAnsi="Times New Roman"/>
          <w:color w:val="000000" w:themeColor="text1"/>
          <w:sz w:val="18"/>
          <w:szCs w:val="18"/>
        </w:rPr>
      </w:pPr>
      <w:del w:id="1510" w:author="W. Hu" w:date="2011-08-10T20:51:00Z">
        <w:r w:rsidRPr="00CB70BE" w:rsidDel="0035714C">
          <w:rPr>
            <w:rFonts w:ascii="Times New Roman" w:hAnsi="Times New Roman"/>
            <w:color w:val="000000" w:themeColor="text1"/>
            <w:sz w:val="18"/>
            <w:szCs w:val="18"/>
          </w:rPr>
          <w:delText>M.A., Ph.D., University of Delaware</w:delText>
        </w:r>
      </w:del>
    </w:p>
    <w:p w:rsidR="00493E24" w:rsidRPr="00CB70BE" w:rsidDel="0035714C" w:rsidRDefault="00493E24" w:rsidP="00493E24">
      <w:pPr>
        <w:widowControl w:val="0"/>
        <w:autoSpaceDE w:val="0"/>
        <w:autoSpaceDN w:val="0"/>
        <w:adjustRightInd w:val="0"/>
        <w:spacing w:after="0"/>
        <w:ind w:left="187" w:right="158" w:firstLine="0"/>
        <w:rPr>
          <w:del w:id="151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7" w:right="158" w:firstLine="0"/>
        <w:rPr>
          <w:del w:id="1512" w:author="W. Hu" w:date="2011-08-10T20:51:00Z"/>
          <w:rFonts w:ascii="Times New Roman" w:hAnsi="Times New Roman"/>
          <w:color w:val="000000" w:themeColor="text1"/>
          <w:sz w:val="18"/>
          <w:szCs w:val="18"/>
        </w:rPr>
      </w:pPr>
      <w:del w:id="1513" w:author="W. Hu" w:date="2011-08-10T20:51:00Z">
        <w:r w:rsidRPr="00CB70BE" w:rsidDel="0035714C">
          <w:rPr>
            <w:rFonts w:ascii="Times New Roman" w:hAnsi="Times New Roman"/>
            <w:color w:val="000000" w:themeColor="text1"/>
            <w:sz w:val="18"/>
            <w:szCs w:val="18"/>
          </w:rPr>
          <w:delText>Johnson, Joyce</w:delText>
        </w:r>
      </w:del>
    </w:p>
    <w:p w:rsidR="00493E24" w:rsidRPr="00CB70BE" w:rsidDel="0035714C" w:rsidRDefault="00493E24" w:rsidP="00493E24">
      <w:pPr>
        <w:widowControl w:val="0"/>
        <w:autoSpaceDE w:val="0"/>
        <w:autoSpaceDN w:val="0"/>
        <w:adjustRightInd w:val="0"/>
        <w:spacing w:after="0"/>
        <w:ind w:left="187" w:right="158" w:firstLine="0"/>
        <w:rPr>
          <w:del w:id="1514" w:author="W. Hu" w:date="2011-08-10T20:51:00Z"/>
          <w:rFonts w:ascii="Times New Roman" w:hAnsi="Times New Roman"/>
          <w:color w:val="000000" w:themeColor="text1"/>
          <w:sz w:val="18"/>
          <w:szCs w:val="18"/>
        </w:rPr>
      </w:pPr>
      <w:del w:id="1515" w:author="W. Hu" w:date="2011-08-10T20:51:00Z">
        <w:r w:rsidRPr="00CB70BE" w:rsidDel="0035714C">
          <w:rPr>
            <w:rFonts w:ascii="Times New Roman" w:hAnsi="Times New Roman"/>
            <w:i/>
            <w:iCs/>
            <w:color w:val="000000" w:themeColor="text1"/>
            <w:sz w:val="18"/>
            <w:szCs w:val="18"/>
          </w:rPr>
          <w:delText xml:space="preserve">Dean, College of </w:delText>
        </w:r>
        <w:r w:rsidR="008A1BB2" w:rsidRPr="00CB70BE" w:rsidDel="0035714C">
          <w:rPr>
            <w:rFonts w:ascii="Times New Roman" w:hAnsi="Times New Roman"/>
            <w:i/>
            <w:iCs/>
            <w:color w:val="000000" w:themeColor="text1"/>
            <w:sz w:val="18"/>
            <w:szCs w:val="18"/>
          </w:rPr>
          <w:delText>Sciences</w:delText>
        </w:r>
        <w:r w:rsidRPr="00CB70BE" w:rsidDel="0035714C">
          <w:rPr>
            <w:rFonts w:ascii="Times New Roman" w:hAnsi="Times New Roman"/>
            <w:i/>
            <w:iCs/>
            <w:color w:val="000000" w:themeColor="text1"/>
            <w:sz w:val="18"/>
            <w:szCs w:val="18"/>
          </w:rPr>
          <w:delText xml:space="preserve"> and Health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ofessions</w:delText>
        </w:r>
      </w:del>
    </w:p>
    <w:p w:rsidR="00493E24" w:rsidRPr="00CB70BE" w:rsidDel="0035714C" w:rsidRDefault="00493E24" w:rsidP="00493E24">
      <w:pPr>
        <w:widowControl w:val="0"/>
        <w:autoSpaceDE w:val="0"/>
        <w:autoSpaceDN w:val="0"/>
        <w:adjustRightInd w:val="0"/>
        <w:spacing w:after="0"/>
        <w:ind w:left="187" w:right="158" w:firstLine="0"/>
        <w:rPr>
          <w:del w:id="1516" w:author="W. Hu" w:date="2011-08-10T20:51:00Z"/>
          <w:rFonts w:ascii="Times New Roman" w:hAnsi="Times New Roman"/>
          <w:color w:val="000000" w:themeColor="text1"/>
          <w:sz w:val="18"/>
          <w:szCs w:val="18"/>
        </w:rPr>
      </w:pPr>
      <w:del w:id="1517" w:author="W. Hu" w:date="2011-08-10T20:51:00Z">
        <w:r w:rsidRPr="00CB70BE" w:rsidDel="0035714C">
          <w:rPr>
            <w:rFonts w:ascii="Times New Roman" w:hAnsi="Times New Roman"/>
            <w:color w:val="000000" w:themeColor="text1"/>
            <w:sz w:val="18"/>
            <w:szCs w:val="18"/>
          </w:rPr>
          <w:delText>B.S.N.,</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anderbilt University</w:delText>
        </w:r>
      </w:del>
    </w:p>
    <w:p w:rsidR="00493E24" w:rsidRPr="00CB70BE" w:rsidDel="0035714C" w:rsidRDefault="00493E24" w:rsidP="00493E24">
      <w:pPr>
        <w:widowControl w:val="0"/>
        <w:autoSpaceDE w:val="0"/>
        <w:autoSpaceDN w:val="0"/>
        <w:adjustRightInd w:val="0"/>
        <w:spacing w:after="0"/>
        <w:ind w:left="187" w:right="158" w:firstLine="0"/>
        <w:rPr>
          <w:del w:id="1518" w:author="W. Hu" w:date="2011-08-10T20:51:00Z"/>
          <w:rFonts w:ascii="Times New Roman" w:hAnsi="Times New Roman"/>
          <w:color w:val="000000" w:themeColor="text1"/>
          <w:sz w:val="18"/>
          <w:szCs w:val="18"/>
        </w:rPr>
      </w:pPr>
      <w:del w:id="1519" w:author="W. Hu" w:date="2011-08-10T20:51:00Z">
        <w:r w:rsidRPr="00CB70BE" w:rsidDel="0035714C">
          <w:rPr>
            <w:rFonts w:ascii="Times New Roman" w:hAnsi="Times New Roman"/>
            <w:color w:val="000000" w:themeColor="text1"/>
            <w:sz w:val="18"/>
            <w:szCs w:val="18"/>
          </w:rPr>
          <w:delText>M.N., Emory University</w:delText>
        </w:r>
      </w:del>
    </w:p>
    <w:p w:rsidR="00493E24" w:rsidRPr="00CB70BE" w:rsidDel="0035714C" w:rsidRDefault="00493E24" w:rsidP="00493E24">
      <w:pPr>
        <w:widowControl w:val="0"/>
        <w:autoSpaceDE w:val="0"/>
        <w:autoSpaceDN w:val="0"/>
        <w:adjustRightInd w:val="0"/>
        <w:spacing w:after="0"/>
        <w:ind w:left="187" w:right="158" w:firstLine="0"/>
        <w:rPr>
          <w:del w:id="1520" w:author="W. Hu" w:date="2011-08-10T20:51:00Z"/>
          <w:rFonts w:ascii="Times New Roman" w:hAnsi="Times New Roman"/>
          <w:color w:val="000000" w:themeColor="text1"/>
          <w:sz w:val="18"/>
          <w:szCs w:val="18"/>
        </w:rPr>
      </w:pPr>
      <w:del w:id="1521" w:author="W. Hu" w:date="2011-08-10T20:51:00Z">
        <w:r w:rsidRPr="00CB70BE" w:rsidDel="0035714C">
          <w:rPr>
            <w:rFonts w:ascii="Times New Roman" w:hAnsi="Times New Roman"/>
            <w:color w:val="000000" w:themeColor="text1"/>
            <w:sz w:val="18"/>
            <w:szCs w:val="18"/>
          </w:rPr>
          <w:delText>Ph.D., University of Mississippi</w:delText>
        </w:r>
      </w:del>
    </w:p>
    <w:p w:rsidR="00493E24" w:rsidRPr="00CB70BE" w:rsidDel="0035714C" w:rsidRDefault="00493E24" w:rsidP="00493E24">
      <w:pPr>
        <w:widowControl w:val="0"/>
        <w:autoSpaceDE w:val="0"/>
        <w:autoSpaceDN w:val="0"/>
        <w:adjustRightInd w:val="0"/>
        <w:spacing w:after="0"/>
        <w:ind w:left="187" w:right="158" w:firstLine="0"/>
        <w:rPr>
          <w:del w:id="152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7" w:right="158" w:firstLine="0"/>
        <w:rPr>
          <w:del w:id="1523" w:author="W. Hu" w:date="2011-08-10T20:51:00Z"/>
          <w:rFonts w:ascii="Times New Roman" w:hAnsi="Times New Roman"/>
          <w:color w:val="000000" w:themeColor="text1"/>
          <w:sz w:val="18"/>
          <w:szCs w:val="18"/>
        </w:rPr>
      </w:pPr>
      <w:del w:id="1524" w:author="W. Hu" w:date="2011-08-10T20:51:00Z">
        <w:r w:rsidRPr="00CB70BE" w:rsidDel="0035714C">
          <w:rPr>
            <w:rFonts w:ascii="Times New Roman" w:hAnsi="Times New Roman"/>
            <w:color w:val="000000" w:themeColor="text1"/>
            <w:sz w:val="18"/>
            <w:szCs w:val="18"/>
          </w:rPr>
          <w:delText>Rogers, Michael</w:delText>
        </w:r>
      </w:del>
    </w:p>
    <w:p w:rsidR="00493E24" w:rsidRPr="00CB70BE" w:rsidDel="0035714C" w:rsidRDefault="00493E24" w:rsidP="00493E24">
      <w:pPr>
        <w:widowControl w:val="0"/>
        <w:autoSpaceDE w:val="0"/>
        <w:autoSpaceDN w:val="0"/>
        <w:adjustRightInd w:val="0"/>
        <w:spacing w:after="0"/>
        <w:ind w:left="187" w:right="158" w:firstLine="0"/>
        <w:rPr>
          <w:del w:id="1525" w:author="W. Hu" w:date="2011-08-10T20:51:00Z"/>
          <w:rFonts w:ascii="Times New Roman" w:hAnsi="Times New Roman"/>
          <w:color w:val="000000" w:themeColor="text1"/>
          <w:sz w:val="18"/>
          <w:szCs w:val="18"/>
        </w:rPr>
      </w:pPr>
      <w:del w:id="1526" w:author="W. Hu" w:date="2011-08-10T20:51:00Z">
        <w:r w:rsidRPr="00CB70BE" w:rsidDel="0035714C">
          <w:rPr>
            <w:rFonts w:ascii="Times New Roman" w:hAnsi="Times New Roman"/>
            <w:i/>
            <w:iCs/>
            <w:color w:val="000000" w:themeColor="text1"/>
            <w:sz w:val="18"/>
            <w:szCs w:val="18"/>
          </w:rPr>
          <w:delText>Interim Dean, College of Business</w:delText>
        </w:r>
      </w:del>
    </w:p>
    <w:p w:rsidR="00493E24" w:rsidRPr="00CB70BE" w:rsidDel="0035714C" w:rsidRDefault="00CC03BE" w:rsidP="00493E24">
      <w:pPr>
        <w:spacing w:after="0"/>
        <w:ind w:left="187" w:right="158" w:firstLine="0"/>
        <w:rPr>
          <w:del w:id="1527" w:author="W. Hu" w:date="2011-08-10T20:51:00Z"/>
          <w:rFonts w:ascii="Times New Roman" w:hAnsi="Times New Roman"/>
          <w:color w:val="000000" w:themeColor="text1"/>
          <w:sz w:val="18"/>
          <w:szCs w:val="18"/>
        </w:rPr>
      </w:pPr>
      <w:del w:id="1528" w:author="W. Hu" w:date="2011-08-10T20:51:00Z">
        <w:r w:rsidRPr="00CC03BE" w:rsidDel="0035714C">
          <w:rPr>
            <w:noProof/>
            <w:color w:val="000000" w:themeColor="text1"/>
            <w:sz w:val="18"/>
            <w:szCs w:val="18"/>
            <w:lang w:eastAsia="en-US" w:bidi="en-US"/>
          </w:rPr>
          <w:pict>
            <v:shape id="_x0000_s1050" style="position:absolute;left:0;text-align:left;margin-left:539.95pt;margin-top:738.55pt;width:0;height:36.15pt;z-index:-251321344;mso-position-horizontal-relative:page;mso-position-vertical-relative:page" coordsize="0,724" o:allowincell="f" path="m,l,724e" filled="f" strokecolor="#363435" strokeweight="4pt">
              <v:path arrowok="t"/>
              <w10:wrap anchorx="page" anchory="page"/>
            </v:shape>
          </w:pict>
        </w:r>
        <w:r w:rsidR="00493E24" w:rsidRPr="00CB70BE" w:rsidDel="0035714C">
          <w:rPr>
            <w:rFonts w:ascii="Times New Roman" w:hAnsi="Times New Roman"/>
            <w:color w:val="000000" w:themeColor="text1"/>
            <w:sz w:val="18"/>
            <w:szCs w:val="18"/>
          </w:rPr>
          <w:delText>B.S., M.S., Ph.D., University of</w:delText>
        </w:r>
        <w:r w:rsidR="00493E24" w:rsidRPr="00CB70BE" w:rsidDel="0035714C">
          <w:rPr>
            <w:rFonts w:ascii="Times New Roman" w:hAnsi="Times New Roman"/>
            <w:color w:val="000000" w:themeColor="text1"/>
            <w:spacing w:val="-4"/>
            <w:sz w:val="18"/>
            <w:szCs w:val="18"/>
          </w:rPr>
          <w:delText xml:space="preserve"> </w:delText>
        </w:r>
        <w:r w:rsidR="00493E24" w:rsidRPr="00CB70BE" w:rsidDel="0035714C">
          <w:rPr>
            <w:rFonts w:ascii="Times New Roman" w:hAnsi="Times New Roman"/>
            <w:color w:val="000000" w:themeColor="text1"/>
            <w:spacing w:val="-14"/>
            <w:sz w:val="18"/>
            <w:szCs w:val="18"/>
          </w:rPr>
          <w:delText>T</w:delText>
        </w:r>
        <w:r w:rsidR="00493E24" w:rsidRPr="00CB70BE" w:rsidDel="0035714C">
          <w:rPr>
            <w:rFonts w:ascii="Times New Roman" w:hAnsi="Times New Roman"/>
            <w:color w:val="000000" w:themeColor="text1"/>
            <w:sz w:val="18"/>
            <w:szCs w:val="18"/>
          </w:rPr>
          <w:delText>ennessee</w:delText>
        </w:r>
      </w:del>
    </w:p>
    <w:p w:rsidR="00493E24" w:rsidDel="0035714C" w:rsidRDefault="00493E24" w:rsidP="00493E24">
      <w:pPr>
        <w:ind w:left="180" w:right="155" w:firstLine="0"/>
        <w:rPr>
          <w:del w:id="1529" w:author="W. Hu" w:date="2011-08-10T20:51:00Z"/>
          <w:rFonts w:ascii="Times New Roman" w:hAnsi="Times New Roman"/>
          <w:sz w:val="20"/>
          <w:szCs w:val="20"/>
        </w:rPr>
      </w:pPr>
    </w:p>
    <w:p w:rsidR="00493E24" w:rsidRPr="009B2C73" w:rsidDel="0035714C" w:rsidRDefault="00CC03BE" w:rsidP="00493E24">
      <w:pPr>
        <w:pStyle w:val="Heading2"/>
        <w:ind w:left="180" w:firstLine="0"/>
        <w:rPr>
          <w:del w:id="1530" w:author="W. Hu" w:date="2011-08-10T20:51:00Z"/>
          <w:rFonts w:ascii="Impact" w:hAnsi="Impact" w:cs="Impact"/>
          <w:color w:val="000000" w:themeColor="text1"/>
          <w:sz w:val="28"/>
          <w:szCs w:val="28"/>
        </w:rPr>
      </w:pPr>
      <w:del w:id="1531" w:author="W. Hu" w:date="2011-08-10T20:51:00Z">
        <w:r w:rsidRPr="00CC03BE" w:rsidDel="0035714C">
          <w:rPr>
            <w:rFonts w:ascii="Calibri" w:hAnsi="Calibri" w:cs="Times New Roman"/>
            <w:noProof/>
            <w:color w:val="000000" w:themeColor="text1"/>
            <w:sz w:val="22"/>
            <w:szCs w:val="22"/>
            <w:lang w:eastAsia="en-US"/>
          </w:rPr>
          <w:pict>
            <v:rect id="_x0000_s1049" style="position:absolute;left:0;text-align:left;margin-left:265.85pt;margin-top:-46.65pt;width:31pt;height:31pt;z-index:-251322368;mso-position-horizontal-relative:page" o:allowincell="f" filled="f" stroked="f">
              <v:textbox inset="0,0,0,0">
                <w:txbxContent>
                  <w:p w:rsidR="00693C05" w:rsidRDefault="00693C05" w:rsidP="00493E24">
                    <w:pPr>
                      <w:spacing w:after="0" w:line="620" w:lineRule="atLeast"/>
                      <w:rPr>
                        <w:rFonts w:ascii="Times New Roman" w:hAnsi="Times New Roman"/>
                        <w:sz w:val="24"/>
                        <w:szCs w:val="24"/>
                      </w:rPr>
                    </w:pPr>
                  </w:p>
                  <w:p w:rsidR="00693C05" w:rsidRDefault="00693C05" w:rsidP="00493E24">
                    <w:pPr>
                      <w:widowControl w:val="0"/>
                      <w:autoSpaceDE w:val="0"/>
                      <w:autoSpaceDN w:val="0"/>
                      <w:adjustRightInd w:val="0"/>
                      <w:spacing w:after="0"/>
                      <w:rPr>
                        <w:rFonts w:ascii="Times New Roman" w:hAnsi="Times New Roman"/>
                        <w:sz w:val="24"/>
                        <w:szCs w:val="24"/>
                      </w:rPr>
                    </w:pPr>
                  </w:p>
                </w:txbxContent>
              </v:textbox>
              <w10:wrap anchorx="page"/>
            </v:rect>
          </w:pict>
        </w:r>
        <w:bookmarkStart w:id="1532" w:name="_Toc295462096"/>
        <w:bookmarkStart w:id="1533" w:name="_Toc297807601"/>
        <w:bookmarkStart w:id="1534" w:name="_Toc298161610"/>
        <w:r w:rsidR="00493E24" w:rsidRPr="009B2C73" w:rsidDel="0035714C">
          <w:rPr>
            <w:rFonts w:ascii="Impact" w:hAnsi="Impact" w:cs="Impact"/>
            <w:color w:val="000000" w:themeColor="text1"/>
            <w:position w:val="-1"/>
            <w:sz w:val="28"/>
            <w:szCs w:val="28"/>
          </w:rPr>
          <w:delText>Academic Depa</w:delText>
        </w:r>
        <w:r w:rsidR="00493E24" w:rsidRPr="009B2C73" w:rsidDel="0035714C">
          <w:rPr>
            <w:rFonts w:ascii="Impact" w:hAnsi="Impact" w:cs="Impact"/>
            <w:color w:val="000000" w:themeColor="text1"/>
            <w:spacing w:val="5"/>
            <w:position w:val="-1"/>
            <w:sz w:val="28"/>
            <w:szCs w:val="28"/>
          </w:rPr>
          <w:delText>r</w:delText>
        </w:r>
        <w:r w:rsidR="00493E24" w:rsidRPr="009B2C73" w:rsidDel="0035714C">
          <w:rPr>
            <w:rFonts w:ascii="Impact" w:hAnsi="Impact" w:cs="Impact"/>
            <w:color w:val="000000" w:themeColor="text1"/>
            <w:position w:val="-1"/>
            <w:sz w:val="28"/>
            <w:szCs w:val="28"/>
          </w:rPr>
          <w:delText>tment Chairs</w:delText>
        </w:r>
        <w:bookmarkEnd w:id="1532"/>
        <w:bookmarkEnd w:id="1533"/>
        <w:bookmarkEnd w:id="1534"/>
      </w:del>
    </w:p>
    <w:p w:rsidR="00493E24" w:rsidDel="0035714C" w:rsidRDefault="00493E24" w:rsidP="00493E24">
      <w:pPr>
        <w:widowControl w:val="0"/>
        <w:autoSpaceDE w:val="0"/>
        <w:autoSpaceDN w:val="0"/>
        <w:adjustRightInd w:val="0"/>
        <w:spacing w:after="0"/>
        <w:ind w:left="270" w:right="227" w:firstLine="0"/>
        <w:rPr>
          <w:del w:id="1535" w:author="W. Hu" w:date="2011-08-10T20:51:00Z"/>
          <w:rFonts w:ascii="Times New Roman" w:hAnsi="Times New Roman"/>
          <w:i/>
          <w:iCs/>
          <w:sz w:val="20"/>
          <w:szCs w:val="20"/>
        </w:rPr>
      </w:pPr>
    </w:p>
    <w:p w:rsidR="00493E24" w:rsidRPr="00CB70BE" w:rsidDel="0035714C" w:rsidRDefault="00493E24" w:rsidP="00493E24">
      <w:pPr>
        <w:widowControl w:val="0"/>
        <w:autoSpaceDE w:val="0"/>
        <w:autoSpaceDN w:val="0"/>
        <w:adjustRightInd w:val="0"/>
        <w:spacing w:after="0"/>
        <w:ind w:left="180" w:right="227" w:firstLine="0"/>
        <w:rPr>
          <w:del w:id="1536" w:author="W. Hu" w:date="2011-08-10T20:51:00Z"/>
          <w:rFonts w:ascii="Times New Roman" w:hAnsi="Times New Roman"/>
          <w:color w:val="000000" w:themeColor="text1"/>
          <w:sz w:val="18"/>
          <w:szCs w:val="18"/>
        </w:rPr>
      </w:pPr>
      <w:del w:id="1537" w:author="W. Hu" w:date="2011-08-10T20:51:00Z">
        <w:r w:rsidRPr="00CB70BE" w:rsidDel="0035714C">
          <w:rPr>
            <w:rFonts w:ascii="Times New Roman" w:hAnsi="Times New Roman"/>
            <w:color w:val="000000" w:themeColor="text1"/>
            <w:sz w:val="18"/>
            <w:szCs w:val="18"/>
          </w:rPr>
          <w:delText>Amankwaa, Adansi</w:delText>
        </w:r>
      </w:del>
    </w:p>
    <w:p w:rsidR="00493E24" w:rsidRPr="00CB70BE" w:rsidDel="0035714C" w:rsidRDefault="00493E24" w:rsidP="00493E24">
      <w:pPr>
        <w:widowControl w:val="0"/>
        <w:autoSpaceDE w:val="0"/>
        <w:autoSpaceDN w:val="0"/>
        <w:adjustRightInd w:val="0"/>
        <w:spacing w:after="0"/>
        <w:ind w:left="180" w:right="227" w:firstLine="0"/>
        <w:rPr>
          <w:del w:id="1538" w:author="W. Hu" w:date="2011-08-10T20:51:00Z"/>
          <w:rFonts w:ascii="Times New Roman" w:hAnsi="Times New Roman"/>
          <w:i/>
          <w:color w:val="000000" w:themeColor="text1"/>
          <w:sz w:val="18"/>
          <w:szCs w:val="18"/>
        </w:rPr>
      </w:pPr>
      <w:del w:id="1539" w:author="W. Hu" w:date="2011-08-10T20:51:00Z">
        <w:r w:rsidRPr="00CB70BE" w:rsidDel="0035714C">
          <w:rPr>
            <w:rFonts w:ascii="Times New Roman" w:hAnsi="Times New Roman"/>
            <w:i/>
            <w:color w:val="000000" w:themeColor="text1"/>
            <w:sz w:val="18"/>
            <w:szCs w:val="18"/>
          </w:rPr>
          <w:delText>Chairperson, Behavioral Sciences</w:delText>
        </w:r>
      </w:del>
    </w:p>
    <w:p w:rsidR="00493E24" w:rsidRPr="00CB70BE" w:rsidDel="0035714C" w:rsidRDefault="00493E24" w:rsidP="00493E24">
      <w:pPr>
        <w:widowControl w:val="0"/>
        <w:autoSpaceDE w:val="0"/>
        <w:autoSpaceDN w:val="0"/>
        <w:adjustRightInd w:val="0"/>
        <w:spacing w:after="0"/>
        <w:ind w:left="180" w:right="227" w:firstLine="0"/>
        <w:rPr>
          <w:del w:id="1540" w:author="W. Hu" w:date="2011-08-10T20:51:00Z"/>
          <w:rFonts w:ascii="Times New Roman" w:hAnsi="Times New Roman"/>
          <w:color w:val="000000" w:themeColor="text1"/>
          <w:sz w:val="18"/>
          <w:szCs w:val="18"/>
        </w:rPr>
      </w:pPr>
      <w:del w:id="1541" w:author="W. Hu" w:date="2011-08-10T20:51:00Z">
        <w:r w:rsidRPr="00CB70BE" w:rsidDel="0035714C">
          <w:rPr>
            <w:rFonts w:ascii="Times New Roman" w:hAnsi="Times New Roman"/>
            <w:color w:val="000000" w:themeColor="text1"/>
            <w:sz w:val="18"/>
            <w:szCs w:val="18"/>
          </w:rPr>
          <w:delText>B.A., University of Ghana</w:delText>
        </w:r>
      </w:del>
    </w:p>
    <w:p w:rsidR="00493E24" w:rsidRPr="00CB70BE" w:rsidDel="0035714C" w:rsidRDefault="00493E24" w:rsidP="00493E24">
      <w:pPr>
        <w:widowControl w:val="0"/>
        <w:autoSpaceDE w:val="0"/>
        <w:autoSpaceDN w:val="0"/>
        <w:adjustRightInd w:val="0"/>
        <w:spacing w:after="0"/>
        <w:ind w:left="180" w:right="227" w:firstLine="0"/>
        <w:rPr>
          <w:del w:id="1542" w:author="W. Hu" w:date="2011-08-10T20:51:00Z"/>
          <w:rFonts w:ascii="Times New Roman" w:hAnsi="Times New Roman"/>
          <w:color w:val="000000" w:themeColor="text1"/>
          <w:sz w:val="18"/>
          <w:szCs w:val="18"/>
        </w:rPr>
      </w:pPr>
      <w:del w:id="1543" w:author="W. Hu" w:date="2011-08-10T20:51:00Z">
        <w:r w:rsidRPr="00CB70BE" w:rsidDel="0035714C">
          <w:rPr>
            <w:rFonts w:ascii="Times New Roman" w:hAnsi="Times New Roman"/>
            <w:color w:val="000000" w:themeColor="text1"/>
            <w:sz w:val="18"/>
            <w:szCs w:val="18"/>
          </w:rPr>
          <w:delText>M.A., Lake Head University</w:delText>
        </w:r>
      </w:del>
    </w:p>
    <w:p w:rsidR="00493E24" w:rsidRPr="00CB70BE" w:rsidDel="0035714C" w:rsidRDefault="00493E24" w:rsidP="00493E24">
      <w:pPr>
        <w:widowControl w:val="0"/>
        <w:autoSpaceDE w:val="0"/>
        <w:autoSpaceDN w:val="0"/>
        <w:adjustRightInd w:val="0"/>
        <w:spacing w:after="0"/>
        <w:ind w:left="180" w:right="227" w:firstLine="0"/>
        <w:rPr>
          <w:del w:id="1544" w:author="W. Hu" w:date="2011-08-10T20:51:00Z"/>
          <w:rFonts w:ascii="Times New Roman" w:hAnsi="Times New Roman"/>
          <w:color w:val="000000" w:themeColor="text1"/>
          <w:sz w:val="18"/>
          <w:szCs w:val="18"/>
        </w:rPr>
      </w:pPr>
      <w:del w:id="1545" w:author="W. Hu" w:date="2011-08-10T20:51:00Z">
        <w:r w:rsidRPr="00CB70BE" w:rsidDel="0035714C">
          <w:rPr>
            <w:rFonts w:ascii="Times New Roman" w:hAnsi="Times New Roman"/>
            <w:color w:val="000000" w:themeColor="text1"/>
            <w:sz w:val="18"/>
            <w:szCs w:val="18"/>
          </w:rPr>
          <w:delText>Ph.D., Florida State University</w:delText>
        </w:r>
      </w:del>
    </w:p>
    <w:p w:rsidR="00493E24" w:rsidRPr="00CB70BE" w:rsidDel="0035714C" w:rsidRDefault="00493E24" w:rsidP="00493E24">
      <w:pPr>
        <w:widowControl w:val="0"/>
        <w:autoSpaceDE w:val="0"/>
        <w:autoSpaceDN w:val="0"/>
        <w:adjustRightInd w:val="0"/>
        <w:spacing w:after="0"/>
        <w:ind w:left="180" w:right="227" w:firstLine="0"/>
        <w:rPr>
          <w:del w:id="1546"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547" w:author="W. Hu" w:date="2011-08-10T20:51:00Z"/>
          <w:rFonts w:ascii="Times New Roman" w:hAnsi="Times New Roman"/>
          <w:color w:val="000000" w:themeColor="text1"/>
          <w:sz w:val="18"/>
          <w:szCs w:val="18"/>
        </w:rPr>
      </w:pPr>
      <w:del w:id="1548" w:author="W. Hu" w:date="2011-08-10T20:51:00Z">
        <w:r w:rsidRPr="00CB70BE" w:rsidDel="0035714C">
          <w:rPr>
            <w:rFonts w:ascii="Times New Roman" w:hAnsi="Times New Roman"/>
            <w:color w:val="000000" w:themeColor="text1"/>
            <w:sz w:val="18"/>
            <w:szCs w:val="18"/>
          </w:rPr>
          <w:delText>Bembr</w:delText>
        </w:r>
        <w:r w:rsidRPr="00CB70BE" w:rsidDel="0035714C">
          <w:rPr>
            <w:rFonts w:ascii="Times New Roman" w:hAnsi="Times New Roman"/>
            <w:color w:val="000000" w:themeColor="text1"/>
            <w:spacing w:val="-13"/>
            <w:sz w:val="18"/>
            <w:szCs w:val="18"/>
          </w:rPr>
          <w:delText>y</w:delText>
        </w:r>
        <w:r w:rsidRPr="00CB70BE" w:rsidDel="0035714C">
          <w:rPr>
            <w:rFonts w:ascii="Times New Roman" w:hAnsi="Times New Roman"/>
            <w:color w:val="000000" w:themeColor="text1"/>
            <w:sz w:val="18"/>
            <w:szCs w:val="18"/>
          </w:rPr>
          <w:delText>, Deborah</w:delText>
        </w:r>
      </w:del>
    </w:p>
    <w:p w:rsidR="00493E24" w:rsidRPr="00CB70BE" w:rsidDel="0035714C" w:rsidRDefault="00493E24" w:rsidP="00493E24">
      <w:pPr>
        <w:widowControl w:val="0"/>
        <w:autoSpaceDE w:val="0"/>
        <w:autoSpaceDN w:val="0"/>
        <w:adjustRightInd w:val="0"/>
        <w:spacing w:after="0"/>
        <w:ind w:left="180" w:right="227" w:firstLine="0"/>
        <w:rPr>
          <w:del w:id="1549" w:author="W. Hu" w:date="2011-08-10T20:51:00Z"/>
          <w:rFonts w:ascii="Times New Roman" w:hAnsi="Times New Roman"/>
          <w:color w:val="000000" w:themeColor="text1"/>
          <w:sz w:val="18"/>
          <w:szCs w:val="18"/>
        </w:rPr>
      </w:pPr>
      <w:del w:id="1550" w:author="W. Hu" w:date="2011-08-10T20:51:00Z">
        <w:r w:rsidRPr="00CB70BE" w:rsidDel="0035714C">
          <w:rPr>
            <w:rFonts w:ascii="Times New Roman" w:hAnsi="Times New Roman"/>
            <w:i/>
            <w:color w:val="000000" w:themeColor="text1"/>
            <w:sz w:val="18"/>
            <w:szCs w:val="18"/>
          </w:rPr>
          <w:delText xml:space="preserve">Interim Chairperson, </w:delText>
        </w:r>
        <w:r w:rsidRPr="00CB70BE" w:rsidDel="0035714C">
          <w:rPr>
            <w:rFonts w:ascii="Times New Roman" w:hAnsi="Times New Roman"/>
            <w:i/>
            <w:iCs/>
            <w:color w:val="000000" w:themeColor="text1"/>
            <w:sz w:val="18"/>
            <w:szCs w:val="18"/>
          </w:rPr>
          <w:delText xml:space="preserve">Counseling and Educational Leadership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College</w:delText>
        </w:r>
      </w:del>
    </w:p>
    <w:p w:rsidR="00493E24" w:rsidRPr="00CB70BE" w:rsidDel="0035714C" w:rsidRDefault="00493E24" w:rsidP="00493E24">
      <w:pPr>
        <w:widowControl w:val="0"/>
        <w:autoSpaceDE w:val="0"/>
        <w:autoSpaceDN w:val="0"/>
        <w:adjustRightInd w:val="0"/>
        <w:spacing w:after="0"/>
        <w:ind w:left="180" w:right="227" w:firstLine="0"/>
        <w:rPr>
          <w:del w:id="1551" w:author="W. Hu" w:date="2011-08-10T20:51:00Z"/>
          <w:rFonts w:ascii="Times New Roman" w:hAnsi="Times New Roman"/>
          <w:color w:val="000000" w:themeColor="text1"/>
          <w:sz w:val="18"/>
          <w:szCs w:val="18"/>
        </w:rPr>
      </w:pPr>
      <w:del w:id="1552" w:author="W. Hu" w:date="2011-08-10T20:51:00Z">
        <w:r w:rsidRPr="00CB70BE" w:rsidDel="0035714C">
          <w:rPr>
            <w:rFonts w:ascii="Times New Roman" w:hAnsi="Times New Roman"/>
            <w:color w:val="000000" w:themeColor="text1"/>
            <w:sz w:val="18"/>
            <w:szCs w:val="18"/>
          </w:rPr>
          <w:delText>M.Ed., University of Illinois</w:delText>
        </w:r>
      </w:del>
    </w:p>
    <w:p w:rsidR="00B33835" w:rsidRPr="00193DE2" w:rsidDel="0035714C" w:rsidRDefault="00493E24" w:rsidP="00493E24">
      <w:pPr>
        <w:widowControl w:val="0"/>
        <w:autoSpaceDE w:val="0"/>
        <w:autoSpaceDN w:val="0"/>
        <w:adjustRightInd w:val="0"/>
        <w:spacing w:before="13" w:after="0" w:line="250" w:lineRule="auto"/>
        <w:ind w:left="180" w:right="180" w:firstLine="0"/>
        <w:jc w:val="both"/>
        <w:rPr>
          <w:del w:id="1553" w:author="W. Hu" w:date="2011-08-10T20:51:00Z"/>
          <w:rFonts w:ascii="Times New Roman" w:hAnsi="Times New Roman"/>
          <w:color w:val="000000" w:themeColor="text1"/>
          <w:sz w:val="20"/>
          <w:szCs w:val="20"/>
        </w:rPr>
      </w:pPr>
      <w:del w:id="1554" w:author="W. Hu" w:date="2011-08-10T20:51:00Z">
        <w:r w:rsidRPr="00CB70BE" w:rsidDel="0035714C">
          <w:rPr>
            <w:rFonts w:ascii="Times New Roman" w:hAnsi="Times New Roman"/>
            <w:color w:val="000000" w:themeColor="text1"/>
            <w:sz w:val="18"/>
            <w:szCs w:val="18"/>
          </w:rPr>
          <w:delText>Ph.D., University of Iowa</w:delText>
        </w:r>
      </w:del>
    </w:p>
    <w:p w:rsidR="00B33835" w:rsidRPr="00193DE2" w:rsidDel="0035714C" w:rsidRDefault="00B33835" w:rsidP="00493E24">
      <w:pPr>
        <w:widowControl w:val="0"/>
        <w:autoSpaceDE w:val="0"/>
        <w:autoSpaceDN w:val="0"/>
        <w:adjustRightInd w:val="0"/>
        <w:spacing w:before="13" w:after="0" w:line="250" w:lineRule="auto"/>
        <w:ind w:left="360" w:right="180" w:firstLine="0"/>
        <w:jc w:val="both"/>
        <w:rPr>
          <w:del w:id="1555"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1556" w:author="W. Hu" w:date="2011-08-10T20:51:00Z"/>
          <w:rFonts w:ascii="Times New Roman" w:hAnsi="Times New Roman"/>
          <w:color w:val="000000" w:themeColor="text1"/>
          <w:sz w:val="18"/>
          <w:szCs w:val="18"/>
        </w:rPr>
      </w:pPr>
      <w:del w:id="1557" w:author="W. Hu" w:date="2011-08-10T20:51:00Z">
        <w:r w:rsidRPr="00CB70BE" w:rsidDel="0035714C">
          <w:rPr>
            <w:rFonts w:ascii="Times New Roman" w:hAnsi="Times New Roman"/>
            <w:color w:val="000000" w:themeColor="text1"/>
            <w:sz w:val="18"/>
            <w:szCs w:val="18"/>
          </w:rPr>
          <w:delText xml:space="preserve">Elimimian, Jonathan </w:delText>
        </w:r>
      </w:del>
    </w:p>
    <w:p w:rsidR="00493E24" w:rsidRPr="00CB70BE" w:rsidDel="0035714C" w:rsidRDefault="00493E24" w:rsidP="00493E24">
      <w:pPr>
        <w:widowControl w:val="0"/>
        <w:autoSpaceDE w:val="0"/>
        <w:autoSpaceDN w:val="0"/>
        <w:adjustRightInd w:val="0"/>
        <w:spacing w:after="0"/>
        <w:ind w:left="180" w:right="227" w:firstLine="0"/>
        <w:rPr>
          <w:del w:id="1558" w:author="W. Hu" w:date="2011-08-10T20:51:00Z"/>
          <w:rFonts w:ascii="Times New Roman" w:hAnsi="Times New Roman"/>
          <w:i/>
          <w:color w:val="000000" w:themeColor="text1"/>
          <w:sz w:val="18"/>
          <w:szCs w:val="18"/>
        </w:rPr>
      </w:pPr>
      <w:del w:id="1559" w:author="W. Hu" w:date="2011-08-10T20:51:00Z">
        <w:r w:rsidRPr="00CB70BE" w:rsidDel="0035714C">
          <w:rPr>
            <w:rFonts w:ascii="Times New Roman" w:hAnsi="Times New Roman"/>
            <w:i/>
            <w:color w:val="000000" w:themeColor="text1"/>
            <w:sz w:val="18"/>
            <w:szCs w:val="18"/>
          </w:rPr>
          <w:delText>MBA Program Chairperson</w:delText>
        </w:r>
      </w:del>
    </w:p>
    <w:p w:rsidR="00493E24" w:rsidRPr="00CB70BE" w:rsidDel="0035714C" w:rsidRDefault="00493E24" w:rsidP="00493E24">
      <w:pPr>
        <w:widowControl w:val="0"/>
        <w:autoSpaceDE w:val="0"/>
        <w:autoSpaceDN w:val="0"/>
        <w:adjustRightInd w:val="0"/>
        <w:spacing w:after="0"/>
        <w:ind w:left="180" w:right="227" w:firstLine="0"/>
        <w:rPr>
          <w:del w:id="1560" w:author="W. Hu" w:date="2011-08-10T20:51:00Z"/>
          <w:rFonts w:ascii="Times New Roman" w:hAnsi="Times New Roman"/>
          <w:color w:val="000000" w:themeColor="text1"/>
          <w:sz w:val="18"/>
          <w:szCs w:val="18"/>
        </w:rPr>
      </w:pPr>
      <w:del w:id="1561" w:author="W. Hu" w:date="2011-08-10T20:51:00Z">
        <w:r w:rsidRPr="00CB70BE" w:rsidDel="0035714C">
          <w:rPr>
            <w:rFonts w:ascii="Times New Roman" w:hAnsi="Times New Roman"/>
            <w:color w:val="000000" w:themeColor="text1"/>
            <w:sz w:val="18"/>
            <w:szCs w:val="18"/>
          </w:rPr>
          <w:delText>B.S., University of Houston</w:delText>
        </w:r>
      </w:del>
    </w:p>
    <w:p w:rsidR="00493E24" w:rsidRPr="00CB70BE" w:rsidDel="0035714C" w:rsidRDefault="00493E24" w:rsidP="00493E24">
      <w:pPr>
        <w:widowControl w:val="0"/>
        <w:autoSpaceDE w:val="0"/>
        <w:autoSpaceDN w:val="0"/>
        <w:adjustRightInd w:val="0"/>
        <w:spacing w:after="0"/>
        <w:ind w:left="180" w:right="227" w:firstLine="0"/>
        <w:rPr>
          <w:del w:id="1562" w:author="W. Hu" w:date="2011-08-10T20:51:00Z"/>
          <w:rFonts w:ascii="Times New Roman" w:hAnsi="Times New Roman"/>
          <w:color w:val="000000" w:themeColor="text1"/>
          <w:sz w:val="18"/>
          <w:szCs w:val="18"/>
        </w:rPr>
      </w:pPr>
      <w:del w:id="1563" w:author="W. Hu" w:date="2011-08-10T20:51:00Z">
        <w:r w:rsidRPr="00CB70BE" w:rsidDel="0035714C">
          <w:rPr>
            <w:rFonts w:ascii="Times New Roman" w:hAnsi="Times New Roman"/>
            <w:color w:val="000000" w:themeColor="text1"/>
            <w:sz w:val="18"/>
            <w:szCs w:val="18"/>
          </w:rPr>
          <w:delText>M.B.A., Ed.D., Clark Atlanta University</w:delText>
        </w:r>
      </w:del>
    </w:p>
    <w:p w:rsidR="00493E24" w:rsidRPr="00CB70BE" w:rsidDel="0035714C" w:rsidRDefault="00493E24" w:rsidP="00493E24">
      <w:pPr>
        <w:widowControl w:val="0"/>
        <w:autoSpaceDE w:val="0"/>
        <w:autoSpaceDN w:val="0"/>
        <w:adjustRightInd w:val="0"/>
        <w:spacing w:after="0"/>
        <w:ind w:left="180" w:right="227" w:firstLine="0"/>
        <w:rPr>
          <w:del w:id="156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565" w:author="W. Hu" w:date="2011-08-10T20:51:00Z"/>
          <w:rFonts w:ascii="Times New Roman" w:hAnsi="Times New Roman"/>
          <w:color w:val="000000" w:themeColor="text1"/>
          <w:sz w:val="18"/>
          <w:szCs w:val="18"/>
        </w:rPr>
      </w:pPr>
      <w:del w:id="1566" w:author="W. Hu" w:date="2011-08-10T20:51:00Z">
        <w:r w:rsidRPr="00CB70BE" w:rsidDel="0035714C">
          <w:rPr>
            <w:rFonts w:ascii="Times New Roman" w:hAnsi="Times New Roman"/>
            <w:color w:val="000000" w:themeColor="text1"/>
            <w:sz w:val="18"/>
            <w:szCs w:val="18"/>
          </w:rPr>
          <w:delText>Elufiede, Babafemi</w:delText>
        </w:r>
      </w:del>
    </w:p>
    <w:p w:rsidR="00493E24" w:rsidRPr="00CB70BE" w:rsidDel="0035714C" w:rsidRDefault="00493E24" w:rsidP="00493E24">
      <w:pPr>
        <w:widowControl w:val="0"/>
        <w:autoSpaceDE w:val="0"/>
        <w:autoSpaceDN w:val="0"/>
        <w:adjustRightInd w:val="0"/>
        <w:spacing w:after="0"/>
        <w:ind w:left="180" w:right="227" w:firstLine="0"/>
        <w:rPr>
          <w:del w:id="1567" w:author="W. Hu" w:date="2011-08-10T20:51:00Z"/>
          <w:rFonts w:ascii="Times New Roman" w:hAnsi="Times New Roman"/>
          <w:i/>
          <w:color w:val="000000" w:themeColor="text1"/>
          <w:sz w:val="18"/>
          <w:szCs w:val="18"/>
        </w:rPr>
      </w:pPr>
      <w:del w:id="1568" w:author="W. Hu" w:date="2011-08-10T20:51:00Z">
        <w:r w:rsidRPr="00CB70BE" w:rsidDel="0035714C">
          <w:rPr>
            <w:rFonts w:ascii="Times New Roman" w:hAnsi="Times New Roman"/>
            <w:i/>
            <w:color w:val="000000" w:themeColor="text1"/>
            <w:sz w:val="18"/>
            <w:szCs w:val="18"/>
          </w:rPr>
          <w:delText xml:space="preserve">Chairperson, </w:delText>
        </w:r>
        <w:r w:rsidRPr="00CB70BE" w:rsidDel="0035714C">
          <w:rPr>
            <w:rFonts w:ascii="Times New Roman" w:hAnsi="Times New Roman"/>
            <w:i/>
            <w:iCs/>
            <w:color w:val="000000" w:themeColor="text1"/>
            <w:sz w:val="18"/>
            <w:szCs w:val="18"/>
          </w:rPr>
          <w:delText>Histor</w:delText>
        </w:r>
        <w:r w:rsidRPr="00CB70BE" w:rsidDel="0035714C">
          <w:rPr>
            <w:rFonts w:ascii="Times New Roman" w:hAnsi="Times New Roman"/>
            <w:i/>
            <w:iCs/>
            <w:color w:val="000000" w:themeColor="text1"/>
            <w:spacing w:val="-11"/>
            <w:sz w:val="18"/>
            <w:szCs w:val="18"/>
          </w:rPr>
          <w:delText>y</w:delText>
        </w:r>
        <w:r w:rsidRPr="00CB70BE" w:rsidDel="0035714C">
          <w:rPr>
            <w:rFonts w:ascii="Times New Roman" w:hAnsi="Times New Roman"/>
            <w:i/>
            <w:iCs/>
            <w:color w:val="000000" w:themeColor="text1"/>
            <w:sz w:val="18"/>
            <w:szCs w:val="18"/>
          </w:rPr>
          <w:delText xml:space="preserve"> and Political Science </w:delText>
        </w:r>
      </w:del>
    </w:p>
    <w:p w:rsidR="00493E24" w:rsidRPr="00CB70BE" w:rsidDel="0035714C" w:rsidRDefault="00493E24" w:rsidP="00493E24">
      <w:pPr>
        <w:widowControl w:val="0"/>
        <w:autoSpaceDE w:val="0"/>
        <w:autoSpaceDN w:val="0"/>
        <w:adjustRightInd w:val="0"/>
        <w:spacing w:after="0"/>
        <w:ind w:left="180" w:right="227" w:firstLine="0"/>
        <w:rPr>
          <w:del w:id="1569" w:author="W. Hu" w:date="2011-08-10T20:51:00Z"/>
          <w:rFonts w:ascii="Times New Roman" w:hAnsi="Times New Roman"/>
          <w:color w:val="000000" w:themeColor="text1"/>
          <w:sz w:val="18"/>
          <w:szCs w:val="18"/>
        </w:rPr>
      </w:pPr>
      <w:del w:id="1570" w:author="W. Hu" w:date="2011-08-10T20:51:00Z">
        <w:r w:rsidRPr="00CB70BE" w:rsidDel="0035714C">
          <w:rPr>
            <w:rFonts w:ascii="Times New Roman" w:hAnsi="Times New Roman"/>
            <w:color w:val="000000" w:themeColor="text1"/>
            <w:sz w:val="18"/>
            <w:szCs w:val="18"/>
          </w:rPr>
          <w:delText>B.A.,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ennessee State University</w:delText>
        </w:r>
      </w:del>
    </w:p>
    <w:p w:rsidR="00493E24" w:rsidRPr="00CB70BE" w:rsidDel="0035714C" w:rsidRDefault="00493E24" w:rsidP="00493E24">
      <w:pPr>
        <w:widowControl w:val="0"/>
        <w:autoSpaceDE w:val="0"/>
        <w:autoSpaceDN w:val="0"/>
        <w:adjustRightInd w:val="0"/>
        <w:spacing w:after="0"/>
        <w:ind w:left="180" w:right="227" w:firstLine="0"/>
        <w:rPr>
          <w:del w:id="1571" w:author="W. Hu" w:date="2011-08-10T20:51:00Z"/>
          <w:rFonts w:ascii="Times New Roman" w:hAnsi="Times New Roman"/>
          <w:color w:val="000000" w:themeColor="text1"/>
          <w:sz w:val="18"/>
          <w:szCs w:val="18"/>
        </w:rPr>
      </w:pPr>
      <w:del w:id="1572" w:author="W. Hu" w:date="2011-08-10T20:51:00Z">
        <w:r w:rsidRPr="00CB70BE" w:rsidDel="0035714C">
          <w:rPr>
            <w:rFonts w:ascii="Times New Roman" w:hAnsi="Times New Roman"/>
            <w:color w:val="000000" w:themeColor="text1"/>
            <w:sz w:val="18"/>
            <w:szCs w:val="18"/>
          </w:rPr>
          <w:delText>M.A., Ph.D., Clark-Atlanta University</w:delText>
        </w:r>
      </w:del>
    </w:p>
    <w:p w:rsidR="00493E24" w:rsidRPr="00CB70BE" w:rsidDel="0035714C" w:rsidRDefault="00493E24" w:rsidP="00493E24">
      <w:pPr>
        <w:widowControl w:val="0"/>
        <w:autoSpaceDE w:val="0"/>
        <w:autoSpaceDN w:val="0"/>
        <w:adjustRightInd w:val="0"/>
        <w:spacing w:after="0"/>
        <w:ind w:left="180" w:right="227" w:firstLine="0"/>
        <w:rPr>
          <w:del w:id="157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574" w:author="W. Hu" w:date="2011-08-10T20:51:00Z"/>
          <w:rFonts w:ascii="Times New Roman" w:hAnsi="Times New Roman"/>
          <w:color w:val="000000" w:themeColor="text1"/>
          <w:sz w:val="18"/>
          <w:szCs w:val="18"/>
        </w:rPr>
      </w:pPr>
      <w:del w:id="1575" w:author="W. Hu" w:date="2011-08-10T20:51:00Z">
        <w:r w:rsidRPr="00CB70BE" w:rsidDel="0035714C">
          <w:rPr>
            <w:rFonts w:ascii="Times New Roman" w:hAnsi="Times New Roman"/>
            <w:color w:val="000000" w:themeColor="text1"/>
            <w:sz w:val="18"/>
            <w:szCs w:val="18"/>
          </w:rPr>
          <w:delText>Fields, Kimberly</w:delText>
        </w:r>
      </w:del>
    </w:p>
    <w:p w:rsidR="00493E24" w:rsidRPr="00CB70BE" w:rsidDel="0035714C" w:rsidRDefault="00493E24" w:rsidP="00493E24">
      <w:pPr>
        <w:widowControl w:val="0"/>
        <w:autoSpaceDE w:val="0"/>
        <w:autoSpaceDN w:val="0"/>
        <w:adjustRightInd w:val="0"/>
        <w:spacing w:after="0"/>
        <w:ind w:left="180" w:right="227" w:firstLine="0"/>
        <w:rPr>
          <w:del w:id="1576" w:author="W. Hu" w:date="2011-08-10T20:51:00Z"/>
          <w:rFonts w:ascii="Times New Roman" w:hAnsi="Times New Roman"/>
          <w:i/>
          <w:color w:val="000000" w:themeColor="text1"/>
          <w:sz w:val="18"/>
          <w:szCs w:val="18"/>
        </w:rPr>
      </w:pPr>
      <w:del w:id="1577" w:author="W. Hu" w:date="2011-08-10T20:51:00Z">
        <w:r w:rsidRPr="00CB70BE" w:rsidDel="0035714C">
          <w:rPr>
            <w:rFonts w:ascii="Times New Roman" w:hAnsi="Times New Roman"/>
            <w:i/>
            <w:color w:val="000000" w:themeColor="text1"/>
            <w:sz w:val="18"/>
            <w:szCs w:val="18"/>
          </w:rPr>
          <w:delText>Interim Chairperson, Teacher Education</w:delText>
        </w:r>
      </w:del>
    </w:p>
    <w:p w:rsidR="00493E24" w:rsidRPr="00CB70BE" w:rsidDel="0035714C" w:rsidRDefault="00493E24" w:rsidP="00493E24">
      <w:pPr>
        <w:widowControl w:val="0"/>
        <w:autoSpaceDE w:val="0"/>
        <w:autoSpaceDN w:val="0"/>
        <w:adjustRightInd w:val="0"/>
        <w:spacing w:after="0"/>
        <w:ind w:left="180" w:right="227" w:firstLine="0"/>
        <w:rPr>
          <w:del w:id="1578" w:author="W. Hu" w:date="2011-08-10T20:51:00Z"/>
          <w:rFonts w:ascii="Times New Roman" w:hAnsi="Times New Roman"/>
          <w:color w:val="000000" w:themeColor="text1"/>
          <w:sz w:val="18"/>
          <w:szCs w:val="18"/>
        </w:rPr>
      </w:pPr>
      <w:del w:id="1579" w:author="W. Hu" w:date="2011-08-10T20:51:00Z">
        <w:r w:rsidRPr="00CB70BE" w:rsidDel="0035714C">
          <w:rPr>
            <w:rFonts w:ascii="Times New Roman" w:hAnsi="Times New Roman"/>
            <w:color w:val="000000" w:themeColor="text1"/>
            <w:sz w:val="18"/>
            <w:szCs w:val="18"/>
          </w:rPr>
          <w:delText>B.A., 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580" w:author="W. Hu" w:date="2011-08-10T20:51:00Z"/>
          <w:rFonts w:ascii="Times New Roman" w:hAnsi="Times New Roman"/>
          <w:color w:val="000000" w:themeColor="text1"/>
          <w:sz w:val="18"/>
          <w:szCs w:val="18"/>
        </w:rPr>
      </w:pPr>
      <w:del w:id="1581" w:author="W. Hu" w:date="2011-08-10T20:51:00Z">
        <w:r w:rsidRPr="00CB70BE" w:rsidDel="0035714C">
          <w:rPr>
            <w:rFonts w:ascii="Times New Roman" w:hAnsi="Times New Roman"/>
            <w:color w:val="000000" w:themeColor="text1"/>
            <w:sz w:val="18"/>
            <w:szCs w:val="18"/>
          </w:rPr>
          <w:delText>M.Ed., Ed.S., 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582" w:author="W. Hu" w:date="2011-08-10T20:51:00Z"/>
          <w:rFonts w:ascii="Times New Roman" w:hAnsi="Times New Roman"/>
          <w:color w:val="000000" w:themeColor="text1"/>
          <w:sz w:val="18"/>
          <w:szCs w:val="18"/>
        </w:rPr>
      </w:pPr>
      <w:del w:id="1583" w:author="W. Hu" w:date="2011-08-10T20:51:00Z">
        <w:r w:rsidRPr="00CB70BE" w:rsidDel="0035714C">
          <w:rPr>
            <w:rFonts w:ascii="Times New Roman" w:hAnsi="Times New Roman"/>
            <w:color w:val="000000" w:themeColor="text1"/>
            <w:sz w:val="18"/>
            <w:szCs w:val="18"/>
          </w:rPr>
          <w:delText>Ed.D., Georgia Southern University</w:delText>
        </w:r>
      </w:del>
    </w:p>
    <w:p w:rsidR="00493E24" w:rsidRPr="00CB70BE" w:rsidDel="0035714C" w:rsidRDefault="00493E24" w:rsidP="00493E24">
      <w:pPr>
        <w:widowControl w:val="0"/>
        <w:autoSpaceDE w:val="0"/>
        <w:autoSpaceDN w:val="0"/>
        <w:adjustRightInd w:val="0"/>
        <w:spacing w:after="0"/>
        <w:ind w:left="180" w:right="227" w:firstLine="0"/>
        <w:rPr>
          <w:del w:id="158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585" w:author="W. Hu" w:date="2011-08-10T20:51:00Z"/>
          <w:rFonts w:ascii="Times New Roman" w:hAnsi="Times New Roman"/>
          <w:color w:val="000000" w:themeColor="text1"/>
          <w:sz w:val="18"/>
          <w:szCs w:val="18"/>
        </w:rPr>
      </w:pPr>
      <w:del w:id="1586" w:author="W. Hu" w:date="2011-08-10T20:51:00Z">
        <w:r w:rsidRPr="00CB70BE" w:rsidDel="0035714C">
          <w:rPr>
            <w:rFonts w:ascii="Times New Roman" w:hAnsi="Times New Roman"/>
            <w:color w:val="000000" w:themeColor="text1"/>
            <w:sz w:val="18"/>
            <w:szCs w:val="18"/>
          </w:rPr>
          <w:delText>Grimsle</w:delText>
        </w:r>
        <w:r w:rsidRPr="00CB70BE" w:rsidDel="0035714C">
          <w:rPr>
            <w:rFonts w:ascii="Times New Roman" w:hAnsi="Times New Roman"/>
            <w:color w:val="000000" w:themeColor="text1"/>
            <w:spacing w:val="-13"/>
            <w:sz w:val="18"/>
            <w:szCs w:val="18"/>
          </w:rPr>
          <w:delText>y</w:delText>
        </w:r>
        <w:r w:rsidRPr="00CB70BE" w:rsidDel="0035714C">
          <w:rPr>
            <w:rFonts w:ascii="Times New Roman" w:hAnsi="Times New Roman"/>
            <w:color w:val="000000" w:themeColor="text1"/>
            <w:sz w:val="18"/>
            <w:szCs w:val="18"/>
          </w:rPr>
          <w:delText>, Linda</w:delText>
        </w:r>
      </w:del>
    </w:p>
    <w:p w:rsidR="00493E24" w:rsidRPr="00CB70BE" w:rsidDel="0035714C" w:rsidRDefault="00493E24" w:rsidP="00493E24">
      <w:pPr>
        <w:widowControl w:val="0"/>
        <w:autoSpaceDE w:val="0"/>
        <w:autoSpaceDN w:val="0"/>
        <w:adjustRightInd w:val="0"/>
        <w:spacing w:after="0"/>
        <w:ind w:left="180" w:right="227" w:firstLine="0"/>
        <w:rPr>
          <w:del w:id="1587" w:author="W. Hu" w:date="2011-08-10T20:51:00Z"/>
          <w:rFonts w:ascii="Times New Roman" w:hAnsi="Times New Roman"/>
          <w:i/>
          <w:color w:val="000000" w:themeColor="text1"/>
          <w:sz w:val="18"/>
          <w:szCs w:val="18"/>
        </w:rPr>
      </w:pPr>
      <w:del w:id="1588" w:author="W. Hu" w:date="2011-08-10T20:51:00Z">
        <w:r w:rsidRPr="00CB70BE" w:rsidDel="0035714C">
          <w:rPr>
            <w:rFonts w:ascii="Times New Roman" w:hAnsi="Times New Roman"/>
            <w:i/>
            <w:color w:val="000000" w:themeColor="text1"/>
            <w:sz w:val="18"/>
            <w:szCs w:val="18"/>
          </w:rPr>
          <w:delText xml:space="preserve">Chairperson, </w:delText>
        </w:r>
        <w:r w:rsidRPr="00CB70BE" w:rsidDel="0035714C">
          <w:rPr>
            <w:rFonts w:ascii="Times New Roman" w:hAnsi="Times New Roman"/>
            <w:i/>
            <w:iCs/>
            <w:color w:val="000000" w:themeColor="text1"/>
            <w:sz w:val="18"/>
            <w:szCs w:val="18"/>
          </w:rPr>
          <w:delText xml:space="preserve">Department of </w:delText>
        </w:r>
        <w:r w:rsidRPr="00CB70BE" w:rsidDel="0035714C">
          <w:rPr>
            <w:rFonts w:ascii="Times New Roman" w:hAnsi="Times New Roman"/>
            <w:i/>
            <w:iCs/>
            <w:color w:val="000000" w:themeColor="text1"/>
            <w:w w:val="133"/>
            <w:sz w:val="18"/>
            <w:szCs w:val="18"/>
          </w:rPr>
          <w:delText>N</w:delText>
        </w:r>
        <w:r w:rsidRPr="00CB70BE" w:rsidDel="0035714C">
          <w:rPr>
            <w:rFonts w:ascii="Times New Roman" w:hAnsi="Times New Roman"/>
            <w:i/>
            <w:iCs/>
            <w:color w:val="000000" w:themeColor="text1"/>
            <w:sz w:val="18"/>
            <w:szCs w:val="18"/>
          </w:rPr>
          <w:delText>ursing</w:delText>
        </w:r>
      </w:del>
    </w:p>
    <w:p w:rsidR="00493E24" w:rsidRPr="00CB70BE" w:rsidDel="0035714C" w:rsidRDefault="00493E24" w:rsidP="00493E24">
      <w:pPr>
        <w:widowControl w:val="0"/>
        <w:autoSpaceDE w:val="0"/>
        <w:autoSpaceDN w:val="0"/>
        <w:adjustRightInd w:val="0"/>
        <w:spacing w:after="0"/>
        <w:ind w:left="180" w:right="227" w:firstLine="0"/>
        <w:rPr>
          <w:del w:id="1589" w:author="W. Hu" w:date="2011-08-10T20:51:00Z"/>
          <w:rFonts w:ascii="Times New Roman" w:hAnsi="Times New Roman"/>
          <w:color w:val="000000" w:themeColor="text1"/>
          <w:sz w:val="18"/>
          <w:szCs w:val="18"/>
        </w:rPr>
      </w:pPr>
      <w:del w:id="1590" w:author="W. Hu" w:date="2011-08-10T20:51:00Z">
        <w:r w:rsidRPr="00CB70BE" w:rsidDel="0035714C">
          <w:rPr>
            <w:rFonts w:ascii="Times New Roman" w:hAnsi="Times New Roman"/>
            <w:color w:val="000000" w:themeColor="text1"/>
            <w:sz w:val="18"/>
            <w:szCs w:val="18"/>
          </w:rPr>
          <w:delText>A.A., B.S.,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 Southwestern</w:delText>
        </w:r>
      </w:del>
    </w:p>
    <w:p w:rsidR="00493E24" w:rsidRPr="00CB70BE" w:rsidDel="0035714C" w:rsidRDefault="00493E24" w:rsidP="00493E24">
      <w:pPr>
        <w:widowControl w:val="0"/>
        <w:autoSpaceDE w:val="0"/>
        <w:autoSpaceDN w:val="0"/>
        <w:adjustRightInd w:val="0"/>
        <w:spacing w:after="0"/>
        <w:ind w:left="180" w:right="227" w:firstLine="0"/>
        <w:rPr>
          <w:del w:id="1591" w:author="W. Hu" w:date="2011-08-10T20:51:00Z"/>
          <w:rFonts w:ascii="Times New Roman" w:hAnsi="Times New Roman"/>
          <w:color w:val="000000" w:themeColor="text1"/>
          <w:sz w:val="18"/>
          <w:szCs w:val="18"/>
        </w:rPr>
      </w:pPr>
      <w:del w:id="1592" w:author="W. Hu" w:date="2011-08-10T20:51:00Z">
        <w:r w:rsidRPr="00CB70BE" w:rsidDel="0035714C">
          <w:rPr>
            <w:rFonts w:ascii="Times New Roman" w:hAnsi="Times New Roman"/>
            <w:color w:val="000000" w:themeColor="text1"/>
            <w:sz w:val="18"/>
            <w:szCs w:val="18"/>
          </w:rPr>
          <w:delText>M.S.N.,</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aldosta State University</w:delText>
        </w:r>
      </w:del>
    </w:p>
    <w:p w:rsidR="00493E24" w:rsidRPr="00CB70BE" w:rsidDel="0035714C" w:rsidRDefault="00493E24" w:rsidP="00493E24">
      <w:pPr>
        <w:widowControl w:val="0"/>
        <w:autoSpaceDE w:val="0"/>
        <w:autoSpaceDN w:val="0"/>
        <w:adjustRightInd w:val="0"/>
        <w:spacing w:after="0"/>
        <w:ind w:left="180" w:right="227" w:firstLine="0"/>
        <w:rPr>
          <w:del w:id="1593" w:author="W. Hu" w:date="2011-08-10T20:51:00Z"/>
          <w:rFonts w:ascii="Times New Roman" w:hAnsi="Times New Roman"/>
          <w:color w:val="000000" w:themeColor="text1"/>
          <w:sz w:val="18"/>
          <w:szCs w:val="18"/>
        </w:rPr>
      </w:pPr>
      <w:del w:id="1594" w:author="W. Hu" w:date="2011-08-10T20:51:00Z">
        <w:r w:rsidRPr="00CB70BE" w:rsidDel="0035714C">
          <w:rPr>
            <w:rFonts w:ascii="Times New Roman" w:hAnsi="Times New Roman"/>
            <w:color w:val="000000" w:themeColor="text1"/>
            <w:sz w:val="18"/>
            <w:szCs w:val="18"/>
          </w:rPr>
          <w:delText>D.S.N., University of</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Alabama at Birmingham</w:delText>
        </w:r>
      </w:del>
    </w:p>
    <w:p w:rsidR="00493E24" w:rsidRPr="00CB70BE" w:rsidDel="0035714C" w:rsidRDefault="00493E24" w:rsidP="00493E24">
      <w:pPr>
        <w:widowControl w:val="0"/>
        <w:autoSpaceDE w:val="0"/>
        <w:autoSpaceDN w:val="0"/>
        <w:adjustRightInd w:val="0"/>
        <w:spacing w:after="0"/>
        <w:ind w:left="180" w:right="227" w:firstLine="0"/>
        <w:rPr>
          <w:del w:id="1595"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596" w:author="W. Hu" w:date="2011-08-10T20:51:00Z"/>
          <w:rFonts w:ascii="Times New Roman" w:hAnsi="Times New Roman"/>
          <w:color w:val="000000" w:themeColor="text1"/>
          <w:sz w:val="18"/>
          <w:szCs w:val="18"/>
        </w:rPr>
      </w:pPr>
      <w:del w:id="1597" w:author="W. Hu" w:date="2011-08-10T20:51:00Z">
        <w:r w:rsidRPr="00CB70BE" w:rsidDel="0035714C">
          <w:rPr>
            <w:rFonts w:ascii="Times New Roman" w:hAnsi="Times New Roman"/>
            <w:color w:val="000000" w:themeColor="text1"/>
            <w:sz w:val="18"/>
            <w:szCs w:val="18"/>
          </w:rPr>
          <w:delText xml:space="preserve">Hill, James L. </w:delText>
        </w:r>
      </w:del>
    </w:p>
    <w:p w:rsidR="00493E24" w:rsidRPr="00CB70BE" w:rsidDel="0035714C" w:rsidRDefault="00493E24" w:rsidP="00493E24">
      <w:pPr>
        <w:widowControl w:val="0"/>
        <w:autoSpaceDE w:val="0"/>
        <w:autoSpaceDN w:val="0"/>
        <w:adjustRightInd w:val="0"/>
        <w:spacing w:after="0"/>
        <w:ind w:left="180" w:right="227" w:firstLine="0"/>
        <w:rPr>
          <w:del w:id="1598" w:author="W. Hu" w:date="2011-08-10T20:51:00Z"/>
          <w:rFonts w:ascii="Times New Roman" w:hAnsi="Times New Roman"/>
          <w:i/>
          <w:iCs/>
          <w:color w:val="000000" w:themeColor="text1"/>
          <w:sz w:val="18"/>
          <w:szCs w:val="18"/>
        </w:rPr>
      </w:pPr>
      <w:del w:id="1599" w:author="W. Hu" w:date="2011-08-10T20:51:00Z">
        <w:r w:rsidRPr="00CB70BE" w:rsidDel="0035714C">
          <w:rPr>
            <w:rFonts w:ascii="Times New Roman" w:hAnsi="Times New Roman"/>
            <w:i/>
            <w:color w:val="000000" w:themeColor="text1"/>
            <w:sz w:val="18"/>
            <w:szCs w:val="18"/>
          </w:rPr>
          <w:delText>Chairperson,</w:delText>
        </w:r>
        <w:r w:rsidRPr="00CB70BE" w:rsidDel="0035714C">
          <w:rPr>
            <w:rFonts w:ascii="Times New Roman" w:hAnsi="Times New Roman"/>
            <w:color w:val="000000" w:themeColor="text1"/>
            <w:sz w:val="18"/>
            <w:szCs w:val="18"/>
          </w:rPr>
          <w:delText xml:space="preserve"> </w:delText>
        </w:r>
        <w:r w:rsidRPr="00CB70BE" w:rsidDel="0035714C">
          <w:rPr>
            <w:rFonts w:ascii="Times New Roman" w:hAnsi="Times New Roman"/>
            <w:i/>
            <w:iCs/>
            <w:color w:val="000000" w:themeColor="text1"/>
            <w:sz w:val="18"/>
            <w:szCs w:val="18"/>
          </w:rPr>
          <w:delText xml:space="preserve">English and Modern Languages, and MAACO </w:delText>
        </w:r>
      </w:del>
    </w:p>
    <w:p w:rsidR="00493E24" w:rsidRPr="00CB70BE" w:rsidDel="0035714C" w:rsidRDefault="00493E24" w:rsidP="00493E24">
      <w:pPr>
        <w:widowControl w:val="0"/>
        <w:autoSpaceDE w:val="0"/>
        <w:autoSpaceDN w:val="0"/>
        <w:adjustRightInd w:val="0"/>
        <w:spacing w:after="0"/>
        <w:ind w:left="180" w:right="227" w:firstLine="0"/>
        <w:rPr>
          <w:del w:id="1600" w:author="W. Hu" w:date="2011-08-10T20:51:00Z"/>
          <w:rFonts w:ascii="Times New Roman" w:hAnsi="Times New Roman"/>
          <w:color w:val="000000" w:themeColor="text1"/>
          <w:sz w:val="18"/>
          <w:szCs w:val="18"/>
        </w:rPr>
      </w:pPr>
      <w:del w:id="1601" w:author="W. Hu" w:date="2011-08-10T20:51:00Z">
        <w:r w:rsidRPr="00CB70BE" w:rsidDel="0035714C">
          <w:rPr>
            <w:rFonts w:ascii="Times New Roman" w:hAnsi="Times New Roman"/>
            <w:color w:val="000000" w:themeColor="text1"/>
            <w:sz w:val="18"/>
            <w:szCs w:val="18"/>
          </w:rPr>
          <w:delText>B.S.,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alley State College 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1602" w:author="W. Hu" w:date="2011-08-10T20:51:00Z"/>
          <w:rFonts w:ascii="Times New Roman" w:hAnsi="Times New Roman"/>
          <w:color w:val="000000" w:themeColor="text1"/>
          <w:sz w:val="18"/>
          <w:szCs w:val="18"/>
        </w:rPr>
      </w:pPr>
      <w:del w:id="1603" w:author="W. Hu" w:date="2011-08-10T20:51:00Z">
        <w:r w:rsidRPr="00CB70BE" w:rsidDel="0035714C">
          <w:rPr>
            <w:rFonts w:ascii="Times New Roman" w:hAnsi="Times New Roman"/>
            <w:color w:val="000000" w:themeColor="text1"/>
            <w:sz w:val="18"/>
            <w:szCs w:val="18"/>
          </w:rPr>
          <w:delText>Ph.D., University of Iowa</w:delText>
        </w:r>
      </w:del>
    </w:p>
    <w:p w:rsidR="00493E24" w:rsidRPr="00CB70BE" w:rsidDel="0035714C" w:rsidRDefault="00493E24" w:rsidP="00493E24">
      <w:pPr>
        <w:widowControl w:val="0"/>
        <w:autoSpaceDE w:val="0"/>
        <w:autoSpaceDN w:val="0"/>
        <w:adjustRightInd w:val="0"/>
        <w:spacing w:after="0"/>
        <w:ind w:left="180" w:right="227" w:firstLine="0"/>
        <w:rPr>
          <w:del w:id="160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05" w:author="W. Hu" w:date="2011-08-10T20:51:00Z"/>
          <w:rFonts w:ascii="Times New Roman" w:hAnsi="Times New Roman"/>
          <w:color w:val="000000" w:themeColor="text1"/>
          <w:sz w:val="18"/>
          <w:szCs w:val="18"/>
        </w:rPr>
      </w:pPr>
      <w:del w:id="1606" w:author="W. Hu" w:date="2011-08-10T20:51:00Z">
        <w:r w:rsidRPr="00CB70BE" w:rsidDel="0035714C">
          <w:rPr>
            <w:rFonts w:ascii="Times New Roman" w:hAnsi="Times New Roman"/>
            <w:color w:val="000000" w:themeColor="text1"/>
            <w:sz w:val="18"/>
            <w:szCs w:val="18"/>
          </w:rPr>
          <w:delText xml:space="preserve">Hood, Marcia </w:delText>
        </w:r>
      </w:del>
    </w:p>
    <w:p w:rsidR="00493E24" w:rsidRPr="00CB70BE" w:rsidDel="0035714C" w:rsidRDefault="00493E24" w:rsidP="00493E24">
      <w:pPr>
        <w:widowControl w:val="0"/>
        <w:autoSpaceDE w:val="0"/>
        <w:autoSpaceDN w:val="0"/>
        <w:adjustRightInd w:val="0"/>
        <w:spacing w:after="0"/>
        <w:ind w:left="180" w:right="227" w:firstLine="0"/>
        <w:rPr>
          <w:del w:id="1607" w:author="W. Hu" w:date="2011-08-10T20:51:00Z"/>
          <w:rFonts w:ascii="Times New Roman" w:hAnsi="Times New Roman"/>
          <w:color w:val="000000" w:themeColor="text1"/>
          <w:sz w:val="18"/>
          <w:szCs w:val="18"/>
        </w:rPr>
      </w:pPr>
      <w:del w:id="1608" w:author="W. Hu" w:date="2011-08-10T20:51:00Z">
        <w:r w:rsidRPr="00CB70BE" w:rsidDel="0035714C">
          <w:rPr>
            <w:rFonts w:ascii="Times New Roman" w:hAnsi="Times New Roman"/>
            <w:i/>
            <w:color w:val="000000" w:themeColor="text1"/>
            <w:sz w:val="18"/>
            <w:szCs w:val="18"/>
          </w:rPr>
          <w:delText xml:space="preserve">Chairperson, </w:delText>
        </w:r>
        <w:r w:rsidRPr="00CB70BE" w:rsidDel="0035714C">
          <w:rPr>
            <w:rFonts w:ascii="Times New Roman" w:hAnsi="Times New Roman"/>
            <w:i/>
            <w:iCs/>
            <w:color w:val="000000" w:themeColor="text1"/>
            <w:sz w:val="18"/>
            <w:szCs w:val="18"/>
          </w:rPr>
          <w:delText>Fine</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Arts</w:delText>
        </w:r>
      </w:del>
    </w:p>
    <w:p w:rsidR="00493E24" w:rsidRPr="00CB70BE" w:rsidDel="0035714C" w:rsidRDefault="00493E24" w:rsidP="00493E24">
      <w:pPr>
        <w:widowControl w:val="0"/>
        <w:autoSpaceDE w:val="0"/>
        <w:autoSpaceDN w:val="0"/>
        <w:adjustRightInd w:val="0"/>
        <w:spacing w:after="0"/>
        <w:ind w:left="180" w:right="227" w:firstLine="0"/>
        <w:rPr>
          <w:del w:id="1609" w:author="W. Hu" w:date="2011-08-10T20:51:00Z"/>
          <w:rFonts w:ascii="Times New Roman" w:hAnsi="Times New Roman"/>
          <w:color w:val="000000" w:themeColor="text1"/>
          <w:sz w:val="18"/>
          <w:szCs w:val="18"/>
        </w:rPr>
      </w:pPr>
      <w:del w:id="1610" w:author="W. Hu" w:date="2011-08-10T20:51:00Z">
        <w:r w:rsidRPr="00CB70BE" w:rsidDel="0035714C">
          <w:rPr>
            <w:rFonts w:ascii="Times New Roman" w:hAnsi="Times New Roman"/>
            <w:color w:val="000000" w:themeColor="text1"/>
            <w:sz w:val="18"/>
            <w:szCs w:val="18"/>
          </w:rPr>
          <w:delText>B.A., M.S., University of</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Alabama at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uskegee</w:delText>
        </w:r>
      </w:del>
    </w:p>
    <w:p w:rsidR="00493E24" w:rsidRPr="00CB70BE" w:rsidDel="0035714C" w:rsidRDefault="00493E24" w:rsidP="00493E24">
      <w:pPr>
        <w:widowControl w:val="0"/>
        <w:autoSpaceDE w:val="0"/>
        <w:autoSpaceDN w:val="0"/>
        <w:adjustRightInd w:val="0"/>
        <w:spacing w:after="0"/>
        <w:ind w:left="180" w:right="227" w:firstLine="0"/>
        <w:rPr>
          <w:del w:id="1611" w:author="W. Hu" w:date="2011-08-10T20:51:00Z"/>
          <w:rFonts w:ascii="Times New Roman" w:hAnsi="Times New Roman"/>
          <w:color w:val="000000" w:themeColor="text1"/>
          <w:sz w:val="18"/>
          <w:szCs w:val="18"/>
        </w:rPr>
      </w:pPr>
      <w:del w:id="1612" w:author="W. Hu" w:date="2011-08-10T20:51:00Z">
        <w:r w:rsidRPr="00CB70BE" w:rsidDel="0035714C">
          <w:rPr>
            <w:rFonts w:ascii="Times New Roman" w:hAnsi="Times New Roman"/>
            <w:color w:val="000000" w:themeColor="text1"/>
            <w:sz w:val="18"/>
            <w:szCs w:val="18"/>
          </w:rPr>
          <w:delText>Ph.D., University of</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Alabama at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uscaloosa</w:delText>
        </w:r>
      </w:del>
    </w:p>
    <w:p w:rsidR="00493E24" w:rsidRPr="00CB70BE" w:rsidDel="0035714C" w:rsidRDefault="00493E24" w:rsidP="00493E24">
      <w:pPr>
        <w:widowControl w:val="0"/>
        <w:autoSpaceDE w:val="0"/>
        <w:autoSpaceDN w:val="0"/>
        <w:adjustRightInd w:val="0"/>
        <w:spacing w:after="0"/>
        <w:ind w:left="180" w:right="227" w:firstLine="0"/>
        <w:rPr>
          <w:del w:id="161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14" w:author="W. Hu" w:date="2011-08-10T20:51:00Z"/>
          <w:rFonts w:ascii="Times New Roman" w:hAnsi="Times New Roman"/>
          <w:color w:val="000000" w:themeColor="text1"/>
          <w:sz w:val="18"/>
          <w:szCs w:val="18"/>
        </w:rPr>
      </w:pPr>
      <w:del w:id="1615" w:author="W. Hu" w:date="2011-08-10T20:51:00Z">
        <w:r w:rsidRPr="00CB70BE" w:rsidDel="0035714C">
          <w:rPr>
            <w:rFonts w:ascii="Times New Roman" w:hAnsi="Times New Roman"/>
            <w:color w:val="000000" w:themeColor="text1"/>
            <w:sz w:val="18"/>
            <w:szCs w:val="18"/>
          </w:rPr>
          <w:delText xml:space="preserve">Jones, Rosalyn </w:delText>
        </w:r>
      </w:del>
    </w:p>
    <w:p w:rsidR="00493E24" w:rsidRPr="00CB70BE" w:rsidDel="0035714C" w:rsidRDefault="00493E24" w:rsidP="00493E24">
      <w:pPr>
        <w:widowControl w:val="0"/>
        <w:autoSpaceDE w:val="0"/>
        <w:autoSpaceDN w:val="0"/>
        <w:adjustRightInd w:val="0"/>
        <w:spacing w:after="0"/>
        <w:ind w:left="180" w:right="227" w:firstLine="0"/>
        <w:rPr>
          <w:del w:id="1616" w:author="W. Hu" w:date="2011-08-10T20:51:00Z"/>
          <w:rFonts w:ascii="Times New Roman" w:hAnsi="Times New Roman"/>
          <w:color w:val="000000" w:themeColor="text1"/>
          <w:sz w:val="18"/>
          <w:szCs w:val="18"/>
        </w:rPr>
      </w:pPr>
      <w:del w:id="1617" w:author="W. Hu" w:date="2011-08-10T20:51:00Z">
        <w:r w:rsidRPr="00CB70BE" w:rsidDel="0035714C">
          <w:rPr>
            <w:rFonts w:ascii="Times New Roman" w:hAnsi="Times New Roman"/>
            <w:i/>
            <w:color w:val="000000" w:themeColor="text1"/>
            <w:sz w:val="18"/>
            <w:szCs w:val="18"/>
          </w:rPr>
          <w:delText>Director,</w:delText>
        </w:r>
        <w:r w:rsidRPr="00CB70BE" w:rsidDel="0035714C">
          <w:rPr>
            <w:rFonts w:ascii="Times New Roman" w:hAnsi="Times New Roman"/>
            <w:color w:val="000000" w:themeColor="text1"/>
            <w:sz w:val="18"/>
            <w:szCs w:val="18"/>
          </w:rPr>
          <w:delText xml:space="preserve"> </w:delText>
        </w:r>
        <w:r w:rsidRPr="00CB70BE" w:rsidDel="0035714C">
          <w:rPr>
            <w:rFonts w:ascii="Times New Roman" w:hAnsi="Times New Roman"/>
            <w:i/>
            <w:iCs/>
            <w:color w:val="000000" w:themeColor="text1"/>
            <w:sz w:val="18"/>
            <w:szCs w:val="18"/>
          </w:rPr>
          <w:delText xml:space="preserve">Center for Excellence in </w:delText>
        </w:r>
        <w:r w:rsidRPr="00CB70BE" w:rsidDel="0035714C">
          <w:rPr>
            <w:rFonts w:ascii="Times New Roman" w:hAnsi="Times New Roman"/>
            <w:i/>
            <w:iCs/>
            <w:color w:val="000000" w:themeColor="text1"/>
            <w:spacing w:val="-18"/>
            <w:sz w:val="18"/>
            <w:szCs w:val="18"/>
          </w:rPr>
          <w:delText>T</w:delText>
        </w:r>
        <w:r w:rsidRPr="00CB70BE" w:rsidDel="0035714C">
          <w:rPr>
            <w:rFonts w:ascii="Times New Roman" w:hAnsi="Times New Roman"/>
            <w:i/>
            <w:iCs/>
            <w:color w:val="000000" w:themeColor="text1"/>
            <w:sz w:val="18"/>
            <w:szCs w:val="18"/>
          </w:rPr>
          <w:delText>eaching, Learning and</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Advising</w:delText>
        </w:r>
      </w:del>
    </w:p>
    <w:p w:rsidR="00493E24" w:rsidRPr="00CB70BE" w:rsidDel="0035714C" w:rsidRDefault="00493E24" w:rsidP="00493E24">
      <w:pPr>
        <w:widowControl w:val="0"/>
        <w:autoSpaceDE w:val="0"/>
        <w:autoSpaceDN w:val="0"/>
        <w:adjustRightInd w:val="0"/>
        <w:spacing w:after="0"/>
        <w:ind w:left="180" w:right="227" w:firstLine="0"/>
        <w:rPr>
          <w:del w:id="1618" w:author="W. Hu" w:date="2011-08-10T20:51:00Z"/>
          <w:rFonts w:ascii="Times New Roman" w:hAnsi="Times New Roman"/>
          <w:color w:val="000000" w:themeColor="text1"/>
          <w:sz w:val="18"/>
          <w:szCs w:val="18"/>
        </w:rPr>
      </w:pPr>
      <w:del w:id="1619" w:author="W. Hu" w:date="2011-08-10T20:51:00Z">
        <w:r w:rsidRPr="00CB70BE" w:rsidDel="0035714C">
          <w:rPr>
            <w:rFonts w:ascii="Times New Roman" w:hAnsi="Times New Roman"/>
            <w:color w:val="000000" w:themeColor="text1"/>
            <w:sz w:val="18"/>
            <w:szCs w:val="18"/>
          </w:rPr>
          <w:delText>B.S., Cheyney State College</w:delText>
        </w:r>
      </w:del>
    </w:p>
    <w:p w:rsidR="00493E24" w:rsidRPr="00CB70BE" w:rsidDel="0035714C" w:rsidRDefault="00493E24" w:rsidP="00493E24">
      <w:pPr>
        <w:widowControl w:val="0"/>
        <w:autoSpaceDE w:val="0"/>
        <w:autoSpaceDN w:val="0"/>
        <w:adjustRightInd w:val="0"/>
        <w:spacing w:after="0"/>
        <w:ind w:left="180" w:right="227" w:firstLine="0"/>
        <w:rPr>
          <w:del w:id="1620" w:author="W. Hu" w:date="2011-08-10T20:51:00Z"/>
          <w:rFonts w:ascii="Times New Roman" w:hAnsi="Times New Roman"/>
          <w:color w:val="000000" w:themeColor="text1"/>
          <w:sz w:val="18"/>
          <w:szCs w:val="18"/>
        </w:rPr>
      </w:pPr>
      <w:del w:id="1621" w:author="W. Hu" w:date="2011-08-10T20:51:00Z">
        <w:r w:rsidRPr="00CB70BE" w:rsidDel="0035714C">
          <w:rPr>
            <w:rFonts w:ascii="Times New Roman" w:hAnsi="Times New Roman"/>
            <w:color w:val="000000" w:themeColor="text1"/>
            <w:sz w:val="18"/>
            <w:szCs w:val="18"/>
          </w:rPr>
          <w:delText>M.S.,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emple University</w:delText>
        </w:r>
      </w:del>
    </w:p>
    <w:p w:rsidR="00493E24" w:rsidRPr="00CB70BE" w:rsidDel="0035714C" w:rsidRDefault="00493E24" w:rsidP="00493E24">
      <w:pPr>
        <w:widowControl w:val="0"/>
        <w:autoSpaceDE w:val="0"/>
        <w:autoSpaceDN w:val="0"/>
        <w:adjustRightInd w:val="0"/>
        <w:spacing w:after="0"/>
        <w:ind w:left="180" w:right="227" w:firstLine="0"/>
        <w:rPr>
          <w:del w:id="162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23" w:author="W. Hu" w:date="2011-08-10T20:51:00Z"/>
          <w:rFonts w:ascii="Times New Roman" w:hAnsi="Times New Roman"/>
          <w:color w:val="000000" w:themeColor="text1"/>
          <w:sz w:val="18"/>
          <w:szCs w:val="18"/>
        </w:rPr>
      </w:pPr>
      <w:del w:id="1624" w:author="W. Hu" w:date="2011-08-10T20:51:00Z">
        <w:r w:rsidRPr="00CB70BE" w:rsidDel="0035714C">
          <w:rPr>
            <w:rFonts w:ascii="Times New Roman" w:hAnsi="Times New Roman"/>
            <w:color w:val="000000" w:themeColor="text1"/>
            <w:sz w:val="18"/>
            <w:szCs w:val="18"/>
          </w:rPr>
          <w:delText>Monds, Kathaleena</w:delText>
        </w:r>
      </w:del>
    </w:p>
    <w:p w:rsidR="00493E24" w:rsidRPr="00CB70BE" w:rsidDel="0035714C" w:rsidRDefault="00493E24" w:rsidP="00493E24">
      <w:pPr>
        <w:widowControl w:val="0"/>
        <w:autoSpaceDE w:val="0"/>
        <w:autoSpaceDN w:val="0"/>
        <w:adjustRightInd w:val="0"/>
        <w:spacing w:after="0"/>
        <w:ind w:left="180" w:right="227" w:firstLine="0"/>
        <w:rPr>
          <w:del w:id="1625" w:author="W. Hu" w:date="2011-08-10T20:51:00Z"/>
          <w:rFonts w:ascii="Times New Roman" w:hAnsi="Times New Roman"/>
          <w:i/>
          <w:color w:val="000000" w:themeColor="text1"/>
          <w:sz w:val="18"/>
          <w:szCs w:val="18"/>
        </w:rPr>
      </w:pPr>
      <w:del w:id="1626" w:author="W. Hu" w:date="2011-08-10T20:51:00Z">
        <w:r w:rsidRPr="00CB70BE" w:rsidDel="0035714C">
          <w:rPr>
            <w:rFonts w:ascii="Times New Roman" w:hAnsi="Times New Roman"/>
            <w:i/>
            <w:color w:val="000000" w:themeColor="text1"/>
            <w:sz w:val="18"/>
            <w:szCs w:val="18"/>
          </w:rPr>
          <w:delText>Chairperson, Accounting, Business Information Systems &amp; Marketing</w:delText>
        </w:r>
      </w:del>
    </w:p>
    <w:p w:rsidR="00493E24" w:rsidRPr="00CB70BE" w:rsidDel="0035714C" w:rsidRDefault="00493E24" w:rsidP="00493E24">
      <w:pPr>
        <w:widowControl w:val="0"/>
        <w:autoSpaceDE w:val="0"/>
        <w:autoSpaceDN w:val="0"/>
        <w:adjustRightInd w:val="0"/>
        <w:spacing w:after="0"/>
        <w:ind w:left="180" w:right="227" w:firstLine="0"/>
        <w:rPr>
          <w:del w:id="1627" w:author="W. Hu" w:date="2011-08-10T20:51:00Z"/>
          <w:rFonts w:ascii="Times New Roman" w:hAnsi="Times New Roman"/>
          <w:color w:val="000000" w:themeColor="text1"/>
          <w:sz w:val="18"/>
          <w:szCs w:val="18"/>
        </w:rPr>
      </w:pPr>
      <w:del w:id="1628" w:author="W. Hu" w:date="2011-08-10T20:51:00Z">
        <w:r w:rsidRPr="00CB70BE" w:rsidDel="0035714C">
          <w:rPr>
            <w:rFonts w:ascii="Times New Roman" w:hAnsi="Times New Roman"/>
            <w:color w:val="000000" w:themeColor="text1"/>
            <w:sz w:val="18"/>
            <w:szCs w:val="18"/>
          </w:rPr>
          <w:delText>B.S., Spelman College</w:delText>
        </w:r>
      </w:del>
    </w:p>
    <w:p w:rsidR="00493E24" w:rsidRPr="00CB70BE" w:rsidDel="0035714C" w:rsidRDefault="00493E24" w:rsidP="00493E24">
      <w:pPr>
        <w:widowControl w:val="0"/>
        <w:autoSpaceDE w:val="0"/>
        <w:autoSpaceDN w:val="0"/>
        <w:adjustRightInd w:val="0"/>
        <w:spacing w:after="0"/>
        <w:ind w:left="180" w:right="227" w:firstLine="0"/>
        <w:rPr>
          <w:del w:id="1629" w:author="W. Hu" w:date="2011-08-10T20:51:00Z"/>
          <w:rFonts w:ascii="Times New Roman" w:hAnsi="Times New Roman"/>
          <w:color w:val="000000" w:themeColor="text1"/>
          <w:sz w:val="18"/>
          <w:szCs w:val="18"/>
        </w:rPr>
      </w:pPr>
      <w:del w:id="1630" w:author="W. Hu" w:date="2011-08-10T20:51:00Z">
        <w:r w:rsidRPr="00CB70BE" w:rsidDel="0035714C">
          <w:rPr>
            <w:rFonts w:ascii="Times New Roman" w:hAnsi="Times New Roman"/>
            <w:color w:val="000000" w:themeColor="text1"/>
            <w:sz w:val="18"/>
            <w:szCs w:val="18"/>
          </w:rPr>
          <w:delText>M.S., Ph.D., Wayne State University</w:delText>
        </w:r>
      </w:del>
    </w:p>
    <w:p w:rsidR="00493E24" w:rsidRPr="00CB70BE" w:rsidDel="0035714C" w:rsidRDefault="00493E24" w:rsidP="00493E24">
      <w:pPr>
        <w:widowControl w:val="0"/>
        <w:autoSpaceDE w:val="0"/>
        <w:autoSpaceDN w:val="0"/>
        <w:adjustRightInd w:val="0"/>
        <w:spacing w:after="0"/>
        <w:ind w:left="180" w:right="227" w:firstLine="0"/>
        <w:rPr>
          <w:del w:id="163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32" w:author="W. Hu" w:date="2011-08-10T20:51:00Z"/>
          <w:rFonts w:ascii="Times New Roman" w:hAnsi="Times New Roman"/>
          <w:color w:val="000000" w:themeColor="text1"/>
          <w:sz w:val="18"/>
          <w:szCs w:val="18"/>
        </w:rPr>
      </w:pPr>
      <w:del w:id="1633" w:author="W. Hu" w:date="2011-08-10T20:51:00Z">
        <w:r w:rsidRPr="00CB70BE" w:rsidDel="0035714C">
          <w:rPr>
            <w:rFonts w:ascii="Times New Roman" w:hAnsi="Times New Roman"/>
            <w:color w:val="000000" w:themeColor="text1"/>
            <w:sz w:val="18"/>
            <w:szCs w:val="18"/>
          </w:rPr>
          <w:delText xml:space="preserve">Ngwafu, Peter </w:delText>
        </w:r>
      </w:del>
    </w:p>
    <w:p w:rsidR="00493E24" w:rsidRPr="00CB70BE" w:rsidDel="0035714C" w:rsidRDefault="00493E24" w:rsidP="00493E24">
      <w:pPr>
        <w:widowControl w:val="0"/>
        <w:autoSpaceDE w:val="0"/>
        <w:autoSpaceDN w:val="0"/>
        <w:adjustRightInd w:val="0"/>
        <w:spacing w:after="0"/>
        <w:ind w:left="180" w:right="227" w:firstLine="0"/>
        <w:rPr>
          <w:del w:id="1634" w:author="W. Hu" w:date="2011-08-10T20:51:00Z"/>
          <w:rFonts w:ascii="Times New Roman" w:hAnsi="Times New Roman"/>
          <w:i/>
          <w:color w:val="000000" w:themeColor="text1"/>
          <w:sz w:val="18"/>
          <w:szCs w:val="18"/>
        </w:rPr>
      </w:pPr>
      <w:del w:id="1635" w:author="W. Hu" w:date="2011-08-10T20:51:00Z">
        <w:r w:rsidRPr="00CB70BE" w:rsidDel="0035714C">
          <w:rPr>
            <w:rFonts w:ascii="Times New Roman" w:hAnsi="Times New Roman"/>
            <w:i/>
            <w:color w:val="000000" w:themeColor="text1"/>
            <w:sz w:val="18"/>
            <w:szCs w:val="18"/>
          </w:rPr>
          <w:delText>Director, MPA Program</w:delText>
        </w:r>
      </w:del>
    </w:p>
    <w:p w:rsidR="00493E24" w:rsidRPr="00CB70BE" w:rsidDel="0035714C" w:rsidRDefault="00493E24" w:rsidP="00493E24">
      <w:pPr>
        <w:widowControl w:val="0"/>
        <w:autoSpaceDE w:val="0"/>
        <w:autoSpaceDN w:val="0"/>
        <w:adjustRightInd w:val="0"/>
        <w:spacing w:after="0"/>
        <w:ind w:left="180" w:right="227" w:firstLine="0"/>
        <w:rPr>
          <w:del w:id="1636" w:author="W. Hu" w:date="2011-08-10T20:51:00Z"/>
          <w:rFonts w:ascii="Times New Roman" w:hAnsi="Times New Roman"/>
          <w:color w:val="000000" w:themeColor="text1"/>
          <w:sz w:val="18"/>
          <w:szCs w:val="18"/>
        </w:rPr>
      </w:pPr>
      <w:del w:id="1637" w:author="W. Hu" w:date="2011-08-10T20:51:00Z">
        <w:r w:rsidRPr="00CB70BE" w:rsidDel="0035714C">
          <w:rPr>
            <w:rFonts w:ascii="Times New Roman" w:hAnsi="Times New Roman"/>
            <w:color w:val="000000" w:themeColor="text1"/>
            <w:sz w:val="18"/>
            <w:szCs w:val="18"/>
          </w:rPr>
          <w:delText>B.A., Yaounde University</w:delText>
        </w:r>
      </w:del>
    </w:p>
    <w:p w:rsidR="00493E24" w:rsidRPr="00CB70BE" w:rsidDel="0035714C" w:rsidRDefault="00493E24" w:rsidP="00493E24">
      <w:pPr>
        <w:widowControl w:val="0"/>
        <w:autoSpaceDE w:val="0"/>
        <w:autoSpaceDN w:val="0"/>
        <w:adjustRightInd w:val="0"/>
        <w:spacing w:after="0"/>
        <w:ind w:left="180" w:right="227" w:firstLine="0"/>
        <w:rPr>
          <w:del w:id="1638" w:author="W. Hu" w:date="2011-08-10T20:51:00Z"/>
          <w:rFonts w:ascii="Times New Roman" w:hAnsi="Times New Roman"/>
          <w:color w:val="000000" w:themeColor="text1"/>
          <w:sz w:val="18"/>
          <w:szCs w:val="18"/>
        </w:rPr>
      </w:pPr>
      <w:del w:id="1639" w:author="W. Hu" w:date="2011-08-10T20:51:00Z">
        <w:r w:rsidRPr="00CB70BE" w:rsidDel="0035714C">
          <w:rPr>
            <w:rFonts w:ascii="Times New Roman" w:hAnsi="Times New Roman"/>
            <w:color w:val="000000" w:themeColor="text1"/>
            <w:sz w:val="18"/>
            <w:szCs w:val="18"/>
          </w:rPr>
          <w:delText>M.A., Illinois State University</w:delText>
        </w:r>
      </w:del>
    </w:p>
    <w:p w:rsidR="00493E24" w:rsidRPr="00CB70BE" w:rsidDel="0035714C" w:rsidRDefault="00493E24" w:rsidP="00493E24">
      <w:pPr>
        <w:widowControl w:val="0"/>
        <w:autoSpaceDE w:val="0"/>
        <w:autoSpaceDN w:val="0"/>
        <w:adjustRightInd w:val="0"/>
        <w:spacing w:after="0"/>
        <w:ind w:left="180" w:right="227" w:firstLine="0"/>
        <w:rPr>
          <w:del w:id="1640" w:author="W. Hu" w:date="2011-08-10T20:51:00Z"/>
          <w:rFonts w:ascii="Times New Roman" w:hAnsi="Times New Roman"/>
          <w:color w:val="000000" w:themeColor="text1"/>
          <w:sz w:val="18"/>
          <w:szCs w:val="18"/>
        </w:rPr>
      </w:pPr>
      <w:del w:id="1641" w:author="W. Hu" w:date="2011-08-10T20:51:00Z">
        <w:r w:rsidRPr="00CB70BE" w:rsidDel="0035714C">
          <w:rPr>
            <w:rFonts w:ascii="Times New Roman" w:hAnsi="Times New Roman"/>
            <w:color w:val="000000" w:themeColor="text1"/>
            <w:sz w:val="18"/>
            <w:szCs w:val="18"/>
          </w:rPr>
          <w:delText>MPA, Atlanta University</w:delText>
        </w:r>
      </w:del>
    </w:p>
    <w:p w:rsidR="00493E24" w:rsidRPr="00CB70BE" w:rsidDel="0035714C" w:rsidRDefault="00493E24" w:rsidP="00493E24">
      <w:pPr>
        <w:widowControl w:val="0"/>
        <w:autoSpaceDE w:val="0"/>
        <w:autoSpaceDN w:val="0"/>
        <w:adjustRightInd w:val="0"/>
        <w:spacing w:after="0"/>
        <w:ind w:left="180" w:right="227" w:firstLine="0"/>
        <w:rPr>
          <w:del w:id="1642" w:author="W. Hu" w:date="2011-08-10T20:51:00Z"/>
          <w:rFonts w:ascii="Times New Roman" w:hAnsi="Times New Roman"/>
          <w:color w:val="000000" w:themeColor="text1"/>
          <w:sz w:val="18"/>
          <w:szCs w:val="18"/>
        </w:rPr>
      </w:pPr>
      <w:del w:id="1643" w:author="W. Hu" w:date="2011-08-10T20:51:00Z">
        <w:r w:rsidRPr="00CB70BE" w:rsidDel="0035714C">
          <w:rPr>
            <w:rFonts w:ascii="Times New Roman" w:hAnsi="Times New Roman"/>
            <w:color w:val="000000" w:themeColor="text1"/>
            <w:sz w:val="18"/>
            <w:szCs w:val="18"/>
          </w:rPr>
          <w:delText>Ph.D., Clark Atlanta University</w:delText>
        </w:r>
      </w:del>
    </w:p>
    <w:p w:rsidR="00493E24" w:rsidRPr="00CB70BE" w:rsidDel="0035714C" w:rsidRDefault="00493E24" w:rsidP="00493E24">
      <w:pPr>
        <w:widowControl w:val="0"/>
        <w:autoSpaceDE w:val="0"/>
        <w:autoSpaceDN w:val="0"/>
        <w:adjustRightInd w:val="0"/>
        <w:spacing w:after="0"/>
        <w:ind w:left="180" w:right="227" w:firstLine="0"/>
        <w:rPr>
          <w:del w:id="164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45" w:author="W. Hu" w:date="2011-08-10T20:51:00Z"/>
          <w:rFonts w:ascii="Times New Roman" w:hAnsi="Times New Roman"/>
          <w:color w:val="000000" w:themeColor="text1"/>
          <w:sz w:val="18"/>
          <w:szCs w:val="18"/>
        </w:rPr>
      </w:pPr>
      <w:del w:id="1646" w:author="W. Hu" w:date="2011-08-10T20:51:00Z">
        <w:r w:rsidRPr="00CB70BE" w:rsidDel="0035714C">
          <w:rPr>
            <w:rFonts w:ascii="Times New Roman" w:hAnsi="Times New Roman"/>
            <w:color w:val="000000" w:themeColor="text1"/>
            <w:sz w:val="18"/>
            <w:szCs w:val="18"/>
          </w:rPr>
          <w:delText>Ochie, Charles O.</w:delText>
        </w:r>
      </w:del>
    </w:p>
    <w:p w:rsidR="00493E24" w:rsidRPr="00CB70BE" w:rsidDel="0035714C" w:rsidRDefault="00493E24" w:rsidP="00493E24">
      <w:pPr>
        <w:widowControl w:val="0"/>
        <w:autoSpaceDE w:val="0"/>
        <w:autoSpaceDN w:val="0"/>
        <w:adjustRightInd w:val="0"/>
        <w:spacing w:after="0"/>
        <w:ind w:left="180" w:right="227" w:firstLine="0"/>
        <w:rPr>
          <w:del w:id="1647" w:author="W. Hu" w:date="2011-08-10T20:51:00Z"/>
          <w:rFonts w:ascii="Times New Roman" w:hAnsi="Times New Roman"/>
          <w:color w:val="000000" w:themeColor="text1"/>
          <w:sz w:val="18"/>
          <w:szCs w:val="18"/>
        </w:rPr>
      </w:pPr>
      <w:del w:id="1648" w:author="W. Hu" w:date="2011-08-10T20:51:00Z">
        <w:r w:rsidRPr="00CB70BE" w:rsidDel="0035714C">
          <w:rPr>
            <w:rFonts w:ascii="Times New Roman" w:hAnsi="Times New Roman"/>
            <w:i/>
            <w:color w:val="000000" w:themeColor="text1"/>
            <w:sz w:val="18"/>
            <w:szCs w:val="18"/>
          </w:rPr>
          <w:delText xml:space="preserve">Chairperson, </w:delText>
        </w:r>
        <w:r w:rsidRPr="00CB70BE" w:rsidDel="0035714C">
          <w:rPr>
            <w:rFonts w:ascii="Times New Roman" w:hAnsi="Times New Roman"/>
            <w:i/>
            <w:iCs/>
            <w:color w:val="000000" w:themeColor="text1"/>
            <w:sz w:val="18"/>
            <w:szCs w:val="18"/>
          </w:rPr>
          <w:delText>Criminal Justice and Fo</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ensic Sciences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649" w:author="W. Hu" w:date="2011-08-10T20:51:00Z"/>
          <w:rFonts w:ascii="Times New Roman" w:hAnsi="Times New Roman"/>
          <w:color w:val="000000" w:themeColor="text1"/>
          <w:sz w:val="18"/>
          <w:szCs w:val="18"/>
        </w:rPr>
      </w:pPr>
      <w:del w:id="1650" w:author="W. Hu" w:date="2011-08-10T20:51:00Z">
        <w:r w:rsidRPr="00CB70BE" w:rsidDel="0035714C">
          <w:rPr>
            <w:rFonts w:ascii="Times New Roman" w:hAnsi="Times New Roman"/>
            <w:color w:val="000000" w:themeColor="text1"/>
            <w:sz w:val="18"/>
            <w:szCs w:val="18"/>
          </w:rPr>
          <w:delText>M.S.,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aldosta State University</w:delText>
        </w:r>
      </w:del>
    </w:p>
    <w:p w:rsidR="00493E24" w:rsidRPr="00CB70BE" w:rsidDel="0035714C" w:rsidRDefault="00493E24" w:rsidP="00493E24">
      <w:pPr>
        <w:widowControl w:val="0"/>
        <w:autoSpaceDE w:val="0"/>
        <w:autoSpaceDN w:val="0"/>
        <w:adjustRightInd w:val="0"/>
        <w:spacing w:after="0"/>
        <w:ind w:left="180" w:right="227" w:firstLine="0"/>
        <w:rPr>
          <w:del w:id="1651" w:author="W. Hu" w:date="2011-08-10T20:51:00Z"/>
          <w:rFonts w:ascii="Times New Roman" w:hAnsi="Times New Roman"/>
          <w:color w:val="000000" w:themeColor="text1"/>
          <w:sz w:val="18"/>
          <w:szCs w:val="18"/>
        </w:rPr>
      </w:pPr>
      <w:del w:id="1652" w:author="W. Hu" w:date="2011-08-10T20:51:00Z">
        <w:r w:rsidRPr="00CB70BE" w:rsidDel="0035714C">
          <w:rPr>
            <w:rFonts w:ascii="Times New Roman" w:hAnsi="Times New Roman"/>
            <w:color w:val="000000" w:themeColor="text1"/>
            <w:sz w:val="18"/>
            <w:szCs w:val="18"/>
          </w:rPr>
          <w:delText>Ph.D., Oklahoma State University</w:delText>
        </w:r>
      </w:del>
    </w:p>
    <w:p w:rsidR="00493E24" w:rsidRPr="00CB70BE" w:rsidDel="0035714C" w:rsidRDefault="00493E24" w:rsidP="00493E24">
      <w:pPr>
        <w:widowControl w:val="0"/>
        <w:autoSpaceDE w:val="0"/>
        <w:autoSpaceDN w:val="0"/>
        <w:adjustRightInd w:val="0"/>
        <w:spacing w:after="0"/>
        <w:ind w:left="180" w:right="227" w:firstLine="0"/>
        <w:rPr>
          <w:del w:id="165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54" w:author="W. Hu" w:date="2011-08-10T20:51:00Z"/>
          <w:rFonts w:ascii="Times New Roman" w:hAnsi="Times New Roman"/>
          <w:color w:val="000000" w:themeColor="text1"/>
          <w:sz w:val="18"/>
          <w:szCs w:val="18"/>
        </w:rPr>
      </w:pPr>
      <w:del w:id="1655" w:author="W. Hu" w:date="2011-08-10T20:51:00Z">
        <w:r w:rsidRPr="00CB70BE" w:rsidDel="0035714C">
          <w:rPr>
            <w:rFonts w:ascii="Times New Roman" w:hAnsi="Times New Roman"/>
            <w:color w:val="000000" w:themeColor="text1"/>
            <w:sz w:val="18"/>
            <w:szCs w:val="18"/>
          </w:rPr>
          <w:delText xml:space="preserve">Rogers, Michael </w:delText>
        </w:r>
      </w:del>
    </w:p>
    <w:p w:rsidR="00493E24" w:rsidRPr="00CB70BE" w:rsidDel="0035714C" w:rsidRDefault="00493E24" w:rsidP="00493E24">
      <w:pPr>
        <w:widowControl w:val="0"/>
        <w:autoSpaceDE w:val="0"/>
        <w:autoSpaceDN w:val="0"/>
        <w:adjustRightInd w:val="0"/>
        <w:spacing w:after="0"/>
        <w:ind w:left="180" w:right="227" w:firstLine="0"/>
        <w:rPr>
          <w:del w:id="1656" w:author="W. Hu" w:date="2011-08-10T20:51:00Z"/>
          <w:rFonts w:ascii="Times New Roman" w:hAnsi="Times New Roman"/>
          <w:i/>
          <w:color w:val="000000" w:themeColor="text1"/>
          <w:sz w:val="18"/>
          <w:szCs w:val="18"/>
        </w:rPr>
      </w:pPr>
      <w:del w:id="1657" w:author="W. Hu" w:date="2011-08-10T20:51:00Z">
        <w:r w:rsidRPr="00CB70BE" w:rsidDel="0035714C">
          <w:rPr>
            <w:rFonts w:ascii="Times New Roman" w:hAnsi="Times New Roman"/>
            <w:i/>
            <w:color w:val="000000" w:themeColor="text1"/>
            <w:sz w:val="18"/>
            <w:szCs w:val="18"/>
          </w:rPr>
          <w:delText>Chairperson, Business Administration</w:delText>
        </w:r>
      </w:del>
    </w:p>
    <w:p w:rsidR="00493E24" w:rsidRPr="00CB70BE" w:rsidDel="0035714C" w:rsidRDefault="00493E24" w:rsidP="00493E24">
      <w:pPr>
        <w:widowControl w:val="0"/>
        <w:autoSpaceDE w:val="0"/>
        <w:autoSpaceDN w:val="0"/>
        <w:adjustRightInd w:val="0"/>
        <w:spacing w:after="0"/>
        <w:ind w:left="180" w:right="227" w:firstLine="0"/>
        <w:rPr>
          <w:del w:id="1658" w:author="W. Hu" w:date="2011-08-10T20:51:00Z"/>
          <w:rFonts w:ascii="Times New Roman" w:hAnsi="Times New Roman"/>
          <w:color w:val="000000" w:themeColor="text1"/>
          <w:sz w:val="18"/>
          <w:szCs w:val="18"/>
        </w:rPr>
      </w:pPr>
      <w:del w:id="1659" w:author="W. Hu" w:date="2011-08-10T20:51:00Z">
        <w:r w:rsidRPr="00CB70BE" w:rsidDel="0035714C">
          <w:rPr>
            <w:rFonts w:ascii="Times New Roman" w:hAnsi="Times New Roman"/>
            <w:color w:val="000000" w:themeColor="text1"/>
            <w:sz w:val="18"/>
            <w:szCs w:val="18"/>
          </w:rPr>
          <w:delText>B.S., M.S., Ph.D., University of Tennessee</w:delText>
        </w:r>
      </w:del>
    </w:p>
    <w:p w:rsidR="00493E24" w:rsidRPr="00CB70BE" w:rsidDel="0035714C" w:rsidRDefault="00493E24" w:rsidP="00493E24">
      <w:pPr>
        <w:widowControl w:val="0"/>
        <w:autoSpaceDE w:val="0"/>
        <w:autoSpaceDN w:val="0"/>
        <w:adjustRightInd w:val="0"/>
        <w:spacing w:after="0"/>
        <w:ind w:left="180" w:right="227" w:firstLine="0"/>
        <w:rPr>
          <w:del w:id="166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61" w:author="W. Hu" w:date="2011-08-10T20:51:00Z"/>
          <w:rFonts w:ascii="Times New Roman" w:hAnsi="Times New Roman"/>
          <w:color w:val="000000" w:themeColor="text1"/>
          <w:sz w:val="18"/>
          <w:szCs w:val="18"/>
        </w:rPr>
      </w:pPr>
      <w:del w:id="1662" w:author="W. Hu" w:date="2011-08-10T20:51:00Z">
        <w:r w:rsidRPr="00CB70BE" w:rsidDel="0035714C">
          <w:rPr>
            <w:rFonts w:ascii="Times New Roman" w:hAnsi="Times New Roman"/>
            <w:color w:val="000000" w:themeColor="text1"/>
            <w:sz w:val="18"/>
            <w:szCs w:val="18"/>
          </w:rPr>
          <w:delText xml:space="preserve">Roosta, Seyed H. </w:delText>
        </w:r>
      </w:del>
    </w:p>
    <w:p w:rsidR="00493E24" w:rsidRPr="00CB70BE" w:rsidDel="0035714C" w:rsidRDefault="00493E24" w:rsidP="00493E24">
      <w:pPr>
        <w:widowControl w:val="0"/>
        <w:autoSpaceDE w:val="0"/>
        <w:autoSpaceDN w:val="0"/>
        <w:adjustRightInd w:val="0"/>
        <w:spacing w:after="0"/>
        <w:ind w:left="180" w:right="227" w:firstLine="0"/>
        <w:rPr>
          <w:del w:id="1663" w:author="W. Hu" w:date="2011-08-10T20:51:00Z"/>
          <w:rFonts w:ascii="Times New Roman" w:hAnsi="Times New Roman"/>
          <w:i/>
          <w:iCs/>
          <w:color w:val="000000" w:themeColor="text1"/>
          <w:sz w:val="18"/>
          <w:szCs w:val="18"/>
        </w:rPr>
      </w:pPr>
      <w:del w:id="1664" w:author="W. Hu" w:date="2011-08-10T20:51:00Z">
        <w:r w:rsidRPr="00CB70BE" w:rsidDel="0035714C">
          <w:rPr>
            <w:rFonts w:ascii="Times New Roman" w:hAnsi="Times New Roman"/>
            <w:i/>
            <w:color w:val="000000" w:themeColor="text1"/>
            <w:sz w:val="18"/>
            <w:szCs w:val="18"/>
          </w:rPr>
          <w:delText xml:space="preserve">Chairperson, </w:delText>
        </w:r>
        <w:r w:rsidRPr="00CB70BE" w:rsidDel="0035714C">
          <w:rPr>
            <w:rFonts w:ascii="Times New Roman" w:hAnsi="Times New Roman"/>
            <w:i/>
            <w:iCs/>
            <w:color w:val="000000" w:themeColor="text1"/>
            <w:sz w:val="18"/>
            <w:szCs w:val="18"/>
          </w:rPr>
          <w:delText xml:space="preserve">Mathematics and Computer Science </w:delText>
        </w:r>
      </w:del>
    </w:p>
    <w:p w:rsidR="00493E24" w:rsidRPr="00CB70BE" w:rsidDel="0035714C" w:rsidRDefault="00493E24" w:rsidP="00493E24">
      <w:pPr>
        <w:widowControl w:val="0"/>
        <w:autoSpaceDE w:val="0"/>
        <w:autoSpaceDN w:val="0"/>
        <w:adjustRightInd w:val="0"/>
        <w:spacing w:after="0"/>
        <w:ind w:left="180" w:right="227" w:firstLine="0"/>
        <w:rPr>
          <w:del w:id="1665" w:author="W. Hu" w:date="2011-08-10T20:51:00Z"/>
          <w:rFonts w:ascii="Times New Roman" w:hAnsi="Times New Roman"/>
          <w:color w:val="000000" w:themeColor="text1"/>
          <w:sz w:val="18"/>
          <w:szCs w:val="18"/>
        </w:rPr>
      </w:pPr>
      <w:del w:id="1666"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ehran University</w:delText>
        </w:r>
      </w:del>
    </w:p>
    <w:p w:rsidR="00493E24" w:rsidRPr="00CB70BE" w:rsidDel="0035714C" w:rsidRDefault="00493E24" w:rsidP="00493E24">
      <w:pPr>
        <w:widowControl w:val="0"/>
        <w:autoSpaceDE w:val="0"/>
        <w:autoSpaceDN w:val="0"/>
        <w:adjustRightInd w:val="0"/>
        <w:spacing w:after="0"/>
        <w:ind w:left="180" w:right="227" w:firstLine="0"/>
        <w:rPr>
          <w:del w:id="1667" w:author="W. Hu" w:date="2011-08-10T20:51:00Z"/>
          <w:rFonts w:ascii="Times New Roman" w:hAnsi="Times New Roman"/>
          <w:color w:val="000000" w:themeColor="text1"/>
          <w:sz w:val="18"/>
          <w:szCs w:val="18"/>
        </w:rPr>
      </w:pPr>
      <w:del w:id="1668" w:author="W. Hu" w:date="2011-08-10T20:51:00Z">
        <w:r w:rsidRPr="00CB70BE" w:rsidDel="0035714C">
          <w:rPr>
            <w:rFonts w:ascii="Times New Roman" w:hAnsi="Times New Roman"/>
            <w:color w:val="000000" w:themeColor="text1"/>
            <w:sz w:val="18"/>
            <w:szCs w:val="18"/>
          </w:rPr>
          <w:delText>M.S., Ph.D., University of Iowa</w:delText>
        </w:r>
      </w:del>
    </w:p>
    <w:p w:rsidR="00493E24" w:rsidRPr="00CB70BE" w:rsidDel="0035714C" w:rsidRDefault="00493E24" w:rsidP="00493E24">
      <w:pPr>
        <w:widowControl w:val="0"/>
        <w:autoSpaceDE w:val="0"/>
        <w:autoSpaceDN w:val="0"/>
        <w:adjustRightInd w:val="0"/>
        <w:spacing w:after="0"/>
        <w:ind w:left="180" w:right="227" w:firstLine="0"/>
        <w:rPr>
          <w:del w:id="166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70" w:author="W. Hu" w:date="2011-08-10T20:51:00Z"/>
          <w:rFonts w:ascii="Times New Roman" w:hAnsi="Times New Roman"/>
          <w:color w:val="000000" w:themeColor="text1"/>
          <w:sz w:val="18"/>
          <w:szCs w:val="18"/>
        </w:rPr>
      </w:pPr>
      <w:del w:id="1671" w:author="W. Hu" w:date="2011-08-10T20:51:00Z">
        <w:r w:rsidRPr="00CB70BE" w:rsidDel="0035714C">
          <w:rPr>
            <w:rFonts w:ascii="Times New Roman" w:hAnsi="Times New Roman"/>
            <w:color w:val="000000" w:themeColor="text1"/>
            <w:sz w:val="18"/>
            <w:szCs w:val="18"/>
          </w:rPr>
          <w:delText xml:space="preserve">Spearman, Marilyn </w:delText>
        </w:r>
      </w:del>
    </w:p>
    <w:p w:rsidR="00493E24" w:rsidRPr="00CB70BE" w:rsidDel="0035714C" w:rsidRDefault="00493E24" w:rsidP="00493E24">
      <w:pPr>
        <w:widowControl w:val="0"/>
        <w:autoSpaceDE w:val="0"/>
        <w:autoSpaceDN w:val="0"/>
        <w:adjustRightInd w:val="0"/>
        <w:spacing w:after="0"/>
        <w:ind w:left="180" w:right="227" w:firstLine="0"/>
        <w:rPr>
          <w:del w:id="1672" w:author="W. Hu" w:date="2011-08-10T20:51:00Z"/>
          <w:rFonts w:ascii="Times New Roman" w:hAnsi="Times New Roman"/>
          <w:i/>
          <w:iCs/>
          <w:color w:val="000000" w:themeColor="text1"/>
          <w:sz w:val="18"/>
          <w:szCs w:val="18"/>
        </w:rPr>
      </w:pPr>
      <w:del w:id="1673" w:author="W. Hu" w:date="2011-08-10T20:51:00Z">
        <w:r w:rsidRPr="00CB70BE" w:rsidDel="0035714C">
          <w:rPr>
            <w:rFonts w:ascii="Times New Roman" w:hAnsi="Times New Roman"/>
            <w:i/>
            <w:color w:val="000000" w:themeColor="text1"/>
            <w:sz w:val="18"/>
            <w:szCs w:val="18"/>
          </w:rPr>
          <w:delText xml:space="preserve">Director, </w:delText>
        </w:r>
        <w:r w:rsidRPr="00CB70BE" w:rsidDel="0035714C">
          <w:rPr>
            <w:rFonts w:ascii="Times New Roman" w:hAnsi="Times New Roman"/>
            <w:i/>
            <w:iCs/>
            <w:color w:val="000000" w:themeColor="text1"/>
            <w:sz w:val="18"/>
            <w:szCs w:val="18"/>
          </w:rPr>
          <w:delText>Social Work Program</w:delText>
        </w:r>
      </w:del>
    </w:p>
    <w:p w:rsidR="00493E24" w:rsidRPr="00CB70BE" w:rsidDel="0035714C" w:rsidRDefault="00493E24" w:rsidP="00493E24">
      <w:pPr>
        <w:widowControl w:val="0"/>
        <w:autoSpaceDE w:val="0"/>
        <w:autoSpaceDN w:val="0"/>
        <w:adjustRightInd w:val="0"/>
        <w:spacing w:after="0"/>
        <w:ind w:left="180" w:right="227" w:firstLine="0"/>
        <w:rPr>
          <w:del w:id="1674" w:author="W. Hu" w:date="2011-08-10T20:51:00Z"/>
          <w:rFonts w:ascii="Times New Roman" w:hAnsi="Times New Roman"/>
          <w:color w:val="000000" w:themeColor="text1"/>
          <w:sz w:val="18"/>
          <w:szCs w:val="18"/>
        </w:rPr>
      </w:pPr>
      <w:del w:id="1675"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8"/>
            <w:sz w:val="18"/>
            <w:szCs w:val="18"/>
          </w:rPr>
          <w:delText>W</w:delText>
        </w:r>
        <w:r w:rsidRPr="00CB70BE" w:rsidDel="0035714C">
          <w:rPr>
            <w:rFonts w:ascii="Times New Roman" w:hAnsi="Times New Roman"/>
            <w:color w:val="000000" w:themeColor="text1"/>
            <w:sz w:val="18"/>
            <w:szCs w:val="18"/>
          </w:rPr>
          <w:delText>., Saint Francis College</w:delText>
        </w:r>
      </w:del>
    </w:p>
    <w:p w:rsidR="00493E24" w:rsidRPr="00CB70BE" w:rsidDel="0035714C" w:rsidRDefault="00493E24" w:rsidP="00493E24">
      <w:pPr>
        <w:widowControl w:val="0"/>
        <w:autoSpaceDE w:val="0"/>
        <w:autoSpaceDN w:val="0"/>
        <w:adjustRightInd w:val="0"/>
        <w:spacing w:after="0"/>
        <w:ind w:left="180" w:right="227" w:firstLine="0"/>
        <w:rPr>
          <w:del w:id="1676" w:author="W. Hu" w:date="2011-08-10T20:51:00Z"/>
          <w:rFonts w:ascii="Times New Roman" w:hAnsi="Times New Roman"/>
          <w:color w:val="000000" w:themeColor="text1"/>
          <w:sz w:val="18"/>
          <w:szCs w:val="18"/>
        </w:rPr>
      </w:pPr>
      <w:del w:id="1677" w:author="W. Hu" w:date="2011-08-10T20:51:00Z">
        <w:r w:rsidRPr="00CB70BE" w:rsidDel="0035714C">
          <w:rPr>
            <w:rFonts w:ascii="Times New Roman" w:hAnsi="Times New Roman"/>
            <w:color w:val="000000" w:themeColor="text1"/>
            <w:sz w:val="18"/>
            <w:szCs w:val="18"/>
          </w:rPr>
          <w:delText>M.S.</w:delText>
        </w:r>
        <w:r w:rsidRPr="00CB70BE" w:rsidDel="0035714C">
          <w:rPr>
            <w:rFonts w:ascii="Times New Roman" w:hAnsi="Times New Roman"/>
            <w:color w:val="000000" w:themeColor="text1"/>
            <w:spacing w:val="-18"/>
            <w:sz w:val="18"/>
            <w:szCs w:val="18"/>
          </w:rPr>
          <w:delText>W</w:delText>
        </w:r>
        <w:r w:rsidRPr="00CB70BE" w:rsidDel="0035714C">
          <w:rPr>
            <w:rFonts w:ascii="Times New Roman" w:hAnsi="Times New Roman"/>
            <w:color w:val="000000" w:themeColor="text1"/>
            <w:sz w:val="18"/>
            <w:szCs w:val="18"/>
          </w:rPr>
          <w:delText>., University of Louisville</w:delText>
        </w:r>
      </w:del>
    </w:p>
    <w:p w:rsidR="00493E24" w:rsidRPr="00CB70BE" w:rsidDel="0035714C" w:rsidRDefault="00493E24" w:rsidP="00493E24">
      <w:pPr>
        <w:widowControl w:val="0"/>
        <w:autoSpaceDE w:val="0"/>
        <w:autoSpaceDN w:val="0"/>
        <w:adjustRightInd w:val="0"/>
        <w:spacing w:after="0"/>
        <w:ind w:left="180" w:right="227" w:firstLine="0"/>
        <w:rPr>
          <w:del w:id="1678" w:author="W. Hu" w:date="2011-08-10T20:51:00Z"/>
          <w:rFonts w:ascii="Times New Roman" w:hAnsi="Times New Roman"/>
          <w:color w:val="000000" w:themeColor="text1"/>
          <w:sz w:val="18"/>
          <w:szCs w:val="18"/>
        </w:rPr>
      </w:pPr>
      <w:del w:id="1679" w:author="W. Hu" w:date="2011-08-10T20:51:00Z">
        <w:r w:rsidRPr="00CB70BE" w:rsidDel="0035714C">
          <w:rPr>
            <w:rFonts w:ascii="Times New Roman" w:hAnsi="Times New Roman"/>
            <w:color w:val="000000" w:themeColor="text1"/>
            <w:sz w:val="18"/>
            <w:szCs w:val="18"/>
          </w:rPr>
          <w:delText>Ph.D.,</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z w:val="18"/>
            <w:szCs w:val="18"/>
          </w:rPr>
          <w:delText>The Ohio State University</w:delText>
        </w:r>
      </w:del>
    </w:p>
    <w:p w:rsidR="00493E24" w:rsidRPr="00CB70BE" w:rsidDel="0035714C" w:rsidRDefault="00493E24" w:rsidP="00493E24">
      <w:pPr>
        <w:widowControl w:val="0"/>
        <w:autoSpaceDE w:val="0"/>
        <w:autoSpaceDN w:val="0"/>
        <w:adjustRightInd w:val="0"/>
        <w:spacing w:after="0"/>
        <w:ind w:left="180" w:right="227" w:firstLine="0"/>
        <w:rPr>
          <w:del w:id="168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681" w:author="W. Hu" w:date="2011-08-10T20:51:00Z"/>
          <w:rFonts w:ascii="Times New Roman" w:hAnsi="Times New Roman"/>
          <w:color w:val="000000" w:themeColor="text1"/>
          <w:sz w:val="18"/>
          <w:szCs w:val="18"/>
        </w:rPr>
      </w:pPr>
      <w:del w:id="1682" w:author="W. Hu" w:date="2011-08-10T20:51:00Z">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illiams, Richard</w:delText>
        </w:r>
      </w:del>
    </w:p>
    <w:p w:rsidR="00493E24" w:rsidRPr="00CB70BE" w:rsidDel="0035714C" w:rsidRDefault="00493E24" w:rsidP="00493E24">
      <w:pPr>
        <w:widowControl w:val="0"/>
        <w:autoSpaceDE w:val="0"/>
        <w:autoSpaceDN w:val="0"/>
        <w:adjustRightInd w:val="0"/>
        <w:spacing w:after="0"/>
        <w:ind w:left="180" w:right="227" w:firstLine="0"/>
        <w:rPr>
          <w:del w:id="1683" w:author="W. Hu" w:date="2011-08-10T20:51:00Z"/>
          <w:rFonts w:ascii="Times New Roman" w:hAnsi="Times New Roman"/>
          <w:i/>
          <w:color w:val="000000" w:themeColor="text1"/>
          <w:sz w:val="18"/>
          <w:szCs w:val="18"/>
        </w:rPr>
      </w:pPr>
      <w:del w:id="1684" w:author="W. Hu" w:date="2011-08-10T20:51:00Z">
        <w:r w:rsidRPr="00CB70BE" w:rsidDel="0035714C">
          <w:rPr>
            <w:rFonts w:ascii="Times New Roman" w:hAnsi="Times New Roman"/>
            <w:i/>
            <w:color w:val="000000" w:themeColor="text1"/>
            <w:sz w:val="18"/>
            <w:szCs w:val="18"/>
          </w:rPr>
          <w:delText>Chairperson (Interim Athletic Director),</w:delText>
        </w:r>
      </w:del>
    </w:p>
    <w:p w:rsidR="00493E24" w:rsidRPr="00CB70BE" w:rsidDel="0035714C" w:rsidRDefault="00493E24" w:rsidP="00493E24">
      <w:pPr>
        <w:widowControl w:val="0"/>
        <w:autoSpaceDE w:val="0"/>
        <w:autoSpaceDN w:val="0"/>
        <w:adjustRightInd w:val="0"/>
        <w:spacing w:after="0"/>
        <w:ind w:left="180" w:right="227" w:firstLine="0"/>
        <w:rPr>
          <w:del w:id="1685" w:author="W. Hu" w:date="2011-08-10T20:51:00Z"/>
          <w:rFonts w:ascii="Times New Roman" w:hAnsi="Times New Roman"/>
          <w:color w:val="000000" w:themeColor="text1"/>
          <w:sz w:val="18"/>
          <w:szCs w:val="18"/>
        </w:rPr>
      </w:pPr>
      <w:del w:id="1686" w:author="W. Hu" w:date="2011-08-10T20:51:00Z">
        <w:r w:rsidRPr="00CB70BE" w:rsidDel="0035714C">
          <w:rPr>
            <w:rFonts w:ascii="Times New Roman" w:hAnsi="Times New Roman"/>
            <w:i/>
            <w:iCs/>
            <w:color w:val="000000" w:themeColor="text1"/>
            <w:sz w:val="18"/>
            <w:szCs w:val="18"/>
          </w:rPr>
          <w:delText>Health, Physical Education &amp; Rec</w:delText>
        </w:r>
        <w:r w:rsidRPr="00CB70BE" w:rsidDel="0035714C">
          <w:rPr>
            <w:rFonts w:ascii="Times New Roman" w:hAnsi="Times New Roman"/>
            <w:i/>
            <w:iCs/>
            <w:color w:val="000000" w:themeColor="text1"/>
            <w:spacing w:val="-8"/>
            <w:sz w:val="18"/>
            <w:szCs w:val="18"/>
          </w:rPr>
          <w:delText>r</w:delText>
        </w:r>
        <w:r w:rsidRPr="00CB70BE" w:rsidDel="0035714C">
          <w:rPr>
            <w:rFonts w:ascii="Times New Roman" w:hAnsi="Times New Roman"/>
            <w:i/>
            <w:iCs/>
            <w:color w:val="000000" w:themeColor="text1"/>
            <w:sz w:val="18"/>
            <w:szCs w:val="18"/>
          </w:rPr>
          <w:delText>eation</w:delText>
        </w:r>
      </w:del>
    </w:p>
    <w:p w:rsidR="00493E24" w:rsidRPr="00CB70BE" w:rsidDel="0035714C" w:rsidRDefault="00493E24" w:rsidP="00493E24">
      <w:pPr>
        <w:spacing w:after="0"/>
        <w:ind w:left="180" w:right="227" w:firstLine="0"/>
        <w:rPr>
          <w:del w:id="1687" w:author="W. Hu" w:date="2011-08-10T20:51:00Z"/>
          <w:rFonts w:ascii="Times New Roman" w:hAnsi="Times New Roman"/>
          <w:color w:val="000000" w:themeColor="text1"/>
          <w:sz w:val="18"/>
          <w:szCs w:val="18"/>
        </w:rPr>
      </w:pPr>
      <w:del w:id="1688" w:author="W. Hu" w:date="2011-08-10T20:51:00Z">
        <w:r w:rsidRPr="00CB70BE" w:rsidDel="0035714C">
          <w:rPr>
            <w:rFonts w:ascii="Times New Roman" w:hAnsi="Times New Roman"/>
            <w:color w:val="000000" w:themeColor="text1"/>
            <w:sz w:val="18"/>
            <w:szCs w:val="18"/>
          </w:rPr>
          <w:delText>B.S., M.Ed., Ed.D., University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w:delText>
        </w:r>
      </w:del>
    </w:p>
    <w:p w:rsidR="00493E24" w:rsidRPr="00CB70BE" w:rsidDel="0035714C" w:rsidRDefault="00493E24" w:rsidP="00493E24">
      <w:pPr>
        <w:spacing w:after="0"/>
        <w:ind w:left="180" w:right="227" w:firstLine="0"/>
        <w:rPr>
          <w:del w:id="1689" w:author="W. Hu" w:date="2011-08-10T20:51:00Z"/>
          <w:rFonts w:ascii="Times New Roman" w:hAnsi="Times New Roman"/>
          <w:color w:val="000000" w:themeColor="text1"/>
          <w:sz w:val="18"/>
          <w:szCs w:val="18"/>
        </w:rPr>
      </w:pPr>
    </w:p>
    <w:p w:rsidR="00493E24" w:rsidRPr="00CB70BE" w:rsidDel="0035714C" w:rsidRDefault="00493E24" w:rsidP="00493E24">
      <w:pPr>
        <w:spacing w:after="0"/>
        <w:ind w:left="180" w:right="227" w:firstLine="0"/>
        <w:rPr>
          <w:del w:id="1690" w:author="W. Hu" w:date="2011-08-10T20:51:00Z"/>
          <w:rFonts w:ascii="Times New Roman" w:hAnsi="Times New Roman"/>
          <w:color w:val="000000" w:themeColor="text1"/>
          <w:sz w:val="18"/>
          <w:szCs w:val="18"/>
        </w:rPr>
      </w:pPr>
      <w:del w:id="1691" w:author="W. Hu" w:date="2011-08-10T20:51:00Z">
        <w:r w:rsidRPr="00CB70BE" w:rsidDel="0035714C">
          <w:rPr>
            <w:rFonts w:ascii="Times New Roman" w:hAnsi="Times New Roman"/>
            <w:color w:val="000000" w:themeColor="text1"/>
            <w:sz w:val="18"/>
            <w:szCs w:val="18"/>
          </w:rPr>
          <w:delText xml:space="preserve">Wrensford, Louise </w:delText>
        </w:r>
      </w:del>
    </w:p>
    <w:p w:rsidR="00493E24" w:rsidRPr="00CB70BE" w:rsidDel="0035714C" w:rsidRDefault="00493E24" w:rsidP="00493E24">
      <w:pPr>
        <w:spacing w:after="0"/>
        <w:ind w:left="180" w:right="227" w:firstLine="0"/>
        <w:rPr>
          <w:del w:id="1692" w:author="W. Hu" w:date="2011-08-10T20:51:00Z"/>
          <w:rFonts w:ascii="Times New Roman" w:hAnsi="Times New Roman"/>
          <w:i/>
          <w:color w:val="000000" w:themeColor="text1"/>
          <w:sz w:val="18"/>
          <w:szCs w:val="18"/>
        </w:rPr>
      </w:pPr>
      <w:del w:id="1693" w:author="W. Hu" w:date="2011-08-10T20:51:00Z">
        <w:r w:rsidRPr="00CB70BE" w:rsidDel="0035714C">
          <w:rPr>
            <w:rFonts w:ascii="Times New Roman" w:hAnsi="Times New Roman"/>
            <w:i/>
            <w:color w:val="000000" w:themeColor="text1"/>
            <w:sz w:val="18"/>
            <w:szCs w:val="18"/>
          </w:rPr>
          <w:delText>Chairperson, Natural Sciences Department</w:delText>
        </w:r>
      </w:del>
    </w:p>
    <w:p w:rsidR="00493E24" w:rsidRPr="00CB70BE" w:rsidDel="0035714C" w:rsidRDefault="00493E24" w:rsidP="00493E24">
      <w:pPr>
        <w:spacing w:after="0"/>
        <w:ind w:left="180" w:right="227" w:firstLine="0"/>
        <w:rPr>
          <w:del w:id="1694" w:author="W. Hu" w:date="2011-08-10T20:51:00Z"/>
          <w:rFonts w:ascii="Times New Roman" w:hAnsi="Times New Roman"/>
          <w:color w:val="000000" w:themeColor="text1"/>
          <w:sz w:val="18"/>
          <w:szCs w:val="18"/>
        </w:rPr>
      </w:pPr>
      <w:del w:id="1695" w:author="W. Hu" w:date="2011-08-10T20:51:00Z">
        <w:r w:rsidRPr="00CB70BE" w:rsidDel="0035714C">
          <w:rPr>
            <w:rFonts w:ascii="Times New Roman" w:hAnsi="Times New Roman"/>
            <w:color w:val="000000" w:themeColor="text1"/>
            <w:sz w:val="18"/>
            <w:szCs w:val="18"/>
          </w:rPr>
          <w:delText>B.S., University of the Virgin Islands</w:delText>
        </w:r>
      </w:del>
    </w:p>
    <w:p w:rsidR="00493E24" w:rsidRPr="00CB70BE" w:rsidDel="0035714C" w:rsidRDefault="00493E24" w:rsidP="00493E24">
      <w:pPr>
        <w:spacing w:after="0"/>
        <w:ind w:left="180" w:right="227" w:firstLine="0"/>
        <w:rPr>
          <w:del w:id="1696" w:author="W. Hu" w:date="2011-08-10T20:51:00Z"/>
          <w:rFonts w:ascii="Times New Roman" w:hAnsi="Times New Roman"/>
          <w:color w:val="000000" w:themeColor="text1"/>
          <w:sz w:val="18"/>
          <w:szCs w:val="18"/>
        </w:rPr>
      </w:pPr>
      <w:del w:id="1697" w:author="W. Hu" w:date="2011-08-10T20:51:00Z">
        <w:r w:rsidRPr="00CB70BE" w:rsidDel="0035714C">
          <w:rPr>
            <w:rFonts w:ascii="Times New Roman" w:hAnsi="Times New Roman"/>
            <w:color w:val="000000" w:themeColor="text1"/>
            <w:sz w:val="18"/>
            <w:szCs w:val="18"/>
          </w:rPr>
          <w:delText>Ph.D., Brown University</w:delText>
        </w:r>
      </w:del>
    </w:p>
    <w:p w:rsidR="00493E24" w:rsidRPr="009B2C73" w:rsidDel="0035714C" w:rsidRDefault="00493E24" w:rsidP="00493E24">
      <w:pPr>
        <w:pStyle w:val="Heading2"/>
        <w:ind w:left="180" w:firstLine="0"/>
        <w:rPr>
          <w:del w:id="1698" w:author="W. Hu" w:date="2011-08-10T20:51:00Z"/>
          <w:rFonts w:ascii="Impact" w:hAnsi="Impact" w:cs="Impact"/>
          <w:color w:val="000000" w:themeColor="text1"/>
          <w:sz w:val="32"/>
          <w:szCs w:val="32"/>
        </w:rPr>
      </w:pPr>
      <w:bookmarkStart w:id="1699" w:name="_Toc297807602"/>
      <w:bookmarkStart w:id="1700" w:name="_Toc298161611"/>
      <w:del w:id="1701" w:author="W. Hu" w:date="2011-08-10T20:51:00Z">
        <w:r w:rsidRPr="009B2C73" w:rsidDel="0035714C">
          <w:rPr>
            <w:rFonts w:ascii="Impact" w:hAnsi="Impact" w:cs="Impact"/>
            <w:color w:val="000000" w:themeColor="text1"/>
            <w:sz w:val="32"/>
            <w:szCs w:val="32"/>
          </w:rPr>
          <w:delText>Administrative</w:delText>
        </w:r>
        <w:r w:rsidRPr="009B2C73" w:rsidDel="0035714C">
          <w:rPr>
            <w:rFonts w:ascii="Impact" w:hAnsi="Impact" w:cs="Impact"/>
            <w:color w:val="000000" w:themeColor="text1"/>
            <w:spacing w:val="-1"/>
            <w:sz w:val="32"/>
            <w:szCs w:val="32"/>
          </w:rPr>
          <w:delText xml:space="preserve"> </w:delText>
        </w:r>
        <w:r w:rsidRPr="009B2C73" w:rsidDel="0035714C">
          <w:rPr>
            <w:rFonts w:ascii="Impact" w:hAnsi="Impact" w:cs="Impact"/>
            <w:color w:val="000000" w:themeColor="text1"/>
            <w:sz w:val="32"/>
            <w:szCs w:val="32"/>
          </w:rPr>
          <w:delText>Suppo</w:delText>
        </w:r>
        <w:r w:rsidRPr="009B2C73" w:rsidDel="0035714C">
          <w:rPr>
            <w:rFonts w:ascii="Impact" w:hAnsi="Impact" w:cs="Impact"/>
            <w:color w:val="000000" w:themeColor="text1"/>
            <w:spacing w:val="6"/>
            <w:sz w:val="32"/>
            <w:szCs w:val="32"/>
          </w:rPr>
          <w:delText>r</w:delText>
        </w:r>
        <w:r w:rsidRPr="009B2C73" w:rsidDel="0035714C">
          <w:rPr>
            <w:rFonts w:ascii="Impact" w:hAnsi="Impact" w:cs="Impact"/>
            <w:color w:val="000000" w:themeColor="text1"/>
            <w:sz w:val="32"/>
            <w:szCs w:val="32"/>
          </w:rPr>
          <w:delText>t Staff</w:delText>
        </w:r>
        <w:bookmarkEnd w:id="1699"/>
        <w:bookmarkEnd w:id="1700"/>
      </w:del>
    </w:p>
    <w:p w:rsidR="00493E24" w:rsidDel="0035714C" w:rsidRDefault="00493E24" w:rsidP="00493E24">
      <w:pPr>
        <w:widowControl w:val="0"/>
        <w:autoSpaceDE w:val="0"/>
        <w:autoSpaceDN w:val="0"/>
        <w:adjustRightInd w:val="0"/>
        <w:spacing w:after="0"/>
        <w:ind w:left="180" w:right="227" w:firstLine="0"/>
        <w:jc w:val="both"/>
        <w:rPr>
          <w:del w:id="1702" w:author="W. Hu" w:date="2011-08-10T20:51:00Z"/>
          <w:rFonts w:ascii="Times New Roman" w:hAnsi="Times New Roman"/>
          <w:sz w:val="20"/>
          <w:szCs w:val="20"/>
        </w:rPr>
      </w:pPr>
    </w:p>
    <w:p w:rsidR="00493E24" w:rsidRPr="00CB70BE" w:rsidDel="0035714C" w:rsidRDefault="00493E24" w:rsidP="00493E24">
      <w:pPr>
        <w:widowControl w:val="0"/>
        <w:autoSpaceDE w:val="0"/>
        <w:autoSpaceDN w:val="0"/>
        <w:adjustRightInd w:val="0"/>
        <w:spacing w:after="0"/>
        <w:ind w:left="180" w:right="227" w:firstLine="0"/>
        <w:jc w:val="both"/>
        <w:rPr>
          <w:del w:id="1703" w:author="W. Hu" w:date="2011-08-10T20:51:00Z"/>
          <w:rFonts w:ascii="Times New Roman" w:hAnsi="Times New Roman"/>
          <w:color w:val="000000" w:themeColor="text1"/>
          <w:sz w:val="20"/>
          <w:szCs w:val="20"/>
        </w:rPr>
      </w:pPr>
      <w:del w:id="1704" w:author="W. Hu" w:date="2011-08-10T20:51:00Z">
        <w:r w:rsidRPr="00CB70BE" w:rsidDel="0035714C">
          <w:rPr>
            <w:rFonts w:ascii="Times New Roman" w:hAnsi="Times New Roman"/>
            <w:color w:val="000000" w:themeColor="text1"/>
            <w:sz w:val="20"/>
            <w:szCs w:val="20"/>
          </w:rPr>
          <w:delText xml:space="preserve">Clancy, Thomas, </w:delText>
        </w:r>
      </w:del>
    </w:p>
    <w:p w:rsidR="00493E24" w:rsidRPr="00CB70BE" w:rsidDel="0035714C" w:rsidRDefault="00493E24" w:rsidP="00493E24">
      <w:pPr>
        <w:widowControl w:val="0"/>
        <w:autoSpaceDE w:val="0"/>
        <w:autoSpaceDN w:val="0"/>
        <w:adjustRightInd w:val="0"/>
        <w:spacing w:after="0"/>
        <w:ind w:left="180" w:right="227" w:firstLine="0"/>
        <w:jc w:val="both"/>
        <w:rPr>
          <w:del w:id="1705" w:author="W. Hu" w:date="2011-08-10T20:51:00Z"/>
          <w:rFonts w:ascii="Times New Roman" w:hAnsi="Times New Roman"/>
          <w:i/>
          <w:color w:val="000000" w:themeColor="text1"/>
          <w:sz w:val="20"/>
          <w:szCs w:val="20"/>
        </w:rPr>
      </w:pPr>
      <w:del w:id="1706" w:author="W. Hu" w:date="2011-08-10T20:51:00Z">
        <w:r w:rsidRPr="00CB70BE" w:rsidDel="0035714C">
          <w:rPr>
            <w:rFonts w:ascii="Times New Roman" w:hAnsi="Times New Roman"/>
            <w:i/>
            <w:color w:val="000000" w:themeColor="text1"/>
            <w:sz w:val="20"/>
            <w:szCs w:val="20"/>
          </w:rPr>
          <w:delText>Interim Director of the QEP</w:delText>
        </w:r>
      </w:del>
    </w:p>
    <w:p w:rsidR="00493E24" w:rsidRPr="00CB70BE" w:rsidDel="0035714C" w:rsidRDefault="00493E24" w:rsidP="00493E24">
      <w:pPr>
        <w:widowControl w:val="0"/>
        <w:autoSpaceDE w:val="0"/>
        <w:autoSpaceDN w:val="0"/>
        <w:adjustRightInd w:val="0"/>
        <w:spacing w:after="0"/>
        <w:ind w:left="180" w:right="227" w:firstLine="0"/>
        <w:jc w:val="both"/>
        <w:rPr>
          <w:del w:id="1707" w:author="W. Hu" w:date="2011-08-10T20:51:00Z"/>
          <w:rFonts w:ascii="Times New Roman" w:hAnsi="Times New Roman"/>
          <w:color w:val="000000" w:themeColor="text1"/>
          <w:sz w:val="20"/>
          <w:szCs w:val="20"/>
        </w:rPr>
      </w:pPr>
      <w:del w:id="1708" w:author="W. Hu" w:date="2011-08-10T20:51:00Z">
        <w:r w:rsidRPr="00CB70BE" w:rsidDel="0035714C">
          <w:rPr>
            <w:rFonts w:ascii="Times New Roman" w:hAnsi="Times New Roman"/>
            <w:color w:val="000000" w:themeColor="text1"/>
            <w:sz w:val="20"/>
            <w:szCs w:val="20"/>
          </w:rPr>
          <w:delText>B.S., Illinois State University</w:delText>
        </w:r>
      </w:del>
    </w:p>
    <w:p w:rsidR="00493E24" w:rsidRPr="00CB70BE" w:rsidDel="0035714C" w:rsidRDefault="00493E24" w:rsidP="00493E24">
      <w:pPr>
        <w:widowControl w:val="0"/>
        <w:autoSpaceDE w:val="0"/>
        <w:autoSpaceDN w:val="0"/>
        <w:adjustRightInd w:val="0"/>
        <w:spacing w:after="0"/>
        <w:ind w:left="180" w:right="227" w:firstLine="0"/>
        <w:jc w:val="both"/>
        <w:rPr>
          <w:del w:id="1709" w:author="W. Hu" w:date="2011-08-10T20:51:00Z"/>
          <w:rFonts w:ascii="Times New Roman" w:hAnsi="Times New Roman"/>
          <w:color w:val="000000" w:themeColor="text1"/>
          <w:sz w:val="20"/>
          <w:szCs w:val="20"/>
        </w:rPr>
      </w:pPr>
      <w:del w:id="1710" w:author="W. Hu" w:date="2011-08-10T20:51:00Z">
        <w:r w:rsidRPr="00CB70BE" w:rsidDel="0035714C">
          <w:rPr>
            <w:rFonts w:ascii="Times New Roman" w:hAnsi="Times New Roman"/>
            <w:color w:val="000000" w:themeColor="text1"/>
            <w:sz w:val="20"/>
            <w:szCs w:val="20"/>
          </w:rPr>
          <w:delText>M.A., Truman State University</w:delText>
        </w:r>
      </w:del>
    </w:p>
    <w:p w:rsidR="00493E24" w:rsidRPr="00CB70BE" w:rsidDel="0035714C" w:rsidRDefault="00493E24" w:rsidP="00493E24">
      <w:pPr>
        <w:widowControl w:val="0"/>
        <w:autoSpaceDE w:val="0"/>
        <w:autoSpaceDN w:val="0"/>
        <w:adjustRightInd w:val="0"/>
        <w:spacing w:after="0"/>
        <w:ind w:left="180" w:right="227" w:firstLine="0"/>
        <w:jc w:val="both"/>
        <w:rPr>
          <w:del w:id="1711" w:author="W. Hu" w:date="2011-08-10T20:51:00Z"/>
          <w:rFonts w:ascii="Times New Roman" w:hAnsi="Times New Roman"/>
          <w:color w:val="000000" w:themeColor="text1"/>
          <w:sz w:val="20"/>
          <w:szCs w:val="20"/>
        </w:rPr>
      </w:pPr>
      <w:del w:id="1712" w:author="W. Hu" w:date="2011-08-10T20:51:00Z">
        <w:r w:rsidRPr="00CB70BE" w:rsidDel="0035714C">
          <w:rPr>
            <w:rFonts w:ascii="Times New Roman" w:hAnsi="Times New Roman"/>
            <w:color w:val="000000" w:themeColor="text1"/>
            <w:sz w:val="20"/>
            <w:szCs w:val="20"/>
          </w:rPr>
          <w:delText>Ph.D., Oklahoma State University</w:delText>
        </w:r>
      </w:del>
    </w:p>
    <w:p w:rsidR="00493E24" w:rsidRPr="00CB70BE" w:rsidDel="0035714C" w:rsidRDefault="00493E24" w:rsidP="00493E24">
      <w:pPr>
        <w:widowControl w:val="0"/>
        <w:autoSpaceDE w:val="0"/>
        <w:autoSpaceDN w:val="0"/>
        <w:adjustRightInd w:val="0"/>
        <w:spacing w:after="0"/>
        <w:ind w:left="180" w:right="227" w:firstLine="0"/>
        <w:jc w:val="both"/>
        <w:rPr>
          <w:del w:id="1713"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jc w:val="both"/>
        <w:rPr>
          <w:del w:id="1714" w:author="W. Hu" w:date="2011-08-10T20:51:00Z"/>
          <w:rFonts w:ascii="Times New Roman" w:hAnsi="Times New Roman"/>
          <w:color w:val="000000" w:themeColor="text1"/>
          <w:sz w:val="20"/>
          <w:szCs w:val="20"/>
        </w:rPr>
      </w:pPr>
      <w:del w:id="1715" w:author="W. Hu" w:date="2011-08-10T20:51:00Z">
        <w:r w:rsidRPr="00CB70BE" w:rsidDel="0035714C">
          <w:rPr>
            <w:rFonts w:ascii="Times New Roman" w:hAnsi="Times New Roman"/>
            <w:color w:val="000000" w:themeColor="text1"/>
            <w:sz w:val="20"/>
            <w:szCs w:val="20"/>
          </w:rPr>
          <w:delText xml:space="preserve">Leggett, Connie, </w:delText>
        </w:r>
      </w:del>
    </w:p>
    <w:p w:rsidR="00493E24" w:rsidRPr="00CB70BE" w:rsidDel="0035714C" w:rsidRDefault="00493E24" w:rsidP="00493E24">
      <w:pPr>
        <w:widowControl w:val="0"/>
        <w:autoSpaceDE w:val="0"/>
        <w:autoSpaceDN w:val="0"/>
        <w:adjustRightInd w:val="0"/>
        <w:spacing w:after="0"/>
        <w:ind w:left="180" w:right="227" w:firstLine="0"/>
        <w:jc w:val="both"/>
        <w:rPr>
          <w:del w:id="1716" w:author="W. Hu" w:date="2011-08-10T20:51:00Z"/>
          <w:rFonts w:ascii="Times New Roman" w:hAnsi="Times New Roman"/>
          <w:i/>
          <w:color w:val="000000" w:themeColor="text1"/>
          <w:sz w:val="20"/>
          <w:szCs w:val="20"/>
        </w:rPr>
      </w:pPr>
      <w:del w:id="1717" w:author="W. Hu" w:date="2011-08-10T20:51:00Z">
        <w:r w:rsidRPr="00CB70BE" w:rsidDel="0035714C">
          <w:rPr>
            <w:rFonts w:ascii="Times New Roman" w:hAnsi="Times New Roman"/>
            <w:i/>
            <w:color w:val="000000" w:themeColor="text1"/>
            <w:sz w:val="20"/>
            <w:szCs w:val="20"/>
          </w:rPr>
          <w:delText>Director, Title III Program</w:delText>
        </w:r>
      </w:del>
    </w:p>
    <w:p w:rsidR="00493E24" w:rsidRPr="00CB70BE" w:rsidDel="0035714C" w:rsidRDefault="00493E24" w:rsidP="00493E24">
      <w:pPr>
        <w:widowControl w:val="0"/>
        <w:autoSpaceDE w:val="0"/>
        <w:autoSpaceDN w:val="0"/>
        <w:adjustRightInd w:val="0"/>
        <w:spacing w:after="0"/>
        <w:ind w:left="180" w:right="227" w:firstLine="0"/>
        <w:jc w:val="both"/>
        <w:rPr>
          <w:del w:id="1718" w:author="W. Hu" w:date="2011-08-10T20:51:00Z"/>
          <w:rFonts w:ascii="Times New Roman" w:hAnsi="Times New Roman"/>
          <w:color w:val="000000" w:themeColor="text1"/>
          <w:sz w:val="20"/>
          <w:szCs w:val="20"/>
        </w:rPr>
      </w:pPr>
      <w:del w:id="1719" w:author="W. Hu" w:date="2011-08-10T20:51:00Z">
        <w:r w:rsidRPr="00CB70BE" w:rsidDel="0035714C">
          <w:rPr>
            <w:rFonts w:ascii="Times New Roman" w:hAnsi="Times New Roman"/>
            <w:color w:val="000000" w:themeColor="text1"/>
            <w:sz w:val="20"/>
            <w:szCs w:val="20"/>
          </w:rPr>
          <w:delText>B.A., Albany State College</w:delText>
        </w:r>
      </w:del>
    </w:p>
    <w:p w:rsidR="00493E24" w:rsidRPr="00CB70BE" w:rsidDel="0035714C" w:rsidRDefault="00493E24" w:rsidP="00493E24">
      <w:pPr>
        <w:widowControl w:val="0"/>
        <w:autoSpaceDE w:val="0"/>
        <w:autoSpaceDN w:val="0"/>
        <w:adjustRightInd w:val="0"/>
        <w:spacing w:after="0"/>
        <w:ind w:left="180" w:right="227" w:firstLine="0"/>
        <w:jc w:val="both"/>
        <w:rPr>
          <w:del w:id="1720" w:author="W. Hu" w:date="2011-08-10T20:51:00Z"/>
          <w:rFonts w:ascii="Times New Roman" w:hAnsi="Times New Roman"/>
          <w:color w:val="000000" w:themeColor="text1"/>
          <w:sz w:val="20"/>
          <w:szCs w:val="20"/>
        </w:rPr>
      </w:pPr>
      <w:del w:id="1721" w:author="W. Hu" w:date="2011-08-10T20:51:00Z">
        <w:r w:rsidRPr="00CB70BE" w:rsidDel="0035714C">
          <w:rPr>
            <w:rFonts w:ascii="Times New Roman" w:hAnsi="Times New Roman"/>
            <w:color w:val="000000" w:themeColor="text1"/>
            <w:sz w:val="20"/>
            <w:szCs w:val="20"/>
          </w:rPr>
          <w:delText>M.S., Clark Atlanta University</w:delText>
        </w:r>
      </w:del>
    </w:p>
    <w:p w:rsidR="00493E24" w:rsidRPr="00CB70BE" w:rsidDel="0035714C" w:rsidRDefault="00493E24" w:rsidP="00493E24">
      <w:pPr>
        <w:widowControl w:val="0"/>
        <w:autoSpaceDE w:val="0"/>
        <w:autoSpaceDN w:val="0"/>
        <w:adjustRightInd w:val="0"/>
        <w:spacing w:after="0"/>
        <w:ind w:left="180" w:right="227" w:firstLine="0"/>
        <w:jc w:val="both"/>
        <w:rPr>
          <w:del w:id="1722"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jc w:val="both"/>
        <w:rPr>
          <w:del w:id="1723" w:author="W. Hu" w:date="2011-08-10T20:51:00Z"/>
          <w:rFonts w:ascii="Times New Roman" w:hAnsi="Times New Roman"/>
          <w:color w:val="000000" w:themeColor="text1"/>
          <w:sz w:val="20"/>
          <w:szCs w:val="20"/>
        </w:rPr>
      </w:pPr>
      <w:del w:id="1724" w:author="W. Hu" w:date="2011-08-10T20:51:00Z">
        <w:r w:rsidRPr="00CB70BE" w:rsidDel="0035714C">
          <w:rPr>
            <w:rFonts w:ascii="Times New Roman" w:hAnsi="Times New Roman"/>
            <w:color w:val="000000" w:themeColor="text1"/>
            <w:sz w:val="20"/>
            <w:szCs w:val="20"/>
          </w:rPr>
          <w:delText xml:space="preserve">Fields, John, </w:delText>
        </w:r>
      </w:del>
    </w:p>
    <w:p w:rsidR="00493E24" w:rsidRPr="00CB70BE" w:rsidDel="0035714C" w:rsidRDefault="00493E24" w:rsidP="00493E24">
      <w:pPr>
        <w:widowControl w:val="0"/>
        <w:autoSpaceDE w:val="0"/>
        <w:autoSpaceDN w:val="0"/>
        <w:adjustRightInd w:val="0"/>
        <w:spacing w:after="0"/>
        <w:ind w:left="180" w:right="227" w:firstLine="0"/>
        <w:jc w:val="both"/>
        <w:rPr>
          <w:del w:id="1725" w:author="W. Hu" w:date="2011-08-10T20:51:00Z"/>
          <w:rFonts w:ascii="Times New Roman" w:hAnsi="Times New Roman"/>
          <w:i/>
          <w:color w:val="000000" w:themeColor="text1"/>
          <w:sz w:val="20"/>
          <w:szCs w:val="20"/>
        </w:rPr>
      </w:pPr>
      <w:del w:id="1726" w:author="W. Hu" w:date="2011-08-10T20:51:00Z">
        <w:r w:rsidRPr="00CB70BE" w:rsidDel="0035714C">
          <w:rPr>
            <w:rFonts w:ascii="Times New Roman" w:hAnsi="Times New Roman"/>
            <w:i/>
            <w:color w:val="000000" w:themeColor="text1"/>
            <w:sz w:val="20"/>
            <w:szCs w:val="20"/>
          </w:rPr>
          <w:delText>Interim Chief of Police</w:delText>
        </w:r>
      </w:del>
    </w:p>
    <w:p w:rsidR="00493E24" w:rsidRPr="00CB70BE" w:rsidDel="0035714C" w:rsidRDefault="00493E24" w:rsidP="00493E24">
      <w:pPr>
        <w:widowControl w:val="0"/>
        <w:autoSpaceDE w:val="0"/>
        <w:autoSpaceDN w:val="0"/>
        <w:adjustRightInd w:val="0"/>
        <w:spacing w:after="0"/>
        <w:ind w:left="180" w:right="227" w:firstLine="0"/>
        <w:jc w:val="both"/>
        <w:rPr>
          <w:del w:id="1727" w:author="W. Hu" w:date="2011-08-10T20:51:00Z"/>
          <w:rFonts w:ascii="Times New Roman" w:hAnsi="Times New Roman"/>
          <w:color w:val="000000" w:themeColor="text1"/>
          <w:sz w:val="20"/>
          <w:szCs w:val="20"/>
        </w:rPr>
      </w:pPr>
      <w:del w:id="1728" w:author="W. Hu" w:date="2011-08-10T20:51:00Z">
        <w:r w:rsidRPr="00CB70BE" w:rsidDel="0035714C">
          <w:rPr>
            <w:rFonts w:ascii="Times New Roman" w:hAnsi="Times New Roman"/>
            <w:color w:val="000000" w:themeColor="text1"/>
            <w:sz w:val="20"/>
            <w:szCs w:val="20"/>
          </w:rPr>
          <w:delText>B.A., MPA, 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729"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jc w:val="both"/>
        <w:rPr>
          <w:del w:id="1730" w:author="W. Hu" w:date="2011-08-10T20:51:00Z"/>
          <w:rFonts w:ascii="Times New Roman" w:hAnsi="Times New Roman"/>
          <w:color w:val="000000" w:themeColor="text1"/>
          <w:sz w:val="20"/>
          <w:szCs w:val="20"/>
        </w:rPr>
      </w:pPr>
      <w:del w:id="1731" w:author="W. Hu" w:date="2011-08-10T20:51:00Z">
        <w:r w:rsidRPr="00CB70BE" w:rsidDel="0035714C">
          <w:rPr>
            <w:rFonts w:ascii="Times New Roman" w:hAnsi="Times New Roman"/>
            <w:color w:val="000000" w:themeColor="text1"/>
            <w:sz w:val="20"/>
            <w:szCs w:val="20"/>
          </w:rPr>
          <w:delText xml:space="preserve">Floyd, Andrew, </w:delText>
        </w:r>
      </w:del>
    </w:p>
    <w:p w:rsidR="00493E24" w:rsidRPr="00CB70BE" w:rsidDel="0035714C" w:rsidRDefault="00493E24" w:rsidP="00493E24">
      <w:pPr>
        <w:widowControl w:val="0"/>
        <w:autoSpaceDE w:val="0"/>
        <w:autoSpaceDN w:val="0"/>
        <w:adjustRightInd w:val="0"/>
        <w:spacing w:after="0"/>
        <w:ind w:left="180" w:right="227" w:firstLine="0"/>
        <w:jc w:val="both"/>
        <w:rPr>
          <w:del w:id="1732" w:author="W. Hu" w:date="2011-08-10T20:51:00Z"/>
          <w:rFonts w:ascii="Times New Roman" w:hAnsi="Times New Roman"/>
          <w:i/>
          <w:color w:val="000000" w:themeColor="text1"/>
          <w:sz w:val="20"/>
          <w:szCs w:val="20"/>
        </w:rPr>
      </w:pPr>
      <w:del w:id="1733" w:author="W. Hu" w:date="2011-08-10T20:51:00Z">
        <w:r w:rsidRPr="00CB70BE" w:rsidDel="0035714C">
          <w:rPr>
            <w:rFonts w:ascii="Times New Roman" w:hAnsi="Times New Roman"/>
            <w:i/>
            <w:color w:val="000000" w:themeColor="text1"/>
            <w:sz w:val="20"/>
            <w:szCs w:val="20"/>
          </w:rPr>
          <w:delText>Interim Director, Research and Sponsored Programs</w:delText>
        </w:r>
      </w:del>
    </w:p>
    <w:p w:rsidR="00493E24" w:rsidRPr="00CB70BE" w:rsidDel="0035714C" w:rsidRDefault="00493E24" w:rsidP="00493E24">
      <w:pPr>
        <w:widowControl w:val="0"/>
        <w:autoSpaceDE w:val="0"/>
        <w:autoSpaceDN w:val="0"/>
        <w:adjustRightInd w:val="0"/>
        <w:spacing w:after="0"/>
        <w:ind w:left="180" w:right="227" w:firstLine="0"/>
        <w:jc w:val="both"/>
        <w:rPr>
          <w:del w:id="1734" w:author="W. Hu" w:date="2011-08-10T20:51:00Z"/>
          <w:rFonts w:ascii="Times New Roman" w:hAnsi="Times New Roman"/>
          <w:color w:val="000000" w:themeColor="text1"/>
          <w:sz w:val="20"/>
          <w:szCs w:val="20"/>
        </w:rPr>
      </w:pPr>
      <w:del w:id="1735" w:author="W. Hu" w:date="2011-08-10T20:51:00Z">
        <w:r w:rsidRPr="00CB70BE" w:rsidDel="0035714C">
          <w:rPr>
            <w:rFonts w:ascii="Times New Roman" w:hAnsi="Times New Roman"/>
            <w:color w:val="000000" w:themeColor="text1"/>
            <w:sz w:val="20"/>
            <w:szCs w:val="20"/>
          </w:rPr>
          <w:delText>B.A., University of Georgia</w:delText>
        </w:r>
      </w:del>
    </w:p>
    <w:p w:rsidR="00493E24" w:rsidRPr="00CB70BE" w:rsidDel="0035714C" w:rsidRDefault="00493E24" w:rsidP="00493E24">
      <w:pPr>
        <w:widowControl w:val="0"/>
        <w:autoSpaceDE w:val="0"/>
        <w:autoSpaceDN w:val="0"/>
        <w:adjustRightInd w:val="0"/>
        <w:spacing w:after="0"/>
        <w:ind w:left="180" w:right="227" w:firstLine="0"/>
        <w:rPr>
          <w:del w:id="1736"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1737" w:author="W. Hu" w:date="2011-08-10T20:51:00Z"/>
          <w:rFonts w:ascii="Times New Roman" w:hAnsi="Times New Roman"/>
          <w:color w:val="000000" w:themeColor="text1"/>
          <w:sz w:val="20"/>
          <w:szCs w:val="20"/>
        </w:rPr>
      </w:pPr>
      <w:del w:id="1738" w:author="W. Hu" w:date="2011-08-10T20:51:00Z">
        <w:r w:rsidRPr="00CB70BE" w:rsidDel="0035714C">
          <w:rPr>
            <w:rFonts w:ascii="Times New Roman" w:hAnsi="Times New Roman"/>
            <w:color w:val="000000" w:themeColor="text1"/>
            <w:sz w:val="20"/>
            <w:szCs w:val="20"/>
          </w:rPr>
          <w:delText xml:space="preserve">Grant, Steve, </w:delText>
        </w:r>
      </w:del>
    </w:p>
    <w:p w:rsidR="00493E24" w:rsidRPr="00CB70BE" w:rsidDel="0035714C" w:rsidRDefault="00493E24" w:rsidP="00493E24">
      <w:pPr>
        <w:widowControl w:val="0"/>
        <w:autoSpaceDE w:val="0"/>
        <w:autoSpaceDN w:val="0"/>
        <w:adjustRightInd w:val="0"/>
        <w:spacing w:after="0"/>
        <w:ind w:left="180" w:right="227" w:firstLine="0"/>
        <w:rPr>
          <w:del w:id="1739" w:author="W. Hu" w:date="2011-08-10T20:51:00Z"/>
          <w:rFonts w:ascii="Times New Roman" w:hAnsi="Times New Roman"/>
          <w:i/>
          <w:iCs/>
          <w:color w:val="000000" w:themeColor="text1"/>
          <w:sz w:val="20"/>
          <w:szCs w:val="20"/>
        </w:rPr>
      </w:pPr>
      <w:del w:id="1740" w:author="W. Hu" w:date="2011-08-10T20:51:00Z">
        <w:r w:rsidRPr="00CB70BE" w:rsidDel="0035714C">
          <w:rPr>
            <w:rFonts w:ascii="Times New Roman" w:hAnsi="Times New Roman"/>
            <w:i/>
            <w:color w:val="000000" w:themeColor="text1"/>
            <w:sz w:val="20"/>
            <w:szCs w:val="20"/>
          </w:rPr>
          <w:delText xml:space="preserve">Director, </w:delText>
        </w:r>
        <w:r w:rsidRPr="00CB70BE" w:rsidDel="0035714C">
          <w:rPr>
            <w:rFonts w:ascii="Times New Roman" w:hAnsi="Times New Roman"/>
            <w:i/>
            <w:iCs/>
            <w:color w:val="000000" w:themeColor="text1"/>
            <w:sz w:val="20"/>
            <w:szCs w:val="20"/>
          </w:rPr>
          <w:delText>Human Resou</w:delText>
        </w:r>
        <w:r w:rsidRPr="00CB70BE" w:rsidDel="0035714C">
          <w:rPr>
            <w:rFonts w:ascii="Times New Roman" w:hAnsi="Times New Roman"/>
            <w:i/>
            <w:iCs/>
            <w:color w:val="000000" w:themeColor="text1"/>
            <w:spacing w:val="-7"/>
            <w:sz w:val="20"/>
            <w:szCs w:val="20"/>
          </w:rPr>
          <w:delText>r</w:delText>
        </w:r>
        <w:r w:rsidRPr="00CB70BE" w:rsidDel="0035714C">
          <w:rPr>
            <w:rFonts w:ascii="Times New Roman" w:hAnsi="Times New Roman"/>
            <w:i/>
            <w:iCs/>
            <w:color w:val="000000" w:themeColor="text1"/>
            <w:sz w:val="20"/>
            <w:szCs w:val="20"/>
          </w:rPr>
          <w:delText xml:space="preserve">ces Management </w:delText>
        </w:r>
      </w:del>
    </w:p>
    <w:p w:rsidR="00493E24" w:rsidRPr="00CB70BE" w:rsidDel="0035714C" w:rsidRDefault="00493E24" w:rsidP="00493E24">
      <w:pPr>
        <w:widowControl w:val="0"/>
        <w:autoSpaceDE w:val="0"/>
        <w:autoSpaceDN w:val="0"/>
        <w:adjustRightInd w:val="0"/>
        <w:spacing w:after="0"/>
        <w:ind w:left="180" w:right="227" w:firstLine="0"/>
        <w:rPr>
          <w:del w:id="1741" w:author="W. Hu" w:date="2011-08-10T20:51:00Z"/>
          <w:rFonts w:ascii="Times New Roman" w:hAnsi="Times New Roman"/>
          <w:color w:val="000000" w:themeColor="text1"/>
          <w:sz w:val="20"/>
          <w:szCs w:val="20"/>
        </w:rPr>
      </w:pPr>
      <w:del w:id="1742" w:author="W. Hu" w:date="2011-08-10T20:51:00Z">
        <w:r w:rsidRPr="00CB70BE" w:rsidDel="0035714C">
          <w:rPr>
            <w:rFonts w:ascii="Times New Roman" w:hAnsi="Times New Roman"/>
            <w:color w:val="000000" w:themeColor="text1"/>
            <w:sz w:val="20"/>
            <w:szCs w:val="20"/>
          </w:rPr>
          <w:delText>B.A., Geo</w:delText>
        </w:r>
        <w:r w:rsidRPr="00CB70BE" w:rsidDel="0035714C">
          <w:rPr>
            <w:rFonts w:ascii="Times New Roman" w:hAnsi="Times New Roman"/>
            <w:color w:val="000000" w:themeColor="text1"/>
            <w:spacing w:val="-4"/>
            <w:sz w:val="20"/>
            <w:szCs w:val="20"/>
          </w:rPr>
          <w:delText>r</w:delText>
        </w:r>
        <w:r w:rsidRPr="00CB70BE" w:rsidDel="0035714C">
          <w:rPr>
            <w:rFonts w:ascii="Times New Roman" w:hAnsi="Times New Roman"/>
            <w:color w:val="000000" w:themeColor="text1"/>
            <w:sz w:val="20"/>
            <w:szCs w:val="20"/>
          </w:rPr>
          <w:delText xml:space="preserve">gia State University </w:delText>
        </w:r>
      </w:del>
    </w:p>
    <w:p w:rsidR="00493E24" w:rsidRPr="00CB70BE" w:rsidDel="0035714C" w:rsidRDefault="00493E24" w:rsidP="00493E24">
      <w:pPr>
        <w:widowControl w:val="0"/>
        <w:autoSpaceDE w:val="0"/>
        <w:autoSpaceDN w:val="0"/>
        <w:adjustRightInd w:val="0"/>
        <w:spacing w:after="0"/>
        <w:ind w:left="180" w:right="227" w:firstLine="0"/>
        <w:rPr>
          <w:del w:id="1743" w:author="W. Hu" w:date="2011-08-10T20:51:00Z"/>
          <w:rFonts w:ascii="Times New Roman" w:hAnsi="Times New Roman"/>
          <w:color w:val="000000" w:themeColor="text1"/>
          <w:sz w:val="20"/>
          <w:szCs w:val="20"/>
        </w:rPr>
      </w:pPr>
      <w:del w:id="1744" w:author="W. Hu" w:date="2011-08-10T20:51:00Z">
        <w:r w:rsidRPr="00CB70BE" w:rsidDel="0035714C">
          <w:rPr>
            <w:rFonts w:ascii="Times New Roman" w:hAnsi="Times New Roman"/>
            <w:color w:val="000000" w:themeColor="text1"/>
            <w:sz w:val="20"/>
            <w:szCs w:val="20"/>
          </w:rPr>
          <w:delText>M.B.A., Columbia College</w:delText>
        </w:r>
      </w:del>
    </w:p>
    <w:p w:rsidR="00493E24" w:rsidRPr="00CB70BE" w:rsidDel="0035714C" w:rsidRDefault="00493E24" w:rsidP="00493E24">
      <w:pPr>
        <w:widowControl w:val="0"/>
        <w:autoSpaceDE w:val="0"/>
        <w:autoSpaceDN w:val="0"/>
        <w:adjustRightInd w:val="0"/>
        <w:spacing w:after="0"/>
        <w:ind w:left="180" w:right="227" w:firstLine="0"/>
        <w:rPr>
          <w:del w:id="1745" w:author="W. Hu" w:date="2011-08-10T20:51:00Z"/>
          <w:rFonts w:ascii="Times New Roman" w:hAnsi="Times New Roman"/>
          <w:color w:val="000000" w:themeColor="text1"/>
          <w:spacing w:val="-7"/>
          <w:sz w:val="20"/>
          <w:szCs w:val="20"/>
        </w:rPr>
      </w:pPr>
    </w:p>
    <w:p w:rsidR="00493E24" w:rsidRPr="00CB70BE" w:rsidDel="0035714C" w:rsidRDefault="00493E24" w:rsidP="00493E24">
      <w:pPr>
        <w:widowControl w:val="0"/>
        <w:autoSpaceDE w:val="0"/>
        <w:autoSpaceDN w:val="0"/>
        <w:adjustRightInd w:val="0"/>
        <w:spacing w:after="0"/>
        <w:ind w:left="180" w:right="227" w:firstLine="0"/>
        <w:rPr>
          <w:del w:id="1746" w:author="W. Hu" w:date="2011-08-10T20:51:00Z"/>
          <w:rFonts w:ascii="Times New Roman" w:hAnsi="Times New Roman"/>
          <w:color w:val="000000" w:themeColor="text1"/>
          <w:sz w:val="20"/>
          <w:szCs w:val="20"/>
        </w:rPr>
      </w:pPr>
      <w:del w:id="1747" w:author="W. Hu" w:date="2011-08-10T20:51:00Z">
        <w:r w:rsidRPr="00CB70BE" w:rsidDel="0035714C">
          <w:rPr>
            <w:rFonts w:ascii="Times New Roman" w:hAnsi="Times New Roman"/>
            <w:color w:val="000000" w:themeColor="text1"/>
            <w:spacing w:val="-14"/>
            <w:sz w:val="20"/>
            <w:szCs w:val="20"/>
          </w:rPr>
          <w:delText>Porter</w:delText>
        </w:r>
        <w:r w:rsidRPr="00CB70BE" w:rsidDel="0035714C">
          <w:rPr>
            <w:rFonts w:ascii="Times New Roman" w:hAnsi="Times New Roman"/>
            <w:color w:val="000000" w:themeColor="text1"/>
            <w:sz w:val="20"/>
            <w:szCs w:val="20"/>
          </w:rPr>
          <w:delText xml:space="preserve">, Bonisha,  </w:delText>
        </w:r>
      </w:del>
    </w:p>
    <w:p w:rsidR="00493E24" w:rsidRPr="00CB70BE" w:rsidDel="0035714C" w:rsidRDefault="00493E24" w:rsidP="00493E24">
      <w:pPr>
        <w:widowControl w:val="0"/>
        <w:autoSpaceDE w:val="0"/>
        <w:autoSpaceDN w:val="0"/>
        <w:adjustRightInd w:val="0"/>
        <w:spacing w:after="0"/>
        <w:ind w:left="180" w:right="227" w:firstLine="0"/>
        <w:rPr>
          <w:del w:id="1748" w:author="W. Hu" w:date="2011-08-10T20:51:00Z"/>
          <w:rFonts w:ascii="Times New Roman" w:hAnsi="Times New Roman"/>
          <w:color w:val="000000" w:themeColor="text1"/>
          <w:sz w:val="20"/>
          <w:szCs w:val="20"/>
        </w:rPr>
      </w:pPr>
      <w:del w:id="1749" w:author="W. Hu" w:date="2011-08-10T20:51:00Z">
        <w:r w:rsidRPr="00CB70BE" w:rsidDel="0035714C">
          <w:rPr>
            <w:rFonts w:ascii="Times New Roman" w:hAnsi="Times New Roman"/>
            <w:i/>
            <w:color w:val="000000" w:themeColor="text1"/>
            <w:sz w:val="20"/>
            <w:szCs w:val="20"/>
          </w:rPr>
          <w:delText xml:space="preserve">Director, </w:delText>
        </w:r>
        <w:r w:rsidRPr="00CB70BE" w:rsidDel="0035714C">
          <w:rPr>
            <w:rFonts w:ascii="Times New Roman" w:hAnsi="Times New Roman"/>
            <w:i/>
            <w:iCs/>
            <w:color w:val="000000" w:themeColor="text1"/>
            <w:sz w:val="20"/>
            <w:szCs w:val="20"/>
          </w:rPr>
          <w:delText>Housing and Residence Life</w:delText>
        </w:r>
      </w:del>
    </w:p>
    <w:p w:rsidR="00493E24" w:rsidRPr="00CB70BE" w:rsidDel="0035714C" w:rsidRDefault="00493E24" w:rsidP="00493E24">
      <w:pPr>
        <w:widowControl w:val="0"/>
        <w:autoSpaceDE w:val="0"/>
        <w:autoSpaceDN w:val="0"/>
        <w:adjustRightInd w:val="0"/>
        <w:spacing w:after="0"/>
        <w:ind w:left="180" w:right="227" w:firstLine="0"/>
        <w:rPr>
          <w:del w:id="1750" w:author="W. Hu" w:date="2011-08-10T20:51:00Z"/>
          <w:rFonts w:ascii="Times New Roman" w:hAnsi="Times New Roman"/>
          <w:color w:val="000000" w:themeColor="text1"/>
          <w:sz w:val="20"/>
          <w:szCs w:val="20"/>
        </w:rPr>
      </w:pPr>
      <w:del w:id="1751" w:author="W. Hu" w:date="2011-08-10T20:51:00Z">
        <w:r w:rsidRPr="00CB70BE" w:rsidDel="0035714C">
          <w:rPr>
            <w:rFonts w:ascii="Times New Roman" w:hAnsi="Times New Roman"/>
            <w:color w:val="000000" w:themeColor="text1"/>
            <w:sz w:val="20"/>
            <w:szCs w:val="20"/>
          </w:rPr>
          <w:delText>B.A., Central State University</w:delText>
        </w:r>
      </w:del>
    </w:p>
    <w:p w:rsidR="00493E24" w:rsidRPr="00CB70BE" w:rsidDel="0035714C" w:rsidRDefault="00493E24" w:rsidP="00493E24">
      <w:pPr>
        <w:widowControl w:val="0"/>
        <w:autoSpaceDE w:val="0"/>
        <w:autoSpaceDN w:val="0"/>
        <w:adjustRightInd w:val="0"/>
        <w:spacing w:after="0"/>
        <w:ind w:left="180" w:right="227" w:firstLine="0"/>
        <w:rPr>
          <w:del w:id="1752" w:author="W. Hu" w:date="2011-08-10T20:51:00Z"/>
          <w:rFonts w:ascii="Times New Roman" w:hAnsi="Times New Roman"/>
          <w:color w:val="000000" w:themeColor="text1"/>
          <w:sz w:val="20"/>
          <w:szCs w:val="20"/>
        </w:rPr>
      </w:pPr>
      <w:del w:id="1753" w:author="W. Hu" w:date="2011-08-10T20:51:00Z">
        <w:r w:rsidRPr="00CB70BE" w:rsidDel="0035714C">
          <w:rPr>
            <w:rFonts w:ascii="Times New Roman" w:hAnsi="Times New Roman"/>
            <w:color w:val="000000" w:themeColor="text1"/>
            <w:sz w:val="20"/>
            <w:szCs w:val="20"/>
          </w:rPr>
          <w:delText>Qawi</w:delText>
        </w:r>
        <w:r w:rsidRPr="00CB70BE" w:rsidDel="0035714C">
          <w:rPr>
            <w:rFonts w:ascii="Times New Roman" w:hAnsi="Times New Roman"/>
            <w:color w:val="000000" w:themeColor="text1"/>
            <w:spacing w:val="-13"/>
            <w:sz w:val="20"/>
            <w:szCs w:val="20"/>
          </w:rPr>
          <w:delText>y</w:delText>
        </w:r>
        <w:r w:rsidRPr="00CB70BE" w:rsidDel="0035714C">
          <w:rPr>
            <w:rFonts w:ascii="Times New Roman" w:hAnsi="Times New Roman"/>
            <w:color w:val="000000" w:themeColor="text1"/>
            <w:sz w:val="20"/>
            <w:szCs w:val="20"/>
          </w:rPr>
          <w:delText xml:space="preserve">, Qadriyyah, </w:delText>
        </w:r>
      </w:del>
    </w:p>
    <w:p w:rsidR="00493E24" w:rsidRPr="00CB70BE" w:rsidDel="0035714C" w:rsidRDefault="00493E24" w:rsidP="00493E24">
      <w:pPr>
        <w:widowControl w:val="0"/>
        <w:autoSpaceDE w:val="0"/>
        <w:autoSpaceDN w:val="0"/>
        <w:adjustRightInd w:val="0"/>
        <w:spacing w:after="0"/>
        <w:ind w:left="180" w:right="227" w:firstLine="0"/>
        <w:rPr>
          <w:del w:id="1754" w:author="W. Hu" w:date="2011-08-10T20:51:00Z"/>
          <w:rFonts w:ascii="Times New Roman" w:hAnsi="Times New Roman"/>
          <w:color w:val="000000" w:themeColor="text1"/>
          <w:sz w:val="20"/>
          <w:szCs w:val="20"/>
        </w:rPr>
      </w:pPr>
      <w:del w:id="1755" w:author="W. Hu" w:date="2011-08-10T20:51:00Z">
        <w:r w:rsidRPr="00CB70BE" w:rsidDel="0035714C">
          <w:rPr>
            <w:rFonts w:ascii="Times New Roman" w:hAnsi="Times New Roman"/>
            <w:i/>
            <w:color w:val="000000" w:themeColor="text1"/>
            <w:sz w:val="20"/>
            <w:szCs w:val="20"/>
          </w:rPr>
          <w:delText xml:space="preserve">Director, </w:delText>
        </w:r>
        <w:r w:rsidRPr="00CB70BE" w:rsidDel="0035714C">
          <w:rPr>
            <w:rFonts w:ascii="Times New Roman" w:hAnsi="Times New Roman"/>
            <w:i/>
            <w:iCs/>
            <w:color w:val="000000" w:themeColor="text1"/>
            <w:sz w:val="20"/>
            <w:szCs w:val="20"/>
          </w:rPr>
          <w:delText>Advisement Center</w:delText>
        </w:r>
      </w:del>
    </w:p>
    <w:p w:rsidR="00493E24" w:rsidRPr="00CB70BE" w:rsidDel="0035714C" w:rsidRDefault="00493E24" w:rsidP="00493E24">
      <w:pPr>
        <w:widowControl w:val="0"/>
        <w:autoSpaceDE w:val="0"/>
        <w:autoSpaceDN w:val="0"/>
        <w:adjustRightInd w:val="0"/>
        <w:spacing w:after="0"/>
        <w:ind w:left="180" w:right="227" w:firstLine="0"/>
        <w:rPr>
          <w:del w:id="1756" w:author="W. Hu" w:date="2011-08-10T20:51:00Z"/>
          <w:rFonts w:ascii="Times New Roman" w:hAnsi="Times New Roman"/>
          <w:color w:val="000000" w:themeColor="text1"/>
          <w:sz w:val="20"/>
          <w:szCs w:val="20"/>
        </w:rPr>
      </w:pPr>
      <w:del w:id="1757" w:author="W. Hu" w:date="2011-08-10T20:51:00Z">
        <w:r w:rsidRPr="00CB70BE" w:rsidDel="0035714C">
          <w:rPr>
            <w:rFonts w:ascii="Times New Roman" w:hAnsi="Times New Roman"/>
            <w:color w:val="000000" w:themeColor="text1"/>
            <w:sz w:val="20"/>
            <w:szCs w:val="20"/>
          </w:rPr>
          <w:delText>B.S., M.Ed.,</w:delText>
        </w:r>
        <w:r w:rsidRPr="00CB70BE" w:rsidDel="0035714C">
          <w:rPr>
            <w:rFonts w:ascii="Times New Roman" w:hAnsi="Times New Roman"/>
            <w:color w:val="000000" w:themeColor="text1"/>
            <w:spacing w:val="-11"/>
            <w:sz w:val="20"/>
            <w:szCs w:val="20"/>
          </w:rPr>
          <w:delText xml:space="preserve"> </w:delText>
        </w:r>
        <w:r w:rsidRPr="00CB70BE" w:rsidDel="0035714C">
          <w:rPr>
            <w:rFonts w:ascii="Times New Roman" w:hAnsi="Times New Roman"/>
            <w:color w:val="000000" w:themeColor="text1"/>
            <w:sz w:val="20"/>
            <w:szCs w:val="20"/>
          </w:rPr>
          <w:delText>Albany State University</w:delText>
        </w:r>
      </w:del>
    </w:p>
    <w:p w:rsidR="00493E24" w:rsidRPr="00CB70BE" w:rsidDel="0035714C" w:rsidRDefault="00493E24" w:rsidP="00493E24">
      <w:pPr>
        <w:widowControl w:val="0"/>
        <w:autoSpaceDE w:val="0"/>
        <w:autoSpaceDN w:val="0"/>
        <w:adjustRightInd w:val="0"/>
        <w:spacing w:after="0"/>
        <w:ind w:left="180" w:right="227" w:firstLine="0"/>
        <w:jc w:val="both"/>
        <w:rPr>
          <w:del w:id="1758"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jc w:val="both"/>
        <w:rPr>
          <w:del w:id="1759" w:author="W. Hu" w:date="2011-08-10T20:51:00Z"/>
          <w:rFonts w:ascii="Times New Roman" w:hAnsi="Times New Roman"/>
          <w:color w:val="000000" w:themeColor="text1"/>
          <w:sz w:val="20"/>
          <w:szCs w:val="20"/>
        </w:rPr>
      </w:pPr>
      <w:del w:id="1760" w:author="W. Hu" w:date="2011-08-10T20:51:00Z">
        <w:r w:rsidRPr="00CB70BE" w:rsidDel="0035714C">
          <w:rPr>
            <w:rFonts w:ascii="Times New Roman" w:hAnsi="Times New Roman"/>
            <w:color w:val="000000" w:themeColor="text1"/>
            <w:sz w:val="20"/>
            <w:szCs w:val="20"/>
          </w:rPr>
          <w:delText xml:space="preserve">Shelton, Melvin, </w:delText>
        </w:r>
      </w:del>
    </w:p>
    <w:p w:rsidR="00493E24" w:rsidRPr="00CB70BE" w:rsidDel="0035714C" w:rsidRDefault="00493E24" w:rsidP="00493E24">
      <w:pPr>
        <w:widowControl w:val="0"/>
        <w:autoSpaceDE w:val="0"/>
        <w:autoSpaceDN w:val="0"/>
        <w:adjustRightInd w:val="0"/>
        <w:spacing w:after="0"/>
        <w:ind w:left="180" w:right="227" w:firstLine="0"/>
        <w:jc w:val="both"/>
        <w:rPr>
          <w:del w:id="1761" w:author="W. Hu" w:date="2011-08-10T20:51:00Z"/>
          <w:rFonts w:ascii="Times New Roman" w:hAnsi="Times New Roman"/>
          <w:i/>
          <w:color w:val="000000" w:themeColor="text1"/>
          <w:sz w:val="20"/>
          <w:szCs w:val="20"/>
        </w:rPr>
      </w:pPr>
      <w:del w:id="1762" w:author="W. Hu" w:date="2011-08-10T20:51:00Z">
        <w:r w:rsidRPr="00CB70BE" w:rsidDel="0035714C">
          <w:rPr>
            <w:rFonts w:ascii="Times New Roman" w:hAnsi="Times New Roman"/>
            <w:i/>
            <w:color w:val="000000" w:themeColor="text1"/>
            <w:sz w:val="20"/>
            <w:szCs w:val="20"/>
          </w:rPr>
          <w:delText>Director, VF Grant Honors Program &amp; Academic Success Initiatives</w:delText>
        </w:r>
      </w:del>
    </w:p>
    <w:p w:rsidR="00493E24" w:rsidRPr="00CB70BE" w:rsidDel="0035714C" w:rsidRDefault="00493E24" w:rsidP="00493E24">
      <w:pPr>
        <w:widowControl w:val="0"/>
        <w:autoSpaceDE w:val="0"/>
        <w:autoSpaceDN w:val="0"/>
        <w:adjustRightInd w:val="0"/>
        <w:spacing w:after="0"/>
        <w:ind w:left="180" w:right="227" w:firstLine="0"/>
        <w:jc w:val="both"/>
        <w:rPr>
          <w:del w:id="1763" w:author="W. Hu" w:date="2011-08-10T20:51:00Z"/>
          <w:rFonts w:ascii="Times New Roman" w:hAnsi="Times New Roman"/>
          <w:color w:val="000000" w:themeColor="text1"/>
          <w:sz w:val="20"/>
          <w:szCs w:val="20"/>
        </w:rPr>
      </w:pPr>
      <w:del w:id="1764" w:author="W. Hu" w:date="2011-08-10T20:51:00Z">
        <w:r w:rsidRPr="00CB70BE" w:rsidDel="0035714C">
          <w:rPr>
            <w:rFonts w:ascii="Times New Roman" w:hAnsi="Times New Roman"/>
            <w:color w:val="000000" w:themeColor="text1"/>
            <w:sz w:val="20"/>
            <w:szCs w:val="20"/>
          </w:rPr>
          <w:delText>B.A., Albany State College</w:delText>
        </w:r>
      </w:del>
    </w:p>
    <w:p w:rsidR="00493E24" w:rsidRPr="00CB70BE" w:rsidDel="0035714C" w:rsidRDefault="00493E24" w:rsidP="00493E24">
      <w:pPr>
        <w:widowControl w:val="0"/>
        <w:autoSpaceDE w:val="0"/>
        <w:autoSpaceDN w:val="0"/>
        <w:adjustRightInd w:val="0"/>
        <w:spacing w:after="0"/>
        <w:ind w:left="180" w:right="227" w:firstLine="0"/>
        <w:jc w:val="both"/>
        <w:rPr>
          <w:del w:id="1765" w:author="W. Hu" w:date="2011-08-10T20:51:00Z"/>
          <w:rFonts w:ascii="Times New Roman" w:hAnsi="Times New Roman"/>
          <w:color w:val="000000" w:themeColor="text1"/>
          <w:sz w:val="20"/>
          <w:szCs w:val="20"/>
        </w:rPr>
      </w:pPr>
      <w:del w:id="1766" w:author="W. Hu" w:date="2011-08-10T20:51:00Z">
        <w:r w:rsidRPr="00CB70BE" w:rsidDel="0035714C">
          <w:rPr>
            <w:rFonts w:ascii="Times New Roman" w:hAnsi="Times New Roman"/>
            <w:color w:val="000000" w:themeColor="text1"/>
            <w:sz w:val="20"/>
            <w:szCs w:val="20"/>
          </w:rPr>
          <w:delText>M.Ed., Georgia State University</w:delText>
        </w:r>
      </w:del>
    </w:p>
    <w:p w:rsidR="00493E24" w:rsidRPr="00CB70BE" w:rsidDel="0035714C" w:rsidRDefault="00493E24" w:rsidP="00493E24">
      <w:pPr>
        <w:widowControl w:val="0"/>
        <w:autoSpaceDE w:val="0"/>
        <w:autoSpaceDN w:val="0"/>
        <w:adjustRightInd w:val="0"/>
        <w:spacing w:after="0"/>
        <w:ind w:left="180" w:right="227" w:firstLine="0"/>
        <w:rPr>
          <w:del w:id="1767" w:author="W. Hu" w:date="2011-08-10T20:51:00Z"/>
          <w:rFonts w:ascii="Times New Roman" w:hAnsi="Times New Roman"/>
          <w:color w:val="000000" w:themeColor="text1"/>
          <w:spacing w:val="-7"/>
          <w:sz w:val="20"/>
          <w:szCs w:val="20"/>
        </w:rPr>
      </w:pPr>
      <w:del w:id="1768" w:author="W. Hu" w:date="2011-08-10T20:51:00Z">
        <w:r w:rsidRPr="00CB70BE" w:rsidDel="0035714C">
          <w:rPr>
            <w:rFonts w:ascii="Times New Roman" w:hAnsi="Times New Roman"/>
            <w:color w:val="000000" w:themeColor="text1"/>
            <w:sz w:val="20"/>
            <w:szCs w:val="20"/>
          </w:rPr>
          <w:delText>Ed.D., Valdosta State University</w:delText>
        </w:r>
      </w:del>
    </w:p>
    <w:p w:rsidR="00493E24" w:rsidRPr="00CB70BE" w:rsidDel="0035714C" w:rsidRDefault="00493E24" w:rsidP="00493E24">
      <w:pPr>
        <w:widowControl w:val="0"/>
        <w:autoSpaceDE w:val="0"/>
        <w:autoSpaceDN w:val="0"/>
        <w:adjustRightInd w:val="0"/>
        <w:spacing w:after="0"/>
        <w:ind w:left="180" w:right="227" w:firstLine="0"/>
        <w:rPr>
          <w:del w:id="1769" w:author="W. Hu" w:date="2011-08-10T20:51:00Z"/>
          <w:rFonts w:ascii="Times New Roman" w:hAnsi="Times New Roman"/>
          <w:color w:val="000000" w:themeColor="text1"/>
          <w:spacing w:val="-7"/>
          <w:sz w:val="20"/>
          <w:szCs w:val="20"/>
        </w:rPr>
      </w:pPr>
    </w:p>
    <w:p w:rsidR="00493E24" w:rsidRPr="00CB70BE" w:rsidDel="0035714C" w:rsidRDefault="00493E24" w:rsidP="00493E24">
      <w:pPr>
        <w:widowControl w:val="0"/>
        <w:autoSpaceDE w:val="0"/>
        <w:autoSpaceDN w:val="0"/>
        <w:adjustRightInd w:val="0"/>
        <w:spacing w:after="0"/>
        <w:ind w:left="180" w:right="227" w:firstLine="0"/>
        <w:rPr>
          <w:del w:id="1770" w:author="W. Hu" w:date="2011-08-10T20:51:00Z"/>
          <w:rFonts w:ascii="Times New Roman" w:hAnsi="Times New Roman"/>
          <w:color w:val="000000" w:themeColor="text1"/>
          <w:sz w:val="20"/>
          <w:szCs w:val="20"/>
        </w:rPr>
      </w:pPr>
      <w:del w:id="1771" w:author="W. Hu" w:date="2011-08-10T20:51:00Z">
        <w:r w:rsidRPr="00CB70BE" w:rsidDel="0035714C">
          <w:rPr>
            <w:rFonts w:ascii="Times New Roman" w:hAnsi="Times New Roman"/>
            <w:color w:val="000000" w:themeColor="text1"/>
            <w:spacing w:val="-7"/>
            <w:sz w:val="20"/>
            <w:szCs w:val="20"/>
          </w:rPr>
          <w:delText>T</w:delText>
        </w:r>
        <w:r w:rsidRPr="00CB70BE" w:rsidDel="0035714C">
          <w:rPr>
            <w:rFonts w:ascii="Times New Roman" w:hAnsi="Times New Roman"/>
            <w:color w:val="000000" w:themeColor="text1"/>
            <w:sz w:val="20"/>
            <w:szCs w:val="20"/>
          </w:rPr>
          <w:delText xml:space="preserve">rice, Gwinetta, </w:delText>
        </w:r>
      </w:del>
    </w:p>
    <w:p w:rsidR="00493E24" w:rsidRPr="00CB70BE" w:rsidDel="0035714C" w:rsidRDefault="00493E24" w:rsidP="00493E24">
      <w:pPr>
        <w:widowControl w:val="0"/>
        <w:autoSpaceDE w:val="0"/>
        <w:autoSpaceDN w:val="0"/>
        <w:adjustRightInd w:val="0"/>
        <w:spacing w:after="0"/>
        <w:ind w:left="180" w:right="227" w:firstLine="0"/>
        <w:rPr>
          <w:del w:id="1772" w:author="W. Hu" w:date="2011-08-10T20:51:00Z"/>
          <w:rFonts w:ascii="Times New Roman" w:hAnsi="Times New Roman"/>
          <w:color w:val="000000" w:themeColor="text1"/>
          <w:sz w:val="20"/>
          <w:szCs w:val="20"/>
        </w:rPr>
      </w:pPr>
      <w:del w:id="1773" w:author="W. Hu" w:date="2011-08-10T20:51:00Z">
        <w:r w:rsidRPr="00CB70BE" w:rsidDel="0035714C">
          <w:rPr>
            <w:rFonts w:ascii="Times New Roman" w:hAnsi="Times New Roman"/>
            <w:i/>
            <w:color w:val="000000" w:themeColor="text1"/>
            <w:sz w:val="20"/>
            <w:szCs w:val="20"/>
          </w:rPr>
          <w:delText xml:space="preserve">Director, </w:delText>
        </w:r>
        <w:r w:rsidRPr="00CB70BE" w:rsidDel="0035714C">
          <w:rPr>
            <w:rFonts w:ascii="Times New Roman" w:hAnsi="Times New Roman"/>
            <w:i/>
            <w:iCs/>
            <w:color w:val="000000" w:themeColor="text1"/>
            <w:sz w:val="20"/>
            <w:szCs w:val="20"/>
          </w:rPr>
          <w:delText>Student</w:delText>
        </w:r>
        <w:r w:rsidRPr="00CB70BE" w:rsidDel="0035714C">
          <w:rPr>
            <w:rFonts w:ascii="Times New Roman" w:hAnsi="Times New Roman"/>
            <w:i/>
            <w:iCs/>
            <w:color w:val="000000" w:themeColor="text1"/>
            <w:spacing w:val="-4"/>
            <w:sz w:val="20"/>
            <w:szCs w:val="20"/>
          </w:rPr>
          <w:delText xml:space="preserve"> </w:delText>
        </w:r>
        <w:r w:rsidRPr="00CB70BE" w:rsidDel="0035714C">
          <w:rPr>
            <w:rFonts w:ascii="Times New Roman" w:hAnsi="Times New Roman"/>
            <w:i/>
            <w:iCs/>
            <w:color w:val="000000" w:themeColor="text1"/>
            <w:sz w:val="20"/>
            <w:szCs w:val="20"/>
          </w:rPr>
          <w:delText>Activities</w:delText>
        </w:r>
      </w:del>
    </w:p>
    <w:p w:rsidR="00493E24" w:rsidRPr="00CB70BE" w:rsidDel="0035714C" w:rsidRDefault="00493E24" w:rsidP="00493E24">
      <w:pPr>
        <w:widowControl w:val="0"/>
        <w:autoSpaceDE w:val="0"/>
        <w:autoSpaceDN w:val="0"/>
        <w:adjustRightInd w:val="0"/>
        <w:spacing w:after="0"/>
        <w:ind w:left="180" w:right="227" w:firstLine="0"/>
        <w:rPr>
          <w:del w:id="1774" w:author="W. Hu" w:date="2011-08-10T20:51:00Z"/>
          <w:rFonts w:ascii="Times New Roman" w:hAnsi="Times New Roman"/>
          <w:color w:val="000000" w:themeColor="text1"/>
          <w:sz w:val="20"/>
          <w:szCs w:val="20"/>
        </w:rPr>
      </w:pPr>
      <w:del w:id="1775" w:author="W. Hu" w:date="2011-08-10T20:51:00Z">
        <w:r w:rsidRPr="00CB70BE" w:rsidDel="0035714C">
          <w:rPr>
            <w:rFonts w:ascii="Times New Roman" w:hAnsi="Times New Roman"/>
            <w:color w:val="000000" w:themeColor="text1"/>
            <w:sz w:val="20"/>
            <w:szCs w:val="20"/>
          </w:rPr>
          <w:delText>B.S., M.B.A.,</w:delText>
        </w:r>
        <w:r w:rsidRPr="00CB70BE" w:rsidDel="0035714C">
          <w:rPr>
            <w:rFonts w:ascii="Times New Roman" w:hAnsi="Times New Roman"/>
            <w:color w:val="000000" w:themeColor="text1"/>
            <w:spacing w:val="-11"/>
            <w:sz w:val="20"/>
            <w:szCs w:val="20"/>
          </w:rPr>
          <w:delText xml:space="preserve"> </w:delText>
        </w:r>
        <w:r w:rsidRPr="00CB70BE" w:rsidDel="0035714C">
          <w:rPr>
            <w:rFonts w:ascii="Times New Roman" w:hAnsi="Times New Roman"/>
            <w:color w:val="000000" w:themeColor="text1"/>
            <w:sz w:val="20"/>
            <w:szCs w:val="20"/>
          </w:rPr>
          <w:delText>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776"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1777" w:author="W. Hu" w:date="2011-08-10T20:51:00Z"/>
          <w:rFonts w:ascii="Times New Roman" w:hAnsi="Times New Roman"/>
          <w:color w:val="000000" w:themeColor="text1"/>
          <w:sz w:val="20"/>
          <w:szCs w:val="20"/>
        </w:rPr>
      </w:pPr>
      <w:del w:id="1778" w:author="W. Hu" w:date="2011-08-10T20:51:00Z">
        <w:r w:rsidRPr="00CB70BE" w:rsidDel="0035714C">
          <w:rPr>
            <w:rFonts w:ascii="Times New Roman" w:hAnsi="Times New Roman"/>
            <w:color w:val="000000" w:themeColor="text1"/>
            <w:sz w:val="20"/>
            <w:szCs w:val="20"/>
          </w:rPr>
          <w:delText xml:space="preserve">Vicki Phillips, </w:delText>
        </w:r>
      </w:del>
    </w:p>
    <w:p w:rsidR="00493E24" w:rsidRPr="00CB70BE" w:rsidDel="0035714C" w:rsidRDefault="00493E24" w:rsidP="00493E24">
      <w:pPr>
        <w:widowControl w:val="0"/>
        <w:autoSpaceDE w:val="0"/>
        <w:autoSpaceDN w:val="0"/>
        <w:adjustRightInd w:val="0"/>
        <w:spacing w:after="0"/>
        <w:ind w:left="180" w:right="227" w:firstLine="0"/>
        <w:rPr>
          <w:del w:id="1779" w:author="W. Hu" w:date="2011-08-10T20:51:00Z"/>
          <w:rFonts w:ascii="Times New Roman" w:hAnsi="Times New Roman"/>
          <w:i/>
          <w:iCs/>
          <w:color w:val="000000" w:themeColor="text1"/>
          <w:sz w:val="20"/>
          <w:szCs w:val="20"/>
        </w:rPr>
      </w:pPr>
      <w:del w:id="1780" w:author="W. Hu" w:date="2011-08-10T20:51:00Z">
        <w:r w:rsidRPr="00CB70BE" w:rsidDel="0035714C">
          <w:rPr>
            <w:rFonts w:ascii="Times New Roman" w:hAnsi="Times New Roman"/>
            <w:i/>
            <w:color w:val="000000" w:themeColor="text1"/>
            <w:sz w:val="20"/>
            <w:szCs w:val="20"/>
          </w:rPr>
          <w:delText>Director,</w:delText>
        </w:r>
        <w:r w:rsidRPr="00CB70BE" w:rsidDel="0035714C">
          <w:rPr>
            <w:rFonts w:ascii="Times New Roman" w:hAnsi="Times New Roman"/>
            <w:color w:val="000000" w:themeColor="text1"/>
            <w:sz w:val="20"/>
            <w:szCs w:val="20"/>
          </w:rPr>
          <w:delText xml:space="preserve"> </w:delText>
        </w:r>
        <w:r w:rsidRPr="00CB70BE" w:rsidDel="0035714C">
          <w:rPr>
            <w:rFonts w:ascii="Times New Roman" w:hAnsi="Times New Roman"/>
            <w:i/>
            <w:iCs/>
            <w:color w:val="000000" w:themeColor="text1"/>
            <w:sz w:val="20"/>
            <w:szCs w:val="20"/>
          </w:rPr>
          <w:delText xml:space="preserve">Student Health Services </w:delText>
        </w:r>
      </w:del>
    </w:p>
    <w:p w:rsidR="00493E24" w:rsidRPr="00CB70BE" w:rsidDel="0035714C" w:rsidRDefault="00493E24" w:rsidP="00493E24">
      <w:pPr>
        <w:widowControl w:val="0"/>
        <w:autoSpaceDE w:val="0"/>
        <w:autoSpaceDN w:val="0"/>
        <w:adjustRightInd w:val="0"/>
        <w:spacing w:after="0"/>
        <w:ind w:left="180" w:right="227" w:firstLine="0"/>
        <w:rPr>
          <w:del w:id="1781" w:author="W. Hu" w:date="2011-08-10T20:51:00Z"/>
          <w:rFonts w:ascii="Times New Roman" w:hAnsi="Times New Roman"/>
          <w:color w:val="000000" w:themeColor="text1"/>
          <w:sz w:val="20"/>
          <w:szCs w:val="20"/>
        </w:rPr>
      </w:pPr>
      <w:del w:id="1782" w:author="W. Hu" w:date="2011-08-10T20:51:00Z">
        <w:r w:rsidRPr="00CB70BE" w:rsidDel="0035714C">
          <w:rPr>
            <w:rFonts w:ascii="Times New Roman" w:hAnsi="Times New Roman"/>
            <w:color w:val="000000" w:themeColor="text1"/>
            <w:sz w:val="20"/>
            <w:szCs w:val="20"/>
          </w:rPr>
          <w:delText>B.S.N.,</w:delText>
        </w:r>
        <w:r w:rsidRPr="00CB70BE" w:rsidDel="0035714C">
          <w:rPr>
            <w:rFonts w:ascii="Times New Roman" w:hAnsi="Times New Roman"/>
            <w:color w:val="000000" w:themeColor="text1"/>
            <w:spacing w:val="-11"/>
            <w:sz w:val="20"/>
            <w:szCs w:val="20"/>
          </w:rPr>
          <w:delText xml:space="preserve"> </w:delText>
        </w:r>
        <w:r w:rsidR="007F2FD9" w:rsidDel="0035714C">
          <w:rPr>
            <w:rFonts w:ascii="Times New Roman" w:hAnsi="Times New Roman"/>
            <w:color w:val="000000" w:themeColor="text1"/>
            <w:spacing w:val="-11"/>
            <w:sz w:val="20"/>
            <w:szCs w:val="20"/>
          </w:rPr>
          <w:delText xml:space="preserve">M.S.N., </w:delText>
        </w:r>
        <w:r w:rsidRPr="00CB70BE" w:rsidDel="0035714C">
          <w:rPr>
            <w:rFonts w:ascii="Times New Roman" w:hAnsi="Times New Roman"/>
            <w:color w:val="000000" w:themeColor="text1"/>
            <w:sz w:val="20"/>
            <w:szCs w:val="20"/>
          </w:rPr>
          <w:delText>Albany State College</w:delText>
        </w:r>
      </w:del>
    </w:p>
    <w:p w:rsidR="00B33835" w:rsidRPr="00193DE2" w:rsidDel="0035714C" w:rsidRDefault="007F2FD9" w:rsidP="00493E24">
      <w:pPr>
        <w:widowControl w:val="0"/>
        <w:autoSpaceDE w:val="0"/>
        <w:autoSpaceDN w:val="0"/>
        <w:adjustRightInd w:val="0"/>
        <w:spacing w:before="10" w:after="0"/>
        <w:ind w:left="180" w:right="180" w:firstLine="0"/>
        <w:rPr>
          <w:del w:id="1783" w:author="W. Hu" w:date="2011-08-10T20:51:00Z"/>
          <w:rFonts w:ascii="Times New Roman" w:hAnsi="Times New Roman"/>
          <w:color w:val="000000" w:themeColor="text1"/>
          <w:sz w:val="20"/>
          <w:szCs w:val="20"/>
        </w:rPr>
      </w:pPr>
      <w:del w:id="1784" w:author="W. Hu" w:date="2011-08-10T20:51:00Z">
        <w:r w:rsidDel="0035714C">
          <w:rPr>
            <w:rFonts w:ascii="Times New Roman" w:hAnsi="Times New Roman"/>
            <w:color w:val="000000" w:themeColor="text1"/>
            <w:sz w:val="20"/>
            <w:szCs w:val="20"/>
          </w:rPr>
          <w:delText>DNP</w:delText>
        </w:r>
        <w:r w:rsidR="00493E24" w:rsidRPr="00CB70BE" w:rsidDel="0035714C">
          <w:rPr>
            <w:rFonts w:ascii="Times New Roman" w:hAnsi="Times New Roman"/>
            <w:color w:val="000000" w:themeColor="text1"/>
            <w:sz w:val="20"/>
            <w:szCs w:val="20"/>
          </w:rPr>
          <w:delText>, Medical College of Geo</w:delText>
        </w:r>
        <w:r w:rsidR="00493E24" w:rsidRPr="00CB70BE" w:rsidDel="0035714C">
          <w:rPr>
            <w:rFonts w:ascii="Times New Roman" w:hAnsi="Times New Roman"/>
            <w:color w:val="000000" w:themeColor="text1"/>
            <w:spacing w:val="-4"/>
            <w:sz w:val="20"/>
            <w:szCs w:val="20"/>
          </w:rPr>
          <w:delText>r</w:delText>
        </w:r>
        <w:r w:rsidR="00493E24" w:rsidRPr="00CB70BE" w:rsidDel="0035714C">
          <w:rPr>
            <w:rFonts w:ascii="Times New Roman" w:hAnsi="Times New Roman"/>
            <w:color w:val="000000" w:themeColor="text1"/>
            <w:sz w:val="20"/>
            <w:szCs w:val="20"/>
          </w:rPr>
          <w:delText>gia</w:delText>
        </w:r>
      </w:del>
    </w:p>
    <w:p w:rsidR="00B33835" w:rsidRPr="00193DE2" w:rsidDel="0035714C" w:rsidRDefault="00B33835" w:rsidP="00B33835">
      <w:pPr>
        <w:widowControl w:val="0"/>
        <w:autoSpaceDE w:val="0"/>
        <w:autoSpaceDN w:val="0"/>
        <w:adjustRightInd w:val="0"/>
        <w:spacing w:before="10" w:after="0"/>
        <w:ind w:left="360" w:right="180" w:firstLine="0"/>
        <w:rPr>
          <w:del w:id="1785"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1786" w:author="W. Hu" w:date="2011-08-10T20:51:00Z"/>
          <w:rFonts w:ascii="Times New Roman" w:hAnsi="Times New Roman"/>
          <w:i/>
          <w:iCs/>
          <w:color w:val="000000" w:themeColor="text1"/>
          <w:sz w:val="20"/>
          <w:szCs w:val="20"/>
        </w:rPr>
      </w:pPr>
      <w:del w:id="1787" w:author="W. Hu" w:date="2011-08-10T20:51:00Z">
        <w:r w:rsidRPr="00CB70BE" w:rsidDel="0035714C">
          <w:rPr>
            <w:rFonts w:ascii="Times New Roman" w:hAnsi="Times New Roman"/>
            <w:i/>
            <w:iCs/>
            <w:color w:val="000000" w:themeColor="text1"/>
            <w:sz w:val="20"/>
            <w:szCs w:val="20"/>
          </w:rPr>
          <w:delText xml:space="preserve">White, William, </w:delText>
        </w:r>
      </w:del>
    </w:p>
    <w:p w:rsidR="00493E24" w:rsidRPr="00CB70BE" w:rsidDel="0035714C" w:rsidRDefault="00493E24" w:rsidP="00493E24">
      <w:pPr>
        <w:widowControl w:val="0"/>
        <w:autoSpaceDE w:val="0"/>
        <w:autoSpaceDN w:val="0"/>
        <w:adjustRightInd w:val="0"/>
        <w:spacing w:after="0"/>
        <w:ind w:left="180" w:right="227" w:firstLine="0"/>
        <w:rPr>
          <w:del w:id="1788" w:author="W. Hu" w:date="2011-08-10T20:51:00Z"/>
          <w:rFonts w:ascii="Times New Roman" w:hAnsi="Times New Roman"/>
          <w:color w:val="000000" w:themeColor="text1"/>
          <w:sz w:val="20"/>
          <w:szCs w:val="20"/>
        </w:rPr>
      </w:pPr>
      <w:del w:id="1789" w:author="W. Hu" w:date="2011-08-10T20:51:00Z">
        <w:r w:rsidRPr="00CB70BE" w:rsidDel="0035714C">
          <w:rPr>
            <w:rFonts w:ascii="Times New Roman" w:hAnsi="Times New Roman"/>
            <w:i/>
            <w:iCs/>
            <w:color w:val="000000" w:themeColor="text1"/>
            <w:sz w:val="20"/>
            <w:szCs w:val="20"/>
          </w:rPr>
          <w:delText>Di</w:delText>
        </w:r>
        <w:r w:rsidRPr="00CB70BE" w:rsidDel="0035714C">
          <w:rPr>
            <w:rFonts w:ascii="Times New Roman" w:hAnsi="Times New Roman"/>
            <w:i/>
            <w:iCs/>
            <w:color w:val="000000" w:themeColor="text1"/>
            <w:spacing w:val="-7"/>
            <w:sz w:val="20"/>
            <w:szCs w:val="20"/>
          </w:rPr>
          <w:delText>r</w:delText>
        </w:r>
        <w:r w:rsidRPr="00CB70BE" w:rsidDel="0035714C">
          <w:rPr>
            <w:rFonts w:ascii="Times New Roman" w:hAnsi="Times New Roman"/>
            <w:i/>
            <w:iCs/>
            <w:color w:val="000000" w:themeColor="text1"/>
            <w:sz w:val="20"/>
            <w:szCs w:val="20"/>
          </w:rPr>
          <w:delText>ector of ROTC</w:delText>
        </w:r>
      </w:del>
    </w:p>
    <w:p w:rsidR="00493E24" w:rsidRPr="00CB70BE" w:rsidDel="0035714C" w:rsidRDefault="00493E24" w:rsidP="00493E24">
      <w:pPr>
        <w:widowControl w:val="0"/>
        <w:autoSpaceDE w:val="0"/>
        <w:autoSpaceDN w:val="0"/>
        <w:adjustRightInd w:val="0"/>
        <w:spacing w:after="0"/>
        <w:ind w:left="180" w:right="227" w:firstLine="0"/>
        <w:rPr>
          <w:del w:id="1790" w:author="W. Hu" w:date="2011-08-10T20:51:00Z"/>
          <w:rFonts w:ascii="Times New Roman" w:hAnsi="Times New Roman"/>
          <w:color w:val="000000" w:themeColor="text1"/>
          <w:sz w:val="20"/>
          <w:szCs w:val="20"/>
        </w:rPr>
      </w:pPr>
      <w:del w:id="1791" w:author="W. Hu" w:date="2011-08-10T20:51:00Z">
        <w:r w:rsidRPr="00CB70BE" w:rsidDel="0035714C">
          <w:rPr>
            <w:rFonts w:ascii="Times New Roman" w:hAnsi="Times New Roman"/>
            <w:color w:val="000000" w:themeColor="text1"/>
            <w:sz w:val="20"/>
            <w:szCs w:val="20"/>
          </w:rPr>
          <w:delText>B.S., M.S., Troy State University</w:delText>
        </w:r>
      </w:del>
    </w:p>
    <w:p w:rsidR="00493E24" w:rsidRPr="00CB70BE" w:rsidDel="0035714C" w:rsidRDefault="00493E24" w:rsidP="00493E24">
      <w:pPr>
        <w:widowControl w:val="0"/>
        <w:autoSpaceDE w:val="0"/>
        <w:autoSpaceDN w:val="0"/>
        <w:adjustRightInd w:val="0"/>
        <w:spacing w:after="0"/>
        <w:ind w:left="180" w:right="227" w:firstLine="0"/>
        <w:rPr>
          <w:del w:id="1792" w:author="W. Hu" w:date="2011-08-10T20:51:00Z"/>
          <w:rFonts w:ascii="Times New Roman" w:hAnsi="Times New Roman"/>
          <w:color w:val="000000" w:themeColor="text1"/>
          <w:sz w:val="20"/>
          <w:szCs w:val="20"/>
        </w:rPr>
      </w:pPr>
      <w:del w:id="1793" w:author="W. Hu" w:date="2011-08-10T20:51:00Z">
        <w:r w:rsidRPr="00CB70BE" w:rsidDel="0035714C">
          <w:rPr>
            <w:rFonts w:ascii="Times New Roman" w:hAnsi="Times New Roman"/>
            <w:color w:val="000000" w:themeColor="text1"/>
            <w:sz w:val="20"/>
            <w:szCs w:val="20"/>
          </w:rPr>
          <w:delText>M.A., University at Buffalo, the State University of New York</w:delText>
        </w:r>
      </w:del>
    </w:p>
    <w:p w:rsidR="00493E24" w:rsidRPr="00CB70BE" w:rsidDel="0035714C" w:rsidRDefault="00493E24" w:rsidP="00493E24">
      <w:pPr>
        <w:widowControl w:val="0"/>
        <w:autoSpaceDE w:val="0"/>
        <w:autoSpaceDN w:val="0"/>
        <w:adjustRightInd w:val="0"/>
        <w:spacing w:after="0"/>
        <w:ind w:left="180" w:right="227" w:firstLine="0"/>
        <w:rPr>
          <w:del w:id="1794"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1795" w:author="W. Hu" w:date="2011-08-10T20:51:00Z"/>
          <w:rFonts w:ascii="Times New Roman" w:hAnsi="Times New Roman"/>
          <w:color w:val="000000" w:themeColor="text1"/>
          <w:sz w:val="20"/>
          <w:szCs w:val="20"/>
        </w:rPr>
      </w:pPr>
      <w:del w:id="1796" w:author="W. Hu" w:date="2011-08-10T20:51:00Z">
        <w:r w:rsidRPr="00CB70BE" w:rsidDel="0035714C">
          <w:rPr>
            <w:rFonts w:ascii="Times New Roman" w:hAnsi="Times New Roman"/>
            <w:color w:val="000000" w:themeColor="text1"/>
            <w:sz w:val="20"/>
            <w:szCs w:val="20"/>
          </w:rPr>
          <w:delText xml:space="preserve">Williams, Connie, </w:delText>
        </w:r>
      </w:del>
    </w:p>
    <w:p w:rsidR="00493E24" w:rsidRPr="00CB70BE" w:rsidDel="0035714C" w:rsidRDefault="00493E24" w:rsidP="00493E24">
      <w:pPr>
        <w:widowControl w:val="0"/>
        <w:autoSpaceDE w:val="0"/>
        <w:autoSpaceDN w:val="0"/>
        <w:adjustRightInd w:val="0"/>
        <w:spacing w:after="0"/>
        <w:ind w:left="180" w:right="227" w:firstLine="0"/>
        <w:rPr>
          <w:del w:id="1797" w:author="W. Hu" w:date="2011-08-10T20:51:00Z"/>
          <w:rFonts w:ascii="Times New Roman" w:hAnsi="Times New Roman"/>
          <w:i/>
          <w:color w:val="000000" w:themeColor="text1"/>
          <w:sz w:val="20"/>
          <w:szCs w:val="20"/>
        </w:rPr>
      </w:pPr>
      <w:del w:id="1798" w:author="W. Hu" w:date="2011-08-10T20:51:00Z">
        <w:r w:rsidRPr="00CB70BE" w:rsidDel="0035714C">
          <w:rPr>
            <w:rFonts w:ascii="Times New Roman" w:hAnsi="Times New Roman"/>
            <w:i/>
            <w:color w:val="000000" w:themeColor="text1"/>
            <w:sz w:val="20"/>
            <w:szCs w:val="20"/>
          </w:rPr>
          <w:delText>Director of Telecommunications</w:delText>
        </w:r>
      </w:del>
    </w:p>
    <w:p w:rsidR="00493E24" w:rsidRPr="00CB70BE" w:rsidDel="0035714C" w:rsidRDefault="00493E24" w:rsidP="00493E24">
      <w:pPr>
        <w:widowControl w:val="0"/>
        <w:autoSpaceDE w:val="0"/>
        <w:autoSpaceDN w:val="0"/>
        <w:adjustRightInd w:val="0"/>
        <w:spacing w:after="0"/>
        <w:ind w:left="180" w:right="227" w:firstLine="0"/>
        <w:rPr>
          <w:del w:id="1799" w:author="W. Hu" w:date="2011-08-10T20:51:00Z"/>
          <w:rFonts w:ascii="Times New Roman" w:hAnsi="Times New Roman"/>
          <w:color w:val="000000" w:themeColor="text1"/>
          <w:sz w:val="20"/>
          <w:szCs w:val="20"/>
        </w:rPr>
      </w:pPr>
      <w:del w:id="1800" w:author="W. Hu" w:date="2011-08-10T20:51:00Z">
        <w:r w:rsidRPr="00CB70BE" w:rsidDel="0035714C">
          <w:rPr>
            <w:rFonts w:ascii="Times New Roman" w:hAnsi="Times New Roman"/>
            <w:color w:val="000000" w:themeColor="text1"/>
            <w:sz w:val="20"/>
            <w:szCs w:val="20"/>
          </w:rPr>
          <w:delText>B.A., Mississippi State University</w:delText>
        </w:r>
      </w:del>
    </w:p>
    <w:p w:rsidR="00493E24" w:rsidRPr="00CB70BE" w:rsidDel="0035714C" w:rsidRDefault="00493E24" w:rsidP="00493E24">
      <w:pPr>
        <w:widowControl w:val="0"/>
        <w:autoSpaceDE w:val="0"/>
        <w:autoSpaceDN w:val="0"/>
        <w:adjustRightInd w:val="0"/>
        <w:spacing w:after="0"/>
        <w:ind w:left="180" w:right="227" w:firstLine="0"/>
        <w:rPr>
          <w:del w:id="1801" w:author="W. Hu" w:date="2011-08-10T20:51:00Z"/>
          <w:rFonts w:ascii="Times New Roman" w:hAnsi="Times New Roman"/>
          <w:color w:val="000000" w:themeColor="text1"/>
          <w:sz w:val="20"/>
          <w:szCs w:val="20"/>
        </w:rPr>
      </w:pPr>
      <w:del w:id="1802" w:author="W. Hu" w:date="2011-08-10T20:51:00Z">
        <w:r w:rsidRPr="00CB70BE" w:rsidDel="0035714C">
          <w:rPr>
            <w:rFonts w:ascii="Times New Roman" w:hAnsi="Times New Roman"/>
            <w:color w:val="000000" w:themeColor="text1"/>
            <w:sz w:val="20"/>
            <w:szCs w:val="20"/>
          </w:rPr>
          <w:delText>M.A., University of Mississippi</w:delText>
        </w:r>
      </w:del>
    </w:p>
    <w:p w:rsidR="00493E24" w:rsidRPr="00CB70BE" w:rsidDel="0035714C" w:rsidRDefault="00493E24" w:rsidP="00493E24">
      <w:pPr>
        <w:widowControl w:val="0"/>
        <w:autoSpaceDE w:val="0"/>
        <w:autoSpaceDN w:val="0"/>
        <w:adjustRightInd w:val="0"/>
        <w:spacing w:after="0"/>
        <w:ind w:left="180" w:right="227" w:firstLine="0"/>
        <w:rPr>
          <w:del w:id="1803"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1804" w:author="W. Hu" w:date="2011-08-10T20:51:00Z"/>
          <w:rFonts w:ascii="Times New Roman" w:hAnsi="Times New Roman"/>
          <w:color w:val="000000" w:themeColor="text1"/>
          <w:sz w:val="20"/>
          <w:szCs w:val="20"/>
        </w:rPr>
      </w:pPr>
      <w:del w:id="1805" w:author="W. Hu" w:date="2011-08-10T20:51:00Z">
        <w:r w:rsidRPr="00CB70BE" w:rsidDel="0035714C">
          <w:rPr>
            <w:rFonts w:ascii="Times New Roman" w:hAnsi="Times New Roman"/>
            <w:color w:val="000000" w:themeColor="text1"/>
            <w:spacing w:val="-8"/>
            <w:sz w:val="20"/>
            <w:szCs w:val="20"/>
          </w:rPr>
          <w:delText>W</w:delText>
        </w:r>
        <w:r w:rsidRPr="00CB70BE" w:rsidDel="0035714C">
          <w:rPr>
            <w:rFonts w:ascii="Times New Roman" w:hAnsi="Times New Roman"/>
            <w:color w:val="000000" w:themeColor="text1"/>
            <w:sz w:val="20"/>
            <w:szCs w:val="20"/>
          </w:rPr>
          <w:delText xml:space="preserve">illiams, Glorya E., </w:delText>
        </w:r>
      </w:del>
    </w:p>
    <w:p w:rsidR="00493E24" w:rsidRPr="00CB70BE" w:rsidDel="0035714C" w:rsidRDefault="00493E24" w:rsidP="00493E24">
      <w:pPr>
        <w:widowControl w:val="0"/>
        <w:autoSpaceDE w:val="0"/>
        <w:autoSpaceDN w:val="0"/>
        <w:adjustRightInd w:val="0"/>
        <w:spacing w:after="0"/>
        <w:ind w:left="180" w:right="227" w:firstLine="0"/>
        <w:rPr>
          <w:del w:id="1806" w:author="W. Hu" w:date="2011-08-10T20:51:00Z"/>
          <w:rFonts w:ascii="Times New Roman" w:hAnsi="Times New Roman"/>
          <w:color w:val="000000" w:themeColor="text1"/>
          <w:sz w:val="20"/>
          <w:szCs w:val="20"/>
        </w:rPr>
      </w:pPr>
      <w:del w:id="1807" w:author="W. Hu" w:date="2011-08-10T20:51:00Z">
        <w:r w:rsidRPr="00CB70BE" w:rsidDel="0035714C">
          <w:rPr>
            <w:rFonts w:ascii="Times New Roman" w:hAnsi="Times New Roman"/>
            <w:i/>
            <w:color w:val="000000" w:themeColor="text1"/>
            <w:sz w:val="20"/>
            <w:szCs w:val="20"/>
          </w:rPr>
          <w:delText xml:space="preserve">Director, </w:delText>
        </w:r>
        <w:r w:rsidRPr="00CB70BE" w:rsidDel="0035714C">
          <w:rPr>
            <w:rFonts w:ascii="Times New Roman" w:hAnsi="Times New Roman"/>
            <w:i/>
            <w:iCs/>
            <w:color w:val="000000" w:themeColor="text1"/>
            <w:sz w:val="20"/>
            <w:szCs w:val="20"/>
          </w:rPr>
          <w:delText>Ca</w:delText>
        </w:r>
        <w:r w:rsidRPr="00CB70BE" w:rsidDel="0035714C">
          <w:rPr>
            <w:rFonts w:ascii="Times New Roman" w:hAnsi="Times New Roman"/>
            <w:i/>
            <w:iCs/>
            <w:color w:val="000000" w:themeColor="text1"/>
            <w:spacing w:val="-7"/>
            <w:sz w:val="20"/>
            <w:szCs w:val="20"/>
          </w:rPr>
          <w:delText>r</w:delText>
        </w:r>
        <w:r w:rsidRPr="00CB70BE" w:rsidDel="0035714C">
          <w:rPr>
            <w:rFonts w:ascii="Times New Roman" w:hAnsi="Times New Roman"/>
            <w:i/>
            <w:iCs/>
            <w:color w:val="000000" w:themeColor="text1"/>
            <w:sz w:val="20"/>
            <w:szCs w:val="20"/>
          </w:rPr>
          <w:delText>eer Services</w:delText>
        </w:r>
      </w:del>
    </w:p>
    <w:p w:rsidR="00493E24" w:rsidRPr="00CB70BE" w:rsidDel="0035714C" w:rsidRDefault="00493E24" w:rsidP="00493E24">
      <w:pPr>
        <w:widowControl w:val="0"/>
        <w:autoSpaceDE w:val="0"/>
        <w:autoSpaceDN w:val="0"/>
        <w:adjustRightInd w:val="0"/>
        <w:spacing w:after="0"/>
        <w:ind w:left="180" w:right="227" w:firstLine="0"/>
        <w:rPr>
          <w:del w:id="1808" w:author="W. Hu" w:date="2011-08-10T20:51:00Z"/>
          <w:rFonts w:ascii="Times New Roman" w:hAnsi="Times New Roman"/>
          <w:color w:val="000000" w:themeColor="text1"/>
          <w:sz w:val="20"/>
          <w:szCs w:val="20"/>
        </w:rPr>
      </w:pPr>
      <w:del w:id="1809" w:author="W. Hu" w:date="2011-08-10T20:51:00Z">
        <w:r w:rsidRPr="00CB70BE" w:rsidDel="0035714C">
          <w:rPr>
            <w:rFonts w:ascii="Times New Roman" w:hAnsi="Times New Roman"/>
            <w:color w:val="000000" w:themeColor="text1"/>
            <w:sz w:val="20"/>
            <w:szCs w:val="20"/>
          </w:rPr>
          <w:delText>B.A.,</w:delText>
        </w:r>
        <w:r w:rsidRPr="00CB70BE" w:rsidDel="0035714C">
          <w:rPr>
            <w:rFonts w:ascii="Times New Roman" w:hAnsi="Times New Roman"/>
            <w:color w:val="000000" w:themeColor="text1"/>
            <w:spacing w:val="-11"/>
            <w:sz w:val="20"/>
            <w:szCs w:val="20"/>
          </w:rPr>
          <w:delText xml:space="preserve"> </w:delText>
        </w:r>
        <w:r w:rsidRPr="00CB70BE" w:rsidDel="0035714C">
          <w:rPr>
            <w:rFonts w:ascii="Times New Roman" w:hAnsi="Times New Roman"/>
            <w:color w:val="000000" w:themeColor="text1"/>
            <w:sz w:val="20"/>
            <w:szCs w:val="20"/>
          </w:rPr>
          <w:delText>Albany State College</w:delText>
        </w:r>
      </w:del>
    </w:p>
    <w:p w:rsidR="00493E24" w:rsidRPr="00CB70BE" w:rsidDel="0035714C" w:rsidRDefault="00493E24" w:rsidP="00493E24">
      <w:pPr>
        <w:widowControl w:val="0"/>
        <w:autoSpaceDE w:val="0"/>
        <w:autoSpaceDN w:val="0"/>
        <w:adjustRightInd w:val="0"/>
        <w:spacing w:after="0"/>
        <w:ind w:left="180" w:right="227" w:firstLine="0"/>
        <w:rPr>
          <w:del w:id="1810" w:author="W. Hu" w:date="2011-08-10T20:51:00Z"/>
          <w:rFonts w:ascii="Times New Roman" w:hAnsi="Times New Roman"/>
          <w:color w:val="000000" w:themeColor="text1"/>
          <w:sz w:val="20"/>
          <w:szCs w:val="20"/>
        </w:rPr>
      </w:pPr>
      <w:del w:id="1811" w:author="W. Hu" w:date="2011-08-10T20:51:00Z">
        <w:r w:rsidRPr="00CB70BE" w:rsidDel="0035714C">
          <w:rPr>
            <w:rFonts w:ascii="Times New Roman" w:hAnsi="Times New Roman"/>
            <w:color w:val="000000" w:themeColor="text1"/>
            <w:sz w:val="20"/>
            <w:szCs w:val="20"/>
          </w:rPr>
          <w:delText>M.Ed., University of Geo</w:delText>
        </w:r>
        <w:r w:rsidRPr="00CB70BE" w:rsidDel="0035714C">
          <w:rPr>
            <w:rFonts w:ascii="Times New Roman" w:hAnsi="Times New Roman"/>
            <w:color w:val="000000" w:themeColor="text1"/>
            <w:spacing w:val="-4"/>
            <w:sz w:val="20"/>
            <w:szCs w:val="20"/>
          </w:rPr>
          <w:delText>r</w:delText>
        </w:r>
        <w:r w:rsidRPr="00CB70BE" w:rsidDel="0035714C">
          <w:rPr>
            <w:rFonts w:ascii="Times New Roman" w:hAnsi="Times New Roman"/>
            <w:color w:val="000000" w:themeColor="text1"/>
            <w:sz w:val="20"/>
            <w:szCs w:val="20"/>
          </w:rPr>
          <w:delText>gia</w:delText>
        </w:r>
      </w:del>
    </w:p>
    <w:p w:rsidR="00493E24" w:rsidDel="0035714C" w:rsidRDefault="00493E24" w:rsidP="00493E24">
      <w:pPr>
        <w:widowControl w:val="0"/>
        <w:autoSpaceDE w:val="0"/>
        <w:autoSpaceDN w:val="0"/>
        <w:adjustRightInd w:val="0"/>
        <w:spacing w:after="0"/>
        <w:ind w:left="180" w:right="227" w:firstLine="0"/>
        <w:rPr>
          <w:del w:id="1812" w:author="W. Hu" w:date="2011-08-10T20:51:00Z"/>
          <w:rFonts w:ascii="Times New Roman" w:hAnsi="Times New Roman"/>
        </w:rPr>
      </w:pPr>
    </w:p>
    <w:p w:rsidR="00493E24" w:rsidRPr="009B2C73" w:rsidDel="0035714C" w:rsidRDefault="00493E24" w:rsidP="00493E24">
      <w:pPr>
        <w:pStyle w:val="Heading2"/>
        <w:ind w:left="180" w:firstLine="0"/>
        <w:rPr>
          <w:del w:id="1813" w:author="W. Hu" w:date="2011-08-10T20:51:00Z"/>
          <w:rFonts w:ascii="Impact" w:hAnsi="Impact" w:cs="Impact"/>
          <w:color w:val="000000" w:themeColor="text1"/>
          <w:sz w:val="32"/>
          <w:szCs w:val="32"/>
        </w:rPr>
      </w:pPr>
      <w:bookmarkStart w:id="1814" w:name="_Toc295462098"/>
      <w:bookmarkStart w:id="1815" w:name="_Toc297807603"/>
      <w:bookmarkStart w:id="1816" w:name="_Toc298161612"/>
      <w:del w:id="1817" w:author="W. Hu" w:date="2011-08-10T20:51:00Z">
        <w:r w:rsidRPr="009B2C73" w:rsidDel="0035714C">
          <w:rPr>
            <w:rFonts w:ascii="Impact" w:hAnsi="Impact" w:cs="Impact"/>
            <w:color w:val="000000" w:themeColor="text1"/>
            <w:sz w:val="32"/>
            <w:szCs w:val="32"/>
          </w:rPr>
          <w:delText>Personnel Emeriti</w:delText>
        </w:r>
        <w:bookmarkEnd w:id="1814"/>
        <w:bookmarkEnd w:id="1815"/>
        <w:bookmarkEnd w:id="1816"/>
      </w:del>
    </w:p>
    <w:p w:rsidR="00493E24" w:rsidDel="0035714C" w:rsidRDefault="00493E24" w:rsidP="00493E24">
      <w:pPr>
        <w:widowControl w:val="0"/>
        <w:autoSpaceDE w:val="0"/>
        <w:autoSpaceDN w:val="0"/>
        <w:adjustRightInd w:val="0"/>
        <w:spacing w:before="3" w:after="0" w:line="260" w:lineRule="exact"/>
        <w:ind w:left="180" w:right="227" w:firstLine="0"/>
        <w:rPr>
          <w:del w:id="1818" w:author="W. Hu" w:date="2011-08-10T20:51:00Z"/>
          <w:rFonts w:ascii="Impact" w:hAnsi="Impact" w:cs="Impact"/>
          <w:sz w:val="26"/>
          <w:szCs w:val="26"/>
        </w:rPr>
      </w:pPr>
    </w:p>
    <w:p w:rsidR="00493E24" w:rsidRPr="00CB70BE" w:rsidDel="0035714C" w:rsidRDefault="00493E24" w:rsidP="00493E24">
      <w:pPr>
        <w:widowControl w:val="0"/>
        <w:autoSpaceDE w:val="0"/>
        <w:autoSpaceDN w:val="0"/>
        <w:adjustRightInd w:val="0"/>
        <w:spacing w:after="0"/>
        <w:ind w:left="180" w:right="227" w:firstLine="0"/>
        <w:rPr>
          <w:del w:id="1819" w:author="W. Hu" w:date="2011-08-10T20:51:00Z"/>
          <w:rFonts w:ascii="Times New Roman" w:hAnsi="Times New Roman"/>
          <w:color w:val="000000" w:themeColor="text1"/>
          <w:sz w:val="18"/>
          <w:szCs w:val="18"/>
        </w:rPr>
      </w:pPr>
      <w:del w:id="1820" w:author="W. Hu" w:date="2011-08-10T20:51:00Z">
        <w:r w:rsidRPr="00CB70BE" w:rsidDel="0035714C">
          <w:rPr>
            <w:rFonts w:ascii="Times New Roman" w:hAnsi="Times New Roman"/>
            <w:color w:val="000000" w:themeColor="text1"/>
            <w:sz w:val="18"/>
            <w:szCs w:val="18"/>
          </w:rPr>
          <w:delText>Anderson,</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z w:val="18"/>
            <w:szCs w:val="18"/>
          </w:rPr>
          <w:delText>Thelma D.</w:delText>
        </w:r>
      </w:del>
    </w:p>
    <w:p w:rsidR="00493E24" w:rsidRPr="00CB70BE" w:rsidDel="0035714C" w:rsidRDefault="00493E24" w:rsidP="00493E24">
      <w:pPr>
        <w:widowControl w:val="0"/>
        <w:autoSpaceDE w:val="0"/>
        <w:autoSpaceDN w:val="0"/>
        <w:adjustRightInd w:val="0"/>
        <w:spacing w:after="0"/>
        <w:ind w:left="180" w:right="227" w:firstLine="0"/>
        <w:rPr>
          <w:del w:id="1821" w:author="W. Hu" w:date="2011-08-10T20:51:00Z"/>
          <w:rFonts w:ascii="Times New Roman" w:hAnsi="Times New Roman"/>
          <w:color w:val="000000" w:themeColor="text1"/>
          <w:sz w:val="18"/>
          <w:szCs w:val="18"/>
        </w:rPr>
      </w:pPr>
      <w:del w:id="1822"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Business Education</w:delText>
        </w:r>
      </w:del>
    </w:p>
    <w:p w:rsidR="00493E24" w:rsidRPr="00CB70BE" w:rsidDel="0035714C" w:rsidRDefault="00493E24" w:rsidP="00493E24">
      <w:pPr>
        <w:widowControl w:val="0"/>
        <w:autoSpaceDE w:val="0"/>
        <w:autoSpaceDN w:val="0"/>
        <w:adjustRightInd w:val="0"/>
        <w:spacing w:after="0"/>
        <w:ind w:left="180" w:right="227" w:firstLine="0"/>
        <w:rPr>
          <w:del w:id="1823" w:author="W. Hu" w:date="2011-08-10T20:51:00Z"/>
          <w:rFonts w:ascii="Times New Roman" w:hAnsi="Times New Roman"/>
          <w:color w:val="000000" w:themeColor="text1"/>
          <w:sz w:val="18"/>
          <w:szCs w:val="18"/>
        </w:rPr>
      </w:pPr>
      <w:del w:id="1824" w:author="W. Hu" w:date="2011-08-10T20:51:00Z">
        <w:r w:rsidRPr="00CB70BE" w:rsidDel="0035714C">
          <w:rPr>
            <w:rFonts w:ascii="Times New Roman" w:hAnsi="Times New Roman"/>
            <w:color w:val="000000" w:themeColor="text1"/>
            <w:sz w:val="18"/>
            <w:szCs w:val="18"/>
          </w:rPr>
          <w:delText>B.S., Oakwood College</w:delText>
        </w:r>
      </w:del>
    </w:p>
    <w:p w:rsidR="00493E24" w:rsidRPr="00CB70BE" w:rsidDel="0035714C" w:rsidRDefault="00493E24" w:rsidP="00493E24">
      <w:pPr>
        <w:widowControl w:val="0"/>
        <w:autoSpaceDE w:val="0"/>
        <w:autoSpaceDN w:val="0"/>
        <w:adjustRightInd w:val="0"/>
        <w:spacing w:after="0"/>
        <w:ind w:left="180" w:right="227" w:firstLine="0"/>
        <w:rPr>
          <w:del w:id="1825" w:author="W. Hu" w:date="2011-08-10T20:51:00Z"/>
          <w:rFonts w:ascii="Times New Roman" w:hAnsi="Times New Roman"/>
          <w:color w:val="000000" w:themeColor="text1"/>
          <w:sz w:val="18"/>
          <w:szCs w:val="18"/>
        </w:rPr>
      </w:pPr>
      <w:del w:id="1826" w:author="W. Hu" w:date="2011-08-10T20:51:00Z">
        <w:r w:rsidRPr="00CB70BE" w:rsidDel="0035714C">
          <w:rPr>
            <w:rFonts w:ascii="Times New Roman" w:hAnsi="Times New Roman"/>
            <w:color w:val="000000" w:themeColor="text1"/>
            <w:sz w:val="18"/>
            <w:szCs w:val="18"/>
          </w:rPr>
          <w:delText>M.B.E., University of Oklahoma</w:delText>
        </w:r>
      </w:del>
    </w:p>
    <w:p w:rsidR="00493E24" w:rsidRPr="00CB70BE" w:rsidDel="0035714C" w:rsidRDefault="00493E24" w:rsidP="00493E24">
      <w:pPr>
        <w:widowControl w:val="0"/>
        <w:autoSpaceDE w:val="0"/>
        <w:autoSpaceDN w:val="0"/>
        <w:adjustRightInd w:val="0"/>
        <w:spacing w:after="0"/>
        <w:ind w:left="180" w:right="227" w:firstLine="0"/>
        <w:rPr>
          <w:del w:id="1827" w:author="W. Hu" w:date="2011-08-10T20:51:00Z"/>
          <w:rFonts w:ascii="Times New Roman" w:hAnsi="Times New Roman"/>
          <w:color w:val="000000" w:themeColor="text1"/>
          <w:sz w:val="18"/>
          <w:szCs w:val="18"/>
        </w:rPr>
      </w:pPr>
      <w:del w:id="1828" w:author="W. Hu" w:date="2011-08-10T20:51:00Z">
        <w:r w:rsidRPr="00CB70BE" w:rsidDel="0035714C">
          <w:rPr>
            <w:rFonts w:ascii="Times New Roman" w:hAnsi="Times New Roman"/>
            <w:color w:val="000000" w:themeColor="text1"/>
            <w:sz w:val="18"/>
            <w:szCs w:val="18"/>
          </w:rPr>
          <w:delText>Ed.D., University of Oklahoma</w:delText>
        </w:r>
      </w:del>
    </w:p>
    <w:p w:rsidR="00493E24" w:rsidRPr="00CB70BE" w:rsidDel="0035714C" w:rsidRDefault="00493E24" w:rsidP="00493E24">
      <w:pPr>
        <w:widowControl w:val="0"/>
        <w:autoSpaceDE w:val="0"/>
        <w:autoSpaceDN w:val="0"/>
        <w:adjustRightInd w:val="0"/>
        <w:spacing w:after="0"/>
        <w:ind w:left="180" w:right="227" w:firstLine="0"/>
        <w:rPr>
          <w:del w:id="182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30" w:author="W. Hu" w:date="2011-08-10T20:51:00Z"/>
          <w:rFonts w:ascii="Times New Roman" w:hAnsi="Times New Roman"/>
          <w:color w:val="000000" w:themeColor="text1"/>
          <w:sz w:val="18"/>
          <w:szCs w:val="18"/>
        </w:rPr>
      </w:pPr>
      <w:del w:id="1831" w:author="W. Hu" w:date="2011-08-10T20:51:00Z">
        <w:r w:rsidRPr="00CB70BE" w:rsidDel="0035714C">
          <w:rPr>
            <w:rFonts w:ascii="Times New Roman" w:hAnsi="Times New Roman"/>
            <w:color w:val="000000" w:themeColor="text1"/>
            <w:sz w:val="18"/>
            <w:szCs w:val="18"/>
          </w:rPr>
          <w:delText>Bacon, Egbert</w:delText>
        </w:r>
      </w:del>
    </w:p>
    <w:p w:rsidR="00493E24" w:rsidRPr="00CB70BE" w:rsidDel="0035714C" w:rsidRDefault="00493E24" w:rsidP="00493E24">
      <w:pPr>
        <w:widowControl w:val="0"/>
        <w:autoSpaceDE w:val="0"/>
        <w:autoSpaceDN w:val="0"/>
        <w:adjustRightInd w:val="0"/>
        <w:spacing w:after="0"/>
        <w:ind w:left="180" w:right="227" w:firstLine="0"/>
        <w:rPr>
          <w:del w:id="1832" w:author="W. Hu" w:date="2011-08-10T20:51:00Z"/>
          <w:rFonts w:ascii="Times New Roman" w:hAnsi="Times New Roman"/>
          <w:i/>
          <w:iCs/>
          <w:color w:val="000000" w:themeColor="text1"/>
          <w:sz w:val="18"/>
          <w:szCs w:val="18"/>
        </w:rPr>
      </w:pPr>
      <w:del w:id="1833"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Music </w:delText>
        </w:r>
      </w:del>
    </w:p>
    <w:p w:rsidR="00493E24" w:rsidRPr="00CB70BE" w:rsidDel="0035714C" w:rsidRDefault="00493E24" w:rsidP="00493E24">
      <w:pPr>
        <w:widowControl w:val="0"/>
        <w:autoSpaceDE w:val="0"/>
        <w:autoSpaceDN w:val="0"/>
        <w:adjustRightInd w:val="0"/>
        <w:spacing w:after="0"/>
        <w:ind w:left="180" w:right="227" w:firstLine="0"/>
        <w:rPr>
          <w:del w:id="1834" w:author="W. Hu" w:date="2011-08-10T20:51:00Z"/>
          <w:rFonts w:ascii="Times New Roman" w:hAnsi="Times New Roman"/>
          <w:color w:val="000000" w:themeColor="text1"/>
          <w:sz w:val="18"/>
          <w:szCs w:val="18"/>
        </w:rPr>
      </w:pPr>
      <w:del w:id="1835"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2"/>
            <w:sz w:val="18"/>
            <w:szCs w:val="18"/>
          </w:rPr>
          <w:delText>V</w:delText>
        </w:r>
        <w:r w:rsidRPr="00CB70BE" w:rsidDel="0035714C">
          <w:rPr>
            <w:rFonts w:ascii="Times New Roman" w:hAnsi="Times New Roman"/>
            <w:color w:val="000000" w:themeColor="text1"/>
            <w:sz w:val="18"/>
            <w:szCs w:val="18"/>
          </w:rPr>
          <w:delText>i</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 xml:space="preserve">ginia State College </w:delText>
        </w:r>
      </w:del>
    </w:p>
    <w:p w:rsidR="00493E24" w:rsidRPr="00CB70BE" w:rsidDel="0035714C" w:rsidRDefault="00493E24" w:rsidP="00493E24">
      <w:pPr>
        <w:widowControl w:val="0"/>
        <w:autoSpaceDE w:val="0"/>
        <w:autoSpaceDN w:val="0"/>
        <w:adjustRightInd w:val="0"/>
        <w:spacing w:after="0"/>
        <w:ind w:left="180" w:right="227" w:firstLine="0"/>
        <w:rPr>
          <w:del w:id="1836" w:author="W. Hu" w:date="2011-08-10T20:51:00Z"/>
          <w:rFonts w:ascii="Times New Roman" w:hAnsi="Times New Roman"/>
          <w:color w:val="000000" w:themeColor="text1"/>
          <w:sz w:val="18"/>
          <w:szCs w:val="18"/>
        </w:rPr>
      </w:pPr>
      <w:del w:id="1837" w:author="W. Hu" w:date="2011-08-10T20:51:00Z">
        <w:r w:rsidRPr="00CB70BE" w:rsidDel="0035714C">
          <w:rPr>
            <w:rFonts w:ascii="Times New Roman" w:hAnsi="Times New Roman"/>
            <w:color w:val="000000" w:themeColor="text1"/>
            <w:sz w:val="18"/>
            <w:szCs w:val="18"/>
          </w:rPr>
          <w:delText xml:space="preserve">M.M., University of Michigan </w:delText>
        </w:r>
      </w:del>
    </w:p>
    <w:p w:rsidR="00493E24" w:rsidRPr="00CB70BE" w:rsidDel="0035714C" w:rsidRDefault="00493E24" w:rsidP="00493E24">
      <w:pPr>
        <w:widowControl w:val="0"/>
        <w:autoSpaceDE w:val="0"/>
        <w:autoSpaceDN w:val="0"/>
        <w:adjustRightInd w:val="0"/>
        <w:spacing w:after="0"/>
        <w:ind w:left="180" w:right="227" w:firstLine="0"/>
        <w:rPr>
          <w:del w:id="1838" w:author="W. Hu" w:date="2011-08-10T20:51:00Z"/>
          <w:rFonts w:ascii="Times New Roman" w:hAnsi="Times New Roman"/>
          <w:color w:val="000000" w:themeColor="text1"/>
          <w:sz w:val="18"/>
          <w:szCs w:val="18"/>
        </w:rPr>
      </w:pPr>
      <w:del w:id="1839" w:author="W. Hu" w:date="2011-08-10T20:51:00Z">
        <w:r w:rsidRPr="00CB70BE" w:rsidDel="0035714C">
          <w:rPr>
            <w:rFonts w:ascii="Times New Roman" w:hAnsi="Times New Roman"/>
            <w:color w:val="000000" w:themeColor="text1"/>
            <w:sz w:val="18"/>
            <w:szCs w:val="18"/>
          </w:rPr>
          <w:delText>Ed.D., University of Oklahoma</w:delText>
        </w:r>
      </w:del>
    </w:p>
    <w:p w:rsidR="00493E24" w:rsidRPr="00CB70BE" w:rsidDel="0035714C" w:rsidRDefault="00493E24" w:rsidP="00493E24">
      <w:pPr>
        <w:widowControl w:val="0"/>
        <w:autoSpaceDE w:val="0"/>
        <w:autoSpaceDN w:val="0"/>
        <w:adjustRightInd w:val="0"/>
        <w:spacing w:after="0"/>
        <w:ind w:left="180" w:right="227" w:firstLine="0"/>
        <w:rPr>
          <w:del w:id="184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41" w:author="W. Hu" w:date="2011-08-10T20:51:00Z"/>
          <w:rFonts w:ascii="Times New Roman" w:hAnsi="Times New Roman"/>
          <w:color w:val="000000" w:themeColor="text1"/>
          <w:sz w:val="18"/>
          <w:szCs w:val="18"/>
        </w:rPr>
      </w:pPr>
      <w:del w:id="1842" w:author="W. Hu" w:date="2011-08-10T20:51:00Z">
        <w:r w:rsidRPr="00CB70BE" w:rsidDel="0035714C">
          <w:rPr>
            <w:rFonts w:ascii="Times New Roman" w:hAnsi="Times New Roman"/>
            <w:color w:val="000000" w:themeColor="text1"/>
            <w:sz w:val="18"/>
            <w:szCs w:val="18"/>
          </w:rPr>
          <w:delText>Bealing, Sara</w:delText>
        </w:r>
      </w:del>
    </w:p>
    <w:p w:rsidR="00493E24" w:rsidRPr="00CB70BE" w:rsidDel="0035714C" w:rsidRDefault="00493E24" w:rsidP="00493E24">
      <w:pPr>
        <w:widowControl w:val="0"/>
        <w:autoSpaceDE w:val="0"/>
        <w:autoSpaceDN w:val="0"/>
        <w:adjustRightInd w:val="0"/>
        <w:spacing w:after="0"/>
        <w:ind w:left="180" w:right="227" w:firstLine="0"/>
        <w:rPr>
          <w:del w:id="1843" w:author="W. Hu" w:date="2011-08-10T20:51:00Z"/>
          <w:rFonts w:ascii="Times New Roman" w:hAnsi="Times New Roman"/>
          <w:color w:val="000000" w:themeColor="text1"/>
          <w:sz w:val="18"/>
          <w:szCs w:val="18"/>
        </w:rPr>
      </w:pPr>
      <w:del w:id="1844"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Education</w:delText>
        </w:r>
      </w:del>
    </w:p>
    <w:p w:rsidR="00493E24" w:rsidRPr="00CB70BE" w:rsidDel="0035714C" w:rsidRDefault="00493E24" w:rsidP="00493E24">
      <w:pPr>
        <w:widowControl w:val="0"/>
        <w:autoSpaceDE w:val="0"/>
        <w:autoSpaceDN w:val="0"/>
        <w:adjustRightInd w:val="0"/>
        <w:spacing w:after="0"/>
        <w:ind w:left="180" w:right="227" w:firstLine="0"/>
        <w:rPr>
          <w:del w:id="1845" w:author="W. Hu" w:date="2011-08-10T20:51:00Z"/>
          <w:rFonts w:ascii="Times New Roman" w:hAnsi="Times New Roman"/>
          <w:color w:val="000000" w:themeColor="text1"/>
          <w:sz w:val="18"/>
          <w:szCs w:val="18"/>
        </w:rPr>
      </w:pPr>
      <w:del w:id="1846" w:author="W. Hu" w:date="2011-08-10T20:51:00Z">
        <w:r w:rsidRPr="00CB70BE" w:rsidDel="0035714C">
          <w:rPr>
            <w:rFonts w:ascii="Times New Roman" w:hAnsi="Times New Roman"/>
            <w:color w:val="000000" w:themeColor="text1"/>
            <w:sz w:val="18"/>
            <w:szCs w:val="18"/>
          </w:rPr>
          <w:delText>B.S.,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 xml:space="preserve">alley State College </w:delText>
        </w:r>
      </w:del>
    </w:p>
    <w:p w:rsidR="00493E24" w:rsidRPr="00CB70BE" w:rsidDel="0035714C" w:rsidRDefault="00493E24" w:rsidP="00493E24">
      <w:pPr>
        <w:widowControl w:val="0"/>
        <w:autoSpaceDE w:val="0"/>
        <w:autoSpaceDN w:val="0"/>
        <w:adjustRightInd w:val="0"/>
        <w:spacing w:after="0"/>
        <w:ind w:left="180" w:right="227" w:firstLine="0"/>
        <w:rPr>
          <w:del w:id="1847" w:author="W. Hu" w:date="2011-08-10T20:51:00Z"/>
          <w:rFonts w:ascii="Times New Roman" w:hAnsi="Times New Roman"/>
          <w:color w:val="000000" w:themeColor="text1"/>
          <w:sz w:val="18"/>
          <w:szCs w:val="18"/>
        </w:rPr>
      </w:pPr>
      <w:del w:id="1848" w:author="W. Hu" w:date="2011-08-10T20:51:00Z">
        <w:r w:rsidRPr="00CB70BE" w:rsidDel="0035714C">
          <w:rPr>
            <w:rFonts w:ascii="Times New Roman" w:hAnsi="Times New Roman"/>
            <w:color w:val="000000" w:themeColor="text1"/>
            <w:sz w:val="18"/>
            <w:szCs w:val="18"/>
          </w:rPr>
          <w:delText>M.Ed.,</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 xml:space="preserve">ennessee State University </w:delText>
        </w:r>
      </w:del>
    </w:p>
    <w:p w:rsidR="00493E24" w:rsidRPr="00CB70BE" w:rsidDel="0035714C" w:rsidRDefault="00493E24" w:rsidP="00493E24">
      <w:pPr>
        <w:widowControl w:val="0"/>
        <w:autoSpaceDE w:val="0"/>
        <w:autoSpaceDN w:val="0"/>
        <w:adjustRightInd w:val="0"/>
        <w:spacing w:after="0"/>
        <w:ind w:left="180" w:right="227" w:firstLine="0"/>
        <w:rPr>
          <w:del w:id="1849" w:author="W. Hu" w:date="2011-08-10T20:51:00Z"/>
          <w:rFonts w:ascii="Times New Roman" w:hAnsi="Times New Roman"/>
          <w:color w:val="000000" w:themeColor="text1"/>
          <w:sz w:val="18"/>
          <w:szCs w:val="18"/>
        </w:rPr>
      </w:pPr>
      <w:del w:id="1850" w:author="W. Hu" w:date="2011-08-10T20:51:00Z">
        <w:r w:rsidRPr="00CB70BE" w:rsidDel="0035714C">
          <w:rPr>
            <w:rFonts w:ascii="Times New Roman" w:hAnsi="Times New Roman"/>
            <w:color w:val="000000" w:themeColor="text1"/>
            <w:sz w:val="18"/>
            <w:szCs w:val="18"/>
          </w:rPr>
          <w:delText>Ph.D., Florida State University</w:delText>
        </w:r>
      </w:del>
    </w:p>
    <w:p w:rsidR="00493E24" w:rsidRPr="00CB70BE" w:rsidDel="0035714C" w:rsidRDefault="00493E24" w:rsidP="00493E24">
      <w:pPr>
        <w:widowControl w:val="0"/>
        <w:autoSpaceDE w:val="0"/>
        <w:autoSpaceDN w:val="0"/>
        <w:adjustRightInd w:val="0"/>
        <w:spacing w:after="0"/>
        <w:ind w:left="180" w:right="227" w:firstLine="0"/>
        <w:rPr>
          <w:del w:id="185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52" w:author="W. Hu" w:date="2011-08-10T20:51:00Z"/>
          <w:rFonts w:ascii="Times New Roman" w:hAnsi="Times New Roman"/>
          <w:color w:val="000000" w:themeColor="text1"/>
          <w:sz w:val="18"/>
          <w:szCs w:val="18"/>
        </w:rPr>
      </w:pPr>
      <w:del w:id="1853" w:author="W. Hu" w:date="2011-08-10T20:51:00Z">
        <w:r w:rsidRPr="00CB70BE" w:rsidDel="0035714C">
          <w:rPr>
            <w:rFonts w:ascii="Times New Roman" w:hAnsi="Times New Roman"/>
            <w:color w:val="000000" w:themeColor="text1"/>
            <w:sz w:val="18"/>
            <w:szCs w:val="18"/>
          </w:rPr>
          <w:delText>Baker,Elaine</w:delText>
        </w:r>
      </w:del>
    </w:p>
    <w:p w:rsidR="00493E24" w:rsidRPr="00CB70BE" w:rsidDel="0035714C" w:rsidRDefault="00493E24" w:rsidP="00493E24">
      <w:pPr>
        <w:widowControl w:val="0"/>
        <w:autoSpaceDE w:val="0"/>
        <w:autoSpaceDN w:val="0"/>
        <w:adjustRightInd w:val="0"/>
        <w:spacing w:after="0"/>
        <w:ind w:left="180" w:right="227" w:firstLine="0"/>
        <w:rPr>
          <w:del w:id="1854" w:author="W. Hu" w:date="2011-08-10T20:51:00Z"/>
          <w:rFonts w:ascii="Times New Roman" w:hAnsi="Times New Roman"/>
          <w:i/>
          <w:color w:val="000000" w:themeColor="text1"/>
          <w:sz w:val="18"/>
          <w:szCs w:val="18"/>
        </w:rPr>
      </w:pPr>
      <w:del w:id="1855" w:author="W. Hu" w:date="2011-08-10T20:51:00Z">
        <w:r w:rsidRPr="00CB70BE" w:rsidDel="0035714C">
          <w:rPr>
            <w:rFonts w:ascii="Times New Roman" w:hAnsi="Times New Roman"/>
            <w:i/>
            <w:color w:val="000000" w:themeColor="text1"/>
            <w:sz w:val="18"/>
            <w:szCs w:val="18"/>
          </w:rPr>
          <w:delText>Professor Emerita of Social Work</w:delText>
        </w:r>
      </w:del>
    </w:p>
    <w:p w:rsidR="00493E24" w:rsidRPr="00CB70BE" w:rsidDel="0035714C" w:rsidRDefault="00493E24" w:rsidP="00493E24">
      <w:pPr>
        <w:widowControl w:val="0"/>
        <w:autoSpaceDE w:val="0"/>
        <w:autoSpaceDN w:val="0"/>
        <w:adjustRightInd w:val="0"/>
        <w:spacing w:after="0"/>
        <w:ind w:left="180" w:right="227" w:firstLine="0"/>
        <w:rPr>
          <w:del w:id="1856" w:author="W. Hu" w:date="2011-08-10T20:51:00Z"/>
          <w:rFonts w:ascii="Times New Roman" w:hAnsi="Times New Roman"/>
          <w:color w:val="000000" w:themeColor="text1"/>
          <w:sz w:val="18"/>
          <w:szCs w:val="18"/>
        </w:rPr>
      </w:pPr>
      <w:del w:id="1857" w:author="W. Hu" w:date="2011-08-10T20:51:00Z">
        <w:r w:rsidRPr="00CB70BE" w:rsidDel="0035714C">
          <w:rPr>
            <w:rFonts w:ascii="Times New Roman" w:hAnsi="Times New Roman"/>
            <w:color w:val="000000" w:themeColor="text1"/>
            <w:sz w:val="18"/>
            <w:szCs w:val="18"/>
          </w:rPr>
          <w:delText>B.A., Tougaloo College</w:delText>
        </w:r>
      </w:del>
    </w:p>
    <w:p w:rsidR="00493E24" w:rsidRPr="00CB70BE" w:rsidDel="0035714C" w:rsidRDefault="00493E24" w:rsidP="00493E24">
      <w:pPr>
        <w:widowControl w:val="0"/>
        <w:autoSpaceDE w:val="0"/>
        <w:autoSpaceDN w:val="0"/>
        <w:adjustRightInd w:val="0"/>
        <w:spacing w:after="0"/>
        <w:ind w:left="180" w:right="227" w:firstLine="0"/>
        <w:rPr>
          <w:del w:id="1858" w:author="W. Hu" w:date="2011-08-10T20:51:00Z"/>
          <w:rFonts w:ascii="Times New Roman" w:hAnsi="Times New Roman"/>
          <w:color w:val="000000" w:themeColor="text1"/>
          <w:sz w:val="18"/>
          <w:szCs w:val="18"/>
        </w:rPr>
      </w:pPr>
      <w:del w:id="1859" w:author="W. Hu" w:date="2011-08-10T20:51:00Z">
        <w:r w:rsidRPr="00CB70BE" w:rsidDel="0035714C">
          <w:rPr>
            <w:rFonts w:ascii="Times New Roman" w:hAnsi="Times New Roman"/>
            <w:color w:val="000000" w:themeColor="text1"/>
            <w:sz w:val="18"/>
            <w:szCs w:val="18"/>
          </w:rPr>
          <w:delText>M.S.W., Clark Atlanta University</w:delText>
        </w:r>
      </w:del>
    </w:p>
    <w:p w:rsidR="00493E24" w:rsidRPr="00CB70BE" w:rsidDel="0035714C" w:rsidRDefault="00493E24" w:rsidP="00493E24">
      <w:pPr>
        <w:widowControl w:val="0"/>
        <w:autoSpaceDE w:val="0"/>
        <w:autoSpaceDN w:val="0"/>
        <w:adjustRightInd w:val="0"/>
        <w:spacing w:after="0"/>
        <w:ind w:left="180" w:right="227" w:firstLine="0"/>
        <w:rPr>
          <w:del w:id="1860" w:author="W. Hu" w:date="2011-08-10T20:51:00Z"/>
          <w:rFonts w:ascii="Times New Roman" w:hAnsi="Times New Roman"/>
          <w:color w:val="000000" w:themeColor="text1"/>
          <w:sz w:val="18"/>
          <w:szCs w:val="18"/>
        </w:rPr>
      </w:pPr>
      <w:del w:id="1861" w:author="W. Hu" w:date="2011-08-10T20:51:00Z">
        <w:r w:rsidRPr="00CB70BE" w:rsidDel="0035714C">
          <w:rPr>
            <w:rFonts w:ascii="Times New Roman" w:hAnsi="Times New Roman"/>
            <w:color w:val="000000" w:themeColor="text1"/>
            <w:sz w:val="18"/>
            <w:szCs w:val="18"/>
          </w:rPr>
          <w:delText>D.P.A., University of Georgia</w:delText>
        </w:r>
      </w:del>
    </w:p>
    <w:p w:rsidR="00493E24" w:rsidRPr="00CB70BE" w:rsidDel="0035714C" w:rsidRDefault="00493E24" w:rsidP="00493E24">
      <w:pPr>
        <w:spacing w:after="0"/>
        <w:ind w:left="180" w:right="227" w:firstLine="0"/>
        <w:rPr>
          <w:del w:id="1862" w:author="W. Hu" w:date="2011-08-10T20:51:00Z"/>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63" w:author="W. Hu" w:date="2011-08-10T20:51:00Z"/>
          <w:rFonts w:ascii="Times New Roman" w:hAnsi="Times New Roman"/>
          <w:color w:val="000000" w:themeColor="text1"/>
          <w:sz w:val="18"/>
          <w:szCs w:val="18"/>
        </w:rPr>
      </w:pPr>
      <w:del w:id="1864" w:author="W. Hu" w:date="2011-08-10T20:51:00Z">
        <w:r w:rsidRPr="00CB70BE" w:rsidDel="0035714C">
          <w:rPr>
            <w:rFonts w:ascii="Times New Roman" w:hAnsi="Times New Roman"/>
            <w:color w:val="000000" w:themeColor="text1"/>
            <w:sz w:val="18"/>
            <w:szCs w:val="18"/>
          </w:rPr>
          <w:delText>*Benson, Ernest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8"/>
            <w:sz w:val="18"/>
            <w:szCs w:val="18"/>
          </w:rPr>
          <w:delText>W</w:delText>
        </w:r>
        <w:r w:rsidRPr="00CB70BE" w:rsidDel="0035714C">
          <w:rPr>
            <w:rFonts w:ascii="Times New Roman" w:hAnsi="Times New Roman"/>
            <w:color w:val="000000" w:themeColor="text1"/>
            <w:sz w:val="18"/>
            <w:szCs w:val="18"/>
          </w:rPr>
          <w:delText xml:space="preserve">. </w:delText>
        </w:r>
      </w:del>
    </w:p>
    <w:p w:rsidR="00493E24" w:rsidRPr="00CB70BE" w:rsidDel="0035714C" w:rsidRDefault="00CC03BE" w:rsidP="00493E24">
      <w:pPr>
        <w:widowControl w:val="0"/>
        <w:autoSpaceDE w:val="0"/>
        <w:autoSpaceDN w:val="0"/>
        <w:adjustRightInd w:val="0"/>
        <w:spacing w:after="0"/>
        <w:ind w:left="180" w:right="227" w:firstLine="0"/>
        <w:rPr>
          <w:del w:id="1865" w:author="W. Hu" w:date="2011-08-10T20:51:00Z"/>
          <w:rFonts w:ascii="Times New Roman" w:hAnsi="Times New Roman"/>
          <w:color w:val="000000" w:themeColor="text1"/>
          <w:sz w:val="18"/>
          <w:szCs w:val="18"/>
        </w:rPr>
      </w:pPr>
      <w:del w:id="1866" w:author="W. Hu" w:date="2011-08-10T20:51:00Z">
        <w:r w:rsidRPr="00CC03BE" w:rsidDel="0035714C">
          <w:rPr>
            <w:noProof/>
            <w:color w:val="000000" w:themeColor="text1"/>
            <w:sz w:val="18"/>
            <w:szCs w:val="18"/>
            <w:lang w:eastAsia="en-US" w:bidi="en-US"/>
          </w:rPr>
          <w:pict>
            <v:rect id="_x0000_s1052" style="position:absolute;left:0;text-align:left;margin-left:317.3pt;margin-top:-66.7pt;width:31pt;height:31pt;z-index:-251318272;mso-position-horizontal-relative:page" o:allowincell="f" filled="f" stroked="f">
              <v:textbox inset="0,0,0,0">
                <w:txbxContent>
                  <w:p w:rsidR="00693C05" w:rsidRDefault="00693C05" w:rsidP="00493E24">
                    <w:pPr>
                      <w:spacing w:line="620" w:lineRule="atLeast"/>
                      <w:rPr>
                        <w:rFonts w:ascii="Times New Roman" w:hAnsi="Times New Roman"/>
                      </w:rPr>
                    </w:pPr>
                  </w:p>
                  <w:p w:rsidR="00693C05" w:rsidRDefault="00693C05" w:rsidP="00493E24">
                    <w:pPr>
                      <w:widowControl w:val="0"/>
                      <w:autoSpaceDE w:val="0"/>
                      <w:autoSpaceDN w:val="0"/>
                      <w:adjustRightInd w:val="0"/>
                      <w:rPr>
                        <w:rFonts w:ascii="Times New Roman" w:hAnsi="Times New Roman"/>
                      </w:rPr>
                    </w:pPr>
                  </w:p>
                </w:txbxContent>
              </v:textbox>
              <w10:wrap anchorx="page"/>
            </v:rect>
          </w:pict>
        </w:r>
        <w:r w:rsidR="00493E24" w:rsidRPr="00CB70BE" w:rsidDel="0035714C">
          <w:rPr>
            <w:rFonts w:ascii="Times New Roman" w:hAnsi="Times New Roman"/>
            <w:i/>
            <w:iCs/>
            <w:color w:val="000000" w:themeColor="text1"/>
            <w:spacing w:val="-15"/>
            <w:sz w:val="18"/>
            <w:szCs w:val="18"/>
          </w:rPr>
          <w:delText>V</w:delText>
        </w:r>
        <w:r w:rsidR="00493E24" w:rsidRPr="00CB70BE" w:rsidDel="0035714C">
          <w:rPr>
            <w:rFonts w:ascii="Times New Roman" w:hAnsi="Times New Roman"/>
            <w:i/>
            <w:iCs/>
            <w:color w:val="000000" w:themeColor="text1"/>
            <w:sz w:val="18"/>
            <w:szCs w:val="18"/>
          </w:rPr>
          <w:delText>ice P</w:delText>
        </w:r>
        <w:r w:rsidR="00493E24" w:rsidRPr="00CB70BE" w:rsidDel="0035714C">
          <w:rPr>
            <w:rFonts w:ascii="Times New Roman" w:hAnsi="Times New Roman"/>
            <w:i/>
            <w:iCs/>
            <w:color w:val="000000" w:themeColor="text1"/>
            <w:spacing w:val="-7"/>
            <w:sz w:val="18"/>
            <w:szCs w:val="18"/>
          </w:rPr>
          <w:delText>r</w:delText>
        </w:r>
        <w:r w:rsidR="00493E24" w:rsidRPr="00CB70BE" w:rsidDel="0035714C">
          <w:rPr>
            <w:rFonts w:ascii="Times New Roman" w:hAnsi="Times New Roman"/>
            <w:i/>
            <w:iCs/>
            <w:color w:val="000000" w:themeColor="text1"/>
            <w:sz w:val="18"/>
            <w:szCs w:val="18"/>
          </w:rPr>
          <w:delText>esident Emeritus of</w:delText>
        </w:r>
        <w:r w:rsidR="00493E24" w:rsidRPr="00CB70BE" w:rsidDel="0035714C">
          <w:rPr>
            <w:rFonts w:ascii="Times New Roman" w:hAnsi="Times New Roman"/>
            <w:i/>
            <w:iCs/>
            <w:color w:val="000000" w:themeColor="text1"/>
            <w:spacing w:val="-4"/>
            <w:sz w:val="18"/>
            <w:szCs w:val="18"/>
          </w:rPr>
          <w:delText xml:space="preserve"> </w:delText>
        </w:r>
        <w:r w:rsidR="00493E24" w:rsidRPr="00CB70BE" w:rsidDel="0035714C">
          <w:rPr>
            <w:rFonts w:ascii="Times New Roman" w:hAnsi="Times New Roman"/>
            <w:i/>
            <w:iCs/>
            <w:color w:val="000000" w:themeColor="text1"/>
            <w:sz w:val="18"/>
            <w:szCs w:val="18"/>
          </w:rPr>
          <w:delText>Academic</w:delText>
        </w:r>
        <w:r w:rsidR="00493E24" w:rsidRPr="00CB70BE" w:rsidDel="0035714C">
          <w:rPr>
            <w:rFonts w:ascii="Times New Roman" w:hAnsi="Times New Roman"/>
            <w:i/>
            <w:iCs/>
            <w:color w:val="000000" w:themeColor="text1"/>
            <w:spacing w:val="-4"/>
            <w:sz w:val="18"/>
            <w:szCs w:val="18"/>
          </w:rPr>
          <w:delText xml:space="preserve"> </w:delText>
        </w:r>
        <w:r w:rsidR="00493E24" w:rsidRPr="00CB70BE" w:rsidDel="0035714C">
          <w:rPr>
            <w:rFonts w:ascii="Times New Roman" w:hAnsi="Times New Roman"/>
            <w:i/>
            <w:iCs/>
            <w:color w:val="000000" w:themeColor="text1"/>
            <w:sz w:val="18"/>
            <w:szCs w:val="18"/>
          </w:rPr>
          <w:delText>Affairs</w:delText>
        </w:r>
      </w:del>
    </w:p>
    <w:p w:rsidR="00493E24" w:rsidRPr="00CB70BE" w:rsidDel="0035714C" w:rsidRDefault="00493E24" w:rsidP="00493E24">
      <w:pPr>
        <w:widowControl w:val="0"/>
        <w:autoSpaceDE w:val="0"/>
        <w:autoSpaceDN w:val="0"/>
        <w:adjustRightInd w:val="0"/>
        <w:spacing w:after="0"/>
        <w:ind w:left="180" w:right="227" w:firstLine="0"/>
        <w:rPr>
          <w:del w:id="1867" w:author="W. Hu" w:date="2011-08-10T20:51:00Z"/>
          <w:rFonts w:ascii="Times New Roman" w:hAnsi="Times New Roman"/>
          <w:color w:val="000000" w:themeColor="text1"/>
          <w:sz w:val="18"/>
          <w:szCs w:val="18"/>
        </w:rPr>
      </w:pPr>
      <w:del w:id="1868" w:author="W. Hu" w:date="2011-08-10T20:51:00Z">
        <w:r w:rsidRPr="00CB70BE" w:rsidDel="0035714C">
          <w:rPr>
            <w:rFonts w:ascii="Times New Roman" w:hAnsi="Times New Roman"/>
            <w:color w:val="000000" w:themeColor="text1"/>
            <w:sz w:val="18"/>
            <w:szCs w:val="18"/>
          </w:rPr>
          <w:delText>B.S., University of Evansville M.A., Indiana University Ph.D., University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w:delText>
        </w:r>
      </w:del>
    </w:p>
    <w:p w:rsidR="00493E24" w:rsidRPr="00CB70BE" w:rsidDel="0035714C" w:rsidRDefault="00493E24" w:rsidP="00493E24">
      <w:pPr>
        <w:widowControl w:val="0"/>
        <w:autoSpaceDE w:val="0"/>
        <w:autoSpaceDN w:val="0"/>
        <w:adjustRightInd w:val="0"/>
        <w:spacing w:after="0"/>
        <w:ind w:left="180" w:right="227" w:firstLine="0"/>
        <w:rPr>
          <w:del w:id="186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70" w:author="W. Hu" w:date="2011-08-10T20:51:00Z"/>
          <w:rFonts w:ascii="Times New Roman" w:hAnsi="Times New Roman"/>
          <w:color w:val="000000" w:themeColor="text1"/>
          <w:sz w:val="18"/>
          <w:szCs w:val="18"/>
        </w:rPr>
      </w:pPr>
      <w:del w:id="1871" w:author="W. Hu" w:date="2011-08-10T20:51:00Z">
        <w:r w:rsidRPr="00CB70BE" w:rsidDel="0035714C">
          <w:rPr>
            <w:rFonts w:ascii="Times New Roman" w:hAnsi="Times New Roman"/>
            <w:color w:val="000000" w:themeColor="text1"/>
            <w:sz w:val="18"/>
            <w:szCs w:val="18"/>
          </w:rPr>
          <w:delText>Benson, Sara J.</w:delText>
        </w:r>
      </w:del>
    </w:p>
    <w:p w:rsidR="00493E24" w:rsidRPr="00CB70BE" w:rsidDel="0035714C" w:rsidRDefault="00493E24" w:rsidP="00493E24">
      <w:pPr>
        <w:widowControl w:val="0"/>
        <w:autoSpaceDE w:val="0"/>
        <w:autoSpaceDN w:val="0"/>
        <w:adjustRightInd w:val="0"/>
        <w:spacing w:after="0"/>
        <w:ind w:left="180" w:right="227" w:firstLine="0"/>
        <w:rPr>
          <w:del w:id="1872" w:author="W. Hu" w:date="2011-08-10T20:51:00Z"/>
          <w:rFonts w:ascii="Times New Roman" w:hAnsi="Times New Roman"/>
          <w:color w:val="000000" w:themeColor="text1"/>
          <w:sz w:val="18"/>
          <w:szCs w:val="18"/>
        </w:rPr>
      </w:pPr>
      <w:del w:id="1873"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Businnes Education</w:delText>
        </w:r>
      </w:del>
    </w:p>
    <w:p w:rsidR="00493E24" w:rsidRPr="00CB70BE" w:rsidDel="0035714C" w:rsidRDefault="00493E24" w:rsidP="00493E24">
      <w:pPr>
        <w:widowControl w:val="0"/>
        <w:autoSpaceDE w:val="0"/>
        <w:autoSpaceDN w:val="0"/>
        <w:adjustRightInd w:val="0"/>
        <w:spacing w:after="0"/>
        <w:ind w:left="180" w:right="227" w:firstLine="0"/>
        <w:rPr>
          <w:del w:id="1874" w:author="W. Hu" w:date="2011-08-10T20:51:00Z"/>
          <w:rFonts w:ascii="Times New Roman" w:hAnsi="Times New Roman"/>
          <w:color w:val="000000" w:themeColor="text1"/>
          <w:sz w:val="18"/>
          <w:szCs w:val="18"/>
        </w:rPr>
      </w:pPr>
      <w:del w:id="1875" w:author="W. Hu" w:date="2011-08-10T20:51:00Z">
        <w:r w:rsidRPr="00CB70BE" w:rsidDel="0035714C">
          <w:rPr>
            <w:rFonts w:ascii="Times New Roman" w:hAnsi="Times New Roman"/>
            <w:i/>
            <w:iCs/>
            <w:color w:val="000000" w:themeColor="text1"/>
            <w:sz w:val="18"/>
            <w:szCs w:val="18"/>
          </w:rPr>
          <w:delText>B.S.,</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876" w:author="W. Hu" w:date="2011-08-10T20:51:00Z"/>
          <w:rFonts w:ascii="Times New Roman" w:hAnsi="Times New Roman"/>
          <w:color w:val="000000" w:themeColor="text1"/>
          <w:sz w:val="18"/>
          <w:szCs w:val="18"/>
        </w:rPr>
      </w:pPr>
      <w:del w:id="1877" w:author="W. Hu" w:date="2011-08-10T20:51:00Z">
        <w:r w:rsidRPr="00CB70BE" w:rsidDel="0035714C">
          <w:rPr>
            <w:rFonts w:ascii="Times New Roman" w:hAnsi="Times New Roman"/>
            <w:i/>
            <w:iCs/>
            <w:color w:val="000000" w:themeColor="text1"/>
            <w:sz w:val="18"/>
            <w:szCs w:val="18"/>
          </w:rPr>
          <w:delText>M.B.E., Geo</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gia State University</w:delText>
        </w:r>
      </w:del>
    </w:p>
    <w:p w:rsidR="00493E24" w:rsidRPr="00CB70BE" w:rsidDel="0035714C" w:rsidRDefault="00493E24" w:rsidP="00493E24">
      <w:pPr>
        <w:widowControl w:val="0"/>
        <w:autoSpaceDE w:val="0"/>
        <w:autoSpaceDN w:val="0"/>
        <w:adjustRightInd w:val="0"/>
        <w:spacing w:after="0"/>
        <w:ind w:left="180" w:right="227" w:firstLine="0"/>
        <w:rPr>
          <w:del w:id="1878"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79" w:author="W. Hu" w:date="2011-08-10T20:51:00Z"/>
          <w:rFonts w:ascii="Times New Roman" w:hAnsi="Times New Roman"/>
          <w:color w:val="000000" w:themeColor="text1"/>
          <w:sz w:val="18"/>
          <w:szCs w:val="18"/>
        </w:rPr>
      </w:pPr>
      <w:del w:id="1880" w:author="W. Hu" w:date="2011-08-10T20:51:00Z">
        <w:r w:rsidRPr="00CB70BE" w:rsidDel="0035714C">
          <w:rPr>
            <w:rFonts w:ascii="Times New Roman" w:hAnsi="Times New Roman"/>
            <w:i/>
            <w:iCs/>
            <w:color w:val="000000" w:themeColor="text1"/>
            <w:sz w:val="18"/>
            <w:szCs w:val="18"/>
          </w:rPr>
          <w:delText>Berr</w:delText>
        </w:r>
        <w:r w:rsidRPr="00CB70BE" w:rsidDel="0035714C">
          <w:rPr>
            <w:rFonts w:ascii="Times New Roman" w:hAnsi="Times New Roman"/>
            <w:i/>
            <w:iCs/>
            <w:color w:val="000000" w:themeColor="text1"/>
            <w:spacing w:val="-11"/>
            <w:sz w:val="18"/>
            <w:szCs w:val="18"/>
          </w:rPr>
          <w:delText>y</w:delText>
        </w:r>
        <w:r w:rsidRPr="00CB70BE" w:rsidDel="0035714C">
          <w:rPr>
            <w:rFonts w:ascii="Times New Roman" w:hAnsi="Times New Roman"/>
            <w:i/>
            <w:iCs/>
            <w:color w:val="000000" w:themeColor="text1"/>
            <w:sz w:val="18"/>
            <w:szCs w:val="18"/>
          </w:rPr>
          <w:delText>,</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Arthur R.</w:delText>
        </w:r>
      </w:del>
    </w:p>
    <w:p w:rsidR="00493E24" w:rsidRPr="00CB70BE" w:rsidDel="0035714C" w:rsidRDefault="00493E24" w:rsidP="00493E24">
      <w:pPr>
        <w:widowControl w:val="0"/>
        <w:autoSpaceDE w:val="0"/>
        <w:autoSpaceDN w:val="0"/>
        <w:adjustRightInd w:val="0"/>
        <w:spacing w:after="0"/>
        <w:ind w:left="180" w:right="227" w:firstLine="0"/>
        <w:rPr>
          <w:del w:id="1881" w:author="W. Hu" w:date="2011-08-10T20:51:00Z"/>
          <w:rFonts w:ascii="Times New Roman" w:hAnsi="Times New Roman"/>
          <w:color w:val="000000" w:themeColor="text1"/>
          <w:sz w:val="18"/>
          <w:szCs w:val="18"/>
        </w:rPr>
      </w:pPr>
      <w:del w:id="1882" w:author="W. Hu" w:date="2011-08-10T20:51:00Z">
        <w:r w:rsidRPr="00CB70BE" w:rsidDel="0035714C">
          <w:rPr>
            <w:rFonts w:ascii="Times New Roman" w:hAnsi="Times New Roman"/>
            <w:color w:val="000000" w:themeColor="text1"/>
            <w:sz w:val="18"/>
            <w:szCs w:val="18"/>
          </w:rPr>
          <w:delText>Associate Professor Emeritus of</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Art</w:delText>
        </w:r>
      </w:del>
    </w:p>
    <w:p w:rsidR="00493E24" w:rsidRPr="00CB70BE" w:rsidDel="0035714C" w:rsidRDefault="00493E24" w:rsidP="00493E24">
      <w:pPr>
        <w:widowControl w:val="0"/>
        <w:autoSpaceDE w:val="0"/>
        <w:autoSpaceDN w:val="0"/>
        <w:adjustRightInd w:val="0"/>
        <w:spacing w:after="0"/>
        <w:ind w:left="180" w:right="227" w:firstLine="0"/>
        <w:rPr>
          <w:del w:id="1883" w:author="W. Hu" w:date="2011-08-10T20:51:00Z"/>
          <w:rFonts w:ascii="Times New Roman" w:hAnsi="Times New Roman"/>
          <w:color w:val="000000" w:themeColor="text1"/>
          <w:sz w:val="18"/>
          <w:szCs w:val="18"/>
        </w:rPr>
      </w:pPr>
      <w:del w:id="1884" w:author="W. Hu" w:date="2011-08-10T20:51:00Z">
        <w:r w:rsidRPr="00CB70BE" w:rsidDel="0035714C">
          <w:rPr>
            <w:rFonts w:ascii="Times New Roman" w:hAnsi="Times New Roman"/>
            <w:color w:val="000000" w:themeColor="text1"/>
            <w:sz w:val="18"/>
            <w:szCs w:val="18"/>
          </w:rPr>
          <w:delText>B.A., Fisk University</w:delText>
        </w:r>
      </w:del>
    </w:p>
    <w:p w:rsidR="00493E24" w:rsidRPr="00CB70BE" w:rsidDel="0035714C" w:rsidRDefault="00493E24" w:rsidP="00493E24">
      <w:pPr>
        <w:widowControl w:val="0"/>
        <w:autoSpaceDE w:val="0"/>
        <w:autoSpaceDN w:val="0"/>
        <w:adjustRightInd w:val="0"/>
        <w:spacing w:after="0"/>
        <w:ind w:left="180" w:right="227" w:firstLine="0"/>
        <w:rPr>
          <w:del w:id="1885" w:author="W. Hu" w:date="2011-08-10T20:51:00Z"/>
          <w:rFonts w:ascii="Times New Roman" w:hAnsi="Times New Roman"/>
          <w:color w:val="000000" w:themeColor="text1"/>
          <w:sz w:val="18"/>
          <w:szCs w:val="18"/>
        </w:rPr>
      </w:pPr>
      <w:del w:id="1886"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eachers College, Columbia University</w:delText>
        </w:r>
      </w:del>
    </w:p>
    <w:p w:rsidR="00493E24" w:rsidRPr="00CB70BE" w:rsidDel="0035714C" w:rsidRDefault="00493E24" w:rsidP="00493E24">
      <w:pPr>
        <w:widowControl w:val="0"/>
        <w:autoSpaceDE w:val="0"/>
        <w:autoSpaceDN w:val="0"/>
        <w:adjustRightInd w:val="0"/>
        <w:spacing w:after="0"/>
        <w:ind w:left="180" w:right="227" w:firstLine="0"/>
        <w:rPr>
          <w:del w:id="1887"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88" w:author="W. Hu" w:date="2011-08-10T20:51:00Z"/>
          <w:rFonts w:ascii="Times New Roman" w:hAnsi="Times New Roman"/>
          <w:color w:val="000000" w:themeColor="text1"/>
          <w:sz w:val="18"/>
          <w:szCs w:val="18"/>
        </w:rPr>
      </w:pPr>
      <w:del w:id="1889" w:author="W. Hu" w:date="2011-08-10T20:51:00Z">
        <w:r w:rsidRPr="00CB70BE" w:rsidDel="0035714C">
          <w:rPr>
            <w:rFonts w:ascii="Times New Roman" w:hAnsi="Times New Roman"/>
            <w:color w:val="000000" w:themeColor="text1"/>
            <w:sz w:val="18"/>
            <w:szCs w:val="18"/>
          </w:rPr>
          <w:delText xml:space="preserve">*Black, Billy C. </w:delText>
        </w:r>
      </w:del>
    </w:p>
    <w:p w:rsidR="00493E24" w:rsidRPr="00CB70BE" w:rsidDel="0035714C" w:rsidRDefault="00493E24" w:rsidP="00493E24">
      <w:pPr>
        <w:widowControl w:val="0"/>
        <w:autoSpaceDE w:val="0"/>
        <w:autoSpaceDN w:val="0"/>
        <w:adjustRightInd w:val="0"/>
        <w:spacing w:after="0"/>
        <w:ind w:left="180" w:right="227" w:firstLine="0"/>
        <w:rPr>
          <w:del w:id="1890" w:author="W. Hu" w:date="2011-08-10T20:51:00Z"/>
          <w:rFonts w:ascii="Times New Roman" w:hAnsi="Times New Roman"/>
          <w:color w:val="000000" w:themeColor="text1"/>
          <w:sz w:val="18"/>
          <w:szCs w:val="18"/>
        </w:rPr>
      </w:pPr>
      <w:del w:id="1891"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esident Emeritus</w:delText>
        </w:r>
      </w:del>
    </w:p>
    <w:p w:rsidR="00493E24" w:rsidRPr="00CB70BE" w:rsidDel="0035714C" w:rsidRDefault="00493E24" w:rsidP="00493E24">
      <w:pPr>
        <w:widowControl w:val="0"/>
        <w:autoSpaceDE w:val="0"/>
        <w:autoSpaceDN w:val="0"/>
        <w:adjustRightInd w:val="0"/>
        <w:spacing w:after="0"/>
        <w:ind w:left="180" w:right="227" w:firstLine="0"/>
        <w:rPr>
          <w:del w:id="1892" w:author="W. Hu" w:date="2011-08-10T20:51:00Z"/>
          <w:rFonts w:ascii="Times New Roman" w:hAnsi="Times New Roman"/>
          <w:color w:val="000000" w:themeColor="text1"/>
          <w:sz w:val="18"/>
          <w:szCs w:val="18"/>
        </w:rPr>
      </w:pPr>
      <w:del w:id="1893"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uskegee Institute</w:delText>
        </w:r>
      </w:del>
    </w:p>
    <w:p w:rsidR="00493E24" w:rsidRPr="00CB70BE" w:rsidDel="0035714C" w:rsidRDefault="00493E24" w:rsidP="00493E24">
      <w:pPr>
        <w:widowControl w:val="0"/>
        <w:autoSpaceDE w:val="0"/>
        <w:autoSpaceDN w:val="0"/>
        <w:adjustRightInd w:val="0"/>
        <w:spacing w:after="0"/>
        <w:ind w:left="180" w:right="227" w:firstLine="0"/>
        <w:rPr>
          <w:del w:id="1894" w:author="W. Hu" w:date="2011-08-10T20:51:00Z"/>
          <w:rFonts w:ascii="Times New Roman" w:hAnsi="Times New Roman"/>
          <w:color w:val="000000" w:themeColor="text1"/>
          <w:sz w:val="18"/>
          <w:szCs w:val="18"/>
        </w:rPr>
      </w:pPr>
      <w:del w:id="1895" w:author="W. Hu" w:date="2011-08-10T20:51:00Z">
        <w:r w:rsidRPr="00CB70BE" w:rsidDel="0035714C">
          <w:rPr>
            <w:rFonts w:ascii="Times New Roman" w:hAnsi="Times New Roman"/>
            <w:color w:val="000000" w:themeColor="text1"/>
            <w:sz w:val="18"/>
            <w:szCs w:val="18"/>
          </w:rPr>
          <w:delText>M.S., Ph.D., Iowa State University</w:delText>
        </w:r>
      </w:del>
    </w:p>
    <w:p w:rsidR="00493E24" w:rsidRPr="00CB70BE" w:rsidDel="0035714C" w:rsidRDefault="00493E24" w:rsidP="00493E24">
      <w:pPr>
        <w:widowControl w:val="0"/>
        <w:autoSpaceDE w:val="0"/>
        <w:autoSpaceDN w:val="0"/>
        <w:adjustRightInd w:val="0"/>
        <w:spacing w:after="0"/>
        <w:ind w:left="180" w:right="227" w:firstLine="0"/>
        <w:rPr>
          <w:del w:id="1896"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897" w:author="W. Hu" w:date="2011-08-10T20:51:00Z"/>
          <w:rFonts w:ascii="Times New Roman" w:hAnsi="Times New Roman"/>
          <w:color w:val="000000" w:themeColor="text1"/>
          <w:sz w:val="18"/>
          <w:szCs w:val="18"/>
        </w:rPr>
      </w:pPr>
      <w:del w:id="1898" w:author="W. Hu" w:date="2011-08-10T20:51:00Z">
        <w:r w:rsidRPr="00CB70BE" w:rsidDel="0035714C">
          <w:rPr>
            <w:rFonts w:ascii="Times New Roman" w:hAnsi="Times New Roman"/>
            <w:color w:val="000000" w:themeColor="text1"/>
            <w:sz w:val="18"/>
            <w:szCs w:val="18"/>
          </w:rPr>
          <w:delText>*Blaylock, Christine D.</w:delText>
        </w:r>
      </w:del>
    </w:p>
    <w:p w:rsidR="00493E24" w:rsidRPr="00CB70BE" w:rsidDel="0035714C" w:rsidRDefault="00493E24" w:rsidP="00493E24">
      <w:pPr>
        <w:widowControl w:val="0"/>
        <w:autoSpaceDE w:val="0"/>
        <w:autoSpaceDN w:val="0"/>
        <w:adjustRightInd w:val="0"/>
        <w:spacing w:after="0"/>
        <w:ind w:left="180" w:right="227" w:firstLine="0"/>
        <w:rPr>
          <w:del w:id="1899" w:author="W. Hu" w:date="2011-08-10T20:51:00Z"/>
          <w:rFonts w:ascii="Times New Roman" w:hAnsi="Times New Roman"/>
          <w:color w:val="000000" w:themeColor="text1"/>
          <w:sz w:val="18"/>
          <w:szCs w:val="18"/>
        </w:rPr>
      </w:pPr>
      <w:del w:id="1900"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Education</w:delText>
        </w:r>
      </w:del>
    </w:p>
    <w:p w:rsidR="00493E24" w:rsidRPr="00CB70BE" w:rsidDel="0035714C" w:rsidRDefault="00493E24" w:rsidP="00493E24">
      <w:pPr>
        <w:widowControl w:val="0"/>
        <w:autoSpaceDE w:val="0"/>
        <w:autoSpaceDN w:val="0"/>
        <w:adjustRightInd w:val="0"/>
        <w:spacing w:after="0"/>
        <w:ind w:left="180" w:right="227" w:firstLine="0"/>
        <w:rPr>
          <w:del w:id="1901" w:author="W. Hu" w:date="2011-08-10T20:51:00Z"/>
          <w:rFonts w:ascii="Times New Roman" w:hAnsi="Times New Roman"/>
          <w:color w:val="000000" w:themeColor="text1"/>
          <w:sz w:val="18"/>
          <w:szCs w:val="18"/>
        </w:rPr>
      </w:pPr>
      <w:del w:id="1902"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College</w:delText>
        </w:r>
      </w:del>
    </w:p>
    <w:p w:rsidR="00493E24" w:rsidRPr="00CB70BE" w:rsidDel="0035714C" w:rsidRDefault="00493E24" w:rsidP="00493E24">
      <w:pPr>
        <w:widowControl w:val="0"/>
        <w:autoSpaceDE w:val="0"/>
        <w:autoSpaceDN w:val="0"/>
        <w:adjustRightInd w:val="0"/>
        <w:spacing w:after="0"/>
        <w:ind w:left="180" w:right="227" w:firstLine="0"/>
        <w:rPr>
          <w:del w:id="1903" w:author="W. Hu" w:date="2011-08-10T20:51:00Z"/>
          <w:rFonts w:ascii="Times New Roman" w:hAnsi="Times New Roman"/>
          <w:color w:val="000000" w:themeColor="text1"/>
          <w:sz w:val="18"/>
          <w:szCs w:val="18"/>
        </w:rPr>
      </w:pPr>
      <w:del w:id="1904" w:author="W. Hu" w:date="2011-08-10T20:51:00Z">
        <w:r w:rsidRPr="00CB70BE" w:rsidDel="0035714C">
          <w:rPr>
            <w:rFonts w:ascii="Times New Roman" w:hAnsi="Times New Roman"/>
            <w:color w:val="000000" w:themeColor="text1"/>
            <w:sz w:val="18"/>
            <w:szCs w:val="18"/>
          </w:rPr>
          <w:delText>M.A., Indiana University</w:delText>
        </w:r>
      </w:del>
    </w:p>
    <w:p w:rsidR="00493E24" w:rsidRPr="00CB70BE" w:rsidDel="0035714C" w:rsidRDefault="00493E24" w:rsidP="00493E24">
      <w:pPr>
        <w:widowControl w:val="0"/>
        <w:autoSpaceDE w:val="0"/>
        <w:autoSpaceDN w:val="0"/>
        <w:adjustRightInd w:val="0"/>
        <w:spacing w:after="0"/>
        <w:ind w:left="180" w:right="227" w:firstLine="0"/>
        <w:rPr>
          <w:del w:id="1905"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06" w:author="W. Hu" w:date="2011-08-10T20:51:00Z"/>
          <w:rFonts w:ascii="Times New Roman" w:hAnsi="Times New Roman"/>
          <w:color w:val="000000" w:themeColor="text1"/>
          <w:sz w:val="18"/>
          <w:szCs w:val="18"/>
        </w:rPr>
      </w:pPr>
      <w:del w:id="1907" w:author="W. Hu" w:date="2011-08-10T20:51:00Z">
        <w:r w:rsidRPr="00CB70BE" w:rsidDel="0035714C">
          <w:rPr>
            <w:rFonts w:ascii="Times New Roman" w:hAnsi="Times New Roman"/>
            <w:color w:val="000000" w:themeColor="text1"/>
            <w:sz w:val="18"/>
            <w:szCs w:val="18"/>
          </w:rPr>
          <w:delText>Bronson, Clement</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w:delText>
        </w:r>
      </w:del>
    </w:p>
    <w:p w:rsidR="00493E24" w:rsidRPr="00CB70BE" w:rsidDel="0035714C" w:rsidRDefault="00493E24" w:rsidP="00493E24">
      <w:pPr>
        <w:widowControl w:val="0"/>
        <w:autoSpaceDE w:val="0"/>
        <w:autoSpaceDN w:val="0"/>
        <w:adjustRightInd w:val="0"/>
        <w:spacing w:after="0"/>
        <w:ind w:left="180" w:right="227" w:firstLine="0"/>
        <w:rPr>
          <w:del w:id="1908" w:author="W. Hu" w:date="2011-08-10T20:51:00Z"/>
          <w:rFonts w:ascii="Times New Roman" w:hAnsi="Times New Roman"/>
          <w:color w:val="000000" w:themeColor="text1"/>
          <w:sz w:val="18"/>
          <w:szCs w:val="18"/>
        </w:rPr>
      </w:pPr>
      <w:del w:id="1909"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Education </w:delText>
        </w:r>
        <w:r w:rsidRPr="00CB70BE" w:rsidDel="0035714C">
          <w:rPr>
            <w:rFonts w:ascii="Times New Roman" w:hAnsi="Times New Roman"/>
            <w:color w:val="000000" w:themeColor="text1"/>
            <w:sz w:val="18"/>
            <w:szCs w:val="18"/>
          </w:rPr>
          <w:delText>B.S., M.S.,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uskegee Institute Ph.D., Penn State University</w:delText>
        </w:r>
      </w:del>
    </w:p>
    <w:p w:rsidR="00493E24" w:rsidRPr="00CB70BE" w:rsidDel="0035714C" w:rsidRDefault="00493E24" w:rsidP="00493E24">
      <w:pPr>
        <w:widowControl w:val="0"/>
        <w:autoSpaceDE w:val="0"/>
        <w:autoSpaceDN w:val="0"/>
        <w:adjustRightInd w:val="0"/>
        <w:spacing w:after="0"/>
        <w:ind w:left="180" w:right="227" w:firstLine="0"/>
        <w:rPr>
          <w:del w:id="191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11" w:author="W. Hu" w:date="2011-08-10T20:51:00Z"/>
          <w:rFonts w:ascii="Times New Roman" w:hAnsi="Times New Roman"/>
          <w:color w:val="000000" w:themeColor="text1"/>
          <w:sz w:val="18"/>
          <w:szCs w:val="18"/>
        </w:rPr>
      </w:pPr>
      <w:del w:id="1912" w:author="W. Hu" w:date="2011-08-10T20:51:00Z">
        <w:r w:rsidRPr="00CB70BE" w:rsidDel="0035714C">
          <w:rPr>
            <w:rFonts w:ascii="Times New Roman" w:hAnsi="Times New Roman"/>
            <w:color w:val="000000" w:themeColor="text1"/>
            <w:sz w:val="18"/>
            <w:szCs w:val="18"/>
          </w:rPr>
          <w:delText>*Brown,</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 xml:space="preserve">Aaron </w:delText>
        </w:r>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esident Emeritus </w:delText>
        </w:r>
        <w:r w:rsidRPr="00CB70BE" w:rsidDel="0035714C">
          <w:rPr>
            <w:rFonts w:ascii="Times New Roman" w:hAnsi="Times New Roman"/>
            <w:color w:val="000000" w:themeColor="text1"/>
            <w:sz w:val="18"/>
            <w:szCs w:val="18"/>
          </w:rPr>
          <w:delText>B.A.,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alladega College</w:delText>
        </w:r>
      </w:del>
    </w:p>
    <w:p w:rsidR="00493E24" w:rsidRPr="00CB70BE" w:rsidDel="0035714C" w:rsidRDefault="00493E24" w:rsidP="00493E24">
      <w:pPr>
        <w:widowControl w:val="0"/>
        <w:autoSpaceDE w:val="0"/>
        <w:autoSpaceDN w:val="0"/>
        <w:adjustRightInd w:val="0"/>
        <w:spacing w:after="0"/>
        <w:ind w:left="180" w:right="227" w:firstLine="0"/>
        <w:rPr>
          <w:del w:id="1913" w:author="W. Hu" w:date="2011-08-10T20:51:00Z"/>
          <w:rFonts w:ascii="Times New Roman" w:hAnsi="Times New Roman"/>
          <w:color w:val="000000" w:themeColor="text1"/>
          <w:sz w:val="18"/>
          <w:szCs w:val="18"/>
        </w:rPr>
      </w:pPr>
      <w:del w:id="1914"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1915" w:author="W. Hu" w:date="2011-08-10T20:51:00Z"/>
          <w:rFonts w:ascii="Times New Roman" w:hAnsi="Times New Roman"/>
          <w:color w:val="000000" w:themeColor="text1"/>
          <w:sz w:val="18"/>
          <w:szCs w:val="18"/>
        </w:rPr>
      </w:pPr>
      <w:del w:id="1916" w:author="W. Hu" w:date="2011-08-10T20:51:00Z">
        <w:r w:rsidRPr="00CB70BE" w:rsidDel="0035714C">
          <w:rPr>
            <w:rFonts w:ascii="Times New Roman" w:hAnsi="Times New Roman"/>
            <w:color w:val="000000" w:themeColor="text1"/>
            <w:sz w:val="18"/>
            <w:szCs w:val="18"/>
          </w:rPr>
          <w:delText>Ph.D., University of Chicago</w:delText>
        </w:r>
      </w:del>
    </w:p>
    <w:p w:rsidR="00493E24" w:rsidRPr="00CB70BE" w:rsidDel="0035714C" w:rsidRDefault="00493E24" w:rsidP="00493E24">
      <w:pPr>
        <w:widowControl w:val="0"/>
        <w:autoSpaceDE w:val="0"/>
        <w:autoSpaceDN w:val="0"/>
        <w:adjustRightInd w:val="0"/>
        <w:spacing w:after="0"/>
        <w:ind w:left="180" w:right="227" w:firstLine="0"/>
        <w:rPr>
          <w:del w:id="1917"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18" w:author="W. Hu" w:date="2011-08-10T20:51:00Z"/>
          <w:rFonts w:ascii="Times New Roman" w:hAnsi="Times New Roman"/>
          <w:color w:val="000000" w:themeColor="text1"/>
          <w:sz w:val="18"/>
          <w:szCs w:val="18"/>
        </w:rPr>
      </w:pPr>
      <w:del w:id="1919" w:author="W. Hu" w:date="2011-08-10T20:51:00Z">
        <w:r w:rsidRPr="00CB70BE" w:rsidDel="0035714C">
          <w:rPr>
            <w:rFonts w:ascii="Times New Roman" w:hAnsi="Times New Roman"/>
            <w:color w:val="000000" w:themeColor="text1"/>
            <w:sz w:val="18"/>
            <w:szCs w:val="18"/>
          </w:rPr>
          <w:delText>Brown, Mollie B.</w:delText>
        </w:r>
      </w:del>
    </w:p>
    <w:p w:rsidR="00493E24" w:rsidRPr="00CB70BE" w:rsidDel="0035714C" w:rsidRDefault="00493E24" w:rsidP="00493E24">
      <w:pPr>
        <w:widowControl w:val="0"/>
        <w:autoSpaceDE w:val="0"/>
        <w:autoSpaceDN w:val="0"/>
        <w:adjustRightInd w:val="0"/>
        <w:spacing w:after="0"/>
        <w:ind w:left="180" w:right="227" w:firstLine="0"/>
        <w:rPr>
          <w:del w:id="1920" w:author="W. Hu" w:date="2011-08-10T20:51:00Z"/>
          <w:rFonts w:ascii="Times New Roman" w:hAnsi="Times New Roman"/>
          <w:i/>
          <w:color w:val="000000" w:themeColor="text1"/>
          <w:sz w:val="18"/>
          <w:szCs w:val="18"/>
        </w:rPr>
      </w:pPr>
      <w:del w:id="1921" w:author="W. Hu" w:date="2011-08-10T20:51:00Z">
        <w:r w:rsidRPr="00CB70BE" w:rsidDel="0035714C">
          <w:rPr>
            <w:rFonts w:ascii="Times New Roman" w:hAnsi="Times New Roman"/>
            <w:i/>
            <w:color w:val="000000" w:themeColor="text1"/>
            <w:sz w:val="18"/>
            <w:szCs w:val="18"/>
          </w:rPr>
          <w:delText>Professor Emerita of Business Education</w:delText>
        </w:r>
      </w:del>
    </w:p>
    <w:p w:rsidR="00493E24" w:rsidRPr="00CB70BE" w:rsidDel="0035714C" w:rsidRDefault="00493E24" w:rsidP="00493E24">
      <w:pPr>
        <w:widowControl w:val="0"/>
        <w:autoSpaceDE w:val="0"/>
        <w:autoSpaceDN w:val="0"/>
        <w:adjustRightInd w:val="0"/>
        <w:spacing w:after="0"/>
        <w:ind w:left="180" w:right="227" w:firstLine="0"/>
        <w:rPr>
          <w:del w:id="1922" w:author="W. Hu" w:date="2011-08-10T20:51:00Z"/>
          <w:rFonts w:ascii="Times New Roman" w:hAnsi="Times New Roman"/>
          <w:color w:val="000000" w:themeColor="text1"/>
          <w:sz w:val="18"/>
          <w:szCs w:val="18"/>
        </w:rPr>
      </w:pPr>
      <w:del w:id="1923" w:author="W. Hu" w:date="2011-08-10T20:51:00Z">
        <w:r w:rsidRPr="00CB70BE" w:rsidDel="0035714C">
          <w:rPr>
            <w:rFonts w:ascii="Times New Roman" w:hAnsi="Times New Roman"/>
            <w:color w:val="000000" w:themeColor="text1"/>
            <w:sz w:val="18"/>
            <w:szCs w:val="18"/>
          </w:rPr>
          <w:delText>B.S., Albany State College</w:delText>
        </w:r>
      </w:del>
    </w:p>
    <w:p w:rsidR="00493E24" w:rsidRPr="00CB70BE" w:rsidDel="0035714C" w:rsidRDefault="00493E24" w:rsidP="00493E24">
      <w:pPr>
        <w:widowControl w:val="0"/>
        <w:autoSpaceDE w:val="0"/>
        <w:autoSpaceDN w:val="0"/>
        <w:adjustRightInd w:val="0"/>
        <w:spacing w:after="0"/>
        <w:ind w:left="180" w:right="227" w:firstLine="0"/>
        <w:rPr>
          <w:del w:id="1924" w:author="W. Hu" w:date="2011-08-10T20:51:00Z"/>
          <w:rFonts w:ascii="Times New Roman" w:hAnsi="Times New Roman"/>
          <w:color w:val="000000" w:themeColor="text1"/>
          <w:sz w:val="18"/>
          <w:szCs w:val="18"/>
        </w:rPr>
      </w:pPr>
      <w:del w:id="1925" w:author="W. Hu" w:date="2011-08-10T20:51:00Z">
        <w:r w:rsidRPr="00CB70BE" w:rsidDel="0035714C">
          <w:rPr>
            <w:rFonts w:ascii="Times New Roman" w:hAnsi="Times New Roman"/>
            <w:color w:val="000000" w:themeColor="text1"/>
            <w:sz w:val="18"/>
            <w:szCs w:val="18"/>
          </w:rPr>
          <w:delText>M.B.E., Ph.D., Georgia State University</w:delText>
        </w:r>
      </w:del>
    </w:p>
    <w:p w:rsidR="00493E24" w:rsidRPr="00CB70BE" w:rsidDel="0035714C" w:rsidRDefault="00493E24" w:rsidP="00493E24">
      <w:pPr>
        <w:widowControl w:val="0"/>
        <w:autoSpaceDE w:val="0"/>
        <w:autoSpaceDN w:val="0"/>
        <w:adjustRightInd w:val="0"/>
        <w:spacing w:after="0"/>
        <w:ind w:left="180" w:right="227" w:firstLine="0"/>
        <w:rPr>
          <w:del w:id="1926"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27" w:author="W. Hu" w:date="2011-08-10T20:51:00Z"/>
          <w:rFonts w:ascii="Times New Roman" w:hAnsi="Times New Roman"/>
          <w:color w:val="000000" w:themeColor="text1"/>
          <w:sz w:val="18"/>
          <w:szCs w:val="18"/>
        </w:rPr>
      </w:pPr>
      <w:del w:id="1928" w:author="W. Hu" w:date="2011-08-10T20:51:00Z">
        <w:r w:rsidRPr="00CB70BE" w:rsidDel="0035714C">
          <w:rPr>
            <w:rFonts w:ascii="Times New Roman" w:hAnsi="Times New Roman"/>
            <w:color w:val="000000" w:themeColor="text1"/>
            <w:sz w:val="18"/>
            <w:szCs w:val="18"/>
          </w:rPr>
          <w:delText>*Cederbe</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 Joo-</w:delText>
        </w:r>
        <w:r w:rsidRPr="00CB70BE" w:rsidDel="0035714C">
          <w:rPr>
            <w:rFonts w:ascii="Times New Roman" w:hAnsi="Times New Roman"/>
            <w:color w:val="000000" w:themeColor="text1"/>
            <w:spacing w:val="-20"/>
            <w:sz w:val="18"/>
            <w:szCs w:val="18"/>
          </w:rPr>
          <w:delText>Y</w:delText>
        </w:r>
        <w:r w:rsidRPr="00CB70BE" w:rsidDel="0035714C">
          <w:rPr>
            <w:rFonts w:ascii="Times New Roman" w:hAnsi="Times New Roman"/>
            <w:color w:val="000000" w:themeColor="text1"/>
            <w:sz w:val="18"/>
            <w:szCs w:val="18"/>
          </w:rPr>
          <w:delText>on Ohm</w:delText>
        </w:r>
      </w:del>
    </w:p>
    <w:p w:rsidR="00493E24" w:rsidRPr="00CB70BE" w:rsidDel="0035714C" w:rsidRDefault="00493E24" w:rsidP="00493E24">
      <w:pPr>
        <w:widowControl w:val="0"/>
        <w:autoSpaceDE w:val="0"/>
        <w:autoSpaceDN w:val="0"/>
        <w:adjustRightInd w:val="0"/>
        <w:spacing w:after="0"/>
        <w:ind w:left="180" w:right="227" w:firstLine="0"/>
        <w:rPr>
          <w:del w:id="1929" w:author="W. Hu" w:date="2011-08-10T20:51:00Z"/>
          <w:rFonts w:ascii="Times New Roman" w:hAnsi="Times New Roman"/>
          <w:color w:val="000000" w:themeColor="text1"/>
          <w:sz w:val="18"/>
          <w:szCs w:val="18"/>
        </w:rPr>
      </w:pPr>
      <w:del w:id="1930"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Art</w:delText>
        </w:r>
      </w:del>
    </w:p>
    <w:p w:rsidR="00493E24" w:rsidRPr="00CB70BE" w:rsidDel="0035714C" w:rsidRDefault="00493E24" w:rsidP="00493E24">
      <w:pPr>
        <w:widowControl w:val="0"/>
        <w:autoSpaceDE w:val="0"/>
        <w:autoSpaceDN w:val="0"/>
        <w:adjustRightInd w:val="0"/>
        <w:spacing w:after="0"/>
        <w:ind w:left="180" w:right="227" w:firstLine="0"/>
        <w:rPr>
          <w:del w:id="1931" w:author="W. Hu" w:date="2011-08-10T20:51:00Z"/>
          <w:rFonts w:ascii="Times New Roman" w:hAnsi="Times New Roman"/>
          <w:color w:val="000000" w:themeColor="text1"/>
          <w:sz w:val="18"/>
          <w:szCs w:val="18"/>
        </w:rPr>
      </w:pPr>
      <w:del w:id="1932" w:author="W. Hu" w:date="2011-08-10T20:51:00Z">
        <w:r w:rsidRPr="00CB70BE" w:rsidDel="0035714C">
          <w:rPr>
            <w:rFonts w:ascii="Times New Roman" w:hAnsi="Times New Roman"/>
            <w:color w:val="000000" w:themeColor="text1"/>
            <w:sz w:val="18"/>
            <w:szCs w:val="18"/>
          </w:rPr>
          <w:delText>B.</w:delText>
        </w:r>
        <w:r w:rsidRPr="00CB70BE" w:rsidDel="0035714C">
          <w:rPr>
            <w:rFonts w:ascii="Times New Roman" w:hAnsi="Times New Roman"/>
            <w:color w:val="000000" w:themeColor="text1"/>
            <w:spacing w:val="-16"/>
            <w:sz w:val="18"/>
            <w:szCs w:val="18"/>
          </w:rPr>
          <w:delText>F</w:delText>
        </w:r>
        <w:r w:rsidRPr="00CB70BE" w:rsidDel="0035714C">
          <w:rPr>
            <w:rFonts w:ascii="Times New Roman" w:hAnsi="Times New Roman"/>
            <w:color w:val="000000" w:themeColor="text1"/>
            <w:sz w:val="18"/>
            <w:szCs w:val="18"/>
          </w:rPr>
          <w:delText>.A., Minneapolis College of</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Art and Design</w:delText>
        </w:r>
      </w:del>
    </w:p>
    <w:p w:rsidR="00493E24" w:rsidRPr="00CB70BE" w:rsidDel="0035714C" w:rsidRDefault="00493E24" w:rsidP="00493E24">
      <w:pPr>
        <w:widowControl w:val="0"/>
        <w:autoSpaceDE w:val="0"/>
        <w:autoSpaceDN w:val="0"/>
        <w:adjustRightInd w:val="0"/>
        <w:spacing w:after="0"/>
        <w:ind w:left="180" w:right="227" w:firstLine="0"/>
        <w:rPr>
          <w:del w:id="1933" w:author="W. Hu" w:date="2011-08-10T20:51:00Z"/>
          <w:rFonts w:ascii="Times New Roman" w:hAnsi="Times New Roman"/>
          <w:color w:val="000000" w:themeColor="text1"/>
          <w:sz w:val="18"/>
          <w:szCs w:val="18"/>
        </w:rPr>
      </w:pPr>
      <w:del w:id="1934" w:author="W. Hu" w:date="2011-08-10T20:51:00Z">
        <w:r w:rsidRPr="00CB70BE" w:rsidDel="0035714C">
          <w:rPr>
            <w:rFonts w:ascii="Times New Roman" w:hAnsi="Times New Roman"/>
            <w:color w:val="000000" w:themeColor="text1"/>
            <w:sz w:val="18"/>
            <w:szCs w:val="18"/>
          </w:rPr>
          <w:delText>M.</w:delText>
        </w:r>
        <w:r w:rsidRPr="00CB70BE" w:rsidDel="0035714C">
          <w:rPr>
            <w:rFonts w:ascii="Times New Roman" w:hAnsi="Times New Roman"/>
            <w:color w:val="000000" w:themeColor="text1"/>
            <w:spacing w:val="-16"/>
            <w:sz w:val="18"/>
            <w:szCs w:val="18"/>
          </w:rPr>
          <w:delText>F</w:delText>
        </w:r>
        <w:r w:rsidRPr="00CB70BE" w:rsidDel="0035714C">
          <w:rPr>
            <w:rFonts w:ascii="Times New Roman" w:hAnsi="Times New Roman"/>
            <w:color w:val="000000" w:themeColor="text1"/>
            <w:sz w:val="18"/>
            <w:szCs w:val="18"/>
          </w:rPr>
          <w:delText>.A., Cranbrook</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Academy</w:delText>
        </w:r>
      </w:del>
    </w:p>
    <w:p w:rsidR="00493E24" w:rsidRPr="00CB70BE" w:rsidDel="0035714C" w:rsidRDefault="00493E24" w:rsidP="00493E24">
      <w:pPr>
        <w:widowControl w:val="0"/>
        <w:autoSpaceDE w:val="0"/>
        <w:autoSpaceDN w:val="0"/>
        <w:adjustRightInd w:val="0"/>
        <w:spacing w:after="0"/>
        <w:ind w:left="180" w:right="227" w:firstLine="0"/>
        <w:rPr>
          <w:del w:id="1935" w:author="W. Hu" w:date="2011-08-10T20:51:00Z"/>
          <w:rFonts w:ascii="Times New Roman" w:hAnsi="Times New Roman"/>
          <w:color w:val="000000" w:themeColor="text1"/>
          <w:sz w:val="18"/>
          <w:szCs w:val="18"/>
        </w:rPr>
      </w:pPr>
    </w:p>
    <w:p w:rsidR="00493E24" w:rsidRPr="00816277" w:rsidDel="0035714C" w:rsidRDefault="00493E24" w:rsidP="00493E24">
      <w:pPr>
        <w:widowControl w:val="0"/>
        <w:autoSpaceDE w:val="0"/>
        <w:autoSpaceDN w:val="0"/>
        <w:adjustRightInd w:val="0"/>
        <w:spacing w:after="0"/>
        <w:ind w:left="180" w:right="227" w:firstLine="0"/>
        <w:rPr>
          <w:del w:id="1936" w:author="W. Hu" w:date="2011-08-10T20:51:00Z"/>
          <w:rFonts w:ascii="Times New Roman" w:hAnsi="Times New Roman"/>
          <w:color w:val="000000" w:themeColor="text1"/>
          <w:sz w:val="18"/>
          <w:szCs w:val="18"/>
        </w:rPr>
      </w:pPr>
      <w:del w:id="1937" w:author="W. Hu" w:date="2011-08-10T20:51:00Z">
        <w:r w:rsidRPr="00816277" w:rsidDel="0035714C">
          <w:rPr>
            <w:rFonts w:ascii="Times New Roman" w:hAnsi="Times New Roman"/>
            <w:color w:val="000000" w:themeColor="text1"/>
            <w:sz w:val="18"/>
            <w:szCs w:val="18"/>
          </w:rPr>
          <w:delText>Cochrane,</w:delText>
        </w:r>
        <w:r w:rsidRPr="00816277" w:rsidDel="0035714C">
          <w:rPr>
            <w:rFonts w:ascii="Times New Roman" w:hAnsi="Times New Roman"/>
            <w:color w:val="000000" w:themeColor="text1"/>
            <w:spacing w:val="-4"/>
            <w:sz w:val="18"/>
            <w:szCs w:val="18"/>
          </w:rPr>
          <w:delText xml:space="preserve"> </w:delText>
        </w:r>
        <w:r w:rsidRPr="00816277" w:rsidDel="0035714C">
          <w:rPr>
            <w:rFonts w:ascii="Times New Roman" w:hAnsi="Times New Roman"/>
            <w:color w:val="000000" w:themeColor="text1"/>
            <w:spacing w:val="-18"/>
            <w:sz w:val="18"/>
            <w:szCs w:val="18"/>
          </w:rPr>
          <w:delText>W</w:delText>
        </w:r>
        <w:r w:rsidRPr="00816277" w:rsidDel="0035714C">
          <w:rPr>
            <w:rFonts w:ascii="Times New Roman" w:hAnsi="Times New Roman"/>
            <w:color w:val="000000" w:themeColor="text1"/>
            <w:sz w:val="18"/>
            <w:szCs w:val="18"/>
          </w:rPr>
          <w:delText>.A.R.</w:delText>
        </w:r>
      </w:del>
    </w:p>
    <w:p w:rsidR="00493E24" w:rsidRPr="00CB70BE" w:rsidDel="0035714C" w:rsidRDefault="00493E24" w:rsidP="00493E24">
      <w:pPr>
        <w:widowControl w:val="0"/>
        <w:autoSpaceDE w:val="0"/>
        <w:autoSpaceDN w:val="0"/>
        <w:adjustRightInd w:val="0"/>
        <w:spacing w:after="0"/>
        <w:ind w:left="180" w:right="227" w:firstLine="0"/>
        <w:rPr>
          <w:del w:id="1938" w:author="W. Hu" w:date="2011-08-10T20:51:00Z"/>
          <w:rFonts w:ascii="Times New Roman" w:hAnsi="Times New Roman"/>
          <w:color w:val="000000" w:themeColor="text1"/>
          <w:sz w:val="18"/>
          <w:szCs w:val="18"/>
        </w:rPr>
      </w:pPr>
      <w:del w:id="1939" w:author="W. Hu" w:date="2011-08-10T20:51:00Z">
        <w:r w:rsidRPr="00816277" w:rsidDel="0035714C">
          <w:rPr>
            <w:rFonts w:ascii="Times New Roman" w:hAnsi="Times New Roman"/>
            <w:i/>
            <w:iCs/>
            <w:color w:val="000000" w:themeColor="text1"/>
            <w:sz w:val="18"/>
            <w:szCs w:val="18"/>
          </w:rPr>
          <w:delText>Assistant P</w:delText>
        </w:r>
        <w:r w:rsidRPr="00816277" w:rsidDel="0035714C">
          <w:rPr>
            <w:rFonts w:ascii="Times New Roman" w:hAnsi="Times New Roman"/>
            <w:i/>
            <w:iCs/>
            <w:color w:val="000000" w:themeColor="text1"/>
            <w:spacing w:val="-7"/>
            <w:sz w:val="18"/>
            <w:szCs w:val="18"/>
          </w:rPr>
          <w:delText>r</w:delText>
        </w:r>
        <w:r w:rsidRPr="00816277" w:rsidDel="0035714C">
          <w:rPr>
            <w:rFonts w:ascii="Times New Roman" w:hAnsi="Times New Roman"/>
            <w:i/>
            <w:iCs/>
            <w:color w:val="000000" w:themeColor="text1"/>
            <w:sz w:val="18"/>
            <w:szCs w:val="18"/>
          </w:rPr>
          <w:delText>ofessor Emerita</w:delText>
        </w:r>
        <w:r w:rsidRPr="00CB70BE" w:rsidDel="0035714C">
          <w:rPr>
            <w:rFonts w:ascii="Times New Roman" w:hAnsi="Times New Roman"/>
            <w:i/>
            <w:iCs/>
            <w:color w:val="000000" w:themeColor="text1"/>
            <w:sz w:val="18"/>
            <w:szCs w:val="18"/>
          </w:rPr>
          <w:delText xml:space="preserve"> of Education</w:delText>
        </w:r>
      </w:del>
    </w:p>
    <w:p w:rsidR="00493E24" w:rsidRPr="00CB70BE" w:rsidDel="0035714C" w:rsidRDefault="00493E24" w:rsidP="00493E24">
      <w:pPr>
        <w:widowControl w:val="0"/>
        <w:autoSpaceDE w:val="0"/>
        <w:autoSpaceDN w:val="0"/>
        <w:adjustRightInd w:val="0"/>
        <w:spacing w:after="0"/>
        <w:ind w:left="180" w:right="227" w:firstLine="0"/>
        <w:rPr>
          <w:del w:id="1940" w:author="W. Hu" w:date="2011-08-10T20:51:00Z"/>
          <w:rFonts w:ascii="Times New Roman" w:hAnsi="Times New Roman"/>
          <w:color w:val="000000" w:themeColor="text1"/>
          <w:sz w:val="18"/>
          <w:szCs w:val="18"/>
        </w:rPr>
      </w:pPr>
      <w:del w:id="1941"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1942" w:author="W. Hu" w:date="2011-08-10T20:51:00Z"/>
          <w:rFonts w:ascii="Times New Roman" w:hAnsi="Times New Roman"/>
          <w:color w:val="000000" w:themeColor="text1"/>
          <w:sz w:val="18"/>
          <w:szCs w:val="18"/>
        </w:rPr>
      </w:pPr>
      <w:del w:id="1943" w:author="W. Hu" w:date="2011-08-10T20:51:00Z">
        <w:r w:rsidRPr="00CB70BE" w:rsidDel="0035714C">
          <w:rPr>
            <w:rFonts w:ascii="Times New Roman" w:hAnsi="Times New Roman"/>
            <w:color w:val="000000" w:themeColor="text1"/>
            <w:sz w:val="18"/>
            <w:szCs w:val="18"/>
          </w:rPr>
          <w:delText>M.A., New</w:delText>
        </w:r>
        <w:r w:rsidRPr="00CB70BE" w:rsidDel="0035714C">
          <w:rPr>
            <w:rFonts w:ascii="Times New Roman" w:hAnsi="Times New Roman"/>
            <w:color w:val="000000" w:themeColor="text1"/>
            <w:spacing w:val="-7"/>
            <w:sz w:val="18"/>
            <w:szCs w:val="18"/>
          </w:rPr>
          <w:delText xml:space="preserve"> </w:delText>
        </w:r>
        <w:r w:rsidRPr="00CB70BE" w:rsidDel="0035714C">
          <w:rPr>
            <w:rFonts w:ascii="Times New Roman" w:hAnsi="Times New Roman"/>
            <w:color w:val="000000" w:themeColor="text1"/>
            <w:spacing w:val="-20"/>
            <w:sz w:val="18"/>
            <w:szCs w:val="18"/>
          </w:rPr>
          <w:delText>Y</w:delText>
        </w:r>
        <w:r w:rsidRPr="00CB70BE" w:rsidDel="0035714C">
          <w:rPr>
            <w:rFonts w:ascii="Times New Roman" w:hAnsi="Times New Roman"/>
            <w:color w:val="000000" w:themeColor="text1"/>
            <w:sz w:val="18"/>
            <w:szCs w:val="18"/>
          </w:rPr>
          <w:delText>ork University</w:delText>
        </w:r>
      </w:del>
    </w:p>
    <w:p w:rsidR="00493E24" w:rsidRPr="00CB70BE" w:rsidDel="0035714C" w:rsidRDefault="00493E24" w:rsidP="00493E24">
      <w:pPr>
        <w:widowControl w:val="0"/>
        <w:autoSpaceDE w:val="0"/>
        <w:autoSpaceDN w:val="0"/>
        <w:adjustRightInd w:val="0"/>
        <w:spacing w:after="0"/>
        <w:ind w:left="180" w:right="227" w:firstLine="0"/>
        <w:rPr>
          <w:del w:id="194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45" w:author="W. Hu" w:date="2011-08-10T20:51:00Z"/>
          <w:rFonts w:ascii="Times New Roman" w:hAnsi="Times New Roman"/>
          <w:color w:val="000000" w:themeColor="text1"/>
          <w:sz w:val="18"/>
          <w:szCs w:val="18"/>
        </w:rPr>
      </w:pPr>
      <w:del w:id="1946" w:author="W. Hu" w:date="2011-08-10T20:51:00Z">
        <w:r w:rsidRPr="00CB70BE" w:rsidDel="0035714C">
          <w:rPr>
            <w:rFonts w:ascii="Times New Roman" w:hAnsi="Times New Roman"/>
            <w:color w:val="000000" w:themeColor="text1"/>
            <w:sz w:val="18"/>
            <w:szCs w:val="18"/>
          </w:rPr>
          <w:delText>*Cross, Robert</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w:delText>
        </w:r>
      </w:del>
    </w:p>
    <w:p w:rsidR="00493E24" w:rsidRPr="00CB70BE" w:rsidDel="0035714C" w:rsidRDefault="00CC03BE" w:rsidP="00493E24">
      <w:pPr>
        <w:widowControl w:val="0"/>
        <w:autoSpaceDE w:val="0"/>
        <w:autoSpaceDN w:val="0"/>
        <w:adjustRightInd w:val="0"/>
        <w:spacing w:after="0"/>
        <w:ind w:left="180" w:right="227" w:firstLine="0"/>
        <w:rPr>
          <w:del w:id="1947" w:author="W. Hu" w:date="2011-08-10T20:51:00Z"/>
          <w:rFonts w:ascii="Times New Roman" w:hAnsi="Times New Roman"/>
          <w:color w:val="000000" w:themeColor="text1"/>
          <w:sz w:val="18"/>
          <w:szCs w:val="18"/>
        </w:rPr>
      </w:pPr>
      <w:del w:id="1948" w:author="W. Hu" w:date="2011-08-10T20:51:00Z">
        <w:r w:rsidRPr="00CC03BE" w:rsidDel="0035714C">
          <w:rPr>
            <w:noProof/>
            <w:color w:val="000000" w:themeColor="text1"/>
            <w:sz w:val="18"/>
            <w:szCs w:val="18"/>
            <w:lang w:eastAsia="en-US" w:bidi="en-US"/>
          </w:rPr>
          <w:pict>
            <v:shape id="_x0000_s1051" style="position:absolute;left:0;text-align:left;margin-left:542pt;margin-top:731.8pt;width:0;height:36.15pt;z-index:-251319296;mso-position-horizontal-relative:page;mso-position-vertical-relative:page" coordsize="0,724" o:allowincell="f" path="m,l,724e" filled="f" strokecolor="#363435" strokeweight="4pt">
              <v:path arrowok="t"/>
              <w10:wrap anchorx="page" anchory="page"/>
            </v:shape>
          </w:pict>
        </w:r>
        <w:r w:rsidR="00493E24" w:rsidRPr="00CB70BE" w:rsidDel="0035714C">
          <w:rPr>
            <w:rFonts w:ascii="Times New Roman" w:hAnsi="Times New Roman"/>
            <w:i/>
            <w:iCs/>
            <w:color w:val="000000" w:themeColor="text1"/>
            <w:sz w:val="18"/>
            <w:szCs w:val="18"/>
          </w:rPr>
          <w:delText>Assistant P</w:delText>
        </w:r>
        <w:r w:rsidR="00493E24" w:rsidRPr="00CB70BE" w:rsidDel="0035714C">
          <w:rPr>
            <w:rFonts w:ascii="Times New Roman" w:hAnsi="Times New Roman"/>
            <w:i/>
            <w:iCs/>
            <w:color w:val="000000" w:themeColor="text1"/>
            <w:spacing w:val="-7"/>
            <w:sz w:val="18"/>
            <w:szCs w:val="18"/>
          </w:rPr>
          <w:delText>r</w:delText>
        </w:r>
        <w:r w:rsidR="00493E24" w:rsidRPr="00CB70BE" w:rsidDel="0035714C">
          <w:rPr>
            <w:rFonts w:ascii="Times New Roman" w:hAnsi="Times New Roman"/>
            <w:i/>
            <w:iCs/>
            <w:color w:val="000000" w:themeColor="text1"/>
            <w:sz w:val="18"/>
            <w:szCs w:val="18"/>
          </w:rPr>
          <w:delText>ofessor Emeritus of Education</w:delText>
        </w:r>
      </w:del>
    </w:p>
    <w:p w:rsidR="00493E24" w:rsidRPr="00CB70BE" w:rsidDel="0035714C" w:rsidRDefault="00493E24" w:rsidP="00493E24">
      <w:pPr>
        <w:widowControl w:val="0"/>
        <w:autoSpaceDE w:val="0"/>
        <w:autoSpaceDN w:val="0"/>
        <w:adjustRightInd w:val="0"/>
        <w:spacing w:after="0"/>
        <w:ind w:left="180" w:right="227" w:firstLine="0"/>
        <w:rPr>
          <w:del w:id="1949" w:author="W. Hu" w:date="2011-08-10T20:51:00Z"/>
          <w:rFonts w:ascii="Times New Roman" w:hAnsi="Times New Roman"/>
          <w:color w:val="000000" w:themeColor="text1"/>
          <w:sz w:val="18"/>
          <w:szCs w:val="18"/>
        </w:rPr>
      </w:pPr>
      <w:del w:id="1950"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College</w:delText>
        </w:r>
      </w:del>
    </w:p>
    <w:p w:rsidR="00493E24" w:rsidRPr="00CB70BE" w:rsidDel="0035714C" w:rsidRDefault="00493E24" w:rsidP="00493E24">
      <w:pPr>
        <w:widowControl w:val="0"/>
        <w:autoSpaceDE w:val="0"/>
        <w:autoSpaceDN w:val="0"/>
        <w:adjustRightInd w:val="0"/>
        <w:spacing w:after="0"/>
        <w:ind w:left="180" w:right="227" w:firstLine="0"/>
        <w:rPr>
          <w:del w:id="1951" w:author="W. Hu" w:date="2011-08-10T20:51:00Z"/>
          <w:rFonts w:ascii="Times New Roman" w:hAnsi="Times New Roman"/>
          <w:color w:val="000000" w:themeColor="text1"/>
          <w:sz w:val="18"/>
          <w:szCs w:val="18"/>
        </w:rPr>
      </w:pPr>
      <w:del w:id="1952" w:author="W. Hu" w:date="2011-08-10T20:51:00Z">
        <w:r w:rsidRPr="00CB70BE" w:rsidDel="0035714C">
          <w:rPr>
            <w:rFonts w:ascii="Times New Roman" w:hAnsi="Times New Roman"/>
            <w:color w:val="000000" w:themeColor="text1"/>
            <w:sz w:val="18"/>
            <w:szCs w:val="18"/>
          </w:rPr>
          <w:delText>M.S., Indiana University</w:delText>
        </w:r>
      </w:del>
    </w:p>
    <w:p w:rsidR="00493E24" w:rsidRPr="00CB70BE" w:rsidDel="0035714C" w:rsidRDefault="00493E24" w:rsidP="00493E24">
      <w:pPr>
        <w:spacing w:after="0"/>
        <w:ind w:left="180" w:right="227" w:firstLine="0"/>
        <w:rPr>
          <w:del w:id="1953" w:author="W. Hu" w:date="2011-08-10T20:51:00Z"/>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54" w:author="W. Hu" w:date="2011-08-10T20:51:00Z"/>
          <w:rFonts w:ascii="Times New Roman" w:hAnsi="Times New Roman"/>
          <w:color w:val="000000" w:themeColor="text1"/>
          <w:sz w:val="18"/>
          <w:szCs w:val="18"/>
        </w:rPr>
      </w:pPr>
      <w:del w:id="1955" w:author="W. Hu" w:date="2011-08-10T20:51:00Z">
        <w:r w:rsidRPr="00CB70BE" w:rsidDel="0035714C">
          <w:rPr>
            <w:rFonts w:ascii="Times New Roman" w:hAnsi="Times New Roman"/>
            <w:color w:val="000000" w:themeColor="text1"/>
            <w:sz w:val="18"/>
            <w:szCs w:val="18"/>
          </w:rPr>
          <w:delText>*Dunson, Charles K.</w:delText>
        </w:r>
      </w:del>
    </w:p>
    <w:p w:rsidR="00493E24" w:rsidRPr="00CB70BE" w:rsidDel="0035714C" w:rsidRDefault="00493E24" w:rsidP="00493E24">
      <w:pPr>
        <w:widowControl w:val="0"/>
        <w:autoSpaceDE w:val="0"/>
        <w:autoSpaceDN w:val="0"/>
        <w:adjustRightInd w:val="0"/>
        <w:spacing w:after="0"/>
        <w:ind w:left="180" w:right="227" w:firstLine="0"/>
        <w:rPr>
          <w:del w:id="1956" w:author="W. Hu" w:date="2011-08-10T20:51:00Z"/>
          <w:rFonts w:ascii="Times New Roman" w:hAnsi="Times New Roman"/>
          <w:color w:val="000000" w:themeColor="text1"/>
          <w:sz w:val="18"/>
          <w:szCs w:val="18"/>
        </w:rPr>
      </w:pPr>
      <w:del w:id="1957"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Education</w:delText>
        </w:r>
      </w:del>
    </w:p>
    <w:p w:rsidR="00493E24" w:rsidRPr="00CB70BE" w:rsidDel="0035714C" w:rsidRDefault="00493E24" w:rsidP="00493E24">
      <w:pPr>
        <w:widowControl w:val="0"/>
        <w:autoSpaceDE w:val="0"/>
        <w:autoSpaceDN w:val="0"/>
        <w:adjustRightInd w:val="0"/>
        <w:spacing w:after="0"/>
        <w:ind w:left="180" w:right="227" w:firstLine="0"/>
        <w:rPr>
          <w:del w:id="1958" w:author="W. Hu" w:date="2011-08-10T20:51:00Z"/>
          <w:rFonts w:ascii="Times New Roman" w:hAnsi="Times New Roman"/>
          <w:color w:val="000000" w:themeColor="text1"/>
          <w:sz w:val="18"/>
          <w:szCs w:val="18"/>
        </w:rPr>
      </w:pPr>
      <w:del w:id="1959" w:author="W. Hu" w:date="2011-08-10T20:51:00Z">
        <w:r w:rsidRPr="00CB70BE" w:rsidDel="0035714C">
          <w:rPr>
            <w:rFonts w:ascii="Times New Roman" w:hAnsi="Times New Roman"/>
            <w:color w:val="000000" w:themeColor="text1"/>
            <w:sz w:val="18"/>
            <w:szCs w:val="18"/>
          </w:rPr>
          <w:delText>B.A., Morehouse College</w:delText>
        </w:r>
      </w:del>
    </w:p>
    <w:p w:rsidR="00493E24" w:rsidRPr="00CB70BE" w:rsidDel="0035714C" w:rsidRDefault="00493E24" w:rsidP="00493E24">
      <w:pPr>
        <w:widowControl w:val="0"/>
        <w:autoSpaceDE w:val="0"/>
        <w:autoSpaceDN w:val="0"/>
        <w:adjustRightInd w:val="0"/>
        <w:spacing w:after="0"/>
        <w:ind w:left="180" w:right="227" w:firstLine="0"/>
        <w:rPr>
          <w:del w:id="1960" w:author="W. Hu" w:date="2011-08-10T20:51:00Z"/>
          <w:rFonts w:ascii="Times New Roman" w:hAnsi="Times New Roman"/>
          <w:color w:val="000000" w:themeColor="text1"/>
          <w:sz w:val="18"/>
          <w:szCs w:val="18"/>
        </w:rPr>
      </w:pPr>
      <w:del w:id="1961" w:author="W. Hu" w:date="2011-08-10T20:51:00Z">
        <w:r w:rsidRPr="00CB70BE" w:rsidDel="0035714C">
          <w:rPr>
            <w:rFonts w:ascii="Times New Roman" w:hAnsi="Times New Roman"/>
            <w:color w:val="000000" w:themeColor="text1"/>
            <w:sz w:val="18"/>
            <w:szCs w:val="18"/>
          </w:rPr>
          <w:delText>M.A., New</w:delText>
        </w:r>
        <w:r w:rsidRPr="00CB70BE" w:rsidDel="0035714C">
          <w:rPr>
            <w:rFonts w:ascii="Times New Roman" w:hAnsi="Times New Roman"/>
            <w:color w:val="000000" w:themeColor="text1"/>
            <w:spacing w:val="-7"/>
            <w:sz w:val="18"/>
            <w:szCs w:val="18"/>
          </w:rPr>
          <w:delText xml:space="preserve"> </w:delText>
        </w:r>
        <w:r w:rsidRPr="00CB70BE" w:rsidDel="0035714C">
          <w:rPr>
            <w:rFonts w:ascii="Times New Roman" w:hAnsi="Times New Roman"/>
            <w:color w:val="000000" w:themeColor="text1"/>
            <w:spacing w:val="-20"/>
            <w:sz w:val="18"/>
            <w:szCs w:val="18"/>
          </w:rPr>
          <w:delText>Y</w:delText>
        </w:r>
        <w:r w:rsidRPr="00CB70BE" w:rsidDel="0035714C">
          <w:rPr>
            <w:rFonts w:ascii="Times New Roman" w:hAnsi="Times New Roman"/>
            <w:color w:val="000000" w:themeColor="text1"/>
            <w:sz w:val="18"/>
            <w:szCs w:val="18"/>
          </w:rPr>
          <w:delText>ork University</w:delText>
        </w:r>
      </w:del>
    </w:p>
    <w:p w:rsidR="00493E24" w:rsidRPr="00CB70BE" w:rsidDel="0035714C" w:rsidRDefault="00493E24" w:rsidP="00493E24">
      <w:pPr>
        <w:widowControl w:val="0"/>
        <w:autoSpaceDE w:val="0"/>
        <w:autoSpaceDN w:val="0"/>
        <w:adjustRightInd w:val="0"/>
        <w:spacing w:after="0"/>
        <w:ind w:left="180" w:right="227" w:firstLine="0"/>
        <w:rPr>
          <w:del w:id="1962" w:author="W. Hu" w:date="2011-08-10T20:51:00Z"/>
          <w:rFonts w:ascii="Times New Roman" w:hAnsi="Times New Roman"/>
          <w:color w:val="000000" w:themeColor="text1"/>
          <w:sz w:val="18"/>
          <w:szCs w:val="18"/>
        </w:rPr>
      </w:pPr>
      <w:del w:id="1963" w:author="W. Hu" w:date="2011-08-10T20:51:00Z">
        <w:r w:rsidRPr="00CB70BE" w:rsidDel="0035714C">
          <w:rPr>
            <w:rFonts w:ascii="Times New Roman" w:hAnsi="Times New Roman"/>
            <w:color w:val="000000" w:themeColor="text1"/>
            <w:sz w:val="18"/>
            <w:szCs w:val="18"/>
          </w:rPr>
          <w:delText>Ed.D., University of Northern Colorado</w:delText>
        </w:r>
      </w:del>
    </w:p>
    <w:p w:rsidR="00493E24" w:rsidRPr="00CB70BE" w:rsidDel="0035714C" w:rsidRDefault="00493E24" w:rsidP="00493E24">
      <w:pPr>
        <w:widowControl w:val="0"/>
        <w:autoSpaceDE w:val="0"/>
        <w:autoSpaceDN w:val="0"/>
        <w:adjustRightInd w:val="0"/>
        <w:spacing w:after="0"/>
        <w:ind w:left="180" w:right="227" w:firstLine="0"/>
        <w:rPr>
          <w:del w:id="196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65" w:author="W. Hu" w:date="2011-08-10T20:51:00Z"/>
          <w:rFonts w:ascii="Times New Roman" w:hAnsi="Times New Roman"/>
          <w:color w:val="000000" w:themeColor="text1"/>
          <w:sz w:val="18"/>
          <w:szCs w:val="18"/>
        </w:rPr>
      </w:pPr>
      <w:del w:id="1966" w:author="W. Hu" w:date="2011-08-10T20:51:00Z">
        <w:r w:rsidRPr="00CB70BE" w:rsidDel="0035714C">
          <w:rPr>
            <w:rFonts w:ascii="Times New Roman" w:hAnsi="Times New Roman"/>
            <w:color w:val="000000" w:themeColor="text1"/>
            <w:sz w:val="18"/>
            <w:szCs w:val="18"/>
          </w:rPr>
          <w:delText>Fort, Bruce H.</w:delText>
        </w:r>
      </w:del>
    </w:p>
    <w:p w:rsidR="00493E24" w:rsidRPr="00CB70BE" w:rsidDel="0035714C" w:rsidRDefault="00493E24" w:rsidP="00493E24">
      <w:pPr>
        <w:widowControl w:val="0"/>
        <w:autoSpaceDE w:val="0"/>
        <w:autoSpaceDN w:val="0"/>
        <w:adjustRightInd w:val="0"/>
        <w:spacing w:after="0"/>
        <w:ind w:left="180" w:right="227" w:firstLine="0"/>
        <w:rPr>
          <w:del w:id="1967" w:author="W. Hu" w:date="2011-08-10T20:51:00Z"/>
          <w:rFonts w:ascii="Times New Roman" w:hAnsi="Times New Roman"/>
          <w:color w:val="000000" w:themeColor="text1"/>
          <w:sz w:val="18"/>
          <w:szCs w:val="18"/>
        </w:rPr>
      </w:pPr>
      <w:del w:id="1968"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Biology </w:delText>
        </w:r>
        <w:r w:rsidRPr="00CB70BE" w:rsidDel="0035714C">
          <w:rPr>
            <w:rFonts w:ascii="Times New Roman" w:hAnsi="Times New Roman"/>
            <w:color w:val="000000" w:themeColor="text1"/>
            <w:sz w:val="18"/>
            <w:szCs w:val="18"/>
          </w:rPr>
          <w:delText>B.S.,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alley State College M.S.,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 M.A.</w:delText>
        </w:r>
        <w:r w:rsidRPr="00CB70BE" w:rsidDel="0035714C">
          <w:rPr>
            <w:rFonts w:ascii="Times New Roman" w:hAnsi="Times New Roman"/>
            <w:color w:val="000000" w:themeColor="text1"/>
            <w:spacing w:val="-15"/>
            <w:sz w:val="18"/>
            <w:szCs w:val="18"/>
          </w:rPr>
          <w:delText>T</w:delText>
        </w:r>
        <w:r w:rsidRPr="00CB70BE" w:rsidDel="0035714C">
          <w:rPr>
            <w:rFonts w:ascii="Times New Roman" w:hAnsi="Times New Roman"/>
            <w:color w:val="000000" w:themeColor="text1"/>
            <w:sz w:val="18"/>
            <w:szCs w:val="18"/>
          </w:rPr>
          <w:delText>., Brown University</w:delText>
        </w:r>
      </w:del>
    </w:p>
    <w:p w:rsidR="00493E24" w:rsidRPr="00CB70BE" w:rsidDel="0035714C" w:rsidRDefault="00493E24" w:rsidP="00493E24">
      <w:pPr>
        <w:widowControl w:val="0"/>
        <w:autoSpaceDE w:val="0"/>
        <w:autoSpaceDN w:val="0"/>
        <w:adjustRightInd w:val="0"/>
        <w:spacing w:after="0"/>
        <w:ind w:left="180" w:right="227" w:firstLine="0"/>
        <w:rPr>
          <w:del w:id="1969" w:author="W. Hu" w:date="2011-08-10T20:51:00Z"/>
          <w:rFonts w:ascii="Times New Roman" w:hAnsi="Times New Roman"/>
          <w:color w:val="000000" w:themeColor="text1"/>
          <w:sz w:val="18"/>
          <w:szCs w:val="18"/>
        </w:rPr>
      </w:pPr>
      <w:del w:id="1970" w:author="W. Hu" w:date="2011-08-10T20:51:00Z">
        <w:r w:rsidRPr="00CB70BE" w:rsidDel="0035714C">
          <w:rPr>
            <w:rFonts w:ascii="Times New Roman" w:hAnsi="Times New Roman"/>
            <w:color w:val="000000" w:themeColor="text1"/>
            <w:sz w:val="18"/>
            <w:szCs w:val="18"/>
          </w:rPr>
          <w:delText>Ph.D., Medical College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w:delText>
        </w:r>
      </w:del>
    </w:p>
    <w:p w:rsidR="00493E24" w:rsidRPr="00CB70BE" w:rsidDel="0035714C" w:rsidRDefault="00493E24" w:rsidP="00493E24">
      <w:pPr>
        <w:widowControl w:val="0"/>
        <w:autoSpaceDE w:val="0"/>
        <w:autoSpaceDN w:val="0"/>
        <w:adjustRightInd w:val="0"/>
        <w:spacing w:after="0"/>
        <w:ind w:left="180" w:right="227" w:firstLine="0"/>
        <w:rPr>
          <w:del w:id="197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72" w:author="W. Hu" w:date="2011-08-10T20:51:00Z"/>
          <w:rFonts w:ascii="Times New Roman" w:hAnsi="Times New Roman"/>
          <w:color w:val="000000" w:themeColor="text1"/>
          <w:sz w:val="18"/>
          <w:szCs w:val="18"/>
        </w:rPr>
      </w:pPr>
      <w:del w:id="1973" w:author="W. Hu" w:date="2011-08-10T20:51:00Z">
        <w:r w:rsidRPr="00CB70BE" w:rsidDel="0035714C">
          <w:rPr>
            <w:rFonts w:ascii="Times New Roman" w:hAnsi="Times New Roman"/>
            <w:color w:val="000000" w:themeColor="text1"/>
            <w:sz w:val="18"/>
            <w:szCs w:val="18"/>
          </w:rPr>
          <w:delText>Foste</w:delText>
        </w:r>
        <w:r w:rsidRPr="00CB70BE" w:rsidDel="0035714C">
          <w:rPr>
            <w:rFonts w:ascii="Times New Roman" w:hAnsi="Times New Roman"/>
            <w:color w:val="000000" w:themeColor="text1"/>
            <w:spacing w:val="-8"/>
            <w:sz w:val="18"/>
            <w:szCs w:val="18"/>
          </w:rPr>
          <w:delText>r</w:delText>
        </w:r>
        <w:r w:rsidRPr="00CB70BE" w:rsidDel="0035714C">
          <w:rPr>
            <w:rFonts w:ascii="Times New Roman" w:hAnsi="Times New Roman"/>
            <w:color w:val="000000" w:themeColor="text1"/>
            <w:sz w:val="18"/>
            <w:szCs w:val="18"/>
          </w:rPr>
          <w:delText>, Helen E.</w:delText>
        </w:r>
      </w:del>
    </w:p>
    <w:p w:rsidR="00493E24" w:rsidRPr="00CB70BE" w:rsidDel="0035714C" w:rsidRDefault="00493E24" w:rsidP="00493E24">
      <w:pPr>
        <w:widowControl w:val="0"/>
        <w:autoSpaceDE w:val="0"/>
        <w:autoSpaceDN w:val="0"/>
        <w:adjustRightInd w:val="0"/>
        <w:spacing w:after="0"/>
        <w:ind w:left="180" w:right="227" w:firstLine="0"/>
        <w:rPr>
          <w:del w:id="1974" w:author="W. Hu" w:date="2011-08-10T20:51:00Z"/>
          <w:rFonts w:ascii="Times New Roman" w:hAnsi="Times New Roman"/>
          <w:color w:val="000000" w:themeColor="text1"/>
          <w:sz w:val="18"/>
          <w:szCs w:val="18"/>
        </w:rPr>
      </w:pPr>
      <w:del w:id="1975"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Business Education</w:delText>
        </w:r>
      </w:del>
    </w:p>
    <w:p w:rsidR="00493E24" w:rsidRPr="00CB70BE" w:rsidDel="0035714C" w:rsidRDefault="00493E24" w:rsidP="00493E24">
      <w:pPr>
        <w:widowControl w:val="0"/>
        <w:autoSpaceDE w:val="0"/>
        <w:autoSpaceDN w:val="0"/>
        <w:adjustRightInd w:val="0"/>
        <w:spacing w:after="0"/>
        <w:ind w:left="180" w:right="227" w:firstLine="0"/>
        <w:rPr>
          <w:del w:id="1976" w:author="W. Hu" w:date="2011-08-10T20:51:00Z"/>
          <w:rFonts w:ascii="Times New Roman" w:hAnsi="Times New Roman"/>
          <w:color w:val="000000" w:themeColor="text1"/>
          <w:sz w:val="18"/>
          <w:szCs w:val="18"/>
        </w:rPr>
      </w:pPr>
      <w:del w:id="1977" w:author="W. Hu" w:date="2011-08-10T20:51:00Z">
        <w:r w:rsidRPr="00CB70BE" w:rsidDel="0035714C">
          <w:rPr>
            <w:rFonts w:ascii="Times New Roman" w:hAnsi="Times New Roman"/>
            <w:color w:val="000000" w:themeColor="text1"/>
            <w:sz w:val="18"/>
            <w:szCs w:val="18"/>
          </w:rPr>
          <w:delText>B.A., Clark College</w:delText>
        </w:r>
      </w:del>
    </w:p>
    <w:p w:rsidR="00493E24" w:rsidRPr="00CB70BE" w:rsidDel="0035714C" w:rsidRDefault="00493E24" w:rsidP="00493E24">
      <w:pPr>
        <w:widowControl w:val="0"/>
        <w:autoSpaceDE w:val="0"/>
        <w:autoSpaceDN w:val="0"/>
        <w:adjustRightInd w:val="0"/>
        <w:spacing w:after="0"/>
        <w:ind w:left="180" w:right="227" w:firstLine="0"/>
        <w:rPr>
          <w:del w:id="1978" w:author="W. Hu" w:date="2011-08-10T20:51:00Z"/>
          <w:rFonts w:ascii="Times New Roman" w:hAnsi="Times New Roman"/>
          <w:color w:val="000000" w:themeColor="text1"/>
          <w:sz w:val="18"/>
          <w:szCs w:val="18"/>
        </w:rPr>
      </w:pPr>
      <w:del w:id="1979" w:author="W. Hu" w:date="2011-08-10T20:51:00Z">
        <w:r w:rsidRPr="00CB70BE" w:rsidDel="0035714C">
          <w:rPr>
            <w:rFonts w:ascii="Times New Roman" w:hAnsi="Times New Roman"/>
            <w:color w:val="000000" w:themeColor="text1"/>
            <w:sz w:val="18"/>
            <w:szCs w:val="18"/>
          </w:rPr>
          <w:delText>M.S., University 9of</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isconsin</w:delText>
        </w:r>
      </w:del>
    </w:p>
    <w:p w:rsidR="00493E24" w:rsidRPr="00CB70BE" w:rsidDel="0035714C" w:rsidRDefault="00493E24" w:rsidP="00493E24">
      <w:pPr>
        <w:widowControl w:val="0"/>
        <w:autoSpaceDE w:val="0"/>
        <w:autoSpaceDN w:val="0"/>
        <w:adjustRightInd w:val="0"/>
        <w:spacing w:after="0"/>
        <w:ind w:left="180" w:right="227" w:firstLine="0"/>
        <w:rPr>
          <w:del w:id="1980" w:author="W. Hu" w:date="2011-08-10T20:51:00Z"/>
          <w:rFonts w:ascii="Times New Roman" w:hAnsi="Times New Roman"/>
          <w:color w:val="000000" w:themeColor="text1"/>
          <w:sz w:val="18"/>
          <w:szCs w:val="18"/>
        </w:rPr>
      </w:pPr>
      <w:del w:id="1981" w:author="W. Hu" w:date="2011-08-10T20:51:00Z">
        <w:r w:rsidRPr="00CB70BE" w:rsidDel="0035714C">
          <w:rPr>
            <w:rFonts w:ascii="Times New Roman" w:hAnsi="Times New Roman"/>
            <w:color w:val="000000" w:themeColor="text1"/>
            <w:sz w:val="18"/>
            <w:szCs w:val="18"/>
          </w:rPr>
          <w:delText>Ed.D., University of Northern Illinois</w:delText>
        </w:r>
      </w:del>
    </w:p>
    <w:p w:rsidR="00493E24" w:rsidRPr="00CB70BE" w:rsidDel="0035714C" w:rsidRDefault="00493E24" w:rsidP="00493E24">
      <w:pPr>
        <w:widowControl w:val="0"/>
        <w:autoSpaceDE w:val="0"/>
        <w:autoSpaceDN w:val="0"/>
        <w:adjustRightInd w:val="0"/>
        <w:spacing w:after="0"/>
        <w:ind w:left="180" w:right="227" w:firstLine="0"/>
        <w:rPr>
          <w:del w:id="198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83" w:author="W. Hu" w:date="2011-08-10T20:51:00Z"/>
          <w:rFonts w:ascii="Times New Roman" w:hAnsi="Times New Roman"/>
          <w:color w:val="000000" w:themeColor="text1"/>
          <w:sz w:val="18"/>
          <w:szCs w:val="18"/>
        </w:rPr>
      </w:pPr>
      <w:del w:id="1984" w:author="W. Hu" w:date="2011-08-10T20:51:00Z">
        <w:r w:rsidRPr="00CB70BE" w:rsidDel="0035714C">
          <w:rPr>
            <w:rFonts w:ascii="Times New Roman" w:hAnsi="Times New Roman"/>
            <w:color w:val="000000" w:themeColor="text1"/>
            <w:sz w:val="18"/>
            <w:szCs w:val="18"/>
          </w:rPr>
          <w:delText>Grant, C.</w:delText>
        </w:r>
        <w:r w:rsidRPr="00CB70BE" w:rsidDel="0035714C">
          <w:rPr>
            <w:rFonts w:ascii="Times New Roman" w:hAnsi="Times New Roman"/>
            <w:color w:val="000000" w:themeColor="text1"/>
            <w:spacing w:val="-18"/>
            <w:sz w:val="18"/>
            <w:szCs w:val="18"/>
          </w:rPr>
          <w:delText>W</w:delText>
        </w:r>
        <w:r w:rsidRPr="00CB70BE" w:rsidDel="0035714C">
          <w:rPr>
            <w:rFonts w:ascii="Times New Roman" w:hAnsi="Times New Roman"/>
            <w:color w:val="000000" w:themeColor="text1"/>
            <w:sz w:val="18"/>
            <w:szCs w:val="18"/>
          </w:rPr>
          <w:delText>.</w:delText>
        </w:r>
      </w:del>
    </w:p>
    <w:p w:rsidR="00493E24" w:rsidRPr="00CB70BE" w:rsidDel="0035714C" w:rsidRDefault="00493E24" w:rsidP="00493E24">
      <w:pPr>
        <w:widowControl w:val="0"/>
        <w:autoSpaceDE w:val="0"/>
        <w:autoSpaceDN w:val="0"/>
        <w:adjustRightInd w:val="0"/>
        <w:spacing w:after="0"/>
        <w:ind w:left="180" w:right="227" w:firstLine="0"/>
        <w:rPr>
          <w:del w:id="1985" w:author="W. Hu" w:date="2011-08-10T20:51:00Z"/>
          <w:rFonts w:ascii="Times New Roman" w:hAnsi="Times New Roman"/>
          <w:color w:val="000000" w:themeColor="text1"/>
          <w:sz w:val="18"/>
          <w:szCs w:val="18"/>
        </w:rPr>
      </w:pPr>
      <w:del w:id="1986" w:author="W. Hu" w:date="2011-08-10T20:51:00Z">
        <w:r w:rsidRPr="00CB70BE" w:rsidDel="0035714C">
          <w:rPr>
            <w:rFonts w:ascii="Times New Roman" w:hAnsi="Times New Roman"/>
            <w:i/>
            <w:iCs/>
            <w:color w:val="000000" w:themeColor="text1"/>
            <w:spacing w:val="-15"/>
            <w:sz w:val="18"/>
            <w:szCs w:val="18"/>
          </w:rPr>
          <w:delText>V</w:delText>
        </w:r>
        <w:r w:rsidRPr="00CB70BE" w:rsidDel="0035714C">
          <w:rPr>
            <w:rFonts w:ascii="Times New Roman" w:hAnsi="Times New Roman"/>
            <w:i/>
            <w:iCs/>
            <w:color w:val="000000" w:themeColor="text1"/>
            <w:sz w:val="18"/>
            <w:szCs w:val="18"/>
          </w:rPr>
          <w:delText>ice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esident Emeritus for Student</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Affairs</w:delText>
        </w:r>
      </w:del>
    </w:p>
    <w:p w:rsidR="00493E24" w:rsidRPr="00CB70BE" w:rsidDel="0035714C" w:rsidRDefault="00493E24" w:rsidP="00493E24">
      <w:pPr>
        <w:widowControl w:val="0"/>
        <w:autoSpaceDE w:val="0"/>
        <w:autoSpaceDN w:val="0"/>
        <w:adjustRightInd w:val="0"/>
        <w:spacing w:after="0"/>
        <w:ind w:left="180" w:right="227" w:firstLine="0"/>
        <w:rPr>
          <w:del w:id="1987" w:author="W. Hu" w:date="2011-08-10T20:51:00Z"/>
          <w:rFonts w:ascii="Times New Roman" w:hAnsi="Times New Roman"/>
          <w:color w:val="000000" w:themeColor="text1"/>
          <w:sz w:val="18"/>
          <w:szCs w:val="18"/>
        </w:rPr>
      </w:pPr>
      <w:del w:id="1988" w:author="W. Hu" w:date="2011-08-10T20:51:00Z">
        <w:r w:rsidRPr="00CB70BE" w:rsidDel="0035714C">
          <w:rPr>
            <w:rFonts w:ascii="Times New Roman" w:hAnsi="Times New Roman"/>
            <w:color w:val="000000" w:themeColor="text1"/>
            <w:sz w:val="18"/>
            <w:szCs w:val="18"/>
          </w:rPr>
          <w:delText>J.D., Florida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A&amp;M University</w:delText>
        </w:r>
      </w:del>
    </w:p>
    <w:p w:rsidR="00493E24" w:rsidRPr="00CB70BE" w:rsidDel="0035714C" w:rsidRDefault="00493E24" w:rsidP="00493E24">
      <w:pPr>
        <w:widowControl w:val="0"/>
        <w:autoSpaceDE w:val="0"/>
        <w:autoSpaceDN w:val="0"/>
        <w:adjustRightInd w:val="0"/>
        <w:spacing w:after="0"/>
        <w:ind w:left="180" w:right="227" w:firstLine="0"/>
        <w:rPr>
          <w:del w:id="198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90" w:author="W. Hu" w:date="2011-08-10T20:51:00Z"/>
          <w:rFonts w:ascii="Times New Roman" w:hAnsi="Times New Roman"/>
          <w:color w:val="000000" w:themeColor="text1"/>
          <w:sz w:val="18"/>
          <w:szCs w:val="18"/>
        </w:rPr>
      </w:pPr>
      <w:del w:id="1991" w:author="W. Hu" w:date="2011-08-10T20:51:00Z">
        <w:r w:rsidRPr="00CB70BE" w:rsidDel="0035714C">
          <w:rPr>
            <w:rFonts w:ascii="Times New Roman" w:hAnsi="Times New Roman"/>
            <w:color w:val="000000" w:themeColor="text1"/>
            <w:sz w:val="18"/>
            <w:szCs w:val="18"/>
          </w:rPr>
          <w:delText>*Grant,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 xml:space="preserve">elma </w:delText>
        </w:r>
        <w:r w:rsidRPr="00CB70BE" w:rsidDel="0035714C">
          <w:rPr>
            <w:rFonts w:ascii="Times New Roman" w:hAnsi="Times New Roman"/>
            <w:color w:val="000000" w:themeColor="text1"/>
            <w:spacing w:val="-16"/>
            <w:sz w:val="18"/>
            <w:szCs w:val="18"/>
          </w:rPr>
          <w:delText>F</w:delText>
        </w:r>
        <w:r w:rsidRPr="00CB70BE" w:rsidDel="0035714C">
          <w:rPr>
            <w:rFonts w:ascii="Times New Roman" w:hAnsi="Times New Roman"/>
            <w:color w:val="000000" w:themeColor="text1"/>
            <w:sz w:val="18"/>
            <w:szCs w:val="18"/>
          </w:rPr>
          <w:delText>.</w:delText>
        </w:r>
      </w:del>
    </w:p>
    <w:p w:rsidR="00493E24" w:rsidRPr="00CB70BE" w:rsidDel="0035714C" w:rsidRDefault="00493E24" w:rsidP="00493E24">
      <w:pPr>
        <w:widowControl w:val="0"/>
        <w:autoSpaceDE w:val="0"/>
        <w:autoSpaceDN w:val="0"/>
        <w:adjustRightInd w:val="0"/>
        <w:spacing w:after="0"/>
        <w:ind w:left="180" w:right="227" w:firstLine="0"/>
        <w:rPr>
          <w:del w:id="1992" w:author="W. Hu" w:date="2011-08-10T20:51:00Z"/>
          <w:rFonts w:ascii="Times New Roman" w:hAnsi="Times New Roman"/>
          <w:color w:val="000000" w:themeColor="text1"/>
          <w:sz w:val="18"/>
          <w:szCs w:val="18"/>
        </w:rPr>
      </w:pPr>
      <w:del w:id="1993"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English</w:delText>
        </w:r>
      </w:del>
    </w:p>
    <w:p w:rsidR="00493E24" w:rsidRPr="00CB70BE" w:rsidDel="0035714C" w:rsidRDefault="00493E24" w:rsidP="00493E24">
      <w:pPr>
        <w:widowControl w:val="0"/>
        <w:autoSpaceDE w:val="0"/>
        <w:autoSpaceDN w:val="0"/>
        <w:adjustRightInd w:val="0"/>
        <w:spacing w:after="0"/>
        <w:ind w:left="180" w:right="227" w:firstLine="0"/>
        <w:rPr>
          <w:del w:id="1994" w:author="W. Hu" w:date="2011-08-10T20:51:00Z"/>
          <w:rFonts w:ascii="Times New Roman" w:hAnsi="Times New Roman"/>
          <w:color w:val="000000" w:themeColor="text1"/>
          <w:sz w:val="18"/>
          <w:szCs w:val="18"/>
        </w:rPr>
      </w:pPr>
      <w:del w:id="1995" w:author="W. Hu" w:date="2011-08-10T20:51:00Z">
        <w:r w:rsidRPr="00CB70BE" w:rsidDel="0035714C">
          <w:rPr>
            <w:rFonts w:ascii="Times New Roman" w:hAnsi="Times New Roman"/>
            <w:color w:val="000000" w:themeColor="text1"/>
            <w:sz w:val="18"/>
            <w:szCs w:val="18"/>
          </w:rPr>
          <w:delText>B.A., Clark College 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 Ed.D., Rutgers University</w:delText>
        </w:r>
      </w:del>
    </w:p>
    <w:p w:rsidR="00493E24" w:rsidRPr="00CB70BE" w:rsidDel="0035714C" w:rsidRDefault="00493E24" w:rsidP="00493E24">
      <w:pPr>
        <w:widowControl w:val="0"/>
        <w:autoSpaceDE w:val="0"/>
        <w:autoSpaceDN w:val="0"/>
        <w:adjustRightInd w:val="0"/>
        <w:spacing w:after="0"/>
        <w:ind w:left="180" w:right="227" w:firstLine="0"/>
        <w:rPr>
          <w:del w:id="1996"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1997" w:author="W. Hu" w:date="2011-08-10T20:51:00Z"/>
          <w:rFonts w:ascii="Times New Roman" w:hAnsi="Times New Roman"/>
          <w:color w:val="000000" w:themeColor="text1"/>
          <w:sz w:val="18"/>
          <w:szCs w:val="18"/>
        </w:rPr>
      </w:pPr>
      <w:del w:id="1998" w:author="W. Hu" w:date="2011-08-10T20:51:00Z">
        <w:r w:rsidRPr="00CB70BE" w:rsidDel="0035714C">
          <w:rPr>
            <w:rFonts w:ascii="Times New Roman" w:hAnsi="Times New Roman"/>
            <w:color w:val="000000" w:themeColor="text1"/>
            <w:sz w:val="18"/>
            <w:szCs w:val="18"/>
          </w:rPr>
          <w:delText>*Hayes, Charles Leonard</w:delText>
        </w:r>
      </w:del>
    </w:p>
    <w:p w:rsidR="00493E24" w:rsidRPr="00CB70BE" w:rsidDel="0035714C" w:rsidRDefault="00493E24" w:rsidP="00493E24">
      <w:pPr>
        <w:widowControl w:val="0"/>
        <w:autoSpaceDE w:val="0"/>
        <w:autoSpaceDN w:val="0"/>
        <w:adjustRightInd w:val="0"/>
        <w:spacing w:after="0"/>
        <w:ind w:left="180" w:right="227" w:firstLine="0"/>
        <w:rPr>
          <w:del w:id="1999" w:author="W. Hu" w:date="2011-08-10T20:51:00Z"/>
          <w:rFonts w:ascii="Times New Roman" w:hAnsi="Times New Roman"/>
          <w:color w:val="000000" w:themeColor="text1"/>
          <w:sz w:val="18"/>
          <w:szCs w:val="18"/>
        </w:rPr>
      </w:pPr>
      <w:del w:id="2000"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esident Emeritus </w:delText>
        </w:r>
        <w:r w:rsidRPr="00CB70BE" w:rsidDel="0035714C">
          <w:rPr>
            <w:rFonts w:ascii="Times New Roman" w:hAnsi="Times New Roman"/>
            <w:color w:val="000000" w:themeColor="text1"/>
            <w:sz w:val="18"/>
            <w:szCs w:val="18"/>
          </w:rPr>
          <w:delText>A.B., Leland College Ed.M., Loyola University</w:delText>
        </w:r>
      </w:del>
    </w:p>
    <w:p w:rsidR="00493E24" w:rsidRPr="00CB70BE" w:rsidDel="0035714C" w:rsidRDefault="00493E24" w:rsidP="00493E24">
      <w:pPr>
        <w:widowControl w:val="0"/>
        <w:autoSpaceDE w:val="0"/>
        <w:autoSpaceDN w:val="0"/>
        <w:adjustRightInd w:val="0"/>
        <w:spacing w:after="0"/>
        <w:ind w:left="180" w:right="227" w:firstLine="0"/>
        <w:rPr>
          <w:del w:id="2001" w:author="W. Hu" w:date="2011-08-10T20:51:00Z"/>
          <w:rFonts w:ascii="Times New Roman" w:hAnsi="Times New Roman"/>
          <w:color w:val="000000" w:themeColor="text1"/>
          <w:sz w:val="18"/>
          <w:szCs w:val="18"/>
        </w:rPr>
      </w:pPr>
      <w:del w:id="2002" w:author="W. Hu" w:date="2011-08-10T20:51:00Z">
        <w:r w:rsidRPr="00CB70BE" w:rsidDel="0035714C">
          <w:rPr>
            <w:rFonts w:ascii="Times New Roman" w:hAnsi="Times New Roman"/>
            <w:color w:val="000000" w:themeColor="text1"/>
            <w:sz w:val="18"/>
            <w:szCs w:val="18"/>
          </w:rPr>
          <w:delText>Ed.D., University of Northern Colorado</w:delText>
        </w:r>
      </w:del>
    </w:p>
    <w:p w:rsidR="00493E24" w:rsidRPr="00CB70BE" w:rsidDel="0035714C" w:rsidRDefault="00493E24" w:rsidP="00493E24">
      <w:pPr>
        <w:widowControl w:val="0"/>
        <w:autoSpaceDE w:val="0"/>
        <w:autoSpaceDN w:val="0"/>
        <w:adjustRightInd w:val="0"/>
        <w:spacing w:after="0"/>
        <w:ind w:left="180" w:right="227" w:firstLine="0"/>
        <w:rPr>
          <w:del w:id="200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04" w:author="W. Hu" w:date="2011-08-10T20:51:00Z"/>
          <w:rFonts w:ascii="Times New Roman" w:hAnsi="Times New Roman"/>
          <w:color w:val="000000" w:themeColor="text1"/>
          <w:sz w:val="18"/>
          <w:szCs w:val="18"/>
        </w:rPr>
      </w:pPr>
      <w:del w:id="2005" w:author="W. Hu" w:date="2011-08-10T20:51:00Z">
        <w:r w:rsidRPr="00CB70BE" w:rsidDel="0035714C">
          <w:rPr>
            <w:rFonts w:ascii="Times New Roman" w:hAnsi="Times New Roman"/>
            <w:color w:val="000000" w:themeColor="text1"/>
            <w:sz w:val="18"/>
            <w:szCs w:val="18"/>
          </w:rPr>
          <w:delText>Hill, Fera K.</w:delText>
        </w:r>
      </w:del>
    </w:p>
    <w:p w:rsidR="00493E24" w:rsidRPr="00CB70BE" w:rsidDel="0035714C" w:rsidRDefault="00493E24" w:rsidP="00493E24">
      <w:pPr>
        <w:widowControl w:val="0"/>
        <w:autoSpaceDE w:val="0"/>
        <w:autoSpaceDN w:val="0"/>
        <w:adjustRightInd w:val="0"/>
        <w:spacing w:after="0"/>
        <w:ind w:left="180" w:right="227" w:firstLine="0"/>
        <w:rPr>
          <w:del w:id="2006" w:author="W. Hu" w:date="2011-08-10T20:51:00Z"/>
          <w:rFonts w:ascii="Times New Roman" w:hAnsi="Times New Roman"/>
          <w:color w:val="000000" w:themeColor="text1"/>
          <w:sz w:val="18"/>
          <w:szCs w:val="18"/>
        </w:rPr>
      </w:pPr>
      <w:del w:id="2007"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English</w:delText>
        </w:r>
      </w:del>
    </w:p>
    <w:p w:rsidR="00493E24" w:rsidRPr="00CB70BE" w:rsidDel="0035714C" w:rsidRDefault="00493E24" w:rsidP="00493E24">
      <w:pPr>
        <w:widowControl w:val="0"/>
        <w:autoSpaceDE w:val="0"/>
        <w:autoSpaceDN w:val="0"/>
        <w:adjustRightInd w:val="0"/>
        <w:spacing w:after="0"/>
        <w:ind w:left="180" w:right="227" w:firstLine="0"/>
        <w:rPr>
          <w:del w:id="2008" w:author="W. Hu" w:date="2011-08-10T20:51:00Z"/>
          <w:rFonts w:ascii="Times New Roman" w:hAnsi="Times New Roman"/>
          <w:color w:val="000000" w:themeColor="text1"/>
          <w:sz w:val="18"/>
          <w:szCs w:val="18"/>
        </w:rPr>
      </w:pPr>
      <w:del w:id="2009" w:author="W. Hu" w:date="2011-08-10T20:51:00Z">
        <w:r w:rsidRPr="00CB70BE" w:rsidDel="0035714C">
          <w:rPr>
            <w:rFonts w:ascii="Times New Roman" w:hAnsi="Times New Roman"/>
            <w:color w:val="000000" w:themeColor="text1"/>
            <w:sz w:val="18"/>
            <w:szCs w:val="18"/>
          </w:rPr>
          <w:delText>A.B., Clark College</w:delText>
        </w:r>
      </w:del>
    </w:p>
    <w:p w:rsidR="0051227A" w:rsidRPr="00193DE2" w:rsidDel="0035714C" w:rsidRDefault="00493E24" w:rsidP="00493E24">
      <w:pPr>
        <w:spacing w:after="0"/>
        <w:ind w:left="180" w:firstLine="0"/>
        <w:rPr>
          <w:del w:id="2010" w:author="W. Hu" w:date="2011-08-10T20:51:00Z"/>
          <w:rFonts w:ascii="Times New Roman" w:hAnsi="Times New Roman"/>
          <w:b/>
          <w:bCs/>
          <w:color w:val="000000" w:themeColor="text1"/>
          <w:sz w:val="20"/>
          <w:szCs w:val="20"/>
        </w:rPr>
      </w:pPr>
      <w:del w:id="2011"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r w:rsidR="00D24A76" w:rsidRPr="00193DE2" w:rsidDel="0035714C">
          <w:rPr>
            <w:rFonts w:ascii="Times New Roman" w:hAnsi="Times New Roman"/>
            <w:b/>
            <w:bCs/>
            <w:color w:val="000000" w:themeColor="text1"/>
            <w:sz w:val="20"/>
            <w:szCs w:val="20"/>
          </w:rPr>
          <w:delText xml:space="preserve"> </w:delText>
        </w:r>
      </w:del>
    </w:p>
    <w:p w:rsidR="00493E24" w:rsidDel="0035714C" w:rsidRDefault="00493E24" w:rsidP="00B33835">
      <w:pPr>
        <w:widowControl w:val="0"/>
        <w:autoSpaceDE w:val="0"/>
        <w:autoSpaceDN w:val="0"/>
        <w:adjustRightInd w:val="0"/>
        <w:spacing w:after="0"/>
        <w:ind w:left="360" w:right="180" w:firstLine="0"/>
        <w:rPr>
          <w:del w:id="2012" w:author="W. Hu" w:date="2011-08-10T20:51:00Z"/>
          <w:rFonts w:ascii="Times New Roman" w:hAnsi="Times New Roman"/>
          <w:color w:val="000000" w:themeColor="text1"/>
          <w:sz w:val="20"/>
          <w:szCs w:val="20"/>
        </w:rPr>
      </w:pPr>
    </w:p>
    <w:p w:rsidR="00493E24" w:rsidRPr="00CB70BE" w:rsidDel="0035714C" w:rsidRDefault="00493E24" w:rsidP="00493E24">
      <w:pPr>
        <w:widowControl w:val="0"/>
        <w:autoSpaceDE w:val="0"/>
        <w:autoSpaceDN w:val="0"/>
        <w:adjustRightInd w:val="0"/>
        <w:spacing w:after="0"/>
        <w:ind w:left="180" w:right="227" w:firstLine="0"/>
        <w:rPr>
          <w:del w:id="2013" w:author="W. Hu" w:date="2011-08-10T20:51:00Z"/>
          <w:rFonts w:ascii="Times New Roman" w:hAnsi="Times New Roman"/>
          <w:color w:val="000000" w:themeColor="text1"/>
          <w:sz w:val="18"/>
          <w:szCs w:val="18"/>
        </w:rPr>
      </w:pPr>
      <w:del w:id="2014" w:author="W. Hu" w:date="2011-08-10T20:51:00Z">
        <w:r w:rsidRPr="00CB70BE" w:rsidDel="0035714C">
          <w:rPr>
            <w:rFonts w:ascii="Times New Roman" w:hAnsi="Times New Roman"/>
            <w:color w:val="000000" w:themeColor="text1"/>
            <w:sz w:val="18"/>
            <w:szCs w:val="18"/>
          </w:rPr>
          <w:delText>*Hollis, Lois</w:delText>
        </w:r>
      </w:del>
    </w:p>
    <w:p w:rsidR="00493E24" w:rsidRPr="00CB70BE" w:rsidDel="0035714C" w:rsidRDefault="00493E24" w:rsidP="00493E24">
      <w:pPr>
        <w:widowControl w:val="0"/>
        <w:autoSpaceDE w:val="0"/>
        <w:autoSpaceDN w:val="0"/>
        <w:adjustRightInd w:val="0"/>
        <w:spacing w:after="0"/>
        <w:ind w:left="180" w:right="227" w:firstLine="0"/>
        <w:rPr>
          <w:del w:id="2015" w:author="W. Hu" w:date="2011-08-10T20:51:00Z"/>
          <w:rFonts w:ascii="Times New Roman" w:hAnsi="Times New Roman"/>
          <w:color w:val="000000" w:themeColor="text1"/>
          <w:sz w:val="18"/>
          <w:szCs w:val="18"/>
        </w:rPr>
      </w:pPr>
      <w:del w:id="2016"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Political Sci- ence</w:delText>
        </w:r>
      </w:del>
    </w:p>
    <w:p w:rsidR="00493E24" w:rsidRPr="00CB70BE" w:rsidDel="0035714C" w:rsidRDefault="00493E24" w:rsidP="00493E24">
      <w:pPr>
        <w:widowControl w:val="0"/>
        <w:autoSpaceDE w:val="0"/>
        <w:autoSpaceDN w:val="0"/>
        <w:adjustRightInd w:val="0"/>
        <w:spacing w:after="0"/>
        <w:ind w:left="180" w:right="227" w:firstLine="0"/>
        <w:rPr>
          <w:del w:id="2017" w:author="W. Hu" w:date="2011-08-10T20:51:00Z"/>
          <w:rFonts w:ascii="Times New Roman" w:hAnsi="Times New Roman"/>
          <w:color w:val="000000" w:themeColor="text1"/>
          <w:sz w:val="18"/>
          <w:szCs w:val="18"/>
        </w:rPr>
      </w:pPr>
      <w:del w:id="2018" w:author="W. Hu" w:date="2011-08-10T20:51:00Z">
        <w:r w:rsidRPr="00CB70BE" w:rsidDel="0035714C">
          <w:rPr>
            <w:rFonts w:ascii="Times New Roman" w:hAnsi="Times New Roman"/>
            <w:color w:val="000000" w:themeColor="text1"/>
            <w:sz w:val="18"/>
            <w:szCs w:val="18"/>
          </w:rPr>
          <w:delText>A.B., Clark College 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 Ph.D.,</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01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20" w:author="W. Hu" w:date="2011-08-10T20:51:00Z"/>
          <w:rFonts w:ascii="Times New Roman" w:hAnsi="Times New Roman"/>
          <w:color w:val="000000" w:themeColor="text1"/>
          <w:sz w:val="18"/>
          <w:szCs w:val="18"/>
        </w:rPr>
      </w:pPr>
      <w:del w:id="2021" w:author="W. Hu" w:date="2011-08-10T20:51:00Z">
        <w:r w:rsidRPr="00CB70BE" w:rsidDel="0035714C">
          <w:rPr>
            <w:rFonts w:ascii="Times New Roman" w:hAnsi="Times New Roman"/>
            <w:color w:val="000000" w:themeColor="text1"/>
            <w:sz w:val="18"/>
            <w:szCs w:val="18"/>
          </w:rPr>
          <w:delText>Jackson, Prather S.</w:delText>
        </w:r>
      </w:del>
    </w:p>
    <w:p w:rsidR="00493E24" w:rsidRPr="00CB70BE" w:rsidDel="0035714C" w:rsidRDefault="00493E24" w:rsidP="00493E24">
      <w:pPr>
        <w:widowControl w:val="0"/>
        <w:autoSpaceDE w:val="0"/>
        <w:autoSpaceDN w:val="0"/>
        <w:adjustRightInd w:val="0"/>
        <w:spacing w:after="0"/>
        <w:ind w:left="180" w:right="227" w:firstLine="0"/>
        <w:rPr>
          <w:del w:id="2022" w:author="W. Hu" w:date="2011-08-10T20:51:00Z"/>
          <w:rFonts w:ascii="Times New Roman" w:hAnsi="Times New Roman"/>
          <w:color w:val="000000" w:themeColor="text1"/>
          <w:sz w:val="18"/>
          <w:szCs w:val="18"/>
        </w:rPr>
      </w:pPr>
      <w:del w:id="2023"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Health, Physi- cal Education and Rec</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eation</w:delText>
        </w:r>
      </w:del>
    </w:p>
    <w:p w:rsidR="00493E24" w:rsidRPr="00CB70BE" w:rsidDel="0035714C" w:rsidRDefault="00493E24" w:rsidP="00493E24">
      <w:pPr>
        <w:widowControl w:val="0"/>
        <w:autoSpaceDE w:val="0"/>
        <w:autoSpaceDN w:val="0"/>
        <w:adjustRightInd w:val="0"/>
        <w:spacing w:after="0"/>
        <w:ind w:left="180" w:right="227" w:firstLine="0"/>
        <w:rPr>
          <w:del w:id="2024" w:author="W. Hu" w:date="2011-08-10T20:51:00Z"/>
          <w:rFonts w:ascii="Times New Roman" w:hAnsi="Times New Roman"/>
          <w:color w:val="000000" w:themeColor="text1"/>
          <w:sz w:val="18"/>
          <w:szCs w:val="18"/>
        </w:rPr>
      </w:pPr>
      <w:del w:id="2025" w:author="W. Hu" w:date="2011-08-10T20:51:00Z">
        <w:r w:rsidRPr="00CB70BE" w:rsidDel="0035714C">
          <w:rPr>
            <w:rFonts w:ascii="Times New Roman" w:hAnsi="Times New Roman"/>
            <w:color w:val="000000" w:themeColor="text1"/>
            <w:sz w:val="18"/>
            <w:szCs w:val="18"/>
          </w:rPr>
          <w:delText>B.A.,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University</w:delText>
        </w:r>
      </w:del>
    </w:p>
    <w:p w:rsidR="00493E24" w:rsidRPr="00CB70BE" w:rsidDel="0035714C" w:rsidRDefault="00493E24" w:rsidP="00493E24">
      <w:pPr>
        <w:spacing w:after="0"/>
        <w:ind w:left="180" w:right="227" w:firstLine="0"/>
        <w:rPr>
          <w:del w:id="2026" w:author="W. Hu" w:date="2011-08-10T20:51:00Z"/>
          <w:color w:val="000000" w:themeColor="text1"/>
          <w:sz w:val="18"/>
          <w:szCs w:val="18"/>
        </w:rPr>
      </w:pPr>
      <w:del w:id="2027"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6"/>
            <w:sz w:val="18"/>
            <w:szCs w:val="18"/>
          </w:rPr>
          <w:delText>W</w:delText>
        </w:r>
        <w:r w:rsidRPr="00CB70BE" w:rsidDel="0035714C">
          <w:rPr>
            <w:rFonts w:ascii="Times New Roman" w:hAnsi="Times New Roman"/>
            <w:color w:val="000000" w:themeColor="text1"/>
            <w:sz w:val="18"/>
            <w:szCs w:val="18"/>
          </w:rPr>
          <w:delText>estern Reserve University</w:delText>
        </w:r>
      </w:del>
    </w:p>
    <w:p w:rsidR="00493E24" w:rsidRPr="00CB70BE" w:rsidDel="0035714C" w:rsidRDefault="00493E24" w:rsidP="00493E24">
      <w:pPr>
        <w:widowControl w:val="0"/>
        <w:autoSpaceDE w:val="0"/>
        <w:autoSpaceDN w:val="0"/>
        <w:adjustRightInd w:val="0"/>
        <w:spacing w:after="0"/>
        <w:ind w:left="180" w:right="227" w:firstLine="0"/>
        <w:rPr>
          <w:del w:id="2028" w:author="W. Hu" w:date="2011-08-10T20:51:00Z"/>
          <w:rFonts w:ascii="Times New Roman" w:hAnsi="Times New Roman"/>
          <w:color w:val="000000" w:themeColor="text1"/>
          <w:sz w:val="18"/>
          <w:szCs w:val="18"/>
        </w:rPr>
      </w:pPr>
      <w:del w:id="2029" w:author="W. Hu" w:date="2011-08-10T20:51:00Z">
        <w:r w:rsidRPr="00CB70BE" w:rsidDel="0035714C">
          <w:rPr>
            <w:rFonts w:ascii="Times New Roman" w:hAnsi="Times New Roman"/>
            <w:color w:val="000000" w:themeColor="text1"/>
            <w:sz w:val="18"/>
            <w:szCs w:val="18"/>
          </w:rPr>
          <w:delText>*Johnson, Leroy</w:delText>
        </w:r>
      </w:del>
    </w:p>
    <w:p w:rsidR="00493E24" w:rsidRPr="00CB70BE" w:rsidDel="0035714C" w:rsidRDefault="00493E24" w:rsidP="00493E24">
      <w:pPr>
        <w:widowControl w:val="0"/>
        <w:autoSpaceDE w:val="0"/>
        <w:autoSpaceDN w:val="0"/>
        <w:adjustRightInd w:val="0"/>
        <w:spacing w:after="0"/>
        <w:ind w:left="180" w:right="227" w:firstLine="0"/>
        <w:rPr>
          <w:del w:id="2030" w:author="W. Hu" w:date="2011-08-10T20:51:00Z"/>
          <w:rFonts w:ascii="Times New Roman" w:hAnsi="Times New Roman"/>
          <w:color w:val="000000" w:themeColor="text1"/>
          <w:sz w:val="18"/>
          <w:szCs w:val="18"/>
        </w:rPr>
      </w:pPr>
      <w:del w:id="2031"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Business</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Ad- ministration</w:delText>
        </w:r>
      </w:del>
    </w:p>
    <w:p w:rsidR="00493E24" w:rsidRPr="00CB70BE" w:rsidDel="0035714C" w:rsidRDefault="00493E24" w:rsidP="00493E24">
      <w:pPr>
        <w:widowControl w:val="0"/>
        <w:autoSpaceDE w:val="0"/>
        <w:autoSpaceDN w:val="0"/>
        <w:adjustRightInd w:val="0"/>
        <w:spacing w:after="0"/>
        <w:ind w:left="180" w:right="227" w:firstLine="0"/>
        <w:rPr>
          <w:del w:id="2032" w:author="W. Hu" w:date="2011-08-10T20:51:00Z"/>
          <w:rFonts w:ascii="Times New Roman" w:hAnsi="Times New Roman"/>
          <w:color w:val="000000" w:themeColor="text1"/>
          <w:sz w:val="18"/>
          <w:szCs w:val="18"/>
        </w:rPr>
      </w:pPr>
      <w:del w:id="2033" w:author="W. Hu" w:date="2011-08-10T20:51:00Z">
        <w:r w:rsidRPr="00CB70BE" w:rsidDel="0035714C">
          <w:rPr>
            <w:rFonts w:ascii="Times New Roman" w:hAnsi="Times New Roman"/>
            <w:color w:val="000000" w:themeColor="text1"/>
            <w:sz w:val="18"/>
            <w:szCs w:val="18"/>
          </w:rPr>
          <w:delText>B.S., Bluefield State College</w:delText>
        </w:r>
      </w:del>
    </w:p>
    <w:p w:rsidR="00493E24" w:rsidRPr="00CB70BE" w:rsidDel="0035714C" w:rsidRDefault="00493E24" w:rsidP="00493E24">
      <w:pPr>
        <w:widowControl w:val="0"/>
        <w:autoSpaceDE w:val="0"/>
        <w:autoSpaceDN w:val="0"/>
        <w:adjustRightInd w:val="0"/>
        <w:spacing w:after="0"/>
        <w:ind w:left="180" w:right="227" w:firstLine="0"/>
        <w:rPr>
          <w:del w:id="2034" w:author="W. Hu" w:date="2011-08-10T20:51:00Z"/>
          <w:rFonts w:ascii="Times New Roman" w:hAnsi="Times New Roman"/>
          <w:color w:val="000000" w:themeColor="text1"/>
          <w:sz w:val="18"/>
          <w:szCs w:val="18"/>
        </w:rPr>
      </w:pPr>
      <w:del w:id="2035" w:author="W. Hu" w:date="2011-08-10T20:51:00Z">
        <w:r w:rsidRPr="00CB70BE" w:rsidDel="0035714C">
          <w:rPr>
            <w:rFonts w:ascii="Times New Roman" w:hAnsi="Times New Roman"/>
            <w:color w:val="000000" w:themeColor="text1"/>
            <w:sz w:val="18"/>
            <w:szCs w:val="18"/>
          </w:rPr>
          <w:delText>M.Litt., M.Ed., University of Pittsbu</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gh</w:delText>
        </w:r>
      </w:del>
    </w:p>
    <w:p w:rsidR="00493E24" w:rsidRPr="00CB70BE" w:rsidDel="0035714C" w:rsidRDefault="00493E24" w:rsidP="00493E24">
      <w:pPr>
        <w:widowControl w:val="0"/>
        <w:autoSpaceDE w:val="0"/>
        <w:autoSpaceDN w:val="0"/>
        <w:adjustRightInd w:val="0"/>
        <w:spacing w:after="0"/>
        <w:ind w:left="180" w:right="227" w:firstLine="0"/>
        <w:rPr>
          <w:del w:id="2036"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37" w:author="W. Hu" w:date="2011-08-10T20:51:00Z"/>
          <w:rFonts w:ascii="Times New Roman" w:hAnsi="Times New Roman"/>
          <w:color w:val="000000" w:themeColor="text1"/>
          <w:sz w:val="18"/>
          <w:szCs w:val="18"/>
        </w:rPr>
      </w:pPr>
      <w:del w:id="2038" w:author="W. Hu" w:date="2011-08-10T20:51:00Z">
        <w:r w:rsidRPr="00CB70BE" w:rsidDel="0035714C">
          <w:rPr>
            <w:rFonts w:ascii="Times New Roman" w:hAnsi="Times New Roman"/>
            <w:color w:val="000000" w:themeColor="text1"/>
            <w:sz w:val="18"/>
            <w:szCs w:val="18"/>
          </w:rPr>
          <w:delText>Jones,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5"/>
            <w:sz w:val="18"/>
            <w:szCs w:val="18"/>
          </w:rPr>
          <w:delText>T</w:delText>
        </w:r>
        <w:r w:rsidRPr="00CB70BE" w:rsidDel="0035714C">
          <w:rPr>
            <w:rFonts w:ascii="Times New Roman" w:hAnsi="Times New Roman"/>
            <w:color w:val="000000" w:themeColor="text1"/>
            <w:sz w:val="18"/>
            <w:szCs w:val="18"/>
          </w:rPr>
          <w:delText>. Marshall</w:delText>
        </w:r>
      </w:del>
    </w:p>
    <w:p w:rsidR="00493E24" w:rsidRPr="00CB70BE" w:rsidDel="0035714C" w:rsidRDefault="00493E24" w:rsidP="00493E24">
      <w:pPr>
        <w:widowControl w:val="0"/>
        <w:autoSpaceDE w:val="0"/>
        <w:autoSpaceDN w:val="0"/>
        <w:adjustRightInd w:val="0"/>
        <w:spacing w:after="0"/>
        <w:ind w:left="180" w:right="227" w:firstLine="0"/>
        <w:rPr>
          <w:del w:id="2039" w:author="W. Hu" w:date="2011-08-10T20:51:00Z"/>
          <w:rFonts w:ascii="Times New Roman" w:hAnsi="Times New Roman"/>
          <w:color w:val="000000" w:themeColor="text1"/>
          <w:sz w:val="18"/>
          <w:szCs w:val="18"/>
        </w:rPr>
      </w:pPr>
      <w:del w:id="2040"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Music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2"/>
            <w:sz w:val="18"/>
            <w:szCs w:val="18"/>
          </w:rPr>
          <w:delText>V</w:delText>
        </w:r>
        <w:r w:rsidRPr="00CB70BE" w:rsidDel="0035714C">
          <w:rPr>
            <w:rFonts w:ascii="Times New Roman" w:hAnsi="Times New Roman"/>
            <w:color w:val="000000" w:themeColor="text1"/>
            <w:sz w:val="18"/>
            <w:szCs w:val="18"/>
          </w:rPr>
          <w:delText>i</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ginia State University M.M., University of Michigan D.M.E., University of Oklahoma</w:delText>
        </w:r>
      </w:del>
    </w:p>
    <w:p w:rsidR="00493E24" w:rsidRPr="00CB70BE" w:rsidDel="0035714C" w:rsidRDefault="00493E24" w:rsidP="00493E24">
      <w:pPr>
        <w:widowControl w:val="0"/>
        <w:autoSpaceDE w:val="0"/>
        <w:autoSpaceDN w:val="0"/>
        <w:adjustRightInd w:val="0"/>
        <w:spacing w:after="0"/>
        <w:ind w:left="180" w:right="227" w:firstLine="0"/>
        <w:rPr>
          <w:del w:id="204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42" w:author="W. Hu" w:date="2011-08-10T20:51:00Z"/>
          <w:rFonts w:ascii="Times New Roman" w:hAnsi="Times New Roman"/>
          <w:color w:val="000000" w:themeColor="text1"/>
          <w:sz w:val="18"/>
          <w:szCs w:val="18"/>
        </w:rPr>
      </w:pPr>
      <w:del w:id="2043" w:author="W. Hu" w:date="2011-08-10T20:51:00Z">
        <w:r w:rsidRPr="00CB70BE" w:rsidDel="0035714C">
          <w:rPr>
            <w:rFonts w:ascii="Times New Roman" w:hAnsi="Times New Roman"/>
            <w:color w:val="000000" w:themeColor="text1"/>
            <w:sz w:val="18"/>
            <w:szCs w:val="18"/>
          </w:rPr>
          <w:delText>*Kirkpatrick, Forrest L.</w:delText>
        </w:r>
      </w:del>
    </w:p>
    <w:p w:rsidR="00493E24" w:rsidRPr="00CB70BE" w:rsidDel="0035714C" w:rsidRDefault="00493E24" w:rsidP="00493E24">
      <w:pPr>
        <w:widowControl w:val="0"/>
        <w:autoSpaceDE w:val="0"/>
        <w:autoSpaceDN w:val="0"/>
        <w:adjustRightInd w:val="0"/>
        <w:spacing w:after="0"/>
        <w:ind w:left="180" w:right="227" w:firstLine="0"/>
        <w:rPr>
          <w:del w:id="2044" w:author="W. Hu" w:date="2011-08-10T20:51:00Z"/>
          <w:rFonts w:ascii="Times New Roman" w:hAnsi="Times New Roman"/>
          <w:color w:val="000000" w:themeColor="text1"/>
          <w:sz w:val="18"/>
          <w:szCs w:val="18"/>
        </w:rPr>
      </w:pPr>
      <w:del w:id="2045"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Health and</w:delText>
        </w:r>
      </w:del>
    </w:p>
    <w:p w:rsidR="00493E24" w:rsidRPr="00CB70BE" w:rsidDel="0035714C" w:rsidRDefault="00493E24" w:rsidP="00493E24">
      <w:pPr>
        <w:widowControl w:val="0"/>
        <w:autoSpaceDE w:val="0"/>
        <w:autoSpaceDN w:val="0"/>
        <w:adjustRightInd w:val="0"/>
        <w:spacing w:after="0"/>
        <w:ind w:left="180" w:right="227" w:firstLine="0"/>
        <w:rPr>
          <w:del w:id="2046" w:author="W. Hu" w:date="2011-08-10T20:51:00Z"/>
          <w:rFonts w:ascii="Times New Roman" w:hAnsi="Times New Roman"/>
          <w:color w:val="000000" w:themeColor="text1"/>
          <w:sz w:val="18"/>
          <w:szCs w:val="18"/>
        </w:rPr>
      </w:pPr>
      <w:del w:id="2047" w:author="W. Hu" w:date="2011-08-10T20:51:00Z">
        <w:r w:rsidRPr="00CB70BE" w:rsidDel="0035714C">
          <w:rPr>
            <w:rFonts w:ascii="Times New Roman" w:hAnsi="Times New Roman"/>
            <w:i/>
            <w:iCs/>
            <w:color w:val="000000" w:themeColor="text1"/>
            <w:sz w:val="18"/>
            <w:szCs w:val="18"/>
          </w:rPr>
          <w:delText xml:space="preserve">Physical Education </w:delText>
        </w:r>
        <w:r w:rsidRPr="00CB70BE" w:rsidDel="0035714C">
          <w:rPr>
            <w:rFonts w:ascii="Times New Roman" w:hAnsi="Times New Roman"/>
            <w:color w:val="000000" w:themeColor="text1"/>
            <w:sz w:val="18"/>
            <w:szCs w:val="18"/>
          </w:rPr>
          <w:delText>A.B.,</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alladega College M.A., New</w:delText>
        </w:r>
        <w:r w:rsidRPr="00CB70BE" w:rsidDel="0035714C">
          <w:rPr>
            <w:rFonts w:ascii="Times New Roman" w:hAnsi="Times New Roman"/>
            <w:color w:val="000000" w:themeColor="text1"/>
            <w:spacing w:val="-7"/>
            <w:sz w:val="18"/>
            <w:szCs w:val="18"/>
          </w:rPr>
          <w:delText xml:space="preserve"> </w:delText>
        </w:r>
        <w:r w:rsidRPr="00CB70BE" w:rsidDel="0035714C">
          <w:rPr>
            <w:rFonts w:ascii="Times New Roman" w:hAnsi="Times New Roman"/>
            <w:color w:val="000000" w:themeColor="text1"/>
            <w:spacing w:val="-20"/>
            <w:sz w:val="18"/>
            <w:szCs w:val="18"/>
          </w:rPr>
          <w:delText>Y</w:delText>
        </w:r>
        <w:r w:rsidRPr="00CB70BE" w:rsidDel="0035714C">
          <w:rPr>
            <w:rFonts w:ascii="Times New Roman" w:hAnsi="Times New Roman"/>
            <w:color w:val="000000" w:themeColor="text1"/>
            <w:sz w:val="18"/>
            <w:szCs w:val="18"/>
          </w:rPr>
          <w:delText>ork University</w:delText>
        </w:r>
      </w:del>
    </w:p>
    <w:p w:rsidR="00493E24" w:rsidRPr="00CB70BE" w:rsidDel="0035714C" w:rsidRDefault="00493E24" w:rsidP="00493E24">
      <w:pPr>
        <w:widowControl w:val="0"/>
        <w:autoSpaceDE w:val="0"/>
        <w:autoSpaceDN w:val="0"/>
        <w:adjustRightInd w:val="0"/>
        <w:spacing w:after="0"/>
        <w:ind w:left="180" w:right="227" w:firstLine="0"/>
        <w:rPr>
          <w:del w:id="2048"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49" w:author="W. Hu" w:date="2011-08-10T20:51:00Z"/>
          <w:rFonts w:ascii="Times New Roman" w:hAnsi="Times New Roman"/>
          <w:color w:val="000000" w:themeColor="text1"/>
          <w:sz w:val="18"/>
          <w:szCs w:val="18"/>
        </w:rPr>
      </w:pPr>
      <w:del w:id="2050" w:author="W. Hu" w:date="2011-08-10T20:51:00Z">
        <w:r w:rsidRPr="00CB70BE" w:rsidDel="0035714C">
          <w:rPr>
            <w:rFonts w:ascii="Times New Roman" w:hAnsi="Times New Roman"/>
            <w:color w:val="000000" w:themeColor="text1"/>
            <w:sz w:val="18"/>
            <w:szCs w:val="18"/>
          </w:rPr>
          <w:delText>*Latime</w:delText>
        </w:r>
        <w:r w:rsidRPr="00CB70BE" w:rsidDel="0035714C">
          <w:rPr>
            <w:rFonts w:ascii="Times New Roman" w:hAnsi="Times New Roman"/>
            <w:color w:val="000000" w:themeColor="text1"/>
            <w:spacing w:val="-8"/>
            <w:sz w:val="18"/>
            <w:szCs w:val="18"/>
          </w:rPr>
          <w:delText>r</w:delText>
        </w:r>
        <w:r w:rsidRPr="00CB70BE" w:rsidDel="0035714C">
          <w:rPr>
            <w:rFonts w:ascii="Times New Roman" w:hAnsi="Times New Roman"/>
            <w:color w:val="000000" w:themeColor="text1"/>
            <w:sz w:val="18"/>
            <w:szCs w:val="18"/>
          </w:rPr>
          <w:delTex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roas Lewis</w:delText>
        </w:r>
      </w:del>
    </w:p>
    <w:p w:rsidR="00493E24" w:rsidRPr="00CB70BE" w:rsidDel="0035714C" w:rsidRDefault="00493E24" w:rsidP="00493E24">
      <w:pPr>
        <w:widowControl w:val="0"/>
        <w:autoSpaceDE w:val="0"/>
        <w:autoSpaceDN w:val="0"/>
        <w:adjustRightInd w:val="0"/>
        <w:spacing w:after="0"/>
        <w:ind w:left="180" w:right="227" w:firstLine="0"/>
        <w:rPr>
          <w:del w:id="2051" w:author="W. Hu" w:date="2011-08-10T20:51:00Z"/>
          <w:rFonts w:ascii="Times New Roman" w:hAnsi="Times New Roman"/>
          <w:color w:val="000000" w:themeColor="text1"/>
          <w:sz w:val="18"/>
          <w:szCs w:val="18"/>
        </w:rPr>
      </w:pPr>
      <w:del w:id="2052"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Social Sciences</w:delText>
        </w:r>
      </w:del>
    </w:p>
    <w:p w:rsidR="00493E24" w:rsidRPr="00CB70BE" w:rsidDel="0035714C" w:rsidRDefault="00493E24" w:rsidP="00493E24">
      <w:pPr>
        <w:widowControl w:val="0"/>
        <w:autoSpaceDE w:val="0"/>
        <w:autoSpaceDN w:val="0"/>
        <w:adjustRightInd w:val="0"/>
        <w:spacing w:after="0"/>
        <w:ind w:left="180" w:right="227" w:firstLine="0"/>
        <w:rPr>
          <w:del w:id="2053" w:author="W. Hu" w:date="2011-08-10T20:51:00Z"/>
          <w:rFonts w:ascii="Times New Roman" w:hAnsi="Times New Roman"/>
          <w:color w:val="000000" w:themeColor="text1"/>
          <w:sz w:val="18"/>
          <w:szCs w:val="18"/>
        </w:rPr>
      </w:pPr>
      <w:del w:id="2054" w:author="W. Hu" w:date="2011-08-10T20:51:00Z">
        <w:r w:rsidRPr="00CB70BE" w:rsidDel="0035714C">
          <w:rPr>
            <w:rFonts w:ascii="Times New Roman" w:hAnsi="Times New Roman"/>
            <w:color w:val="000000" w:themeColor="text1"/>
            <w:sz w:val="18"/>
            <w:szCs w:val="18"/>
          </w:rPr>
          <w:delText>A.B., Spelman College</w:delText>
        </w:r>
      </w:del>
    </w:p>
    <w:p w:rsidR="00493E24" w:rsidRPr="00CB70BE" w:rsidDel="0035714C" w:rsidRDefault="00493E24" w:rsidP="00493E24">
      <w:pPr>
        <w:widowControl w:val="0"/>
        <w:autoSpaceDE w:val="0"/>
        <w:autoSpaceDN w:val="0"/>
        <w:adjustRightInd w:val="0"/>
        <w:spacing w:after="0"/>
        <w:ind w:left="180" w:right="227" w:firstLine="0"/>
        <w:rPr>
          <w:del w:id="2055" w:author="W. Hu" w:date="2011-08-10T20:51:00Z"/>
          <w:rFonts w:ascii="Times New Roman" w:hAnsi="Times New Roman"/>
          <w:color w:val="000000" w:themeColor="text1"/>
          <w:sz w:val="18"/>
          <w:szCs w:val="18"/>
        </w:rPr>
      </w:pPr>
      <w:del w:id="2056"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057"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58" w:author="W. Hu" w:date="2011-08-10T20:51:00Z"/>
          <w:rFonts w:ascii="Times New Roman" w:hAnsi="Times New Roman"/>
          <w:color w:val="000000" w:themeColor="text1"/>
          <w:sz w:val="18"/>
          <w:szCs w:val="18"/>
        </w:rPr>
      </w:pPr>
      <w:del w:id="2059" w:author="W. Hu" w:date="2011-08-10T20:51:00Z">
        <w:r w:rsidRPr="00CB70BE" w:rsidDel="0035714C">
          <w:rPr>
            <w:rFonts w:ascii="Times New Roman" w:hAnsi="Times New Roman"/>
            <w:color w:val="000000" w:themeColor="text1"/>
            <w:sz w:val="18"/>
            <w:szCs w:val="18"/>
          </w:rPr>
          <w:delText>*Lightfoote,</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 xml:space="preserve">illiam E. </w:delText>
        </w:r>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Education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uskegee Institute</w:delText>
        </w:r>
      </w:del>
    </w:p>
    <w:p w:rsidR="00493E24" w:rsidRPr="00CB70BE" w:rsidDel="0035714C" w:rsidRDefault="00493E24" w:rsidP="00493E24">
      <w:pPr>
        <w:widowControl w:val="0"/>
        <w:autoSpaceDE w:val="0"/>
        <w:autoSpaceDN w:val="0"/>
        <w:adjustRightInd w:val="0"/>
        <w:spacing w:after="0"/>
        <w:ind w:left="180" w:right="227" w:firstLine="0"/>
        <w:rPr>
          <w:del w:id="2060" w:author="W. Hu" w:date="2011-08-10T20:51:00Z"/>
          <w:rFonts w:ascii="Times New Roman" w:hAnsi="Times New Roman"/>
          <w:color w:val="000000" w:themeColor="text1"/>
          <w:sz w:val="18"/>
          <w:szCs w:val="18"/>
        </w:rPr>
      </w:pPr>
      <w:del w:id="2061"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eachers College, Columbia University</w:delText>
        </w:r>
      </w:del>
    </w:p>
    <w:p w:rsidR="00493E24" w:rsidRPr="00CB70BE" w:rsidDel="0035714C" w:rsidRDefault="00493E24" w:rsidP="00493E24">
      <w:pPr>
        <w:widowControl w:val="0"/>
        <w:autoSpaceDE w:val="0"/>
        <w:autoSpaceDN w:val="0"/>
        <w:adjustRightInd w:val="0"/>
        <w:spacing w:after="0"/>
        <w:ind w:left="180" w:right="227" w:firstLine="0"/>
        <w:rPr>
          <w:del w:id="2062" w:author="W. Hu" w:date="2011-08-10T20:51:00Z"/>
          <w:rFonts w:ascii="Times New Roman" w:hAnsi="Times New Roman"/>
          <w:color w:val="000000" w:themeColor="text1"/>
          <w:sz w:val="18"/>
          <w:szCs w:val="18"/>
        </w:rPr>
      </w:pPr>
      <w:del w:id="2063" w:author="W. Hu" w:date="2011-08-10T20:51:00Z">
        <w:r w:rsidRPr="00CB70BE" w:rsidDel="0035714C">
          <w:rPr>
            <w:rFonts w:ascii="Times New Roman" w:hAnsi="Times New Roman"/>
            <w:color w:val="000000" w:themeColor="text1"/>
            <w:sz w:val="18"/>
            <w:szCs w:val="18"/>
          </w:rPr>
          <w:delText>Ed.D., Indiana University</w:delText>
        </w:r>
      </w:del>
    </w:p>
    <w:p w:rsidR="00493E24" w:rsidRPr="00CB70BE" w:rsidDel="0035714C" w:rsidRDefault="00493E24" w:rsidP="00493E24">
      <w:pPr>
        <w:widowControl w:val="0"/>
        <w:autoSpaceDE w:val="0"/>
        <w:autoSpaceDN w:val="0"/>
        <w:adjustRightInd w:val="0"/>
        <w:spacing w:after="0"/>
        <w:ind w:left="180" w:right="227" w:firstLine="0"/>
        <w:rPr>
          <w:del w:id="2064"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65" w:author="W. Hu" w:date="2011-08-10T20:51:00Z"/>
          <w:rFonts w:ascii="Times New Roman" w:hAnsi="Times New Roman"/>
          <w:color w:val="000000" w:themeColor="text1"/>
          <w:sz w:val="18"/>
          <w:szCs w:val="18"/>
        </w:rPr>
      </w:pPr>
      <w:del w:id="2066" w:author="W. Hu" w:date="2011-08-10T20:51:00Z">
        <w:r w:rsidRPr="00CB70BE" w:rsidDel="0035714C">
          <w:rPr>
            <w:rFonts w:ascii="Times New Roman" w:hAnsi="Times New Roman"/>
            <w:color w:val="000000" w:themeColor="text1"/>
            <w:sz w:val="18"/>
            <w:szCs w:val="18"/>
          </w:rPr>
          <w:delText>Marquis, James H.</w:delText>
        </w:r>
      </w:del>
    </w:p>
    <w:p w:rsidR="00493E24" w:rsidRPr="00CB70BE" w:rsidDel="0035714C" w:rsidRDefault="00493E24" w:rsidP="00493E24">
      <w:pPr>
        <w:widowControl w:val="0"/>
        <w:autoSpaceDE w:val="0"/>
        <w:autoSpaceDN w:val="0"/>
        <w:adjustRightInd w:val="0"/>
        <w:spacing w:after="0"/>
        <w:ind w:left="180" w:right="227" w:firstLine="0"/>
        <w:rPr>
          <w:del w:id="2067" w:author="W. Hu" w:date="2011-08-10T20:51:00Z"/>
          <w:rFonts w:ascii="Times New Roman" w:hAnsi="Times New Roman"/>
          <w:color w:val="000000" w:themeColor="text1"/>
          <w:sz w:val="18"/>
          <w:szCs w:val="18"/>
        </w:rPr>
      </w:pPr>
      <w:del w:id="2068"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Music </w:delText>
        </w:r>
        <w:r w:rsidRPr="00CB70BE" w:rsidDel="0035714C">
          <w:rPr>
            <w:rFonts w:ascii="Times New Roman" w:hAnsi="Times New Roman"/>
            <w:color w:val="000000" w:themeColor="text1"/>
            <w:sz w:val="18"/>
            <w:szCs w:val="18"/>
          </w:rPr>
          <w:delText>B.M., University of Detroit M.M., Boston University Ph.D., University of Iowa</w:delText>
        </w:r>
      </w:del>
    </w:p>
    <w:p w:rsidR="00493E24" w:rsidRPr="00CB70BE" w:rsidDel="0035714C" w:rsidRDefault="00493E24" w:rsidP="00493E24">
      <w:pPr>
        <w:widowControl w:val="0"/>
        <w:autoSpaceDE w:val="0"/>
        <w:autoSpaceDN w:val="0"/>
        <w:adjustRightInd w:val="0"/>
        <w:spacing w:after="0"/>
        <w:ind w:left="180" w:right="227" w:firstLine="0"/>
        <w:rPr>
          <w:del w:id="206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70" w:author="W. Hu" w:date="2011-08-10T20:51:00Z"/>
          <w:rFonts w:ascii="Times New Roman" w:hAnsi="Times New Roman"/>
          <w:color w:val="000000" w:themeColor="text1"/>
          <w:sz w:val="18"/>
          <w:szCs w:val="18"/>
        </w:rPr>
      </w:pPr>
      <w:del w:id="2071" w:author="W. Hu" w:date="2011-08-10T20:51:00Z">
        <w:r w:rsidRPr="00CB70BE" w:rsidDel="0035714C">
          <w:rPr>
            <w:rFonts w:ascii="Times New Roman" w:hAnsi="Times New Roman"/>
            <w:color w:val="000000" w:themeColor="text1"/>
            <w:sz w:val="18"/>
            <w:szCs w:val="18"/>
          </w:rPr>
          <w:delText>Marshall, Robert</w:delText>
        </w:r>
      </w:del>
    </w:p>
    <w:p w:rsidR="00493E24" w:rsidRPr="00CB70BE" w:rsidDel="0035714C" w:rsidRDefault="00493E24" w:rsidP="00493E24">
      <w:pPr>
        <w:widowControl w:val="0"/>
        <w:autoSpaceDE w:val="0"/>
        <w:autoSpaceDN w:val="0"/>
        <w:adjustRightInd w:val="0"/>
        <w:spacing w:after="0"/>
        <w:ind w:left="180" w:right="227" w:firstLine="0"/>
        <w:rPr>
          <w:del w:id="2072" w:author="W. Hu" w:date="2011-08-10T20:51:00Z"/>
          <w:rFonts w:ascii="Times New Roman" w:hAnsi="Times New Roman"/>
          <w:color w:val="000000" w:themeColor="text1"/>
          <w:sz w:val="18"/>
          <w:szCs w:val="18"/>
        </w:rPr>
      </w:pPr>
      <w:del w:id="2073"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Mathematics</w:delText>
        </w:r>
      </w:del>
    </w:p>
    <w:p w:rsidR="00493E24" w:rsidRPr="00CB70BE" w:rsidDel="0035714C" w:rsidRDefault="00493E24" w:rsidP="00493E24">
      <w:pPr>
        <w:widowControl w:val="0"/>
        <w:autoSpaceDE w:val="0"/>
        <w:autoSpaceDN w:val="0"/>
        <w:adjustRightInd w:val="0"/>
        <w:spacing w:after="0"/>
        <w:ind w:left="180" w:right="227" w:firstLine="0"/>
        <w:rPr>
          <w:del w:id="2074" w:author="W. Hu" w:date="2011-08-10T20:51:00Z"/>
          <w:rFonts w:ascii="Times New Roman" w:hAnsi="Times New Roman"/>
          <w:color w:val="000000" w:themeColor="text1"/>
          <w:sz w:val="18"/>
          <w:szCs w:val="18"/>
        </w:rPr>
      </w:pPr>
      <w:del w:id="2075" w:author="W. Hu" w:date="2011-08-10T20:51:00Z">
        <w:r w:rsidRPr="00CB70BE" w:rsidDel="0035714C">
          <w:rPr>
            <w:rFonts w:ascii="Times New Roman" w:hAnsi="Times New Roman"/>
            <w:color w:val="000000" w:themeColor="text1"/>
            <w:sz w:val="18"/>
            <w:szCs w:val="18"/>
          </w:rPr>
          <w:delText>B.S.,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alley State College</w:delText>
        </w:r>
      </w:del>
    </w:p>
    <w:p w:rsidR="00493E24" w:rsidRPr="00CB70BE" w:rsidDel="0035714C" w:rsidRDefault="00493E24" w:rsidP="00493E24">
      <w:pPr>
        <w:widowControl w:val="0"/>
        <w:autoSpaceDE w:val="0"/>
        <w:autoSpaceDN w:val="0"/>
        <w:adjustRightInd w:val="0"/>
        <w:spacing w:after="0"/>
        <w:ind w:left="180" w:right="227" w:firstLine="0"/>
        <w:rPr>
          <w:del w:id="2076" w:author="W. Hu" w:date="2011-08-10T20:51:00Z"/>
          <w:rFonts w:ascii="Times New Roman" w:hAnsi="Times New Roman"/>
          <w:color w:val="000000" w:themeColor="text1"/>
          <w:sz w:val="18"/>
          <w:szCs w:val="18"/>
        </w:rPr>
      </w:pPr>
      <w:del w:id="2077" w:author="W. Hu" w:date="2011-08-10T20:51:00Z">
        <w:r w:rsidRPr="00CB70BE" w:rsidDel="0035714C">
          <w:rPr>
            <w:rFonts w:ascii="Times New Roman" w:hAnsi="Times New Roman"/>
            <w:color w:val="000000" w:themeColor="text1"/>
            <w:sz w:val="18"/>
            <w:szCs w:val="18"/>
          </w:rPr>
          <w:delText>M.S.,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078" w:author="W. Hu" w:date="2011-08-10T20:51:00Z"/>
          <w:rFonts w:ascii="Times New Roman" w:hAnsi="Times New Roman"/>
          <w:color w:val="000000" w:themeColor="text1"/>
          <w:sz w:val="18"/>
          <w:szCs w:val="18"/>
        </w:rPr>
      </w:pPr>
      <w:del w:id="2079" w:author="W. Hu" w:date="2011-08-10T20:51:00Z">
        <w:r w:rsidRPr="00CB70BE" w:rsidDel="0035714C">
          <w:rPr>
            <w:rFonts w:ascii="Times New Roman" w:hAnsi="Times New Roman"/>
            <w:color w:val="000000" w:themeColor="text1"/>
            <w:sz w:val="18"/>
            <w:szCs w:val="18"/>
          </w:rPr>
          <w:delText>Ph.D., Southern Illinois University</w:delText>
        </w:r>
      </w:del>
    </w:p>
    <w:p w:rsidR="00493E24" w:rsidRPr="00CB70BE" w:rsidDel="0035714C" w:rsidRDefault="00493E24" w:rsidP="00493E24">
      <w:pPr>
        <w:widowControl w:val="0"/>
        <w:autoSpaceDE w:val="0"/>
        <w:autoSpaceDN w:val="0"/>
        <w:adjustRightInd w:val="0"/>
        <w:spacing w:after="0"/>
        <w:ind w:left="180" w:right="227" w:firstLine="0"/>
        <w:rPr>
          <w:del w:id="208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81" w:author="W. Hu" w:date="2011-08-10T20:51:00Z"/>
          <w:rFonts w:ascii="Times New Roman" w:hAnsi="Times New Roman"/>
          <w:color w:val="000000" w:themeColor="text1"/>
          <w:sz w:val="18"/>
          <w:szCs w:val="18"/>
        </w:rPr>
      </w:pPr>
      <w:del w:id="2082" w:author="W. Hu" w:date="2011-08-10T20:51:00Z">
        <w:r w:rsidRPr="00CB70BE" w:rsidDel="0035714C">
          <w:rPr>
            <w:rFonts w:ascii="Times New Roman" w:hAnsi="Times New Roman"/>
            <w:color w:val="000000" w:themeColor="text1"/>
            <w:sz w:val="18"/>
            <w:szCs w:val="18"/>
          </w:rPr>
          <w:delText>Masih, Samuel</w:delText>
        </w:r>
      </w:del>
    </w:p>
    <w:p w:rsidR="00493E24" w:rsidRPr="00CB70BE" w:rsidDel="0035714C" w:rsidRDefault="00493E24" w:rsidP="00493E24">
      <w:pPr>
        <w:widowControl w:val="0"/>
        <w:autoSpaceDE w:val="0"/>
        <w:autoSpaceDN w:val="0"/>
        <w:adjustRightInd w:val="0"/>
        <w:spacing w:after="0"/>
        <w:ind w:left="180" w:right="227" w:firstLine="0"/>
        <w:rPr>
          <w:del w:id="2083" w:author="W. Hu" w:date="2011-08-10T20:51:00Z"/>
          <w:rFonts w:ascii="Times New Roman" w:hAnsi="Times New Roman"/>
          <w:i/>
          <w:color w:val="000000" w:themeColor="text1"/>
          <w:sz w:val="18"/>
          <w:szCs w:val="18"/>
        </w:rPr>
      </w:pPr>
      <w:del w:id="2084" w:author="W. Hu" w:date="2011-08-10T20:51:00Z">
        <w:r w:rsidRPr="00CB70BE" w:rsidDel="0035714C">
          <w:rPr>
            <w:rFonts w:ascii="Times New Roman" w:hAnsi="Times New Roman"/>
            <w:i/>
            <w:color w:val="000000" w:themeColor="text1"/>
            <w:sz w:val="18"/>
            <w:szCs w:val="18"/>
          </w:rPr>
          <w:delText xml:space="preserve">    Professor Emeritus of Mathematics</w:delText>
        </w:r>
      </w:del>
    </w:p>
    <w:p w:rsidR="00493E24" w:rsidRPr="00CB70BE" w:rsidDel="0035714C" w:rsidRDefault="00493E24" w:rsidP="00493E24">
      <w:pPr>
        <w:widowControl w:val="0"/>
        <w:autoSpaceDE w:val="0"/>
        <w:autoSpaceDN w:val="0"/>
        <w:adjustRightInd w:val="0"/>
        <w:spacing w:after="0"/>
        <w:ind w:left="180" w:right="227" w:firstLine="0"/>
        <w:rPr>
          <w:del w:id="2085" w:author="W. Hu" w:date="2011-08-10T20:51:00Z"/>
          <w:rFonts w:ascii="Times New Roman" w:hAnsi="Times New Roman"/>
          <w:color w:val="000000" w:themeColor="text1"/>
          <w:sz w:val="18"/>
          <w:szCs w:val="18"/>
        </w:rPr>
      </w:pPr>
      <w:del w:id="2086" w:author="W. Hu" w:date="2011-08-10T20:51:00Z">
        <w:r w:rsidRPr="00CB70BE" w:rsidDel="0035714C">
          <w:rPr>
            <w:rFonts w:ascii="Times New Roman" w:hAnsi="Times New Roman"/>
            <w:color w:val="000000" w:themeColor="text1"/>
            <w:sz w:val="18"/>
            <w:szCs w:val="18"/>
          </w:rPr>
          <w:delText xml:space="preserve">     B.S., M.S., Delhi University</w:delText>
        </w:r>
      </w:del>
    </w:p>
    <w:p w:rsidR="00493E24" w:rsidRPr="00CB70BE" w:rsidDel="0035714C" w:rsidRDefault="00493E24" w:rsidP="00493E24">
      <w:pPr>
        <w:widowControl w:val="0"/>
        <w:autoSpaceDE w:val="0"/>
        <w:autoSpaceDN w:val="0"/>
        <w:adjustRightInd w:val="0"/>
        <w:spacing w:after="0"/>
        <w:ind w:left="180" w:right="227" w:firstLine="0"/>
        <w:rPr>
          <w:del w:id="2087" w:author="W. Hu" w:date="2011-08-10T20:51:00Z"/>
          <w:rFonts w:ascii="Times New Roman" w:hAnsi="Times New Roman"/>
          <w:color w:val="000000" w:themeColor="text1"/>
          <w:sz w:val="18"/>
          <w:szCs w:val="18"/>
        </w:rPr>
      </w:pPr>
      <w:del w:id="2088" w:author="W. Hu" w:date="2011-08-10T20:51:00Z">
        <w:r w:rsidRPr="00CB70BE" w:rsidDel="0035714C">
          <w:rPr>
            <w:rFonts w:ascii="Times New Roman" w:hAnsi="Times New Roman"/>
            <w:color w:val="000000" w:themeColor="text1"/>
            <w:sz w:val="18"/>
            <w:szCs w:val="18"/>
          </w:rPr>
          <w:delText xml:space="preserve">    M.S., Ph.D., Indiana University</w:delText>
        </w:r>
      </w:del>
    </w:p>
    <w:p w:rsidR="00493E24" w:rsidRPr="00CB70BE" w:rsidDel="0035714C" w:rsidRDefault="00493E24" w:rsidP="00493E24">
      <w:pPr>
        <w:widowControl w:val="0"/>
        <w:autoSpaceDE w:val="0"/>
        <w:autoSpaceDN w:val="0"/>
        <w:adjustRightInd w:val="0"/>
        <w:spacing w:after="0"/>
        <w:ind w:left="180" w:right="227" w:firstLine="0"/>
        <w:rPr>
          <w:del w:id="208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90" w:author="W. Hu" w:date="2011-08-10T20:51:00Z"/>
          <w:rFonts w:ascii="Times New Roman" w:hAnsi="Times New Roman"/>
          <w:color w:val="000000" w:themeColor="text1"/>
          <w:sz w:val="18"/>
          <w:szCs w:val="18"/>
        </w:rPr>
      </w:pPr>
      <w:del w:id="2091" w:author="W. Hu" w:date="2011-08-10T20:51:00Z">
        <w:r w:rsidRPr="00CB70BE" w:rsidDel="0035714C">
          <w:rPr>
            <w:rFonts w:ascii="Times New Roman" w:hAnsi="Times New Roman"/>
            <w:color w:val="000000" w:themeColor="text1"/>
            <w:sz w:val="18"/>
            <w:szCs w:val="18"/>
          </w:rPr>
          <w:delText>Mayes, Helen M.</w:delText>
        </w:r>
      </w:del>
    </w:p>
    <w:p w:rsidR="00493E24" w:rsidRPr="00CB70BE" w:rsidDel="0035714C" w:rsidRDefault="00493E24" w:rsidP="00493E24">
      <w:pPr>
        <w:widowControl w:val="0"/>
        <w:autoSpaceDE w:val="0"/>
        <w:autoSpaceDN w:val="0"/>
        <w:adjustRightInd w:val="0"/>
        <w:spacing w:after="0"/>
        <w:ind w:left="180" w:right="227" w:firstLine="0"/>
        <w:rPr>
          <w:del w:id="2092" w:author="W. Hu" w:date="2011-08-10T20:51:00Z"/>
          <w:rFonts w:ascii="Times New Roman" w:hAnsi="Times New Roman"/>
          <w:color w:val="000000" w:themeColor="text1"/>
          <w:sz w:val="18"/>
          <w:szCs w:val="18"/>
        </w:rPr>
      </w:pPr>
      <w:del w:id="2093" w:author="W. Hu" w:date="2011-08-10T20:51:00Z">
        <w:r w:rsidRPr="00CB70BE" w:rsidDel="0035714C">
          <w:rPr>
            <w:rFonts w:ascii="Times New Roman" w:hAnsi="Times New Roman"/>
            <w:i/>
            <w:iCs/>
            <w:color w:val="000000" w:themeColor="text1"/>
            <w:sz w:val="18"/>
            <w:szCs w:val="18"/>
          </w:rPr>
          <w:delText>Di</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ector Emerita of</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Admissions and Reco</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ds</w:delText>
        </w:r>
      </w:del>
    </w:p>
    <w:p w:rsidR="00493E24" w:rsidRPr="00CB70BE" w:rsidDel="0035714C" w:rsidRDefault="00493E24" w:rsidP="00493E24">
      <w:pPr>
        <w:widowControl w:val="0"/>
        <w:autoSpaceDE w:val="0"/>
        <w:autoSpaceDN w:val="0"/>
        <w:adjustRightInd w:val="0"/>
        <w:spacing w:after="0"/>
        <w:ind w:left="180" w:right="227" w:firstLine="0"/>
        <w:rPr>
          <w:del w:id="2094" w:author="W. Hu" w:date="2011-08-10T20:51:00Z"/>
          <w:rFonts w:ascii="Times New Roman" w:hAnsi="Times New Roman"/>
          <w:color w:val="000000" w:themeColor="text1"/>
          <w:sz w:val="18"/>
          <w:szCs w:val="18"/>
        </w:rPr>
      </w:pPr>
      <w:del w:id="2095" w:author="W. Hu" w:date="2011-08-10T20:51:00Z">
        <w:r w:rsidRPr="00CB70BE" w:rsidDel="0035714C">
          <w:rPr>
            <w:rFonts w:ascii="Times New Roman" w:hAnsi="Times New Roman"/>
            <w:color w:val="000000" w:themeColor="text1"/>
            <w:sz w:val="18"/>
            <w:szCs w:val="18"/>
          </w:rPr>
          <w:delText>B.S., Savannah State College</w:delText>
        </w:r>
      </w:del>
    </w:p>
    <w:p w:rsidR="00493E24" w:rsidRPr="00CB70BE" w:rsidDel="0035714C" w:rsidRDefault="00493E24" w:rsidP="00493E24">
      <w:pPr>
        <w:widowControl w:val="0"/>
        <w:autoSpaceDE w:val="0"/>
        <w:autoSpaceDN w:val="0"/>
        <w:adjustRightInd w:val="0"/>
        <w:spacing w:after="0"/>
        <w:ind w:left="180" w:right="227" w:firstLine="0"/>
        <w:rPr>
          <w:del w:id="2096" w:author="W. Hu" w:date="2011-08-10T20:51:00Z"/>
          <w:rFonts w:ascii="Times New Roman" w:hAnsi="Times New Roman"/>
          <w:color w:val="000000" w:themeColor="text1"/>
          <w:sz w:val="18"/>
          <w:szCs w:val="18"/>
        </w:rPr>
      </w:pPr>
      <w:del w:id="2097" w:author="W. Hu" w:date="2011-08-10T20:51:00Z">
        <w:r w:rsidRPr="00CB70BE" w:rsidDel="0035714C">
          <w:rPr>
            <w:rFonts w:ascii="Times New Roman" w:hAnsi="Times New Roman"/>
            <w:color w:val="000000" w:themeColor="text1"/>
            <w:sz w:val="18"/>
            <w:szCs w:val="18"/>
          </w:rPr>
          <w:delText>M.A., New</w:delText>
        </w:r>
        <w:r w:rsidRPr="00CB70BE" w:rsidDel="0035714C">
          <w:rPr>
            <w:rFonts w:ascii="Times New Roman" w:hAnsi="Times New Roman"/>
            <w:color w:val="000000" w:themeColor="text1"/>
            <w:spacing w:val="-7"/>
            <w:sz w:val="18"/>
            <w:szCs w:val="18"/>
          </w:rPr>
          <w:delText xml:space="preserve"> </w:delText>
        </w:r>
        <w:r w:rsidRPr="00CB70BE" w:rsidDel="0035714C">
          <w:rPr>
            <w:rFonts w:ascii="Times New Roman" w:hAnsi="Times New Roman"/>
            <w:color w:val="000000" w:themeColor="text1"/>
            <w:spacing w:val="-20"/>
            <w:sz w:val="18"/>
            <w:szCs w:val="18"/>
          </w:rPr>
          <w:delText>Y</w:delText>
        </w:r>
        <w:r w:rsidRPr="00CB70BE" w:rsidDel="0035714C">
          <w:rPr>
            <w:rFonts w:ascii="Times New Roman" w:hAnsi="Times New Roman"/>
            <w:color w:val="000000" w:themeColor="text1"/>
            <w:sz w:val="18"/>
            <w:szCs w:val="18"/>
          </w:rPr>
          <w:delText>ork University</w:delText>
        </w:r>
      </w:del>
    </w:p>
    <w:p w:rsidR="00493E24" w:rsidRPr="00CB70BE" w:rsidDel="0035714C" w:rsidRDefault="00493E24" w:rsidP="00493E24">
      <w:pPr>
        <w:widowControl w:val="0"/>
        <w:autoSpaceDE w:val="0"/>
        <w:autoSpaceDN w:val="0"/>
        <w:adjustRightInd w:val="0"/>
        <w:spacing w:after="0"/>
        <w:ind w:left="180" w:right="227" w:firstLine="0"/>
        <w:rPr>
          <w:del w:id="2098"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09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00" w:author="W. Hu" w:date="2011-08-10T20:51:00Z"/>
          <w:rFonts w:ascii="Times New Roman" w:hAnsi="Times New Roman"/>
          <w:color w:val="000000" w:themeColor="text1"/>
          <w:sz w:val="18"/>
          <w:szCs w:val="18"/>
        </w:rPr>
      </w:pPr>
      <w:del w:id="2101" w:author="W. Hu" w:date="2011-08-10T20:51:00Z">
        <w:r w:rsidRPr="00CB70BE" w:rsidDel="0035714C">
          <w:rPr>
            <w:rFonts w:ascii="Times New Roman" w:hAnsi="Times New Roman"/>
            <w:color w:val="000000" w:themeColor="text1"/>
            <w:sz w:val="18"/>
            <w:szCs w:val="18"/>
          </w:rPr>
          <w:delText>Mille</w:delText>
        </w:r>
        <w:r w:rsidRPr="00CB70BE" w:rsidDel="0035714C">
          <w:rPr>
            <w:rFonts w:ascii="Times New Roman" w:hAnsi="Times New Roman"/>
            <w:color w:val="000000" w:themeColor="text1"/>
            <w:spacing w:val="-8"/>
            <w:sz w:val="18"/>
            <w:szCs w:val="18"/>
          </w:rPr>
          <w:delText>r</w:delText>
        </w:r>
        <w:r w:rsidRPr="00CB70BE" w:rsidDel="0035714C">
          <w:rPr>
            <w:rFonts w:ascii="Times New Roman" w:hAnsi="Times New Roman"/>
            <w:color w:val="000000" w:themeColor="text1"/>
            <w:sz w:val="18"/>
            <w:szCs w:val="18"/>
          </w:rPr>
          <w:delText>, Juanita</w:delText>
        </w:r>
      </w:del>
    </w:p>
    <w:p w:rsidR="00493E24" w:rsidRPr="00CB70BE" w:rsidDel="0035714C" w:rsidRDefault="00493E24" w:rsidP="00493E24">
      <w:pPr>
        <w:widowControl w:val="0"/>
        <w:autoSpaceDE w:val="0"/>
        <w:autoSpaceDN w:val="0"/>
        <w:adjustRightInd w:val="0"/>
        <w:spacing w:after="0"/>
        <w:ind w:left="180" w:right="227" w:firstLine="0"/>
        <w:rPr>
          <w:del w:id="2102" w:author="W. Hu" w:date="2011-08-10T20:51:00Z"/>
          <w:rFonts w:ascii="Times New Roman" w:hAnsi="Times New Roman"/>
          <w:color w:val="000000" w:themeColor="text1"/>
          <w:sz w:val="18"/>
          <w:szCs w:val="18"/>
        </w:rPr>
      </w:pPr>
      <w:del w:id="2103"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Education</w:delText>
        </w:r>
      </w:del>
    </w:p>
    <w:p w:rsidR="00493E24" w:rsidRPr="00CB70BE" w:rsidDel="0035714C" w:rsidRDefault="00493E24" w:rsidP="00493E24">
      <w:pPr>
        <w:widowControl w:val="0"/>
        <w:autoSpaceDE w:val="0"/>
        <w:autoSpaceDN w:val="0"/>
        <w:adjustRightInd w:val="0"/>
        <w:spacing w:after="0"/>
        <w:ind w:left="180" w:right="227" w:firstLine="0"/>
        <w:rPr>
          <w:del w:id="2104" w:author="W. Hu" w:date="2011-08-10T20:51:00Z"/>
          <w:rFonts w:ascii="Times New Roman" w:hAnsi="Times New Roman"/>
          <w:color w:val="000000" w:themeColor="text1"/>
          <w:sz w:val="18"/>
          <w:szCs w:val="18"/>
        </w:rPr>
      </w:pPr>
      <w:del w:id="2105" w:author="W. Hu" w:date="2011-08-10T20:51:00Z">
        <w:r w:rsidRPr="00CB70BE" w:rsidDel="0035714C">
          <w:rPr>
            <w:rFonts w:ascii="Times New Roman" w:hAnsi="Times New Roman"/>
            <w:color w:val="000000" w:themeColor="text1"/>
            <w:sz w:val="18"/>
            <w:szCs w:val="18"/>
          </w:rPr>
          <w:delText>A.B., Clark College</w:delText>
        </w:r>
      </w:del>
    </w:p>
    <w:p w:rsidR="00493E24" w:rsidRPr="00CB70BE" w:rsidDel="0035714C" w:rsidRDefault="00493E24" w:rsidP="00493E24">
      <w:pPr>
        <w:widowControl w:val="0"/>
        <w:autoSpaceDE w:val="0"/>
        <w:autoSpaceDN w:val="0"/>
        <w:adjustRightInd w:val="0"/>
        <w:spacing w:after="0"/>
        <w:ind w:left="180" w:right="227" w:firstLine="0"/>
        <w:rPr>
          <w:del w:id="2106" w:author="W. Hu" w:date="2011-08-10T20:51:00Z"/>
          <w:rFonts w:ascii="Times New Roman" w:hAnsi="Times New Roman"/>
          <w:color w:val="000000" w:themeColor="text1"/>
          <w:sz w:val="18"/>
          <w:szCs w:val="18"/>
        </w:rPr>
      </w:pPr>
      <w:del w:id="2107" w:author="W. Hu" w:date="2011-08-10T20:51:00Z">
        <w:r w:rsidRPr="00CB70BE" w:rsidDel="0035714C">
          <w:rPr>
            <w:rFonts w:ascii="Times New Roman" w:hAnsi="Times New Roman"/>
            <w:color w:val="000000" w:themeColor="text1"/>
            <w:sz w:val="18"/>
            <w:szCs w:val="18"/>
          </w:rPr>
          <w:delText>M.S.L.S.,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108"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09" w:author="W. Hu" w:date="2011-08-10T20:51:00Z"/>
          <w:rFonts w:ascii="Times New Roman" w:hAnsi="Times New Roman"/>
          <w:color w:val="000000" w:themeColor="text1"/>
          <w:sz w:val="18"/>
          <w:szCs w:val="18"/>
        </w:rPr>
      </w:pPr>
      <w:del w:id="2110" w:author="W. Hu" w:date="2011-08-10T20:51:00Z">
        <w:r w:rsidRPr="00CB70BE" w:rsidDel="0035714C">
          <w:rPr>
            <w:rFonts w:ascii="Times New Roman" w:hAnsi="Times New Roman"/>
            <w:color w:val="000000" w:themeColor="text1"/>
            <w:sz w:val="18"/>
            <w:szCs w:val="18"/>
          </w:rPr>
          <w:delText>Moble</w:delText>
        </w:r>
        <w:r w:rsidRPr="00CB70BE" w:rsidDel="0035714C">
          <w:rPr>
            <w:rFonts w:ascii="Times New Roman" w:hAnsi="Times New Roman"/>
            <w:color w:val="000000" w:themeColor="text1"/>
            <w:spacing w:val="-13"/>
            <w:sz w:val="18"/>
            <w:szCs w:val="18"/>
          </w:rPr>
          <w:delText>y</w:delText>
        </w:r>
        <w:r w:rsidRPr="00CB70BE" w:rsidDel="0035714C">
          <w:rPr>
            <w:rFonts w:ascii="Times New Roman" w:hAnsi="Times New Roman"/>
            <w:color w:val="000000" w:themeColor="text1"/>
            <w:sz w:val="18"/>
            <w:szCs w:val="18"/>
          </w:rPr>
          <w:delText xml:space="preserve">, Charles </w:delText>
        </w:r>
        <w:r w:rsidRPr="00CB70BE" w:rsidDel="0035714C">
          <w:rPr>
            <w:rFonts w:ascii="Times New Roman" w:hAnsi="Times New Roman"/>
            <w:color w:val="000000" w:themeColor="text1"/>
            <w:spacing w:val="-22"/>
            <w:sz w:val="18"/>
            <w:szCs w:val="18"/>
          </w:rPr>
          <w:delText>P</w:delText>
        </w:r>
        <w:r w:rsidRPr="00CB70BE" w:rsidDel="0035714C">
          <w:rPr>
            <w:rFonts w:ascii="Times New Roman" w:hAnsi="Times New Roman"/>
            <w:color w:val="000000" w:themeColor="text1"/>
            <w:sz w:val="18"/>
            <w:szCs w:val="18"/>
          </w:rPr>
          <w:delText>.</w:delText>
        </w:r>
      </w:del>
    </w:p>
    <w:p w:rsidR="00493E24" w:rsidRPr="00CB70BE" w:rsidDel="0035714C" w:rsidRDefault="00493E24" w:rsidP="00493E24">
      <w:pPr>
        <w:widowControl w:val="0"/>
        <w:autoSpaceDE w:val="0"/>
        <w:autoSpaceDN w:val="0"/>
        <w:adjustRightInd w:val="0"/>
        <w:spacing w:after="0"/>
        <w:ind w:left="180" w:right="227" w:firstLine="0"/>
        <w:rPr>
          <w:del w:id="2111" w:author="W. Hu" w:date="2011-08-10T20:51:00Z"/>
          <w:rFonts w:ascii="Times New Roman" w:hAnsi="Times New Roman"/>
          <w:color w:val="000000" w:themeColor="text1"/>
          <w:sz w:val="18"/>
          <w:szCs w:val="18"/>
        </w:rPr>
      </w:pPr>
      <w:del w:id="2112"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Political Sci- ence</w:delText>
        </w:r>
      </w:del>
    </w:p>
    <w:p w:rsidR="00493E24" w:rsidRPr="00CB70BE" w:rsidDel="0035714C" w:rsidRDefault="00493E24" w:rsidP="00493E24">
      <w:pPr>
        <w:spacing w:after="0"/>
        <w:ind w:left="180" w:right="227" w:firstLine="0"/>
        <w:rPr>
          <w:del w:id="2113" w:author="W. Hu" w:date="2011-08-10T20:51:00Z"/>
          <w:color w:val="000000" w:themeColor="text1"/>
          <w:sz w:val="18"/>
          <w:szCs w:val="18"/>
        </w:rPr>
      </w:pPr>
      <w:del w:id="2114" w:author="W. Hu" w:date="2011-08-10T20:51:00Z">
        <w:r w:rsidRPr="00CB70BE" w:rsidDel="0035714C">
          <w:rPr>
            <w:rFonts w:ascii="Times New Roman" w:hAnsi="Times New Roman"/>
            <w:color w:val="000000" w:themeColor="text1"/>
            <w:sz w:val="18"/>
            <w:szCs w:val="18"/>
          </w:rPr>
          <w:delText>B.S., Florida Memorial College</w:delText>
        </w:r>
      </w:del>
    </w:p>
    <w:p w:rsidR="00493E24" w:rsidRPr="00CB70BE" w:rsidDel="0035714C" w:rsidRDefault="00493E24" w:rsidP="00493E24">
      <w:pPr>
        <w:widowControl w:val="0"/>
        <w:autoSpaceDE w:val="0"/>
        <w:autoSpaceDN w:val="0"/>
        <w:adjustRightInd w:val="0"/>
        <w:spacing w:after="0"/>
        <w:ind w:left="180" w:right="227" w:firstLine="0"/>
        <w:rPr>
          <w:del w:id="2115" w:author="W. Hu" w:date="2011-08-10T20:51:00Z"/>
          <w:rFonts w:ascii="Times New Roman" w:hAnsi="Times New Roman"/>
          <w:color w:val="000000" w:themeColor="text1"/>
          <w:sz w:val="18"/>
          <w:szCs w:val="18"/>
        </w:rPr>
      </w:pPr>
      <w:del w:id="2116" w:author="W. Hu" w:date="2011-08-10T20:51:00Z">
        <w:r w:rsidRPr="00CB70BE" w:rsidDel="0035714C">
          <w:rPr>
            <w:rFonts w:ascii="Times New Roman" w:hAnsi="Times New Roman"/>
            <w:color w:val="000000" w:themeColor="text1"/>
            <w:sz w:val="18"/>
            <w:szCs w:val="18"/>
          </w:rPr>
          <w:delText>*Newsome,</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illiam E.</w:delText>
        </w:r>
      </w:del>
    </w:p>
    <w:p w:rsidR="00493E24" w:rsidRPr="00CB70BE" w:rsidDel="0035714C" w:rsidRDefault="00493E24" w:rsidP="00493E24">
      <w:pPr>
        <w:widowControl w:val="0"/>
        <w:autoSpaceDE w:val="0"/>
        <w:autoSpaceDN w:val="0"/>
        <w:adjustRightInd w:val="0"/>
        <w:spacing w:after="0"/>
        <w:ind w:left="180" w:right="227" w:firstLine="0"/>
        <w:rPr>
          <w:del w:id="2117" w:author="W. Hu" w:date="2011-08-10T20:51:00Z"/>
          <w:rFonts w:ascii="Times New Roman" w:hAnsi="Times New Roman"/>
          <w:color w:val="000000" w:themeColor="text1"/>
          <w:sz w:val="18"/>
          <w:szCs w:val="18"/>
        </w:rPr>
      </w:pPr>
      <w:del w:id="2118"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Education</w:delText>
        </w:r>
      </w:del>
    </w:p>
    <w:p w:rsidR="00493E24" w:rsidRPr="00CB70BE" w:rsidDel="0035714C" w:rsidRDefault="00493E24" w:rsidP="00493E24">
      <w:pPr>
        <w:widowControl w:val="0"/>
        <w:autoSpaceDE w:val="0"/>
        <w:autoSpaceDN w:val="0"/>
        <w:adjustRightInd w:val="0"/>
        <w:spacing w:after="0"/>
        <w:ind w:left="180" w:right="227" w:firstLine="0"/>
        <w:rPr>
          <w:del w:id="2119" w:author="W. Hu" w:date="2011-08-10T20:51:00Z"/>
          <w:rFonts w:ascii="Times New Roman" w:hAnsi="Times New Roman"/>
          <w:color w:val="000000" w:themeColor="text1"/>
          <w:sz w:val="18"/>
          <w:szCs w:val="18"/>
        </w:rPr>
      </w:pPr>
      <w:del w:id="2120" w:author="W. Hu" w:date="2011-08-10T20:51:00Z">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College</w:delText>
        </w:r>
      </w:del>
    </w:p>
    <w:p w:rsidR="00493E24" w:rsidRPr="00CB70BE" w:rsidDel="0035714C" w:rsidRDefault="00493E24" w:rsidP="00493E24">
      <w:pPr>
        <w:widowControl w:val="0"/>
        <w:autoSpaceDE w:val="0"/>
        <w:autoSpaceDN w:val="0"/>
        <w:adjustRightInd w:val="0"/>
        <w:spacing w:after="0"/>
        <w:ind w:left="180" w:right="227" w:firstLine="0"/>
        <w:rPr>
          <w:del w:id="2121" w:author="W. Hu" w:date="2011-08-10T20:51:00Z"/>
          <w:rFonts w:ascii="Times New Roman" w:hAnsi="Times New Roman"/>
          <w:color w:val="000000" w:themeColor="text1"/>
          <w:sz w:val="18"/>
          <w:szCs w:val="18"/>
        </w:rPr>
      </w:pPr>
      <w:del w:id="2122" w:author="W. Hu" w:date="2011-08-10T20:51:00Z">
        <w:r w:rsidRPr="00CB70BE" w:rsidDel="0035714C">
          <w:rPr>
            <w:rFonts w:ascii="Times New Roman" w:hAnsi="Times New Roman"/>
            <w:color w:val="000000" w:themeColor="text1"/>
            <w:sz w:val="18"/>
            <w:szCs w:val="18"/>
          </w:rPr>
          <w:delText>M.S.,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alley State College</w:delText>
        </w:r>
      </w:del>
    </w:p>
    <w:p w:rsidR="00493E24" w:rsidRPr="00CB70BE" w:rsidDel="0035714C" w:rsidRDefault="00493E24" w:rsidP="00493E24">
      <w:pPr>
        <w:widowControl w:val="0"/>
        <w:autoSpaceDE w:val="0"/>
        <w:autoSpaceDN w:val="0"/>
        <w:adjustRightInd w:val="0"/>
        <w:spacing w:after="0"/>
        <w:ind w:left="180" w:right="227" w:firstLine="0"/>
        <w:rPr>
          <w:del w:id="212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24" w:author="W. Hu" w:date="2011-08-10T20:51:00Z"/>
          <w:rFonts w:ascii="Times New Roman" w:hAnsi="Times New Roman"/>
          <w:color w:val="000000" w:themeColor="text1"/>
          <w:sz w:val="18"/>
          <w:szCs w:val="18"/>
        </w:rPr>
      </w:pPr>
      <w:del w:id="2125" w:author="W. Hu" w:date="2011-08-10T20:51:00Z">
        <w:r w:rsidRPr="00CB70BE" w:rsidDel="0035714C">
          <w:rPr>
            <w:rFonts w:ascii="Times New Roman" w:hAnsi="Times New Roman"/>
            <w:color w:val="000000" w:themeColor="text1"/>
            <w:sz w:val="18"/>
            <w:szCs w:val="18"/>
          </w:rPr>
          <w:delText>*O’Neal, Obie</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8"/>
            <w:sz w:val="18"/>
            <w:szCs w:val="18"/>
          </w:rPr>
          <w:delText>W</w:delText>
        </w:r>
        <w:r w:rsidRPr="00CB70BE" w:rsidDel="0035714C">
          <w:rPr>
            <w:rFonts w:ascii="Times New Roman" w:hAnsi="Times New Roman"/>
            <w:color w:val="000000" w:themeColor="text1"/>
            <w:sz w:val="18"/>
            <w:szCs w:val="18"/>
          </w:rPr>
          <w:delText>.</w:delText>
        </w:r>
      </w:del>
    </w:p>
    <w:p w:rsidR="00493E24" w:rsidRPr="00CB70BE" w:rsidDel="0035714C" w:rsidRDefault="00493E24" w:rsidP="00493E24">
      <w:pPr>
        <w:widowControl w:val="0"/>
        <w:autoSpaceDE w:val="0"/>
        <w:autoSpaceDN w:val="0"/>
        <w:adjustRightInd w:val="0"/>
        <w:spacing w:after="0"/>
        <w:ind w:left="180" w:right="227" w:firstLine="0"/>
        <w:rPr>
          <w:del w:id="2126" w:author="W. Hu" w:date="2011-08-10T20:51:00Z"/>
          <w:rFonts w:ascii="Times New Roman" w:hAnsi="Times New Roman"/>
          <w:color w:val="000000" w:themeColor="text1"/>
          <w:sz w:val="18"/>
          <w:szCs w:val="18"/>
        </w:rPr>
      </w:pPr>
      <w:del w:id="2127"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Health and Physical Education</w:delText>
        </w:r>
      </w:del>
    </w:p>
    <w:p w:rsidR="00493E24" w:rsidRPr="00CB70BE" w:rsidDel="0035714C" w:rsidRDefault="00493E24" w:rsidP="00493E24">
      <w:pPr>
        <w:widowControl w:val="0"/>
        <w:autoSpaceDE w:val="0"/>
        <w:autoSpaceDN w:val="0"/>
        <w:adjustRightInd w:val="0"/>
        <w:spacing w:after="0"/>
        <w:ind w:left="180" w:right="227" w:firstLine="0"/>
        <w:rPr>
          <w:del w:id="2128" w:author="W. Hu" w:date="2011-08-10T20:51:00Z"/>
          <w:rFonts w:ascii="Times New Roman" w:hAnsi="Times New Roman"/>
          <w:color w:val="000000" w:themeColor="text1"/>
          <w:sz w:val="18"/>
          <w:szCs w:val="18"/>
        </w:rPr>
      </w:pPr>
      <w:del w:id="2129" w:author="W. Hu" w:date="2011-08-10T20:51:00Z">
        <w:r w:rsidRPr="00CB70BE" w:rsidDel="0035714C">
          <w:rPr>
            <w:rFonts w:ascii="Times New Roman" w:hAnsi="Times New Roman"/>
            <w:color w:val="000000" w:themeColor="text1"/>
            <w:sz w:val="18"/>
            <w:szCs w:val="18"/>
          </w:rPr>
          <w:delText>B.S., Bluefield State College</w:delText>
        </w:r>
      </w:del>
    </w:p>
    <w:p w:rsidR="00493E24" w:rsidRPr="00CB70BE" w:rsidDel="0035714C" w:rsidRDefault="00493E24" w:rsidP="00493E24">
      <w:pPr>
        <w:widowControl w:val="0"/>
        <w:autoSpaceDE w:val="0"/>
        <w:autoSpaceDN w:val="0"/>
        <w:adjustRightInd w:val="0"/>
        <w:spacing w:after="0"/>
        <w:ind w:left="180" w:right="227" w:firstLine="0"/>
        <w:rPr>
          <w:del w:id="2130" w:author="W. Hu" w:date="2011-08-10T20:51:00Z"/>
          <w:rFonts w:ascii="Times New Roman" w:hAnsi="Times New Roman"/>
          <w:color w:val="000000" w:themeColor="text1"/>
          <w:sz w:val="18"/>
          <w:szCs w:val="18"/>
        </w:rPr>
      </w:pPr>
      <w:del w:id="2131" w:author="W. Hu" w:date="2011-08-10T20:51:00Z">
        <w:r w:rsidRPr="00CB70BE" w:rsidDel="0035714C">
          <w:rPr>
            <w:rFonts w:ascii="Times New Roman" w:hAnsi="Times New Roman"/>
            <w:color w:val="000000" w:themeColor="text1"/>
            <w:sz w:val="18"/>
            <w:szCs w:val="18"/>
          </w:rPr>
          <w:delText>M.S.,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6"/>
            <w:sz w:val="18"/>
            <w:szCs w:val="18"/>
          </w:rPr>
          <w:delText>W</w:delText>
        </w:r>
        <w:r w:rsidRPr="00CB70BE" w:rsidDel="0035714C">
          <w:rPr>
            <w:rFonts w:ascii="Times New Roman" w:hAnsi="Times New Roman"/>
            <w:color w:val="000000" w:themeColor="text1"/>
            <w:sz w:val="18"/>
            <w:szCs w:val="18"/>
          </w:rPr>
          <w:delText>est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2"/>
            <w:sz w:val="18"/>
            <w:szCs w:val="18"/>
          </w:rPr>
          <w:delText>V</w:delText>
        </w:r>
        <w:r w:rsidRPr="00CB70BE" w:rsidDel="0035714C">
          <w:rPr>
            <w:rFonts w:ascii="Times New Roman" w:hAnsi="Times New Roman"/>
            <w:color w:val="000000" w:themeColor="text1"/>
            <w:sz w:val="18"/>
            <w:szCs w:val="18"/>
          </w:rPr>
          <w:delText>i</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ginia University</w:delText>
        </w:r>
      </w:del>
    </w:p>
    <w:p w:rsidR="00493E24" w:rsidRPr="00CB70BE" w:rsidDel="0035714C" w:rsidRDefault="00493E24" w:rsidP="00493E24">
      <w:pPr>
        <w:widowControl w:val="0"/>
        <w:autoSpaceDE w:val="0"/>
        <w:autoSpaceDN w:val="0"/>
        <w:adjustRightInd w:val="0"/>
        <w:spacing w:after="0"/>
        <w:ind w:left="180" w:right="227" w:firstLine="0"/>
        <w:rPr>
          <w:del w:id="213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33" w:author="W. Hu" w:date="2011-08-10T20:51:00Z"/>
          <w:rFonts w:ascii="Times New Roman" w:hAnsi="Times New Roman"/>
          <w:color w:val="000000" w:themeColor="text1"/>
          <w:sz w:val="18"/>
          <w:szCs w:val="18"/>
        </w:rPr>
      </w:pPr>
      <w:del w:id="2134" w:author="W. Hu" w:date="2011-08-10T20:51:00Z">
        <w:r w:rsidRPr="00CB70BE" w:rsidDel="0035714C">
          <w:rPr>
            <w:rFonts w:ascii="Times New Roman" w:hAnsi="Times New Roman"/>
            <w:color w:val="000000" w:themeColor="text1"/>
            <w:sz w:val="18"/>
            <w:szCs w:val="18"/>
          </w:rPr>
          <w:delText>Pandey, Surendra</w:delText>
        </w:r>
      </w:del>
    </w:p>
    <w:p w:rsidR="00493E24" w:rsidRPr="00CB70BE" w:rsidDel="0035714C" w:rsidRDefault="00493E24" w:rsidP="00493E24">
      <w:pPr>
        <w:widowControl w:val="0"/>
        <w:autoSpaceDE w:val="0"/>
        <w:autoSpaceDN w:val="0"/>
        <w:adjustRightInd w:val="0"/>
        <w:spacing w:after="0"/>
        <w:ind w:left="180" w:right="227" w:firstLine="0"/>
        <w:rPr>
          <w:del w:id="2135" w:author="W. Hu" w:date="2011-08-10T20:51:00Z"/>
          <w:rFonts w:ascii="Times New Roman" w:hAnsi="Times New Roman"/>
          <w:i/>
          <w:color w:val="000000" w:themeColor="text1"/>
          <w:sz w:val="18"/>
          <w:szCs w:val="18"/>
        </w:rPr>
      </w:pPr>
      <w:del w:id="2136" w:author="W. Hu" w:date="2011-08-10T20:51:00Z">
        <w:r w:rsidRPr="00CB70BE" w:rsidDel="0035714C">
          <w:rPr>
            <w:rFonts w:ascii="Times New Roman" w:hAnsi="Times New Roman"/>
            <w:i/>
            <w:color w:val="000000" w:themeColor="text1"/>
            <w:sz w:val="18"/>
            <w:szCs w:val="18"/>
          </w:rPr>
          <w:delText>Professor Emeritus of Physics</w:delText>
        </w:r>
      </w:del>
    </w:p>
    <w:p w:rsidR="00493E24" w:rsidRPr="00CB70BE" w:rsidDel="0035714C" w:rsidRDefault="00493E24" w:rsidP="00493E24">
      <w:pPr>
        <w:widowControl w:val="0"/>
        <w:autoSpaceDE w:val="0"/>
        <w:autoSpaceDN w:val="0"/>
        <w:adjustRightInd w:val="0"/>
        <w:spacing w:after="0"/>
        <w:ind w:left="180" w:right="227" w:firstLine="0"/>
        <w:rPr>
          <w:del w:id="2137" w:author="W. Hu" w:date="2011-08-10T20:51:00Z"/>
          <w:rFonts w:ascii="Times New Roman" w:hAnsi="Times New Roman"/>
          <w:color w:val="000000" w:themeColor="text1"/>
          <w:sz w:val="18"/>
          <w:szCs w:val="18"/>
        </w:rPr>
      </w:pPr>
      <w:del w:id="2138" w:author="W. Hu" w:date="2011-08-10T20:51:00Z">
        <w:r w:rsidRPr="00CB70BE" w:rsidDel="0035714C">
          <w:rPr>
            <w:rFonts w:ascii="Times New Roman" w:hAnsi="Times New Roman"/>
            <w:color w:val="000000" w:themeColor="text1"/>
            <w:sz w:val="18"/>
            <w:szCs w:val="18"/>
          </w:rPr>
          <w:delText>B.S., M.S., University of Allahabad</w:delText>
        </w:r>
      </w:del>
    </w:p>
    <w:p w:rsidR="00493E24" w:rsidRPr="00CB70BE" w:rsidDel="0035714C" w:rsidRDefault="00493E24" w:rsidP="00493E24">
      <w:pPr>
        <w:widowControl w:val="0"/>
        <w:autoSpaceDE w:val="0"/>
        <w:autoSpaceDN w:val="0"/>
        <w:adjustRightInd w:val="0"/>
        <w:spacing w:after="0"/>
        <w:ind w:left="180" w:right="227" w:firstLine="0"/>
        <w:rPr>
          <w:del w:id="2139" w:author="W. Hu" w:date="2011-08-10T20:51:00Z"/>
          <w:rFonts w:ascii="Times New Roman" w:hAnsi="Times New Roman"/>
          <w:color w:val="000000" w:themeColor="text1"/>
          <w:sz w:val="18"/>
          <w:szCs w:val="18"/>
        </w:rPr>
      </w:pPr>
      <w:del w:id="2140" w:author="W. Hu" w:date="2011-08-10T20:51:00Z">
        <w:r w:rsidRPr="00CB70BE" w:rsidDel="0035714C">
          <w:rPr>
            <w:rFonts w:ascii="Times New Roman" w:hAnsi="Times New Roman"/>
            <w:color w:val="000000" w:themeColor="text1"/>
            <w:sz w:val="18"/>
            <w:szCs w:val="18"/>
          </w:rPr>
          <w:delText>Ph.D., Howard University</w:delText>
        </w:r>
      </w:del>
    </w:p>
    <w:p w:rsidR="00493E24" w:rsidRPr="00CB70BE" w:rsidDel="0035714C" w:rsidRDefault="00493E24" w:rsidP="00493E24">
      <w:pPr>
        <w:widowControl w:val="0"/>
        <w:autoSpaceDE w:val="0"/>
        <w:autoSpaceDN w:val="0"/>
        <w:adjustRightInd w:val="0"/>
        <w:spacing w:after="0"/>
        <w:ind w:left="180" w:right="227" w:firstLine="0"/>
        <w:rPr>
          <w:del w:id="214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42" w:author="W. Hu" w:date="2011-08-10T20:51:00Z"/>
          <w:rFonts w:ascii="Times New Roman" w:hAnsi="Times New Roman"/>
          <w:color w:val="000000" w:themeColor="text1"/>
          <w:sz w:val="18"/>
          <w:szCs w:val="18"/>
        </w:rPr>
      </w:pPr>
      <w:del w:id="2143" w:author="W. Hu" w:date="2011-08-10T20:51:00Z">
        <w:r w:rsidRPr="00CB70BE" w:rsidDel="0035714C">
          <w:rPr>
            <w:rFonts w:ascii="Times New Roman" w:hAnsi="Times New Roman"/>
            <w:color w:val="000000" w:themeColor="text1"/>
            <w:sz w:val="18"/>
            <w:szCs w:val="18"/>
          </w:rPr>
          <w:delText>*Pende</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grast, James</w:delText>
        </w:r>
      </w:del>
    </w:p>
    <w:p w:rsidR="00493E24" w:rsidRPr="00CB70BE" w:rsidDel="0035714C" w:rsidRDefault="00493E24" w:rsidP="00493E24">
      <w:pPr>
        <w:widowControl w:val="0"/>
        <w:autoSpaceDE w:val="0"/>
        <w:autoSpaceDN w:val="0"/>
        <w:adjustRightInd w:val="0"/>
        <w:spacing w:after="0"/>
        <w:ind w:left="180" w:right="227" w:firstLine="0"/>
        <w:rPr>
          <w:del w:id="2144" w:author="W. Hu" w:date="2011-08-10T20:51:00Z"/>
          <w:rFonts w:ascii="Times New Roman" w:hAnsi="Times New Roman"/>
          <w:color w:val="000000" w:themeColor="text1"/>
          <w:sz w:val="18"/>
          <w:szCs w:val="18"/>
        </w:rPr>
      </w:pPr>
      <w:del w:id="2145" w:author="W. Hu" w:date="2011-08-10T20:51:00Z">
        <w:r w:rsidRPr="00CB70BE" w:rsidDel="0035714C">
          <w:rPr>
            <w:rFonts w:ascii="Times New Roman" w:hAnsi="Times New Roman"/>
            <w:i/>
            <w:iCs/>
            <w:color w:val="000000" w:themeColor="text1"/>
            <w:sz w:val="18"/>
            <w:szCs w:val="18"/>
          </w:rPr>
          <w:delText>Dean Emeritus for</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Academic</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Affairs</w:delText>
        </w:r>
      </w:del>
    </w:p>
    <w:p w:rsidR="00493E24" w:rsidRPr="00CB70BE" w:rsidDel="0035714C" w:rsidRDefault="00493E24" w:rsidP="00493E24">
      <w:pPr>
        <w:widowControl w:val="0"/>
        <w:autoSpaceDE w:val="0"/>
        <w:autoSpaceDN w:val="0"/>
        <w:adjustRightInd w:val="0"/>
        <w:spacing w:after="0"/>
        <w:ind w:left="180" w:right="227" w:firstLine="0"/>
        <w:rPr>
          <w:del w:id="2146" w:author="W. Hu" w:date="2011-08-10T20:51:00Z"/>
          <w:rFonts w:ascii="Times New Roman" w:hAnsi="Times New Roman"/>
          <w:color w:val="000000" w:themeColor="text1"/>
          <w:sz w:val="18"/>
          <w:szCs w:val="18"/>
        </w:rPr>
      </w:pPr>
      <w:del w:id="2147" w:author="W. Hu" w:date="2011-08-10T20:51:00Z">
        <w:r w:rsidRPr="00CB70BE" w:rsidDel="0035714C">
          <w:rPr>
            <w:rFonts w:ascii="Times New Roman" w:hAnsi="Times New Roman"/>
            <w:color w:val="000000" w:themeColor="text1"/>
            <w:sz w:val="18"/>
            <w:szCs w:val="18"/>
          </w:rPr>
          <w:delText>B.S., North Carolina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A&amp;T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z w:val="18"/>
            <w:szCs w:val="18"/>
          </w:rPr>
          <w:delText>State University</w:delText>
        </w:r>
      </w:del>
    </w:p>
    <w:p w:rsidR="00493E24" w:rsidRPr="00CB70BE" w:rsidDel="0035714C" w:rsidRDefault="00493E24" w:rsidP="00493E24">
      <w:pPr>
        <w:widowControl w:val="0"/>
        <w:autoSpaceDE w:val="0"/>
        <w:autoSpaceDN w:val="0"/>
        <w:adjustRightInd w:val="0"/>
        <w:spacing w:after="0"/>
        <w:ind w:left="180" w:right="227" w:firstLine="0"/>
        <w:rPr>
          <w:del w:id="2148" w:author="W. Hu" w:date="2011-08-10T20:51:00Z"/>
          <w:rFonts w:ascii="Times New Roman" w:hAnsi="Times New Roman"/>
          <w:color w:val="000000" w:themeColor="text1"/>
          <w:sz w:val="18"/>
          <w:szCs w:val="18"/>
        </w:rPr>
      </w:pPr>
      <w:del w:id="2149" w:author="W. Hu" w:date="2011-08-10T20:51:00Z">
        <w:r w:rsidRPr="00CB70BE" w:rsidDel="0035714C">
          <w:rPr>
            <w:rFonts w:ascii="Times New Roman" w:hAnsi="Times New Roman"/>
            <w:color w:val="000000" w:themeColor="text1"/>
            <w:sz w:val="18"/>
            <w:szCs w:val="18"/>
          </w:rPr>
          <w:delText>M.S., Howard University</w:delText>
        </w:r>
      </w:del>
    </w:p>
    <w:p w:rsidR="00493E24" w:rsidRPr="00CB70BE" w:rsidDel="0035714C" w:rsidRDefault="00493E24" w:rsidP="00493E24">
      <w:pPr>
        <w:widowControl w:val="0"/>
        <w:autoSpaceDE w:val="0"/>
        <w:autoSpaceDN w:val="0"/>
        <w:adjustRightInd w:val="0"/>
        <w:spacing w:after="0"/>
        <w:ind w:left="180" w:right="227" w:firstLine="0"/>
        <w:rPr>
          <w:del w:id="2150" w:author="W. Hu" w:date="2011-08-10T20:51:00Z"/>
          <w:rFonts w:ascii="Times New Roman" w:hAnsi="Times New Roman"/>
          <w:color w:val="000000" w:themeColor="text1"/>
          <w:sz w:val="18"/>
          <w:szCs w:val="18"/>
        </w:rPr>
      </w:pPr>
      <w:del w:id="2151" w:author="W. Hu" w:date="2011-08-10T20:51:00Z">
        <w:r w:rsidRPr="00CB70BE" w:rsidDel="0035714C">
          <w:rPr>
            <w:rFonts w:ascii="Times New Roman" w:hAnsi="Times New Roman"/>
            <w:color w:val="000000" w:themeColor="text1"/>
            <w:sz w:val="18"/>
            <w:szCs w:val="18"/>
          </w:rPr>
          <w:delText>Ph.D., Penn State</w:delText>
        </w:r>
      </w:del>
    </w:p>
    <w:p w:rsidR="00493E24" w:rsidRPr="00CB70BE" w:rsidDel="0035714C" w:rsidRDefault="00493E24" w:rsidP="00493E24">
      <w:pPr>
        <w:widowControl w:val="0"/>
        <w:autoSpaceDE w:val="0"/>
        <w:autoSpaceDN w:val="0"/>
        <w:adjustRightInd w:val="0"/>
        <w:spacing w:after="0"/>
        <w:ind w:left="180" w:right="227" w:firstLine="0"/>
        <w:rPr>
          <w:del w:id="215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53" w:author="W. Hu" w:date="2011-08-10T20:51:00Z"/>
          <w:rFonts w:ascii="Times New Roman" w:hAnsi="Times New Roman"/>
          <w:color w:val="000000" w:themeColor="text1"/>
          <w:sz w:val="18"/>
          <w:szCs w:val="18"/>
        </w:rPr>
      </w:pPr>
      <w:del w:id="2154" w:author="W. Hu" w:date="2011-08-10T20:51:00Z">
        <w:r w:rsidRPr="00CB70BE" w:rsidDel="0035714C">
          <w:rPr>
            <w:rFonts w:ascii="Times New Roman" w:hAnsi="Times New Roman"/>
            <w:color w:val="000000" w:themeColor="text1"/>
            <w:sz w:val="18"/>
            <w:szCs w:val="18"/>
          </w:rPr>
          <w:delText>*Pete, J.</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Allen</w:delText>
        </w:r>
      </w:del>
    </w:p>
    <w:p w:rsidR="00493E24" w:rsidRPr="00CB70BE" w:rsidDel="0035714C" w:rsidRDefault="00493E24" w:rsidP="00493E24">
      <w:pPr>
        <w:widowControl w:val="0"/>
        <w:autoSpaceDE w:val="0"/>
        <w:autoSpaceDN w:val="0"/>
        <w:adjustRightInd w:val="0"/>
        <w:spacing w:after="0"/>
        <w:ind w:left="180" w:right="227" w:firstLine="0"/>
        <w:jc w:val="both"/>
        <w:rPr>
          <w:del w:id="2155" w:author="W. Hu" w:date="2011-08-10T20:51:00Z"/>
          <w:rFonts w:ascii="Times New Roman" w:hAnsi="Times New Roman"/>
          <w:color w:val="000000" w:themeColor="text1"/>
          <w:sz w:val="18"/>
          <w:szCs w:val="18"/>
        </w:rPr>
      </w:pPr>
      <w:del w:id="2156"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Education </w:delText>
        </w:r>
        <w:r w:rsidRPr="00CB70BE" w:rsidDel="0035714C">
          <w:rPr>
            <w:rFonts w:ascii="Times New Roman" w:hAnsi="Times New Roman"/>
            <w:color w:val="000000" w:themeColor="text1"/>
            <w:sz w:val="18"/>
            <w:szCs w:val="18"/>
          </w:rPr>
          <w:delText>B.S., M.A., Southern University Ed.D., University of Kansas</w:delText>
        </w:r>
      </w:del>
    </w:p>
    <w:p w:rsidR="00493E24" w:rsidRPr="00CB70BE" w:rsidDel="0035714C" w:rsidRDefault="00493E24" w:rsidP="00493E24">
      <w:pPr>
        <w:widowControl w:val="0"/>
        <w:autoSpaceDE w:val="0"/>
        <w:autoSpaceDN w:val="0"/>
        <w:adjustRightInd w:val="0"/>
        <w:spacing w:after="0"/>
        <w:ind w:left="180" w:right="227" w:firstLine="0"/>
        <w:rPr>
          <w:del w:id="2157"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58" w:author="W. Hu" w:date="2011-08-10T20:51:00Z"/>
          <w:rFonts w:ascii="Times New Roman" w:hAnsi="Times New Roman"/>
          <w:color w:val="000000" w:themeColor="text1"/>
          <w:sz w:val="18"/>
          <w:szCs w:val="18"/>
        </w:rPr>
      </w:pPr>
      <w:del w:id="2159" w:author="W. Hu" w:date="2011-08-10T20:51:00Z">
        <w:r w:rsidRPr="00CB70BE" w:rsidDel="0035714C">
          <w:rPr>
            <w:rFonts w:ascii="Times New Roman" w:hAnsi="Times New Roman"/>
            <w:color w:val="000000" w:themeColor="text1"/>
            <w:sz w:val="18"/>
            <w:szCs w:val="18"/>
          </w:rPr>
          <w:delText>Reese,</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Alma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6"/>
            <w:sz w:val="18"/>
            <w:szCs w:val="18"/>
          </w:rPr>
          <w:delText>V</w:delText>
        </w:r>
        <w:r w:rsidRPr="00CB70BE" w:rsidDel="0035714C">
          <w:rPr>
            <w:rFonts w:ascii="Times New Roman" w:hAnsi="Times New Roman"/>
            <w:color w:val="000000" w:themeColor="text1"/>
            <w:sz w:val="18"/>
            <w:szCs w:val="18"/>
          </w:rPr>
          <w:delText>.</w:delText>
        </w:r>
      </w:del>
    </w:p>
    <w:p w:rsidR="00493E24" w:rsidRPr="00CB70BE" w:rsidDel="0035714C" w:rsidRDefault="00493E24" w:rsidP="00493E24">
      <w:pPr>
        <w:widowControl w:val="0"/>
        <w:autoSpaceDE w:val="0"/>
        <w:autoSpaceDN w:val="0"/>
        <w:adjustRightInd w:val="0"/>
        <w:spacing w:after="0"/>
        <w:ind w:left="180" w:right="227" w:firstLine="0"/>
        <w:rPr>
          <w:del w:id="2160" w:author="W. Hu" w:date="2011-08-10T20:51:00Z"/>
          <w:rFonts w:ascii="Times New Roman" w:hAnsi="Times New Roman"/>
          <w:color w:val="000000" w:themeColor="text1"/>
          <w:sz w:val="18"/>
          <w:szCs w:val="18"/>
        </w:rPr>
      </w:pPr>
      <w:del w:id="2161"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English</w:delText>
        </w:r>
      </w:del>
    </w:p>
    <w:p w:rsidR="00493E24" w:rsidRPr="00CB70BE" w:rsidDel="0035714C" w:rsidRDefault="00493E24" w:rsidP="00493E24">
      <w:pPr>
        <w:widowControl w:val="0"/>
        <w:autoSpaceDE w:val="0"/>
        <w:autoSpaceDN w:val="0"/>
        <w:adjustRightInd w:val="0"/>
        <w:spacing w:after="0"/>
        <w:ind w:left="180" w:right="227" w:firstLine="0"/>
        <w:rPr>
          <w:del w:id="2162" w:author="W. Hu" w:date="2011-08-10T20:51:00Z"/>
          <w:rFonts w:ascii="Times New Roman" w:hAnsi="Times New Roman"/>
          <w:color w:val="000000" w:themeColor="text1"/>
          <w:sz w:val="18"/>
          <w:szCs w:val="18"/>
        </w:rPr>
      </w:pPr>
      <w:del w:id="2163" w:author="W. Hu" w:date="2011-08-10T20:51:00Z">
        <w:r w:rsidRPr="00CB70BE" w:rsidDel="0035714C">
          <w:rPr>
            <w:rFonts w:ascii="Times New Roman" w:hAnsi="Times New Roman"/>
            <w:color w:val="000000" w:themeColor="text1"/>
            <w:sz w:val="18"/>
            <w:szCs w:val="18"/>
          </w:rPr>
          <w:delText>B.S.,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alley State College</w:delText>
        </w:r>
      </w:del>
    </w:p>
    <w:p w:rsidR="00493E24" w:rsidRPr="00CB70BE" w:rsidDel="0035714C" w:rsidRDefault="00493E24" w:rsidP="00493E24">
      <w:pPr>
        <w:widowControl w:val="0"/>
        <w:autoSpaceDE w:val="0"/>
        <w:autoSpaceDN w:val="0"/>
        <w:adjustRightInd w:val="0"/>
        <w:spacing w:after="0"/>
        <w:ind w:left="180" w:right="227" w:firstLine="0"/>
        <w:rPr>
          <w:del w:id="2164" w:author="W. Hu" w:date="2011-08-10T20:51:00Z"/>
          <w:rFonts w:ascii="Times New Roman" w:hAnsi="Times New Roman"/>
          <w:color w:val="000000" w:themeColor="text1"/>
          <w:sz w:val="18"/>
          <w:szCs w:val="18"/>
        </w:rPr>
      </w:pPr>
      <w:del w:id="2165" w:author="W. Hu" w:date="2011-08-10T20:51:00Z">
        <w:r w:rsidRPr="00CB70BE" w:rsidDel="0035714C">
          <w:rPr>
            <w:rFonts w:ascii="Times New Roman" w:hAnsi="Times New Roman"/>
            <w:color w:val="000000" w:themeColor="text1"/>
            <w:sz w:val="18"/>
            <w:szCs w:val="18"/>
          </w:rPr>
          <w:delText>M.S., University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w:delText>
        </w:r>
      </w:del>
    </w:p>
    <w:p w:rsidR="00493E24" w:rsidRPr="00CB70BE" w:rsidDel="0035714C" w:rsidRDefault="00493E24" w:rsidP="00493E24">
      <w:pPr>
        <w:widowControl w:val="0"/>
        <w:autoSpaceDE w:val="0"/>
        <w:autoSpaceDN w:val="0"/>
        <w:adjustRightInd w:val="0"/>
        <w:spacing w:after="0"/>
        <w:ind w:left="180" w:right="227" w:firstLine="0"/>
        <w:rPr>
          <w:del w:id="2166"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67" w:author="W. Hu" w:date="2011-08-10T20:51:00Z"/>
          <w:rFonts w:ascii="Times New Roman" w:hAnsi="Times New Roman"/>
          <w:color w:val="000000" w:themeColor="text1"/>
          <w:sz w:val="18"/>
          <w:szCs w:val="18"/>
        </w:rPr>
      </w:pPr>
      <w:del w:id="2168" w:author="W. Hu" w:date="2011-08-10T20:51:00Z">
        <w:r w:rsidRPr="00CB70BE" w:rsidDel="0035714C">
          <w:rPr>
            <w:rFonts w:ascii="Times New Roman" w:hAnsi="Times New Roman"/>
            <w:color w:val="000000" w:themeColor="text1"/>
            <w:sz w:val="18"/>
            <w:szCs w:val="18"/>
          </w:rPr>
          <w:delText>*Reese, James C.</w:delText>
        </w:r>
      </w:del>
    </w:p>
    <w:p w:rsidR="00493E24" w:rsidRPr="00CB70BE" w:rsidDel="0035714C" w:rsidRDefault="00493E24" w:rsidP="00493E24">
      <w:pPr>
        <w:widowControl w:val="0"/>
        <w:autoSpaceDE w:val="0"/>
        <w:autoSpaceDN w:val="0"/>
        <w:adjustRightInd w:val="0"/>
        <w:spacing w:after="0"/>
        <w:ind w:left="180" w:right="227" w:firstLine="0"/>
        <w:rPr>
          <w:del w:id="2169" w:author="W. Hu" w:date="2011-08-10T20:51:00Z"/>
          <w:rFonts w:ascii="Times New Roman" w:hAnsi="Times New Roman"/>
          <w:color w:val="000000" w:themeColor="text1"/>
          <w:sz w:val="18"/>
          <w:szCs w:val="18"/>
        </w:rPr>
      </w:pPr>
      <w:del w:id="2170"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Education</w:delText>
        </w:r>
      </w:del>
    </w:p>
    <w:p w:rsidR="00493E24" w:rsidRPr="00CB70BE" w:rsidDel="0035714C" w:rsidRDefault="00493E24" w:rsidP="00493E24">
      <w:pPr>
        <w:widowControl w:val="0"/>
        <w:autoSpaceDE w:val="0"/>
        <w:autoSpaceDN w:val="0"/>
        <w:adjustRightInd w:val="0"/>
        <w:spacing w:after="0"/>
        <w:ind w:left="180" w:right="227" w:firstLine="0"/>
        <w:rPr>
          <w:del w:id="2171" w:author="W. Hu" w:date="2011-08-10T20:51:00Z"/>
          <w:rFonts w:ascii="Times New Roman" w:hAnsi="Times New Roman"/>
          <w:color w:val="000000" w:themeColor="text1"/>
          <w:sz w:val="18"/>
          <w:szCs w:val="18"/>
        </w:rPr>
      </w:pPr>
      <w:del w:id="2172" w:author="W. Hu" w:date="2011-08-10T20:51:00Z">
        <w:r w:rsidRPr="00CB70BE" w:rsidDel="0035714C">
          <w:rPr>
            <w:rFonts w:ascii="Times New Roman" w:hAnsi="Times New Roman"/>
            <w:color w:val="000000" w:themeColor="text1"/>
            <w:sz w:val="18"/>
            <w:szCs w:val="18"/>
          </w:rPr>
          <w:delText>A.B., Morris Brown College M.Ed.,</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 LLD., Union Baptist Seminary</w:delText>
        </w:r>
      </w:del>
    </w:p>
    <w:p w:rsidR="00493E24" w:rsidRPr="00CB70BE" w:rsidDel="0035714C" w:rsidRDefault="00493E24" w:rsidP="00493E24">
      <w:pPr>
        <w:widowControl w:val="0"/>
        <w:autoSpaceDE w:val="0"/>
        <w:autoSpaceDN w:val="0"/>
        <w:adjustRightInd w:val="0"/>
        <w:spacing w:after="0"/>
        <w:ind w:left="180" w:right="227" w:firstLine="0"/>
        <w:rPr>
          <w:del w:id="2173"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74" w:author="W. Hu" w:date="2011-08-10T20:51:00Z"/>
          <w:rFonts w:ascii="Times New Roman" w:hAnsi="Times New Roman"/>
          <w:color w:val="000000" w:themeColor="text1"/>
          <w:sz w:val="18"/>
          <w:szCs w:val="18"/>
        </w:rPr>
      </w:pPr>
      <w:del w:id="2175" w:author="W. Hu" w:date="2011-08-10T20:51:00Z">
        <w:r w:rsidRPr="00CB70BE" w:rsidDel="0035714C">
          <w:rPr>
            <w:rFonts w:ascii="Times New Roman" w:hAnsi="Times New Roman"/>
            <w:color w:val="000000" w:themeColor="text1"/>
            <w:sz w:val="18"/>
            <w:szCs w:val="18"/>
          </w:rPr>
          <w:delText>*Reese, Mamie B.</w:delText>
        </w:r>
        <w:r w:rsidRPr="00CB70BE" w:rsidDel="0035714C">
          <w:rPr>
            <w:rFonts w:ascii="Times New Roman" w:hAnsi="Times New Roman"/>
            <w:noProof/>
            <w:color w:val="000000" w:themeColor="text1"/>
            <w:sz w:val="18"/>
            <w:szCs w:val="18"/>
          </w:rPr>
          <w:delText xml:space="preserve"> </w:delText>
        </w:r>
      </w:del>
    </w:p>
    <w:p w:rsidR="00493E24" w:rsidRPr="00CB70BE" w:rsidDel="0035714C" w:rsidRDefault="00493E24" w:rsidP="00493E24">
      <w:pPr>
        <w:widowControl w:val="0"/>
        <w:autoSpaceDE w:val="0"/>
        <w:autoSpaceDN w:val="0"/>
        <w:adjustRightInd w:val="0"/>
        <w:spacing w:after="0"/>
        <w:ind w:left="180" w:right="227" w:firstLine="0"/>
        <w:rPr>
          <w:del w:id="2176" w:author="W. Hu" w:date="2011-08-10T20:51:00Z"/>
          <w:rFonts w:ascii="Times New Roman" w:hAnsi="Times New Roman"/>
          <w:color w:val="000000" w:themeColor="text1"/>
          <w:sz w:val="18"/>
          <w:szCs w:val="18"/>
        </w:rPr>
      </w:pPr>
      <w:del w:id="2177"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Education</w:delText>
        </w:r>
      </w:del>
    </w:p>
    <w:p w:rsidR="00493E24" w:rsidRPr="00CB70BE" w:rsidDel="0035714C" w:rsidRDefault="00493E24" w:rsidP="00493E24">
      <w:pPr>
        <w:widowControl w:val="0"/>
        <w:autoSpaceDE w:val="0"/>
        <w:autoSpaceDN w:val="0"/>
        <w:adjustRightInd w:val="0"/>
        <w:spacing w:after="0"/>
        <w:ind w:left="180" w:right="227" w:firstLine="0"/>
        <w:rPr>
          <w:del w:id="2178" w:author="W. Hu" w:date="2011-08-10T20:51:00Z"/>
          <w:rFonts w:ascii="Times New Roman" w:hAnsi="Times New Roman"/>
          <w:color w:val="000000" w:themeColor="text1"/>
          <w:sz w:val="18"/>
          <w:szCs w:val="18"/>
        </w:rPr>
      </w:pPr>
      <w:del w:id="2179" w:author="W. Hu" w:date="2011-08-10T20:51:00Z">
        <w:r w:rsidRPr="00CB70BE" w:rsidDel="0035714C">
          <w:rPr>
            <w:rFonts w:ascii="Times New Roman" w:hAnsi="Times New Roman"/>
            <w:color w:val="000000" w:themeColor="text1"/>
            <w:sz w:val="18"/>
            <w:szCs w:val="18"/>
          </w:rPr>
          <w:delText>B.S., Spelman College</w:delText>
        </w:r>
      </w:del>
    </w:p>
    <w:p w:rsidR="00493E24" w:rsidRPr="00CB70BE" w:rsidDel="0035714C" w:rsidRDefault="00493E24" w:rsidP="00493E24">
      <w:pPr>
        <w:widowControl w:val="0"/>
        <w:autoSpaceDE w:val="0"/>
        <w:autoSpaceDN w:val="0"/>
        <w:adjustRightInd w:val="0"/>
        <w:spacing w:after="0"/>
        <w:ind w:left="180" w:right="227" w:firstLine="0"/>
        <w:rPr>
          <w:del w:id="2180" w:author="W. Hu" w:date="2011-08-10T20:51:00Z"/>
          <w:rFonts w:ascii="Times New Roman" w:hAnsi="Times New Roman"/>
          <w:color w:val="000000" w:themeColor="text1"/>
          <w:sz w:val="18"/>
          <w:szCs w:val="18"/>
        </w:rPr>
      </w:pPr>
      <w:del w:id="2181" w:author="W. Hu" w:date="2011-08-10T20:51:00Z">
        <w:r w:rsidRPr="00CB70BE" w:rsidDel="0035714C">
          <w:rPr>
            <w:rFonts w:ascii="Times New Roman" w:hAnsi="Times New Roman"/>
            <w:color w:val="000000" w:themeColor="text1"/>
            <w:sz w:val="18"/>
            <w:szCs w:val="18"/>
          </w:rPr>
          <w:delText>M.S., Drake University</w:delText>
        </w:r>
      </w:del>
    </w:p>
    <w:p w:rsidR="00493E24" w:rsidRPr="00CB70BE" w:rsidDel="0035714C" w:rsidRDefault="00493E24" w:rsidP="00493E24">
      <w:pPr>
        <w:widowControl w:val="0"/>
        <w:autoSpaceDE w:val="0"/>
        <w:autoSpaceDN w:val="0"/>
        <w:adjustRightInd w:val="0"/>
        <w:spacing w:after="0"/>
        <w:ind w:left="180" w:right="227" w:firstLine="0"/>
        <w:rPr>
          <w:del w:id="2182"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83" w:author="W. Hu" w:date="2011-08-10T20:51:00Z"/>
          <w:rFonts w:ascii="Times New Roman" w:hAnsi="Times New Roman"/>
          <w:color w:val="000000" w:themeColor="text1"/>
          <w:sz w:val="18"/>
          <w:szCs w:val="18"/>
        </w:rPr>
      </w:pPr>
      <w:del w:id="2184" w:author="W. Hu" w:date="2011-08-10T20:51:00Z">
        <w:r w:rsidRPr="00CB70BE" w:rsidDel="0035714C">
          <w:rPr>
            <w:rFonts w:ascii="Times New Roman" w:hAnsi="Times New Roman"/>
            <w:color w:val="000000" w:themeColor="text1"/>
            <w:sz w:val="18"/>
            <w:szCs w:val="18"/>
          </w:rPr>
          <w:delText>*Rice,</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illiam R.</w:delText>
        </w:r>
      </w:del>
    </w:p>
    <w:p w:rsidR="00493E24" w:rsidRPr="00CB70BE" w:rsidDel="0035714C" w:rsidRDefault="00493E24" w:rsidP="00493E24">
      <w:pPr>
        <w:widowControl w:val="0"/>
        <w:autoSpaceDE w:val="0"/>
        <w:autoSpaceDN w:val="0"/>
        <w:adjustRightInd w:val="0"/>
        <w:spacing w:after="0"/>
        <w:ind w:left="180" w:right="227" w:firstLine="0"/>
        <w:rPr>
          <w:del w:id="2185" w:author="W. Hu" w:date="2011-08-10T20:51:00Z"/>
          <w:rFonts w:ascii="Times New Roman" w:hAnsi="Times New Roman"/>
          <w:color w:val="000000" w:themeColor="text1"/>
          <w:sz w:val="18"/>
          <w:szCs w:val="18"/>
        </w:rPr>
      </w:pPr>
      <w:del w:id="2186"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Modern Languages</w:delText>
        </w:r>
      </w:del>
    </w:p>
    <w:p w:rsidR="00493E24" w:rsidRPr="00CB70BE" w:rsidDel="0035714C" w:rsidRDefault="00493E24" w:rsidP="00493E24">
      <w:pPr>
        <w:widowControl w:val="0"/>
        <w:autoSpaceDE w:val="0"/>
        <w:autoSpaceDN w:val="0"/>
        <w:adjustRightInd w:val="0"/>
        <w:spacing w:after="0"/>
        <w:ind w:left="180" w:right="227" w:firstLine="0"/>
        <w:rPr>
          <w:del w:id="2187" w:author="W. Hu" w:date="2011-08-10T20:51:00Z"/>
          <w:rFonts w:ascii="Times New Roman" w:hAnsi="Times New Roman"/>
          <w:color w:val="000000" w:themeColor="text1"/>
          <w:sz w:val="18"/>
          <w:szCs w:val="18"/>
        </w:rPr>
      </w:pPr>
      <w:del w:id="2188" w:author="W. Hu" w:date="2011-08-10T20:51:00Z">
        <w:r w:rsidRPr="00CB70BE" w:rsidDel="0035714C">
          <w:rPr>
            <w:rFonts w:ascii="Times New Roman" w:hAnsi="Times New Roman"/>
            <w:color w:val="000000" w:themeColor="text1"/>
            <w:sz w:val="18"/>
            <w:szCs w:val="18"/>
          </w:rPr>
          <w:delText>B.A., University of</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Akron</w:delText>
        </w:r>
      </w:del>
    </w:p>
    <w:p w:rsidR="00493E24" w:rsidRPr="00CB70BE" w:rsidDel="0035714C" w:rsidRDefault="00493E24" w:rsidP="00493E24">
      <w:pPr>
        <w:widowControl w:val="0"/>
        <w:autoSpaceDE w:val="0"/>
        <w:autoSpaceDN w:val="0"/>
        <w:adjustRightInd w:val="0"/>
        <w:spacing w:after="0"/>
        <w:ind w:left="180" w:right="227" w:firstLine="0"/>
        <w:rPr>
          <w:del w:id="2189" w:author="W. Hu" w:date="2011-08-10T20:51:00Z"/>
          <w:rFonts w:ascii="Times New Roman" w:hAnsi="Times New Roman"/>
          <w:color w:val="000000" w:themeColor="text1"/>
          <w:sz w:val="18"/>
          <w:szCs w:val="18"/>
        </w:rPr>
      </w:pPr>
      <w:del w:id="2190" w:author="W. Hu" w:date="2011-08-10T20:51:00Z">
        <w:r w:rsidRPr="00CB70BE" w:rsidDel="0035714C">
          <w:rPr>
            <w:rFonts w:ascii="Times New Roman" w:hAnsi="Times New Roman"/>
            <w:color w:val="000000" w:themeColor="text1"/>
            <w:sz w:val="18"/>
            <w:szCs w:val="18"/>
          </w:rPr>
          <w:delText>M.Ed., Kent State University</w:delText>
        </w:r>
      </w:del>
    </w:p>
    <w:p w:rsidR="00493E24" w:rsidRPr="00CB70BE" w:rsidDel="0035714C" w:rsidRDefault="00493E24" w:rsidP="00493E24">
      <w:pPr>
        <w:widowControl w:val="0"/>
        <w:autoSpaceDE w:val="0"/>
        <w:autoSpaceDN w:val="0"/>
        <w:adjustRightInd w:val="0"/>
        <w:spacing w:after="0"/>
        <w:ind w:left="180" w:right="227" w:firstLine="0"/>
        <w:rPr>
          <w:del w:id="219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192" w:author="W. Hu" w:date="2011-08-10T20:51:00Z"/>
          <w:rFonts w:ascii="Times New Roman" w:hAnsi="Times New Roman"/>
          <w:color w:val="000000" w:themeColor="text1"/>
          <w:sz w:val="18"/>
          <w:szCs w:val="18"/>
        </w:rPr>
      </w:pPr>
      <w:del w:id="2193" w:author="W. Hu" w:date="2011-08-10T20:51:00Z">
        <w:r w:rsidRPr="00CB70BE" w:rsidDel="0035714C">
          <w:rPr>
            <w:rFonts w:ascii="Times New Roman" w:hAnsi="Times New Roman"/>
            <w:color w:val="000000" w:themeColor="text1"/>
            <w:sz w:val="18"/>
            <w:szCs w:val="18"/>
          </w:rPr>
          <w:delText>*Rivers, Birnell D.</w:delText>
        </w:r>
      </w:del>
    </w:p>
    <w:p w:rsidR="00493E24" w:rsidRPr="00CB70BE" w:rsidDel="0035714C" w:rsidRDefault="00493E24" w:rsidP="00493E24">
      <w:pPr>
        <w:widowControl w:val="0"/>
        <w:autoSpaceDE w:val="0"/>
        <w:autoSpaceDN w:val="0"/>
        <w:adjustRightInd w:val="0"/>
        <w:spacing w:after="0"/>
        <w:ind w:left="180" w:right="227" w:firstLine="0"/>
        <w:rPr>
          <w:del w:id="2194" w:author="W. Hu" w:date="2011-08-10T20:51:00Z"/>
          <w:rFonts w:ascii="Times New Roman" w:hAnsi="Times New Roman"/>
          <w:color w:val="000000" w:themeColor="text1"/>
          <w:sz w:val="18"/>
          <w:szCs w:val="18"/>
        </w:rPr>
      </w:pPr>
      <w:del w:id="2195"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Business</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Administration</w:delText>
        </w:r>
      </w:del>
    </w:p>
    <w:p w:rsidR="00493E24" w:rsidRPr="00CB70BE" w:rsidDel="0035714C" w:rsidRDefault="00493E24" w:rsidP="00493E24">
      <w:pPr>
        <w:widowControl w:val="0"/>
        <w:autoSpaceDE w:val="0"/>
        <w:autoSpaceDN w:val="0"/>
        <w:adjustRightInd w:val="0"/>
        <w:spacing w:after="0"/>
        <w:ind w:left="180" w:right="227" w:firstLine="0"/>
        <w:rPr>
          <w:del w:id="2196" w:author="W. Hu" w:date="2011-08-10T20:51:00Z"/>
          <w:rFonts w:ascii="Times New Roman" w:hAnsi="Times New Roman"/>
          <w:color w:val="000000" w:themeColor="text1"/>
          <w:sz w:val="18"/>
          <w:szCs w:val="18"/>
        </w:rPr>
      </w:pPr>
      <w:del w:id="2197" w:author="W. Hu" w:date="2011-08-10T20:51:00Z">
        <w:r w:rsidRPr="00CB70BE" w:rsidDel="0035714C">
          <w:rPr>
            <w:rFonts w:ascii="Times New Roman" w:hAnsi="Times New Roman"/>
            <w:color w:val="000000" w:themeColor="text1"/>
            <w:sz w:val="18"/>
            <w:szCs w:val="18"/>
          </w:rPr>
          <w:delText>B.S., Savannah State</w:delText>
        </w:r>
      </w:del>
    </w:p>
    <w:p w:rsidR="00493E24" w:rsidRPr="00CB70BE" w:rsidDel="0035714C" w:rsidRDefault="00493E24" w:rsidP="00493E24">
      <w:pPr>
        <w:widowControl w:val="0"/>
        <w:autoSpaceDE w:val="0"/>
        <w:autoSpaceDN w:val="0"/>
        <w:adjustRightInd w:val="0"/>
        <w:spacing w:after="0"/>
        <w:ind w:left="180" w:right="227" w:firstLine="0"/>
        <w:rPr>
          <w:del w:id="2198" w:author="W. Hu" w:date="2011-08-10T20:51:00Z"/>
          <w:rFonts w:ascii="Times New Roman" w:hAnsi="Times New Roman"/>
          <w:color w:val="000000" w:themeColor="text1"/>
          <w:sz w:val="18"/>
          <w:szCs w:val="18"/>
        </w:rPr>
      </w:pPr>
      <w:del w:id="2199" w:author="W. Hu" w:date="2011-08-10T20:51:00Z">
        <w:r w:rsidRPr="00CB70BE" w:rsidDel="0035714C">
          <w:rPr>
            <w:rFonts w:ascii="Times New Roman" w:hAnsi="Times New Roman"/>
            <w:color w:val="000000" w:themeColor="text1"/>
            <w:sz w:val="18"/>
            <w:szCs w:val="18"/>
          </w:rPr>
          <w:delText>M.B.A.,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20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01" w:author="W. Hu" w:date="2011-08-10T20:51:00Z"/>
          <w:rFonts w:ascii="Times New Roman" w:hAnsi="Times New Roman"/>
          <w:color w:val="000000" w:themeColor="text1"/>
          <w:sz w:val="18"/>
          <w:szCs w:val="18"/>
        </w:rPr>
      </w:pPr>
      <w:del w:id="2202" w:author="W. Hu" w:date="2011-08-10T20:51:00Z">
        <w:r w:rsidRPr="00CB70BE" w:rsidDel="0035714C">
          <w:rPr>
            <w:rFonts w:ascii="Times New Roman" w:hAnsi="Times New Roman"/>
            <w:color w:val="000000" w:themeColor="text1"/>
            <w:sz w:val="18"/>
            <w:szCs w:val="18"/>
          </w:rPr>
          <w:delText>*She</w:delText>
        </w:r>
        <w:r w:rsidRPr="00CB70BE" w:rsidDel="0035714C">
          <w:rPr>
            <w:rFonts w:ascii="Times New Roman" w:hAnsi="Times New Roman"/>
            <w:color w:val="000000" w:themeColor="text1"/>
            <w:spacing w:val="-4"/>
            <w:sz w:val="18"/>
            <w:szCs w:val="18"/>
          </w:rPr>
          <w:delText>f</w:delText>
        </w:r>
        <w:r w:rsidRPr="00CB70BE" w:rsidDel="0035714C">
          <w:rPr>
            <w:rFonts w:ascii="Times New Roman" w:hAnsi="Times New Roman"/>
            <w:color w:val="000000" w:themeColor="text1"/>
            <w:sz w:val="18"/>
            <w:szCs w:val="18"/>
          </w:rPr>
          <w:delText>field,</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Annie L.</w:delText>
        </w:r>
      </w:del>
    </w:p>
    <w:p w:rsidR="00493E24" w:rsidRPr="00CB70BE" w:rsidDel="0035714C" w:rsidRDefault="00493E24" w:rsidP="00493E24">
      <w:pPr>
        <w:widowControl w:val="0"/>
        <w:autoSpaceDE w:val="0"/>
        <w:autoSpaceDN w:val="0"/>
        <w:adjustRightInd w:val="0"/>
        <w:spacing w:after="0"/>
        <w:ind w:left="180" w:right="227" w:firstLine="0"/>
        <w:rPr>
          <w:del w:id="2203" w:author="W. Hu" w:date="2011-08-10T20:51:00Z"/>
          <w:rFonts w:ascii="Times New Roman" w:hAnsi="Times New Roman"/>
          <w:i/>
          <w:iCs/>
          <w:color w:val="000000" w:themeColor="text1"/>
          <w:sz w:val="18"/>
          <w:szCs w:val="18"/>
        </w:rPr>
      </w:pPr>
      <w:del w:id="2204"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Education</w:delText>
        </w:r>
      </w:del>
    </w:p>
    <w:p w:rsidR="00493E24" w:rsidRPr="00CB70BE" w:rsidDel="0035714C" w:rsidRDefault="00493E24" w:rsidP="00493E24">
      <w:pPr>
        <w:widowControl w:val="0"/>
        <w:autoSpaceDE w:val="0"/>
        <w:autoSpaceDN w:val="0"/>
        <w:adjustRightInd w:val="0"/>
        <w:spacing w:after="0"/>
        <w:ind w:left="180" w:right="227" w:firstLine="0"/>
        <w:rPr>
          <w:del w:id="2205" w:author="W. Hu" w:date="2011-08-10T20:51:00Z"/>
          <w:rFonts w:ascii="Times New Roman" w:hAnsi="Times New Roman"/>
          <w:color w:val="000000" w:themeColor="text1"/>
          <w:sz w:val="18"/>
          <w:szCs w:val="18"/>
        </w:rPr>
      </w:pPr>
      <w:del w:id="2206" w:author="W. Hu" w:date="2011-08-10T20:51:00Z">
        <w:r w:rsidRPr="00CB70BE" w:rsidDel="0035714C">
          <w:rPr>
            <w:rFonts w:ascii="Times New Roman" w:hAnsi="Times New Roman"/>
            <w:color w:val="000000" w:themeColor="text1"/>
            <w:sz w:val="18"/>
            <w:szCs w:val="18"/>
          </w:rPr>
          <w:delText>A.B.,</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207" w:author="W. Hu" w:date="2011-08-10T20:51:00Z"/>
          <w:rFonts w:ascii="Times New Roman" w:hAnsi="Times New Roman"/>
          <w:color w:val="000000" w:themeColor="text1"/>
          <w:sz w:val="18"/>
          <w:szCs w:val="18"/>
        </w:rPr>
      </w:pPr>
      <w:del w:id="2208" w:author="W. Hu" w:date="2011-08-10T20:51:00Z">
        <w:r w:rsidRPr="00CB70BE" w:rsidDel="0035714C">
          <w:rPr>
            <w:rFonts w:ascii="Times New Roman" w:hAnsi="Times New Roman"/>
            <w:color w:val="000000" w:themeColor="text1"/>
            <w:sz w:val="18"/>
            <w:szCs w:val="18"/>
          </w:rPr>
          <w:delText>M.A., Columbia University</w:delText>
        </w:r>
      </w:del>
    </w:p>
    <w:p w:rsidR="00493E24" w:rsidRPr="00CB70BE" w:rsidDel="0035714C" w:rsidRDefault="00493E24" w:rsidP="00493E24">
      <w:pPr>
        <w:widowControl w:val="0"/>
        <w:autoSpaceDE w:val="0"/>
        <w:autoSpaceDN w:val="0"/>
        <w:adjustRightInd w:val="0"/>
        <w:spacing w:after="0"/>
        <w:ind w:left="180" w:right="227" w:firstLine="0"/>
        <w:rPr>
          <w:del w:id="220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10" w:author="W. Hu" w:date="2011-08-10T20:51:00Z"/>
          <w:rFonts w:ascii="Times New Roman" w:hAnsi="Times New Roman"/>
          <w:color w:val="000000" w:themeColor="text1"/>
          <w:sz w:val="18"/>
          <w:szCs w:val="18"/>
        </w:rPr>
      </w:pPr>
      <w:del w:id="2211" w:author="W. Hu" w:date="2011-08-10T20:51:00Z">
        <w:r w:rsidRPr="00CB70BE" w:rsidDel="0035714C">
          <w:rPr>
            <w:rFonts w:ascii="Times New Roman" w:hAnsi="Times New Roman"/>
            <w:color w:val="000000" w:themeColor="text1"/>
            <w:sz w:val="18"/>
            <w:szCs w:val="18"/>
          </w:rPr>
          <w:delText>Sherman, Eugene</w:delText>
        </w:r>
      </w:del>
    </w:p>
    <w:p w:rsidR="00493E24" w:rsidRPr="00CB70BE" w:rsidDel="0035714C" w:rsidRDefault="00493E24" w:rsidP="00493E24">
      <w:pPr>
        <w:widowControl w:val="0"/>
        <w:autoSpaceDE w:val="0"/>
        <w:autoSpaceDN w:val="0"/>
        <w:adjustRightInd w:val="0"/>
        <w:spacing w:after="0"/>
        <w:ind w:left="180" w:right="227" w:firstLine="0"/>
        <w:rPr>
          <w:del w:id="2212" w:author="W. Hu" w:date="2011-08-10T20:51:00Z"/>
          <w:rFonts w:ascii="Times New Roman" w:hAnsi="Times New Roman"/>
          <w:i/>
          <w:iCs/>
          <w:color w:val="000000" w:themeColor="text1"/>
          <w:sz w:val="18"/>
          <w:szCs w:val="18"/>
        </w:rPr>
      </w:pPr>
      <w:del w:id="2213"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Emeritus of Sociology </w:delText>
        </w:r>
      </w:del>
    </w:p>
    <w:p w:rsidR="00493E24" w:rsidRPr="00CB70BE" w:rsidDel="0035714C" w:rsidRDefault="00493E24" w:rsidP="00493E24">
      <w:pPr>
        <w:widowControl w:val="0"/>
        <w:autoSpaceDE w:val="0"/>
        <w:autoSpaceDN w:val="0"/>
        <w:adjustRightInd w:val="0"/>
        <w:spacing w:after="0"/>
        <w:ind w:left="180" w:right="227" w:firstLine="0"/>
        <w:rPr>
          <w:del w:id="2214" w:author="W. Hu" w:date="2011-08-10T20:51:00Z"/>
          <w:rFonts w:ascii="Times New Roman" w:hAnsi="Times New Roman"/>
          <w:color w:val="000000" w:themeColor="text1"/>
          <w:sz w:val="18"/>
          <w:szCs w:val="18"/>
        </w:rPr>
      </w:pPr>
      <w:del w:id="2215" w:author="W. Hu" w:date="2011-08-10T20:51:00Z">
        <w:r w:rsidRPr="00CB70BE" w:rsidDel="0035714C">
          <w:rPr>
            <w:rFonts w:ascii="Times New Roman" w:hAnsi="Times New Roman"/>
            <w:color w:val="000000" w:themeColor="text1"/>
            <w:sz w:val="18"/>
            <w:szCs w:val="18"/>
          </w:rPr>
          <w:delText>B.A., Fort</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22"/>
            <w:sz w:val="18"/>
            <w:szCs w:val="18"/>
          </w:rPr>
          <w:delText>V</w:delText>
        </w:r>
        <w:r w:rsidRPr="00CB70BE" w:rsidDel="0035714C">
          <w:rPr>
            <w:rFonts w:ascii="Times New Roman" w:hAnsi="Times New Roman"/>
            <w:color w:val="000000" w:themeColor="text1"/>
            <w:sz w:val="18"/>
            <w:szCs w:val="18"/>
          </w:rPr>
          <w:delText xml:space="preserve">alley State College </w:delText>
        </w:r>
      </w:del>
    </w:p>
    <w:p w:rsidR="00493E24" w:rsidRPr="00CB70BE" w:rsidDel="0035714C" w:rsidRDefault="00493E24" w:rsidP="00493E24">
      <w:pPr>
        <w:widowControl w:val="0"/>
        <w:autoSpaceDE w:val="0"/>
        <w:autoSpaceDN w:val="0"/>
        <w:adjustRightInd w:val="0"/>
        <w:spacing w:after="0"/>
        <w:ind w:left="180" w:right="227" w:firstLine="0"/>
        <w:rPr>
          <w:del w:id="2216" w:author="W. Hu" w:date="2011-08-10T20:51:00Z"/>
          <w:rFonts w:ascii="Times New Roman" w:hAnsi="Times New Roman"/>
          <w:color w:val="000000" w:themeColor="text1"/>
          <w:sz w:val="18"/>
          <w:szCs w:val="18"/>
        </w:rPr>
      </w:pPr>
      <w:del w:id="2217" w:author="W. Hu" w:date="2011-08-10T20:51:00Z">
        <w:r w:rsidRPr="00CB70BE" w:rsidDel="0035714C">
          <w:rPr>
            <w:rFonts w:ascii="Times New Roman" w:hAnsi="Times New Roman"/>
            <w:color w:val="000000" w:themeColor="text1"/>
            <w:sz w:val="18"/>
            <w:szCs w:val="18"/>
          </w:rPr>
          <w:delText xml:space="preserve">M.A., Southern Illinois University </w:delText>
        </w:r>
      </w:del>
    </w:p>
    <w:p w:rsidR="00493E24" w:rsidRPr="00CB70BE" w:rsidDel="0035714C" w:rsidRDefault="00493E24" w:rsidP="00493E24">
      <w:pPr>
        <w:widowControl w:val="0"/>
        <w:autoSpaceDE w:val="0"/>
        <w:autoSpaceDN w:val="0"/>
        <w:adjustRightInd w:val="0"/>
        <w:spacing w:after="0"/>
        <w:ind w:left="180" w:right="227" w:firstLine="0"/>
        <w:rPr>
          <w:del w:id="2218" w:author="W. Hu" w:date="2011-08-10T20:51:00Z"/>
          <w:rFonts w:ascii="Times New Roman" w:hAnsi="Times New Roman"/>
          <w:color w:val="000000" w:themeColor="text1"/>
          <w:sz w:val="18"/>
          <w:szCs w:val="18"/>
        </w:rPr>
      </w:pPr>
      <w:del w:id="2219" w:author="W. Hu" w:date="2011-08-10T20:51:00Z">
        <w:r w:rsidRPr="00CB70BE" w:rsidDel="0035714C">
          <w:rPr>
            <w:rFonts w:ascii="Times New Roman" w:hAnsi="Times New Roman"/>
            <w:color w:val="000000" w:themeColor="text1"/>
            <w:sz w:val="18"/>
            <w:szCs w:val="18"/>
          </w:rPr>
          <w:delText>Ph.D., Purdue University</w:delText>
        </w:r>
      </w:del>
    </w:p>
    <w:p w:rsidR="00493E24" w:rsidRPr="00CB70BE" w:rsidDel="0035714C" w:rsidRDefault="00493E24" w:rsidP="00493E24">
      <w:pPr>
        <w:widowControl w:val="0"/>
        <w:autoSpaceDE w:val="0"/>
        <w:autoSpaceDN w:val="0"/>
        <w:adjustRightInd w:val="0"/>
        <w:spacing w:after="0"/>
        <w:ind w:left="180" w:right="227" w:firstLine="0"/>
        <w:rPr>
          <w:del w:id="222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21" w:author="W. Hu" w:date="2011-08-10T20:51:00Z"/>
          <w:rFonts w:ascii="Times New Roman" w:hAnsi="Times New Roman"/>
          <w:color w:val="000000" w:themeColor="text1"/>
          <w:sz w:val="18"/>
          <w:szCs w:val="18"/>
        </w:rPr>
      </w:pPr>
      <w:del w:id="2222" w:author="W. Hu" w:date="2011-08-10T20:51:00Z">
        <w:r w:rsidRPr="00CB70BE" w:rsidDel="0035714C">
          <w:rPr>
            <w:rFonts w:ascii="Times New Roman" w:hAnsi="Times New Roman"/>
            <w:color w:val="000000" w:themeColor="text1"/>
            <w:sz w:val="18"/>
            <w:szCs w:val="18"/>
          </w:rPr>
          <w:delText>Shields, Portia H.</w:delText>
        </w:r>
      </w:del>
    </w:p>
    <w:p w:rsidR="00493E24" w:rsidRPr="00CB70BE" w:rsidDel="0035714C" w:rsidRDefault="00493E24" w:rsidP="00493E24">
      <w:pPr>
        <w:widowControl w:val="0"/>
        <w:autoSpaceDE w:val="0"/>
        <w:autoSpaceDN w:val="0"/>
        <w:adjustRightInd w:val="0"/>
        <w:spacing w:after="0"/>
        <w:ind w:left="180" w:right="227" w:firstLine="0"/>
        <w:rPr>
          <w:del w:id="2223" w:author="W. Hu" w:date="2011-08-10T20:51:00Z"/>
          <w:rFonts w:ascii="Times New Roman" w:hAnsi="Times New Roman"/>
          <w:color w:val="000000" w:themeColor="text1"/>
          <w:sz w:val="18"/>
          <w:szCs w:val="18"/>
        </w:rPr>
      </w:pPr>
      <w:del w:id="2224"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esident Emerita</w:delText>
        </w:r>
      </w:del>
    </w:p>
    <w:p w:rsidR="00493E24" w:rsidRPr="00CB70BE" w:rsidDel="0035714C" w:rsidRDefault="00493E24" w:rsidP="00493E24">
      <w:pPr>
        <w:widowControl w:val="0"/>
        <w:autoSpaceDE w:val="0"/>
        <w:autoSpaceDN w:val="0"/>
        <w:adjustRightInd w:val="0"/>
        <w:spacing w:after="0"/>
        <w:ind w:left="180" w:right="227" w:firstLine="0"/>
        <w:rPr>
          <w:del w:id="2225" w:author="W. Hu" w:date="2011-08-10T20:51:00Z"/>
          <w:rFonts w:ascii="Times New Roman" w:hAnsi="Times New Roman"/>
          <w:color w:val="000000" w:themeColor="text1"/>
          <w:sz w:val="18"/>
          <w:szCs w:val="18"/>
        </w:rPr>
      </w:pPr>
      <w:del w:id="2226" w:author="W. Hu" w:date="2011-08-10T20:51:00Z">
        <w:r w:rsidRPr="00CB70BE" w:rsidDel="0035714C">
          <w:rPr>
            <w:rFonts w:ascii="Times New Roman" w:hAnsi="Times New Roman"/>
            <w:color w:val="000000" w:themeColor="text1"/>
            <w:sz w:val="18"/>
            <w:szCs w:val="18"/>
          </w:rPr>
          <w:delText>B.S., District of Columbia</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eachers College</w:delText>
        </w:r>
      </w:del>
    </w:p>
    <w:p w:rsidR="00493E24" w:rsidRPr="00CB70BE" w:rsidDel="0035714C" w:rsidRDefault="00493E24" w:rsidP="00493E24">
      <w:pPr>
        <w:widowControl w:val="0"/>
        <w:autoSpaceDE w:val="0"/>
        <w:autoSpaceDN w:val="0"/>
        <w:adjustRightInd w:val="0"/>
        <w:spacing w:after="0"/>
        <w:ind w:left="180" w:right="227" w:firstLine="0"/>
        <w:rPr>
          <w:del w:id="2227" w:author="W. Hu" w:date="2011-08-10T20:51:00Z"/>
          <w:rFonts w:ascii="Times New Roman" w:hAnsi="Times New Roman"/>
          <w:color w:val="000000" w:themeColor="text1"/>
          <w:sz w:val="18"/>
          <w:szCs w:val="18"/>
        </w:rPr>
      </w:pPr>
      <w:del w:id="2228" w:author="W. Hu" w:date="2011-08-10T20:51:00Z">
        <w:r w:rsidRPr="00CB70BE" w:rsidDel="0035714C">
          <w:rPr>
            <w:rFonts w:ascii="Times New Roman" w:hAnsi="Times New Roman"/>
            <w:color w:val="000000" w:themeColor="text1"/>
            <w:sz w:val="18"/>
            <w:szCs w:val="18"/>
          </w:rPr>
          <w:delText>M.A.,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ge</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6"/>
            <w:sz w:val="18"/>
            <w:szCs w:val="18"/>
          </w:rPr>
          <w:delText>W</w:delText>
        </w:r>
        <w:r w:rsidRPr="00CB70BE" w:rsidDel="0035714C">
          <w:rPr>
            <w:rFonts w:ascii="Times New Roman" w:hAnsi="Times New Roman"/>
            <w:color w:val="000000" w:themeColor="text1"/>
            <w:sz w:val="18"/>
            <w:szCs w:val="18"/>
          </w:rPr>
          <w:delText>ashington University</w:delText>
        </w:r>
      </w:del>
    </w:p>
    <w:p w:rsidR="00493E24" w:rsidRPr="00CB70BE" w:rsidDel="0035714C" w:rsidRDefault="00493E24" w:rsidP="00493E24">
      <w:pPr>
        <w:widowControl w:val="0"/>
        <w:autoSpaceDE w:val="0"/>
        <w:autoSpaceDN w:val="0"/>
        <w:adjustRightInd w:val="0"/>
        <w:spacing w:after="0"/>
        <w:ind w:left="180" w:right="227" w:firstLine="0"/>
        <w:rPr>
          <w:del w:id="2229" w:author="W. Hu" w:date="2011-08-10T20:51:00Z"/>
          <w:rFonts w:ascii="Times New Roman" w:hAnsi="Times New Roman"/>
          <w:color w:val="000000" w:themeColor="text1"/>
          <w:sz w:val="18"/>
          <w:szCs w:val="18"/>
        </w:rPr>
      </w:pPr>
      <w:del w:id="2230" w:author="W. Hu" w:date="2011-08-10T20:51:00Z">
        <w:r w:rsidRPr="00CB70BE" w:rsidDel="0035714C">
          <w:rPr>
            <w:rFonts w:ascii="Times New Roman" w:hAnsi="Times New Roman"/>
            <w:color w:val="000000" w:themeColor="text1"/>
            <w:sz w:val="18"/>
            <w:szCs w:val="18"/>
          </w:rPr>
          <w:delText>Ph.D., University of Maryland</w:delText>
        </w:r>
      </w:del>
    </w:p>
    <w:p w:rsidR="00493E24" w:rsidRPr="00CB70BE" w:rsidDel="0035714C" w:rsidRDefault="00493E24" w:rsidP="00493E24">
      <w:pPr>
        <w:widowControl w:val="0"/>
        <w:autoSpaceDE w:val="0"/>
        <w:autoSpaceDN w:val="0"/>
        <w:adjustRightInd w:val="0"/>
        <w:spacing w:after="0"/>
        <w:ind w:left="180" w:right="227" w:firstLine="0"/>
        <w:rPr>
          <w:del w:id="223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32" w:author="W. Hu" w:date="2011-08-10T20:51:00Z"/>
          <w:rFonts w:ascii="Times New Roman" w:hAnsi="Times New Roman"/>
          <w:color w:val="000000" w:themeColor="text1"/>
          <w:sz w:val="18"/>
          <w:szCs w:val="18"/>
        </w:rPr>
      </w:pPr>
      <w:del w:id="2233" w:author="W. Hu" w:date="2011-08-10T20:51:00Z">
        <w:r w:rsidRPr="00CB70BE" w:rsidDel="0035714C">
          <w:rPr>
            <w:rFonts w:ascii="Times New Roman" w:hAnsi="Times New Roman"/>
            <w:color w:val="000000" w:themeColor="text1"/>
            <w:sz w:val="18"/>
            <w:szCs w:val="18"/>
          </w:rPr>
          <w:delText>Simmons, Daisy</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8"/>
            <w:sz w:val="18"/>
            <w:szCs w:val="18"/>
          </w:rPr>
          <w:delText>W</w:delText>
        </w:r>
        <w:r w:rsidRPr="00CB70BE" w:rsidDel="0035714C">
          <w:rPr>
            <w:rFonts w:ascii="Times New Roman" w:hAnsi="Times New Roman"/>
            <w:color w:val="000000" w:themeColor="text1"/>
            <w:sz w:val="18"/>
            <w:szCs w:val="18"/>
          </w:rPr>
          <w:delText>.</w:delText>
        </w:r>
      </w:del>
    </w:p>
    <w:p w:rsidR="00493E24" w:rsidRPr="00CB70BE" w:rsidDel="0035714C" w:rsidRDefault="00493E24" w:rsidP="00493E24">
      <w:pPr>
        <w:widowControl w:val="0"/>
        <w:autoSpaceDE w:val="0"/>
        <w:autoSpaceDN w:val="0"/>
        <w:adjustRightInd w:val="0"/>
        <w:spacing w:after="0"/>
        <w:ind w:left="180" w:right="227" w:firstLine="0"/>
        <w:rPr>
          <w:del w:id="2234" w:author="W. Hu" w:date="2011-08-10T20:51:00Z"/>
          <w:rFonts w:ascii="Times New Roman" w:hAnsi="Times New Roman"/>
          <w:color w:val="000000" w:themeColor="text1"/>
          <w:sz w:val="18"/>
          <w:szCs w:val="18"/>
        </w:rPr>
      </w:pPr>
      <w:del w:id="2235" w:author="W. Hu" w:date="2011-08-10T20:51:00Z">
        <w:r w:rsidRPr="00CB70BE" w:rsidDel="0035714C">
          <w:rPr>
            <w:rFonts w:ascii="Times New Roman" w:hAnsi="Times New Roman"/>
            <w:i/>
            <w:iCs/>
            <w:color w:val="000000" w:themeColor="text1"/>
            <w:sz w:val="18"/>
            <w:szCs w:val="18"/>
          </w:rPr>
          <w:delText>Assistant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English</w:delText>
        </w:r>
      </w:del>
    </w:p>
    <w:p w:rsidR="00493E24" w:rsidRPr="00CB70BE" w:rsidDel="0035714C" w:rsidRDefault="00493E24" w:rsidP="00493E24">
      <w:pPr>
        <w:widowControl w:val="0"/>
        <w:autoSpaceDE w:val="0"/>
        <w:autoSpaceDN w:val="0"/>
        <w:adjustRightInd w:val="0"/>
        <w:spacing w:after="0"/>
        <w:ind w:left="180" w:right="227" w:firstLine="0"/>
        <w:rPr>
          <w:del w:id="2236" w:author="W. Hu" w:date="2011-08-10T20:51:00Z"/>
          <w:rFonts w:ascii="Times New Roman" w:hAnsi="Times New Roman"/>
          <w:color w:val="000000" w:themeColor="text1"/>
          <w:sz w:val="18"/>
          <w:szCs w:val="18"/>
        </w:rPr>
      </w:pPr>
      <w:del w:id="2237" w:author="W. Hu" w:date="2011-08-10T20:51:00Z">
        <w:r w:rsidRPr="00CB70BE" w:rsidDel="0035714C">
          <w:rPr>
            <w:rFonts w:ascii="Times New Roman" w:hAnsi="Times New Roman"/>
            <w:color w:val="000000" w:themeColor="text1"/>
            <w:sz w:val="18"/>
            <w:szCs w:val="18"/>
          </w:rPr>
          <w:delText>B.A., Bennett College</w:delText>
        </w:r>
      </w:del>
    </w:p>
    <w:p w:rsidR="00493E24" w:rsidRPr="00CB70BE" w:rsidDel="0035714C" w:rsidRDefault="00493E24" w:rsidP="00493E24">
      <w:pPr>
        <w:widowControl w:val="0"/>
        <w:autoSpaceDE w:val="0"/>
        <w:autoSpaceDN w:val="0"/>
        <w:adjustRightInd w:val="0"/>
        <w:spacing w:after="0"/>
        <w:ind w:left="180" w:right="227" w:firstLine="0"/>
        <w:rPr>
          <w:del w:id="2238" w:author="W. Hu" w:date="2011-08-10T20:51:00Z"/>
          <w:rFonts w:ascii="Times New Roman" w:hAnsi="Times New Roman"/>
          <w:color w:val="000000" w:themeColor="text1"/>
          <w:sz w:val="18"/>
          <w:szCs w:val="18"/>
        </w:rPr>
      </w:pPr>
      <w:del w:id="2239" w:author="W. Hu" w:date="2011-08-10T20:51:00Z">
        <w:r w:rsidRPr="00CB70BE" w:rsidDel="0035714C">
          <w:rPr>
            <w:rFonts w:ascii="Times New Roman" w:hAnsi="Times New Roman"/>
            <w:color w:val="000000" w:themeColor="text1"/>
            <w:sz w:val="18"/>
            <w:szCs w:val="18"/>
          </w:rPr>
          <w:delText>M.Ed., Florida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A&amp;M University</w:delText>
        </w:r>
      </w:del>
    </w:p>
    <w:p w:rsidR="00493E24" w:rsidRPr="00CB70BE" w:rsidDel="0035714C" w:rsidRDefault="00493E24" w:rsidP="00493E24">
      <w:pPr>
        <w:widowControl w:val="0"/>
        <w:autoSpaceDE w:val="0"/>
        <w:autoSpaceDN w:val="0"/>
        <w:adjustRightInd w:val="0"/>
        <w:spacing w:after="0"/>
        <w:ind w:left="180" w:right="227" w:firstLine="0"/>
        <w:rPr>
          <w:del w:id="2240" w:author="W. Hu" w:date="2011-08-10T20:51:00Z"/>
          <w:rFonts w:ascii="Times New Roman" w:hAnsi="Times New Roman"/>
          <w:color w:val="000000" w:themeColor="text1"/>
          <w:sz w:val="18"/>
          <w:szCs w:val="18"/>
        </w:rPr>
      </w:pPr>
    </w:p>
    <w:p w:rsidR="00493E24" w:rsidDel="0035714C" w:rsidRDefault="00493E24" w:rsidP="00493E24">
      <w:pPr>
        <w:widowControl w:val="0"/>
        <w:autoSpaceDE w:val="0"/>
        <w:autoSpaceDN w:val="0"/>
        <w:adjustRightInd w:val="0"/>
        <w:spacing w:after="0"/>
        <w:ind w:left="180" w:right="180" w:firstLine="0"/>
        <w:rPr>
          <w:del w:id="2241" w:author="W. Hu" w:date="2011-08-10T20:51:00Z"/>
          <w:rFonts w:ascii="Times New Roman" w:hAnsi="Times New Roman"/>
          <w:color w:val="000000" w:themeColor="text1"/>
          <w:sz w:val="18"/>
          <w:szCs w:val="18"/>
        </w:rPr>
      </w:pPr>
      <w:del w:id="2242" w:author="W. Hu" w:date="2011-08-10T20:51:00Z">
        <w:r w:rsidRPr="00CB70BE" w:rsidDel="0035714C">
          <w:rPr>
            <w:rFonts w:ascii="Times New Roman" w:hAnsi="Times New Roman"/>
            <w:color w:val="000000" w:themeColor="text1"/>
            <w:sz w:val="18"/>
            <w:szCs w:val="18"/>
          </w:rPr>
          <w:delText>*Smith, Cli</w:delText>
        </w:r>
        <w:r w:rsidRPr="00CB70BE" w:rsidDel="0035714C">
          <w:rPr>
            <w:rFonts w:ascii="Times New Roman" w:hAnsi="Times New Roman"/>
            <w:color w:val="000000" w:themeColor="text1"/>
            <w:spacing w:val="-4"/>
            <w:sz w:val="18"/>
            <w:szCs w:val="18"/>
          </w:rPr>
          <w:delText>f</w:delText>
        </w:r>
        <w:r w:rsidRPr="00CB70BE" w:rsidDel="0035714C">
          <w:rPr>
            <w:rFonts w:ascii="Times New Roman" w:hAnsi="Times New Roman"/>
            <w:color w:val="000000" w:themeColor="text1"/>
            <w:sz w:val="18"/>
            <w:szCs w:val="18"/>
          </w:rPr>
          <w:delText>ford L.</w:delText>
        </w:r>
      </w:del>
    </w:p>
    <w:p w:rsidR="00493E24" w:rsidDel="0035714C" w:rsidRDefault="00493E24" w:rsidP="00493E24">
      <w:pPr>
        <w:widowControl w:val="0"/>
        <w:autoSpaceDE w:val="0"/>
        <w:autoSpaceDN w:val="0"/>
        <w:adjustRightInd w:val="0"/>
        <w:spacing w:after="0"/>
        <w:ind w:left="180" w:right="227" w:firstLine="0"/>
        <w:rPr>
          <w:del w:id="2243" w:author="W. Hu" w:date="2011-08-10T20:51:00Z"/>
          <w:rFonts w:ascii="Times New Roman" w:hAnsi="Times New Roman"/>
          <w:i/>
          <w:iCs/>
          <w:color w:val="000000" w:themeColor="text1"/>
          <w:sz w:val="18"/>
          <w:szCs w:val="18"/>
        </w:rPr>
      </w:pPr>
      <w:del w:id="2244"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Chemistry</w:delText>
        </w:r>
      </w:del>
    </w:p>
    <w:p w:rsidR="00493E24" w:rsidDel="0035714C" w:rsidRDefault="00493E24" w:rsidP="00493E24">
      <w:pPr>
        <w:widowControl w:val="0"/>
        <w:autoSpaceDE w:val="0"/>
        <w:autoSpaceDN w:val="0"/>
        <w:adjustRightInd w:val="0"/>
        <w:spacing w:after="0"/>
        <w:ind w:left="180" w:right="227" w:firstLine="0"/>
        <w:rPr>
          <w:del w:id="2245" w:author="W. Hu" w:date="2011-08-10T20:51:00Z"/>
          <w:rFonts w:ascii="Times New Roman" w:hAnsi="Times New Roman"/>
          <w:color w:val="000000" w:themeColor="text1"/>
          <w:sz w:val="18"/>
          <w:szCs w:val="18"/>
        </w:rPr>
      </w:pPr>
      <w:del w:id="2246" w:author="W. Hu" w:date="2011-08-10T20:51:00Z">
        <w:r w:rsidRPr="00CB70BE" w:rsidDel="0035714C">
          <w:rPr>
            <w:rFonts w:ascii="Times New Roman" w:hAnsi="Times New Roman"/>
            <w:i/>
            <w:iCs/>
            <w:color w:val="000000" w:themeColor="text1"/>
            <w:sz w:val="18"/>
            <w:szCs w:val="18"/>
          </w:rPr>
          <w:delText xml:space="preserve">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2"/>
            <w:sz w:val="18"/>
            <w:szCs w:val="18"/>
          </w:rPr>
          <w:delText>V</w:delText>
        </w:r>
        <w:r w:rsidRPr="00CB70BE" w:rsidDel="0035714C">
          <w:rPr>
            <w:rFonts w:ascii="Times New Roman" w:hAnsi="Times New Roman"/>
            <w:color w:val="000000" w:themeColor="text1"/>
            <w:sz w:val="18"/>
            <w:szCs w:val="18"/>
          </w:rPr>
          <w:delText>i</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 xml:space="preserve">ginia Union University </w:delText>
        </w:r>
      </w:del>
    </w:p>
    <w:p w:rsidR="00493E24" w:rsidRPr="00CB70BE" w:rsidDel="0035714C" w:rsidRDefault="00493E24" w:rsidP="00493E24">
      <w:pPr>
        <w:widowControl w:val="0"/>
        <w:autoSpaceDE w:val="0"/>
        <w:autoSpaceDN w:val="0"/>
        <w:adjustRightInd w:val="0"/>
        <w:spacing w:after="0"/>
        <w:ind w:left="180" w:right="227" w:firstLine="0"/>
        <w:rPr>
          <w:del w:id="2247" w:author="W. Hu" w:date="2011-08-10T20:51:00Z"/>
          <w:rFonts w:ascii="Times New Roman" w:hAnsi="Times New Roman"/>
          <w:color w:val="000000" w:themeColor="text1"/>
          <w:sz w:val="18"/>
          <w:szCs w:val="18"/>
        </w:rPr>
      </w:pPr>
      <w:del w:id="2248" w:author="W. Hu" w:date="2011-08-10T20:51:00Z">
        <w:r w:rsidRPr="00CB70BE" w:rsidDel="0035714C">
          <w:rPr>
            <w:rFonts w:ascii="Times New Roman" w:hAnsi="Times New Roman"/>
            <w:color w:val="000000" w:themeColor="text1"/>
            <w:sz w:val="18"/>
            <w:szCs w:val="18"/>
          </w:rPr>
          <w:delText>Ph.D., Iowa State University</w:delText>
        </w:r>
      </w:del>
    </w:p>
    <w:p w:rsidR="00493E24" w:rsidRPr="00CB70BE" w:rsidDel="0035714C" w:rsidRDefault="00493E24" w:rsidP="00493E24">
      <w:pPr>
        <w:widowControl w:val="0"/>
        <w:autoSpaceDE w:val="0"/>
        <w:autoSpaceDN w:val="0"/>
        <w:adjustRightInd w:val="0"/>
        <w:spacing w:after="0"/>
        <w:ind w:left="180" w:right="227" w:firstLine="0"/>
        <w:rPr>
          <w:del w:id="224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50" w:author="W. Hu" w:date="2011-08-10T20:51:00Z"/>
          <w:rFonts w:ascii="Times New Roman" w:hAnsi="Times New Roman"/>
          <w:color w:val="000000" w:themeColor="text1"/>
          <w:sz w:val="18"/>
          <w:szCs w:val="18"/>
        </w:rPr>
      </w:pPr>
      <w:del w:id="2251" w:author="W. Hu" w:date="2011-08-10T20:51:00Z">
        <w:r w:rsidRPr="00CB70BE" w:rsidDel="0035714C">
          <w:rPr>
            <w:rFonts w:ascii="Times New Roman" w:hAnsi="Times New Roman"/>
            <w:color w:val="000000" w:themeColor="text1"/>
            <w:sz w:val="18"/>
            <w:szCs w:val="18"/>
          </w:rPr>
          <w:delText>Steele, Jack</w:delText>
        </w:r>
      </w:del>
    </w:p>
    <w:p w:rsidR="00493E24" w:rsidRPr="00CB70BE" w:rsidDel="0035714C" w:rsidRDefault="00493E24" w:rsidP="00493E24">
      <w:pPr>
        <w:widowControl w:val="0"/>
        <w:autoSpaceDE w:val="0"/>
        <w:autoSpaceDN w:val="0"/>
        <w:adjustRightInd w:val="0"/>
        <w:spacing w:after="0"/>
        <w:ind w:left="180" w:right="227" w:firstLine="0"/>
        <w:rPr>
          <w:del w:id="2252" w:author="W. Hu" w:date="2011-08-10T20:51:00Z"/>
          <w:rFonts w:ascii="Times New Roman" w:hAnsi="Times New Roman"/>
          <w:color w:val="000000" w:themeColor="text1"/>
          <w:sz w:val="18"/>
          <w:szCs w:val="18"/>
        </w:rPr>
      </w:pPr>
      <w:del w:id="2253"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Chemistry</w:delText>
        </w:r>
      </w:del>
    </w:p>
    <w:p w:rsidR="00493E24" w:rsidRPr="00CB70BE" w:rsidDel="0035714C" w:rsidRDefault="00493E24" w:rsidP="00493E24">
      <w:pPr>
        <w:widowControl w:val="0"/>
        <w:autoSpaceDE w:val="0"/>
        <w:autoSpaceDN w:val="0"/>
        <w:adjustRightInd w:val="0"/>
        <w:spacing w:after="0"/>
        <w:ind w:left="180" w:right="227" w:firstLine="0"/>
        <w:rPr>
          <w:del w:id="2254" w:author="W. Hu" w:date="2011-08-10T20:51:00Z"/>
          <w:rFonts w:ascii="Times New Roman" w:hAnsi="Times New Roman"/>
          <w:color w:val="000000" w:themeColor="text1"/>
          <w:sz w:val="18"/>
          <w:szCs w:val="18"/>
        </w:rPr>
      </w:pPr>
      <w:del w:id="2255" w:author="W. Hu" w:date="2011-08-10T20:51:00Z">
        <w:r w:rsidRPr="00CB70BE" w:rsidDel="0035714C">
          <w:rPr>
            <w:rFonts w:ascii="Times New Roman" w:hAnsi="Times New Roman"/>
            <w:color w:val="000000" w:themeColor="text1"/>
            <w:sz w:val="18"/>
            <w:szCs w:val="18"/>
          </w:rPr>
          <w:delText>B.A., De Pauw University</w:delText>
        </w:r>
      </w:del>
    </w:p>
    <w:p w:rsidR="00493E24" w:rsidRPr="00CB70BE" w:rsidDel="0035714C" w:rsidRDefault="00493E24" w:rsidP="00493E24">
      <w:pPr>
        <w:widowControl w:val="0"/>
        <w:autoSpaceDE w:val="0"/>
        <w:autoSpaceDN w:val="0"/>
        <w:adjustRightInd w:val="0"/>
        <w:spacing w:after="0"/>
        <w:ind w:left="180" w:right="227" w:firstLine="0"/>
        <w:rPr>
          <w:del w:id="2256" w:author="W. Hu" w:date="2011-08-10T20:51:00Z"/>
          <w:rFonts w:ascii="Times New Roman" w:hAnsi="Times New Roman"/>
          <w:color w:val="000000" w:themeColor="text1"/>
          <w:sz w:val="18"/>
          <w:szCs w:val="18"/>
        </w:rPr>
      </w:pPr>
      <w:del w:id="2257" w:author="W. Hu" w:date="2011-08-10T20:51:00Z">
        <w:r w:rsidRPr="00CB70BE" w:rsidDel="0035714C">
          <w:rPr>
            <w:rFonts w:ascii="Times New Roman" w:hAnsi="Times New Roman"/>
            <w:color w:val="000000" w:themeColor="text1"/>
            <w:sz w:val="18"/>
            <w:szCs w:val="18"/>
          </w:rPr>
          <w:delText>Ph.D., University of Kentucky</w:delText>
        </w:r>
      </w:del>
    </w:p>
    <w:p w:rsidR="00493E24" w:rsidRPr="00CB70BE" w:rsidDel="0035714C" w:rsidRDefault="00493E24" w:rsidP="00493E24">
      <w:pPr>
        <w:widowControl w:val="0"/>
        <w:autoSpaceDE w:val="0"/>
        <w:autoSpaceDN w:val="0"/>
        <w:adjustRightInd w:val="0"/>
        <w:spacing w:after="0"/>
        <w:ind w:left="180" w:right="227" w:firstLine="0"/>
        <w:rPr>
          <w:del w:id="2258"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59" w:author="W. Hu" w:date="2011-08-10T20:51:00Z"/>
          <w:rFonts w:ascii="Times New Roman" w:hAnsi="Times New Roman"/>
          <w:color w:val="000000" w:themeColor="text1"/>
          <w:sz w:val="18"/>
          <w:szCs w:val="18"/>
        </w:rPr>
      </w:pPr>
      <w:del w:id="2260" w:author="W. Hu" w:date="2011-08-10T20:51:00Z">
        <w:r w:rsidRPr="00CB70BE" w:rsidDel="0035714C">
          <w:rPr>
            <w:rFonts w:ascii="Times New Roman" w:hAnsi="Times New Roman"/>
            <w:color w:val="000000" w:themeColor="text1"/>
            <w:sz w:val="18"/>
            <w:szCs w:val="18"/>
          </w:rPr>
          <w:delText>Studdard, Hugh</w:delText>
        </w:r>
      </w:del>
    </w:p>
    <w:p w:rsidR="00493E24" w:rsidRPr="00CB70BE" w:rsidDel="0035714C" w:rsidRDefault="00493E24" w:rsidP="00493E24">
      <w:pPr>
        <w:widowControl w:val="0"/>
        <w:autoSpaceDE w:val="0"/>
        <w:autoSpaceDN w:val="0"/>
        <w:adjustRightInd w:val="0"/>
        <w:spacing w:after="0"/>
        <w:ind w:left="180" w:right="227" w:firstLine="0"/>
        <w:rPr>
          <w:del w:id="2261" w:author="W. Hu" w:date="2011-08-10T20:51:00Z"/>
          <w:rFonts w:ascii="Times New Roman" w:hAnsi="Times New Roman"/>
          <w:i/>
          <w:color w:val="000000" w:themeColor="text1"/>
          <w:sz w:val="18"/>
          <w:szCs w:val="18"/>
        </w:rPr>
      </w:pPr>
      <w:del w:id="2262" w:author="W. Hu" w:date="2011-08-10T20:51:00Z">
        <w:r w:rsidRPr="00CB70BE" w:rsidDel="0035714C">
          <w:rPr>
            <w:rFonts w:ascii="Times New Roman" w:hAnsi="Times New Roman"/>
            <w:i/>
            <w:color w:val="000000" w:themeColor="text1"/>
            <w:sz w:val="18"/>
            <w:szCs w:val="18"/>
          </w:rPr>
          <w:delText>Professor Emeritus of Physical Education</w:delText>
        </w:r>
      </w:del>
    </w:p>
    <w:p w:rsidR="00493E24" w:rsidRPr="00CB70BE" w:rsidDel="0035714C" w:rsidRDefault="00493E24" w:rsidP="00493E24">
      <w:pPr>
        <w:widowControl w:val="0"/>
        <w:autoSpaceDE w:val="0"/>
        <w:autoSpaceDN w:val="0"/>
        <w:adjustRightInd w:val="0"/>
        <w:spacing w:after="0"/>
        <w:ind w:left="180" w:right="227" w:firstLine="0"/>
        <w:rPr>
          <w:del w:id="2263" w:author="W. Hu" w:date="2011-08-10T20:51:00Z"/>
          <w:rFonts w:ascii="Times New Roman" w:hAnsi="Times New Roman"/>
          <w:color w:val="000000" w:themeColor="text1"/>
          <w:sz w:val="18"/>
          <w:szCs w:val="18"/>
        </w:rPr>
      </w:pPr>
      <w:del w:id="2264" w:author="W. Hu" w:date="2011-08-10T20:51:00Z">
        <w:r w:rsidRPr="00CB70BE" w:rsidDel="0035714C">
          <w:rPr>
            <w:rFonts w:ascii="Times New Roman" w:hAnsi="Times New Roman"/>
            <w:color w:val="000000" w:themeColor="text1"/>
            <w:sz w:val="18"/>
            <w:szCs w:val="18"/>
          </w:rPr>
          <w:delText>B,S., Georgia Southern College</w:delText>
        </w:r>
      </w:del>
    </w:p>
    <w:p w:rsidR="00493E24" w:rsidRPr="00CB70BE" w:rsidDel="0035714C" w:rsidRDefault="00493E24" w:rsidP="00493E24">
      <w:pPr>
        <w:widowControl w:val="0"/>
        <w:autoSpaceDE w:val="0"/>
        <w:autoSpaceDN w:val="0"/>
        <w:adjustRightInd w:val="0"/>
        <w:spacing w:after="0"/>
        <w:ind w:left="180" w:right="227" w:firstLine="0"/>
        <w:rPr>
          <w:del w:id="2265" w:author="W. Hu" w:date="2011-08-10T20:51:00Z"/>
          <w:rFonts w:ascii="Times New Roman" w:hAnsi="Times New Roman"/>
          <w:color w:val="000000" w:themeColor="text1"/>
          <w:sz w:val="18"/>
          <w:szCs w:val="18"/>
        </w:rPr>
      </w:pPr>
      <w:del w:id="2266" w:author="W. Hu" w:date="2011-08-10T20:51:00Z">
        <w:r w:rsidRPr="00CB70BE" w:rsidDel="0035714C">
          <w:rPr>
            <w:rFonts w:ascii="Times New Roman" w:hAnsi="Times New Roman"/>
            <w:color w:val="000000" w:themeColor="text1"/>
            <w:sz w:val="18"/>
            <w:szCs w:val="18"/>
          </w:rPr>
          <w:delText>M.A., University of Alabama</w:delText>
        </w:r>
      </w:del>
    </w:p>
    <w:p w:rsidR="00493E24" w:rsidRPr="00CB70BE" w:rsidDel="0035714C" w:rsidRDefault="00493E24" w:rsidP="00493E24">
      <w:pPr>
        <w:widowControl w:val="0"/>
        <w:autoSpaceDE w:val="0"/>
        <w:autoSpaceDN w:val="0"/>
        <w:adjustRightInd w:val="0"/>
        <w:spacing w:after="0"/>
        <w:ind w:left="180" w:right="227" w:firstLine="0"/>
        <w:rPr>
          <w:del w:id="2267" w:author="W. Hu" w:date="2011-08-10T20:51:00Z"/>
          <w:rFonts w:ascii="Times New Roman" w:hAnsi="Times New Roman"/>
          <w:color w:val="000000" w:themeColor="text1"/>
          <w:sz w:val="18"/>
          <w:szCs w:val="18"/>
        </w:rPr>
      </w:pPr>
      <w:del w:id="2268" w:author="W. Hu" w:date="2011-08-10T20:51:00Z">
        <w:r w:rsidRPr="00CB70BE" w:rsidDel="0035714C">
          <w:rPr>
            <w:rFonts w:ascii="Times New Roman" w:hAnsi="Times New Roman"/>
            <w:color w:val="000000" w:themeColor="text1"/>
            <w:sz w:val="18"/>
            <w:szCs w:val="18"/>
          </w:rPr>
          <w:delText>Ed.D., University of Southern Mississippi</w:delText>
        </w:r>
      </w:del>
    </w:p>
    <w:p w:rsidR="00493E24" w:rsidRPr="00CB70BE" w:rsidDel="0035714C" w:rsidRDefault="00493E24" w:rsidP="00493E24">
      <w:pPr>
        <w:widowControl w:val="0"/>
        <w:autoSpaceDE w:val="0"/>
        <w:autoSpaceDN w:val="0"/>
        <w:adjustRightInd w:val="0"/>
        <w:spacing w:after="0"/>
        <w:ind w:left="180" w:right="227" w:firstLine="0"/>
        <w:rPr>
          <w:del w:id="2269"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70" w:author="W. Hu" w:date="2011-08-10T20:51:00Z"/>
          <w:rFonts w:ascii="Times New Roman" w:hAnsi="Times New Roman"/>
          <w:color w:val="000000" w:themeColor="text1"/>
          <w:sz w:val="18"/>
          <w:szCs w:val="18"/>
        </w:rPr>
      </w:pPr>
      <w:del w:id="2271" w:author="W. Hu" w:date="2011-08-10T20:51:00Z">
        <w:r w:rsidRPr="00CB70BE" w:rsidDel="0035714C">
          <w:rPr>
            <w:rFonts w:ascii="Times New Roman" w:hAnsi="Times New Roman"/>
            <w:color w:val="000000" w:themeColor="text1"/>
            <w:sz w:val="18"/>
            <w:szCs w:val="18"/>
          </w:rPr>
          <w:delText>Sykes, Ellis</w:delText>
        </w:r>
      </w:del>
    </w:p>
    <w:p w:rsidR="00493E24" w:rsidRPr="00CB70BE" w:rsidDel="0035714C" w:rsidRDefault="00493E24" w:rsidP="00493E24">
      <w:pPr>
        <w:widowControl w:val="0"/>
        <w:autoSpaceDE w:val="0"/>
        <w:autoSpaceDN w:val="0"/>
        <w:adjustRightInd w:val="0"/>
        <w:spacing w:after="0"/>
        <w:ind w:left="180" w:right="227" w:firstLine="0"/>
        <w:rPr>
          <w:del w:id="2272" w:author="W. Hu" w:date="2011-08-10T20:51:00Z"/>
          <w:rFonts w:ascii="Times New Roman" w:hAnsi="Times New Roman"/>
          <w:color w:val="000000" w:themeColor="text1"/>
          <w:sz w:val="18"/>
          <w:szCs w:val="18"/>
        </w:rPr>
      </w:pPr>
      <w:del w:id="2273" w:author="W. Hu" w:date="2011-08-10T20:51:00Z">
        <w:r w:rsidRPr="00CB70BE" w:rsidDel="0035714C">
          <w:rPr>
            <w:rFonts w:ascii="Times New Roman" w:hAnsi="Times New Roman"/>
            <w:i/>
            <w:iCs/>
            <w:color w:val="000000" w:themeColor="text1"/>
            <w:spacing w:val="-15"/>
            <w:sz w:val="18"/>
            <w:szCs w:val="18"/>
          </w:rPr>
          <w:delText>V</w:delText>
        </w:r>
        <w:r w:rsidRPr="00CB70BE" w:rsidDel="0035714C">
          <w:rPr>
            <w:rFonts w:ascii="Times New Roman" w:hAnsi="Times New Roman"/>
            <w:i/>
            <w:iCs/>
            <w:color w:val="000000" w:themeColor="text1"/>
            <w:sz w:val="18"/>
            <w:szCs w:val="18"/>
          </w:rPr>
          <w:delText>ice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esident Emeritus of</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Academic</w:delText>
        </w:r>
        <w:r w:rsidRPr="00CB70BE" w:rsidDel="0035714C">
          <w:rPr>
            <w:rFonts w:ascii="Times New Roman" w:hAnsi="Times New Roman"/>
            <w:i/>
            <w:iCs/>
            <w:color w:val="000000" w:themeColor="text1"/>
            <w:spacing w:val="-4"/>
            <w:sz w:val="18"/>
            <w:szCs w:val="18"/>
          </w:rPr>
          <w:delText xml:space="preserve"> </w:delText>
        </w:r>
        <w:r w:rsidRPr="00CB70BE" w:rsidDel="0035714C">
          <w:rPr>
            <w:rFonts w:ascii="Times New Roman" w:hAnsi="Times New Roman"/>
            <w:i/>
            <w:iCs/>
            <w:color w:val="000000" w:themeColor="text1"/>
            <w:sz w:val="18"/>
            <w:szCs w:val="18"/>
          </w:rPr>
          <w:delText>Affairs</w:delText>
        </w:r>
      </w:del>
    </w:p>
    <w:p w:rsidR="00493E24" w:rsidRPr="00CB70BE" w:rsidDel="0035714C" w:rsidRDefault="00493E24" w:rsidP="00493E24">
      <w:pPr>
        <w:widowControl w:val="0"/>
        <w:autoSpaceDE w:val="0"/>
        <w:autoSpaceDN w:val="0"/>
        <w:adjustRightInd w:val="0"/>
        <w:spacing w:after="0"/>
        <w:ind w:left="180" w:right="227" w:firstLine="0"/>
        <w:rPr>
          <w:del w:id="2274" w:author="W. Hu" w:date="2011-08-10T20:51:00Z"/>
          <w:rFonts w:ascii="Times New Roman" w:hAnsi="Times New Roman"/>
          <w:color w:val="000000" w:themeColor="text1"/>
          <w:sz w:val="18"/>
          <w:szCs w:val="18"/>
        </w:rPr>
      </w:pPr>
      <w:del w:id="2275" w:author="W. Hu" w:date="2011-08-10T20:51:00Z">
        <w:r w:rsidRPr="00CB70BE" w:rsidDel="0035714C">
          <w:rPr>
            <w:rFonts w:ascii="Times New Roman" w:hAnsi="Times New Roman"/>
            <w:color w:val="000000" w:themeColor="text1"/>
            <w:sz w:val="18"/>
            <w:szCs w:val="18"/>
          </w:rPr>
          <w:delText xml:space="preserve">B.S., Morehouse College </w:delText>
        </w:r>
      </w:del>
    </w:p>
    <w:p w:rsidR="00493E24" w:rsidRPr="00CB70BE" w:rsidDel="0035714C" w:rsidRDefault="00493E24" w:rsidP="00493E24">
      <w:pPr>
        <w:widowControl w:val="0"/>
        <w:autoSpaceDE w:val="0"/>
        <w:autoSpaceDN w:val="0"/>
        <w:adjustRightInd w:val="0"/>
        <w:spacing w:after="0"/>
        <w:ind w:left="180" w:right="227" w:firstLine="0"/>
        <w:rPr>
          <w:del w:id="2276" w:author="W. Hu" w:date="2011-08-10T20:51:00Z"/>
          <w:rFonts w:ascii="Times New Roman" w:hAnsi="Times New Roman"/>
          <w:color w:val="000000" w:themeColor="text1"/>
          <w:sz w:val="18"/>
          <w:szCs w:val="18"/>
        </w:rPr>
      </w:pPr>
      <w:del w:id="2277" w:author="W. Hu" w:date="2011-08-10T20:51:00Z">
        <w:r w:rsidRPr="00CB70BE" w:rsidDel="0035714C">
          <w:rPr>
            <w:rFonts w:ascii="Times New Roman" w:hAnsi="Times New Roman"/>
            <w:color w:val="000000" w:themeColor="text1"/>
            <w:sz w:val="18"/>
            <w:szCs w:val="18"/>
          </w:rPr>
          <w:delText>M.S., University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 xml:space="preserve">gia </w:delText>
        </w:r>
      </w:del>
    </w:p>
    <w:p w:rsidR="00493E24" w:rsidRPr="00CB70BE" w:rsidDel="0035714C" w:rsidRDefault="00493E24" w:rsidP="00493E24">
      <w:pPr>
        <w:widowControl w:val="0"/>
        <w:autoSpaceDE w:val="0"/>
        <w:autoSpaceDN w:val="0"/>
        <w:adjustRightInd w:val="0"/>
        <w:spacing w:after="0"/>
        <w:ind w:left="180" w:right="227" w:firstLine="0"/>
        <w:rPr>
          <w:del w:id="2278" w:author="W. Hu" w:date="2011-08-10T20:51:00Z"/>
          <w:rFonts w:ascii="Times New Roman" w:hAnsi="Times New Roman"/>
          <w:color w:val="000000" w:themeColor="text1"/>
          <w:sz w:val="18"/>
          <w:szCs w:val="18"/>
        </w:rPr>
      </w:pPr>
      <w:del w:id="2279" w:author="W. Hu" w:date="2011-08-10T20:51:00Z">
        <w:r w:rsidRPr="00CB70BE" w:rsidDel="0035714C">
          <w:rPr>
            <w:rFonts w:ascii="Times New Roman" w:hAnsi="Times New Roman"/>
            <w:color w:val="000000" w:themeColor="text1"/>
            <w:sz w:val="18"/>
            <w:szCs w:val="18"/>
          </w:rPr>
          <w:delText>Ph.D., University of Geo</w:delText>
        </w:r>
        <w:r w:rsidRPr="00CB70BE" w:rsidDel="0035714C">
          <w:rPr>
            <w:rFonts w:ascii="Times New Roman" w:hAnsi="Times New Roman"/>
            <w:color w:val="000000" w:themeColor="text1"/>
            <w:spacing w:val="-4"/>
            <w:sz w:val="18"/>
            <w:szCs w:val="18"/>
          </w:rPr>
          <w:delText>r</w:delText>
        </w:r>
        <w:r w:rsidRPr="00CB70BE" w:rsidDel="0035714C">
          <w:rPr>
            <w:rFonts w:ascii="Times New Roman" w:hAnsi="Times New Roman"/>
            <w:color w:val="000000" w:themeColor="text1"/>
            <w:sz w:val="18"/>
            <w:szCs w:val="18"/>
          </w:rPr>
          <w:delText>gia</w:delText>
        </w:r>
      </w:del>
    </w:p>
    <w:p w:rsidR="00493E24" w:rsidRPr="00CB70BE" w:rsidDel="0035714C" w:rsidRDefault="00493E24" w:rsidP="00493E24">
      <w:pPr>
        <w:widowControl w:val="0"/>
        <w:autoSpaceDE w:val="0"/>
        <w:autoSpaceDN w:val="0"/>
        <w:adjustRightInd w:val="0"/>
        <w:spacing w:after="0"/>
        <w:ind w:left="180" w:right="227" w:firstLine="0"/>
        <w:rPr>
          <w:del w:id="228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81" w:author="W. Hu" w:date="2011-08-10T20:51:00Z"/>
          <w:rFonts w:ascii="Times New Roman" w:hAnsi="Times New Roman"/>
          <w:color w:val="000000" w:themeColor="text1"/>
          <w:sz w:val="18"/>
          <w:szCs w:val="18"/>
        </w:rPr>
      </w:pPr>
      <w:del w:id="2282" w:author="W. Hu" w:date="2011-08-10T20:51:00Z">
        <w:r w:rsidRPr="00CB70BE" w:rsidDel="0035714C">
          <w:rPr>
            <w:rFonts w:ascii="Times New Roman" w:hAnsi="Times New Roman"/>
            <w:color w:val="000000" w:themeColor="text1"/>
            <w:sz w:val="18"/>
            <w:szCs w:val="18"/>
          </w:rPr>
          <w:delText>*</w:delText>
        </w:r>
        <w:r w:rsidRPr="00CB70BE" w:rsidDel="0035714C">
          <w:rPr>
            <w:rFonts w:ascii="Times New Roman" w:hAnsi="Times New Roman"/>
            <w:color w:val="000000" w:themeColor="text1"/>
            <w:spacing w:val="-7"/>
            <w:sz w:val="18"/>
            <w:szCs w:val="18"/>
          </w:rPr>
          <w:delText>T</w:delText>
        </w:r>
        <w:r w:rsidRPr="00CB70BE" w:rsidDel="0035714C">
          <w:rPr>
            <w:rFonts w:ascii="Times New Roman" w:hAnsi="Times New Roman"/>
            <w:color w:val="000000" w:themeColor="text1"/>
            <w:sz w:val="18"/>
            <w:szCs w:val="18"/>
          </w:rPr>
          <w:delText>ift, Rosa B.</w:delText>
        </w:r>
      </w:del>
    </w:p>
    <w:p w:rsidR="00493E24" w:rsidRPr="00CB70BE" w:rsidDel="0035714C" w:rsidRDefault="00493E24" w:rsidP="00493E24">
      <w:pPr>
        <w:widowControl w:val="0"/>
        <w:autoSpaceDE w:val="0"/>
        <w:autoSpaceDN w:val="0"/>
        <w:adjustRightInd w:val="0"/>
        <w:spacing w:after="0"/>
        <w:ind w:left="180" w:right="227" w:firstLine="0"/>
        <w:rPr>
          <w:del w:id="2283" w:author="W. Hu" w:date="2011-08-10T20:51:00Z"/>
          <w:rFonts w:ascii="Times New Roman" w:hAnsi="Times New Roman"/>
          <w:i/>
          <w:iCs/>
          <w:color w:val="000000" w:themeColor="text1"/>
          <w:sz w:val="18"/>
          <w:szCs w:val="18"/>
        </w:rPr>
      </w:pPr>
      <w:del w:id="2284"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Reading</w:delText>
        </w:r>
      </w:del>
    </w:p>
    <w:p w:rsidR="00493E24" w:rsidRPr="00CB70BE" w:rsidDel="0035714C" w:rsidRDefault="00493E24" w:rsidP="00493E24">
      <w:pPr>
        <w:widowControl w:val="0"/>
        <w:autoSpaceDE w:val="0"/>
        <w:autoSpaceDN w:val="0"/>
        <w:adjustRightInd w:val="0"/>
        <w:spacing w:after="0"/>
        <w:ind w:left="180" w:right="227" w:firstLine="0"/>
        <w:rPr>
          <w:del w:id="2285" w:author="W. Hu" w:date="2011-08-10T20:51:00Z"/>
          <w:rFonts w:ascii="Times New Roman" w:hAnsi="Times New Roman"/>
          <w:color w:val="000000" w:themeColor="text1"/>
          <w:sz w:val="18"/>
          <w:szCs w:val="18"/>
        </w:rPr>
      </w:pPr>
      <w:del w:id="2286" w:author="W. Hu" w:date="2011-08-10T20:51:00Z">
        <w:r w:rsidRPr="00CB70BE" w:rsidDel="0035714C">
          <w:rPr>
            <w:rFonts w:ascii="Times New Roman" w:hAnsi="Times New Roman"/>
            <w:i/>
            <w:iCs/>
            <w:color w:val="000000" w:themeColor="text1"/>
            <w:sz w:val="18"/>
            <w:szCs w:val="18"/>
          </w:rPr>
          <w:delText xml:space="preserve">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University</w:delText>
        </w:r>
      </w:del>
    </w:p>
    <w:p w:rsidR="00493E24" w:rsidRPr="00CB70BE" w:rsidDel="0035714C" w:rsidRDefault="00493E24" w:rsidP="00493E24">
      <w:pPr>
        <w:widowControl w:val="0"/>
        <w:autoSpaceDE w:val="0"/>
        <w:autoSpaceDN w:val="0"/>
        <w:adjustRightInd w:val="0"/>
        <w:spacing w:after="0"/>
        <w:ind w:left="180" w:right="227" w:firstLine="0"/>
        <w:rPr>
          <w:del w:id="2287" w:author="W. Hu" w:date="2011-08-10T20:51:00Z"/>
          <w:rFonts w:ascii="Times New Roman" w:hAnsi="Times New Roman"/>
          <w:color w:val="000000" w:themeColor="text1"/>
          <w:sz w:val="18"/>
          <w:szCs w:val="18"/>
        </w:rPr>
      </w:pPr>
      <w:del w:id="2288" w:author="W. Hu" w:date="2011-08-10T20:51:00Z">
        <w:r w:rsidRPr="00CB70BE" w:rsidDel="0035714C">
          <w:rPr>
            <w:rFonts w:ascii="Times New Roman" w:hAnsi="Times New Roman"/>
            <w:color w:val="000000" w:themeColor="text1"/>
            <w:sz w:val="18"/>
            <w:szCs w:val="18"/>
          </w:rPr>
          <w:delText xml:space="preserve"> M.A., Florida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 xml:space="preserve">A&amp;M University </w:delText>
        </w:r>
      </w:del>
    </w:p>
    <w:p w:rsidR="00493E24" w:rsidRPr="00CB70BE" w:rsidDel="0035714C" w:rsidRDefault="00493E24" w:rsidP="00493E24">
      <w:pPr>
        <w:widowControl w:val="0"/>
        <w:autoSpaceDE w:val="0"/>
        <w:autoSpaceDN w:val="0"/>
        <w:adjustRightInd w:val="0"/>
        <w:spacing w:after="0"/>
        <w:ind w:left="180" w:right="227" w:firstLine="0"/>
        <w:rPr>
          <w:del w:id="2289" w:author="W. Hu" w:date="2011-08-10T20:51:00Z"/>
          <w:rFonts w:ascii="Times New Roman" w:hAnsi="Times New Roman"/>
          <w:color w:val="000000" w:themeColor="text1"/>
          <w:sz w:val="18"/>
          <w:szCs w:val="18"/>
        </w:rPr>
      </w:pPr>
      <w:del w:id="2290" w:author="W. Hu" w:date="2011-08-10T20:51:00Z">
        <w:r w:rsidRPr="00CB70BE" w:rsidDel="0035714C">
          <w:rPr>
            <w:rFonts w:ascii="Times New Roman" w:hAnsi="Times New Roman"/>
            <w:color w:val="000000" w:themeColor="text1"/>
            <w:sz w:val="18"/>
            <w:szCs w:val="18"/>
          </w:rPr>
          <w:delText>Ph.D., Florida State University</w:delText>
        </w:r>
      </w:del>
    </w:p>
    <w:p w:rsidR="00493E24" w:rsidRPr="00CB70BE" w:rsidDel="0035714C" w:rsidRDefault="00493E24" w:rsidP="00493E24">
      <w:pPr>
        <w:widowControl w:val="0"/>
        <w:autoSpaceDE w:val="0"/>
        <w:autoSpaceDN w:val="0"/>
        <w:adjustRightInd w:val="0"/>
        <w:spacing w:after="0"/>
        <w:ind w:left="180" w:right="227" w:firstLine="0"/>
        <w:rPr>
          <w:del w:id="229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292" w:author="W. Hu" w:date="2011-08-10T20:51:00Z"/>
          <w:rFonts w:ascii="Times New Roman" w:hAnsi="Times New Roman"/>
          <w:i/>
          <w:iCs/>
          <w:color w:val="000000" w:themeColor="text1"/>
          <w:sz w:val="18"/>
          <w:szCs w:val="18"/>
        </w:rPr>
      </w:pPr>
      <w:del w:id="2293" w:author="W. Hu" w:date="2011-08-10T20:51:00Z">
        <w:r w:rsidRPr="00CB70BE" w:rsidDel="0035714C">
          <w:rPr>
            <w:rFonts w:ascii="Times New Roman" w:hAnsi="Times New Roman"/>
            <w:color w:val="000000" w:themeColor="text1"/>
            <w:spacing w:val="-16"/>
            <w:sz w:val="18"/>
            <w:szCs w:val="18"/>
          </w:rPr>
          <w:delText>W</w:delText>
        </w:r>
        <w:r w:rsidRPr="00CB70BE" w:rsidDel="0035714C">
          <w:rPr>
            <w:rFonts w:ascii="Times New Roman" w:hAnsi="Times New Roman"/>
            <w:color w:val="000000" w:themeColor="text1"/>
            <w:sz w:val="18"/>
            <w:szCs w:val="18"/>
          </w:rPr>
          <w:delText xml:space="preserve">ashington, Betty J. </w:delText>
        </w:r>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Emerita of Biology </w:delText>
        </w:r>
      </w:del>
    </w:p>
    <w:p w:rsidR="00493E24" w:rsidRPr="00CB70BE" w:rsidDel="0035714C" w:rsidRDefault="00493E24" w:rsidP="00493E24">
      <w:pPr>
        <w:widowControl w:val="0"/>
        <w:autoSpaceDE w:val="0"/>
        <w:autoSpaceDN w:val="0"/>
        <w:adjustRightInd w:val="0"/>
        <w:spacing w:after="0"/>
        <w:ind w:left="180" w:right="227" w:firstLine="0"/>
        <w:rPr>
          <w:del w:id="2294" w:author="W. Hu" w:date="2011-08-10T20:51:00Z"/>
          <w:rFonts w:ascii="Times New Roman" w:hAnsi="Times New Roman"/>
          <w:color w:val="000000" w:themeColor="text1"/>
          <w:sz w:val="18"/>
          <w:szCs w:val="18"/>
        </w:rPr>
      </w:pPr>
      <w:del w:id="2295" w:author="W. Hu" w:date="2011-08-10T20:51:00Z">
        <w:r w:rsidRPr="00CB70BE" w:rsidDel="0035714C">
          <w:rPr>
            <w:rFonts w:ascii="Times New Roman" w:hAnsi="Times New Roman"/>
            <w:color w:val="000000" w:themeColor="text1"/>
            <w:sz w:val="18"/>
            <w:szCs w:val="18"/>
          </w:rPr>
          <w:delText xml:space="preserve">B.S., Grambling College </w:delText>
        </w:r>
      </w:del>
    </w:p>
    <w:p w:rsidR="00493E24" w:rsidRPr="00CB70BE" w:rsidDel="0035714C" w:rsidRDefault="00493E24" w:rsidP="00493E24">
      <w:pPr>
        <w:widowControl w:val="0"/>
        <w:autoSpaceDE w:val="0"/>
        <w:autoSpaceDN w:val="0"/>
        <w:adjustRightInd w:val="0"/>
        <w:spacing w:after="0"/>
        <w:ind w:left="180" w:right="227" w:firstLine="0"/>
        <w:rPr>
          <w:del w:id="2296" w:author="W. Hu" w:date="2011-08-10T20:51:00Z"/>
          <w:rFonts w:ascii="Times New Roman" w:hAnsi="Times New Roman"/>
          <w:color w:val="000000" w:themeColor="text1"/>
          <w:sz w:val="18"/>
          <w:szCs w:val="18"/>
        </w:rPr>
      </w:pPr>
      <w:del w:id="2297"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298" w:author="W. Hu" w:date="2011-08-10T20:51:00Z"/>
          <w:rFonts w:ascii="Times New Roman" w:hAnsi="Times New Roman"/>
          <w:color w:val="000000" w:themeColor="text1"/>
          <w:sz w:val="18"/>
          <w:szCs w:val="18"/>
        </w:rPr>
      </w:pPr>
      <w:del w:id="2299" w:author="W. Hu" w:date="2011-08-10T20:51:00Z">
        <w:r w:rsidRPr="00CB70BE" w:rsidDel="0035714C">
          <w:rPr>
            <w:rFonts w:ascii="Times New Roman" w:hAnsi="Times New Roman"/>
            <w:color w:val="000000" w:themeColor="text1"/>
            <w:sz w:val="18"/>
            <w:szCs w:val="18"/>
          </w:rPr>
          <w:delText xml:space="preserve"> Ph.D.,</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30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301" w:author="W. Hu" w:date="2011-08-10T20:51:00Z"/>
          <w:rFonts w:ascii="Times New Roman" w:hAnsi="Times New Roman"/>
          <w:color w:val="000000" w:themeColor="text1"/>
          <w:sz w:val="18"/>
          <w:szCs w:val="18"/>
        </w:rPr>
      </w:pPr>
      <w:del w:id="2302" w:author="W. Hu" w:date="2011-08-10T20:51:00Z">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illiams, Curtis L.</w:delText>
        </w:r>
      </w:del>
    </w:p>
    <w:p w:rsidR="00493E24" w:rsidRPr="00CB70BE" w:rsidDel="0035714C" w:rsidRDefault="00493E24" w:rsidP="00493E24">
      <w:pPr>
        <w:widowControl w:val="0"/>
        <w:autoSpaceDE w:val="0"/>
        <w:autoSpaceDN w:val="0"/>
        <w:adjustRightInd w:val="0"/>
        <w:spacing w:after="0"/>
        <w:ind w:left="180" w:right="227" w:firstLine="0"/>
        <w:rPr>
          <w:del w:id="2303" w:author="W. Hu" w:date="2011-08-10T20:51:00Z"/>
          <w:rFonts w:ascii="Times New Roman" w:hAnsi="Times New Roman"/>
          <w:color w:val="000000" w:themeColor="text1"/>
          <w:sz w:val="18"/>
          <w:szCs w:val="18"/>
        </w:rPr>
      </w:pPr>
      <w:del w:id="2304"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Emeritus of Speech and Theat</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e</w:delText>
        </w:r>
      </w:del>
    </w:p>
    <w:p w:rsidR="00493E24" w:rsidRPr="00CB70BE" w:rsidDel="0035714C" w:rsidRDefault="00493E24" w:rsidP="00493E24">
      <w:pPr>
        <w:widowControl w:val="0"/>
        <w:autoSpaceDE w:val="0"/>
        <w:autoSpaceDN w:val="0"/>
        <w:adjustRightInd w:val="0"/>
        <w:spacing w:after="0"/>
        <w:ind w:left="180" w:right="227" w:firstLine="0"/>
        <w:rPr>
          <w:del w:id="2305" w:author="W. Hu" w:date="2011-08-10T20:51:00Z"/>
          <w:rFonts w:ascii="Times New Roman" w:hAnsi="Times New Roman"/>
          <w:color w:val="000000" w:themeColor="text1"/>
          <w:sz w:val="18"/>
          <w:szCs w:val="18"/>
        </w:rPr>
      </w:pPr>
      <w:del w:id="2306" w:author="W. Hu" w:date="2011-08-10T20:51:00Z">
        <w:r w:rsidRPr="00CB70BE" w:rsidDel="0035714C">
          <w:rPr>
            <w:rFonts w:ascii="Times New Roman" w:hAnsi="Times New Roman"/>
            <w:color w:val="000000" w:themeColor="text1"/>
            <w:sz w:val="18"/>
            <w:szCs w:val="18"/>
          </w:rPr>
          <w:delText>A.A., Friendship Junior CollegeB.A., Morehouse College</w:delText>
        </w:r>
      </w:del>
    </w:p>
    <w:p w:rsidR="00493E24" w:rsidRPr="00CB70BE" w:rsidDel="0035714C" w:rsidRDefault="00493E24" w:rsidP="00493E24">
      <w:pPr>
        <w:widowControl w:val="0"/>
        <w:autoSpaceDE w:val="0"/>
        <w:autoSpaceDN w:val="0"/>
        <w:adjustRightInd w:val="0"/>
        <w:spacing w:after="0"/>
        <w:ind w:left="180" w:right="227" w:firstLine="0"/>
        <w:rPr>
          <w:del w:id="2307" w:author="W. Hu" w:date="2011-08-10T20:51:00Z"/>
          <w:rFonts w:ascii="Times New Roman" w:hAnsi="Times New Roman"/>
          <w:color w:val="000000" w:themeColor="text1"/>
          <w:sz w:val="18"/>
          <w:szCs w:val="18"/>
        </w:rPr>
      </w:pPr>
      <w:del w:id="2308" w:author="W. Hu" w:date="2011-08-10T20:51:00Z">
        <w:r w:rsidRPr="00CB70BE" w:rsidDel="0035714C">
          <w:rPr>
            <w:rFonts w:ascii="Times New Roman" w:hAnsi="Times New Roman"/>
            <w:color w:val="000000" w:themeColor="text1"/>
            <w:sz w:val="18"/>
            <w:szCs w:val="18"/>
          </w:rPr>
          <w:delText>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309" w:author="W. Hu" w:date="2011-08-10T20:51:00Z"/>
          <w:rFonts w:ascii="Times New Roman" w:hAnsi="Times New Roman"/>
          <w:color w:val="000000" w:themeColor="text1"/>
          <w:sz w:val="18"/>
          <w:szCs w:val="18"/>
        </w:rPr>
      </w:pPr>
      <w:del w:id="2310" w:author="W. Hu" w:date="2011-08-10T20:51:00Z">
        <w:r w:rsidRPr="00CB70BE" w:rsidDel="0035714C">
          <w:rPr>
            <w:rFonts w:ascii="Times New Roman" w:hAnsi="Times New Roman"/>
            <w:color w:val="000000" w:themeColor="text1"/>
            <w:sz w:val="18"/>
            <w:szCs w:val="18"/>
          </w:rPr>
          <w:delText>Ph.D., University of</w:delText>
        </w:r>
        <w:r w:rsidRPr="00CB70BE" w:rsidDel="0035714C">
          <w:rPr>
            <w:rFonts w:ascii="Times New Roman" w:hAnsi="Times New Roman"/>
            <w:color w:val="000000" w:themeColor="text1"/>
            <w:spacing w:val="-4"/>
            <w:sz w:val="18"/>
            <w:szCs w:val="18"/>
          </w:rPr>
          <w:delText xml:space="preserve"> </w:delText>
        </w:r>
        <w:r w:rsidRPr="00CB70BE" w:rsidDel="0035714C">
          <w:rPr>
            <w:rFonts w:ascii="Times New Roman" w:hAnsi="Times New Roman"/>
            <w:color w:val="000000" w:themeColor="text1"/>
            <w:spacing w:val="-14"/>
            <w:sz w:val="18"/>
            <w:szCs w:val="18"/>
          </w:rPr>
          <w:delText>T</w:delText>
        </w:r>
        <w:r w:rsidRPr="00CB70BE" w:rsidDel="0035714C">
          <w:rPr>
            <w:rFonts w:ascii="Times New Roman" w:hAnsi="Times New Roman"/>
            <w:color w:val="000000" w:themeColor="text1"/>
            <w:sz w:val="18"/>
            <w:szCs w:val="18"/>
          </w:rPr>
          <w:delText>exas at</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Austin</w:delText>
        </w:r>
      </w:del>
    </w:p>
    <w:p w:rsidR="00493E24" w:rsidRPr="00CB70BE" w:rsidDel="0035714C" w:rsidRDefault="00493E24" w:rsidP="00493E24">
      <w:pPr>
        <w:widowControl w:val="0"/>
        <w:autoSpaceDE w:val="0"/>
        <w:autoSpaceDN w:val="0"/>
        <w:adjustRightInd w:val="0"/>
        <w:spacing w:after="0"/>
        <w:ind w:left="180" w:right="227" w:firstLine="0"/>
        <w:rPr>
          <w:del w:id="2311"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312" w:author="W. Hu" w:date="2011-08-10T20:51:00Z"/>
          <w:rFonts w:ascii="Times New Roman" w:hAnsi="Times New Roman"/>
          <w:color w:val="000000" w:themeColor="text1"/>
          <w:sz w:val="18"/>
          <w:szCs w:val="18"/>
        </w:rPr>
      </w:pPr>
      <w:del w:id="2313" w:author="W. Hu" w:date="2011-08-10T20:51:00Z">
        <w:r w:rsidRPr="00CB70BE" w:rsidDel="0035714C">
          <w:rPr>
            <w:rFonts w:ascii="Times New Roman" w:hAnsi="Times New Roman"/>
            <w:color w:val="000000" w:themeColor="text1"/>
            <w:sz w:val="18"/>
            <w:szCs w:val="18"/>
          </w:rPr>
          <w:delText>Wilson, Lucille</w:delText>
        </w:r>
      </w:del>
    </w:p>
    <w:p w:rsidR="00493E24" w:rsidRPr="00CB70BE" w:rsidDel="0035714C" w:rsidRDefault="00493E24" w:rsidP="00493E24">
      <w:pPr>
        <w:widowControl w:val="0"/>
        <w:autoSpaceDE w:val="0"/>
        <w:autoSpaceDN w:val="0"/>
        <w:adjustRightInd w:val="0"/>
        <w:spacing w:after="0"/>
        <w:ind w:left="180" w:right="227" w:firstLine="0"/>
        <w:rPr>
          <w:del w:id="2314" w:author="W. Hu" w:date="2011-08-10T20:51:00Z"/>
          <w:rFonts w:ascii="Times New Roman" w:hAnsi="Times New Roman"/>
          <w:i/>
          <w:color w:val="000000" w:themeColor="text1"/>
          <w:sz w:val="18"/>
          <w:szCs w:val="18"/>
        </w:rPr>
      </w:pPr>
      <w:del w:id="2315" w:author="W. Hu" w:date="2011-08-10T20:51:00Z">
        <w:r w:rsidRPr="00CB70BE" w:rsidDel="0035714C">
          <w:rPr>
            <w:rFonts w:ascii="Times New Roman" w:hAnsi="Times New Roman"/>
            <w:i/>
            <w:color w:val="000000" w:themeColor="text1"/>
            <w:sz w:val="18"/>
            <w:szCs w:val="18"/>
          </w:rPr>
          <w:delText>Professor Emeritus of Nursing</w:delText>
        </w:r>
      </w:del>
    </w:p>
    <w:p w:rsidR="00493E24" w:rsidRPr="00CB70BE" w:rsidDel="0035714C" w:rsidRDefault="00493E24" w:rsidP="00493E24">
      <w:pPr>
        <w:widowControl w:val="0"/>
        <w:autoSpaceDE w:val="0"/>
        <w:autoSpaceDN w:val="0"/>
        <w:adjustRightInd w:val="0"/>
        <w:spacing w:after="0"/>
        <w:ind w:left="180" w:right="227" w:firstLine="0"/>
        <w:rPr>
          <w:del w:id="2316" w:author="W. Hu" w:date="2011-08-10T20:51:00Z"/>
          <w:rFonts w:ascii="Times New Roman" w:hAnsi="Times New Roman"/>
          <w:color w:val="000000" w:themeColor="text1"/>
          <w:sz w:val="18"/>
          <w:szCs w:val="18"/>
        </w:rPr>
      </w:pPr>
      <w:del w:id="2317" w:author="W. Hu" w:date="2011-08-10T20:51:00Z">
        <w:r w:rsidRPr="00CB70BE" w:rsidDel="0035714C">
          <w:rPr>
            <w:rFonts w:ascii="Times New Roman" w:hAnsi="Times New Roman"/>
            <w:color w:val="000000" w:themeColor="text1"/>
            <w:sz w:val="18"/>
            <w:szCs w:val="18"/>
          </w:rPr>
          <w:delText>B.S.N., Florida A &amp; M University</w:delText>
        </w:r>
      </w:del>
    </w:p>
    <w:p w:rsidR="00493E24" w:rsidRPr="00CB70BE" w:rsidDel="0035714C" w:rsidRDefault="00493E24" w:rsidP="00493E24">
      <w:pPr>
        <w:widowControl w:val="0"/>
        <w:autoSpaceDE w:val="0"/>
        <w:autoSpaceDN w:val="0"/>
        <w:adjustRightInd w:val="0"/>
        <w:spacing w:after="0"/>
        <w:ind w:left="180" w:right="227" w:firstLine="0"/>
        <w:rPr>
          <w:del w:id="2318" w:author="W. Hu" w:date="2011-08-10T20:51:00Z"/>
          <w:rFonts w:ascii="Times New Roman" w:hAnsi="Times New Roman"/>
          <w:color w:val="000000" w:themeColor="text1"/>
          <w:sz w:val="18"/>
          <w:szCs w:val="18"/>
        </w:rPr>
      </w:pPr>
      <w:del w:id="2319" w:author="W. Hu" w:date="2011-08-10T20:51:00Z">
        <w:r w:rsidRPr="00CB70BE" w:rsidDel="0035714C">
          <w:rPr>
            <w:rFonts w:ascii="Times New Roman" w:hAnsi="Times New Roman"/>
            <w:color w:val="000000" w:themeColor="text1"/>
            <w:sz w:val="18"/>
            <w:szCs w:val="18"/>
          </w:rPr>
          <w:delText>M.N., Ed.,D., University of Florida</w:delText>
        </w:r>
      </w:del>
    </w:p>
    <w:p w:rsidR="00493E24" w:rsidRPr="00CB70BE" w:rsidDel="0035714C" w:rsidRDefault="00493E24" w:rsidP="00493E24">
      <w:pPr>
        <w:widowControl w:val="0"/>
        <w:autoSpaceDE w:val="0"/>
        <w:autoSpaceDN w:val="0"/>
        <w:adjustRightInd w:val="0"/>
        <w:spacing w:after="0"/>
        <w:ind w:left="180" w:right="227" w:firstLine="0"/>
        <w:rPr>
          <w:del w:id="2320"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321" w:author="W. Hu" w:date="2011-08-10T20:51:00Z"/>
          <w:rFonts w:ascii="Times New Roman" w:hAnsi="Times New Roman"/>
          <w:color w:val="000000" w:themeColor="text1"/>
          <w:sz w:val="18"/>
          <w:szCs w:val="18"/>
        </w:rPr>
      </w:pPr>
      <w:del w:id="2322" w:author="W. Hu" w:date="2011-08-10T20:51:00Z">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ilson, Maudecca L.</w:delText>
        </w:r>
      </w:del>
    </w:p>
    <w:p w:rsidR="00493E24" w:rsidRPr="00CB70BE" w:rsidDel="0035714C" w:rsidRDefault="00493E24" w:rsidP="00493E24">
      <w:pPr>
        <w:widowControl w:val="0"/>
        <w:autoSpaceDE w:val="0"/>
        <w:autoSpaceDN w:val="0"/>
        <w:adjustRightInd w:val="0"/>
        <w:spacing w:after="0"/>
        <w:ind w:left="180" w:right="227" w:firstLine="0"/>
        <w:rPr>
          <w:del w:id="2323" w:author="W. Hu" w:date="2011-08-10T20:51:00Z"/>
          <w:rFonts w:ascii="Times New Roman" w:hAnsi="Times New Roman"/>
          <w:color w:val="000000" w:themeColor="text1"/>
          <w:sz w:val="18"/>
          <w:szCs w:val="18"/>
        </w:rPr>
      </w:pPr>
      <w:del w:id="2324" w:author="W. Hu" w:date="2011-08-10T20:51:00Z">
        <w:r w:rsidRPr="00CB70BE" w:rsidDel="0035714C">
          <w:rPr>
            <w:rFonts w:ascii="Times New Roman" w:hAnsi="Times New Roman"/>
            <w:i/>
            <w:iCs/>
            <w:color w:val="000000" w:themeColor="text1"/>
            <w:sz w:val="18"/>
            <w:szCs w:val="18"/>
          </w:rPr>
          <w:delText>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 xml:space="preserve">ofessor Emerita of Education </w:delText>
        </w:r>
        <w:r w:rsidRPr="00CB70BE" w:rsidDel="0035714C">
          <w:rPr>
            <w:rFonts w:ascii="Times New Roman" w:hAnsi="Times New Roman"/>
            <w:color w:val="000000" w:themeColor="text1"/>
            <w:sz w:val="18"/>
            <w:szCs w:val="18"/>
          </w:rPr>
          <w:delText>B.S.,</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Albany State University M.A.,</w:delText>
        </w:r>
        <w:r w:rsidRPr="00CB70BE" w:rsidDel="0035714C">
          <w:rPr>
            <w:rFonts w:ascii="Times New Roman" w:hAnsi="Times New Roman"/>
            <w:color w:val="000000" w:themeColor="text1"/>
            <w:spacing w:val="-11"/>
            <w:sz w:val="18"/>
            <w:szCs w:val="18"/>
          </w:rPr>
          <w:delText xml:space="preserve"> </w:delText>
        </w:r>
        <w:r w:rsidRPr="00CB70BE" w:rsidDel="0035714C">
          <w:rPr>
            <w:rFonts w:ascii="Times New Roman" w:hAnsi="Times New Roman"/>
            <w:color w:val="000000" w:themeColor="text1"/>
            <w:sz w:val="18"/>
            <w:szCs w:val="18"/>
          </w:rPr>
          <w:delText>Atlanta University</w:delText>
        </w:r>
      </w:del>
    </w:p>
    <w:p w:rsidR="00493E24" w:rsidRPr="00CB70BE" w:rsidDel="0035714C" w:rsidRDefault="00493E24" w:rsidP="00493E24">
      <w:pPr>
        <w:widowControl w:val="0"/>
        <w:autoSpaceDE w:val="0"/>
        <w:autoSpaceDN w:val="0"/>
        <w:adjustRightInd w:val="0"/>
        <w:spacing w:after="0"/>
        <w:ind w:left="180" w:right="227" w:firstLine="0"/>
        <w:rPr>
          <w:del w:id="2325" w:author="W. Hu" w:date="2011-08-10T20:51:00Z"/>
          <w:rFonts w:ascii="Times New Roman" w:hAnsi="Times New Roman"/>
          <w:color w:val="000000" w:themeColor="text1"/>
          <w:sz w:val="18"/>
          <w:szCs w:val="18"/>
        </w:rPr>
      </w:pPr>
      <w:del w:id="2326" w:author="W. Hu" w:date="2011-08-10T20:51:00Z">
        <w:r w:rsidRPr="00CB70BE" w:rsidDel="0035714C">
          <w:rPr>
            <w:rFonts w:ascii="Times New Roman" w:hAnsi="Times New Roman"/>
            <w:color w:val="000000" w:themeColor="text1"/>
            <w:sz w:val="18"/>
            <w:szCs w:val="18"/>
          </w:rPr>
          <w:delText>Ph.D., University of Oklahoma</w:delText>
        </w:r>
      </w:del>
    </w:p>
    <w:p w:rsidR="00493E24" w:rsidRPr="00CB70BE" w:rsidDel="0035714C" w:rsidRDefault="00493E24" w:rsidP="00493E24">
      <w:pPr>
        <w:widowControl w:val="0"/>
        <w:autoSpaceDE w:val="0"/>
        <w:autoSpaceDN w:val="0"/>
        <w:adjustRightInd w:val="0"/>
        <w:spacing w:after="0"/>
        <w:ind w:left="180" w:right="227" w:firstLine="0"/>
        <w:rPr>
          <w:del w:id="2327" w:author="W. Hu" w:date="2011-08-10T20:51:00Z"/>
          <w:rFonts w:ascii="Times New Roman" w:hAnsi="Times New Roman"/>
          <w:color w:val="000000" w:themeColor="text1"/>
          <w:sz w:val="18"/>
          <w:szCs w:val="18"/>
        </w:rPr>
      </w:pPr>
    </w:p>
    <w:p w:rsidR="00493E24" w:rsidRPr="00CB70BE" w:rsidDel="0035714C" w:rsidRDefault="00493E24" w:rsidP="00493E24">
      <w:pPr>
        <w:widowControl w:val="0"/>
        <w:autoSpaceDE w:val="0"/>
        <w:autoSpaceDN w:val="0"/>
        <w:adjustRightInd w:val="0"/>
        <w:spacing w:after="0"/>
        <w:ind w:left="180" w:right="227" w:firstLine="0"/>
        <w:rPr>
          <w:del w:id="2328" w:author="W. Hu" w:date="2011-08-10T20:51:00Z"/>
          <w:rFonts w:ascii="Times New Roman" w:hAnsi="Times New Roman"/>
          <w:color w:val="000000" w:themeColor="text1"/>
          <w:sz w:val="18"/>
          <w:szCs w:val="18"/>
        </w:rPr>
      </w:pPr>
      <w:del w:id="2329" w:author="W. Hu" w:date="2011-08-10T20:51:00Z">
        <w:r w:rsidRPr="00CB70BE" w:rsidDel="0035714C">
          <w:rPr>
            <w:rFonts w:ascii="Times New Roman" w:hAnsi="Times New Roman"/>
            <w:color w:val="000000" w:themeColor="text1"/>
            <w:sz w:val="18"/>
            <w:szCs w:val="18"/>
          </w:rPr>
          <w:delText>*</w:delText>
        </w:r>
        <w:r w:rsidRPr="00CB70BE" w:rsidDel="0035714C">
          <w:rPr>
            <w:rFonts w:ascii="Times New Roman" w:hAnsi="Times New Roman"/>
            <w:color w:val="000000" w:themeColor="text1"/>
            <w:spacing w:val="-8"/>
            <w:sz w:val="18"/>
            <w:szCs w:val="18"/>
          </w:rPr>
          <w:delText>W</w:delText>
        </w:r>
        <w:r w:rsidRPr="00CB70BE" w:rsidDel="0035714C">
          <w:rPr>
            <w:rFonts w:ascii="Times New Roman" w:hAnsi="Times New Roman"/>
            <w:color w:val="000000" w:themeColor="text1"/>
            <w:sz w:val="18"/>
            <w:szCs w:val="18"/>
          </w:rPr>
          <w:delText>inde</w:delText>
        </w:r>
        <w:r w:rsidRPr="00CB70BE" w:rsidDel="0035714C">
          <w:rPr>
            <w:rFonts w:ascii="Times New Roman" w:hAnsi="Times New Roman"/>
            <w:color w:val="000000" w:themeColor="text1"/>
            <w:spacing w:val="-8"/>
            <w:sz w:val="18"/>
            <w:szCs w:val="18"/>
          </w:rPr>
          <w:delText>r</w:delText>
        </w:r>
        <w:r w:rsidRPr="00CB70BE" w:rsidDel="0035714C">
          <w:rPr>
            <w:rFonts w:ascii="Times New Roman" w:hAnsi="Times New Roman"/>
            <w:color w:val="000000" w:themeColor="text1"/>
            <w:sz w:val="18"/>
            <w:szCs w:val="18"/>
          </w:rPr>
          <w:delText>, Eleanor</w:delText>
        </w:r>
      </w:del>
    </w:p>
    <w:p w:rsidR="00493E24" w:rsidRPr="00CB70BE" w:rsidDel="0035714C" w:rsidRDefault="00493E24" w:rsidP="00493E24">
      <w:pPr>
        <w:widowControl w:val="0"/>
        <w:autoSpaceDE w:val="0"/>
        <w:autoSpaceDN w:val="0"/>
        <w:adjustRightInd w:val="0"/>
        <w:spacing w:after="0"/>
        <w:ind w:left="180" w:right="227" w:firstLine="0"/>
        <w:rPr>
          <w:del w:id="2330" w:author="W. Hu" w:date="2011-08-10T20:51:00Z"/>
          <w:rFonts w:ascii="Times New Roman" w:hAnsi="Times New Roman"/>
          <w:i/>
          <w:iCs/>
          <w:color w:val="000000" w:themeColor="text1"/>
          <w:sz w:val="18"/>
          <w:szCs w:val="18"/>
        </w:rPr>
      </w:pPr>
      <w:del w:id="2331" w:author="W. Hu" w:date="2011-08-10T20:51:00Z">
        <w:r w:rsidRPr="00CB70BE" w:rsidDel="0035714C">
          <w:rPr>
            <w:rFonts w:ascii="Times New Roman" w:hAnsi="Times New Roman"/>
            <w:i/>
            <w:iCs/>
            <w:color w:val="000000" w:themeColor="text1"/>
            <w:sz w:val="18"/>
            <w:szCs w:val="18"/>
          </w:rPr>
          <w:delText>Associate P</w:delText>
        </w:r>
        <w:r w:rsidRPr="00CB70BE" w:rsidDel="0035714C">
          <w:rPr>
            <w:rFonts w:ascii="Times New Roman" w:hAnsi="Times New Roman"/>
            <w:i/>
            <w:iCs/>
            <w:color w:val="000000" w:themeColor="text1"/>
            <w:spacing w:val="-7"/>
            <w:sz w:val="18"/>
            <w:szCs w:val="18"/>
          </w:rPr>
          <w:delText>r</w:delText>
        </w:r>
        <w:r w:rsidRPr="00CB70BE" w:rsidDel="0035714C">
          <w:rPr>
            <w:rFonts w:ascii="Times New Roman" w:hAnsi="Times New Roman"/>
            <w:i/>
            <w:iCs/>
            <w:color w:val="000000" w:themeColor="text1"/>
            <w:sz w:val="18"/>
            <w:szCs w:val="18"/>
          </w:rPr>
          <w:delText>ofessor Emerita of  Nursing</w:delText>
        </w:r>
      </w:del>
    </w:p>
    <w:p w:rsidR="00493E24" w:rsidRPr="00CB70BE" w:rsidDel="0035714C" w:rsidRDefault="00493E24" w:rsidP="00493E24">
      <w:pPr>
        <w:widowControl w:val="0"/>
        <w:autoSpaceDE w:val="0"/>
        <w:autoSpaceDN w:val="0"/>
        <w:adjustRightInd w:val="0"/>
        <w:spacing w:after="0"/>
        <w:ind w:left="180" w:right="227" w:firstLine="0"/>
        <w:rPr>
          <w:del w:id="2332" w:author="W. Hu" w:date="2011-08-10T20:51:00Z"/>
          <w:rFonts w:ascii="Times New Roman" w:hAnsi="Times New Roman"/>
          <w:color w:val="000000" w:themeColor="text1"/>
          <w:sz w:val="18"/>
          <w:szCs w:val="18"/>
        </w:rPr>
      </w:pPr>
      <w:del w:id="2333" w:author="W. Hu" w:date="2011-08-10T20:51:00Z">
        <w:r w:rsidRPr="00CB70BE" w:rsidDel="0035714C">
          <w:rPr>
            <w:rFonts w:ascii="Times New Roman" w:hAnsi="Times New Roman"/>
            <w:color w:val="000000" w:themeColor="text1"/>
            <w:sz w:val="18"/>
            <w:szCs w:val="18"/>
          </w:rPr>
          <w:delText>B.S., New</w:delText>
        </w:r>
        <w:r w:rsidRPr="00CB70BE" w:rsidDel="0035714C">
          <w:rPr>
            <w:rFonts w:ascii="Times New Roman" w:hAnsi="Times New Roman"/>
            <w:color w:val="000000" w:themeColor="text1"/>
            <w:spacing w:val="-7"/>
            <w:sz w:val="18"/>
            <w:szCs w:val="18"/>
          </w:rPr>
          <w:delText xml:space="preserve"> </w:delText>
        </w:r>
        <w:r w:rsidRPr="00CB70BE" w:rsidDel="0035714C">
          <w:rPr>
            <w:rFonts w:ascii="Times New Roman" w:hAnsi="Times New Roman"/>
            <w:color w:val="000000" w:themeColor="text1"/>
            <w:spacing w:val="-20"/>
            <w:sz w:val="18"/>
            <w:szCs w:val="18"/>
          </w:rPr>
          <w:delText>Y</w:delText>
        </w:r>
        <w:r w:rsidRPr="00CB70BE" w:rsidDel="0035714C">
          <w:rPr>
            <w:rFonts w:ascii="Times New Roman" w:hAnsi="Times New Roman"/>
            <w:color w:val="000000" w:themeColor="text1"/>
            <w:sz w:val="18"/>
            <w:szCs w:val="18"/>
          </w:rPr>
          <w:delText>ork University</w:delText>
        </w:r>
      </w:del>
    </w:p>
    <w:p w:rsidR="00493E24" w:rsidRPr="00CB70BE" w:rsidDel="0035714C" w:rsidRDefault="00493E24" w:rsidP="00493E24">
      <w:pPr>
        <w:spacing w:after="0"/>
        <w:ind w:left="180" w:right="227" w:firstLine="0"/>
        <w:rPr>
          <w:del w:id="2334" w:author="W. Hu" w:date="2011-08-10T20:51:00Z"/>
          <w:rFonts w:ascii="Times New Roman" w:hAnsi="Times New Roman"/>
          <w:color w:val="000000" w:themeColor="text1"/>
          <w:sz w:val="18"/>
          <w:szCs w:val="18"/>
        </w:rPr>
      </w:pPr>
      <w:del w:id="2335" w:author="W. Hu" w:date="2011-08-10T20:51:00Z">
        <w:r w:rsidRPr="00CB70BE" w:rsidDel="0035714C">
          <w:rPr>
            <w:rFonts w:ascii="Times New Roman" w:hAnsi="Times New Roman"/>
            <w:color w:val="000000" w:themeColor="text1"/>
            <w:sz w:val="18"/>
            <w:szCs w:val="18"/>
          </w:rPr>
          <w:delText>M.A., Fisk University</w:delText>
        </w:r>
      </w:del>
    </w:p>
    <w:p w:rsidR="00493E24" w:rsidRPr="00CB70BE" w:rsidDel="0035714C" w:rsidRDefault="00493E24" w:rsidP="00493E24">
      <w:pPr>
        <w:spacing w:after="0"/>
        <w:ind w:left="180" w:right="227" w:firstLine="0"/>
        <w:rPr>
          <w:del w:id="2336" w:author="W. Hu" w:date="2011-08-10T20:51:00Z"/>
          <w:rFonts w:ascii="Times New Roman" w:hAnsi="Times New Roman"/>
          <w:color w:val="000000" w:themeColor="text1"/>
          <w:sz w:val="20"/>
          <w:szCs w:val="20"/>
        </w:rPr>
      </w:pPr>
    </w:p>
    <w:p w:rsidR="00493E24" w:rsidRPr="00CB70BE" w:rsidDel="0035714C" w:rsidRDefault="00493E24" w:rsidP="00493E24">
      <w:pPr>
        <w:spacing w:after="0"/>
        <w:ind w:left="180" w:right="227" w:firstLine="0"/>
        <w:rPr>
          <w:del w:id="2337" w:author="W. Hu" w:date="2011-08-10T20:51:00Z"/>
          <w:rFonts w:ascii="Times New Roman" w:hAnsi="Times New Roman"/>
          <w:i/>
          <w:color w:val="000000" w:themeColor="text1"/>
          <w:sz w:val="16"/>
          <w:szCs w:val="16"/>
        </w:rPr>
      </w:pPr>
      <w:del w:id="2338" w:author="W. Hu" w:date="2011-08-10T20:51:00Z">
        <w:r w:rsidRPr="00CB70BE" w:rsidDel="0035714C">
          <w:rPr>
            <w:rFonts w:ascii="Times New Roman" w:hAnsi="Times New Roman"/>
            <w:i/>
            <w:color w:val="000000" w:themeColor="text1"/>
            <w:sz w:val="16"/>
            <w:szCs w:val="16"/>
          </w:rPr>
          <w:delText xml:space="preserve">* Deceased </w:delText>
        </w:r>
      </w:del>
    </w:p>
    <w:p w:rsidR="00493E24" w:rsidDel="0035714C" w:rsidRDefault="00493E24" w:rsidP="00493E24">
      <w:pPr>
        <w:widowControl w:val="0"/>
        <w:autoSpaceDE w:val="0"/>
        <w:autoSpaceDN w:val="0"/>
        <w:adjustRightInd w:val="0"/>
        <w:spacing w:after="0"/>
        <w:ind w:left="180" w:right="180" w:firstLine="0"/>
        <w:rPr>
          <w:del w:id="2339"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40"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41" w:author="W. Hu" w:date="2011-08-10T20:51:00Z"/>
          <w:rFonts w:ascii="Times New Roman" w:hAnsi="Times New Roman"/>
          <w:color w:val="000000" w:themeColor="text1"/>
          <w:sz w:val="20"/>
          <w:szCs w:val="20"/>
        </w:rPr>
        <w:sectPr w:rsidR="00493E24" w:rsidDel="0035714C" w:rsidSect="00F719DB">
          <w:headerReference w:type="even" r:id="rId57"/>
          <w:headerReference w:type="default" r:id="rId58"/>
          <w:pgSz w:w="12240" w:h="15840" w:code="1"/>
          <w:pgMar w:top="720" w:right="720" w:bottom="288" w:left="1440" w:header="720" w:footer="288" w:gutter="0"/>
          <w:cols w:num="2" w:space="720"/>
          <w:docGrid w:linePitch="360"/>
        </w:sectPr>
      </w:pPr>
    </w:p>
    <w:p w:rsidR="00493E24" w:rsidDel="0035714C" w:rsidRDefault="00493E24" w:rsidP="00493E24">
      <w:pPr>
        <w:widowControl w:val="0"/>
        <w:autoSpaceDE w:val="0"/>
        <w:autoSpaceDN w:val="0"/>
        <w:adjustRightInd w:val="0"/>
        <w:spacing w:after="0"/>
        <w:ind w:left="180" w:right="180" w:firstLine="0"/>
        <w:rPr>
          <w:del w:id="2342" w:author="W. Hu" w:date="2011-08-10T20:51:00Z"/>
          <w:color w:val="000000" w:themeColor="text1"/>
          <w:sz w:val="32"/>
          <w:szCs w:val="32"/>
        </w:rPr>
      </w:pPr>
      <w:bookmarkStart w:id="2343" w:name="_Toc297807605"/>
    </w:p>
    <w:p w:rsidR="00493E24" w:rsidRPr="00686F87" w:rsidDel="0035714C" w:rsidRDefault="00493E24" w:rsidP="00493E24">
      <w:pPr>
        <w:widowControl w:val="0"/>
        <w:autoSpaceDE w:val="0"/>
        <w:autoSpaceDN w:val="0"/>
        <w:adjustRightInd w:val="0"/>
        <w:spacing w:after="0"/>
        <w:ind w:left="180" w:right="180" w:firstLine="0"/>
        <w:rPr>
          <w:del w:id="2344" w:author="W. Hu" w:date="2011-08-10T20:51:00Z"/>
          <w:rFonts w:ascii="Times New Roman" w:hAnsi="Times New Roman" w:cs="Times New Roman"/>
          <w:b/>
          <w:color w:val="000000" w:themeColor="text1"/>
          <w:sz w:val="24"/>
          <w:szCs w:val="24"/>
        </w:rPr>
      </w:pPr>
      <w:del w:id="2345" w:author="W. Hu" w:date="2011-08-10T20:51:00Z">
        <w:r w:rsidRPr="00686F87" w:rsidDel="0035714C">
          <w:rPr>
            <w:rFonts w:ascii="Times New Roman" w:hAnsi="Times New Roman" w:cs="Times New Roman"/>
            <w:b/>
            <w:color w:val="000000" w:themeColor="text1"/>
            <w:sz w:val="32"/>
            <w:szCs w:val="32"/>
          </w:rPr>
          <w:delText>U</w:delText>
        </w:r>
        <w:r w:rsidRPr="00686F87" w:rsidDel="0035714C">
          <w:rPr>
            <w:rFonts w:ascii="Times New Roman" w:hAnsi="Times New Roman" w:cs="Times New Roman"/>
            <w:b/>
            <w:color w:val="000000" w:themeColor="text1"/>
            <w:sz w:val="24"/>
            <w:szCs w:val="24"/>
          </w:rPr>
          <w:delText xml:space="preserve">NIVERSITY </w:delText>
        </w:r>
        <w:r w:rsidRPr="00686F87" w:rsidDel="0035714C">
          <w:rPr>
            <w:rFonts w:ascii="Times New Roman" w:hAnsi="Times New Roman" w:cs="Times New Roman"/>
            <w:b/>
            <w:color w:val="000000" w:themeColor="text1"/>
            <w:sz w:val="32"/>
            <w:szCs w:val="32"/>
          </w:rPr>
          <w:delText>S</w:delText>
        </w:r>
        <w:r w:rsidRPr="00686F87" w:rsidDel="0035714C">
          <w:rPr>
            <w:rFonts w:ascii="Times New Roman" w:hAnsi="Times New Roman" w:cs="Times New Roman"/>
            <w:b/>
            <w:color w:val="000000" w:themeColor="text1"/>
            <w:sz w:val="24"/>
            <w:szCs w:val="24"/>
          </w:rPr>
          <w:delText xml:space="preserve">YSTEM OF </w:delText>
        </w:r>
        <w:r w:rsidRPr="00686F87" w:rsidDel="0035714C">
          <w:rPr>
            <w:rFonts w:ascii="Times New Roman" w:hAnsi="Times New Roman" w:cs="Times New Roman"/>
            <w:b/>
            <w:color w:val="000000" w:themeColor="text1"/>
            <w:sz w:val="32"/>
            <w:szCs w:val="32"/>
          </w:rPr>
          <w:delText>G</w:delText>
        </w:r>
        <w:r w:rsidRPr="00686F87" w:rsidDel="0035714C">
          <w:rPr>
            <w:rFonts w:ascii="Times New Roman" w:hAnsi="Times New Roman" w:cs="Times New Roman"/>
            <w:b/>
            <w:color w:val="000000" w:themeColor="text1"/>
            <w:sz w:val="24"/>
            <w:szCs w:val="24"/>
          </w:rPr>
          <w:delText>EORGIA</w:delText>
        </w:r>
        <w:bookmarkEnd w:id="2343"/>
      </w:del>
    </w:p>
    <w:p w:rsidR="00493E24" w:rsidDel="0035714C" w:rsidRDefault="00493E24" w:rsidP="00493E24">
      <w:pPr>
        <w:widowControl w:val="0"/>
        <w:autoSpaceDE w:val="0"/>
        <w:autoSpaceDN w:val="0"/>
        <w:adjustRightInd w:val="0"/>
        <w:spacing w:after="0"/>
        <w:ind w:left="180" w:right="180" w:firstLine="0"/>
        <w:rPr>
          <w:del w:id="2346" w:author="W. Hu" w:date="2011-08-10T20:51:00Z"/>
          <w:rFonts w:ascii="Times New Roman" w:hAnsi="Times New Roman"/>
          <w:color w:val="000000" w:themeColor="text1"/>
          <w:sz w:val="20"/>
          <w:szCs w:val="20"/>
        </w:rPr>
      </w:pPr>
    </w:p>
    <w:p w:rsidR="00493E24" w:rsidRPr="00F719DB" w:rsidDel="0035714C" w:rsidRDefault="00493E24" w:rsidP="00F719DB">
      <w:pPr>
        <w:tabs>
          <w:tab w:val="left" w:pos="6390"/>
          <w:tab w:val="right" w:pos="9900"/>
        </w:tabs>
        <w:spacing w:after="0"/>
        <w:ind w:left="180" w:firstLine="0"/>
        <w:rPr>
          <w:del w:id="2347" w:author="W. Hu" w:date="2011-08-10T20:51:00Z"/>
          <w:rFonts w:ascii="Times New Roman" w:hAnsi="Times New Roman"/>
          <w:b/>
          <w:sz w:val="24"/>
          <w:szCs w:val="24"/>
        </w:rPr>
      </w:pPr>
      <w:del w:id="2348" w:author="W. Hu" w:date="2011-08-10T20:51:00Z">
        <w:r w:rsidRPr="00F719DB" w:rsidDel="0035714C">
          <w:rPr>
            <w:rFonts w:ascii="Times New Roman" w:hAnsi="Times New Roman"/>
            <w:b/>
            <w:sz w:val="24"/>
            <w:szCs w:val="24"/>
          </w:rPr>
          <w:delText>Regent</w:delText>
        </w:r>
        <w:r w:rsidRPr="00F719DB" w:rsidDel="0035714C">
          <w:rPr>
            <w:rFonts w:ascii="Times New Roman" w:hAnsi="Times New Roman"/>
            <w:b/>
            <w:sz w:val="24"/>
            <w:szCs w:val="24"/>
          </w:rPr>
          <w:tab/>
          <w:delText xml:space="preserve">District  </w:delText>
        </w:r>
        <w:r w:rsidRPr="00F719DB" w:rsidDel="0035714C">
          <w:rPr>
            <w:rFonts w:ascii="Times New Roman" w:hAnsi="Times New Roman"/>
            <w:b/>
            <w:sz w:val="24"/>
            <w:szCs w:val="24"/>
          </w:rPr>
          <w:tab/>
          <w:delText>Term</w:delText>
        </w:r>
      </w:del>
    </w:p>
    <w:p w:rsidR="00493E24" w:rsidRPr="00362776" w:rsidDel="0035714C" w:rsidRDefault="00493E24" w:rsidP="00F719DB">
      <w:pPr>
        <w:tabs>
          <w:tab w:val="right" w:pos="7200"/>
        </w:tabs>
        <w:spacing w:after="0"/>
        <w:ind w:left="180" w:firstLine="0"/>
        <w:rPr>
          <w:del w:id="2349" w:author="W. Hu" w:date="2011-08-10T20:51:00Z"/>
          <w:rFonts w:ascii="Times New Roman" w:hAnsi="Times New Roman"/>
          <w:sz w:val="18"/>
          <w:szCs w:val="18"/>
        </w:rPr>
      </w:pPr>
    </w:p>
    <w:p w:rsidR="00493E24" w:rsidRPr="00362776" w:rsidDel="0035714C" w:rsidRDefault="00493E24" w:rsidP="00F719DB">
      <w:pPr>
        <w:tabs>
          <w:tab w:val="left" w:pos="6390"/>
          <w:tab w:val="right" w:pos="9900"/>
        </w:tabs>
        <w:spacing w:after="0" w:line="360" w:lineRule="auto"/>
        <w:ind w:left="180" w:firstLine="0"/>
        <w:rPr>
          <w:del w:id="2350" w:author="W. Hu" w:date="2011-08-10T20:51:00Z"/>
          <w:rFonts w:ascii="Times New Roman" w:hAnsi="Times New Roman"/>
          <w:sz w:val="18"/>
          <w:szCs w:val="18"/>
        </w:rPr>
      </w:pPr>
      <w:del w:id="2351" w:author="W. Hu" w:date="2011-08-10T20:51:00Z">
        <w:r w:rsidRPr="00362776" w:rsidDel="0035714C">
          <w:rPr>
            <w:rFonts w:ascii="Times New Roman" w:hAnsi="Times New Roman"/>
            <w:sz w:val="18"/>
            <w:szCs w:val="18"/>
          </w:rPr>
          <w:delText>Kenneth R. Bernard, Jr.</w:delText>
        </w:r>
        <w:r w:rsidRPr="00362776" w:rsidDel="0035714C">
          <w:rPr>
            <w:rFonts w:ascii="Times New Roman" w:hAnsi="Times New Roman"/>
            <w:sz w:val="18"/>
            <w:szCs w:val="18"/>
          </w:rPr>
          <w:tab/>
          <w:delText>Thirteenth</w:delText>
        </w:r>
        <w:r w:rsidRPr="00362776" w:rsidDel="0035714C">
          <w:rPr>
            <w:rFonts w:ascii="Times New Roman" w:hAnsi="Times New Roman"/>
            <w:sz w:val="18"/>
            <w:szCs w:val="18"/>
          </w:rPr>
          <w:tab/>
          <w:delText>(01/01/07 - 01/01/14)</w:delText>
        </w:r>
      </w:del>
    </w:p>
    <w:p w:rsidR="00493E24" w:rsidDel="0035714C" w:rsidRDefault="00493E24" w:rsidP="00F719DB">
      <w:pPr>
        <w:tabs>
          <w:tab w:val="left" w:pos="6390"/>
          <w:tab w:val="right" w:pos="9900"/>
        </w:tabs>
        <w:spacing w:after="0" w:line="360" w:lineRule="auto"/>
        <w:ind w:left="180" w:firstLine="0"/>
        <w:rPr>
          <w:del w:id="2352" w:author="W. Hu" w:date="2011-08-10T20:51:00Z"/>
          <w:rFonts w:ascii="Times New Roman" w:hAnsi="Times New Roman"/>
          <w:sz w:val="18"/>
          <w:szCs w:val="18"/>
        </w:rPr>
      </w:pPr>
      <w:del w:id="2353" w:author="W. Hu" w:date="2011-08-10T20:51:00Z">
        <w:r w:rsidDel="0035714C">
          <w:rPr>
            <w:rFonts w:ascii="Times New Roman" w:hAnsi="Times New Roman"/>
            <w:sz w:val="18"/>
            <w:szCs w:val="18"/>
          </w:rPr>
          <w:delText>Larry R. Ellis</w:delText>
        </w:r>
        <w:r w:rsidDel="0035714C">
          <w:rPr>
            <w:rFonts w:ascii="Times New Roman" w:hAnsi="Times New Roman"/>
            <w:sz w:val="18"/>
            <w:szCs w:val="18"/>
          </w:rPr>
          <w:tab/>
          <w:delText>At-large</w:delText>
        </w:r>
        <w:r w:rsidDel="0035714C">
          <w:rPr>
            <w:rFonts w:ascii="Times New Roman" w:hAnsi="Times New Roman"/>
            <w:sz w:val="18"/>
            <w:szCs w:val="18"/>
          </w:rPr>
          <w:tab/>
          <w:delText>(08/01/09</w:delText>
        </w:r>
        <w:r w:rsidRPr="00362776" w:rsidDel="0035714C">
          <w:rPr>
            <w:rFonts w:ascii="Times New Roman" w:hAnsi="Times New Roman"/>
            <w:sz w:val="18"/>
            <w:szCs w:val="18"/>
          </w:rPr>
          <w:delText xml:space="preserve"> - 01/01/1</w:delText>
        </w:r>
        <w:r w:rsidDel="0035714C">
          <w:rPr>
            <w:rFonts w:ascii="Times New Roman" w:hAnsi="Times New Roman"/>
            <w:sz w:val="18"/>
            <w:szCs w:val="18"/>
          </w:rPr>
          <w:delText>6</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54" w:author="W. Hu" w:date="2011-08-10T20:51:00Z"/>
          <w:rFonts w:ascii="Times New Roman" w:hAnsi="Times New Roman"/>
          <w:sz w:val="18"/>
          <w:szCs w:val="18"/>
        </w:rPr>
      </w:pPr>
      <w:del w:id="2355" w:author="W. Hu" w:date="2011-08-10T20:51:00Z">
        <w:r w:rsidRPr="00380CEE" w:rsidDel="0035714C">
          <w:rPr>
            <w:rFonts w:ascii="Times New Roman" w:hAnsi="Times New Roman"/>
            <w:sz w:val="18"/>
            <w:szCs w:val="18"/>
          </w:rPr>
          <w:delText>Rutledge A. (Rusty) Griffin Jr.</w:delText>
        </w:r>
        <w:r w:rsidRPr="00362776" w:rsidDel="0035714C">
          <w:rPr>
            <w:rFonts w:ascii="Times New Roman" w:hAnsi="Times New Roman"/>
            <w:sz w:val="18"/>
            <w:szCs w:val="18"/>
          </w:rPr>
          <w:tab/>
          <w:delText>First</w:delText>
        </w:r>
        <w:r w:rsidRPr="00362776" w:rsidDel="0035714C">
          <w:rPr>
            <w:rFonts w:ascii="Times New Roman" w:hAnsi="Times New Roman"/>
            <w:sz w:val="18"/>
            <w:szCs w:val="18"/>
          </w:rPr>
          <w:tab/>
          <w:delText>(1/01/</w:delText>
        </w:r>
        <w:r w:rsidDel="0035714C">
          <w:rPr>
            <w:rFonts w:ascii="Times New Roman" w:hAnsi="Times New Roman"/>
            <w:sz w:val="18"/>
            <w:szCs w:val="18"/>
          </w:rPr>
          <w:delText>11</w:delText>
        </w:r>
        <w:r w:rsidRPr="00362776" w:rsidDel="0035714C">
          <w:rPr>
            <w:rFonts w:ascii="Times New Roman" w:hAnsi="Times New Roman"/>
            <w:sz w:val="18"/>
            <w:szCs w:val="18"/>
          </w:rPr>
          <w:delText xml:space="preserve"> - 1/01/1</w:delText>
        </w:r>
        <w:r w:rsidDel="0035714C">
          <w:rPr>
            <w:rFonts w:ascii="Times New Roman" w:hAnsi="Times New Roman"/>
            <w:sz w:val="18"/>
            <w:szCs w:val="18"/>
          </w:rPr>
          <w:delText>8</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56" w:author="W. Hu" w:date="2011-08-10T20:51:00Z"/>
          <w:rFonts w:ascii="Times New Roman" w:hAnsi="Times New Roman"/>
          <w:sz w:val="18"/>
          <w:szCs w:val="18"/>
        </w:rPr>
      </w:pPr>
      <w:del w:id="2357" w:author="W. Hu" w:date="2011-08-10T20:51:00Z">
        <w:r w:rsidRPr="00493E24" w:rsidDel="0035714C">
          <w:rPr>
            <w:rFonts w:ascii="Times New Roman" w:hAnsi="Times New Roman"/>
            <w:sz w:val="18"/>
            <w:szCs w:val="18"/>
          </w:rPr>
          <w:delText>Robert “Bob” F. Hatcher</w:delText>
        </w:r>
        <w:r w:rsidRPr="003E494A" w:rsidDel="0035714C">
          <w:rPr>
            <w:rFonts w:ascii="Times New Roman" w:hAnsi="Times New Roman"/>
            <w:sz w:val="18"/>
            <w:szCs w:val="18"/>
          </w:rPr>
          <w:delText>.</w:delText>
        </w:r>
        <w:r w:rsidRPr="00362776" w:rsidDel="0035714C">
          <w:rPr>
            <w:rFonts w:ascii="Times New Roman" w:hAnsi="Times New Roman"/>
            <w:sz w:val="18"/>
            <w:szCs w:val="18"/>
          </w:rPr>
          <w:tab/>
          <w:delText>At-Large</w:delText>
        </w:r>
        <w:r w:rsidRPr="00362776" w:rsidDel="0035714C">
          <w:rPr>
            <w:rFonts w:ascii="Times New Roman" w:hAnsi="Times New Roman"/>
            <w:sz w:val="18"/>
            <w:szCs w:val="18"/>
          </w:rPr>
          <w:tab/>
          <w:delText>(</w:delText>
        </w:r>
        <w:r w:rsidDel="0035714C">
          <w:rPr>
            <w:rFonts w:ascii="Times New Roman" w:hAnsi="Times New Roman"/>
            <w:sz w:val="18"/>
            <w:szCs w:val="18"/>
          </w:rPr>
          <w:delText>01</w:delText>
        </w:r>
        <w:r w:rsidRPr="00362776" w:rsidDel="0035714C">
          <w:rPr>
            <w:rFonts w:ascii="Times New Roman" w:hAnsi="Times New Roman"/>
            <w:sz w:val="18"/>
            <w:szCs w:val="18"/>
          </w:rPr>
          <w:delText>/0</w:delText>
        </w:r>
        <w:r w:rsidDel="0035714C">
          <w:rPr>
            <w:rFonts w:ascii="Times New Roman" w:hAnsi="Times New Roman"/>
            <w:sz w:val="18"/>
            <w:szCs w:val="18"/>
          </w:rPr>
          <w:delText>6/</w:delText>
        </w:r>
        <w:r w:rsidRPr="00362776" w:rsidDel="0035714C">
          <w:rPr>
            <w:rFonts w:ascii="Times New Roman" w:hAnsi="Times New Roman"/>
            <w:sz w:val="18"/>
            <w:szCs w:val="18"/>
          </w:rPr>
          <w:delText>0</w:delText>
        </w:r>
        <w:r w:rsidDel="0035714C">
          <w:rPr>
            <w:rFonts w:ascii="Times New Roman" w:hAnsi="Times New Roman"/>
            <w:sz w:val="18"/>
            <w:szCs w:val="18"/>
          </w:rPr>
          <w:delText>6</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w:delText>
        </w:r>
        <w:r w:rsidRPr="00362776" w:rsidDel="0035714C">
          <w:rPr>
            <w:rFonts w:ascii="Times New Roman" w:hAnsi="Times New Roman"/>
            <w:sz w:val="18"/>
            <w:szCs w:val="18"/>
          </w:rPr>
          <w:delText>1/01/</w:delText>
        </w:r>
        <w:r w:rsidDel="0035714C">
          <w:rPr>
            <w:rFonts w:ascii="Times New Roman" w:hAnsi="Times New Roman"/>
            <w:sz w:val="18"/>
            <w:szCs w:val="18"/>
          </w:rPr>
          <w:delText>13</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58" w:author="W. Hu" w:date="2011-08-10T20:51:00Z"/>
          <w:rFonts w:ascii="Times New Roman" w:hAnsi="Times New Roman"/>
          <w:sz w:val="18"/>
          <w:szCs w:val="18"/>
        </w:rPr>
      </w:pPr>
      <w:del w:id="2359" w:author="W. Hu" w:date="2011-08-10T20:51:00Z">
        <w:r w:rsidRPr="00493E24" w:rsidDel="0035714C">
          <w:rPr>
            <w:rFonts w:ascii="Times New Roman" w:hAnsi="Times New Roman"/>
            <w:sz w:val="18"/>
            <w:szCs w:val="18"/>
          </w:rPr>
          <w:delText>C. Thomas Hopkins, Jr., MD</w:delText>
        </w:r>
        <w:r w:rsidRPr="00362776" w:rsidDel="0035714C">
          <w:rPr>
            <w:rFonts w:ascii="Times New Roman" w:hAnsi="Times New Roman"/>
            <w:sz w:val="18"/>
            <w:szCs w:val="18"/>
          </w:rPr>
          <w:tab/>
        </w:r>
        <w:r w:rsidDel="0035714C">
          <w:rPr>
            <w:rFonts w:ascii="Times New Roman" w:hAnsi="Times New Roman"/>
            <w:sz w:val="18"/>
            <w:szCs w:val="18"/>
          </w:rPr>
          <w:delText>Third</w:delText>
        </w:r>
        <w:r w:rsidRPr="00362776" w:rsidDel="0035714C">
          <w:rPr>
            <w:rFonts w:ascii="Times New Roman" w:hAnsi="Times New Roman"/>
            <w:sz w:val="18"/>
            <w:szCs w:val="18"/>
          </w:rPr>
          <w:tab/>
          <w:delText>(</w:delText>
        </w:r>
        <w:r w:rsidDel="0035714C">
          <w:rPr>
            <w:rFonts w:ascii="Times New Roman" w:hAnsi="Times New Roman"/>
            <w:sz w:val="18"/>
            <w:szCs w:val="18"/>
          </w:rPr>
          <w:delText>04</w:delText>
        </w:r>
        <w:r w:rsidRPr="00362776" w:rsidDel="0035714C">
          <w:rPr>
            <w:rFonts w:ascii="Times New Roman" w:hAnsi="Times New Roman"/>
            <w:sz w:val="18"/>
            <w:szCs w:val="18"/>
          </w:rPr>
          <w:delText>/</w:delText>
        </w:r>
        <w:r w:rsidDel="0035714C">
          <w:rPr>
            <w:rFonts w:ascii="Times New Roman" w:hAnsi="Times New Roman"/>
            <w:sz w:val="18"/>
            <w:szCs w:val="18"/>
          </w:rPr>
          <w:delText>16</w:delText>
        </w:r>
        <w:r w:rsidRPr="00362776" w:rsidDel="0035714C">
          <w:rPr>
            <w:rFonts w:ascii="Times New Roman" w:hAnsi="Times New Roman"/>
            <w:sz w:val="18"/>
            <w:szCs w:val="18"/>
          </w:rPr>
          <w:delText>/1</w:delText>
        </w:r>
        <w:r w:rsidDel="0035714C">
          <w:rPr>
            <w:rFonts w:ascii="Times New Roman" w:hAnsi="Times New Roman"/>
            <w:sz w:val="18"/>
            <w:szCs w:val="18"/>
          </w:rPr>
          <w:delText>0</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w:delText>
        </w:r>
        <w:r w:rsidRPr="00362776" w:rsidDel="0035714C">
          <w:rPr>
            <w:rFonts w:ascii="Times New Roman" w:hAnsi="Times New Roman"/>
            <w:sz w:val="18"/>
            <w:szCs w:val="18"/>
          </w:rPr>
          <w:delText>1/01/</w:delText>
        </w:r>
        <w:r w:rsidDel="0035714C">
          <w:rPr>
            <w:rFonts w:ascii="Times New Roman" w:hAnsi="Times New Roman"/>
            <w:sz w:val="18"/>
            <w:szCs w:val="18"/>
          </w:rPr>
          <w:delText>17</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60" w:author="W. Hu" w:date="2011-08-10T20:51:00Z"/>
          <w:rFonts w:ascii="Times New Roman" w:hAnsi="Times New Roman"/>
          <w:sz w:val="18"/>
          <w:szCs w:val="18"/>
        </w:rPr>
      </w:pPr>
      <w:del w:id="2361" w:author="W. Hu" w:date="2011-08-10T20:51:00Z">
        <w:r w:rsidRPr="003E494A" w:rsidDel="0035714C">
          <w:rPr>
            <w:rFonts w:ascii="Times New Roman" w:hAnsi="Times New Roman"/>
            <w:sz w:val="18"/>
            <w:szCs w:val="18"/>
          </w:rPr>
          <w:delText>W. Mansfield Jennings, Jr.</w:delText>
        </w:r>
        <w:r w:rsidRPr="00362776" w:rsidDel="0035714C">
          <w:rPr>
            <w:rFonts w:ascii="Times New Roman" w:hAnsi="Times New Roman"/>
            <w:sz w:val="18"/>
            <w:szCs w:val="18"/>
          </w:rPr>
          <w:tab/>
        </w:r>
        <w:r w:rsidDel="0035714C">
          <w:rPr>
            <w:rFonts w:ascii="Times New Roman" w:hAnsi="Times New Roman"/>
            <w:sz w:val="18"/>
            <w:szCs w:val="18"/>
          </w:rPr>
          <w:delText>Eighth</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1/06/06 - 1/01/13)</w:delText>
        </w:r>
      </w:del>
    </w:p>
    <w:p w:rsidR="00493E24" w:rsidRPr="00362776" w:rsidDel="0035714C" w:rsidRDefault="00493E24" w:rsidP="00F719DB">
      <w:pPr>
        <w:tabs>
          <w:tab w:val="left" w:pos="6390"/>
          <w:tab w:val="right" w:pos="9900"/>
        </w:tabs>
        <w:spacing w:after="0" w:line="360" w:lineRule="auto"/>
        <w:ind w:left="180" w:firstLine="0"/>
        <w:rPr>
          <w:del w:id="2362" w:author="W. Hu" w:date="2011-08-10T20:51:00Z"/>
          <w:rFonts w:ascii="Times New Roman" w:hAnsi="Times New Roman"/>
          <w:sz w:val="18"/>
          <w:szCs w:val="18"/>
        </w:rPr>
      </w:pPr>
      <w:del w:id="2363" w:author="W. Hu" w:date="2011-08-10T20:51:00Z">
        <w:r w:rsidRPr="003E494A" w:rsidDel="0035714C">
          <w:rPr>
            <w:rFonts w:ascii="Times New Roman" w:hAnsi="Times New Roman"/>
            <w:sz w:val="18"/>
            <w:szCs w:val="18"/>
          </w:rPr>
          <w:delText>James R. Jolly</w:delText>
        </w:r>
        <w:r w:rsidRPr="00362776" w:rsidDel="0035714C">
          <w:rPr>
            <w:rFonts w:ascii="Times New Roman" w:hAnsi="Times New Roman"/>
            <w:sz w:val="18"/>
            <w:szCs w:val="18"/>
          </w:rPr>
          <w:tab/>
        </w:r>
        <w:r w:rsidDel="0035714C">
          <w:rPr>
            <w:rFonts w:ascii="Times New Roman" w:hAnsi="Times New Roman"/>
            <w:sz w:val="18"/>
            <w:szCs w:val="18"/>
          </w:rPr>
          <w:delText>Ninth</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1/0</w:delText>
        </w:r>
        <w:r w:rsidDel="0035714C">
          <w:rPr>
            <w:rFonts w:ascii="Times New Roman" w:hAnsi="Times New Roman"/>
            <w:sz w:val="18"/>
            <w:szCs w:val="18"/>
          </w:rPr>
          <w:delText>1</w:delText>
        </w:r>
        <w:r w:rsidRPr="00362776" w:rsidDel="0035714C">
          <w:rPr>
            <w:rFonts w:ascii="Times New Roman" w:hAnsi="Times New Roman"/>
            <w:sz w:val="18"/>
            <w:szCs w:val="18"/>
          </w:rPr>
          <w:delText>/0</w:delText>
        </w:r>
        <w:r w:rsidDel="0035714C">
          <w:rPr>
            <w:rFonts w:ascii="Times New Roman" w:hAnsi="Times New Roman"/>
            <w:sz w:val="18"/>
            <w:szCs w:val="18"/>
          </w:rPr>
          <w:delText>8</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w:delText>
        </w:r>
        <w:r w:rsidRPr="00362776" w:rsidDel="0035714C">
          <w:rPr>
            <w:rFonts w:ascii="Times New Roman" w:hAnsi="Times New Roman"/>
            <w:sz w:val="18"/>
            <w:szCs w:val="18"/>
          </w:rPr>
          <w:delText>1/01/1</w:delText>
        </w:r>
        <w:r w:rsidDel="0035714C">
          <w:rPr>
            <w:rFonts w:ascii="Times New Roman" w:hAnsi="Times New Roman"/>
            <w:sz w:val="18"/>
            <w:szCs w:val="18"/>
          </w:rPr>
          <w:delText>5</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64" w:author="W. Hu" w:date="2011-08-10T20:51:00Z"/>
          <w:rFonts w:ascii="Times New Roman" w:hAnsi="Times New Roman"/>
          <w:sz w:val="18"/>
          <w:szCs w:val="18"/>
        </w:rPr>
      </w:pPr>
      <w:del w:id="2365" w:author="W. Hu" w:date="2011-08-10T20:51:00Z">
        <w:r w:rsidRPr="003E494A" w:rsidDel="0035714C">
          <w:rPr>
            <w:rFonts w:ascii="Times New Roman" w:hAnsi="Times New Roman"/>
            <w:sz w:val="18"/>
            <w:szCs w:val="18"/>
          </w:rPr>
          <w:delText>Donald M. Leebern, Jr.</w:delText>
        </w:r>
        <w:r w:rsidRPr="00362776" w:rsidDel="0035714C">
          <w:rPr>
            <w:rFonts w:ascii="Times New Roman" w:hAnsi="Times New Roman"/>
            <w:sz w:val="18"/>
            <w:szCs w:val="18"/>
          </w:rPr>
          <w:delText>.</w:delText>
        </w:r>
        <w:r w:rsidRPr="00362776" w:rsidDel="0035714C">
          <w:rPr>
            <w:rFonts w:ascii="Times New Roman" w:hAnsi="Times New Roman"/>
            <w:sz w:val="18"/>
            <w:szCs w:val="18"/>
          </w:rPr>
          <w:tab/>
        </w:r>
        <w:r w:rsidDel="0035714C">
          <w:rPr>
            <w:rFonts w:ascii="Times New Roman" w:hAnsi="Times New Roman"/>
            <w:sz w:val="18"/>
            <w:szCs w:val="18"/>
          </w:rPr>
          <w:delText>At-Large</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1/0</w:delText>
        </w:r>
        <w:r w:rsidDel="0035714C">
          <w:rPr>
            <w:rFonts w:ascii="Times New Roman" w:hAnsi="Times New Roman"/>
            <w:sz w:val="18"/>
            <w:szCs w:val="18"/>
          </w:rPr>
          <w:delText>1</w:delText>
        </w:r>
        <w:r w:rsidRPr="00362776" w:rsidDel="0035714C">
          <w:rPr>
            <w:rFonts w:ascii="Times New Roman" w:hAnsi="Times New Roman"/>
            <w:sz w:val="18"/>
            <w:szCs w:val="18"/>
          </w:rPr>
          <w:delText>/0</w:delText>
        </w:r>
        <w:r w:rsidDel="0035714C">
          <w:rPr>
            <w:rFonts w:ascii="Times New Roman" w:hAnsi="Times New Roman"/>
            <w:sz w:val="18"/>
            <w:szCs w:val="18"/>
          </w:rPr>
          <w:delText>5</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w:delText>
        </w:r>
        <w:r w:rsidRPr="00362776" w:rsidDel="0035714C">
          <w:rPr>
            <w:rFonts w:ascii="Times New Roman" w:hAnsi="Times New Roman"/>
            <w:sz w:val="18"/>
            <w:szCs w:val="18"/>
          </w:rPr>
          <w:delText>1/01/1</w:delText>
        </w:r>
        <w:r w:rsidDel="0035714C">
          <w:rPr>
            <w:rFonts w:ascii="Times New Roman" w:hAnsi="Times New Roman"/>
            <w:sz w:val="18"/>
            <w:szCs w:val="18"/>
          </w:rPr>
          <w:delText>2</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66" w:author="W. Hu" w:date="2011-08-10T20:51:00Z"/>
          <w:rFonts w:ascii="Times New Roman" w:hAnsi="Times New Roman"/>
          <w:sz w:val="18"/>
          <w:szCs w:val="18"/>
        </w:rPr>
      </w:pPr>
      <w:del w:id="2367" w:author="W. Hu" w:date="2011-08-10T20:51:00Z">
        <w:r w:rsidRPr="003E494A" w:rsidDel="0035714C">
          <w:rPr>
            <w:rFonts w:ascii="Times New Roman" w:hAnsi="Times New Roman"/>
            <w:sz w:val="18"/>
            <w:szCs w:val="18"/>
          </w:rPr>
          <w:delText>William “Dink” H. NeSmith, Jr. (Vice chair)</w:delText>
        </w:r>
        <w:r w:rsidRPr="00362776" w:rsidDel="0035714C">
          <w:rPr>
            <w:rFonts w:ascii="Times New Roman" w:hAnsi="Times New Roman"/>
            <w:sz w:val="18"/>
            <w:szCs w:val="18"/>
          </w:rPr>
          <w:tab/>
        </w:r>
        <w:r w:rsidDel="0035714C">
          <w:rPr>
            <w:rFonts w:ascii="Times New Roman" w:hAnsi="Times New Roman"/>
            <w:sz w:val="18"/>
            <w:szCs w:val="18"/>
          </w:rPr>
          <w:delText>Te</w:delText>
        </w:r>
        <w:r w:rsidRPr="00362776" w:rsidDel="0035714C">
          <w:rPr>
            <w:rFonts w:ascii="Times New Roman" w:hAnsi="Times New Roman"/>
            <w:sz w:val="18"/>
            <w:szCs w:val="18"/>
          </w:rPr>
          <w:delText>nth</w:delText>
        </w:r>
        <w:r w:rsidRPr="00362776" w:rsidDel="0035714C">
          <w:rPr>
            <w:rFonts w:ascii="Times New Roman" w:hAnsi="Times New Roman"/>
            <w:sz w:val="18"/>
            <w:szCs w:val="18"/>
          </w:rPr>
          <w:tab/>
          <w:delText>(</w:delText>
        </w:r>
        <w:r w:rsidDel="0035714C">
          <w:rPr>
            <w:rFonts w:ascii="Times New Roman" w:hAnsi="Times New Roman"/>
            <w:sz w:val="18"/>
            <w:szCs w:val="18"/>
          </w:rPr>
          <w:delText>03</w:delText>
        </w:r>
        <w:r w:rsidRPr="00362776" w:rsidDel="0035714C">
          <w:rPr>
            <w:rFonts w:ascii="Times New Roman" w:hAnsi="Times New Roman"/>
            <w:sz w:val="18"/>
            <w:szCs w:val="18"/>
          </w:rPr>
          <w:delText>/</w:delText>
        </w:r>
        <w:r w:rsidDel="0035714C">
          <w:rPr>
            <w:rFonts w:ascii="Times New Roman" w:hAnsi="Times New Roman"/>
            <w:sz w:val="18"/>
            <w:szCs w:val="18"/>
          </w:rPr>
          <w:delText>13</w:delText>
        </w:r>
        <w:r w:rsidRPr="00362776" w:rsidDel="0035714C">
          <w:rPr>
            <w:rFonts w:ascii="Times New Roman" w:hAnsi="Times New Roman"/>
            <w:sz w:val="18"/>
            <w:szCs w:val="18"/>
          </w:rPr>
          <w:delText xml:space="preserve">/08 - </w:delText>
        </w:r>
        <w:r w:rsidDel="0035714C">
          <w:rPr>
            <w:rFonts w:ascii="Times New Roman" w:hAnsi="Times New Roman"/>
            <w:sz w:val="18"/>
            <w:szCs w:val="18"/>
          </w:rPr>
          <w:delText>0</w:delText>
        </w:r>
        <w:r w:rsidRPr="00362776" w:rsidDel="0035714C">
          <w:rPr>
            <w:rFonts w:ascii="Times New Roman" w:hAnsi="Times New Roman"/>
            <w:sz w:val="18"/>
            <w:szCs w:val="18"/>
          </w:rPr>
          <w:delText>1/01/15)</w:delText>
        </w:r>
      </w:del>
    </w:p>
    <w:p w:rsidR="00493E24" w:rsidRPr="00362776" w:rsidDel="0035714C" w:rsidRDefault="00493E24" w:rsidP="00F719DB">
      <w:pPr>
        <w:tabs>
          <w:tab w:val="left" w:pos="6390"/>
          <w:tab w:val="right" w:pos="9900"/>
        </w:tabs>
        <w:spacing w:after="0" w:line="360" w:lineRule="auto"/>
        <w:ind w:left="180" w:firstLine="0"/>
        <w:rPr>
          <w:del w:id="2368" w:author="W. Hu" w:date="2011-08-10T20:51:00Z"/>
          <w:rFonts w:ascii="Times New Roman" w:hAnsi="Times New Roman"/>
          <w:sz w:val="18"/>
          <w:szCs w:val="18"/>
        </w:rPr>
      </w:pPr>
      <w:del w:id="2369" w:author="W. Hu" w:date="2011-08-10T20:51:00Z">
        <w:r w:rsidRPr="00362776" w:rsidDel="0035714C">
          <w:rPr>
            <w:rFonts w:ascii="Times New Roman" w:hAnsi="Times New Roman"/>
            <w:sz w:val="18"/>
            <w:szCs w:val="18"/>
          </w:rPr>
          <w:delText>Doreen Stiles Poitevint</w:delText>
        </w:r>
        <w:r w:rsidRPr="00362776" w:rsidDel="0035714C">
          <w:rPr>
            <w:rFonts w:ascii="Times New Roman" w:hAnsi="Times New Roman"/>
            <w:sz w:val="18"/>
            <w:szCs w:val="18"/>
          </w:rPr>
          <w:tab/>
          <w:delText>Second</w:delText>
        </w:r>
        <w:r w:rsidRPr="00362776" w:rsidDel="0035714C">
          <w:rPr>
            <w:rFonts w:ascii="Times New Roman" w:hAnsi="Times New Roman"/>
            <w:sz w:val="18"/>
            <w:szCs w:val="18"/>
          </w:rPr>
          <w:tab/>
          <w:delText>(</w:delText>
        </w:r>
        <w:r w:rsidDel="0035714C">
          <w:rPr>
            <w:rFonts w:ascii="Times New Roman" w:hAnsi="Times New Roman"/>
            <w:sz w:val="18"/>
            <w:szCs w:val="18"/>
          </w:rPr>
          <w:delText>01/01</w:delText>
        </w:r>
        <w:r w:rsidRPr="00362776" w:rsidDel="0035714C">
          <w:rPr>
            <w:rFonts w:ascii="Times New Roman" w:hAnsi="Times New Roman"/>
            <w:sz w:val="18"/>
            <w:szCs w:val="18"/>
          </w:rPr>
          <w:delText>/</w:delText>
        </w:r>
        <w:r w:rsidDel="0035714C">
          <w:rPr>
            <w:rFonts w:ascii="Times New Roman" w:hAnsi="Times New Roman"/>
            <w:sz w:val="18"/>
            <w:szCs w:val="18"/>
          </w:rPr>
          <w:delText>11</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w:delText>
        </w:r>
        <w:r w:rsidRPr="00362776" w:rsidDel="0035714C">
          <w:rPr>
            <w:rFonts w:ascii="Times New Roman" w:hAnsi="Times New Roman"/>
            <w:sz w:val="18"/>
            <w:szCs w:val="18"/>
          </w:rPr>
          <w:delText>1/01/1</w:delText>
        </w:r>
        <w:r w:rsidDel="0035714C">
          <w:rPr>
            <w:rFonts w:ascii="Times New Roman" w:hAnsi="Times New Roman"/>
            <w:sz w:val="18"/>
            <w:szCs w:val="18"/>
          </w:rPr>
          <w:delText>8</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70" w:author="W. Hu" w:date="2011-08-10T20:51:00Z"/>
          <w:rFonts w:ascii="Times New Roman" w:hAnsi="Times New Roman"/>
          <w:sz w:val="18"/>
          <w:szCs w:val="18"/>
        </w:rPr>
      </w:pPr>
      <w:del w:id="2371" w:author="W. Hu" w:date="2011-08-10T20:51:00Z">
        <w:r w:rsidRPr="00362776" w:rsidDel="0035714C">
          <w:rPr>
            <w:rFonts w:ascii="Times New Roman" w:hAnsi="Times New Roman"/>
            <w:sz w:val="18"/>
            <w:szCs w:val="18"/>
          </w:rPr>
          <w:delText>Willis J. Potts</w:delText>
        </w:r>
        <w:r w:rsidDel="0035714C">
          <w:rPr>
            <w:rFonts w:ascii="Times New Roman" w:hAnsi="Times New Roman"/>
            <w:sz w:val="18"/>
            <w:szCs w:val="18"/>
          </w:rPr>
          <w:delText>, Jr.</w:delText>
        </w:r>
        <w:r w:rsidRPr="00362776" w:rsidDel="0035714C">
          <w:rPr>
            <w:rFonts w:ascii="Times New Roman" w:hAnsi="Times New Roman"/>
            <w:sz w:val="18"/>
            <w:szCs w:val="18"/>
          </w:rPr>
          <w:tab/>
          <w:delText>Eleventh</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3/</w:delText>
        </w:r>
        <w:r w:rsidDel="0035714C">
          <w:rPr>
            <w:rFonts w:ascii="Times New Roman" w:hAnsi="Times New Roman"/>
            <w:sz w:val="18"/>
            <w:szCs w:val="18"/>
          </w:rPr>
          <w:delText>07</w:delText>
        </w:r>
        <w:r w:rsidRPr="00362776" w:rsidDel="0035714C">
          <w:rPr>
            <w:rFonts w:ascii="Times New Roman" w:hAnsi="Times New Roman"/>
            <w:sz w:val="18"/>
            <w:szCs w:val="18"/>
          </w:rPr>
          <w:delText xml:space="preserve">/06 - </w:delText>
        </w:r>
        <w:r w:rsidDel="0035714C">
          <w:rPr>
            <w:rFonts w:ascii="Times New Roman" w:hAnsi="Times New Roman"/>
            <w:sz w:val="18"/>
            <w:szCs w:val="18"/>
          </w:rPr>
          <w:delText>0</w:delText>
        </w:r>
        <w:r w:rsidRPr="00362776" w:rsidDel="0035714C">
          <w:rPr>
            <w:rFonts w:ascii="Times New Roman" w:hAnsi="Times New Roman"/>
            <w:sz w:val="18"/>
            <w:szCs w:val="18"/>
          </w:rPr>
          <w:delText>1/01/13)</w:delText>
        </w:r>
      </w:del>
    </w:p>
    <w:p w:rsidR="00493E24" w:rsidRPr="00362776" w:rsidDel="0035714C" w:rsidRDefault="00493E24" w:rsidP="00F719DB">
      <w:pPr>
        <w:tabs>
          <w:tab w:val="left" w:pos="6390"/>
          <w:tab w:val="right" w:pos="9900"/>
        </w:tabs>
        <w:spacing w:after="0" w:line="360" w:lineRule="auto"/>
        <w:ind w:left="180" w:firstLine="0"/>
        <w:rPr>
          <w:del w:id="2372" w:author="W. Hu" w:date="2011-08-10T20:51:00Z"/>
          <w:rFonts w:ascii="Times New Roman" w:hAnsi="Times New Roman"/>
          <w:sz w:val="18"/>
          <w:szCs w:val="18"/>
        </w:rPr>
      </w:pPr>
      <w:del w:id="2373" w:author="W. Hu" w:date="2011-08-10T20:51:00Z">
        <w:r w:rsidRPr="003E494A" w:rsidDel="0035714C">
          <w:rPr>
            <w:rFonts w:ascii="Times New Roman" w:hAnsi="Times New Roman"/>
            <w:sz w:val="18"/>
            <w:szCs w:val="18"/>
          </w:rPr>
          <w:delText>Neil L. Pruitt, Jr.</w:delText>
        </w:r>
        <w:r w:rsidDel="0035714C">
          <w:rPr>
            <w:rFonts w:ascii="Times New Roman" w:hAnsi="Times New Roman"/>
            <w:sz w:val="18"/>
            <w:szCs w:val="18"/>
          </w:rPr>
          <w:delText>.</w:delText>
        </w:r>
        <w:r w:rsidRPr="00362776" w:rsidDel="0035714C">
          <w:rPr>
            <w:rFonts w:ascii="Times New Roman" w:hAnsi="Times New Roman"/>
            <w:sz w:val="18"/>
            <w:szCs w:val="18"/>
          </w:rPr>
          <w:tab/>
        </w:r>
        <w:r w:rsidDel="0035714C">
          <w:rPr>
            <w:rFonts w:ascii="Times New Roman" w:hAnsi="Times New Roman"/>
            <w:sz w:val="18"/>
            <w:szCs w:val="18"/>
          </w:rPr>
          <w:delText>Fif</w:delText>
        </w:r>
        <w:r w:rsidRPr="00362776" w:rsidDel="0035714C">
          <w:rPr>
            <w:rFonts w:ascii="Times New Roman" w:hAnsi="Times New Roman"/>
            <w:sz w:val="18"/>
            <w:szCs w:val="18"/>
          </w:rPr>
          <w:delText>th</w:delText>
        </w:r>
        <w:r w:rsidDel="0035714C">
          <w:rPr>
            <w:rFonts w:ascii="Times New Roman" w:hAnsi="Times New Roman"/>
            <w:sz w:val="18"/>
            <w:szCs w:val="18"/>
          </w:rPr>
          <w:tab/>
          <w:delText>(04</w:delText>
        </w:r>
        <w:r w:rsidRPr="00362776" w:rsidDel="0035714C">
          <w:rPr>
            <w:rFonts w:ascii="Times New Roman" w:hAnsi="Times New Roman"/>
            <w:sz w:val="18"/>
            <w:szCs w:val="18"/>
          </w:rPr>
          <w:delText>/</w:delText>
        </w:r>
        <w:r w:rsidDel="0035714C">
          <w:rPr>
            <w:rFonts w:ascii="Times New Roman" w:hAnsi="Times New Roman"/>
            <w:sz w:val="18"/>
            <w:szCs w:val="18"/>
          </w:rPr>
          <w:delText>19</w:delText>
        </w:r>
        <w:r w:rsidRPr="00362776" w:rsidDel="0035714C">
          <w:rPr>
            <w:rFonts w:ascii="Times New Roman" w:hAnsi="Times New Roman"/>
            <w:sz w:val="18"/>
            <w:szCs w:val="18"/>
          </w:rPr>
          <w:delText>/</w:delText>
        </w:r>
        <w:r w:rsidDel="0035714C">
          <w:rPr>
            <w:rFonts w:ascii="Times New Roman" w:hAnsi="Times New Roman"/>
            <w:sz w:val="18"/>
            <w:szCs w:val="18"/>
          </w:rPr>
          <w:delText>11</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w:delText>
        </w:r>
        <w:r w:rsidRPr="00362776" w:rsidDel="0035714C">
          <w:rPr>
            <w:rFonts w:ascii="Times New Roman" w:hAnsi="Times New Roman"/>
            <w:sz w:val="18"/>
            <w:szCs w:val="18"/>
          </w:rPr>
          <w:delText>1/01/1</w:delText>
        </w:r>
        <w:r w:rsidDel="0035714C">
          <w:rPr>
            <w:rFonts w:ascii="Times New Roman" w:hAnsi="Times New Roman"/>
            <w:sz w:val="18"/>
            <w:szCs w:val="18"/>
          </w:rPr>
          <w:delText>7</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74" w:author="W. Hu" w:date="2011-08-10T20:51:00Z"/>
          <w:rFonts w:ascii="Times New Roman" w:hAnsi="Times New Roman"/>
          <w:sz w:val="18"/>
          <w:szCs w:val="18"/>
        </w:rPr>
      </w:pPr>
      <w:del w:id="2375" w:author="W. Hu" w:date="2011-08-10T20:51:00Z">
        <w:r w:rsidRPr="00362776" w:rsidDel="0035714C">
          <w:rPr>
            <w:rFonts w:ascii="Times New Roman" w:hAnsi="Times New Roman"/>
            <w:sz w:val="18"/>
            <w:szCs w:val="18"/>
          </w:rPr>
          <w:delText>Wanda Yancey Rodwell</w:delText>
        </w:r>
        <w:r w:rsidRPr="00362776" w:rsidDel="0035714C">
          <w:rPr>
            <w:rFonts w:ascii="Times New Roman" w:hAnsi="Times New Roman"/>
            <w:sz w:val="18"/>
            <w:szCs w:val="18"/>
          </w:rPr>
          <w:tab/>
          <w:delText>Fourth</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1/</w:delText>
        </w:r>
        <w:r w:rsidDel="0035714C">
          <w:rPr>
            <w:rFonts w:ascii="Times New Roman" w:hAnsi="Times New Roman"/>
            <w:sz w:val="18"/>
            <w:szCs w:val="18"/>
          </w:rPr>
          <w:delText>0</w:delText>
        </w:r>
        <w:r w:rsidRPr="00362776" w:rsidDel="0035714C">
          <w:rPr>
            <w:rFonts w:ascii="Times New Roman" w:hAnsi="Times New Roman"/>
            <w:sz w:val="18"/>
            <w:szCs w:val="18"/>
          </w:rPr>
          <w:delText xml:space="preserve">1/05 - </w:delText>
        </w:r>
        <w:r w:rsidDel="0035714C">
          <w:rPr>
            <w:rFonts w:ascii="Times New Roman" w:hAnsi="Times New Roman"/>
            <w:sz w:val="18"/>
            <w:szCs w:val="18"/>
          </w:rPr>
          <w:delText>0</w:delText>
        </w:r>
        <w:r w:rsidRPr="00362776" w:rsidDel="0035714C">
          <w:rPr>
            <w:rFonts w:ascii="Times New Roman" w:hAnsi="Times New Roman"/>
            <w:sz w:val="18"/>
            <w:szCs w:val="18"/>
          </w:rPr>
          <w:delText>1/01/12)</w:delText>
        </w:r>
      </w:del>
    </w:p>
    <w:p w:rsidR="00493E24" w:rsidRPr="00362776" w:rsidDel="0035714C" w:rsidRDefault="00493E24" w:rsidP="00F719DB">
      <w:pPr>
        <w:tabs>
          <w:tab w:val="left" w:pos="6390"/>
          <w:tab w:val="right" w:pos="9900"/>
        </w:tabs>
        <w:spacing w:after="0" w:line="360" w:lineRule="auto"/>
        <w:ind w:left="180" w:firstLine="0"/>
        <w:rPr>
          <w:del w:id="2376" w:author="W. Hu" w:date="2011-08-10T20:51:00Z"/>
          <w:rFonts w:ascii="Times New Roman" w:hAnsi="Times New Roman"/>
          <w:sz w:val="18"/>
          <w:szCs w:val="18"/>
        </w:rPr>
      </w:pPr>
      <w:del w:id="2377" w:author="W. Hu" w:date="2011-08-10T20:51:00Z">
        <w:r w:rsidRPr="00362776" w:rsidDel="0035714C">
          <w:rPr>
            <w:rFonts w:ascii="Times New Roman" w:hAnsi="Times New Roman"/>
            <w:sz w:val="18"/>
            <w:szCs w:val="18"/>
          </w:rPr>
          <w:delText>Kessel Stelling, Jr.</w:delText>
        </w:r>
        <w:r w:rsidRPr="00362776" w:rsidDel="0035714C">
          <w:rPr>
            <w:rFonts w:ascii="Times New Roman" w:hAnsi="Times New Roman"/>
            <w:sz w:val="18"/>
            <w:szCs w:val="18"/>
          </w:rPr>
          <w:tab/>
          <w:delText>Sixth</w:delText>
        </w:r>
        <w:r w:rsidRPr="00362776" w:rsidDel="0035714C">
          <w:rPr>
            <w:rFonts w:ascii="Times New Roman" w:hAnsi="Times New Roman"/>
            <w:sz w:val="18"/>
            <w:szCs w:val="18"/>
          </w:rPr>
          <w:tab/>
          <w:delText>(01/01/08 - 01/01/15)</w:delText>
        </w:r>
      </w:del>
    </w:p>
    <w:p w:rsidR="00493E24" w:rsidRPr="00362776" w:rsidDel="0035714C" w:rsidRDefault="00493E24" w:rsidP="00F719DB">
      <w:pPr>
        <w:tabs>
          <w:tab w:val="left" w:pos="6390"/>
          <w:tab w:val="right" w:pos="9900"/>
        </w:tabs>
        <w:spacing w:after="0" w:line="360" w:lineRule="auto"/>
        <w:ind w:left="180" w:firstLine="0"/>
        <w:rPr>
          <w:del w:id="2378" w:author="W. Hu" w:date="2011-08-10T20:51:00Z"/>
          <w:rFonts w:ascii="Times New Roman" w:hAnsi="Times New Roman"/>
          <w:sz w:val="18"/>
          <w:szCs w:val="18"/>
        </w:rPr>
      </w:pPr>
      <w:del w:id="2379" w:author="W. Hu" w:date="2011-08-10T20:51:00Z">
        <w:r w:rsidRPr="00362776" w:rsidDel="0035714C">
          <w:rPr>
            <w:rFonts w:ascii="Times New Roman" w:hAnsi="Times New Roman"/>
            <w:sz w:val="18"/>
            <w:szCs w:val="18"/>
          </w:rPr>
          <w:delText>Benjamin J. Tarbutton, III</w:delText>
        </w:r>
        <w:r w:rsidDel="0035714C">
          <w:rPr>
            <w:rFonts w:ascii="Times New Roman" w:hAnsi="Times New Roman"/>
            <w:sz w:val="18"/>
            <w:szCs w:val="18"/>
          </w:rPr>
          <w:delText xml:space="preserve"> (Chair)</w:delText>
        </w:r>
        <w:r w:rsidRPr="00362776" w:rsidDel="0035714C">
          <w:rPr>
            <w:rFonts w:ascii="Times New Roman" w:hAnsi="Times New Roman"/>
            <w:sz w:val="18"/>
            <w:szCs w:val="18"/>
          </w:rPr>
          <w:tab/>
          <w:delText>Twelfth</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 xml:space="preserve">1/06/06 - </w:delText>
        </w:r>
        <w:r w:rsidDel="0035714C">
          <w:rPr>
            <w:rFonts w:ascii="Times New Roman" w:hAnsi="Times New Roman"/>
            <w:sz w:val="18"/>
            <w:szCs w:val="18"/>
          </w:rPr>
          <w:delText>0</w:delText>
        </w:r>
        <w:r w:rsidRPr="00362776" w:rsidDel="0035714C">
          <w:rPr>
            <w:rFonts w:ascii="Times New Roman" w:hAnsi="Times New Roman"/>
            <w:sz w:val="18"/>
            <w:szCs w:val="18"/>
          </w:rPr>
          <w:delText>1/01/13)</w:delText>
        </w:r>
      </w:del>
    </w:p>
    <w:p w:rsidR="00493E24" w:rsidRPr="00362776" w:rsidDel="0035714C" w:rsidRDefault="00493E24" w:rsidP="00F719DB">
      <w:pPr>
        <w:tabs>
          <w:tab w:val="left" w:pos="6390"/>
          <w:tab w:val="right" w:pos="9900"/>
        </w:tabs>
        <w:spacing w:after="0" w:line="360" w:lineRule="auto"/>
        <w:ind w:left="180" w:firstLine="0"/>
        <w:rPr>
          <w:del w:id="2380" w:author="W. Hu" w:date="2011-08-10T20:51:00Z"/>
          <w:rFonts w:ascii="Times New Roman" w:hAnsi="Times New Roman"/>
          <w:sz w:val="18"/>
          <w:szCs w:val="18"/>
        </w:rPr>
      </w:pPr>
      <w:del w:id="2381" w:author="W. Hu" w:date="2011-08-10T20:51:00Z">
        <w:r w:rsidRPr="00362776" w:rsidDel="0035714C">
          <w:rPr>
            <w:rFonts w:ascii="Times New Roman" w:hAnsi="Times New Roman"/>
            <w:sz w:val="18"/>
            <w:szCs w:val="18"/>
          </w:rPr>
          <w:delText>Richard L. Tucker</w:delText>
        </w:r>
        <w:r w:rsidRPr="00362776" w:rsidDel="0035714C">
          <w:rPr>
            <w:rFonts w:ascii="Times New Roman" w:hAnsi="Times New Roman"/>
            <w:sz w:val="18"/>
            <w:szCs w:val="18"/>
          </w:rPr>
          <w:tab/>
          <w:delText>Seventh</w:delText>
        </w:r>
        <w:r w:rsidRPr="00362776" w:rsidDel="0035714C">
          <w:rPr>
            <w:rFonts w:ascii="Times New Roman" w:hAnsi="Times New Roman"/>
            <w:sz w:val="18"/>
            <w:szCs w:val="18"/>
          </w:rPr>
          <w:tab/>
          <w:delText>(</w:delText>
        </w:r>
        <w:r w:rsidDel="0035714C">
          <w:rPr>
            <w:rFonts w:ascii="Times New Roman" w:hAnsi="Times New Roman"/>
            <w:sz w:val="18"/>
            <w:szCs w:val="18"/>
          </w:rPr>
          <w:delText>0</w:delText>
        </w:r>
        <w:r w:rsidRPr="00362776" w:rsidDel="0035714C">
          <w:rPr>
            <w:rFonts w:ascii="Times New Roman" w:hAnsi="Times New Roman"/>
            <w:sz w:val="18"/>
            <w:szCs w:val="18"/>
          </w:rPr>
          <w:delText xml:space="preserve">1/28/05 - </w:delText>
        </w:r>
        <w:r w:rsidDel="0035714C">
          <w:rPr>
            <w:rFonts w:ascii="Times New Roman" w:hAnsi="Times New Roman"/>
            <w:sz w:val="18"/>
            <w:szCs w:val="18"/>
          </w:rPr>
          <w:delText>0</w:delText>
        </w:r>
        <w:r w:rsidRPr="00362776" w:rsidDel="0035714C">
          <w:rPr>
            <w:rFonts w:ascii="Times New Roman" w:hAnsi="Times New Roman"/>
            <w:sz w:val="18"/>
            <w:szCs w:val="18"/>
          </w:rPr>
          <w:delText>1/01/12)</w:delText>
        </w:r>
      </w:del>
    </w:p>
    <w:p w:rsidR="00493E24" w:rsidDel="0035714C" w:rsidRDefault="00493E24" w:rsidP="00F719DB">
      <w:pPr>
        <w:tabs>
          <w:tab w:val="left" w:pos="6390"/>
          <w:tab w:val="right" w:pos="9900"/>
        </w:tabs>
        <w:spacing w:after="0" w:line="360" w:lineRule="auto"/>
        <w:ind w:left="180" w:firstLine="0"/>
        <w:rPr>
          <w:del w:id="2382" w:author="W. Hu" w:date="2011-08-10T20:51:00Z"/>
          <w:rFonts w:ascii="Times New Roman" w:hAnsi="Times New Roman"/>
          <w:sz w:val="18"/>
          <w:szCs w:val="18"/>
        </w:rPr>
      </w:pPr>
      <w:del w:id="2383" w:author="W. Hu" w:date="2011-08-10T20:51:00Z">
        <w:r w:rsidRPr="003E494A" w:rsidDel="0035714C">
          <w:rPr>
            <w:rFonts w:ascii="Times New Roman" w:hAnsi="Times New Roman"/>
            <w:sz w:val="18"/>
            <w:szCs w:val="18"/>
          </w:rPr>
          <w:delText>Larry Walker</w:delText>
        </w:r>
        <w:r w:rsidRPr="00362776" w:rsidDel="0035714C">
          <w:rPr>
            <w:rFonts w:ascii="Times New Roman" w:hAnsi="Times New Roman"/>
            <w:sz w:val="18"/>
            <w:szCs w:val="18"/>
          </w:rPr>
          <w:tab/>
        </w:r>
        <w:r w:rsidDel="0035714C">
          <w:rPr>
            <w:rFonts w:ascii="Times New Roman" w:hAnsi="Times New Roman"/>
            <w:sz w:val="18"/>
            <w:szCs w:val="18"/>
          </w:rPr>
          <w:delText>At-Large</w:delText>
        </w:r>
        <w:r w:rsidRPr="00362776" w:rsidDel="0035714C">
          <w:rPr>
            <w:rFonts w:ascii="Times New Roman" w:hAnsi="Times New Roman"/>
            <w:sz w:val="18"/>
            <w:szCs w:val="18"/>
          </w:rPr>
          <w:tab/>
          <w:delText>(</w:delText>
        </w:r>
        <w:r w:rsidDel="0035714C">
          <w:rPr>
            <w:rFonts w:ascii="Times New Roman" w:hAnsi="Times New Roman"/>
            <w:sz w:val="18"/>
            <w:szCs w:val="18"/>
          </w:rPr>
          <w:delText>08/01/09</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01/01/16</w:delText>
        </w:r>
        <w:r w:rsidRPr="00362776" w:rsidDel="0035714C">
          <w:rPr>
            <w:rFonts w:ascii="Times New Roman" w:hAnsi="Times New Roman"/>
            <w:sz w:val="18"/>
            <w:szCs w:val="18"/>
          </w:rPr>
          <w:delText>)</w:delText>
        </w:r>
      </w:del>
    </w:p>
    <w:p w:rsidR="00493E24" w:rsidDel="0035714C" w:rsidRDefault="00493E24" w:rsidP="00F719DB">
      <w:pPr>
        <w:tabs>
          <w:tab w:val="left" w:pos="6390"/>
          <w:tab w:val="right" w:pos="9900"/>
        </w:tabs>
        <w:spacing w:after="0" w:line="360" w:lineRule="auto"/>
        <w:ind w:left="180" w:firstLine="0"/>
        <w:rPr>
          <w:del w:id="2384" w:author="W. Hu" w:date="2011-08-10T20:51:00Z"/>
          <w:rFonts w:ascii="Times New Roman" w:hAnsi="Times New Roman"/>
          <w:sz w:val="18"/>
          <w:szCs w:val="18"/>
        </w:rPr>
      </w:pPr>
      <w:del w:id="2385" w:author="W. Hu" w:date="2011-08-10T20:51:00Z">
        <w:r w:rsidRPr="003E494A" w:rsidDel="0035714C">
          <w:rPr>
            <w:rFonts w:ascii="Times New Roman" w:hAnsi="Times New Roman"/>
            <w:sz w:val="18"/>
            <w:szCs w:val="18"/>
          </w:rPr>
          <w:delText>Philip A. Wilheit, Sr.</w:delText>
        </w:r>
        <w:r w:rsidRPr="00362776" w:rsidDel="0035714C">
          <w:rPr>
            <w:rFonts w:ascii="Times New Roman" w:hAnsi="Times New Roman"/>
            <w:sz w:val="18"/>
            <w:szCs w:val="18"/>
          </w:rPr>
          <w:tab/>
        </w:r>
        <w:r w:rsidDel="0035714C">
          <w:rPr>
            <w:rFonts w:ascii="Times New Roman" w:hAnsi="Times New Roman"/>
            <w:sz w:val="18"/>
            <w:szCs w:val="18"/>
          </w:rPr>
          <w:delText>At-Large</w:delText>
        </w:r>
        <w:r w:rsidRPr="00362776" w:rsidDel="0035714C">
          <w:rPr>
            <w:rFonts w:ascii="Times New Roman" w:hAnsi="Times New Roman"/>
            <w:sz w:val="18"/>
            <w:szCs w:val="18"/>
          </w:rPr>
          <w:tab/>
          <w:delText>(</w:delText>
        </w:r>
        <w:r w:rsidDel="0035714C">
          <w:rPr>
            <w:rFonts w:ascii="Times New Roman" w:hAnsi="Times New Roman"/>
            <w:sz w:val="18"/>
            <w:szCs w:val="18"/>
          </w:rPr>
          <w:delText>01/18/11</w:delText>
        </w:r>
        <w:r w:rsidRPr="00362776" w:rsidDel="0035714C">
          <w:rPr>
            <w:rFonts w:ascii="Times New Roman" w:hAnsi="Times New Roman"/>
            <w:sz w:val="18"/>
            <w:szCs w:val="18"/>
          </w:rPr>
          <w:delText xml:space="preserve"> - </w:delText>
        </w:r>
        <w:r w:rsidDel="0035714C">
          <w:rPr>
            <w:rFonts w:ascii="Times New Roman" w:hAnsi="Times New Roman"/>
            <w:sz w:val="18"/>
            <w:szCs w:val="18"/>
          </w:rPr>
          <w:delText>01/01/13</w:delText>
        </w:r>
        <w:r w:rsidRPr="00362776" w:rsidDel="0035714C">
          <w:rPr>
            <w:rFonts w:ascii="Times New Roman" w:hAnsi="Times New Roman"/>
            <w:sz w:val="18"/>
            <w:szCs w:val="18"/>
          </w:rPr>
          <w:delText>)</w:delText>
        </w:r>
      </w:del>
    </w:p>
    <w:p w:rsidR="00493E24" w:rsidRPr="00362776" w:rsidDel="0035714C" w:rsidRDefault="00493E24" w:rsidP="00F719DB">
      <w:pPr>
        <w:tabs>
          <w:tab w:val="left" w:pos="6390"/>
          <w:tab w:val="right" w:pos="9900"/>
        </w:tabs>
        <w:spacing w:after="0" w:line="360" w:lineRule="auto"/>
        <w:ind w:left="180" w:firstLine="0"/>
        <w:rPr>
          <w:del w:id="2386" w:author="W. Hu" w:date="2011-08-10T20:51:00Z"/>
          <w:rFonts w:ascii="Times New Roman" w:hAnsi="Times New Roman"/>
          <w:sz w:val="18"/>
          <w:szCs w:val="18"/>
        </w:rPr>
      </w:pPr>
      <w:del w:id="2387" w:author="W. Hu" w:date="2011-08-10T20:51:00Z">
        <w:r w:rsidRPr="00362776" w:rsidDel="0035714C">
          <w:rPr>
            <w:rFonts w:ascii="Times New Roman" w:hAnsi="Times New Roman"/>
            <w:sz w:val="18"/>
            <w:szCs w:val="18"/>
          </w:rPr>
          <w:delText xml:space="preserve">Chancellor: </w:delText>
        </w:r>
        <w:r w:rsidRPr="00362776" w:rsidDel="0035714C">
          <w:rPr>
            <w:rFonts w:ascii="Times New Roman" w:hAnsi="Times New Roman"/>
            <w:sz w:val="18"/>
            <w:szCs w:val="18"/>
          </w:rPr>
          <w:tab/>
        </w:r>
        <w:r w:rsidDel="0035714C">
          <w:rPr>
            <w:rFonts w:ascii="Times New Roman" w:hAnsi="Times New Roman"/>
            <w:sz w:val="18"/>
            <w:szCs w:val="18"/>
          </w:rPr>
          <w:delText>Huckaby,</w:delText>
        </w:r>
        <w:r w:rsidRPr="00362776" w:rsidDel="0035714C">
          <w:rPr>
            <w:rFonts w:ascii="Times New Roman" w:hAnsi="Times New Roman"/>
            <w:sz w:val="18"/>
            <w:szCs w:val="18"/>
          </w:rPr>
          <w:delText xml:space="preserve"> </w:delText>
        </w:r>
        <w:r w:rsidDel="0035714C">
          <w:rPr>
            <w:rFonts w:ascii="Times New Roman" w:hAnsi="Times New Roman"/>
            <w:sz w:val="18"/>
            <w:szCs w:val="18"/>
          </w:rPr>
          <w:delText>Hank</w:delText>
        </w:r>
        <w:r w:rsidRPr="00362776" w:rsidDel="0035714C">
          <w:rPr>
            <w:rFonts w:ascii="Times New Roman" w:hAnsi="Times New Roman"/>
            <w:sz w:val="18"/>
            <w:szCs w:val="18"/>
          </w:rPr>
          <w:delText xml:space="preserve"> </w:delText>
        </w:r>
        <w:r w:rsidDel="0035714C">
          <w:rPr>
            <w:rFonts w:ascii="Times New Roman" w:hAnsi="Times New Roman"/>
            <w:sz w:val="18"/>
            <w:szCs w:val="18"/>
          </w:rPr>
          <w:delText>M</w:delText>
        </w:r>
        <w:r w:rsidRPr="00362776" w:rsidDel="0035714C">
          <w:rPr>
            <w:rFonts w:ascii="Times New Roman" w:hAnsi="Times New Roman"/>
            <w:sz w:val="18"/>
            <w:szCs w:val="18"/>
          </w:rPr>
          <w:delText>.</w:delText>
        </w:r>
      </w:del>
    </w:p>
    <w:p w:rsidR="00493E24" w:rsidDel="0035714C" w:rsidRDefault="00493E24" w:rsidP="00493E24">
      <w:pPr>
        <w:widowControl w:val="0"/>
        <w:autoSpaceDE w:val="0"/>
        <w:autoSpaceDN w:val="0"/>
        <w:adjustRightInd w:val="0"/>
        <w:spacing w:after="0" w:line="360" w:lineRule="auto"/>
        <w:ind w:left="180" w:right="180" w:firstLine="0"/>
        <w:rPr>
          <w:del w:id="2388"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89"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90"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91"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92" w:author="W. Hu" w:date="2011-08-10T20:51:00Z"/>
          <w:rFonts w:ascii="Times New Roman" w:hAnsi="Times New Roman"/>
          <w:color w:val="000000" w:themeColor="text1"/>
          <w:sz w:val="20"/>
          <w:szCs w:val="20"/>
        </w:rPr>
      </w:pPr>
    </w:p>
    <w:p w:rsidR="00493E24" w:rsidDel="0035714C" w:rsidRDefault="00493E24" w:rsidP="00F719DB">
      <w:pPr>
        <w:widowControl w:val="0"/>
        <w:autoSpaceDE w:val="0"/>
        <w:autoSpaceDN w:val="0"/>
        <w:adjustRightInd w:val="0"/>
        <w:spacing w:after="0"/>
        <w:ind w:right="180" w:firstLine="0"/>
        <w:rPr>
          <w:del w:id="2393" w:author="W. Hu" w:date="2011-08-10T20:51:00Z"/>
          <w:rFonts w:ascii="Times New Roman" w:hAnsi="Times New Roman"/>
          <w:color w:val="000000" w:themeColor="text1"/>
          <w:sz w:val="20"/>
          <w:szCs w:val="20"/>
        </w:rPr>
      </w:pPr>
    </w:p>
    <w:p w:rsidR="00493E24" w:rsidDel="0035714C" w:rsidRDefault="00493E24" w:rsidP="00493E24">
      <w:pPr>
        <w:widowControl w:val="0"/>
        <w:autoSpaceDE w:val="0"/>
        <w:autoSpaceDN w:val="0"/>
        <w:adjustRightInd w:val="0"/>
        <w:spacing w:after="0"/>
        <w:ind w:left="180" w:right="180" w:firstLine="0"/>
        <w:rPr>
          <w:del w:id="2394" w:author="W. Hu" w:date="2011-08-10T20:51:00Z"/>
          <w:rFonts w:ascii="Times New Roman" w:hAnsi="Times New Roman"/>
          <w:color w:val="000000" w:themeColor="text1"/>
          <w:sz w:val="20"/>
          <w:szCs w:val="20"/>
        </w:rPr>
        <w:sectPr w:rsidR="00493E24" w:rsidDel="0035714C" w:rsidSect="00F719DB">
          <w:type w:val="continuous"/>
          <w:pgSz w:w="12240" w:h="15840" w:code="1"/>
          <w:pgMar w:top="720" w:right="720" w:bottom="288" w:left="1440" w:header="720" w:footer="288" w:gutter="0"/>
          <w:cols w:space="720"/>
          <w:docGrid w:linePitch="360"/>
        </w:sectPr>
      </w:pPr>
    </w:p>
    <w:p w:rsidR="00493E24" w:rsidDel="0035714C" w:rsidRDefault="00CC03BE" w:rsidP="00493E24">
      <w:pPr>
        <w:widowControl w:val="0"/>
        <w:autoSpaceDE w:val="0"/>
        <w:autoSpaceDN w:val="0"/>
        <w:adjustRightInd w:val="0"/>
        <w:spacing w:before="49" w:after="0" w:line="250" w:lineRule="auto"/>
        <w:ind w:left="180" w:right="137" w:firstLine="0"/>
        <w:jc w:val="both"/>
        <w:rPr>
          <w:del w:id="2395" w:author="W. Hu" w:date="2011-08-10T20:51:00Z"/>
          <w:rFonts w:ascii="Times New Roman" w:hAnsi="Times New Roman"/>
          <w:sz w:val="20"/>
          <w:szCs w:val="20"/>
        </w:rPr>
      </w:pPr>
      <w:del w:id="2396" w:author="W. Hu" w:date="2011-08-10T20:51:00Z">
        <w:r w:rsidRPr="00CC03BE" w:rsidDel="0035714C">
          <w:rPr>
            <w:rFonts w:ascii="Calibri" w:hAnsi="Calibri"/>
            <w:noProof/>
          </w:rPr>
          <w:pict>
            <v:shape id="_x0000_s1057" type="#_x0000_t202" style="position:absolute;left:0;text-align:left;margin-left:11.25pt;margin-top:3.8pt;width:485.25pt;height:54pt;z-index:252000256" stroked="f">
              <v:textbox style="mso-next-textbox:#_x0000_s1057">
                <w:txbxContent>
                  <w:p w:rsidR="00693C05" w:rsidRPr="00362776" w:rsidRDefault="00693C05" w:rsidP="00493E24">
                    <w:pPr>
                      <w:jc w:val="center"/>
                      <w:rPr>
                        <w:rFonts w:ascii="Times New Roman" w:hAnsi="Times New Roman"/>
                        <w:sz w:val="44"/>
                        <w:szCs w:val="44"/>
                      </w:rPr>
                    </w:pPr>
                    <w:moveToRangeStart w:id="2397" w:author="juliette" w:date="2011-06-08T23:17:00Z" w:name="move295338349"/>
                    <w:r w:rsidRPr="00362776">
                      <w:rPr>
                        <w:rFonts w:ascii="Times New Roman" w:hAnsi="Times New Roman"/>
                        <w:sz w:val="52"/>
                        <w:szCs w:val="52"/>
                      </w:rPr>
                      <w:t>T</w:t>
                    </w:r>
                    <w:r w:rsidRPr="00362776">
                      <w:rPr>
                        <w:rFonts w:ascii="Times New Roman" w:hAnsi="Times New Roman"/>
                        <w:sz w:val="44"/>
                        <w:szCs w:val="44"/>
                      </w:rPr>
                      <w:t xml:space="preserve">HE </w:t>
                    </w:r>
                    <w:r w:rsidRPr="00362776">
                      <w:rPr>
                        <w:rFonts w:ascii="Times New Roman" w:hAnsi="Times New Roman"/>
                        <w:sz w:val="52"/>
                        <w:szCs w:val="52"/>
                      </w:rPr>
                      <w:t>U</w:t>
                    </w:r>
                    <w:r w:rsidRPr="00362776">
                      <w:rPr>
                        <w:rFonts w:ascii="Times New Roman" w:hAnsi="Times New Roman"/>
                        <w:sz w:val="44"/>
                        <w:szCs w:val="44"/>
                      </w:rPr>
                      <w:t xml:space="preserve">NIVERSITY </w:t>
                    </w:r>
                    <w:r w:rsidRPr="00362776">
                      <w:rPr>
                        <w:rFonts w:ascii="Times New Roman" w:hAnsi="Times New Roman"/>
                        <w:sz w:val="52"/>
                        <w:szCs w:val="52"/>
                      </w:rPr>
                      <w:t>S</w:t>
                    </w:r>
                    <w:r w:rsidRPr="00362776">
                      <w:rPr>
                        <w:rFonts w:ascii="Times New Roman" w:hAnsi="Times New Roman"/>
                        <w:sz w:val="44"/>
                        <w:szCs w:val="44"/>
                      </w:rPr>
                      <w:t xml:space="preserve">YSTEM OF </w:t>
                    </w:r>
                    <w:r w:rsidRPr="00362776">
                      <w:rPr>
                        <w:rFonts w:ascii="Times New Roman" w:hAnsi="Times New Roman"/>
                        <w:sz w:val="52"/>
                        <w:szCs w:val="52"/>
                      </w:rPr>
                      <w:t>G</w:t>
                    </w:r>
                    <w:r w:rsidRPr="00362776">
                      <w:rPr>
                        <w:rFonts w:ascii="Times New Roman" w:hAnsi="Times New Roman"/>
                        <w:sz w:val="44"/>
                        <w:szCs w:val="44"/>
                      </w:rPr>
                      <w:t>EORGIA</w:t>
                    </w:r>
                    <w:moveToRangeEnd w:id="2397"/>
                  </w:p>
                </w:txbxContent>
              </v:textbox>
              <w10:wrap type="square"/>
            </v:shape>
          </w:pict>
        </w:r>
        <w:r w:rsidR="00493E24" w:rsidDel="0035714C">
          <w:rPr>
            <w:rFonts w:ascii="Times New Roman" w:hAnsi="Times New Roman"/>
            <w:sz w:val="20"/>
            <w:szCs w:val="20"/>
          </w:rPr>
          <w:delText>The University System of Georgia includes all state-operated institutions of higher education in Geo</w:delText>
        </w:r>
        <w:r w:rsidR="00493E24" w:rsidDel="0035714C">
          <w:rPr>
            <w:rFonts w:ascii="Times New Roman" w:hAnsi="Times New Roman"/>
            <w:spacing w:val="-4"/>
            <w:sz w:val="20"/>
            <w:szCs w:val="20"/>
          </w:rPr>
          <w:delText>r</w:delText>
        </w:r>
        <w:r w:rsidR="00493E24" w:rsidDel="0035714C">
          <w:rPr>
            <w:rFonts w:ascii="Times New Roman" w:hAnsi="Times New Roman"/>
            <w:sz w:val="20"/>
            <w:szCs w:val="20"/>
          </w:rPr>
          <w:delText>gia-1 library, 2 research institution, 4 research universities, 2 regional universities, 13 state universities, 14 state colleges, and 2 colleges.</w:delText>
        </w:r>
        <w:r w:rsidR="00493E24" w:rsidDel="0035714C">
          <w:rPr>
            <w:rFonts w:ascii="Times New Roman" w:hAnsi="Times New Roman"/>
            <w:spacing w:val="-4"/>
            <w:sz w:val="20"/>
            <w:szCs w:val="20"/>
          </w:rPr>
          <w:delText xml:space="preserve"> </w:delText>
        </w:r>
        <w:r w:rsidR="00493E24" w:rsidDel="0035714C">
          <w:rPr>
            <w:rFonts w:ascii="Times New Roman" w:hAnsi="Times New Roman"/>
            <w:sz w:val="20"/>
            <w:szCs w:val="20"/>
          </w:rPr>
          <w:delText>These 38 public institutions are located throughout the state.</w:delText>
        </w:r>
      </w:del>
    </w:p>
    <w:p w:rsidR="00493E24" w:rsidDel="0035714C" w:rsidRDefault="00493E24" w:rsidP="00493E24">
      <w:pPr>
        <w:widowControl w:val="0"/>
        <w:autoSpaceDE w:val="0"/>
        <w:autoSpaceDN w:val="0"/>
        <w:adjustRightInd w:val="0"/>
        <w:spacing w:after="0"/>
        <w:ind w:left="180" w:right="137"/>
        <w:jc w:val="both"/>
        <w:rPr>
          <w:del w:id="2398" w:author="W. Hu" w:date="2011-08-10T20:51:00Z"/>
          <w:rFonts w:ascii="Times New Roman" w:hAnsi="Times New Roman"/>
          <w:sz w:val="20"/>
          <w:szCs w:val="20"/>
        </w:rPr>
      </w:pPr>
    </w:p>
    <w:p w:rsidR="00493E24" w:rsidDel="0035714C" w:rsidRDefault="00493E24" w:rsidP="00493E24">
      <w:pPr>
        <w:widowControl w:val="0"/>
        <w:autoSpaceDE w:val="0"/>
        <w:autoSpaceDN w:val="0"/>
        <w:adjustRightInd w:val="0"/>
        <w:spacing w:before="10" w:after="0" w:line="250" w:lineRule="auto"/>
        <w:ind w:left="180" w:right="137" w:firstLine="0"/>
        <w:jc w:val="both"/>
        <w:rPr>
          <w:del w:id="2399" w:author="W. Hu" w:date="2011-08-10T20:51:00Z"/>
          <w:rFonts w:ascii="Times New Roman" w:hAnsi="Times New Roman"/>
          <w:sz w:val="20"/>
          <w:szCs w:val="20"/>
        </w:rPr>
      </w:pPr>
      <w:del w:id="2400" w:author="W. Hu" w:date="2011-08-10T20:51:00Z">
        <w:r w:rsidDel="0035714C">
          <w:rPr>
            <w:rFonts w:ascii="Times New Roman" w:hAnsi="Times New Roman"/>
            <w:sz w:val="20"/>
            <w:szCs w:val="20"/>
          </w:rPr>
          <w:delText>A</w:delText>
        </w:r>
        <w:r w:rsidDel="0035714C">
          <w:rPr>
            <w:rFonts w:ascii="Times New Roman" w:hAnsi="Times New Roman"/>
            <w:spacing w:val="-11"/>
            <w:sz w:val="20"/>
            <w:szCs w:val="20"/>
          </w:rPr>
          <w:delText xml:space="preserve"> </w:delText>
        </w:r>
        <w:r w:rsidDel="0035714C">
          <w:rPr>
            <w:rFonts w:ascii="Times New Roman" w:hAnsi="Times New Roman"/>
            <w:sz w:val="20"/>
            <w:szCs w:val="20"/>
          </w:rPr>
          <w:delText>19-member constitutional Board of Regents governs the University System, which has been in operation since 1932.</w:delText>
        </w:r>
        <w:r w:rsidDel="0035714C">
          <w:rPr>
            <w:rFonts w:ascii="Times New Roman" w:hAnsi="Times New Roman"/>
            <w:spacing w:val="-11"/>
            <w:sz w:val="20"/>
            <w:szCs w:val="20"/>
          </w:rPr>
          <w:delText xml:space="preserve"> </w:delText>
        </w:r>
        <w:r w:rsidDel="0035714C">
          <w:rPr>
            <w:rFonts w:ascii="Times New Roman" w:hAnsi="Times New Roman"/>
            <w:sz w:val="20"/>
            <w:szCs w:val="20"/>
          </w:rPr>
          <w:delText>Appointments of Board members are made by the Governo</w:delText>
        </w:r>
        <w:r w:rsidDel="0035714C">
          <w:rPr>
            <w:rFonts w:ascii="Times New Roman" w:hAnsi="Times New Roman"/>
            <w:spacing w:val="-8"/>
            <w:sz w:val="20"/>
            <w:szCs w:val="20"/>
          </w:rPr>
          <w:delText>r</w:delText>
        </w:r>
        <w:r w:rsidDel="0035714C">
          <w:rPr>
            <w:rFonts w:ascii="Times New Roman" w:hAnsi="Times New Roman"/>
            <w:sz w:val="20"/>
            <w:szCs w:val="20"/>
          </w:rPr>
          <w:delText>, subject to confirmation by the State Senate.</w:delText>
        </w:r>
        <w:r w:rsidDel="0035714C">
          <w:rPr>
            <w:rFonts w:ascii="Times New Roman" w:hAnsi="Times New Roman"/>
            <w:spacing w:val="-4"/>
            <w:sz w:val="20"/>
            <w:szCs w:val="20"/>
          </w:rPr>
          <w:delText xml:space="preserve"> </w:delText>
        </w:r>
        <w:r w:rsidDel="0035714C">
          <w:rPr>
            <w:rFonts w:ascii="Times New Roman" w:hAnsi="Times New Roman"/>
            <w:sz w:val="20"/>
            <w:szCs w:val="20"/>
          </w:rPr>
          <w:delText>The regular term of Board members is seven years.</w:delText>
        </w:r>
      </w:del>
    </w:p>
    <w:p w:rsidR="00493E24" w:rsidDel="0035714C" w:rsidRDefault="00493E24" w:rsidP="00493E24">
      <w:pPr>
        <w:widowControl w:val="0"/>
        <w:autoSpaceDE w:val="0"/>
        <w:autoSpaceDN w:val="0"/>
        <w:adjustRightInd w:val="0"/>
        <w:spacing w:before="10" w:after="0" w:line="250" w:lineRule="auto"/>
        <w:ind w:left="180" w:right="137" w:firstLine="0"/>
        <w:jc w:val="both"/>
        <w:rPr>
          <w:del w:id="2401" w:author="W. Hu" w:date="2011-08-10T20:51:00Z"/>
          <w:rFonts w:ascii="Times New Roman" w:hAnsi="Times New Roman"/>
          <w:sz w:val="20"/>
          <w:szCs w:val="20"/>
        </w:rPr>
      </w:pPr>
    </w:p>
    <w:p w:rsidR="00493E24" w:rsidDel="0035714C" w:rsidRDefault="00493E24" w:rsidP="00493E24">
      <w:pPr>
        <w:widowControl w:val="0"/>
        <w:autoSpaceDE w:val="0"/>
        <w:autoSpaceDN w:val="0"/>
        <w:adjustRightInd w:val="0"/>
        <w:spacing w:after="0" w:line="250" w:lineRule="auto"/>
        <w:ind w:left="180" w:right="137" w:firstLine="0"/>
        <w:jc w:val="both"/>
        <w:rPr>
          <w:del w:id="2402" w:author="W. Hu" w:date="2011-08-10T20:51:00Z"/>
          <w:rFonts w:ascii="Times New Roman" w:hAnsi="Times New Roman"/>
          <w:sz w:val="20"/>
          <w:szCs w:val="20"/>
        </w:rPr>
      </w:pPr>
      <w:del w:id="2403" w:author="W. Hu" w:date="2011-08-10T20:51:00Z">
        <w:r w:rsidDel="0035714C">
          <w:rPr>
            <w:rFonts w:ascii="Times New Roman" w:hAnsi="Times New Roman"/>
            <w:sz w:val="20"/>
            <w:szCs w:val="20"/>
          </w:rPr>
          <w:delText>The Chairperson, the</w:delText>
        </w:r>
        <w:r w:rsidDel="0035714C">
          <w:rPr>
            <w:rFonts w:ascii="Times New Roman" w:hAnsi="Times New Roman"/>
            <w:spacing w:val="-4"/>
            <w:sz w:val="20"/>
            <w:szCs w:val="20"/>
          </w:rPr>
          <w:delText xml:space="preserve"> </w:delText>
        </w:r>
        <w:r w:rsidDel="0035714C">
          <w:rPr>
            <w:rFonts w:ascii="Times New Roman" w:hAnsi="Times New Roman"/>
            <w:spacing w:val="-12"/>
            <w:sz w:val="20"/>
            <w:szCs w:val="20"/>
          </w:rPr>
          <w:delText>V</w:delText>
        </w:r>
        <w:r w:rsidDel="0035714C">
          <w:rPr>
            <w:rFonts w:ascii="Times New Roman" w:hAnsi="Times New Roman"/>
            <w:sz w:val="20"/>
            <w:szCs w:val="20"/>
          </w:rPr>
          <w:delText>ice Chairperson and other o</w:delText>
        </w:r>
        <w:r w:rsidDel="0035714C">
          <w:rPr>
            <w:rFonts w:ascii="Times New Roman" w:hAnsi="Times New Roman"/>
            <w:spacing w:val="-4"/>
            <w:sz w:val="20"/>
            <w:szCs w:val="20"/>
          </w:rPr>
          <w:delText>f</w:delText>
        </w:r>
        <w:r w:rsidDel="0035714C">
          <w:rPr>
            <w:rFonts w:ascii="Times New Roman" w:hAnsi="Times New Roman"/>
            <w:sz w:val="20"/>
            <w:szCs w:val="20"/>
          </w:rPr>
          <w:delText>ficers of the Board are elected by the members of the Board.</w:delText>
        </w:r>
        <w:r w:rsidDel="0035714C">
          <w:rPr>
            <w:rFonts w:ascii="Times New Roman" w:hAnsi="Times New Roman"/>
            <w:spacing w:val="-4"/>
            <w:sz w:val="20"/>
            <w:szCs w:val="20"/>
          </w:rPr>
          <w:delText xml:space="preserve"> </w:delText>
        </w:r>
        <w:r w:rsidDel="0035714C">
          <w:rPr>
            <w:rFonts w:ascii="Times New Roman" w:hAnsi="Times New Roman"/>
            <w:sz w:val="20"/>
            <w:szCs w:val="20"/>
          </w:rPr>
          <w:delText>The Chancello</w:delText>
        </w:r>
        <w:r w:rsidDel="0035714C">
          <w:rPr>
            <w:rFonts w:ascii="Times New Roman" w:hAnsi="Times New Roman"/>
            <w:spacing w:val="-8"/>
            <w:sz w:val="20"/>
            <w:szCs w:val="20"/>
          </w:rPr>
          <w:delText>r</w:delText>
        </w:r>
        <w:r w:rsidDel="0035714C">
          <w:rPr>
            <w:rFonts w:ascii="Times New Roman" w:hAnsi="Times New Roman"/>
            <w:sz w:val="20"/>
            <w:szCs w:val="20"/>
          </w:rPr>
          <w:delText>, who is not a member of the Board, is the chief executive o</w:delText>
        </w:r>
        <w:r w:rsidDel="0035714C">
          <w:rPr>
            <w:rFonts w:ascii="Times New Roman" w:hAnsi="Times New Roman"/>
            <w:spacing w:val="-4"/>
            <w:sz w:val="20"/>
            <w:szCs w:val="20"/>
          </w:rPr>
          <w:delText>f</w:delText>
        </w:r>
        <w:r w:rsidDel="0035714C">
          <w:rPr>
            <w:rFonts w:ascii="Times New Roman" w:hAnsi="Times New Roman"/>
            <w:sz w:val="20"/>
            <w:szCs w:val="20"/>
          </w:rPr>
          <w:delText>ficer of the Board and the chief administrative o</w:delText>
        </w:r>
        <w:r w:rsidDel="0035714C">
          <w:rPr>
            <w:rFonts w:ascii="Times New Roman" w:hAnsi="Times New Roman"/>
            <w:spacing w:val="-4"/>
            <w:sz w:val="20"/>
            <w:szCs w:val="20"/>
          </w:rPr>
          <w:delText>f</w:delText>
        </w:r>
        <w:r w:rsidDel="0035714C">
          <w:rPr>
            <w:rFonts w:ascii="Times New Roman" w:hAnsi="Times New Roman"/>
            <w:sz w:val="20"/>
            <w:szCs w:val="20"/>
          </w:rPr>
          <w:delText>ficer of the University System.</w:delText>
        </w:r>
      </w:del>
    </w:p>
    <w:p w:rsidR="00493E24" w:rsidDel="0035714C" w:rsidRDefault="00493E24" w:rsidP="00493E24">
      <w:pPr>
        <w:widowControl w:val="0"/>
        <w:autoSpaceDE w:val="0"/>
        <w:autoSpaceDN w:val="0"/>
        <w:adjustRightInd w:val="0"/>
        <w:spacing w:after="0" w:line="250" w:lineRule="auto"/>
        <w:ind w:left="180" w:right="137" w:firstLine="0"/>
        <w:jc w:val="both"/>
        <w:rPr>
          <w:del w:id="2404" w:author="W. Hu" w:date="2011-08-10T20:51:00Z"/>
          <w:rFonts w:ascii="Times New Roman" w:hAnsi="Times New Roman"/>
          <w:sz w:val="20"/>
          <w:szCs w:val="20"/>
        </w:rPr>
      </w:pPr>
    </w:p>
    <w:p w:rsidR="00493E24" w:rsidDel="0035714C" w:rsidRDefault="00493E24" w:rsidP="00493E24">
      <w:pPr>
        <w:widowControl w:val="0"/>
        <w:autoSpaceDE w:val="0"/>
        <w:autoSpaceDN w:val="0"/>
        <w:adjustRightInd w:val="0"/>
        <w:spacing w:after="0" w:line="250" w:lineRule="auto"/>
        <w:ind w:left="180" w:right="137" w:firstLine="0"/>
        <w:jc w:val="both"/>
        <w:rPr>
          <w:del w:id="2405" w:author="W. Hu" w:date="2011-08-10T20:51:00Z"/>
          <w:rFonts w:ascii="Times New Roman" w:hAnsi="Times New Roman"/>
          <w:sz w:val="20"/>
          <w:szCs w:val="20"/>
        </w:rPr>
      </w:pPr>
      <w:del w:id="2406" w:author="W. Hu" w:date="2011-08-10T20:51:00Z">
        <w:r w:rsidDel="0035714C">
          <w:rPr>
            <w:rFonts w:ascii="Times New Roman" w:hAnsi="Times New Roman"/>
            <w:sz w:val="20"/>
            <w:szCs w:val="20"/>
          </w:rPr>
          <w:delText>The overall programs and services of the University System are o</w:delText>
        </w:r>
        <w:r w:rsidDel="0035714C">
          <w:rPr>
            <w:rFonts w:ascii="Times New Roman" w:hAnsi="Times New Roman"/>
            <w:spacing w:val="-4"/>
            <w:sz w:val="20"/>
            <w:szCs w:val="20"/>
          </w:rPr>
          <w:delText>f</w:delText>
        </w:r>
        <w:r w:rsidDel="0035714C">
          <w:rPr>
            <w:rFonts w:ascii="Times New Roman" w:hAnsi="Times New Roman"/>
            <w:sz w:val="20"/>
            <w:szCs w:val="20"/>
          </w:rPr>
          <w:delText>fered through three major components: Instruction; Public Service/Continuing Education; Research. Instruction consists of programs of study leading toward degrees, ranging from the associate (two-year) level to the doctoral level, and certificates.</w:delText>
        </w:r>
      </w:del>
    </w:p>
    <w:p w:rsidR="00493E24" w:rsidDel="0035714C" w:rsidRDefault="00493E24" w:rsidP="00493E24">
      <w:pPr>
        <w:widowControl w:val="0"/>
        <w:autoSpaceDE w:val="0"/>
        <w:autoSpaceDN w:val="0"/>
        <w:adjustRightInd w:val="0"/>
        <w:spacing w:after="0" w:line="250" w:lineRule="auto"/>
        <w:ind w:left="180" w:right="137" w:firstLine="0"/>
        <w:jc w:val="both"/>
        <w:rPr>
          <w:del w:id="2407" w:author="W. Hu" w:date="2011-08-10T20:51:00Z"/>
          <w:rFonts w:ascii="Times New Roman" w:hAnsi="Times New Roman"/>
          <w:sz w:val="20"/>
          <w:szCs w:val="20"/>
        </w:rPr>
      </w:pPr>
    </w:p>
    <w:p w:rsidR="00493E24" w:rsidDel="0035714C" w:rsidRDefault="00493E24" w:rsidP="00493E24">
      <w:pPr>
        <w:widowControl w:val="0"/>
        <w:autoSpaceDE w:val="0"/>
        <w:autoSpaceDN w:val="0"/>
        <w:adjustRightInd w:val="0"/>
        <w:spacing w:after="0" w:line="250" w:lineRule="auto"/>
        <w:ind w:left="180" w:right="137" w:firstLine="0"/>
        <w:jc w:val="both"/>
        <w:rPr>
          <w:del w:id="2408" w:author="W. Hu" w:date="2011-08-10T20:51:00Z"/>
          <w:rFonts w:ascii="Times New Roman" w:hAnsi="Times New Roman"/>
          <w:sz w:val="20"/>
          <w:szCs w:val="20"/>
        </w:rPr>
      </w:pPr>
      <w:del w:id="2409" w:author="W. Hu" w:date="2011-08-10T20:51:00Z">
        <w:r w:rsidDel="0035714C">
          <w:rPr>
            <w:rFonts w:ascii="Times New Roman" w:hAnsi="Times New Roman"/>
            <w:sz w:val="20"/>
            <w:szCs w:val="20"/>
          </w:rPr>
          <w:delText>Requirements for admission of students to instructional programs at each institution are determined, pursuant to policies of the Board of Regents, by the institution.</w:delText>
        </w:r>
        <w:r w:rsidDel="0035714C">
          <w:rPr>
            <w:rFonts w:ascii="Times New Roman" w:hAnsi="Times New Roman"/>
            <w:spacing w:val="-4"/>
            <w:sz w:val="20"/>
            <w:szCs w:val="20"/>
          </w:rPr>
          <w:delText xml:space="preserve"> </w:delText>
        </w:r>
        <w:r w:rsidDel="0035714C">
          <w:rPr>
            <w:rFonts w:ascii="Times New Roman" w:hAnsi="Times New Roman"/>
            <w:sz w:val="20"/>
            <w:szCs w:val="20"/>
          </w:rPr>
          <w:delText>The Board establishes minimum academic standards and leaves to each institution the prerogative to establish higher standards.</w:delText>
        </w:r>
        <w:r w:rsidDel="0035714C">
          <w:rPr>
            <w:rFonts w:ascii="Times New Roman" w:hAnsi="Times New Roman"/>
            <w:spacing w:val="-11"/>
            <w:sz w:val="20"/>
            <w:szCs w:val="20"/>
          </w:rPr>
          <w:delText xml:space="preserve"> </w:delText>
        </w:r>
        <w:r w:rsidDel="0035714C">
          <w:rPr>
            <w:rFonts w:ascii="Times New Roman" w:hAnsi="Times New Roman"/>
            <w:sz w:val="20"/>
            <w:szCs w:val="20"/>
          </w:rPr>
          <w:delText>Applications for admission should be addressed in all cases to the institutions.</w:delText>
        </w:r>
      </w:del>
    </w:p>
    <w:p w:rsidR="00493E24" w:rsidDel="0035714C" w:rsidRDefault="00493E24" w:rsidP="00493E24">
      <w:pPr>
        <w:widowControl w:val="0"/>
        <w:autoSpaceDE w:val="0"/>
        <w:autoSpaceDN w:val="0"/>
        <w:adjustRightInd w:val="0"/>
        <w:spacing w:before="49" w:after="0" w:line="250" w:lineRule="auto"/>
        <w:ind w:left="180" w:right="137" w:firstLine="0"/>
        <w:jc w:val="both"/>
        <w:rPr>
          <w:del w:id="2410" w:author="W. Hu" w:date="2011-08-10T20:51:00Z"/>
          <w:rFonts w:ascii="Times New Roman" w:hAnsi="Times New Roman"/>
          <w:sz w:val="20"/>
          <w:szCs w:val="20"/>
        </w:rPr>
      </w:pPr>
      <w:del w:id="2411" w:author="W. Hu" w:date="2011-08-10T20:51:00Z">
        <w:r w:rsidDel="0035714C">
          <w:rPr>
            <w:rFonts w:ascii="Times New Roman" w:hAnsi="Times New Roman"/>
            <w:sz w:val="20"/>
            <w:szCs w:val="20"/>
          </w:rPr>
          <w:br w:type="column"/>
          <w:delText>Public Service/Continuing Education consists of non-degree activities, primaril</w:delText>
        </w:r>
        <w:r w:rsidDel="0035714C">
          <w:rPr>
            <w:rFonts w:ascii="Times New Roman" w:hAnsi="Times New Roman"/>
            <w:spacing w:val="-13"/>
            <w:sz w:val="20"/>
            <w:szCs w:val="20"/>
          </w:rPr>
          <w:delText>y</w:delText>
        </w:r>
        <w:r w:rsidDel="0035714C">
          <w:rPr>
            <w:rFonts w:ascii="Times New Roman" w:hAnsi="Times New Roman"/>
            <w:sz w:val="20"/>
            <w:szCs w:val="20"/>
          </w:rPr>
          <w:delText>, and special types of college-degree-credit courses. The non-degree activities are of several types, including short courses, seminars, conferences, lectures and consultative and advisory services in a la</w:delText>
        </w:r>
        <w:r w:rsidDel="0035714C">
          <w:rPr>
            <w:rFonts w:ascii="Times New Roman" w:hAnsi="Times New Roman"/>
            <w:spacing w:val="-4"/>
            <w:sz w:val="20"/>
            <w:szCs w:val="20"/>
          </w:rPr>
          <w:delText>r</w:delText>
        </w:r>
        <w:r w:rsidDel="0035714C">
          <w:rPr>
            <w:rFonts w:ascii="Times New Roman" w:hAnsi="Times New Roman"/>
            <w:sz w:val="20"/>
            <w:szCs w:val="20"/>
          </w:rPr>
          <w:delText>ge number of areas of interest.</w:delText>
        </w:r>
        <w:r w:rsidDel="0035714C">
          <w:rPr>
            <w:rFonts w:ascii="Times New Roman" w:hAnsi="Times New Roman"/>
            <w:spacing w:val="-4"/>
            <w:sz w:val="20"/>
            <w:szCs w:val="20"/>
          </w:rPr>
          <w:delText xml:space="preserve"> </w:delText>
        </w:r>
        <w:r w:rsidDel="0035714C">
          <w:rPr>
            <w:rFonts w:ascii="Times New Roman" w:hAnsi="Times New Roman"/>
            <w:sz w:val="20"/>
            <w:szCs w:val="20"/>
          </w:rPr>
          <w:delText xml:space="preserve">These activities are designed by each institution to meet special educational, informational and cultural needs of the people of the service areas of that institution. </w:delText>
        </w:r>
        <w:r w:rsidDel="0035714C">
          <w:rPr>
            <w:rFonts w:ascii="Times New Roman" w:hAnsi="Times New Roman"/>
            <w:spacing w:val="-14"/>
            <w:sz w:val="20"/>
            <w:szCs w:val="20"/>
          </w:rPr>
          <w:delText>T</w:delText>
        </w:r>
        <w:r w:rsidDel="0035714C">
          <w:rPr>
            <w:rFonts w:ascii="Times New Roman" w:hAnsi="Times New Roman"/>
            <w:sz w:val="20"/>
            <w:szCs w:val="20"/>
          </w:rPr>
          <w:delText>ypical college-degree-credit public service/ continuing education courses are those o</w:delText>
        </w:r>
        <w:r w:rsidDel="0035714C">
          <w:rPr>
            <w:rFonts w:ascii="Times New Roman" w:hAnsi="Times New Roman"/>
            <w:spacing w:val="-4"/>
            <w:sz w:val="20"/>
            <w:szCs w:val="20"/>
          </w:rPr>
          <w:delText>f</w:delText>
        </w:r>
        <w:r w:rsidDel="0035714C">
          <w:rPr>
            <w:rFonts w:ascii="Times New Roman" w:hAnsi="Times New Roman"/>
            <w:sz w:val="20"/>
            <w:szCs w:val="20"/>
          </w:rPr>
          <w:delText>fered through extension center programs and teacher education consortiums.</w:delText>
        </w:r>
      </w:del>
    </w:p>
    <w:p w:rsidR="00493E24" w:rsidDel="0035714C" w:rsidRDefault="00493E24" w:rsidP="00493E24">
      <w:pPr>
        <w:widowControl w:val="0"/>
        <w:autoSpaceDE w:val="0"/>
        <w:autoSpaceDN w:val="0"/>
        <w:adjustRightInd w:val="0"/>
        <w:spacing w:after="0" w:line="250" w:lineRule="auto"/>
        <w:ind w:left="180" w:right="137" w:firstLine="0"/>
        <w:jc w:val="both"/>
        <w:rPr>
          <w:del w:id="2412" w:author="W. Hu" w:date="2011-08-10T20:51:00Z"/>
          <w:rFonts w:ascii="Times New Roman" w:hAnsi="Times New Roman"/>
          <w:sz w:val="20"/>
          <w:szCs w:val="20"/>
        </w:rPr>
      </w:pPr>
    </w:p>
    <w:p w:rsidR="00493E24" w:rsidDel="0035714C" w:rsidRDefault="00493E24" w:rsidP="00493E24">
      <w:pPr>
        <w:widowControl w:val="0"/>
        <w:autoSpaceDE w:val="0"/>
        <w:autoSpaceDN w:val="0"/>
        <w:adjustRightInd w:val="0"/>
        <w:spacing w:after="0" w:line="250" w:lineRule="auto"/>
        <w:ind w:left="180" w:right="137" w:firstLine="0"/>
        <w:jc w:val="both"/>
        <w:rPr>
          <w:del w:id="2413" w:author="W. Hu" w:date="2011-08-10T20:51:00Z"/>
          <w:rFonts w:ascii="Times New Roman" w:hAnsi="Times New Roman"/>
          <w:sz w:val="20"/>
          <w:szCs w:val="20"/>
        </w:rPr>
      </w:pPr>
      <w:del w:id="2414" w:author="W. Hu" w:date="2011-08-10T20:51:00Z">
        <w:r w:rsidDel="0035714C">
          <w:rPr>
            <w:rFonts w:ascii="Times New Roman" w:hAnsi="Times New Roman"/>
            <w:sz w:val="20"/>
            <w:szCs w:val="20"/>
          </w:rPr>
          <w:delText>Research encompasses investigations con- ducted primarily for discovery and application of knowledge.</w:delText>
        </w:r>
        <w:r w:rsidDel="0035714C">
          <w:rPr>
            <w:rFonts w:ascii="Times New Roman" w:hAnsi="Times New Roman"/>
            <w:spacing w:val="-4"/>
            <w:sz w:val="20"/>
            <w:szCs w:val="20"/>
          </w:rPr>
          <w:delText xml:space="preserve"> </w:delText>
        </w:r>
        <w:r w:rsidDel="0035714C">
          <w:rPr>
            <w:rFonts w:ascii="Times New Roman" w:hAnsi="Times New Roman"/>
            <w:sz w:val="20"/>
            <w:szCs w:val="20"/>
          </w:rPr>
          <w:delText>These investigations conducted on campuses and at many o</w:delText>
        </w:r>
        <w:r w:rsidDel="0035714C">
          <w:rPr>
            <w:rFonts w:ascii="Times New Roman" w:hAnsi="Times New Roman"/>
            <w:spacing w:val="-4"/>
            <w:sz w:val="20"/>
            <w:szCs w:val="20"/>
          </w:rPr>
          <w:delText>f</w:delText>
        </w:r>
        <w:r w:rsidDel="0035714C">
          <w:rPr>
            <w:rFonts w:ascii="Times New Roman" w:hAnsi="Times New Roman"/>
            <w:sz w:val="20"/>
            <w:szCs w:val="20"/>
          </w:rPr>
          <w:delText>f-campuses and at many o</w:delText>
        </w:r>
        <w:r w:rsidDel="0035714C">
          <w:rPr>
            <w:rFonts w:ascii="Times New Roman" w:hAnsi="Times New Roman"/>
            <w:spacing w:val="-4"/>
            <w:sz w:val="20"/>
            <w:szCs w:val="20"/>
          </w:rPr>
          <w:delText>f</w:delText>
        </w:r>
        <w:r w:rsidDel="0035714C">
          <w:rPr>
            <w:rFonts w:ascii="Times New Roman" w:hAnsi="Times New Roman"/>
            <w:sz w:val="20"/>
            <w:szCs w:val="20"/>
          </w:rPr>
          <w:delText>f-campus locations, cover a la</w:delText>
        </w:r>
        <w:r w:rsidDel="0035714C">
          <w:rPr>
            <w:rFonts w:ascii="Times New Roman" w:hAnsi="Times New Roman"/>
            <w:spacing w:val="-4"/>
            <w:sz w:val="20"/>
            <w:szCs w:val="20"/>
          </w:rPr>
          <w:delText>r</w:delText>
        </w:r>
        <w:r w:rsidDel="0035714C">
          <w:rPr>
            <w:rFonts w:ascii="Times New Roman" w:hAnsi="Times New Roman"/>
            <w:sz w:val="20"/>
            <w:szCs w:val="20"/>
          </w:rPr>
          <w:delText>ge number and a la</w:delText>
        </w:r>
        <w:r w:rsidDel="0035714C">
          <w:rPr>
            <w:rFonts w:ascii="Times New Roman" w:hAnsi="Times New Roman"/>
            <w:spacing w:val="-4"/>
            <w:sz w:val="20"/>
            <w:szCs w:val="20"/>
          </w:rPr>
          <w:delText>r</w:delText>
        </w:r>
        <w:r w:rsidDel="0035714C">
          <w:rPr>
            <w:rFonts w:ascii="Times New Roman" w:hAnsi="Times New Roman"/>
            <w:sz w:val="20"/>
            <w:szCs w:val="20"/>
          </w:rPr>
          <w:delText>ge variety of matters related to the educational objectives of the institutions and to general societal needs.</w:delText>
        </w:r>
      </w:del>
    </w:p>
    <w:p w:rsidR="00493E24" w:rsidDel="0035714C" w:rsidRDefault="00493E24" w:rsidP="00493E24">
      <w:pPr>
        <w:widowControl w:val="0"/>
        <w:autoSpaceDE w:val="0"/>
        <w:autoSpaceDN w:val="0"/>
        <w:adjustRightInd w:val="0"/>
        <w:spacing w:after="0" w:line="250" w:lineRule="auto"/>
        <w:ind w:left="180" w:right="137" w:firstLine="0"/>
        <w:jc w:val="both"/>
        <w:rPr>
          <w:del w:id="2415" w:author="W. Hu" w:date="2011-08-10T20:51:00Z"/>
          <w:rFonts w:ascii="Times New Roman" w:hAnsi="Times New Roman"/>
          <w:sz w:val="20"/>
          <w:szCs w:val="20"/>
        </w:rPr>
      </w:pPr>
    </w:p>
    <w:p w:rsidR="00493E24" w:rsidDel="0035714C" w:rsidRDefault="00493E24" w:rsidP="00493E24">
      <w:pPr>
        <w:widowControl w:val="0"/>
        <w:autoSpaceDE w:val="0"/>
        <w:autoSpaceDN w:val="0"/>
        <w:adjustRightInd w:val="0"/>
        <w:spacing w:after="0" w:line="250" w:lineRule="auto"/>
        <w:ind w:left="180" w:right="137" w:firstLine="0"/>
        <w:jc w:val="both"/>
        <w:rPr>
          <w:del w:id="2416" w:author="W. Hu" w:date="2011-08-10T20:51:00Z"/>
          <w:rFonts w:ascii="Times New Roman" w:hAnsi="Times New Roman"/>
          <w:sz w:val="20"/>
          <w:szCs w:val="20"/>
        </w:rPr>
      </w:pPr>
      <w:del w:id="2417" w:author="W. Hu" w:date="2011-08-10T20:51:00Z">
        <w:r w:rsidDel="0035714C">
          <w:rPr>
            <w:rFonts w:ascii="Times New Roman" w:hAnsi="Times New Roman"/>
            <w:sz w:val="20"/>
            <w:szCs w:val="20"/>
          </w:rPr>
          <w:delText>Most of the research is conducted through the universities; howeve</w:delText>
        </w:r>
        <w:r w:rsidDel="0035714C">
          <w:rPr>
            <w:rFonts w:ascii="Times New Roman" w:hAnsi="Times New Roman"/>
            <w:spacing w:val="-8"/>
            <w:sz w:val="20"/>
            <w:szCs w:val="20"/>
          </w:rPr>
          <w:delText>r</w:delText>
        </w:r>
        <w:r w:rsidDel="0035714C">
          <w:rPr>
            <w:rFonts w:ascii="Times New Roman" w:hAnsi="Times New Roman"/>
            <w:sz w:val="20"/>
            <w:szCs w:val="20"/>
          </w:rPr>
          <w:delText>, some of it is con- ducted through several of the senior colleges. The policies of the Board of Regents for the government, management and control of the University System provide autonomy of high degree for each institution.</w:delText>
        </w:r>
        <w:r w:rsidDel="0035714C">
          <w:rPr>
            <w:rFonts w:ascii="Times New Roman" w:hAnsi="Times New Roman"/>
            <w:spacing w:val="-4"/>
            <w:sz w:val="20"/>
            <w:szCs w:val="20"/>
          </w:rPr>
          <w:delText xml:space="preserve"> </w:delText>
        </w:r>
        <w:r w:rsidDel="0035714C">
          <w:rPr>
            <w:rFonts w:ascii="Times New Roman" w:hAnsi="Times New Roman"/>
            <w:sz w:val="20"/>
            <w:szCs w:val="20"/>
          </w:rPr>
          <w:delText>The executive head of each institution is the President, whose election is recommended by the Chancellor and approved by the Board. State appropriations for the University System are requested b</w:delText>
        </w:r>
        <w:r w:rsidDel="0035714C">
          <w:rPr>
            <w:rFonts w:ascii="Times New Roman" w:hAnsi="Times New Roman"/>
            <w:spacing w:val="-13"/>
            <w:sz w:val="20"/>
            <w:szCs w:val="20"/>
          </w:rPr>
          <w:delText>y</w:delText>
        </w:r>
        <w:r w:rsidDel="0035714C">
          <w:rPr>
            <w:rFonts w:ascii="Times New Roman" w:hAnsi="Times New Roman"/>
            <w:sz w:val="20"/>
            <w:szCs w:val="20"/>
          </w:rPr>
          <w:delText>, made to, and allocated by the Board of Regents.</w:delText>
        </w:r>
      </w:del>
    </w:p>
    <w:p w:rsidR="00BA590D" w:rsidRPr="00193DE2" w:rsidDel="0035714C" w:rsidRDefault="00BA590D" w:rsidP="00BA590D">
      <w:pPr>
        <w:widowControl w:val="0"/>
        <w:tabs>
          <w:tab w:val="right" w:pos="9360"/>
        </w:tabs>
        <w:autoSpaceDE w:val="0"/>
        <w:autoSpaceDN w:val="0"/>
        <w:adjustRightInd w:val="0"/>
        <w:spacing w:after="0"/>
        <w:ind w:left="360" w:right="180" w:firstLine="0"/>
        <w:jc w:val="both"/>
        <w:rPr>
          <w:del w:id="2418" w:author="W. Hu" w:date="2011-08-10T20:51:00Z"/>
          <w:rFonts w:ascii="Times New Roman" w:hAnsi="Times New Roman"/>
          <w:color w:val="000000" w:themeColor="text1"/>
          <w:sz w:val="20"/>
          <w:szCs w:val="20"/>
        </w:rPr>
      </w:pPr>
    </w:p>
    <w:p w:rsidR="00B33835" w:rsidDel="0035714C" w:rsidRDefault="00B33835" w:rsidP="00A75682">
      <w:pPr>
        <w:rPr>
          <w:del w:id="2419" w:author="W. Hu" w:date="2011-08-10T20:51:00Z"/>
          <w:rFonts w:ascii="Times New Roman" w:hAnsi="Times New Roman"/>
          <w:color w:val="000000" w:themeColor="text1"/>
          <w:sz w:val="20"/>
          <w:szCs w:val="20"/>
        </w:rPr>
      </w:pPr>
      <w:del w:id="2420" w:author="W. Hu" w:date="2011-08-10T20:51:00Z">
        <w:r w:rsidRPr="00193DE2" w:rsidDel="0035714C">
          <w:rPr>
            <w:rFonts w:ascii="Times New Roman" w:hAnsi="Times New Roman"/>
            <w:color w:val="000000" w:themeColor="text1"/>
            <w:sz w:val="20"/>
            <w:szCs w:val="20"/>
          </w:rPr>
          <w:br w:type="page"/>
        </w:r>
      </w:del>
    </w:p>
    <w:p w:rsidR="00A75682" w:rsidRPr="00193DE2" w:rsidDel="0035714C" w:rsidRDefault="00A75682" w:rsidP="00B33835">
      <w:pPr>
        <w:widowControl w:val="0"/>
        <w:tabs>
          <w:tab w:val="right" w:pos="9360"/>
        </w:tabs>
        <w:autoSpaceDE w:val="0"/>
        <w:autoSpaceDN w:val="0"/>
        <w:adjustRightInd w:val="0"/>
        <w:spacing w:after="0"/>
        <w:ind w:left="360" w:right="180" w:firstLine="0"/>
        <w:jc w:val="both"/>
        <w:rPr>
          <w:del w:id="2421" w:author="W. Hu" w:date="2011-08-10T20:51:00Z"/>
          <w:rFonts w:ascii="Times New Roman" w:hAnsi="Times New Roman"/>
          <w:color w:val="000000" w:themeColor="text1"/>
          <w:sz w:val="20"/>
          <w:szCs w:val="20"/>
        </w:rPr>
        <w:sectPr w:rsidR="00A75682" w:rsidRPr="00193DE2" w:rsidDel="0035714C" w:rsidSect="00F719DB">
          <w:headerReference w:type="default" r:id="rId59"/>
          <w:pgSz w:w="12240" w:h="15840" w:code="1"/>
          <w:pgMar w:top="720" w:right="720" w:bottom="288" w:left="1440" w:header="720" w:footer="288" w:gutter="0"/>
          <w:cols w:num="2" w:space="720"/>
          <w:docGrid w:linePitch="360"/>
        </w:sectPr>
      </w:pPr>
    </w:p>
    <w:p w:rsidR="00A75682" w:rsidRPr="009B2C73" w:rsidDel="0035714C" w:rsidRDefault="00686F87" w:rsidP="00A75682">
      <w:pPr>
        <w:pStyle w:val="Heading2"/>
        <w:ind w:left="180" w:firstLine="0"/>
        <w:rPr>
          <w:del w:id="2422" w:author="W. Hu" w:date="2011-08-10T20:51:00Z"/>
          <w:rFonts w:ascii="Impact" w:hAnsi="Impact" w:cs="Impact"/>
          <w:color w:val="000000" w:themeColor="text1"/>
          <w:sz w:val="44"/>
          <w:szCs w:val="44"/>
        </w:rPr>
      </w:pPr>
      <w:bookmarkStart w:id="2423" w:name="_Toc295462100"/>
      <w:bookmarkStart w:id="2424" w:name="_Toc297807606"/>
      <w:bookmarkStart w:id="2425" w:name="_Toc298161613"/>
      <w:del w:id="2426" w:author="W. Hu" w:date="2011-08-10T20:51:00Z">
        <w:r w:rsidRPr="00686F87" w:rsidDel="0035714C">
          <w:rPr>
            <w:rFonts w:ascii="Impact" w:hAnsi="Impact" w:cs="Impact"/>
            <w:color w:val="000000" w:themeColor="text1"/>
            <w:position w:val="-1"/>
            <w:sz w:val="52"/>
            <w:szCs w:val="52"/>
          </w:rPr>
          <w:delText>I</w:delText>
        </w:r>
        <w:r w:rsidRPr="009B2C73" w:rsidDel="0035714C">
          <w:rPr>
            <w:rFonts w:ascii="Impact" w:hAnsi="Impact" w:cs="Impact"/>
            <w:color w:val="000000" w:themeColor="text1"/>
            <w:position w:val="-1"/>
            <w:sz w:val="44"/>
            <w:szCs w:val="44"/>
          </w:rPr>
          <w:delText>NSTITUTIONS</w:delText>
        </w:r>
        <w:bookmarkEnd w:id="2423"/>
        <w:bookmarkEnd w:id="2424"/>
        <w:bookmarkEnd w:id="2425"/>
      </w:del>
    </w:p>
    <w:p w:rsidR="00A75682" w:rsidDel="0035714C" w:rsidRDefault="00A75682" w:rsidP="00A75682">
      <w:pPr>
        <w:widowControl w:val="0"/>
        <w:autoSpaceDE w:val="0"/>
        <w:autoSpaceDN w:val="0"/>
        <w:adjustRightInd w:val="0"/>
        <w:spacing w:before="5" w:after="0" w:line="100" w:lineRule="exact"/>
        <w:ind w:left="180" w:right="137"/>
        <w:jc w:val="both"/>
        <w:rPr>
          <w:del w:id="2427" w:author="W. Hu" w:date="2011-08-10T20:51:00Z"/>
          <w:rFonts w:ascii="Impact" w:hAnsi="Impact" w:cs="Impact"/>
          <w:sz w:val="10"/>
          <w:szCs w:val="10"/>
        </w:rPr>
      </w:pPr>
    </w:p>
    <w:p w:rsidR="00686F87" w:rsidDel="0035714C" w:rsidRDefault="00A75682" w:rsidP="00A75682">
      <w:pPr>
        <w:widowControl w:val="0"/>
        <w:autoSpaceDE w:val="0"/>
        <w:autoSpaceDN w:val="0"/>
        <w:adjustRightInd w:val="0"/>
        <w:spacing w:after="0"/>
        <w:ind w:left="180" w:right="137" w:firstLine="0"/>
        <w:jc w:val="both"/>
        <w:rPr>
          <w:del w:id="2428" w:author="W. Hu" w:date="2011-08-10T20:51:00Z"/>
          <w:rFonts w:ascii="Times New Roman" w:hAnsi="Times New Roman"/>
          <w:b/>
          <w:sz w:val="24"/>
          <w:szCs w:val="24"/>
        </w:rPr>
      </w:pPr>
      <w:del w:id="2429" w:author="W. Hu" w:date="2011-08-10T20:51:00Z">
        <w:r w:rsidRPr="00697F4A" w:rsidDel="0035714C">
          <w:rPr>
            <w:rFonts w:ascii="Times New Roman" w:hAnsi="Times New Roman"/>
            <w:b/>
            <w:sz w:val="24"/>
            <w:szCs w:val="24"/>
          </w:rPr>
          <w:delText>GEORGIA PUBLIC LIBRARY</w:delText>
        </w:r>
      </w:del>
    </w:p>
    <w:p w:rsidR="00A75682" w:rsidRPr="00697F4A" w:rsidDel="0035714C" w:rsidRDefault="00A75682" w:rsidP="00A75682">
      <w:pPr>
        <w:widowControl w:val="0"/>
        <w:autoSpaceDE w:val="0"/>
        <w:autoSpaceDN w:val="0"/>
        <w:adjustRightInd w:val="0"/>
        <w:spacing w:after="0"/>
        <w:ind w:left="180" w:right="137" w:firstLine="0"/>
        <w:jc w:val="both"/>
        <w:rPr>
          <w:del w:id="2430" w:author="W. Hu" w:date="2011-08-10T20:51:00Z"/>
          <w:rFonts w:ascii="Times New Roman" w:hAnsi="Times New Roman"/>
          <w:b/>
          <w:sz w:val="24"/>
          <w:szCs w:val="24"/>
        </w:rPr>
      </w:pPr>
      <w:del w:id="2431" w:author="W. Hu" w:date="2011-08-10T20:51:00Z">
        <w:r w:rsidRPr="00697F4A" w:rsidDel="0035714C">
          <w:rPr>
            <w:rFonts w:ascii="Times New Roman" w:hAnsi="Times New Roman"/>
            <w:b/>
            <w:sz w:val="24"/>
            <w:szCs w:val="24"/>
          </w:rPr>
          <w:delText>SERVICE</w:delText>
        </w:r>
      </w:del>
    </w:p>
    <w:p w:rsidR="00A75682" w:rsidRPr="00C303FA" w:rsidDel="0035714C" w:rsidRDefault="00A75682" w:rsidP="00A75682">
      <w:pPr>
        <w:pStyle w:val="ListParagraph"/>
        <w:widowControl w:val="0"/>
        <w:numPr>
          <w:ilvl w:val="0"/>
          <w:numId w:val="58"/>
        </w:numPr>
        <w:autoSpaceDE w:val="0"/>
        <w:autoSpaceDN w:val="0"/>
        <w:adjustRightInd w:val="0"/>
        <w:spacing w:after="0" w:line="240" w:lineRule="auto"/>
        <w:ind w:right="137"/>
        <w:jc w:val="both"/>
        <w:rPr>
          <w:del w:id="2432" w:author="W. Hu" w:date="2011-08-10T20:51:00Z"/>
          <w:rFonts w:ascii="Times New Roman" w:hAnsi="Times New Roman"/>
          <w:sz w:val="18"/>
          <w:szCs w:val="18"/>
        </w:rPr>
      </w:pPr>
      <w:del w:id="2433" w:author="W. Hu" w:date="2011-08-10T20:51:00Z">
        <w:r w:rsidRPr="00C303FA" w:rsidDel="0035714C">
          <w:rPr>
            <w:rFonts w:ascii="Times New Roman" w:hAnsi="Times New Roman"/>
            <w:sz w:val="18"/>
            <w:szCs w:val="18"/>
          </w:rPr>
          <w:delText>Georgia Public Library Service</w:delText>
        </w:r>
      </w:del>
    </w:p>
    <w:p w:rsidR="00A75682" w:rsidRPr="00C303FA" w:rsidDel="0035714C" w:rsidRDefault="00A75682" w:rsidP="00A75682">
      <w:pPr>
        <w:pStyle w:val="ListParagraph"/>
        <w:widowControl w:val="0"/>
        <w:autoSpaceDE w:val="0"/>
        <w:autoSpaceDN w:val="0"/>
        <w:adjustRightInd w:val="0"/>
        <w:spacing w:after="0" w:line="240" w:lineRule="auto"/>
        <w:ind w:right="137"/>
        <w:jc w:val="both"/>
        <w:rPr>
          <w:del w:id="2434" w:author="W. Hu" w:date="2011-08-10T20:51:00Z"/>
          <w:rFonts w:ascii="Times New Roman" w:hAnsi="Times New Roman"/>
          <w:sz w:val="18"/>
          <w:szCs w:val="18"/>
        </w:rPr>
      </w:pPr>
      <w:del w:id="2435" w:author="W. Hu" w:date="2011-08-10T20:51:00Z">
        <w:r w:rsidRPr="00C303FA" w:rsidDel="0035714C">
          <w:rPr>
            <w:rFonts w:ascii="Times New Roman" w:hAnsi="Times New Roman"/>
            <w:sz w:val="18"/>
            <w:szCs w:val="18"/>
          </w:rPr>
          <w:delText>Atlanta, GA 30345-4304</w:delText>
        </w:r>
      </w:del>
    </w:p>
    <w:p w:rsidR="00A75682" w:rsidRPr="00697F4A" w:rsidDel="0035714C" w:rsidRDefault="00A75682" w:rsidP="00A75682">
      <w:pPr>
        <w:widowControl w:val="0"/>
        <w:autoSpaceDE w:val="0"/>
        <w:autoSpaceDN w:val="0"/>
        <w:adjustRightInd w:val="0"/>
        <w:spacing w:after="0"/>
        <w:ind w:right="137" w:firstLine="180"/>
        <w:jc w:val="both"/>
        <w:rPr>
          <w:del w:id="2436"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jc w:val="both"/>
        <w:rPr>
          <w:del w:id="2437"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firstLine="0"/>
        <w:jc w:val="both"/>
        <w:rPr>
          <w:del w:id="2438" w:author="W. Hu" w:date="2011-08-10T20:51:00Z"/>
          <w:rFonts w:ascii="Times New Roman" w:hAnsi="Times New Roman"/>
          <w:b/>
          <w:sz w:val="24"/>
          <w:szCs w:val="24"/>
        </w:rPr>
      </w:pPr>
      <w:del w:id="2439" w:author="W. Hu" w:date="2011-08-10T20:51:00Z">
        <w:r w:rsidRPr="00697F4A" w:rsidDel="0035714C">
          <w:rPr>
            <w:rFonts w:ascii="Times New Roman" w:hAnsi="Times New Roman"/>
            <w:b/>
            <w:sz w:val="24"/>
            <w:szCs w:val="24"/>
          </w:rPr>
          <w:delText>RESEARCH INSTITUTES</w:delText>
        </w:r>
      </w:del>
    </w:p>
    <w:p w:rsidR="00A75682" w:rsidRPr="00C303FA" w:rsidDel="0035714C" w:rsidRDefault="00A75682" w:rsidP="00A75682">
      <w:pPr>
        <w:pStyle w:val="ListParagraph"/>
        <w:widowControl w:val="0"/>
        <w:numPr>
          <w:ilvl w:val="0"/>
          <w:numId w:val="59"/>
        </w:numPr>
        <w:autoSpaceDE w:val="0"/>
        <w:autoSpaceDN w:val="0"/>
        <w:adjustRightInd w:val="0"/>
        <w:spacing w:after="0" w:line="240" w:lineRule="auto"/>
        <w:ind w:right="137"/>
        <w:jc w:val="both"/>
        <w:rPr>
          <w:del w:id="2440" w:author="W. Hu" w:date="2011-08-10T20:51:00Z"/>
          <w:rFonts w:ascii="Times New Roman" w:hAnsi="Times New Roman"/>
          <w:sz w:val="18"/>
          <w:szCs w:val="18"/>
        </w:rPr>
      </w:pPr>
      <w:del w:id="2441" w:author="W. Hu" w:date="2011-08-10T20:51:00Z">
        <w:r w:rsidRPr="00C303FA" w:rsidDel="0035714C">
          <w:rPr>
            <w:rFonts w:ascii="Times New Roman" w:hAnsi="Times New Roman"/>
            <w:sz w:val="18"/>
            <w:szCs w:val="18"/>
          </w:rPr>
          <w:delText>Skidaway Institute of Oceanography</w:delText>
        </w:r>
      </w:del>
    </w:p>
    <w:p w:rsidR="00A75682" w:rsidRPr="00C303FA" w:rsidDel="0035714C" w:rsidRDefault="00A75682" w:rsidP="00A75682">
      <w:pPr>
        <w:pStyle w:val="ListParagraph"/>
        <w:widowControl w:val="0"/>
        <w:autoSpaceDE w:val="0"/>
        <w:autoSpaceDN w:val="0"/>
        <w:adjustRightInd w:val="0"/>
        <w:spacing w:after="0" w:line="240" w:lineRule="auto"/>
        <w:ind w:right="137"/>
        <w:jc w:val="both"/>
        <w:rPr>
          <w:del w:id="2442" w:author="W. Hu" w:date="2011-08-10T20:51:00Z"/>
          <w:rFonts w:ascii="Times New Roman" w:hAnsi="Times New Roman"/>
          <w:sz w:val="18"/>
          <w:szCs w:val="18"/>
        </w:rPr>
      </w:pPr>
      <w:del w:id="2443" w:author="W. Hu" w:date="2011-08-10T20:51:00Z">
        <w:r w:rsidRPr="00C303FA" w:rsidDel="0035714C">
          <w:rPr>
            <w:rFonts w:ascii="Times New Roman" w:hAnsi="Times New Roman"/>
            <w:sz w:val="18"/>
            <w:szCs w:val="18"/>
          </w:rPr>
          <w:delText>Savannah, GA 31411</w:delText>
        </w:r>
      </w:del>
    </w:p>
    <w:p w:rsidR="00A75682" w:rsidRPr="00697F4A" w:rsidDel="0035714C" w:rsidRDefault="00A75682" w:rsidP="00A75682">
      <w:pPr>
        <w:widowControl w:val="0"/>
        <w:autoSpaceDE w:val="0"/>
        <w:autoSpaceDN w:val="0"/>
        <w:adjustRightInd w:val="0"/>
        <w:spacing w:after="0"/>
        <w:ind w:left="180" w:right="137"/>
        <w:jc w:val="both"/>
        <w:rPr>
          <w:del w:id="2444"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firstLine="0"/>
        <w:jc w:val="both"/>
        <w:rPr>
          <w:del w:id="2445" w:author="W. Hu" w:date="2011-08-10T20:51:00Z"/>
          <w:rFonts w:ascii="Times New Roman" w:hAnsi="Times New Roman"/>
          <w:b/>
          <w:sz w:val="24"/>
          <w:szCs w:val="24"/>
        </w:rPr>
      </w:pPr>
      <w:del w:id="2446" w:author="W. Hu" w:date="2011-08-10T20:51:00Z">
        <w:r w:rsidRPr="00697F4A" w:rsidDel="0035714C">
          <w:rPr>
            <w:rFonts w:ascii="Times New Roman" w:hAnsi="Times New Roman"/>
            <w:b/>
            <w:sz w:val="24"/>
            <w:szCs w:val="24"/>
          </w:rPr>
          <w:delText>RESEARCH UNIVERSITIES</w:delText>
        </w:r>
      </w:del>
    </w:p>
    <w:p w:rsidR="00A75682" w:rsidDel="0035714C" w:rsidRDefault="00A75682" w:rsidP="00A75682">
      <w:pPr>
        <w:pStyle w:val="ListParagraph"/>
        <w:widowControl w:val="0"/>
        <w:numPr>
          <w:ilvl w:val="0"/>
          <w:numId w:val="53"/>
        </w:numPr>
        <w:autoSpaceDE w:val="0"/>
        <w:autoSpaceDN w:val="0"/>
        <w:adjustRightInd w:val="0"/>
        <w:spacing w:after="0" w:line="240" w:lineRule="auto"/>
        <w:ind w:right="137"/>
        <w:jc w:val="both"/>
        <w:rPr>
          <w:del w:id="2447" w:author="W. Hu" w:date="2011-08-10T20:51:00Z"/>
          <w:rFonts w:ascii="Times New Roman" w:hAnsi="Times New Roman"/>
          <w:sz w:val="18"/>
          <w:szCs w:val="18"/>
        </w:rPr>
      </w:pPr>
      <w:del w:id="2448" w:author="W. Hu" w:date="2011-08-10T20:51:00Z">
        <w:r w:rsidRPr="00C303FA" w:rsidDel="0035714C">
          <w:rPr>
            <w:rFonts w:ascii="Times New Roman" w:hAnsi="Times New Roman"/>
            <w:sz w:val="18"/>
            <w:szCs w:val="18"/>
          </w:rPr>
          <w:delText>Georgia Health Sciences University - H; B, M,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49" w:author="W. Hu" w:date="2011-08-10T20:51:00Z"/>
          <w:rFonts w:ascii="Times New Roman" w:hAnsi="Times New Roman"/>
          <w:sz w:val="18"/>
          <w:szCs w:val="18"/>
        </w:rPr>
      </w:pPr>
      <w:del w:id="2450" w:author="W. Hu" w:date="2011-08-10T20:51:00Z">
        <w:r w:rsidRPr="00D5268B" w:rsidDel="0035714C">
          <w:rPr>
            <w:rFonts w:ascii="Times New Roman" w:hAnsi="Times New Roman"/>
            <w:sz w:val="18"/>
            <w:szCs w:val="18"/>
          </w:rPr>
          <w:delText>Augusta, GA 30912</w:delText>
        </w:r>
      </w:del>
    </w:p>
    <w:p w:rsidR="00A75682" w:rsidDel="0035714C" w:rsidRDefault="00A75682" w:rsidP="00A75682">
      <w:pPr>
        <w:pStyle w:val="ListParagraph"/>
        <w:widowControl w:val="0"/>
        <w:numPr>
          <w:ilvl w:val="0"/>
          <w:numId w:val="53"/>
        </w:numPr>
        <w:autoSpaceDE w:val="0"/>
        <w:autoSpaceDN w:val="0"/>
        <w:adjustRightInd w:val="0"/>
        <w:spacing w:after="0" w:line="240" w:lineRule="auto"/>
        <w:ind w:right="137"/>
        <w:jc w:val="both"/>
        <w:rPr>
          <w:del w:id="2451" w:author="W. Hu" w:date="2011-08-10T20:51:00Z"/>
          <w:rFonts w:ascii="Times New Roman" w:hAnsi="Times New Roman"/>
          <w:sz w:val="18"/>
          <w:szCs w:val="18"/>
        </w:rPr>
      </w:pPr>
      <w:del w:id="2452" w:author="W. Hu" w:date="2011-08-10T20:51:00Z">
        <w:r w:rsidRPr="00C303FA" w:rsidDel="0035714C">
          <w:rPr>
            <w:rFonts w:ascii="Times New Roman" w:hAnsi="Times New Roman"/>
            <w:sz w:val="18"/>
            <w:szCs w:val="18"/>
          </w:rPr>
          <w:delText>Georgia Institute of Technology – H; B,M,D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53" w:author="W. Hu" w:date="2011-08-10T20:51:00Z"/>
          <w:rFonts w:ascii="Times New Roman" w:hAnsi="Times New Roman"/>
          <w:sz w:val="18"/>
          <w:szCs w:val="18"/>
        </w:rPr>
      </w:pPr>
      <w:del w:id="2454" w:author="W. Hu" w:date="2011-08-10T20:51:00Z">
        <w:r w:rsidRPr="00D5268B" w:rsidDel="0035714C">
          <w:rPr>
            <w:rFonts w:ascii="Times New Roman" w:hAnsi="Times New Roman"/>
            <w:sz w:val="18"/>
            <w:szCs w:val="18"/>
          </w:rPr>
          <w:delText>Atlanta, GA 30332</w:delText>
        </w:r>
      </w:del>
    </w:p>
    <w:p w:rsidR="00A75682" w:rsidDel="0035714C" w:rsidRDefault="00A75682" w:rsidP="00A75682">
      <w:pPr>
        <w:pStyle w:val="ListParagraph"/>
        <w:widowControl w:val="0"/>
        <w:numPr>
          <w:ilvl w:val="0"/>
          <w:numId w:val="53"/>
        </w:numPr>
        <w:autoSpaceDE w:val="0"/>
        <w:autoSpaceDN w:val="0"/>
        <w:adjustRightInd w:val="0"/>
        <w:spacing w:after="0" w:line="240" w:lineRule="auto"/>
        <w:ind w:right="137"/>
        <w:jc w:val="both"/>
        <w:rPr>
          <w:del w:id="2455" w:author="W. Hu" w:date="2011-08-10T20:51:00Z"/>
          <w:rFonts w:ascii="Times New Roman" w:hAnsi="Times New Roman"/>
          <w:sz w:val="18"/>
          <w:szCs w:val="18"/>
        </w:rPr>
      </w:pPr>
      <w:del w:id="2456" w:author="W. Hu" w:date="2011-08-10T20:51:00Z">
        <w:r w:rsidRPr="00C303FA" w:rsidDel="0035714C">
          <w:rPr>
            <w:rFonts w:ascii="Times New Roman" w:hAnsi="Times New Roman"/>
            <w:sz w:val="18"/>
            <w:szCs w:val="18"/>
          </w:rPr>
          <w:delText xml:space="preserve">Georgia State University – H; B,M,J,S,D </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57" w:author="W. Hu" w:date="2011-08-10T20:51:00Z"/>
          <w:rFonts w:ascii="Times New Roman" w:hAnsi="Times New Roman"/>
          <w:sz w:val="18"/>
          <w:szCs w:val="18"/>
        </w:rPr>
      </w:pPr>
      <w:del w:id="2458" w:author="W. Hu" w:date="2011-08-10T20:51:00Z">
        <w:r w:rsidRPr="00D5268B" w:rsidDel="0035714C">
          <w:rPr>
            <w:rFonts w:ascii="Times New Roman" w:hAnsi="Times New Roman"/>
            <w:sz w:val="18"/>
            <w:szCs w:val="18"/>
          </w:rPr>
          <w:delText>Atlanta, GA 30303-3083</w:delText>
        </w:r>
      </w:del>
    </w:p>
    <w:p w:rsidR="00A75682" w:rsidDel="0035714C" w:rsidRDefault="00A75682" w:rsidP="00A75682">
      <w:pPr>
        <w:pStyle w:val="ListParagraph"/>
        <w:widowControl w:val="0"/>
        <w:numPr>
          <w:ilvl w:val="0"/>
          <w:numId w:val="53"/>
        </w:numPr>
        <w:autoSpaceDE w:val="0"/>
        <w:autoSpaceDN w:val="0"/>
        <w:adjustRightInd w:val="0"/>
        <w:spacing w:after="0" w:line="240" w:lineRule="auto"/>
        <w:ind w:right="137"/>
        <w:jc w:val="both"/>
        <w:rPr>
          <w:del w:id="2459" w:author="W. Hu" w:date="2011-08-10T20:51:00Z"/>
          <w:rFonts w:ascii="Times New Roman" w:hAnsi="Times New Roman"/>
          <w:sz w:val="18"/>
          <w:szCs w:val="18"/>
        </w:rPr>
      </w:pPr>
      <w:del w:id="2460" w:author="W. Hu" w:date="2011-08-10T20:51:00Z">
        <w:r w:rsidRPr="00C303FA" w:rsidDel="0035714C">
          <w:rPr>
            <w:rFonts w:ascii="Times New Roman" w:hAnsi="Times New Roman"/>
            <w:sz w:val="18"/>
            <w:szCs w:val="18"/>
          </w:rPr>
          <w:delText>University of Georgia – H; B, M, J, S,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61" w:author="W. Hu" w:date="2011-08-10T20:51:00Z"/>
          <w:rFonts w:ascii="Times New Roman" w:hAnsi="Times New Roman"/>
          <w:sz w:val="18"/>
          <w:szCs w:val="18"/>
        </w:rPr>
      </w:pPr>
      <w:del w:id="2462" w:author="W. Hu" w:date="2011-08-10T20:51:00Z">
        <w:r w:rsidRPr="00D5268B" w:rsidDel="0035714C">
          <w:rPr>
            <w:rFonts w:ascii="Times New Roman" w:hAnsi="Times New Roman"/>
            <w:sz w:val="18"/>
            <w:szCs w:val="18"/>
          </w:rPr>
          <w:delText>Athens, GA 30602</w:delText>
        </w:r>
      </w:del>
    </w:p>
    <w:p w:rsidR="00A75682" w:rsidRPr="00697F4A" w:rsidDel="0035714C" w:rsidRDefault="00A75682" w:rsidP="00A75682">
      <w:pPr>
        <w:widowControl w:val="0"/>
        <w:autoSpaceDE w:val="0"/>
        <w:autoSpaceDN w:val="0"/>
        <w:adjustRightInd w:val="0"/>
        <w:spacing w:after="0"/>
        <w:ind w:left="180" w:right="137"/>
        <w:jc w:val="both"/>
        <w:rPr>
          <w:del w:id="2463"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firstLine="0"/>
        <w:jc w:val="both"/>
        <w:rPr>
          <w:del w:id="2464" w:author="W. Hu" w:date="2011-08-10T20:51:00Z"/>
          <w:rFonts w:ascii="Times New Roman" w:hAnsi="Times New Roman"/>
          <w:b/>
          <w:sz w:val="24"/>
          <w:szCs w:val="24"/>
        </w:rPr>
      </w:pPr>
      <w:del w:id="2465" w:author="W. Hu" w:date="2011-08-10T20:51:00Z">
        <w:r w:rsidRPr="00697F4A" w:rsidDel="0035714C">
          <w:rPr>
            <w:rFonts w:ascii="Times New Roman" w:hAnsi="Times New Roman"/>
            <w:b/>
            <w:sz w:val="24"/>
            <w:szCs w:val="24"/>
          </w:rPr>
          <w:delText>REGIONAL UNIVERSITIES</w:delText>
        </w:r>
      </w:del>
    </w:p>
    <w:p w:rsidR="00A75682" w:rsidDel="0035714C" w:rsidRDefault="00A75682" w:rsidP="00A75682">
      <w:pPr>
        <w:pStyle w:val="ListParagraph"/>
        <w:widowControl w:val="0"/>
        <w:numPr>
          <w:ilvl w:val="0"/>
          <w:numId w:val="54"/>
        </w:numPr>
        <w:autoSpaceDE w:val="0"/>
        <w:autoSpaceDN w:val="0"/>
        <w:adjustRightInd w:val="0"/>
        <w:spacing w:after="0" w:line="240" w:lineRule="auto"/>
        <w:ind w:right="137"/>
        <w:jc w:val="both"/>
        <w:rPr>
          <w:del w:id="2466" w:author="W. Hu" w:date="2011-08-10T20:51:00Z"/>
          <w:rFonts w:ascii="Times New Roman" w:hAnsi="Times New Roman"/>
          <w:sz w:val="18"/>
          <w:szCs w:val="18"/>
        </w:rPr>
      </w:pPr>
      <w:del w:id="2467" w:author="W. Hu" w:date="2011-08-10T20:51:00Z">
        <w:r w:rsidRPr="00C303FA" w:rsidDel="0035714C">
          <w:rPr>
            <w:rFonts w:ascii="Times New Roman" w:hAnsi="Times New Roman"/>
            <w:sz w:val="18"/>
            <w:szCs w:val="18"/>
          </w:rPr>
          <w:delText>Georgia Southern University – H; B, M, S,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68" w:author="W. Hu" w:date="2011-08-10T20:51:00Z"/>
          <w:rFonts w:ascii="Times New Roman" w:hAnsi="Times New Roman"/>
          <w:sz w:val="18"/>
          <w:szCs w:val="18"/>
        </w:rPr>
      </w:pPr>
      <w:del w:id="2469" w:author="W. Hu" w:date="2011-08-10T20:51:00Z">
        <w:r w:rsidRPr="00D5268B" w:rsidDel="0035714C">
          <w:rPr>
            <w:rFonts w:ascii="Times New Roman" w:hAnsi="Times New Roman"/>
            <w:sz w:val="18"/>
            <w:szCs w:val="18"/>
          </w:rPr>
          <w:delText>Statesboro, GA 30460</w:delText>
        </w:r>
      </w:del>
    </w:p>
    <w:p w:rsidR="00A75682" w:rsidDel="0035714C" w:rsidRDefault="00A75682" w:rsidP="00A75682">
      <w:pPr>
        <w:pStyle w:val="ListParagraph"/>
        <w:widowControl w:val="0"/>
        <w:numPr>
          <w:ilvl w:val="0"/>
          <w:numId w:val="54"/>
        </w:numPr>
        <w:autoSpaceDE w:val="0"/>
        <w:autoSpaceDN w:val="0"/>
        <w:adjustRightInd w:val="0"/>
        <w:spacing w:after="0" w:line="240" w:lineRule="auto"/>
        <w:ind w:right="137"/>
        <w:jc w:val="both"/>
        <w:rPr>
          <w:del w:id="2470" w:author="W. Hu" w:date="2011-08-10T20:51:00Z"/>
          <w:rFonts w:ascii="Times New Roman" w:hAnsi="Times New Roman"/>
          <w:sz w:val="18"/>
          <w:szCs w:val="18"/>
        </w:rPr>
      </w:pPr>
      <w:del w:id="2471" w:author="W. Hu" w:date="2011-08-10T20:51:00Z">
        <w:r w:rsidRPr="00C303FA" w:rsidDel="0035714C">
          <w:rPr>
            <w:rFonts w:ascii="Times New Roman" w:hAnsi="Times New Roman"/>
            <w:sz w:val="18"/>
            <w:szCs w:val="18"/>
          </w:rPr>
          <w:delText>Valdosta State University – H; A, B, M, S,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72" w:author="W. Hu" w:date="2011-08-10T20:51:00Z"/>
          <w:rFonts w:ascii="Times New Roman" w:hAnsi="Times New Roman"/>
          <w:sz w:val="18"/>
          <w:szCs w:val="18"/>
        </w:rPr>
      </w:pPr>
      <w:del w:id="2473" w:author="W. Hu" w:date="2011-08-10T20:51:00Z">
        <w:r w:rsidRPr="00D5268B" w:rsidDel="0035714C">
          <w:rPr>
            <w:rFonts w:ascii="Times New Roman" w:hAnsi="Times New Roman"/>
            <w:sz w:val="18"/>
            <w:szCs w:val="18"/>
          </w:rPr>
          <w:delText>Valdosta, GA 31698</w:delText>
        </w:r>
      </w:del>
    </w:p>
    <w:p w:rsidR="00A75682" w:rsidRPr="00697F4A" w:rsidDel="0035714C" w:rsidRDefault="00A75682" w:rsidP="00A75682">
      <w:pPr>
        <w:widowControl w:val="0"/>
        <w:autoSpaceDE w:val="0"/>
        <w:autoSpaceDN w:val="0"/>
        <w:adjustRightInd w:val="0"/>
        <w:spacing w:after="0"/>
        <w:ind w:left="180" w:right="137"/>
        <w:jc w:val="both"/>
        <w:rPr>
          <w:del w:id="2474"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firstLine="0"/>
        <w:jc w:val="both"/>
        <w:rPr>
          <w:del w:id="2475" w:author="W. Hu" w:date="2011-08-10T20:51:00Z"/>
          <w:rFonts w:ascii="Times New Roman" w:hAnsi="Times New Roman"/>
          <w:b/>
          <w:sz w:val="24"/>
          <w:szCs w:val="24"/>
        </w:rPr>
      </w:pPr>
      <w:del w:id="2476" w:author="W. Hu" w:date="2011-08-10T20:51:00Z">
        <w:r w:rsidRPr="00697F4A" w:rsidDel="0035714C">
          <w:rPr>
            <w:rFonts w:ascii="Times New Roman" w:hAnsi="Times New Roman"/>
            <w:b/>
            <w:sz w:val="24"/>
            <w:szCs w:val="24"/>
          </w:rPr>
          <w:delText>STATE UNIVERSITIES</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477" w:author="W. Hu" w:date="2011-08-10T20:51:00Z"/>
          <w:rFonts w:ascii="Times New Roman" w:hAnsi="Times New Roman"/>
          <w:sz w:val="18"/>
          <w:szCs w:val="18"/>
        </w:rPr>
      </w:pPr>
      <w:del w:id="2478" w:author="W. Hu" w:date="2011-08-10T20:51:00Z">
        <w:r w:rsidRPr="00C303FA" w:rsidDel="0035714C">
          <w:rPr>
            <w:rFonts w:ascii="Times New Roman" w:hAnsi="Times New Roman"/>
            <w:sz w:val="18"/>
            <w:szCs w:val="18"/>
          </w:rPr>
          <w:delText>Albany State University – H; B, M, S</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79" w:author="W. Hu" w:date="2011-08-10T20:51:00Z"/>
          <w:rFonts w:ascii="Times New Roman" w:hAnsi="Times New Roman"/>
          <w:sz w:val="18"/>
          <w:szCs w:val="18"/>
        </w:rPr>
      </w:pPr>
      <w:del w:id="2480" w:author="W. Hu" w:date="2011-08-10T20:51:00Z">
        <w:r w:rsidRPr="00D5268B" w:rsidDel="0035714C">
          <w:rPr>
            <w:rFonts w:ascii="Times New Roman" w:hAnsi="Times New Roman"/>
            <w:sz w:val="18"/>
            <w:szCs w:val="18"/>
          </w:rPr>
          <w:delText>Albany, GA 31705-2717</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481" w:author="W. Hu" w:date="2011-08-10T20:51:00Z"/>
          <w:rFonts w:ascii="Times New Roman" w:hAnsi="Times New Roman"/>
          <w:sz w:val="18"/>
          <w:szCs w:val="18"/>
        </w:rPr>
      </w:pPr>
      <w:del w:id="2482" w:author="W. Hu" w:date="2011-08-10T20:51:00Z">
        <w:r w:rsidRPr="00C303FA" w:rsidDel="0035714C">
          <w:rPr>
            <w:rFonts w:ascii="Times New Roman" w:hAnsi="Times New Roman"/>
            <w:sz w:val="18"/>
            <w:szCs w:val="18"/>
          </w:rPr>
          <w:delText>Armstrong Atlantic State University – H; A, B, M,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83" w:author="W. Hu" w:date="2011-08-10T20:51:00Z"/>
          <w:rFonts w:ascii="Times New Roman" w:hAnsi="Times New Roman"/>
          <w:sz w:val="18"/>
          <w:szCs w:val="18"/>
        </w:rPr>
      </w:pPr>
      <w:del w:id="2484" w:author="W. Hu" w:date="2011-08-10T20:51:00Z">
        <w:r w:rsidRPr="00D5268B" w:rsidDel="0035714C">
          <w:rPr>
            <w:rFonts w:ascii="Times New Roman" w:hAnsi="Times New Roman"/>
            <w:sz w:val="18"/>
            <w:szCs w:val="18"/>
          </w:rPr>
          <w:delText>Savannah, GA 31419-1997</w:delText>
        </w:r>
      </w:del>
    </w:p>
    <w:p w:rsidR="00A75682" w:rsidDel="0035714C" w:rsidRDefault="00CC03BE" w:rsidP="00A75682">
      <w:pPr>
        <w:pStyle w:val="ListParagraph"/>
        <w:widowControl w:val="0"/>
        <w:numPr>
          <w:ilvl w:val="0"/>
          <w:numId w:val="55"/>
        </w:numPr>
        <w:autoSpaceDE w:val="0"/>
        <w:autoSpaceDN w:val="0"/>
        <w:adjustRightInd w:val="0"/>
        <w:spacing w:after="0" w:line="240" w:lineRule="auto"/>
        <w:ind w:right="137"/>
        <w:jc w:val="both"/>
        <w:rPr>
          <w:del w:id="2485" w:author="W. Hu" w:date="2011-08-10T20:51:00Z"/>
          <w:rFonts w:ascii="Times New Roman" w:hAnsi="Times New Roman"/>
          <w:sz w:val="18"/>
          <w:szCs w:val="18"/>
        </w:rPr>
      </w:pPr>
      <w:del w:id="2486" w:author="W. Hu" w:date="2011-08-10T20:51:00Z">
        <w:r w:rsidRPr="00CC03BE" w:rsidDel="0035714C">
          <w:rPr>
            <w:noProof/>
            <w:lang w:eastAsia="zh-CN"/>
          </w:rPr>
          <w:pict>
            <v:shape id="_x0000_s1058" type="#_x0000_t202" style="position:absolute;left:0;text-align:left;margin-left:278.5pt;margin-top:5.35pt;width:209.75pt;height:165.05pt;z-index:252002304">
              <v:textbox style="mso-next-textbox:#_x0000_s1058;mso-fit-shape-to-text:t">
                <w:txbxContent>
                  <w:p w:rsidR="00693C05" w:rsidRDefault="00693C05" w:rsidP="00A75682">
                    <w:pPr>
                      <w:widowControl w:val="0"/>
                      <w:autoSpaceDE w:val="0"/>
                      <w:autoSpaceDN w:val="0"/>
                      <w:adjustRightInd w:val="0"/>
                      <w:spacing w:after="0"/>
                      <w:ind w:left="90"/>
                      <w:rPr>
                        <w:rFonts w:ascii="Impact" w:hAnsi="Impact" w:cs="Impact"/>
                        <w:sz w:val="32"/>
                        <w:szCs w:val="32"/>
                      </w:rPr>
                    </w:pPr>
                    <w:r>
                      <w:rPr>
                        <w:rFonts w:ascii="Impact" w:hAnsi="Impact" w:cs="Impact"/>
                        <w:spacing w:val="-2"/>
                        <w:sz w:val="32"/>
                        <w:szCs w:val="32"/>
                      </w:rPr>
                      <w:t>K</w:t>
                    </w:r>
                    <w:r>
                      <w:rPr>
                        <w:rFonts w:ascii="Impact" w:hAnsi="Impact" w:cs="Impact"/>
                        <w:spacing w:val="2"/>
                        <w:sz w:val="32"/>
                        <w:szCs w:val="32"/>
                      </w:rPr>
                      <w:t>E</w:t>
                    </w:r>
                    <w:r>
                      <w:rPr>
                        <w:rFonts w:ascii="Impact" w:hAnsi="Impact" w:cs="Impact"/>
                        <w:sz w:val="32"/>
                        <w:szCs w:val="32"/>
                      </w:rPr>
                      <w:t>Y</w:t>
                    </w:r>
                  </w:p>
                  <w:p w:rsidR="00693C05" w:rsidRDefault="00693C05" w:rsidP="00A75682">
                    <w:pPr>
                      <w:widowControl w:val="0"/>
                      <w:autoSpaceDE w:val="0"/>
                      <w:autoSpaceDN w:val="0"/>
                      <w:adjustRightInd w:val="0"/>
                      <w:spacing w:before="8" w:after="0" w:line="260" w:lineRule="exact"/>
                      <w:rPr>
                        <w:rFonts w:ascii="Impact" w:hAnsi="Impact" w:cs="Impact"/>
                        <w:sz w:val="26"/>
                        <w:szCs w:val="26"/>
                      </w:rPr>
                    </w:pPr>
                  </w:p>
                  <w:p w:rsidR="00693C05" w:rsidRPr="00362776" w:rsidRDefault="00693C05" w:rsidP="00A75682">
                    <w:pPr>
                      <w:spacing w:after="0"/>
                      <w:ind w:firstLine="0"/>
                      <w:rPr>
                        <w:rFonts w:ascii="Times New Roman" w:hAnsi="Times New Roman"/>
                        <w:sz w:val="18"/>
                        <w:szCs w:val="18"/>
                      </w:rPr>
                    </w:pPr>
                    <w:r w:rsidRPr="00362776">
                      <w:rPr>
                        <w:rFonts w:ascii="Times New Roman" w:hAnsi="Times New Roman"/>
                        <w:sz w:val="18"/>
                        <w:szCs w:val="18"/>
                      </w:rPr>
                      <w:t>H-On Campus Student Housing facilities</w:t>
                    </w:r>
                  </w:p>
                  <w:p w:rsidR="00693C05" w:rsidRDefault="00693C05" w:rsidP="00A75682">
                    <w:pPr>
                      <w:spacing w:after="0"/>
                      <w:ind w:firstLine="0"/>
                      <w:rPr>
                        <w:rFonts w:ascii="Times New Roman" w:hAnsi="Times New Roman"/>
                        <w:sz w:val="18"/>
                        <w:szCs w:val="18"/>
                      </w:rPr>
                    </w:pPr>
                  </w:p>
                  <w:p w:rsidR="00693C05" w:rsidRPr="00362776" w:rsidRDefault="00693C05" w:rsidP="00A75682">
                    <w:pPr>
                      <w:spacing w:after="0"/>
                      <w:ind w:firstLine="0"/>
                      <w:rPr>
                        <w:rFonts w:ascii="Times New Roman" w:hAnsi="Times New Roman"/>
                        <w:b/>
                        <w:sz w:val="18"/>
                        <w:szCs w:val="18"/>
                      </w:rPr>
                    </w:pPr>
                    <w:r w:rsidRPr="00362776">
                      <w:rPr>
                        <w:rFonts w:ascii="Times New Roman" w:hAnsi="Times New Roman"/>
                        <w:b/>
                        <w:sz w:val="18"/>
                        <w:szCs w:val="18"/>
                      </w:rPr>
                      <w:t>Degrees Awarded:</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A-Associates</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B-Bachelor's</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J-Juris Doctor</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M-Master's</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S-Specialist in Education</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D-Doctor's</w:t>
                    </w:r>
                  </w:p>
                  <w:p w:rsidR="00693C05" w:rsidRPr="00362776" w:rsidRDefault="00693C05" w:rsidP="00A75682">
                    <w:pPr>
                      <w:spacing w:after="0"/>
                      <w:ind w:left="360" w:firstLine="0"/>
                      <w:rPr>
                        <w:rFonts w:ascii="Times New Roman" w:hAnsi="Times New Roman"/>
                        <w:sz w:val="18"/>
                        <w:szCs w:val="18"/>
                      </w:rPr>
                    </w:pPr>
                    <w:r w:rsidRPr="00362776">
                      <w:rPr>
                        <w:rFonts w:ascii="Times New Roman" w:hAnsi="Times New Roman"/>
                        <w:sz w:val="18"/>
                        <w:szCs w:val="18"/>
                      </w:rPr>
                      <w:t>cD-Doctor's offered in cooperation with a University System university, with degree awarded by the university</w:t>
                    </w:r>
                  </w:p>
                </w:txbxContent>
              </v:textbox>
              <w10:wrap type="square"/>
            </v:shape>
          </w:pict>
        </w:r>
        <w:r w:rsidR="00A75682" w:rsidRPr="00C303FA" w:rsidDel="0035714C">
          <w:rPr>
            <w:rFonts w:ascii="Times New Roman" w:hAnsi="Times New Roman"/>
            <w:sz w:val="18"/>
            <w:szCs w:val="18"/>
          </w:rPr>
          <w:delText>Augusta State University – H; A, B, M, S</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87" w:author="W. Hu" w:date="2011-08-10T20:51:00Z"/>
          <w:rFonts w:ascii="Times New Roman" w:hAnsi="Times New Roman"/>
          <w:sz w:val="18"/>
          <w:szCs w:val="18"/>
        </w:rPr>
      </w:pPr>
      <w:del w:id="2488" w:author="W. Hu" w:date="2011-08-10T20:51:00Z">
        <w:r w:rsidRPr="00D5268B" w:rsidDel="0035714C">
          <w:rPr>
            <w:rFonts w:ascii="Times New Roman" w:hAnsi="Times New Roman"/>
            <w:sz w:val="18"/>
            <w:szCs w:val="18"/>
          </w:rPr>
          <w:delText>Augusta, GA 30904-2200</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489" w:author="W. Hu" w:date="2011-08-10T20:51:00Z"/>
          <w:rFonts w:ascii="Times New Roman" w:hAnsi="Times New Roman"/>
          <w:sz w:val="18"/>
          <w:szCs w:val="18"/>
        </w:rPr>
      </w:pPr>
      <w:del w:id="2490" w:author="W. Hu" w:date="2011-08-10T20:51:00Z">
        <w:r w:rsidRPr="00C303FA" w:rsidDel="0035714C">
          <w:rPr>
            <w:rFonts w:ascii="Times New Roman" w:hAnsi="Times New Roman"/>
            <w:sz w:val="18"/>
            <w:szCs w:val="18"/>
          </w:rPr>
          <w:delText>Clayton State University – H; A, B, M</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91" w:author="W. Hu" w:date="2011-08-10T20:51:00Z"/>
          <w:rFonts w:ascii="Times New Roman" w:hAnsi="Times New Roman"/>
          <w:sz w:val="18"/>
          <w:szCs w:val="18"/>
        </w:rPr>
      </w:pPr>
      <w:del w:id="2492" w:author="W. Hu" w:date="2011-08-10T20:51:00Z">
        <w:r w:rsidRPr="00D5268B" w:rsidDel="0035714C">
          <w:rPr>
            <w:rFonts w:ascii="Times New Roman" w:hAnsi="Times New Roman"/>
            <w:sz w:val="18"/>
            <w:szCs w:val="18"/>
          </w:rPr>
          <w:delText>Morrow, GA 30260-0285</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493" w:author="W. Hu" w:date="2011-08-10T20:51:00Z"/>
          <w:rFonts w:ascii="Times New Roman" w:hAnsi="Times New Roman"/>
          <w:sz w:val="18"/>
          <w:szCs w:val="18"/>
        </w:rPr>
      </w:pPr>
      <w:del w:id="2494" w:author="W. Hu" w:date="2011-08-10T20:51:00Z">
        <w:r w:rsidRPr="00C303FA" w:rsidDel="0035714C">
          <w:rPr>
            <w:rFonts w:ascii="Times New Roman" w:hAnsi="Times New Roman"/>
            <w:sz w:val="18"/>
            <w:szCs w:val="18"/>
          </w:rPr>
          <w:delText>Columbus State University – H; A, B, M, S, cD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95" w:author="W. Hu" w:date="2011-08-10T20:51:00Z"/>
          <w:rFonts w:ascii="Times New Roman" w:hAnsi="Times New Roman"/>
          <w:sz w:val="18"/>
          <w:szCs w:val="18"/>
        </w:rPr>
      </w:pPr>
      <w:del w:id="2496" w:author="W. Hu" w:date="2011-08-10T20:51:00Z">
        <w:r w:rsidRPr="00D5268B" w:rsidDel="0035714C">
          <w:rPr>
            <w:rFonts w:ascii="Times New Roman" w:hAnsi="Times New Roman"/>
            <w:sz w:val="18"/>
            <w:szCs w:val="18"/>
          </w:rPr>
          <w:delText>Columbus, GA 31907-5645</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497" w:author="W. Hu" w:date="2011-08-10T20:51:00Z"/>
          <w:rFonts w:ascii="Times New Roman" w:hAnsi="Times New Roman"/>
          <w:sz w:val="18"/>
          <w:szCs w:val="18"/>
        </w:rPr>
      </w:pPr>
      <w:del w:id="2498" w:author="W. Hu" w:date="2011-08-10T20:51:00Z">
        <w:r w:rsidRPr="00C303FA" w:rsidDel="0035714C">
          <w:rPr>
            <w:rFonts w:ascii="Times New Roman" w:hAnsi="Times New Roman"/>
            <w:sz w:val="18"/>
            <w:szCs w:val="18"/>
          </w:rPr>
          <w:delText>Fort Valley State University – H; B, M, S</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499" w:author="W. Hu" w:date="2011-08-10T20:51:00Z"/>
          <w:rFonts w:ascii="Times New Roman" w:hAnsi="Times New Roman"/>
          <w:sz w:val="18"/>
          <w:szCs w:val="18"/>
        </w:rPr>
      </w:pPr>
      <w:del w:id="2500" w:author="W. Hu" w:date="2011-08-10T20:51:00Z">
        <w:r w:rsidRPr="00D5268B" w:rsidDel="0035714C">
          <w:rPr>
            <w:rFonts w:ascii="Times New Roman" w:hAnsi="Times New Roman"/>
            <w:sz w:val="18"/>
            <w:szCs w:val="18"/>
          </w:rPr>
          <w:delText>Fort Valley, GA 31030-4313</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01" w:author="W. Hu" w:date="2011-08-10T20:51:00Z"/>
          <w:rFonts w:ascii="Times New Roman" w:hAnsi="Times New Roman"/>
          <w:sz w:val="18"/>
          <w:szCs w:val="18"/>
        </w:rPr>
      </w:pPr>
      <w:del w:id="2502" w:author="W. Hu" w:date="2011-08-10T20:51:00Z">
        <w:r w:rsidRPr="00C303FA" w:rsidDel="0035714C">
          <w:rPr>
            <w:rFonts w:ascii="Times New Roman" w:hAnsi="Times New Roman"/>
            <w:sz w:val="18"/>
            <w:szCs w:val="18"/>
          </w:rPr>
          <w:delText>Georgia College &amp; State University – H; B, M, S,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03" w:author="W. Hu" w:date="2011-08-10T20:51:00Z"/>
          <w:rFonts w:ascii="Times New Roman" w:hAnsi="Times New Roman"/>
          <w:sz w:val="18"/>
          <w:szCs w:val="18"/>
        </w:rPr>
      </w:pPr>
      <w:del w:id="2504" w:author="W. Hu" w:date="2011-08-10T20:51:00Z">
        <w:r w:rsidRPr="00D5268B" w:rsidDel="0035714C">
          <w:rPr>
            <w:rFonts w:ascii="Times New Roman" w:hAnsi="Times New Roman"/>
            <w:sz w:val="18"/>
            <w:szCs w:val="18"/>
          </w:rPr>
          <w:delText>Milledgeville, GA 31061</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05" w:author="W. Hu" w:date="2011-08-10T20:51:00Z"/>
          <w:rFonts w:ascii="Times New Roman" w:hAnsi="Times New Roman"/>
          <w:sz w:val="18"/>
          <w:szCs w:val="18"/>
        </w:rPr>
      </w:pPr>
      <w:del w:id="2506" w:author="W. Hu" w:date="2011-08-10T20:51:00Z">
        <w:r w:rsidRPr="00C303FA" w:rsidDel="0035714C">
          <w:rPr>
            <w:rFonts w:ascii="Times New Roman" w:hAnsi="Times New Roman"/>
            <w:sz w:val="18"/>
            <w:szCs w:val="18"/>
          </w:rPr>
          <w:delText>Georgia Southwestern State University -  H; A, B, M, S</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07" w:author="W. Hu" w:date="2011-08-10T20:51:00Z"/>
          <w:rFonts w:ascii="Times New Roman" w:hAnsi="Times New Roman"/>
          <w:sz w:val="18"/>
          <w:szCs w:val="18"/>
        </w:rPr>
      </w:pPr>
      <w:del w:id="2508" w:author="W. Hu" w:date="2011-08-10T20:51:00Z">
        <w:r w:rsidRPr="00D5268B" w:rsidDel="0035714C">
          <w:rPr>
            <w:rFonts w:ascii="Times New Roman" w:hAnsi="Times New Roman"/>
            <w:sz w:val="18"/>
            <w:szCs w:val="18"/>
          </w:rPr>
          <w:delText>Americus, GA 31709-4693</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09" w:author="W. Hu" w:date="2011-08-10T20:51:00Z"/>
          <w:rFonts w:ascii="Times New Roman" w:hAnsi="Times New Roman"/>
          <w:sz w:val="18"/>
          <w:szCs w:val="18"/>
        </w:rPr>
      </w:pPr>
      <w:del w:id="2510" w:author="W. Hu" w:date="2011-08-10T20:51:00Z">
        <w:r w:rsidRPr="00C303FA" w:rsidDel="0035714C">
          <w:rPr>
            <w:rFonts w:ascii="Times New Roman" w:hAnsi="Times New Roman"/>
            <w:sz w:val="18"/>
            <w:szCs w:val="18"/>
          </w:rPr>
          <w:delText>Kennesaw State University – H; B, M, S, 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11" w:author="W. Hu" w:date="2011-08-10T20:51:00Z"/>
          <w:rFonts w:ascii="Times New Roman" w:hAnsi="Times New Roman"/>
          <w:sz w:val="18"/>
          <w:szCs w:val="18"/>
        </w:rPr>
      </w:pPr>
      <w:del w:id="2512" w:author="W. Hu" w:date="2011-08-10T20:51:00Z">
        <w:r w:rsidRPr="00D5268B" w:rsidDel="0035714C">
          <w:rPr>
            <w:rFonts w:ascii="Times New Roman" w:hAnsi="Times New Roman"/>
            <w:sz w:val="18"/>
            <w:szCs w:val="18"/>
          </w:rPr>
          <w:delText>Kennesaw, GA 30144-5591</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13" w:author="W. Hu" w:date="2011-08-10T20:51:00Z"/>
          <w:rFonts w:ascii="Times New Roman" w:hAnsi="Times New Roman"/>
          <w:sz w:val="18"/>
          <w:szCs w:val="18"/>
        </w:rPr>
      </w:pPr>
      <w:del w:id="2514" w:author="W. Hu" w:date="2011-08-10T20:51:00Z">
        <w:r w:rsidRPr="00C303FA" w:rsidDel="0035714C">
          <w:rPr>
            <w:rFonts w:ascii="Times New Roman" w:hAnsi="Times New Roman"/>
            <w:sz w:val="18"/>
            <w:szCs w:val="18"/>
          </w:rPr>
          <w:delText>North Georgia College &amp; State University – H; A, B, M, S, cD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15" w:author="W. Hu" w:date="2011-08-10T20:51:00Z"/>
          <w:rFonts w:ascii="Times New Roman" w:hAnsi="Times New Roman"/>
          <w:sz w:val="18"/>
          <w:szCs w:val="18"/>
        </w:rPr>
      </w:pPr>
      <w:del w:id="2516" w:author="W. Hu" w:date="2011-08-10T20:51:00Z">
        <w:r w:rsidRPr="00D5268B" w:rsidDel="0035714C">
          <w:rPr>
            <w:rFonts w:ascii="Times New Roman" w:hAnsi="Times New Roman"/>
            <w:sz w:val="18"/>
            <w:szCs w:val="18"/>
          </w:rPr>
          <w:delText>Dahlonega, GA 30597</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17" w:author="W. Hu" w:date="2011-08-10T20:51:00Z"/>
          <w:rFonts w:ascii="Times New Roman" w:hAnsi="Times New Roman"/>
          <w:sz w:val="18"/>
          <w:szCs w:val="18"/>
        </w:rPr>
      </w:pPr>
      <w:del w:id="2518" w:author="W. Hu" w:date="2011-08-10T20:51:00Z">
        <w:r w:rsidRPr="00C303FA" w:rsidDel="0035714C">
          <w:rPr>
            <w:rFonts w:ascii="Times New Roman" w:hAnsi="Times New Roman"/>
            <w:sz w:val="18"/>
            <w:szCs w:val="18"/>
          </w:rPr>
          <w:delText>Savannah State University – H; A, B, M</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19" w:author="W. Hu" w:date="2011-08-10T20:51:00Z"/>
          <w:rFonts w:ascii="Times New Roman" w:hAnsi="Times New Roman"/>
          <w:sz w:val="18"/>
          <w:szCs w:val="18"/>
        </w:rPr>
      </w:pPr>
      <w:del w:id="2520" w:author="W. Hu" w:date="2011-08-10T20:51:00Z">
        <w:r w:rsidRPr="00D5268B" w:rsidDel="0035714C">
          <w:rPr>
            <w:rFonts w:ascii="Times New Roman" w:hAnsi="Times New Roman"/>
            <w:sz w:val="18"/>
            <w:szCs w:val="18"/>
          </w:rPr>
          <w:delText>Savannah, GA 31404</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21" w:author="W. Hu" w:date="2011-08-10T20:51:00Z"/>
          <w:rFonts w:ascii="Times New Roman" w:hAnsi="Times New Roman"/>
          <w:sz w:val="18"/>
          <w:szCs w:val="18"/>
        </w:rPr>
      </w:pPr>
      <w:del w:id="2522" w:author="W. Hu" w:date="2011-08-10T20:51:00Z">
        <w:r w:rsidRPr="00C303FA" w:rsidDel="0035714C">
          <w:rPr>
            <w:rFonts w:ascii="Times New Roman" w:hAnsi="Times New Roman"/>
            <w:sz w:val="18"/>
            <w:szCs w:val="18"/>
          </w:rPr>
          <w:delText>Southern Polytechnic State University – H; A, B, M</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23" w:author="W. Hu" w:date="2011-08-10T20:51:00Z"/>
          <w:rFonts w:ascii="Times New Roman" w:hAnsi="Times New Roman"/>
          <w:sz w:val="18"/>
          <w:szCs w:val="18"/>
        </w:rPr>
      </w:pPr>
      <w:del w:id="2524" w:author="W. Hu" w:date="2011-08-10T20:51:00Z">
        <w:r w:rsidRPr="00D5268B" w:rsidDel="0035714C">
          <w:rPr>
            <w:rFonts w:ascii="Times New Roman" w:hAnsi="Times New Roman"/>
            <w:sz w:val="18"/>
            <w:szCs w:val="18"/>
          </w:rPr>
          <w:delText>Marietta, GA 30060-2896</w:delText>
        </w:r>
      </w:del>
    </w:p>
    <w:p w:rsidR="00A75682" w:rsidDel="0035714C" w:rsidRDefault="00A75682" w:rsidP="00A75682">
      <w:pPr>
        <w:pStyle w:val="ListParagraph"/>
        <w:widowControl w:val="0"/>
        <w:numPr>
          <w:ilvl w:val="0"/>
          <w:numId w:val="55"/>
        </w:numPr>
        <w:autoSpaceDE w:val="0"/>
        <w:autoSpaceDN w:val="0"/>
        <w:adjustRightInd w:val="0"/>
        <w:spacing w:after="0" w:line="240" w:lineRule="auto"/>
        <w:ind w:right="137"/>
        <w:jc w:val="both"/>
        <w:rPr>
          <w:del w:id="2525" w:author="W. Hu" w:date="2011-08-10T20:51:00Z"/>
          <w:rFonts w:ascii="Times New Roman" w:hAnsi="Times New Roman"/>
          <w:sz w:val="18"/>
          <w:szCs w:val="18"/>
        </w:rPr>
      </w:pPr>
      <w:del w:id="2526" w:author="W. Hu" w:date="2011-08-10T20:51:00Z">
        <w:r w:rsidRPr="00C303FA" w:rsidDel="0035714C">
          <w:rPr>
            <w:rFonts w:ascii="Times New Roman" w:hAnsi="Times New Roman"/>
            <w:sz w:val="18"/>
            <w:szCs w:val="18"/>
          </w:rPr>
          <w:delText>University of West Georgia – H; B, M, S, cD</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27" w:author="W. Hu" w:date="2011-08-10T20:51:00Z"/>
          <w:rFonts w:ascii="Times New Roman" w:hAnsi="Times New Roman"/>
          <w:sz w:val="18"/>
          <w:szCs w:val="18"/>
        </w:rPr>
      </w:pPr>
      <w:del w:id="2528" w:author="W. Hu" w:date="2011-08-10T20:51:00Z">
        <w:r w:rsidRPr="00D5268B" w:rsidDel="0035714C">
          <w:rPr>
            <w:rFonts w:ascii="Times New Roman" w:hAnsi="Times New Roman"/>
            <w:sz w:val="18"/>
            <w:szCs w:val="18"/>
          </w:rPr>
          <w:delText>Carrollton, GA 30118</w:delText>
        </w:r>
      </w:del>
    </w:p>
    <w:p w:rsidR="00A75682" w:rsidRPr="00697F4A" w:rsidDel="0035714C" w:rsidRDefault="00A75682" w:rsidP="00A75682">
      <w:pPr>
        <w:widowControl w:val="0"/>
        <w:autoSpaceDE w:val="0"/>
        <w:autoSpaceDN w:val="0"/>
        <w:adjustRightInd w:val="0"/>
        <w:spacing w:after="0"/>
        <w:ind w:left="180" w:right="137"/>
        <w:jc w:val="both"/>
        <w:rPr>
          <w:del w:id="2529"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firstLine="0"/>
        <w:jc w:val="both"/>
        <w:rPr>
          <w:del w:id="2530" w:author="W. Hu" w:date="2011-08-10T20:51:00Z"/>
          <w:rFonts w:ascii="Times New Roman" w:hAnsi="Times New Roman"/>
          <w:b/>
          <w:sz w:val="24"/>
          <w:szCs w:val="24"/>
        </w:rPr>
      </w:pPr>
      <w:del w:id="2531" w:author="W. Hu" w:date="2011-08-10T20:51:00Z">
        <w:r w:rsidRPr="00697F4A" w:rsidDel="0035714C">
          <w:rPr>
            <w:rFonts w:ascii="Times New Roman" w:hAnsi="Times New Roman"/>
            <w:b/>
            <w:sz w:val="24"/>
            <w:szCs w:val="24"/>
          </w:rPr>
          <w:delText>STATE COLLEGES</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32" w:author="W. Hu" w:date="2011-08-10T20:51:00Z"/>
          <w:rFonts w:ascii="Times New Roman" w:hAnsi="Times New Roman"/>
          <w:sz w:val="18"/>
          <w:szCs w:val="18"/>
        </w:rPr>
      </w:pPr>
      <w:del w:id="2533" w:author="W. Hu" w:date="2011-08-10T20:51:00Z">
        <w:r w:rsidRPr="00C303FA" w:rsidDel="0035714C">
          <w:rPr>
            <w:rFonts w:ascii="Times New Roman" w:hAnsi="Times New Roman"/>
            <w:sz w:val="18"/>
            <w:szCs w:val="18"/>
          </w:rPr>
          <w:delText>Abraham Baldwin Agricultural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34" w:author="W. Hu" w:date="2011-08-10T20:51:00Z"/>
          <w:rFonts w:ascii="Times New Roman" w:hAnsi="Times New Roman"/>
          <w:sz w:val="18"/>
          <w:szCs w:val="18"/>
        </w:rPr>
      </w:pPr>
      <w:del w:id="2535" w:author="W. Hu" w:date="2011-08-10T20:51:00Z">
        <w:r w:rsidRPr="00D5268B" w:rsidDel="0035714C">
          <w:rPr>
            <w:rFonts w:ascii="Times New Roman" w:hAnsi="Times New Roman"/>
            <w:sz w:val="18"/>
            <w:szCs w:val="18"/>
          </w:rPr>
          <w:delText>Tifton, GA 31793</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36" w:author="W. Hu" w:date="2011-08-10T20:51:00Z"/>
          <w:rFonts w:ascii="Times New Roman" w:hAnsi="Times New Roman"/>
          <w:sz w:val="18"/>
          <w:szCs w:val="18"/>
        </w:rPr>
      </w:pPr>
      <w:del w:id="2537" w:author="W. Hu" w:date="2011-08-10T20:51:00Z">
        <w:r w:rsidRPr="00C303FA" w:rsidDel="0035714C">
          <w:rPr>
            <w:rFonts w:ascii="Times New Roman" w:hAnsi="Times New Roman"/>
            <w:sz w:val="18"/>
            <w:szCs w:val="18"/>
          </w:rPr>
          <w:delText>Atlanta Metropolitan College -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38" w:author="W. Hu" w:date="2011-08-10T20:51:00Z"/>
          <w:rFonts w:ascii="Times New Roman" w:hAnsi="Times New Roman"/>
          <w:sz w:val="18"/>
          <w:szCs w:val="18"/>
        </w:rPr>
      </w:pPr>
      <w:del w:id="2539" w:author="W. Hu" w:date="2011-08-10T20:51:00Z">
        <w:r w:rsidRPr="00D5268B" w:rsidDel="0035714C">
          <w:rPr>
            <w:rFonts w:ascii="Times New Roman" w:hAnsi="Times New Roman"/>
            <w:sz w:val="18"/>
            <w:szCs w:val="18"/>
          </w:rPr>
          <w:delText>Atlanta, GA 30310-4498</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40" w:author="W. Hu" w:date="2011-08-10T20:51:00Z"/>
          <w:rFonts w:ascii="Times New Roman" w:hAnsi="Times New Roman"/>
          <w:sz w:val="18"/>
          <w:szCs w:val="18"/>
        </w:rPr>
      </w:pPr>
      <w:del w:id="2541" w:author="W. Hu" w:date="2011-08-10T20:51:00Z">
        <w:r w:rsidRPr="00C303FA" w:rsidDel="0035714C">
          <w:rPr>
            <w:rFonts w:ascii="Times New Roman" w:hAnsi="Times New Roman"/>
            <w:sz w:val="18"/>
            <w:szCs w:val="18"/>
          </w:rPr>
          <w:delText>College of Coastal Georgia -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42" w:author="W. Hu" w:date="2011-08-10T20:51:00Z"/>
          <w:rFonts w:ascii="Times New Roman" w:hAnsi="Times New Roman"/>
          <w:sz w:val="18"/>
          <w:szCs w:val="18"/>
        </w:rPr>
      </w:pPr>
      <w:del w:id="2543" w:author="W. Hu" w:date="2011-08-10T20:51:00Z">
        <w:r w:rsidRPr="00D5268B" w:rsidDel="0035714C">
          <w:rPr>
            <w:rFonts w:ascii="Times New Roman" w:hAnsi="Times New Roman"/>
            <w:sz w:val="18"/>
            <w:szCs w:val="18"/>
          </w:rPr>
          <w:delText>Brunswick, GA 31520</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44" w:author="W. Hu" w:date="2011-08-10T20:51:00Z"/>
          <w:rFonts w:ascii="Times New Roman" w:hAnsi="Times New Roman"/>
          <w:sz w:val="18"/>
          <w:szCs w:val="18"/>
        </w:rPr>
      </w:pPr>
      <w:del w:id="2545" w:author="W. Hu" w:date="2011-08-10T20:51:00Z">
        <w:r w:rsidRPr="00C303FA" w:rsidDel="0035714C">
          <w:rPr>
            <w:rFonts w:ascii="Times New Roman" w:hAnsi="Times New Roman"/>
            <w:sz w:val="18"/>
            <w:szCs w:val="18"/>
          </w:rPr>
          <w:delText>Dalton State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46" w:author="W. Hu" w:date="2011-08-10T20:51:00Z"/>
          <w:rFonts w:ascii="Times New Roman" w:hAnsi="Times New Roman"/>
          <w:sz w:val="18"/>
          <w:szCs w:val="18"/>
        </w:rPr>
      </w:pPr>
      <w:del w:id="2547" w:author="W. Hu" w:date="2011-08-10T20:51:00Z">
        <w:r w:rsidRPr="00D5268B" w:rsidDel="0035714C">
          <w:rPr>
            <w:rFonts w:ascii="Times New Roman" w:hAnsi="Times New Roman"/>
            <w:sz w:val="18"/>
            <w:szCs w:val="18"/>
          </w:rPr>
          <w:delText>Dalton, GA 30720</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48" w:author="W. Hu" w:date="2011-08-10T20:51:00Z"/>
          <w:rFonts w:ascii="Times New Roman" w:hAnsi="Times New Roman"/>
          <w:sz w:val="18"/>
          <w:szCs w:val="18"/>
        </w:rPr>
      </w:pPr>
      <w:del w:id="2549" w:author="W. Hu" w:date="2011-08-10T20:51:00Z">
        <w:r w:rsidRPr="00C303FA" w:rsidDel="0035714C">
          <w:rPr>
            <w:rFonts w:ascii="Times New Roman" w:hAnsi="Times New Roman"/>
            <w:sz w:val="18"/>
            <w:szCs w:val="18"/>
          </w:rPr>
          <w:delText>Darton College -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50" w:author="W. Hu" w:date="2011-08-10T20:51:00Z"/>
          <w:rFonts w:ascii="Times New Roman" w:hAnsi="Times New Roman"/>
          <w:sz w:val="18"/>
          <w:szCs w:val="18"/>
        </w:rPr>
      </w:pPr>
      <w:del w:id="2551" w:author="W. Hu" w:date="2011-08-10T20:51:00Z">
        <w:r w:rsidRPr="00D5268B" w:rsidDel="0035714C">
          <w:rPr>
            <w:rFonts w:ascii="Times New Roman" w:hAnsi="Times New Roman"/>
            <w:sz w:val="18"/>
            <w:szCs w:val="18"/>
          </w:rPr>
          <w:delText>Albany, GA 31707-3098</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52" w:author="W. Hu" w:date="2011-08-10T20:51:00Z"/>
          <w:rFonts w:ascii="Times New Roman" w:hAnsi="Times New Roman"/>
          <w:sz w:val="18"/>
          <w:szCs w:val="18"/>
        </w:rPr>
      </w:pPr>
      <w:del w:id="2553" w:author="W. Hu" w:date="2011-08-10T20:51:00Z">
        <w:r w:rsidRPr="00C303FA" w:rsidDel="0035714C">
          <w:rPr>
            <w:rFonts w:ascii="Times New Roman" w:hAnsi="Times New Roman"/>
            <w:sz w:val="18"/>
            <w:szCs w:val="18"/>
          </w:rPr>
          <w:delText>East Georgia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54" w:author="W. Hu" w:date="2011-08-10T20:51:00Z"/>
          <w:rFonts w:ascii="Times New Roman" w:hAnsi="Times New Roman"/>
          <w:sz w:val="18"/>
          <w:szCs w:val="18"/>
        </w:rPr>
      </w:pPr>
      <w:del w:id="2555" w:author="W. Hu" w:date="2011-08-10T20:51:00Z">
        <w:r w:rsidRPr="00D5268B" w:rsidDel="0035714C">
          <w:rPr>
            <w:rFonts w:ascii="Times New Roman" w:hAnsi="Times New Roman"/>
            <w:sz w:val="18"/>
            <w:szCs w:val="18"/>
          </w:rPr>
          <w:delText>Swainsboro, GA 30401-2699</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56" w:author="W. Hu" w:date="2011-08-10T20:51:00Z"/>
          <w:rFonts w:ascii="Times New Roman" w:hAnsi="Times New Roman"/>
          <w:sz w:val="18"/>
          <w:szCs w:val="18"/>
        </w:rPr>
      </w:pPr>
      <w:del w:id="2557" w:author="W. Hu" w:date="2011-08-10T20:51:00Z">
        <w:r w:rsidRPr="00C303FA" w:rsidDel="0035714C">
          <w:rPr>
            <w:rFonts w:ascii="Times New Roman" w:hAnsi="Times New Roman"/>
            <w:sz w:val="18"/>
            <w:szCs w:val="18"/>
          </w:rPr>
          <w:delText>Gainesville State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58" w:author="W. Hu" w:date="2011-08-10T20:51:00Z"/>
          <w:rFonts w:ascii="Times New Roman" w:hAnsi="Times New Roman"/>
          <w:sz w:val="18"/>
          <w:szCs w:val="18"/>
        </w:rPr>
      </w:pPr>
      <w:del w:id="2559" w:author="W. Hu" w:date="2011-08-10T20:51:00Z">
        <w:r w:rsidRPr="00D5268B" w:rsidDel="0035714C">
          <w:rPr>
            <w:rFonts w:ascii="Times New Roman" w:hAnsi="Times New Roman"/>
            <w:sz w:val="18"/>
            <w:szCs w:val="18"/>
          </w:rPr>
          <w:delText>Gainesville, GA 30503</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60" w:author="W. Hu" w:date="2011-08-10T20:51:00Z"/>
          <w:rFonts w:ascii="Times New Roman" w:hAnsi="Times New Roman"/>
          <w:sz w:val="18"/>
          <w:szCs w:val="18"/>
        </w:rPr>
      </w:pPr>
      <w:del w:id="2561" w:author="W. Hu" w:date="2011-08-10T20:51:00Z">
        <w:r w:rsidRPr="00C303FA" w:rsidDel="0035714C">
          <w:rPr>
            <w:rFonts w:ascii="Times New Roman" w:hAnsi="Times New Roman"/>
            <w:sz w:val="18"/>
            <w:szCs w:val="18"/>
          </w:rPr>
          <w:delText>Georgia Gwinnett College – H;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62" w:author="W. Hu" w:date="2011-08-10T20:51:00Z"/>
          <w:rFonts w:ascii="Times New Roman" w:hAnsi="Times New Roman"/>
          <w:sz w:val="18"/>
          <w:szCs w:val="18"/>
        </w:rPr>
      </w:pPr>
      <w:del w:id="2563" w:author="W. Hu" w:date="2011-08-10T20:51:00Z">
        <w:r w:rsidRPr="00D5268B" w:rsidDel="0035714C">
          <w:rPr>
            <w:rFonts w:ascii="Times New Roman" w:hAnsi="Times New Roman"/>
            <w:sz w:val="18"/>
            <w:szCs w:val="18"/>
          </w:rPr>
          <w:delText>Lawrenceville, GA 30043</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64" w:author="W. Hu" w:date="2011-08-10T20:51:00Z"/>
          <w:rFonts w:ascii="Times New Roman" w:hAnsi="Times New Roman"/>
          <w:sz w:val="18"/>
          <w:szCs w:val="18"/>
        </w:rPr>
      </w:pPr>
      <w:del w:id="2565" w:author="W. Hu" w:date="2011-08-10T20:51:00Z">
        <w:r w:rsidRPr="00C303FA" w:rsidDel="0035714C">
          <w:rPr>
            <w:rFonts w:ascii="Times New Roman" w:hAnsi="Times New Roman"/>
            <w:sz w:val="18"/>
            <w:szCs w:val="18"/>
          </w:rPr>
          <w:delText>Georgia Highlands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66" w:author="W. Hu" w:date="2011-08-10T20:51:00Z"/>
          <w:rFonts w:ascii="Times New Roman" w:hAnsi="Times New Roman"/>
          <w:sz w:val="18"/>
          <w:szCs w:val="18"/>
        </w:rPr>
      </w:pPr>
      <w:del w:id="2567" w:author="W. Hu" w:date="2011-08-10T20:51:00Z">
        <w:r w:rsidRPr="00D5268B" w:rsidDel="0035714C">
          <w:rPr>
            <w:rFonts w:ascii="Times New Roman" w:hAnsi="Times New Roman"/>
            <w:sz w:val="18"/>
            <w:szCs w:val="18"/>
          </w:rPr>
          <w:delText>Rome, GA 30161</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68" w:author="W. Hu" w:date="2011-08-10T20:51:00Z"/>
          <w:rFonts w:ascii="Times New Roman" w:hAnsi="Times New Roman"/>
          <w:sz w:val="18"/>
          <w:szCs w:val="18"/>
        </w:rPr>
      </w:pPr>
      <w:del w:id="2569" w:author="W. Hu" w:date="2011-08-10T20:51:00Z">
        <w:r w:rsidRPr="00C303FA" w:rsidDel="0035714C">
          <w:rPr>
            <w:rFonts w:ascii="Times New Roman" w:hAnsi="Times New Roman"/>
            <w:sz w:val="18"/>
            <w:szCs w:val="18"/>
          </w:rPr>
          <w:delText>Georgia Perimeter College – A</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70" w:author="W. Hu" w:date="2011-08-10T20:51:00Z"/>
          <w:rFonts w:ascii="Times New Roman" w:hAnsi="Times New Roman"/>
          <w:sz w:val="18"/>
          <w:szCs w:val="18"/>
        </w:rPr>
      </w:pPr>
      <w:del w:id="2571" w:author="W. Hu" w:date="2011-08-10T20:51:00Z">
        <w:r w:rsidRPr="00D5268B" w:rsidDel="0035714C">
          <w:rPr>
            <w:rFonts w:ascii="Times New Roman" w:hAnsi="Times New Roman"/>
            <w:sz w:val="18"/>
            <w:szCs w:val="18"/>
          </w:rPr>
          <w:delText>Decatur, GA 30034-3897</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72" w:author="W. Hu" w:date="2011-08-10T20:51:00Z"/>
          <w:rFonts w:ascii="Times New Roman" w:hAnsi="Times New Roman"/>
          <w:sz w:val="18"/>
          <w:szCs w:val="18"/>
        </w:rPr>
      </w:pPr>
      <w:del w:id="2573" w:author="W. Hu" w:date="2011-08-10T20:51:00Z">
        <w:r w:rsidRPr="00C303FA" w:rsidDel="0035714C">
          <w:rPr>
            <w:rFonts w:ascii="Times New Roman" w:hAnsi="Times New Roman"/>
            <w:sz w:val="18"/>
            <w:szCs w:val="18"/>
          </w:rPr>
          <w:delText>Gordon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74" w:author="W. Hu" w:date="2011-08-10T20:51:00Z"/>
          <w:rFonts w:ascii="Times New Roman" w:hAnsi="Times New Roman"/>
          <w:sz w:val="18"/>
          <w:szCs w:val="18"/>
        </w:rPr>
      </w:pPr>
      <w:del w:id="2575" w:author="W. Hu" w:date="2011-08-10T20:51:00Z">
        <w:r w:rsidRPr="00D5268B" w:rsidDel="0035714C">
          <w:rPr>
            <w:rFonts w:ascii="Times New Roman" w:hAnsi="Times New Roman"/>
            <w:sz w:val="18"/>
            <w:szCs w:val="18"/>
          </w:rPr>
          <w:delText>Barnesville, GA 30204-1762</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76" w:author="W. Hu" w:date="2011-08-10T20:51:00Z"/>
          <w:rFonts w:ascii="Times New Roman" w:hAnsi="Times New Roman"/>
          <w:sz w:val="18"/>
          <w:szCs w:val="18"/>
        </w:rPr>
      </w:pPr>
      <w:del w:id="2577" w:author="W. Hu" w:date="2011-08-10T20:51:00Z">
        <w:r w:rsidRPr="00C303FA" w:rsidDel="0035714C">
          <w:rPr>
            <w:rFonts w:ascii="Times New Roman" w:hAnsi="Times New Roman"/>
            <w:sz w:val="18"/>
            <w:szCs w:val="18"/>
          </w:rPr>
          <w:delText>Macon State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78" w:author="W. Hu" w:date="2011-08-10T20:51:00Z"/>
          <w:rFonts w:ascii="Times New Roman" w:hAnsi="Times New Roman"/>
          <w:sz w:val="18"/>
          <w:szCs w:val="18"/>
        </w:rPr>
      </w:pPr>
      <w:del w:id="2579" w:author="W. Hu" w:date="2011-08-10T20:51:00Z">
        <w:r w:rsidRPr="00D5268B" w:rsidDel="0035714C">
          <w:rPr>
            <w:rFonts w:ascii="Times New Roman" w:hAnsi="Times New Roman"/>
            <w:sz w:val="18"/>
            <w:szCs w:val="18"/>
          </w:rPr>
          <w:delText>Macon, GA 31206</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80" w:author="W. Hu" w:date="2011-08-10T20:51:00Z"/>
          <w:rFonts w:ascii="Times New Roman" w:hAnsi="Times New Roman"/>
          <w:sz w:val="18"/>
          <w:szCs w:val="18"/>
        </w:rPr>
      </w:pPr>
      <w:del w:id="2581" w:author="W. Hu" w:date="2011-08-10T20:51:00Z">
        <w:r w:rsidRPr="00C303FA" w:rsidDel="0035714C">
          <w:rPr>
            <w:rFonts w:ascii="Times New Roman" w:hAnsi="Times New Roman"/>
            <w:sz w:val="18"/>
            <w:szCs w:val="18"/>
          </w:rPr>
          <w:delText>Middle Georgia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82" w:author="W. Hu" w:date="2011-08-10T20:51:00Z"/>
          <w:rFonts w:ascii="Times New Roman" w:hAnsi="Times New Roman"/>
          <w:sz w:val="18"/>
          <w:szCs w:val="18"/>
        </w:rPr>
      </w:pPr>
      <w:del w:id="2583" w:author="W. Hu" w:date="2011-08-10T20:51:00Z">
        <w:r w:rsidRPr="00D5268B" w:rsidDel="0035714C">
          <w:rPr>
            <w:rFonts w:ascii="Times New Roman" w:hAnsi="Times New Roman"/>
            <w:sz w:val="18"/>
            <w:szCs w:val="18"/>
          </w:rPr>
          <w:delText>Cochran, GA 31014-1599</w:delText>
        </w:r>
      </w:del>
    </w:p>
    <w:p w:rsidR="00A75682" w:rsidDel="0035714C" w:rsidRDefault="00A75682" w:rsidP="00A75682">
      <w:pPr>
        <w:pStyle w:val="ListParagraph"/>
        <w:widowControl w:val="0"/>
        <w:numPr>
          <w:ilvl w:val="0"/>
          <w:numId w:val="56"/>
        </w:numPr>
        <w:autoSpaceDE w:val="0"/>
        <w:autoSpaceDN w:val="0"/>
        <w:adjustRightInd w:val="0"/>
        <w:spacing w:after="0" w:line="240" w:lineRule="auto"/>
        <w:ind w:right="137"/>
        <w:jc w:val="both"/>
        <w:rPr>
          <w:del w:id="2584" w:author="W. Hu" w:date="2011-08-10T20:51:00Z"/>
          <w:rFonts w:ascii="Times New Roman" w:hAnsi="Times New Roman"/>
          <w:sz w:val="18"/>
          <w:szCs w:val="18"/>
        </w:rPr>
      </w:pPr>
      <w:del w:id="2585" w:author="W. Hu" w:date="2011-08-10T20:51:00Z">
        <w:r w:rsidRPr="00C303FA" w:rsidDel="0035714C">
          <w:rPr>
            <w:rFonts w:ascii="Times New Roman" w:hAnsi="Times New Roman"/>
            <w:sz w:val="18"/>
            <w:szCs w:val="18"/>
          </w:rPr>
          <w:delText>South Georgia College – H; A, B</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86" w:author="W. Hu" w:date="2011-08-10T20:51:00Z"/>
          <w:rFonts w:ascii="Times New Roman" w:hAnsi="Times New Roman"/>
          <w:sz w:val="18"/>
          <w:szCs w:val="18"/>
        </w:rPr>
      </w:pPr>
      <w:del w:id="2587" w:author="W. Hu" w:date="2011-08-10T20:51:00Z">
        <w:r w:rsidRPr="00D5268B" w:rsidDel="0035714C">
          <w:rPr>
            <w:rFonts w:ascii="Times New Roman" w:hAnsi="Times New Roman"/>
            <w:sz w:val="18"/>
            <w:szCs w:val="18"/>
          </w:rPr>
          <w:delText>Douglas, GA 31533-5098</w:delText>
        </w:r>
      </w:del>
    </w:p>
    <w:p w:rsidR="00A75682" w:rsidRPr="00697F4A" w:rsidDel="0035714C" w:rsidRDefault="00A75682" w:rsidP="00A75682">
      <w:pPr>
        <w:widowControl w:val="0"/>
        <w:autoSpaceDE w:val="0"/>
        <w:autoSpaceDN w:val="0"/>
        <w:adjustRightInd w:val="0"/>
        <w:spacing w:after="0"/>
        <w:ind w:left="180" w:right="137"/>
        <w:jc w:val="both"/>
        <w:rPr>
          <w:del w:id="2588" w:author="W. Hu" w:date="2011-08-10T20:51:00Z"/>
          <w:rFonts w:ascii="Times New Roman" w:hAnsi="Times New Roman"/>
          <w:sz w:val="18"/>
          <w:szCs w:val="18"/>
        </w:rPr>
      </w:pPr>
    </w:p>
    <w:p w:rsidR="00A75682" w:rsidRPr="00697F4A" w:rsidDel="0035714C" w:rsidRDefault="00A75682" w:rsidP="00A75682">
      <w:pPr>
        <w:widowControl w:val="0"/>
        <w:autoSpaceDE w:val="0"/>
        <w:autoSpaceDN w:val="0"/>
        <w:adjustRightInd w:val="0"/>
        <w:spacing w:after="0"/>
        <w:ind w:left="180" w:right="137" w:firstLine="0"/>
        <w:jc w:val="both"/>
        <w:rPr>
          <w:del w:id="2589" w:author="W. Hu" w:date="2011-08-10T20:51:00Z"/>
          <w:rFonts w:ascii="Times New Roman" w:hAnsi="Times New Roman"/>
          <w:b/>
          <w:sz w:val="24"/>
          <w:szCs w:val="24"/>
        </w:rPr>
      </w:pPr>
      <w:del w:id="2590" w:author="W. Hu" w:date="2011-08-10T20:51:00Z">
        <w:r w:rsidRPr="00697F4A" w:rsidDel="0035714C">
          <w:rPr>
            <w:rFonts w:ascii="Times New Roman" w:hAnsi="Times New Roman"/>
            <w:b/>
            <w:sz w:val="24"/>
            <w:szCs w:val="24"/>
          </w:rPr>
          <w:delText>TWO YEAR COLLEGES</w:delText>
        </w:r>
      </w:del>
    </w:p>
    <w:p w:rsidR="00A75682" w:rsidDel="0035714C" w:rsidRDefault="00A75682" w:rsidP="00A75682">
      <w:pPr>
        <w:pStyle w:val="ListParagraph"/>
        <w:widowControl w:val="0"/>
        <w:numPr>
          <w:ilvl w:val="0"/>
          <w:numId w:val="57"/>
        </w:numPr>
        <w:autoSpaceDE w:val="0"/>
        <w:autoSpaceDN w:val="0"/>
        <w:adjustRightInd w:val="0"/>
        <w:spacing w:after="0" w:line="240" w:lineRule="auto"/>
        <w:ind w:right="137"/>
        <w:jc w:val="both"/>
        <w:rPr>
          <w:del w:id="2591" w:author="W. Hu" w:date="2011-08-10T20:51:00Z"/>
          <w:rFonts w:ascii="Times New Roman" w:hAnsi="Times New Roman"/>
          <w:sz w:val="18"/>
          <w:szCs w:val="18"/>
        </w:rPr>
      </w:pPr>
      <w:del w:id="2592" w:author="W. Hu" w:date="2011-08-10T20:51:00Z">
        <w:r w:rsidRPr="00C303FA" w:rsidDel="0035714C">
          <w:rPr>
            <w:rFonts w:ascii="Times New Roman" w:hAnsi="Times New Roman"/>
            <w:sz w:val="18"/>
            <w:szCs w:val="18"/>
          </w:rPr>
          <w:delText>Bainbridge College – A</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93" w:author="W. Hu" w:date="2011-08-10T20:51:00Z"/>
          <w:rFonts w:ascii="Times New Roman" w:hAnsi="Times New Roman"/>
          <w:sz w:val="18"/>
          <w:szCs w:val="18"/>
        </w:rPr>
      </w:pPr>
      <w:del w:id="2594" w:author="W. Hu" w:date="2011-08-10T20:51:00Z">
        <w:r w:rsidRPr="00D5268B" w:rsidDel="0035714C">
          <w:rPr>
            <w:rFonts w:ascii="Times New Roman" w:hAnsi="Times New Roman"/>
            <w:sz w:val="18"/>
            <w:szCs w:val="18"/>
          </w:rPr>
          <w:delText>Bainbridge, GA 39819</w:delText>
        </w:r>
      </w:del>
    </w:p>
    <w:p w:rsidR="00A75682" w:rsidDel="0035714C" w:rsidRDefault="00A75682" w:rsidP="00A75682">
      <w:pPr>
        <w:pStyle w:val="ListParagraph"/>
        <w:widowControl w:val="0"/>
        <w:numPr>
          <w:ilvl w:val="0"/>
          <w:numId w:val="57"/>
        </w:numPr>
        <w:autoSpaceDE w:val="0"/>
        <w:autoSpaceDN w:val="0"/>
        <w:adjustRightInd w:val="0"/>
        <w:spacing w:after="0" w:line="240" w:lineRule="auto"/>
        <w:ind w:right="137"/>
        <w:jc w:val="both"/>
        <w:rPr>
          <w:del w:id="2595" w:author="W. Hu" w:date="2011-08-10T20:51:00Z"/>
          <w:rFonts w:ascii="Times New Roman" w:hAnsi="Times New Roman"/>
          <w:sz w:val="18"/>
          <w:szCs w:val="18"/>
        </w:rPr>
      </w:pPr>
      <w:del w:id="2596" w:author="W. Hu" w:date="2011-08-10T20:51:00Z">
        <w:r w:rsidRPr="00C303FA" w:rsidDel="0035714C">
          <w:rPr>
            <w:rFonts w:ascii="Times New Roman" w:hAnsi="Times New Roman"/>
            <w:sz w:val="18"/>
            <w:szCs w:val="18"/>
          </w:rPr>
          <w:delText>Waycross College – A</w:delText>
        </w:r>
      </w:del>
    </w:p>
    <w:p w:rsidR="00A75682" w:rsidRPr="00D5268B" w:rsidDel="0035714C" w:rsidRDefault="00A75682" w:rsidP="00A75682">
      <w:pPr>
        <w:pStyle w:val="ListParagraph"/>
        <w:widowControl w:val="0"/>
        <w:autoSpaceDE w:val="0"/>
        <w:autoSpaceDN w:val="0"/>
        <w:adjustRightInd w:val="0"/>
        <w:spacing w:after="0" w:line="240" w:lineRule="auto"/>
        <w:ind w:right="137"/>
        <w:jc w:val="both"/>
        <w:rPr>
          <w:del w:id="2597" w:author="W. Hu" w:date="2011-08-10T20:51:00Z"/>
          <w:rFonts w:ascii="Times New Roman" w:hAnsi="Times New Roman"/>
          <w:sz w:val="18"/>
          <w:szCs w:val="18"/>
        </w:rPr>
      </w:pPr>
      <w:del w:id="2598" w:author="W. Hu" w:date="2011-08-10T20:51:00Z">
        <w:r w:rsidRPr="00D5268B" w:rsidDel="0035714C">
          <w:rPr>
            <w:rFonts w:ascii="Times New Roman" w:hAnsi="Times New Roman"/>
            <w:sz w:val="18"/>
            <w:szCs w:val="18"/>
          </w:rPr>
          <w:delText>Waycross, GA 31503-9248</w:delText>
        </w:r>
      </w:del>
    </w:p>
    <w:p w:rsidR="00A75682" w:rsidDel="0035714C" w:rsidRDefault="00A75682" w:rsidP="00A75682">
      <w:pPr>
        <w:widowControl w:val="0"/>
        <w:autoSpaceDE w:val="0"/>
        <w:autoSpaceDN w:val="0"/>
        <w:adjustRightInd w:val="0"/>
        <w:spacing w:after="0"/>
        <w:ind w:left="180" w:right="137"/>
        <w:jc w:val="both"/>
        <w:rPr>
          <w:del w:id="2599" w:author="W. Hu" w:date="2011-08-10T20:51:00Z"/>
          <w:rFonts w:ascii="Impact" w:hAnsi="Impact" w:cs="Impact"/>
          <w:sz w:val="28"/>
          <w:szCs w:val="28"/>
        </w:rPr>
      </w:pPr>
    </w:p>
    <w:p w:rsidR="00A75682" w:rsidDel="0035714C" w:rsidRDefault="00A75682" w:rsidP="00A75682">
      <w:pPr>
        <w:widowControl w:val="0"/>
        <w:autoSpaceDE w:val="0"/>
        <w:autoSpaceDN w:val="0"/>
        <w:adjustRightInd w:val="0"/>
        <w:spacing w:after="0"/>
        <w:ind w:left="180" w:right="137"/>
        <w:jc w:val="both"/>
        <w:rPr>
          <w:del w:id="2600" w:author="W. Hu" w:date="2011-08-10T20:51:00Z"/>
          <w:rFonts w:ascii="Impact" w:hAnsi="Impact" w:cs="Impact"/>
          <w:sz w:val="28"/>
          <w:szCs w:val="28"/>
        </w:rPr>
      </w:pPr>
    </w:p>
    <w:p w:rsidR="00A75682" w:rsidDel="0035714C" w:rsidRDefault="00A75682" w:rsidP="00A75682">
      <w:pPr>
        <w:rPr>
          <w:del w:id="2601" w:author="W. Hu" w:date="2011-08-10T20:51:00Z"/>
        </w:rPr>
      </w:pPr>
    </w:p>
    <w:p w:rsidR="00B33835" w:rsidDel="0035714C" w:rsidRDefault="00B33835" w:rsidP="00B33835">
      <w:pPr>
        <w:widowControl w:val="0"/>
        <w:tabs>
          <w:tab w:val="right" w:pos="9360"/>
        </w:tabs>
        <w:autoSpaceDE w:val="0"/>
        <w:autoSpaceDN w:val="0"/>
        <w:adjustRightInd w:val="0"/>
        <w:spacing w:after="0"/>
        <w:ind w:left="360" w:right="180" w:firstLine="0"/>
        <w:jc w:val="both"/>
        <w:rPr>
          <w:del w:id="2602" w:author="W. Hu" w:date="2011-08-10T20:51:00Z"/>
          <w:rFonts w:ascii="Times New Roman" w:hAnsi="Times New Roman"/>
          <w:color w:val="000000" w:themeColor="text1"/>
          <w:sz w:val="20"/>
          <w:szCs w:val="20"/>
        </w:rPr>
      </w:pPr>
    </w:p>
    <w:p w:rsidR="00A75682" w:rsidDel="0035714C" w:rsidRDefault="00A75682" w:rsidP="00B33835">
      <w:pPr>
        <w:widowControl w:val="0"/>
        <w:tabs>
          <w:tab w:val="right" w:pos="9360"/>
        </w:tabs>
        <w:autoSpaceDE w:val="0"/>
        <w:autoSpaceDN w:val="0"/>
        <w:adjustRightInd w:val="0"/>
        <w:spacing w:after="0"/>
        <w:ind w:left="360" w:right="180" w:firstLine="0"/>
        <w:jc w:val="both"/>
        <w:rPr>
          <w:del w:id="2603"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04"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05"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06"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07"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08"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09"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10" w:author="W. Hu" w:date="2011-08-10T20:51:00Z"/>
          <w:rFonts w:ascii="Times New Roman" w:hAnsi="Times New Roman"/>
          <w:color w:val="000000" w:themeColor="text1"/>
          <w:sz w:val="20"/>
          <w:szCs w:val="20"/>
        </w:rPr>
      </w:pPr>
    </w:p>
    <w:p w:rsidR="00A75682" w:rsidDel="00FE16CC" w:rsidRDefault="00A75682" w:rsidP="00B33835">
      <w:pPr>
        <w:widowControl w:val="0"/>
        <w:tabs>
          <w:tab w:val="right" w:pos="9360"/>
        </w:tabs>
        <w:autoSpaceDE w:val="0"/>
        <w:autoSpaceDN w:val="0"/>
        <w:adjustRightInd w:val="0"/>
        <w:spacing w:after="0"/>
        <w:ind w:left="360" w:right="180" w:firstLine="0"/>
        <w:jc w:val="both"/>
        <w:rPr>
          <w:del w:id="2611" w:author="W. Hu" w:date="2011-08-10T20:51:00Z"/>
          <w:rFonts w:ascii="Times New Roman" w:hAnsi="Times New Roman"/>
          <w:color w:val="000000" w:themeColor="text1"/>
          <w:sz w:val="20"/>
          <w:szCs w:val="20"/>
        </w:rPr>
      </w:pPr>
    </w:p>
    <w:p w:rsidR="00B75F9F" w:rsidDel="00FE16CC" w:rsidRDefault="00B75F9F" w:rsidP="00B33835">
      <w:pPr>
        <w:widowControl w:val="0"/>
        <w:tabs>
          <w:tab w:val="right" w:pos="9360"/>
        </w:tabs>
        <w:autoSpaceDE w:val="0"/>
        <w:autoSpaceDN w:val="0"/>
        <w:adjustRightInd w:val="0"/>
        <w:spacing w:after="0"/>
        <w:ind w:left="360" w:right="180" w:firstLine="0"/>
        <w:jc w:val="both"/>
        <w:rPr>
          <w:del w:id="2612" w:author="W. Hu" w:date="2011-08-10T20:51:00Z"/>
          <w:rFonts w:ascii="Times New Roman" w:hAnsi="Times New Roman"/>
          <w:color w:val="000000" w:themeColor="text1"/>
          <w:sz w:val="20"/>
          <w:szCs w:val="20"/>
        </w:rPr>
      </w:pPr>
    </w:p>
    <w:p w:rsidR="00B75F9F" w:rsidDel="00FE16CC" w:rsidRDefault="00B75F9F" w:rsidP="00B33835">
      <w:pPr>
        <w:widowControl w:val="0"/>
        <w:tabs>
          <w:tab w:val="right" w:pos="9360"/>
        </w:tabs>
        <w:autoSpaceDE w:val="0"/>
        <w:autoSpaceDN w:val="0"/>
        <w:adjustRightInd w:val="0"/>
        <w:spacing w:after="0"/>
        <w:ind w:left="360" w:right="180" w:firstLine="0"/>
        <w:jc w:val="both"/>
        <w:rPr>
          <w:del w:id="2613" w:author="W. Hu" w:date="2011-08-10T20:51:00Z"/>
          <w:rFonts w:ascii="Times New Roman" w:hAnsi="Times New Roman"/>
          <w:color w:val="000000" w:themeColor="text1"/>
          <w:sz w:val="20"/>
          <w:szCs w:val="20"/>
        </w:rPr>
      </w:pPr>
    </w:p>
    <w:p w:rsidR="00A75682" w:rsidRPr="00686F87" w:rsidRDefault="00A75682" w:rsidP="00686F87">
      <w:pPr>
        <w:pStyle w:val="Heading2"/>
        <w:ind w:left="360" w:firstLine="0"/>
        <w:rPr>
          <w:rFonts w:ascii="Times New Roman" w:hAnsi="Times New Roman"/>
          <w:color w:val="000000" w:themeColor="text1"/>
          <w:sz w:val="28"/>
          <w:szCs w:val="28"/>
        </w:rPr>
      </w:pPr>
      <w:bookmarkStart w:id="2614" w:name="_Toc298161614"/>
      <w:r w:rsidRPr="00686F87">
        <w:rPr>
          <w:rFonts w:ascii="Times New Roman" w:hAnsi="Times New Roman"/>
          <w:color w:val="000000" w:themeColor="text1"/>
          <w:sz w:val="36"/>
          <w:szCs w:val="36"/>
        </w:rPr>
        <w:t>I</w:t>
      </w:r>
      <w:r w:rsidRPr="00686F87">
        <w:rPr>
          <w:rFonts w:ascii="Times New Roman" w:hAnsi="Times New Roman"/>
          <w:color w:val="000000" w:themeColor="text1"/>
          <w:sz w:val="28"/>
          <w:szCs w:val="28"/>
        </w:rPr>
        <w:t>NDEX</w:t>
      </w:r>
      <w:bookmarkEnd w:id="2614"/>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Advisement</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Calendar</w:t>
      </w:r>
      <w:r w:rsidRPr="009B4AA4">
        <w:rPr>
          <w:rFonts w:ascii="Times New Roman" w:hAnsi="Times New Roman"/>
          <w:color w:val="000000" w:themeColor="text1"/>
          <w:sz w:val="18"/>
          <w:szCs w:val="18"/>
        </w:rPr>
        <w:tab/>
        <w:t>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Department Chairs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Officers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Standards</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Administrative Support Staff</w:t>
      </w:r>
      <w:r w:rsidRPr="009B4AA4">
        <w:rPr>
          <w:rFonts w:ascii="Times New Roman" w:hAnsi="Times New Roman"/>
          <w:color w:val="000000" w:themeColor="text1"/>
          <w:sz w:val="18"/>
          <w:szCs w:val="18"/>
        </w:rPr>
        <w:tab/>
        <w:t>98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 Application Deadlines For Regular, Provisional, Transient And Non-Degree Admissions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 Of International Students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Advisement</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Of Admission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Process</w:t>
      </w:r>
      <w:r w:rsidRPr="009B4AA4">
        <w:rPr>
          <w:rFonts w:ascii="Times New Roman" w:hAnsi="Times New Roman"/>
          <w:color w:val="000000" w:themeColor="text1"/>
          <w:sz w:val="18"/>
          <w:szCs w:val="18"/>
        </w:rPr>
        <w:tab/>
        <w:t>26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Application For Graduation</w:t>
      </w:r>
      <w:r w:rsidRPr="009B4AA4">
        <w:rPr>
          <w:rFonts w:ascii="Times New Roman" w:hAnsi="Times New Roman"/>
          <w:color w:val="000000" w:themeColor="text1"/>
          <w:sz w:val="18"/>
          <w:szCs w:val="18"/>
        </w:rPr>
        <w:tab/>
        <w:t>64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Asu Mission Statement</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Categories Of Admission For The Master Of Education Degree</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Categories Of Admissions</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In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Of Degree Program</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Of Status</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Clinical Experience</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 Graduate Faculty</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Commencement Exercises</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Comprehensive Examination</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Correspondence Credit</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Credit Load</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 Requirements</w:t>
      </w:r>
      <w:r w:rsidRPr="009B4AA4">
        <w:rPr>
          <w:rFonts w:ascii="Times New Roman" w:hAnsi="Times New Roman"/>
          <w:color w:val="000000" w:themeColor="text1"/>
          <w:sz w:val="18"/>
          <w:szCs w:val="18"/>
        </w:rPr>
        <w:tab/>
        <w:t>87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Programs</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Description Of Offerings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Diploma Or Transcript Issuance</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Directed Or Individual Study Credit Limits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Disruptive And Obstructive Behavior</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Early Childhood Education</w:t>
      </w:r>
      <w:r w:rsidRPr="009B4AA4">
        <w:rPr>
          <w:rFonts w:ascii="Times New Roman" w:hAnsi="Times New Roman"/>
          <w:color w:val="000000" w:themeColor="text1"/>
          <w:sz w:val="18"/>
          <w:szCs w:val="18"/>
        </w:rPr>
        <w:tab/>
        <w:t>67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Philosophy</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Specialist  Degree  In  Educational  Leadership</w:t>
      </w:r>
      <w:r w:rsidRPr="009B4AA4">
        <w:rPr>
          <w:rFonts w:ascii="Times New Roman" w:hAnsi="Times New Roman"/>
          <w:color w:val="000000" w:themeColor="text1"/>
          <w:sz w:val="18"/>
          <w:szCs w:val="18"/>
        </w:rPr>
        <w:tab/>
        <w:t>71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Educational,  Psychological   And  Reading  Foundations</w:t>
      </w:r>
      <w:r w:rsidRPr="009B4AA4">
        <w:rPr>
          <w:rFonts w:ascii="Times New Roman" w:hAnsi="Times New Roman"/>
          <w:color w:val="000000" w:themeColor="text1"/>
          <w:sz w:val="18"/>
          <w:szCs w:val="18"/>
        </w:rPr>
        <w:tab/>
        <w:t>94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English Education</w:t>
      </w:r>
      <w:r w:rsidRPr="009B4AA4">
        <w:rPr>
          <w:rFonts w:ascii="Times New Roman" w:hAnsi="Times New Roman"/>
          <w:color w:val="000000" w:themeColor="text1"/>
          <w:sz w:val="18"/>
          <w:szCs w:val="18"/>
        </w:rPr>
        <w:tab/>
        <w:t>72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Facility</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Family Educational Rights And Privacy Act Of 1974 Compliance</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Subsidized Stafford/Ford Loans (Direct 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Unsubsidized Stafford/Ford Loans (Direct Unsubsidized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Perkins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 Payment Policy</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Fees And Expenses Beyond Matriculation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Aid Application Procedures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Assistance</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Information</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Five-Year Bs/Mba Degree In Accounting</w:t>
      </w:r>
      <w:r w:rsidRPr="009B4AA4">
        <w:rPr>
          <w:rFonts w:ascii="Times New Roman" w:hAnsi="Times New Roman"/>
          <w:color w:val="000000" w:themeColor="text1"/>
          <w:sz w:val="18"/>
          <w:szCs w:val="18"/>
        </w:rPr>
        <w:tab/>
        <w:t>31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Full-Time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Admission Policies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Policies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Refunds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Georgia Student Finance Authority (Gsfa ) Direct Student Loans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Grade-Point Average</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Grading System</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Assistantship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lastRenderedPageBreak/>
        <w:t>Graduate School Mission</w:t>
      </w:r>
      <w:r w:rsidRPr="009B4AA4">
        <w:rPr>
          <w:rFonts w:ascii="Times New Roman" w:hAnsi="Times New Roman"/>
          <w:color w:val="000000" w:themeColor="text1"/>
          <w:sz w:val="18"/>
          <w:szCs w:val="18"/>
        </w:rPr>
        <w:tab/>
        <w:t>10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Student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Graduation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Health And Physical Education</w:t>
      </w:r>
      <w:r w:rsidRPr="009B4AA4">
        <w:rPr>
          <w:rFonts w:ascii="Times New Roman" w:hAnsi="Times New Roman"/>
          <w:color w:val="000000" w:themeColor="text1"/>
          <w:sz w:val="18"/>
          <w:szCs w:val="18"/>
        </w:rPr>
        <w:tab/>
        <w:t>76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History Of The Albany State University Graduate School</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Hope Teacher Scholarship Program</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Independent Study Courses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USG Institutions</w:t>
      </w:r>
      <w:r w:rsidRPr="009B4AA4">
        <w:rPr>
          <w:rFonts w:ascii="Times New Roman" w:hAnsi="Times New Roman"/>
          <w:color w:val="000000" w:themeColor="text1"/>
          <w:sz w:val="18"/>
          <w:szCs w:val="18"/>
        </w:rPr>
        <w:tab/>
        <w:t>103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International Student Requirements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Legal Residency Requirements</w:t>
      </w:r>
      <w:r w:rsidRPr="009B4AA4">
        <w:rPr>
          <w:rFonts w:ascii="Times New Roman" w:hAnsi="Times New Roman"/>
          <w:color w:val="000000" w:themeColor="text1"/>
          <w:sz w:val="18"/>
          <w:szCs w:val="18"/>
        </w:rPr>
        <w:tab/>
        <w:t>18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Management Courses Accepted As Substitutions In The MPA Program</w:t>
      </w:r>
      <w:r w:rsidRPr="009B4AA4">
        <w:rPr>
          <w:rFonts w:ascii="Times New Roman" w:hAnsi="Times New Roman"/>
          <w:color w:val="000000" w:themeColor="text1"/>
          <w:sz w:val="18"/>
          <w:szCs w:val="18"/>
        </w:rPr>
        <w:tab/>
        <w:t>49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Business Administration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Public Administration</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Science In Criminal Justice</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Science In Nursing</w:t>
      </w:r>
      <w:r w:rsidRPr="009B4AA4">
        <w:rPr>
          <w:rFonts w:ascii="Times New Roman" w:hAnsi="Times New Roman"/>
          <w:color w:val="000000" w:themeColor="text1"/>
          <w:sz w:val="18"/>
          <w:szCs w:val="18"/>
        </w:rPr>
        <w:tab/>
        <w:t>50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Social Work Program</w:t>
      </w:r>
      <w:r w:rsidRPr="009B4AA4">
        <w:rPr>
          <w:rFonts w:ascii="Times New Roman" w:hAnsi="Times New Roman"/>
          <w:color w:val="000000" w:themeColor="text1"/>
          <w:sz w:val="18"/>
          <w:szCs w:val="18"/>
        </w:rPr>
        <w:tab/>
        <w:t>56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Master’s Degree In Educational Leadership</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Mathematics Education</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Matriculation Fee</w:t>
      </w:r>
      <w:r w:rsidRPr="009B4AA4">
        <w:rPr>
          <w:rFonts w:ascii="Times New Roman" w:hAnsi="Times New Roman"/>
          <w:color w:val="000000" w:themeColor="text1"/>
          <w:sz w:val="18"/>
          <w:szCs w:val="18"/>
        </w:rPr>
        <w:tab/>
        <w:t>22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MBA Prerequisites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Middle Grades Education</w:t>
      </w:r>
      <w:r w:rsidRPr="009B4AA4">
        <w:rPr>
          <w:rFonts w:ascii="Times New Roman" w:hAnsi="Times New Roman"/>
          <w:color w:val="000000" w:themeColor="text1"/>
          <w:sz w:val="18"/>
          <w:szCs w:val="18"/>
        </w:rPr>
        <w:tab/>
        <w:t>81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 And Objectives</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Non-Degree Admission</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Off-Campus Programs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Academic Policies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Policies</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Personnel Emeriti</w:t>
      </w:r>
      <w:r w:rsidRPr="009B4AA4">
        <w:rPr>
          <w:rFonts w:ascii="Times New Roman" w:hAnsi="Times New Roman"/>
          <w:color w:val="000000" w:themeColor="text1"/>
          <w:sz w:val="18"/>
          <w:szCs w:val="18"/>
        </w:rPr>
        <w:tab/>
        <w:t>99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Physical Facilities And Resources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Readmission Following Scholastic Termination</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Regents’ Opportunity Scholarship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Regular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Classification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 To MSN-FNP Program Of Study</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RN-MSN Admission Requirements</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Satisfactory Academic Progress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Termination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Warning</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School Counseling</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Science Education</w:t>
      </w:r>
      <w:r w:rsidRPr="009B4AA4">
        <w:rPr>
          <w:rFonts w:ascii="Times New Roman" w:hAnsi="Times New Roman"/>
          <w:color w:val="000000" w:themeColor="text1"/>
          <w:sz w:val="18"/>
          <w:szCs w:val="18"/>
        </w:rPr>
        <w:tab/>
        <w:t>83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Some Acceptable Courses For Substitutions</w:t>
      </w:r>
      <w:r w:rsidRPr="009B4AA4">
        <w:rPr>
          <w:rFonts w:ascii="Times New Roman" w:hAnsi="Times New Roman"/>
          <w:color w:val="000000" w:themeColor="text1"/>
          <w:sz w:val="18"/>
          <w:szCs w:val="18"/>
        </w:rPr>
        <w:tab/>
        <w:t>82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Sources Of Financial Aid</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Admission</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Education</w:t>
      </w:r>
      <w:r w:rsidRPr="009B4AA4">
        <w:rPr>
          <w:rFonts w:ascii="Times New Roman" w:hAnsi="Times New Roman"/>
          <w:color w:val="000000" w:themeColor="text1"/>
          <w:sz w:val="18"/>
          <w:szCs w:val="18"/>
        </w:rPr>
        <w:tab/>
        <w:t>86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Specialty Areas</w:t>
      </w:r>
      <w:r w:rsidRPr="009B4AA4">
        <w:rPr>
          <w:rFonts w:ascii="Times New Roman" w:hAnsi="Times New Roman"/>
          <w:color w:val="000000" w:themeColor="text1"/>
          <w:sz w:val="18"/>
          <w:szCs w:val="18"/>
        </w:rPr>
        <w:tab/>
        <w:t>38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Standardized Test Requirement</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Student Advisement And Program Planning</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Teacher Support Services Endorsement</w:t>
      </w:r>
      <w:r w:rsidRPr="009B4AA4">
        <w:rPr>
          <w:rFonts w:ascii="Times New Roman" w:hAnsi="Times New Roman"/>
          <w:color w:val="000000" w:themeColor="text1"/>
          <w:sz w:val="18"/>
          <w:szCs w:val="18"/>
        </w:rPr>
        <w:tab/>
        <w:t>93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Telephone Directory</w:t>
      </w:r>
      <w:r w:rsidRPr="009B4AA4">
        <w:rPr>
          <w:rFonts w:ascii="Times New Roman" w:hAnsi="Times New Roman"/>
          <w:color w:val="000000" w:themeColor="text1"/>
          <w:sz w:val="18"/>
          <w:szCs w:val="18"/>
        </w:rPr>
        <w:tab/>
        <w:t>10</w:t>
      </w:r>
      <w:del w:id="2615" w:author="W. Hu" w:date="2011-08-10T20:59:00Z">
        <w:r w:rsidRPr="009B4AA4" w:rsidDel="00FE16CC">
          <w:rPr>
            <w:rFonts w:ascii="Times New Roman" w:hAnsi="Times New Roman"/>
            <w:color w:val="000000" w:themeColor="text1"/>
            <w:sz w:val="18"/>
            <w:szCs w:val="18"/>
          </w:rPr>
          <w:delText>5</w:delText>
        </w:r>
      </w:del>
      <w:ins w:id="2616" w:author="W. Hu" w:date="2011-08-10T20:59:00Z">
        <w:r w:rsidR="00FE16CC">
          <w:rPr>
            <w:rFonts w:ascii="Times New Roman" w:hAnsi="Times New Roman"/>
            <w:color w:val="000000" w:themeColor="text1"/>
            <w:sz w:val="18"/>
            <w:szCs w:val="18"/>
          </w:rPr>
          <w:t>0</w:t>
        </w:r>
      </w:ins>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Curriculum</w:t>
      </w:r>
      <w:r w:rsidRPr="009B4AA4">
        <w:rPr>
          <w:rFonts w:ascii="Times New Roman" w:hAnsi="Times New Roman"/>
          <w:color w:val="000000" w:themeColor="text1"/>
          <w:sz w:val="18"/>
          <w:szCs w:val="18"/>
        </w:rPr>
        <w:tab/>
        <w:t>44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Mba Mission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Transfer Of Credit</w:t>
      </w:r>
      <w:r w:rsidRPr="009B4AA4">
        <w:rPr>
          <w:rFonts w:ascii="Times New Roman" w:hAnsi="Times New Roman"/>
          <w:color w:val="000000" w:themeColor="text1"/>
          <w:sz w:val="18"/>
          <w:szCs w:val="18"/>
        </w:rPr>
        <w:tab/>
        <w:t>39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Students</w:t>
      </w:r>
      <w:r w:rsidRPr="009B4AA4">
        <w:rPr>
          <w:rFonts w:ascii="Times New Roman" w:hAnsi="Times New Roman"/>
          <w:color w:val="000000" w:themeColor="text1"/>
          <w:sz w:val="18"/>
          <w:szCs w:val="18"/>
        </w:rPr>
        <w:tab/>
        <w:t>40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Undergraduate Prerequisites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Veterans Assistance Program</w:t>
      </w:r>
      <w:r w:rsidRPr="009B4AA4">
        <w:rPr>
          <w:rFonts w:ascii="Times New Roman" w:hAnsi="Times New Roman"/>
          <w:color w:val="000000" w:themeColor="text1"/>
          <w:sz w:val="18"/>
          <w:szCs w:val="18"/>
        </w:rPr>
        <w:tab/>
        <w:t>24</w:t>
      </w:r>
    </w:p>
    <w:p w:rsidR="00A75682"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Withdrawal From The University</w:t>
      </w:r>
      <w:r w:rsidRPr="009B4AA4">
        <w:rPr>
          <w:rFonts w:ascii="Times New Roman" w:hAnsi="Times New Roman"/>
          <w:color w:val="000000" w:themeColor="text1"/>
          <w:sz w:val="18"/>
          <w:szCs w:val="18"/>
        </w:rPr>
        <w:tab/>
        <w:t>17</w:t>
      </w:r>
    </w:p>
    <w:p w:rsidR="007915C5" w:rsidRPr="00193DE2" w:rsidRDefault="007915C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FE16CC" w:rsidRDefault="00FE16CC">
      <w:pPr>
        <w:rPr>
          <w:ins w:id="2617" w:author="W. Hu" w:date="2011-08-10T20:53:00Z"/>
          <w:rFonts w:ascii="Times New Roman" w:hAnsi="Times New Roman"/>
          <w:color w:val="000000" w:themeColor="text1"/>
          <w:sz w:val="20"/>
          <w:szCs w:val="20"/>
        </w:rPr>
      </w:pPr>
      <w:ins w:id="2618" w:author="W. Hu" w:date="2011-08-10T20:53:00Z">
        <w:r>
          <w:rPr>
            <w:rFonts w:ascii="Times New Roman" w:hAnsi="Times New Roman"/>
            <w:color w:val="000000" w:themeColor="text1"/>
            <w:sz w:val="20"/>
            <w:szCs w:val="20"/>
          </w:rPr>
          <w:br w:type="page"/>
        </w:r>
      </w:ins>
    </w:p>
    <w:p w:rsidR="00B33835" w:rsidRPr="00193DE2" w:rsidDel="00FE16CC" w:rsidRDefault="00B33835" w:rsidP="00FE16CC">
      <w:pPr>
        <w:pStyle w:val="Heading2"/>
        <w:ind w:firstLine="0"/>
        <w:rPr>
          <w:del w:id="2619" w:author="W. Hu" w:date="2011-08-10T20:53:00Z"/>
          <w:rFonts w:ascii="Times New Roman" w:hAnsi="Times New Roman"/>
          <w:color w:val="000000" w:themeColor="text1"/>
          <w:sz w:val="20"/>
          <w:szCs w:val="20"/>
        </w:rPr>
        <w:pPrChange w:id="2620" w:author="W. Hu" w:date="2011-08-10T20:58:00Z">
          <w:pPr>
            <w:widowControl w:val="0"/>
            <w:tabs>
              <w:tab w:val="right" w:pos="9360"/>
            </w:tabs>
            <w:autoSpaceDE w:val="0"/>
            <w:autoSpaceDN w:val="0"/>
            <w:adjustRightInd w:val="0"/>
            <w:spacing w:after="0"/>
            <w:ind w:right="180" w:firstLine="0"/>
            <w:jc w:val="both"/>
          </w:pPr>
        </w:pPrChange>
      </w:pPr>
    </w:p>
    <w:p w:rsidR="00FE16CC" w:rsidRDefault="00FE16CC" w:rsidP="00FE16CC">
      <w:pPr>
        <w:pStyle w:val="Heading2"/>
        <w:ind w:firstLine="0"/>
        <w:rPr>
          <w:ins w:id="2621" w:author="W. Hu" w:date="2011-08-10T20:53:00Z"/>
          <w:color w:val="000000" w:themeColor="text1"/>
          <w:sz w:val="40"/>
          <w:szCs w:val="40"/>
        </w:rPr>
        <w:pPrChange w:id="2622" w:author="W. Hu" w:date="2011-08-10T20:58:00Z">
          <w:pPr>
            <w:pStyle w:val="Heading2"/>
            <w:ind w:left="360" w:firstLine="0"/>
          </w:pPr>
        </w:pPrChange>
      </w:pPr>
      <w:bookmarkStart w:id="2623" w:name="_Toc297807607"/>
      <w:bookmarkStart w:id="2624" w:name="_Toc300000791"/>
      <w:ins w:id="2625" w:author="W. Hu" w:date="2011-08-10T20:53:00Z">
        <w:r w:rsidRPr="009B2C73">
          <w:rPr>
            <w:color w:val="000000" w:themeColor="text1"/>
            <w:sz w:val="52"/>
            <w:szCs w:val="52"/>
          </w:rPr>
          <w:t>T</w:t>
        </w:r>
        <w:r w:rsidRPr="009B2C73">
          <w:rPr>
            <w:color w:val="000000" w:themeColor="text1"/>
            <w:sz w:val="40"/>
            <w:szCs w:val="40"/>
          </w:rPr>
          <w:t xml:space="preserve">ELEPHONE </w:t>
        </w:r>
        <w:r w:rsidRPr="009B2C73">
          <w:rPr>
            <w:color w:val="000000" w:themeColor="text1"/>
            <w:sz w:val="52"/>
            <w:szCs w:val="52"/>
          </w:rPr>
          <w:t>D</w:t>
        </w:r>
        <w:r w:rsidRPr="009B2C73">
          <w:rPr>
            <w:color w:val="000000" w:themeColor="text1"/>
            <w:sz w:val="40"/>
            <w:szCs w:val="40"/>
          </w:rPr>
          <w:t>IRECTORY</w:t>
        </w:r>
        <w:bookmarkEnd w:id="2623"/>
        <w:bookmarkEnd w:id="2624"/>
      </w:ins>
    </w:p>
    <w:p w:rsidR="00FE16CC" w:rsidRPr="0021323F" w:rsidRDefault="00FE16CC" w:rsidP="00FE16CC">
      <w:pPr>
        <w:spacing w:after="0"/>
        <w:ind w:left="187" w:firstLine="0"/>
        <w:rPr>
          <w:ins w:id="2626"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27" w:author="W. Hu" w:date="2011-08-10T20:53:00Z"/>
          <w:rFonts w:ascii="Times New Roman" w:hAnsi="Times New Roman" w:cs="Times New Roman"/>
          <w:sz w:val="18"/>
          <w:szCs w:val="18"/>
        </w:rPr>
      </w:pPr>
      <w:ins w:id="2628" w:author="W. Hu" w:date="2011-08-10T20:53:00Z">
        <w:r>
          <w:rPr>
            <w:rFonts w:ascii="Times New Roman" w:hAnsi="Times New Roman" w:cs="Times New Roman"/>
            <w:sz w:val="18"/>
            <w:szCs w:val="18"/>
          </w:rPr>
          <w:t>Office of President’s Office</w:t>
        </w:r>
      </w:ins>
    </w:p>
    <w:p w:rsidR="00FE16CC" w:rsidRDefault="00FE16CC" w:rsidP="00FE16CC">
      <w:pPr>
        <w:spacing w:after="0"/>
        <w:ind w:left="187" w:right="65" w:firstLine="0"/>
        <w:jc w:val="both"/>
        <w:rPr>
          <w:ins w:id="2629" w:author="W. Hu" w:date="2011-08-10T20:53:00Z"/>
          <w:rFonts w:ascii="Times New Roman" w:hAnsi="Times New Roman" w:cs="Times New Roman"/>
          <w:sz w:val="18"/>
          <w:szCs w:val="18"/>
        </w:rPr>
      </w:pPr>
      <w:ins w:id="2630" w:author="W. Hu" w:date="2011-08-10T20:53:00Z">
        <w:r>
          <w:rPr>
            <w:rFonts w:ascii="Times New Roman" w:hAnsi="Times New Roman" w:cs="Times New Roman"/>
            <w:sz w:val="18"/>
            <w:szCs w:val="18"/>
          </w:rPr>
          <w:t>Tel: (229) 430-2799</w:t>
        </w:r>
      </w:ins>
    </w:p>
    <w:p w:rsidR="00FE16CC" w:rsidRDefault="00FE16CC" w:rsidP="00FE16CC">
      <w:pPr>
        <w:spacing w:after="0"/>
        <w:ind w:left="187" w:right="65" w:firstLine="0"/>
        <w:jc w:val="both"/>
        <w:rPr>
          <w:ins w:id="2631" w:author="W. Hu" w:date="2011-08-10T20:53:00Z"/>
          <w:rFonts w:ascii="Times New Roman" w:hAnsi="Times New Roman" w:cs="Times New Roman"/>
          <w:sz w:val="18"/>
          <w:szCs w:val="18"/>
        </w:rPr>
      </w:pPr>
      <w:ins w:id="2632" w:author="W. Hu" w:date="2011-08-10T20:53:00Z">
        <w:r>
          <w:rPr>
            <w:rFonts w:ascii="Times New Roman" w:hAnsi="Times New Roman" w:cs="Times New Roman"/>
            <w:sz w:val="18"/>
            <w:szCs w:val="18"/>
          </w:rPr>
          <w:t>Fax: 430-3836</w:t>
        </w:r>
      </w:ins>
    </w:p>
    <w:p w:rsidR="00FE16CC" w:rsidRPr="0021323F" w:rsidRDefault="00FE16CC" w:rsidP="00FE16CC">
      <w:pPr>
        <w:spacing w:after="0"/>
        <w:ind w:left="187" w:right="65" w:firstLine="0"/>
        <w:jc w:val="both"/>
        <w:rPr>
          <w:ins w:id="2633"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34" w:author="W. Hu" w:date="2011-08-10T20:53:00Z"/>
          <w:rFonts w:ascii="Times New Roman" w:hAnsi="Times New Roman" w:cs="Times New Roman"/>
          <w:sz w:val="18"/>
          <w:szCs w:val="18"/>
        </w:rPr>
      </w:pPr>
      <w:ins w:id="2635" w:author="W. Hu" w:date="2011-08-10T20:53:00Z">
        <w:r w:rsidRPr="0021323F">
          <w:rPr>
            <w:rFonts w:ascii="Times New Roman" w:hAnsi="Times New Roman" w:cs="Times New Roman"/>
            <w:sz w:val="18"/>
            <w:szCs w:val="18"/>
          </w:rPr>
          <w:t>Office of Academic Affairs</w:t>
        </w:r>
      </w:ins>
    </w:p>
    <w:p w:rsidR="00FE16CC" w:rsidRDefault="00FE16CC" w:rsidP="00FE16CC">
      <w:pPr>
        <w:spacing w:after="0"/>
        <w:ind w:left="187" w:right="65" w:firstLine="0"/>
        <w:jc w:val="both"/>
        <w:rPr>
          <w:ins w:id="2636" w:author="W. Hu" w:date="2011-08-10T20:53:00Z"/>
          <w:rFonts w:ascii="Times New Roman" w:hAnsi="Times New Roman" w:cs="Times New Roman"/>
          <w:sz w:val="18"/>
          <w:szCs w:val="18"/>
        </w:rPr>
      </w:pPr>
      <w:ins w:id="2637" w:author="W. Hu" w:date="2011-08-10T20:53:00Z">
        <w:r w:rsidRPr="0021323F">
          <w:rPr>
            <w:rFonts w:ascii="Times New Roman" w:hAnsi="Times New Roman" w:cs="Times New Roman"/>
            <w:sz w:val="18"/>
            <w:szCs w:val="18"/>
          </w:rPr>
          <w:t xml:space="preserve">Tel: (229) 430-4635, </w:t>
        </w:r>
      </w:ins>
    </w:p>
    <w:p w:rsidR="00FE16CC" w:rsidRDefault="00FE16CC" w:rsidP="00FE16CC">
      <w:pPr>
        <w:spacing w:after="0"/>
        <w:ind w:left="187" w:right="65" w:firstLine="0"/>
        <w:jc w:val="both"/>
        <w:rPr>
          <w:ins w:id="2638" w:author="W. Hu" w:date="2011-08-10T20:53:00Z"/>
          <w:rFonts w:ascii="Times New Roman" w:hAnsi="Times New Roman" w:cs="Times New Roman"/>
          <w:sz w:val="18"/>
          <w:szCs w:val="18"/>
        </w:rPr>
      </w:pPr>
      <w:ins w:id="2639" w:author="W. Hu" w:date="2011-08-10T20:53:00Z">
        <w:r w:rsidRPr="0021323F">
          <w:rPr>
            <w:rFonts w:ascii="Times New Roman" w:hAnsi="Times New Roman" w:cs="Times New Roman"/>
            <w:sz w:val="18"/>
            <w:szCs w:val="18"/>
          </w:rPr>
          <w:t>Fax: 430-2730</w:t>
        </w:r>
      </w:ins>
    </w:p>
    <w:p w:rsidR="00FE16CC" w:rsidRPr="0021323F" w:rsidRDefault="00FE16CC" w:rsidP="00FE16CC">
      <w:pPr>
        <w:spacing w:after="0"/>
        <w:ind w:left="187" w:right="65" w:firstLine="0"/>
        <w:jc w:val="both"/>
        <w:rPr>
          <w:ins w:id="2640"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41" w:author="W. Hu" w:date="2011-08-10T20:53:00Z"/>
          <w:rFonts w:ascii="Times New Roman" w:hAnsi="Times New Roman" w:cs="Times New Roman"/>
          <w:sz w:val="18"/>
          <w:szCs w:val="18"/>
        </w:rPr>
      </w:pPr>
      <w:ins w:id="2642" w:author="W. Hu" w:date="2011-08-10T20:53:00Z">
        <w:r w:rsidRPr="0021323F">
          <w:rPr>
            <w:rFonts w:ascii="Times New Roman" w:hAnsi="Times New Roman" w:cs="Times New Roman"/>
            <w:sz w:val="18"/>
            <w:szCs w:val="18"/>
          </w:rPr>
          <w:t>Office of Fiscal Affairs</w:t>
        </w:r>
        <w:r w:rsidRPr="0021323F">
          <w:rPr>
            <w:rFonts w:ascii="Times New Roman" w:hAnsi="Times New Roman" w:cs="Times New Roman"/>
            <w:sz w:val="18"/>
            <w:szCs w:val="18"/>
          </w:rPr>
          <w:tab/>
        </w:r>
      </w:ins>
    </w:p>
    <w:p w:rsidR="00FE16CC" w:rsidRPr="0021323F" w:rsidRDefault="00FE16CC" w:rsidP="00FE16CC">
      <w:pPr>
        <w:spacing w:after="0"/>
        <w:ind w:left="187" w:right="65" w:firstLine="0"/>
        <w:jc w:val="both"/>
        <w:rPr>
          <w:ins w:id="2643" w:author="W. Hu" w:date="2011-08-10T20:53:00Z"/>
          <w:rFonts w:ascii="Times New Roman" w:hAnsi="Times New Roman" w:cs="Times New Roman"/>
          <w:sz w:val="18"/>
          <w:szCs w:val="18"/>
        </w:rPr>
      </w:pPr>
      <w:ins w:id="2644"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430-4609</w:t>
        </w:r>
      </w:ins>
    </w:p>
    <w:p w:rsidR="00FE16CC" w:rsidRDefault="00FE16CC" w:rsidP="00FE16CC">
      <w:pPr>
        <w:spacing w:after="0"/>
        <w:ind w:left="187" w:right="65" w:firstLine="0"/>
        <w:jc w:val="both"/>
        <w:rPr>
          <w:ins w:id="2645" w:author="W. Hu" w:date="2011-08-10T20:53:00Z"/>
          <w:rFonts w:ascii="Times New Roman" w:hAnsi="Times New Roman" w:cs="Times New Roman"/>
          <w:sz w:val="18"/>
          <w:szCs w:val="18"/>
        </w:rPr>
      </w:pPr>
      <w:ins w:id="2646" w:author="W. Hu" w:date="2011-08-10T20:53:00Z">
        <w:r>
          <w:rPr>
            <w:rFonts w:ascii="Times New Roman" w:hAnsi="Times New Roman" w:cs="Times New Roman"/>
            <w:sz w:val="18"/>
            <w:szCs w:val="18"/>
          </w:rPr>
          <w:t>Fax: 430-2763</w:t>
        </w:r>
      </w:ins>
    </w:p>
    <w:p w:rsidR="00FE16CC" w:rsidRDefault="00FE16CC" w:rsidP="00FE16CC">
      <w:pPr>
        <w:spacing w:after="0"/>
        <w:ind w:left="187" w:right="65" w:firstLine="0"/>
        <w:jc w:val="both"/>
        <w:rPr>
          <w:ins w:id="2647" w:author="W. Hu" w:date="2011-08-10T20:53:00Z"/>
          <w:rFonts w:ascii="Times New Roman" w:hAnsi="Times New Roman" w:cs="Times New Roman"/>
          <w:sz w:val="18"/>
          <w:szCs w:val="18"/>
        </w:rPr>
      </w:pPr>
    </w:p>
    <w:p w:rsidR="00FE16CC" w:rsidRPr="0021323F" w:rsidRDefault="00FE16CC" w:rsidP="00FE16CC">
      <w:pPr>
        <w:spacing w:after="0"/>
        <w:ind w:left="187" w:right="65" w:firstLine="0"/>
        <w:jc w:val="both"/>
        <w:rPr>
          <w:ins w:id="2648" w:author="W. Hu" w:date="2011-08-10T20:53:00Z"/>
          <w:rFonts w:ascii="Times New Roman" w:hAnsi="Times New Roman" w:cs="Times New Roman"/>
          <w:sz w:val="18"/>
          <w:szCs w:val="18"/>
        </w:rPr>
      </w:pPr>
      <w:ins w:id="2649" w:author="W. Hu" w:date="2011-08-10T20:53:00Z">
        <w:r w:rsidRPr="0021323F">
          <w:rPr>
            <w:rFonts w:ascii="Times New Roman" w:hAnsi="Times New Roman" w:cs="Times New Roman"/>
            <w:sz w:val="18"/>
            <w:szCs w:val="18"/>
          </w:rPr>
          <w:t>Office of Informatonal Technology</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650" w:author="W. Hu" w:date="2011-08-10T20:53:00Z"/>
          <w:rFonts w:ascii="Times New Roman" w:hAnsi="Times New Roman" w:cs="Times New Roman"/>
          <w:sz w:val="18"/>
          <w:szCs w:val="18"/>
        </w:rPr>
      </w:pPr>
      <w:ins w:id="2651" w:author="W. Hu" w:date="2011-08-10T20:53:00Z">
        <w:r>
          <w:rPr>
            <w:rFonts w:ascii="Times New Roman" w:hAnsi="Times New Roman" w:cs="Times New Roman"/>
            <w:sz w:val="18"/>
            <w:szCs w:val="18"/>
          </w:rPr>
          <w:t>Tel: (229)430-1730</w:t>
        </w:r>
      </w:ins>
    </w:p>
    <w:p w:rsidR="00FE16CC" w:rsidRDefault="00FE16CC" w:rsidP="00FE16CC">
      <w:pPr>
        <w:spacing w:after="0"/>
        <w:ind w:left="187" w:right="65" w:firstLine="0"/>
        <w:jc w:val="both"/>
        <w:rPr>
          <w:ins w:id="2652" w:author="W. Hu" w:date="2011-08-10T20:53:00Z"/>
          <w:rFonts w:ascii="Times New Roman" w:hAnsi="Times New Roman" w:cs="Times New Roman"/>
          <w:sz w:val="18"/>
          <w:szCs w:val="18"/>
        </w:rPr>
      </w:pPr>
      <w:ins w:id="2653" w:author="W. Hu" w:date="2011-08-10T20:53:00Z">
        <w:r>
          <w:rPr>
            <w:rFonts w:ascii="Times New Roman" w:hAnsi="Times New Roman" w:cs="Times New Roman"/>
            <w:sz w:val="18"/>
            <w:szCs w:val="18"/>
          </w:rPr>
          <w:t>Fax: 430-1874</w:t>
        </w:r>
      </w:ins>
    </w:p>
    <w:p w:rsidR="00FE16CC" w:rsidRDefault="00FE16CC" w:rsidP="00FE16CC">
      <w:pPr>
        <w:spacing w:after="0"/>
        <w:ind w:left="187" w:right="65" w:firstLine="0"/>
        <w:jc w:val="both"/>
        <w:rPr>
          <w:ins w:id="2654"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55" w:author="W. Hu" w:date="2011-08-10T20:53:00Z"/>
          <w:rFonts w:ascii="Times New Roman" w:hAnsi="Times New Roman" w:cs="Times New Roman"/>
          <w:sz w:val="18"/>
          <w:szCs w:val="18"/>
        </w:rPr>
      </w:pPr>
      <w:ins w:id="2656" w:author="W. Hu" w:date="2011-08-10T20:53:00Z">
        <w:r>
          <w:rPr>
            <w:rFonts w:ascii="Times New Roman" w:hAnsi="Times New Roman" w:cs="Times New Roman"/>
            <w:sz w:val="18"/>
            <w:szCs w:val="18"/>
          </w:rPr>
          <w:t>Office of Institutional Advancement</w:t>
        </w:r>
      </w:ins>
    </w:p>
    <w:p w:rsidR="00FE16CC" w:rsidRDefault="00FE16CC" w:rsidP="00FE16CC">
      <w:pPr>
        <w:spacing w:after="0"/>
        <w:ind w:left="187" w:right="65" w:firstLine="0"/>
        <w:jc w:val="both"/>
        <w:rPr>
          <w:ins w:id="2657" w:author="W. Hu" w:date="2011-08-10T20:53:00Z"/>
          <w:rFonts w:ascii="Times New Roman" w:hAnsi="Times New Roman" w:cs="Times New Roman"/>
          <w:sz w:val="18"/>
          <w:szCs w:val="18"/>
        </w:rPr>
      </w:pPr>
      <w:ins w:id="2658" w:author="W. Hu" w:date="2011-08-10T20:53:00Z">
        <w:r>
          <w:rPr>
            <w:rFonts w:ascii="Times New Roman" w:hAnsi="Times New Roman" w:cs="Times New Roman"/>
            <w:sz w:val="18"/>
            <w:szCs w:val="18"/>
          </w:rPr>
          <w:t>Tel: (229)430-4660</w:t>
        </w:r>
      </w:ins>
    </w:p>
    <w:p w:rsidR="00FE16CC" w:rsidRDefault="00FE16CC" w:rsidP="00FE16CC">
      <w:pPr>
        <w:spacing w:after="0"/>
        <w:ind w:left="187" w:right="65" w:firstLine="0"/>
        <w:jc w:val="both"/>
        <w:rPr>
          <w:ins w:id="2659" w:author="W. Hu" w:date="2011-08-10T20:53:00Z"/>
          <w:rFonts w:ascii="Times New Roman" w:hAnsi="Times New Roman" w:cs="Times New Roman"/>
          <w:sz w:val="18"/>
          <w:szCs w:val="18"/>
        </w:rPr>
      </w:pPr>
      <w:ins w:id="2660" w:author="W. Hu" w:date="2011-08-10T20:53:00Z">
        <w:r>
          <w:rPr>
            <w:rFonts w:ascii="Times New Roman" w:hAnsi="Times New Roman" w:cs="Times New Roman"/>
            <w:sz w:val="18"/>
            <w:szCs w:val="18"/>
          </w:rPr>
          <w:t>Fax: 430-3935</w:t>
        </w:r>
      </w:ins>
    </w:p>
    <w:p w:rsidR="00FE16CC" w:rsidRDefault="00FE16CC" w:rsidP="00FE16CC">
      <w:pPr>
        <w:spacing w:after="0"/>
        <w:ind w:left="187" w:right="65" w:firstLine="0"/>
        <w:jc w:val="both"/>
        <w:rPr>
          <w:ins w:id="2661"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62" w:author="W. Hu" w:date="2011-08-10T20:53:00Z"/>
          <w:rFonts w:ascii="Times New Roman" w:hAnsi="Times New Roman" w:cs="Times New Roman"/>
          <w:sz w:val="18"/>
          <w:szCs w:val="18"/>
        </w:rPr>
      </w:pPr>
      <w:ins w:id="2663" w:author="W. Hu" w:date="2011-08-10T20:53:00Z">
        <w:r>
          <w:rPr>
            <w:rFonts w:ascii="Times New Roman" w:hAnsi="Times New Roman" w:cs="Times New Roman"/>
            <w:sz w:val="18"/>
            <w:szCs w:val="18"/>
          </w:rPr>
          <w:t xml:space="preserve">Office of University Counsel </w:t>
        </w:r>
      </w:ins>
    </w:p>
    <w:p w:rsidR="00FE16CC" w:rsidRDefault="00FE16CC" w:rsidP="00FE16CC">
      <w:pPr>
        <w:spacing w:after="0"/>
        <w:ind w:left="187" w:right="65" w:firstLine="0"/>
        <w:jc w:val="both"/>
        <w:rPr>
          <w:ins w:id="2664" w:author="W. Hu" w:date="2011-08-10T20:53:00Z"/>
          <w:rFonts w:ascii="Times New Roman" w:hAnsi="Times New Roman" w:cs="Times New Roman"/>
          <w:sz w:val="18"/>
          <w:szCs w:val="18"/>
        </w:rPr>
      </w:pPr>
      <w:ins w:id="2665" w:author="W. Hu" w:date="2011-08-10T20:53:00Z">
        <w:r>
          <w:rPr>
            <w:rFonts w:ascii="Times New Roman" w:hAnsi="Times New Roman" w:cs="Times New Roman"/>
            <w:sz w:val="18"/>
            <w:szCs w:val="18"/>
          </w:rPr>
          <w:t>Tel: (229)430-1210</w:t>
        </w:r>
      </w:ins>
    </w:p>
    <w:p w:rsidR="00FE16CC" w:rsidRDefault="00FE16CC" w:rsidP="00FE16CC">
      <w:pPr>
        <w:spacing w:after="0"/>
        <w:ind w:left="187" w:right="65" w:firstLine="0"/>
        <w:jc w:val="both"/>
        <w:rPr>
          <w:ins w:id="2666" w:author="W. Hu" w:date="2011-08-10T20:53:00Z"/>
          <w:rFonts w:ascii="Times New Roman" w:hAnsi="Times New Roman" w:cs="Times New Roman"/>
          <w:sz w:val="18"/>
          <w:szCs w:val="18"/>
        </w:rPr>
      </w:pPr>
      <w:ins w:id="2667" w:author="W. Hu" w:date="2011-08-10T20:53:00Z">
        <w:r>
          <w:rPr>
            <w:rFonts w:ascii="Times New Roman" w:hAnsi="Times New Roman" w:cs="Times New Roman"/>
            <w:sz w:val="18"/>
            <w:szCs w:val="18"/>
          </w:rPr>
          <w:t>Fax: 430-3836</w:t>
        </w:r>
      </w:ins>
    </w:p>
    <w:p w:rsidR="00FE16CC" w:rsidRDefault="00FE16CC" w:rsidP="00FE16CC">
      <w:pPr>
        <w:spacing w:after="0"/>
        <w:ind w:left="187" w:right="65" w:firstLine="0"/>
        <w:jc w:val="both"/>
        <w:rPr>
          <w:ins w:id="2668"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69" w:author="W. Hu" w:date="2011-08-10T20:53:00Z"/>
          <w:rFonts w:ascii="Times New Roman" w:hAnsi="Times New Roman" w:cs="Times New Roman"/>
          <w:sz w:val="18"/>
          <w:szCs w:val="18"/>
        </w:rPr>
      </w:pPr>
      <w:ins w:id="2670" w:author="W. Hu" w:date="2011-08-10T20:53:00Z">
        <w:r w:rsidRPr="0021323F">
          <w:rPr>
            <w:rFonts w:ascii="Times New Roman" w:hAnsi="Times New Roman" w:cs="Times New Roman"/>
            <w:sz w:val="18"/>
            <w:szCs w:val="18"/>
          </w:rPr>
          <w:t xml:space="preserve">Office of Admissions </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671" w:author="W. Hu" w:date="2011-08-10T20:53:00Z"/>
          <w:rFonts w:ascii="Times New Roman" w:hAnsi="Times New Roman" w:cs="Times New Roman"/>
          <w:sz w:val="18"/>
          <w:szCs w:val="18"/>
        </w:rPr>
      </w:pPr>
      <w:ins w:id="2672" w:author="W. Hu" w:date="2011-08-10T20:53:00Z">
        <w:r>
          <w:rPr>
            <w:rFonts w:ascii="Times New Roman" w:hAnsi="Times New Roman" w:cs="Times New Roman"/>
            <w:sz w:val="18"/>
            <w:szCs w:val="18"/>
          </w:rPr>
          <w:t>Tel: (229) 430-4646</w:t>
        </w:r>
      </w:ins>
    </w:p>
    <w:p w:rsidR="00FE16CC" w:rsidRPr="0021323F" w:rsidRDefault="00FE16CC" w:rsidP="00FE16CC">
      <w:pPr>
        <w:spacing w:after="0"/>
        <w:ind w:left="187" w:right="65" w:firstLine="0"/>
        <w:jc w:val="both"/>
        <w:rPr>
          <w:ins w:id="2673" w:author="W. Hu" w:date="2011-08-10T20:53:00Z"/>
          <w:rFonts w:ascii="Times New Roman" w:hAnsi="Times New Roman" w:cs="Times New Roman"/>
          <w:sz w:val="18"/>
          <w:szCs w:val="18"/>
        </w:rPr>
      </w:pPr>
      <w:ins w:id="2674" w:author="W. Hu" w:date="2011-08-10T20:53:00Z">
        <w:r w:rsidRPr="0021323F">
          <w:rPr>
            <w:rFonts w:ascii="Times New Roman" w:hAnsi="Times New Roman" w:cs="Times New Roman"/>
            <w:sz w:val="18"/>
            <w:szCs w:val="18"/>
          </w:rPr>
          <w:t>Fax: 430-4105</w:t>
        </w:r>
      </w:ins>
    </w:p>
    <w:p w:rsidR="00FE16CC" w:rsidRDefault="00FE16CC" w:rsidP="00FE16CC">
      <w:pPr>
        <w:spacing w:after="0"/>
        <w:ind w:left="187" w:right="65" w:firstLine="0"/>
        <w:jc w:val="both"/>
        <w:rPr>
          <w:ins w:id="2675"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76" w:author="W. Hu" w:date="2011-08-10T20:53:00Z"/>
          <w:rFonts w:ascii="Times New Roman" w:hAnsi="Times New Roman" w:cs="Times New Roman"/>
          <w:sz w:val="18"/>
          <w:szCs w:val="18"/>
        </w:rPr>
      </w:pPr>
      <w:ins w:id="2677" w:author="W. Hu" w:date="2011-08-10T20:53:00Z">
        <w:r w:rsidRPr="0021323F">
          <w:rPr>
            <w:rFonts w:ascii="Times New Roman" w:hAnsi="Times New Roman" w:cs="Times New Roman"/>
            <w:sz w:val="18"/>
            <w:szCs w:val="18"/>
          </w:rPr>
          <w:t>Office of Academic Services &amp; Registrar</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678" w:author="W. Hu" w:date="2011-08-10T20:53:00Z"/>
          <w:rFonts w:ascii="Times New Roman" w:hAnsi="Times New Roman" w:cs="Times New Roman"/>
          <w:sz w:val="18"/>
          <w:szCs w:val="18"/>
        </w:rPr>
      </w:pPr>
      <w:ins w:id="2679" w:author="W. Hu" w:date="2011-08-10T20:53:00Z">
        <w:r>
          <w:rPr>
            <w:rFonts w:ascii="Times New Roman" w:hAnsi="Times New Roman" w:cs="Times New Roman"/>
            <w:sz w:val="18"/>
            <w:szCs w:val="18"/>
          </w:rPr>
          <w:t>Tel: (229) 430-4638</w:t>
        </w:r>
      </w:ins>
    </w:p>
    <w:p w:rsidR="00FE16CC" w:rsidRPr="0021323F" w:rsidRDefault="00FE16CC" w:rsidP="00FE16CC">
      <w:pPr>
        <w:spacing w:after="0"/>
        <w:ind w:left="187" w:right="65" w:firstLine="0"/>
        <w:jc w:val="both"/>
        <w:rPr>
          <w:ins w:id="2680" w:author="W. Hu" w:date="2011-08-10T20:53:00Z"/>
          <w:rFonts w:ascii="Times New Roman" w:hAnsi="Times New Roman" w:cs="Times New Roman"/>
          <w:sz w:val="18"/>
          <w:szCs w:val="18"/>
        </w:rPr>
      </w:pPr>
      <w:ins w:id="2681" w:author="W. Hu" w:date="2011-08-10T20:53:00Z">
        <w:r w:rsidRPr="0021323F">
          <w:rPr>
            <w:rFonts w:ascii="Times New Roman" w:hAnsi="Times New Roman" w:cs="Times New Roman"/>
            <w:sz w:val="18"/>
            <w:szCs w:val="18"/>
          </w:rPr>
          <w:t>Fax: 430-2953</w:t>
        </w:r>
      </w:ins>
    </w:p>
    <w:p w:rsidR="00FE16CC" w:rsidRDefault="00FE16CC" w:rsidP="00FE16CC">
      <w:pPr>
        <w:spacing w:after="0"/>
        <w:ind w:left="187" w:right="65" w:firstLine="0"/>
        <w:jc w:val="both"/>
        <w:rPr>
          <w:ins w:id="2682" w:author="W. Hu" w:date="2011-08-10T20:53:00Z"/>
          <w:rFonts w:ascii="Times New Roman" w:hAnsi="Times New Roman" w:cs="Times New Roman"/>
          <w:sz w:val="18"/>
          <w:szCs w:val="18"/>
        </w:rPr>
      </w:pPr>
    </w:p>
    <w:p w:rsidR="00FE16CC" w:rsidRPr="0021323F" w:rsidRDefault="00FE16CC" w:rsidP="00FE16CC">
      <w:pPr>
        <w:spacing w:after="0"/>
        <w:ind w:left="187" w:right="65" w:firstLine="0"/>
        <w:jc w:val="both"/>
        <w:rPr>
          <w:ins w:id="2683" w:author="W. Hu" w:date="2011-08-10T20:53:00Z"/>
          <w:rFonts w:ascii="Times New Roman" w:hAnsi="Times New Roman" w:cs="Times New Roman"/>
          <w:sz w:val="18"/>
          <w:szCs w:val="18"/>
        </w:rPr>
      </w:pPr>
      <w:ins w:id="2684" w:author="W. Hu" w:date="2011-08-10T20:53:00Z">
        <w:r w:rsidRPr="0021323F">
          <w:rPr>
            <w:rFonts w:ascii="Times New Roman" w:hAnsi="Times New Roman" w:cs="Times New Roman"/>
            <w:sz w:val="18"/>
            <w:szCs w:val="18"/>
          </w:rPr>
          <w:t>Office of Human Resources</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685" w:author="W. Hu" w:date="2011-08-10T20:53:00Z"/>
          <w:rFonts w:ascii="Times New Roman" w:hAnsi="Times New Roman" w:cs="Times New Roman"/>
          <w:sz w:val="18"/>
          <w:szCs w:val="18"/>
        </w:rPr>
      </w:pPr>
      <w:ins w:id="2686" w:author="W. Hu" w:date="2011-08-10T20:53:00Z">
        <w:r>
          <w:rPr>
            <w:rFonts w:ascii="Times New Roman" w:hAnsi="Times New Roman" w:cs="Times New Roman"/>
            <w:sz w:val="18"/>
            <w:szCs w:val="18"/>
          </w:rPr>
          <w:t>Tel: (229)430-4723</w:t>
        </w:r>
      </w:ins>
    </w:p>
    <w:p w:rsidR="00FE16CC" w:rsidRDefault="00FE16CC" w:rsidP="00FE16CC">
      <w:pPr>
        <w:spacing w:after="0"/>
        <w:ind w:left="187" w:right="65" w:firstLine="0"/>
        <w:jc w:val="both"/>
        <w:rPr>
          <w:ins w:id="2687" w:author="W. Hu" w:date="2011-08-10T20:53:00Z"/>
          <w:rFonts w:ascii="Times New Roman" w:hAnsi="Times New Roman" w:cs="Times New Roman"/>
          <w:sz w:val="18"/>
          <w:szCs w:val="18"/>
        </w:rPr>
      </w:pPr>
      <w:ins w:id="2688" w:author="W. Hu" w:date="2011-08-10T20:53:00Z">
        <w:r>
          <w:rPr>
            <w:rFonts w:ascii="Times New Roman" w:hAnsi="Times New Roman" w:cs="Times New Roman"/>
            <w:sz w:val="18"/>
            <w:szCs w:val="18"/>
          </w:rPr>
          <w:t>Fax: 430-2867</w:t>
        </w:r>
      </w:ins>
    </w:p>
    <w:p w:rsidR="00FE16CC" w:rsidRDefault="00FE16CC" w:rsidP="00FE16CC">
      <w:pPr>
        <w:spacing w:after="0"/>
        <w:ind w:left="187" w:right="65" w:firstLine="0"/>
        <w:jc w:val="both"/>
        <w:rPr>
          <w:ins w:id="2689"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690" w:author="W. Hu" w:date="2011-08-10T20:53:00Z"/>
          <w:rFonts w:ascii="Times New Roman" w:hAnsi="Times New Roman" w:cs="Times New Roman"/>
          <w:sz w:val="18"/>
          <w:szCs w:val="18"/>
        </w:rPr>
      </w:pPr>
      <w:ins w:id="2691" w:author="W. Hu" w:date="2011-08-10T20:53:00Z">
        <w:r w:rsidRPr="0021323F">
          <w:rPr>
            <w:rFonts w:ascii="Times New Roman" w:hAnsi="Times New Roman" w:cs="Times New Roman"/>
            <w:sz w:val="18"/>
            <w:szCs w:val="18"/>
          </w:rPr>
          <w:t>Office of Alumni Affaris</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692" w:author="W. Hu" w:date="2011-08-10T20:53:00Z"/>
          <w:rFonts w:ascii="Times New Roman" w:hAnsi="Times New Roman" w:cs="Times New Roman"/>
          <w:sz w:val="18"/>
          <w:szCs w:val="18"/>
        </w:rPr>
      </w:pPr>
      <w:ins w:id="2693" w:author="W. Hu" w:date="2011-08-10T20:53:00Z">
        <w:r w:rsidRPr="0021323F">
          <w:rPr>
            <w:rFonts w:ascii="Times New Roman" w:hAnsi="Times New Roman" w:cs="Times New Roman"/>
            <w:sz w:val="18"/>
            <w:szCs w:val="18"/>
          </w:rPr>
          <w:t>Tel: (22</w:t>
        </w:r>
        <w:r>
          <w:rPr>
            <w:rFonts w:ascii="Times New Roman" w:hAnsi="Times New Roman" w:cs="Times New Roman"/>
            <w:sz w:val="18"/>
            <w:szCs w:val="18"/>
          </w:rPr>
          <w:t>9) 430-4658</w:t>
        </w:r>
      </w:ins>
    </w:p>
    <w:p w:rsidR="00FE16CC" w:rsidRPr="0021323F" w:rsidRDefault="00FE16CC" w:rsidP="00FE16CC">
      <w:pPr>
        <w:spacing w:after="0"/>
        <w:ind w:left="187" w:right="65" w:firstLine="0"/>
        <w:jc w:val="both"/>
        <w:rPr>
          <w:ins w:id="2694" w:author="W. Hu" w:date="2011-08-10T20:53:00Z"/>
          <w:rFonts w:ascii="Times New Roman" w:hAnsi="Times New Roman" w:cs="Times New Roman"/>
          <w:sz w:val="18"/>
          <w:szCs w:val="18"/>
        </w:rPr>
      </w:pPr>
      <w:ins w:id="2695" w:author="W. Hu" w:date="2011-08-10T20:53:00Z">
        <w:r w:rsidRPr="0021323F">
          <w:rPr>
            <w:rFonts w:ascii="Times New Roman" w:hAnsi="Times New Roman" w:cs="Times New Roman"/>
            <w:sz w:val="18"/>
            <w:szCs w:val="18"/>
          </w:rPr>
          <w:t>Fax: 430-4830</w:t>
        </w:r>
      </w:ins>
    </w:p>
    <w:p w:rsidR="00FE16CC" w:rsidRDefault="00FE16CC" w:rsidP="00FE16CC">
      <w:pPr>
        <w:spacing w:after="0"/>
        <w:ind w:left="187" w:right="65" w:firstLine="0"/>
        <w:jc w:val="both"/>
        <w:rPr>
          <w:ins w:id="2696" w:author="W. Hu" w:date="2011-08-10T20:53:00Z"/>
          <w:rFonts w:ascii="Times New Roman" w:hAnsi="Times New Roman" w:cs="Times New Roman"/>
          <w:sz w:val="18"/>
          <w:szCs w:val="18"/>
        </w:rPr>
      </w:pPr>
    </w:p>
    <w:p w:rsidR="00FE16CC" w:rsidRPr="0021323F" w:rsidRDefault="00FE16CC" w:rsidP="00FE16CC">
      <w:pPr>
        <w:spacing w:after="0"/>
        <w:ind w:left="187" w:right="65" w:firstLine="0"/>
        <w:jc w:val="both"/>
        <w:rPr>
          <w:ins w:id="2697" w:author="W. Hu" w:date="2011-08-10T20:53:00Z"/>
          <w:rFonts w:ascii="Times New Roman" w:hAnsi="Times New Roman" w:cs="Times New Roman"/>
          <w:sz w:val="18"/>
          <w:szCs w:val="18"/>
        </w:rPr>
      </w:pPr>
      <w:ins w:id="2698" w:author="W. Hu" w:date="2011-08-10T20:53:00Z">
        <w:r w:rsidRPr="0021323F">
          <w:rPr>
            <w:rFonts w:ascii="Times New Roman" w:hAnsi="Times New Roman" w:cs="Times New Roman"/>
            <w:sz w:val="18"/>
            <w:szCs w:val="18"/>
          </w:rPr>
          <w:t>Office of Student Affairs</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699"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00"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01" w:author="W. Hu" w:date="2011-08-10T20:53:00Z"/>
          <w:rFonts w:ascii="Times New Roman" w:hAnsi="Times New Roman" w:cs="Times New Roman"/>
          <w:sz w:val="18"/>
          <w:szCs w:val="18"/>
        </w:rPr>
      </w:pPr>
      <w:ins w:id="2702" w:author="W. Hu" w:date="2011-08-10T20:53:00Z">
        <w:r w:rsidRPr="0021323F">
          <w:rPr>
            <w:rFonts w:ascii="Times New Roman" w:hAnsi="Times New Roman" w:cs="Times New Roman"/>
            <w:sz w:val="18"/>
            <w:szCs w:val="18"/>
          </w:rPr>
          <w:t xml:space="preserve">Office of Financial Aid  </w:t>
        </w:r>
        <w:r w:rsidRPr="0021323F">
          <w:rPr>
            <w:rFonts w:ascii="Times New Roman" w:hAnsi="Times New Roman" w:cs="Times New Roman"/>
            <w:sz w:val="18"/>
            <w:szCs w:val="18"/>
          </w:rPr>
          <w:tab/>
        </w:r>
      </w:ins>
    </w:p>
    <w:p w:rsidR="00FE16CC" w:rsidRPr="0021323F" w:rsidRDefault="00FE16CC" w:rsidP="00FE16CC">
      <w:pPr>
        <w:spacing w:after="0"/>
        <w:ind w:left="187" w:right="65" w:firstLine="0"/>
        <w:jc w:val="both"/>
        <w:rPr>
          <w:ins w:id="2703" w:author="W. Hu" w:date="2011-08-10T20:53:00Z"/>
          <w:rFonts w:ascii="Times New Roman" w:hAnsi="Times New Roman" w:cs="Times New Roman"/>
          <w:sz w:val="18"/>
          <w:szCs w:val="18"/>
        </w:rPr>
      </w:pPr>
      <w:ins w:id="2704"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430-4650</w:t>
        </w:r>
      </w:ins>
    </w:p>
    <w:p w:rsidR="00FE16CC" w:rsidRDefault="00FE16CC" w:rsidP="00FE16CC">
      <w:pPr>
        <w:spacing w:after="0"/>
        <w:ind w:left="187" w:right="65" w:firstLine="0"/>
        <w:jc w:val="both"/>
        <w:rPr>
          <w:ins w:id="2705" w:author="W. Hu" w:date="2011-08-10T20:53:00Z"/>
          <w:rFonts w:ascii="Times New Roman" w:hAnsi="Times New Roman" w:cs="Times New Roman"/>
          <w:sz w:val="18"/>
          <w:szCs w:val="18"/>
        </w:rPr>
      </w:pPr>
      <w:ins w:id="2706" w:author="W. Hu" w:date="2011-08-10T20:53:00Z">
        <w:r>
          <w:rPr>
            <w:rFonts w:ascii="Times New Roman" w:hAnsi="Times New Roman" w:cs="Times New Roman"/>
            <w:sz w:val="18"/>
            <w:szCs w:val="18"/>
          </w:rPr>
          <w:t>Fax: 430-3936</w:t>
        </w:r>
      </w:ins>
    </w:p>
    <w:p w:rsidR="00FE16CC" w:rsidRDefault="00FE16CC" w:rsidP="00FE16CC">
      <w:pPr>
        <w:spacing w:after="0"/>
        <w:ind w:left="187" w:right="65" w:firstLine="0"/>
        <w:jc w:val="both"/>
        <w:rPr>
          <w:ins w:id="2707"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08" w:author="W. Hu" w:date="2011-08-10T20:53:00Z"/>
          <w:rFonts w:ascii="Times New Roman" w:hAnsi="Times New Roman" w:cs="Times New Roman"/>
          <w:sz w:val="18"/>
          <w:szCs w:val="18"/>
        </w:rPr>
      </w:pPr>
      <w:ins w:id="2709" w:author="W. Hu" w:date="2011-08-10T20:53:00Z">
        <w:r w:rsidRPr="0021323F">
          <w:rPr>
            <w:rFonts w:ascii="Times New Roman" w:hAnsi="Times New Roman" w:cs="Times New Roman"/>
            <w:sz w:val="18"/>
            <w:szCs w:val="18"/>
          </w:rPr>
          <w:t xml:space="preserve">College of Arts and Humanities </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710" w:author="W. Hu" w:date="2011-08-10T20:53:00Z"/>
          <w:rFonts w:ascii="Times New Roman" w:hAnsi="Times New Roman" w:cs="Times New Roman"/>
          <w:sz w:val="18"/>
          <w:szCs w:val="18"/>
        </w:rPr>
      </w:pPr>
      <w:ins w:id="2711"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 xml:space="preserve"> (229) 430-4832</w:t>
        </w:r>
      </w:ins>
    </w:p>
    <w:p w:rsidR="00FE16CC" w:rsidRDefault="00FE16CC" w:rsidP="00FE16CC">
      <w:pPr>
        <w:spacing w:after="0"/>
        <w:ind w:left="187" w:right="65" w:firstLine="0"/>
        <w:jc w:val="both"/>
        <w:rPr>
          <w:ins w:id="2712" w:author="W. Hu" w:date="2011-08-10T20:53:00Z"/>
          <w:rFonts w:ascii="Times New Roman" w:hAnsi="Times New Roman" w:cs="Times New Roman"/>
          <w:sz w:val="18"/>
          <w:szCs w:val="18"/>
        </w:rPr>
      </w:pPr>
      <w:ins w:id="2713" w:author="W. Hu" w:date="2011-08-10T20:53:00Z">
        <w:r>
          <w:rPr>
            <w:rFonts w:ascii="Times New Roman" w:hAnsi="Times New Roman" w:cs="Times New Roman"/>
            <w:sz w:val="18"/>
            <w:szCs w:val="18"/>
          </w:rPr>
          <w:t>Fax: 430-4296</w:t>
        </w:r>
      </w:ins>
    </w:p>
    <w:p w:rsidR="00FE16CC" w:rsidRPr="0021323F" w:rsidRDefault="00FE16CC" w:rsidP="00FE16CC">
      <w:pPr>
        <w:spacing w:after="0"/>
        <w:ind w:left="187" w:right="65" w:firstLine="0"/>
        <w:jc w:val="both"/>
        <w:rPr>
          <w:ins w:id="2714"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15" w:author="W. Hu" w:date="2011-08-10T20:53:00Z"/>
          <w:rFonts w:ascii="Times New Roman" w:hAnsi="Times New Roman" w:cs="Times New Roman"/>
          <w:sz w:val="18"/>
          <w:szCs w:val="18"/>
        </w:rPr>
      </w:pPr>
      <w:ins w:id="2716" w:author="W. Hu" w:date="2011-08-10T20:53:00Z">
        <w:r w:rsidRPr="0021323F">
          <w:rPr>
            <w:rFonts w:ascii="Times New Roman" w:hAnsi="Times New Roman" w:cs="Times New Roman"/>
            <w:sz w:val="18"/>
            <w:szCs w:val="18"/>
          </w:rPr>
          <w:t xml:space="preserve">College of Business </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717" w:author="W. Hu" w:date="2011-08-10T20:53:00Z"/>
          <w:rFonts w:ascii="Times New Roman" w:hAnsi="Times New Roman" w:cs="Times New Roman"/>
          <w:sz w:val="18"/>
          <w:szCs w:val="18"/>
        </w:rPr>
      </w:pPr>
      <w:ins w:id="2718" w:author="W. Hu" w:date="2011-08-10T20:53:00Z">
        <w:r>
          <w:rPr>
            <w:rFonts w:ascii="Times New Roman" w:hAnsi="Times New Roman" w:cs="Times New Roman"/>
            <w:sz w:val="18"/>
            <w:szCs w:val="18"/>
          </w:rPr>
          <w:t>Tel: (229) 430-2749</w:t>
        </w:r>
      </w:ins>
    </w:p>
    <w:p w:rsidR="00FE16CC" w:rsidRPr="0021323F" w:rsidRDefault="00FE16CC" w:rsidP="00FE16CC">
      <w:pPr>
        <w:spacing w:after="0"/>
        <w:ind w:left="187" w:right="65" w:firstLine="0"/>
        <w:jc w:val="both"/>
        <w:rPr>
          <w:ins w:id="2719" w:author="W. Hu" w:date="2011-08-10T20:53:00Z"/>
          <w:rFonts w:ascii="Times New Roman" w:hAnsi="Times New Roman" w:cs="Times New Roman"/>
          <w:sz w:val="18"/>
          <w:szCs w:val="18"/>
        </w:rPr>
      </w:pPr>
      <w:ins w:id="2720" w:author="W. Hu" w:date="2011-08-10T20:53:00Z">
        <w:r>
          <w:rPr>
            <w:rFonts w:ascii="Times New Roman" w:hAnsi="Times New Roman" w:cs="Times New Roman"/>
            <w:sz w:val="18"/>
            <w:szCs w:val="18"/>
          </w:rPr>
          <w:t>Fax: 430-5119</w:t>
        </w:r>
      </w:ins>
    </w:p>
    <w:p w:rsidR="00FE16CC" w:rsidRDefault="00FE16CC" w:rsidP="00FE16CC">
      <w:pPr>
        <w:spacing w:after="0"/>
        <w:ind w:left="187" w:right="65" w:firstLine="0"/>
        <w:jc w:val="both"/>
        <w:rPr>
          <w:ins w:id="2721"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22" w:author="W. Hu" w:date="2011-08-10T20:53:00Z"/>
          <w:rFonts w:ascii="Times New Roman" w:hAnsi="Times New Roman" w:cs="Times New Roman"/>
          <w:sz w:val="18"/>
          <w:szCs w:val="18"/>
        </w:rPr>
      </w:pPr>
      <w:ins w:id="2723" w:author="W. Hu" w:date="2011-08-10T20:53:00Z">
        <w:r w:rsidRPr="0021323F">
          <w:rPr>
            <w:rFonts w:ascii="Times New Roman" w:hAnsi="Times New Roman" w:cs="Times New Roman"/>
            <w:sz w:val="18"/>
            <w:szCs w:val="18"/>
          </w:rPr>
          <w:t xml:space="preserve">College of Education </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724" w:author="W. Hu" w:date="2011-08-10T20:53:00Z"/>
          <w:rFonts w:ascii="Times New Roman" w:hAnsi="Times New Roman" w:cs="Times New Roman"/>
          <w:sz w:val="18"/>
          <w:szCs w:val="18"/>
        </w:rPr>
      </w:pPr>
      <w:ins w:id="2725" w:author="W. Hu" w:date="2011-08-10T20:53:00Z">
        <w:r>
          <w:rPr>
            <w:rFonts w:ascii="Times New Roman" w:hAnsi="Times New Roman" w:cs="Times New Roman"/>
            <w:sz w:val="18"/>
            <w:szCs w:val="18"/>
          </w:rPr>
          <w:t>Tel: (229) 430-1718</w:t>
        </w:r>
      </w:ins>
    </w:p>
    <w:p w:rsidR="00FE16CC" w:rsidRDefault="00FE16CC" w:rsidP="00FE16CC">
      <w:pPr>
        <w:spacing w:after="0"/>
        <w:ind w:left="187" w:right="65" w:firstLine="0"/>
        <w:jc w:val="both"/>
        <w:rPr>
          <w:ins w:id="2726" w:author="W. Hu" w:date="2011-08-10T20:53:00Z"/>
          <w:rFonts w:ascii="Times New Roman" w:hAnsi="Times New Roman" w:cs="Times New Roman"/>
          <w:sz w:val="18"/>
          <w:szCs w:val="18"/>
        </w:rPr>
      </w:pPr>
      <w:ins w:id="2727" w:author="W. Hu" w:date="2011-08-10T20:53:00Z">
        <w:r>
          <w:rPr>
            <w:rFonts w:ascii="Times New Roman" w:hAnsi="Times New Roman" w:cs="Times New Roman"/>
            <w:sz w:val="18"/>
            <w:szCs w:val="18"/>
          </w:rPr>
          <w:t>Fax: 430-4993</w:t>
        </w:r>
      </w:ins>
    </w:p>
    <w:p w:rsidR="00FE16CC" w:rsidRPr="0021323F" w:rsidRDefault="00FE16CC" w:rsidP="00FE16CC">
      <w:pPr>
        <w:spacing w:after="0"/>
        <w:ind w:left="187" w:right="65" w:firstLine="0"/>
        <w:jc w:val="both"/>
        <w:rPr>
          <w:ins w:id="2728"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29" w:author="W. Hu" w:date="2011-08-10T20:53:00Z"/>
          <w:rFonts w:ascii="Times New Roman" w:hAnsi="Times New Roman" w:cs="Times New Roman"/>
          <w:sz w:val="18"/>
          <w:szCs w:val="18"/>
        </w:rPr>
      </w:pPr>
      <w:ins w:id="2730" w:author="W. Hu" w:date="2011-08-10T20:53:00Z">
        <w:r w:rsidRPr="0021323F">
          <w:rPr>
            <w:rFonts w:ascii="Times New Roman" w:hAnsi="Times New Roman" w:cs="Times New Roman"/>
            <w:sz w:val="18"/>
            <w:szCs w:val="18"/>
          </w:rPr>
          <w:t xml:space="preserve">College of Sciences and Health Professions </w:t>
        </w:r>
        <w:r w:rsidRPr="0021323F">
          <w:rPr>
            <w:rFonts w:ascii="Times New Roman" w:hAnsi="Times New Roman" w:cs="Times New Roman"/>
            <w:sz w:val="18"/>
            <w:szCs w:val="18"/>
          </w:rPr>
          <w:tab/>
        </w:r>
      </w:ins>
    </w:p>
    <w:p w:rsidR="00FE16CC" w:rsidRPr="0021323F" w:rsidRDefault="00FE16CC" w:rsidP="00FE16CC">
      <w:pPr>
        <w:spacing w:after="0"/>
        <w:ind w:left="187" w:right="65" w:firstLine="0"/>
        <w:jc w:val="both"/>
        <w:rPr>
          <w:ins w:id="2731" w:author="W. Hu" w:date="2011-08-10T20:53:00Z"/>
          <w:rFonts w:ascii="Times New Roman" w:hAnsi="Times New Roman" w:cs="Times New Roman"/>
          <w:sz w:val="18"/>
          <w:szCs w:val="18"/>
        </w:rPr>
      </w:pPr>
      <w:ins w:id="2732"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430-4724</w:t>
        </w:r>
      </w:ins>
    </w:p>
    <w:p w:rsidR="00FE16CC" w:rsidRDefault="00FE16CC" w:rsidP="00FE16CC">
      <w:pPr>
        <w:spacing w:after="0"/>
        <w:ind w:left="187" w:right="65" w:firstLine="0"/>
        <w:jc w:val="both"/>
        <w:rPr>
          <w:ins w:id="2733" w:author="W. Hu" w:date="2011-08-10T20:53:00Z"/>
          <w:rFonts w:ascii="Times New Roman" w:hAnsi="Times New Roman" w:cs="Times New Roman"/>
          <w:sz w:val="18"/>
          <w:szCs w:val="18"/>
        </w:rPr>
      </w:pPr>
      <w:ins w:id="2734" w:author="W. Hu" w:date="2011-08-10T20:53:00Z">
        <w:r>
          <w:rPr>
            <w:rFonts w:ascii="Times New Roman" w:hAnsi="Times New Roman" w:cs="Times New Roman"/>
            <w:sz w:val="18"/>
            <w:szCs w:val="18"/>
          </w:rPr>
          <w:t>Fax: 430-3937</w:t>
        </w:r>
      </w:ins>
    </w:p>
    <w:p w:rsidR="00FE16CC" w:rsidRDefault="00FE16CC" w:rsidP="00FE16CC">
      <w:pPr>
        <w:spacing w:after="0"/>
        <w:ind w:left="187" w:right="65" w:firstLine="0"/>
        <w:jc w:val="both"/>
        <w:rPr>
          <w:ins w:id="2735"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36" w:author="W. Hu" w:date="2011-08-10T20:53:00Z"/>
          <w:rFonts w:ascii="Times New Roman" w:hAnsi="Times New Roman" w:cs="Times New Roman"/>
          <w:sz w:val="18"/>
          <w:szCs w:val="18"/>
        </w:rPr>
      </w:pPr>
    </w:p>
    <w:p w:rsidR="00FE16CC" w:rsidRPr="00FE16CC" w:rsidRDefault="00FE16CC" w:rsidP="00FE16CC">
      <w:pPr>
        <w:spacing w:after="0"/>
        <w:ind w:left="187" w:right="65" w:firstLine="0"/>
        <w:jc w:val="both"/>
        <w:rPr>
          <w:ins w:id="2737" w:author="W. Hu" w:date="2011-08-10T20:53:00Z"/>
          <w:rFonts w:ascii="Times New Roman" w:hAnsi="Times New Roman" w:cs="Times New Roman"/>
          <w:color w:val="548DD4" w:themeColor="text2" w:themeTint="99"/>
          <w:sz w:val="18"/>
          <w:szCs w:val="18"/>
          <w:rPrChange w:id="2738" w:author="W. Hu" w:date="2011-08-10T20:54:00Z">
            <w:rPr>
              <w:ins w:id="2739" w:author="W. Hu" w:date="2011-08-10T20:53:00Z"/>
              <w:rFonts w:ascii="Times New Roman" w:hAnsi="Times New Roman" w:cs="Times New Roman"/>
              <w:sz w:val="18"/>
              <w:szCs w:val="18"/>
            </w:rPr>
          </w:rPrChange>
        </w:rPr>
      </w:pPr>
      <w:ins w:id="2740" w:author="W. Hu" w:date="2011-08-10T20:53:00Z">
        <w:r w:rsidRPr="00FE16CC">
          <w:rPr>
            <w:rFonts w:ascii="Times New Roman" w:hAnsi="Times New Roman" w:cs="Times New Roman"/>
            <w:color w:val="548DD4" w:themeColor="text2" w:themeTint="99"/>
            <w:sz w:val="18"/>
            <w:szCs w:val="18"/>
            <w:rPrChange w:id="2741" w:author="W. Hu" w:date="2011-08-10T20:54:00Z">
              <w:rPr>
                <w:rFonts w:ascii="Times New Roman" w:hAnsi="Times New Roman" w:cs="Times New Roman"/>
                <w:sz w:val="18"/>
                <w:szCs w:val="18"/>
              </w:rPr>
            </w:rPrChange>
          </w:rPr>
          <w:lastRenderedPageBreak/>
          <w:t xml:space="preserve">Graduate </w:t>
        </w:r>
        <w:r w:rsidRPr="00FE16CC">
          <w:rPr>
            <w:rFonts w:ascii="Times New Roman" w:hAnsi="Times New Roman" w:cs="Times New Roman"/>
            <w:color w:val="548DD4" w:themeColor="text2" w:themeTint="99"/>
            <w:sz w:val="18"/>
            <w:szCs w:val="18"/>
            <w:rPrChange w:id="2742" w:author="W. Hu" w:date="2011-08-10T20:54:00Z">
              <w:rPr>
                <w:rFonts w:ascii="Times New Roman" w:hAnsi="Times New Roman" w:cs="Times New Roman"/>
                <w:sz w:val="18"/>
                <w:szCs w:val="18"/>
              </w:rPr>
            </w:rPrChange>
          </w:rPr>
          <w:t>Admissions Office</w:t>
        </w:r>
        <w:r w:rsidRPr="00FE16CC">
          <w:rPr>
            <w:rFonts w:ascii="Times New Roman" w:hAnsi="Times New Roman" w:cs="Times New Roman"/>
            <w:color w:val="548DD4" w:themeColor="text2" w:themeTint="99"/>
            <w:sz w:val="18"/>
            <w:szCs w:val="18"/>
            <w:rPrChange w:id="2743" w:author="W. Hu" w:date="2011-08-10T20:54:00Z">
              <w:rPr>
                <w:rFonts w:ascii="Times New Roman" w:hAnsi="Times New Roman" w:cs="Times New Roman"/>
                <w:sz w:val="18"/>
                <w:szCs w:val="18"/>
              </w:rPr>
            </w:rPrChange>
          </w:rPr>
          <w:t xml:space="preserve"> </w:t>
        </w:r>
        <w:r w:rsidRPr="00FE16CC">
          <w:rPr>
            <w:rFonts w:ascii="Times New Roman" w:hAnsi="Times New Roman" w:cs="Times New Roman"/>
            <w:color w:val="548DD4" w:themeColor="text2" w:themeTint="99"/>
            <w:sz w:val="18"/>
            <w:szCs w:val="18"/>
            <w:rPrChange w:id="2744" w:author="W. Hu" w:date="2011-08-10T20:54:00Z">
              <w:rPr>
                <w:rFonts w:ascii="Times New Roman" w:hAnsi="Times New Roman" w:cs="Times New Roman"/>
                <w:sz w:val="18"/>
                <w:szCs w:val="18"/>
              </w:rPr>
            </w:rPrChange>
          </w:rPr>
          <w:tab/>
        </w:r>
      </w:ins>
    </w:p>
    <w:p w:rsidR="00FE16CC" w:rsidRDefault="00FE16CC" w:rsidP="00FE16CC">
      <w:pPr>
        <w:spacing w:after="0"/>
        <w:ind w:left="187" w:right="65" w:firstLine="0"/>
        <w:jc w:val="both"/>
        <w:rPr>
          <w:ins w:id="2745" w:author="W. Hu" w:date="2011-08-10T20:53:00Z"/>
          <w:rFonts w:ascii="Times New Roman" w:hAnsi="Times New Roman" w:cs="Times New Roman"/>
          <w:sz w:val="18"/>
          <w:szCs w:val="18"/>
        </w:rPr>
      </w:pPr>
      <w:ins w:id="2746"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w:t>
        </w:r>
        <w:r>
          <w:rPr>
            <w:rFonts w:ascii="Times New Roman" w:hAnsi="Times New Roman" w:cs="Times New Roman"/>
            <w:sz w:val="18"/>
            <w:szCs w:val="18"/>
          </w:rPr>
          <w:t>5118</w:t>
        </w:r>
      </w:ins>
    </w:p>
    <w:p w:rsidR="00FE16CC" w:rsidRDefault="00FE16CC" w:rsidP="00FE16CC">
      <w:pPr>
        <w:spacing w:after="0"/>
        <w:ind w:left="187" w:right="65" w:firstLine="0"/>
        <w:jc w:val="both"/>
        <w:rPr>
          <w:ins w:id="2747" w:author="W. Hu" w:date="2011-08-10T20:53:00Z"/>
          <w:rFonts w:ascii="Times New Roman" w:hAnsi="Times New Roman" w:cs="Times New Roman"/>
          <w:sz w:val="18"/>
          <w:szCs w:val="18"/>
        </w:rPr>
      </w:pPr>
      <w:ins w:id="2748" w:author="W. Hu" w:date="2011-08-10T20:53:00Z">
        <w:r>
          <w:rPr>
            <w:rFonts w:ascii="Times New Roman" w:hAnsi="Times New Roman" w:cs="Times New Roman"/>
            <w:sz w:val="18"/>
            <w:szCs w:val="18"/>
          </w:rPr>
          <w:t>Fax: 430-6398</w:t>
        </w:r>
      </w:ins>
    </w:p>
    <w:p w:rsidR="00FE16CC" w:rsidRDefault="00FE16CC" w:rsidP="00FE16CC">
      <w:pPr>
        <w:spacing w:after="0"/>
        <w:ind w:left="187" w:right="65" w:firstLine="0"/>
        <w:jc w:val="both"/>
        <w:rPr>
          <w:ins w:id="2749"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50"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51" w:author="W. Hu" w:date="2011-08-10T20:53:00Z"/>
          <w:rFonts w:ascii="Times New Roman" w:hAnsi="Times New Roman" w:cs="Times New Roman"/>
          <w:sz w:val="18"/>
          <w:szCs w:val="18"/>
        </w:rPr>
      </w:pPr>
      <w:ins w:id="2752" w:author="W. Hu" w:date="2011-08-10T20:53:00Z">
        <w:r>
          <w:rPr>
            <w:rFonts w:ascii="Times New Roman" w:hAnsi="Times New Roman" w:cs="Times New Roman"/>
            <w:sz w:val="18"/>
            <w:szCs w:val="18"/>
          </w:rPr>
          <w:t>Grants &amp; Contracts</w:t>
        </w:r>
      </w:ins>
    </w:p>
    <w:p w:rsidR="00FE16CC" w:rsidRDefault="00FE16CC" w:rsidP="00FE16CC">
      <w:pPr>
        <w:spacing w:after="0"/>
        <w:ind w:left="187" w:right="65" w:firstLine="0"/>
        <w:jc w:val="both"/>
        <w:rPr>
          <w:ins w:id="2753" w:author="W. Hu" w:date="2011-08-10T20:53:00Z"/>
          <w:rFonts w:ascii="Times New Roman" w:hAnsi="Times New Roman" w:cs="Times New Roman"/>
          <w:sz w:val="18"/>
          <w:szCs w:val="18"/>
        </w:rPr>
      </w:pPr>
      <w:ins w:id="2754" w:author="W. Hu" w:date="2011-08-10T20:53:00Z">
        <w:r>
          <w:rPr>
            <w:rFonts w:ascii="Times New Roman" w:hAnsi="Times New Roman" w:cs="Times New Roman"/>
            <w:sz w:val="18"/>
            <w:szCs w:val="18"/>
          </w:rPr>
          <w:t>Tel: (229)430-3983</w:t>
        </w:r>
      </w:ins>
    </w:p>
    <w:p w:rsidR="00FE16CC" w:rsidRPr="0021323F" w:rsidRDefault="00FE16CC" w:rsidP="00FE16CC">
      <w:pPr>
        <w:spacing w:after="0"/>
        <w:ind w:left="187" w:right="65" w:firstLine="0"/>
        <w:jc w:val="both"/>
        <w:rPr>
          <w:ins w:id="2755" w:author="W. Hu" w:date="2011-08-10T20:53:00Z"/>
          <w:rFonts w:ascii="Times New Roman" w:hAnsi="Times New Roman" w:cs="Times New Roman"/>
          <w:sz w:val="18"/>
          <w:szCs w:val="18"/>
        </w:rPr>
      </w:pPr>
      <w:ins w:id="2756" w:author="W. Hu" w:date="2011-08-10T20:53:00Z">
        <w:r>
          <w:rPr>
            <w:rFonts w:ascii="Times New Roman" w:hAnsi="Times New Roman" w:cs="Times New Roman"/>
            <w:sz w:val="18"/>
            <w:szCs w:val="18"/>
          </w:rPr>
          <w:t>Fax: 430-3691</w:t>
        </w:r>
      </w:ins>
    </w:p>
    <w:p w:rsidR="00FE16CC" w:rsidRDefault="00FE16CC" w:rsidP="00FE16CC">
      <w:pPr>
        <w:spacing w:after="0"/>
        <w:ind w:left="187" w:right="65" w:firstLine="0"/>
        <w:jc w:val="both"/>
        <w:rPr>
          <w:ins w:id="2757"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58" w:author="W. Hu" w:date="2011-08-10T20:53:00Z"/>
          <w:rFonts w:ascii="Times New Roman" w:hAnsi="Times New Roman" w:cs="Times New Roman"/>
          <w:sz w:val="18"/>
          <w:szCs w:val="18"/>
        </w:rPr>
      </w:pPr>
      <w:ins w:id="2759" w:author="W. Hu" w:date="2011-08-10T20:53:00Z">
        <w:r w:rsidRPr="0021323F">
          <w:rPr>
            <w:rFonts w:ascii="Times New Roman" w:hAnsi="Times New Roman" w:cs="Times New Roman"/>
            <w:sz w:val="18"/>
            <w:szCs w:val="18"/>
          </w:rPr>
          <w:t xml:space="preserve">Athletics </w:t>
        </w:r>
        <w:r w:rsidRPr="0021323F">
          <w:rPr>
            <w:rFonts w:ascii="Times New Roman" w:hAnsi="Times New Roman" w:cs="Times New Roman"/>
            <w:sz w:val="18"/>
            <w:szCs w:val="18"/>
          </w:rPr>
          <w:tab/>
        </w:r>
      </w:ins>
    </w:p>
    <w:p w:rsidR="00FE16CC" w:rsidRDefault="00FE16CC" w:rsidP="00FE16CC">
      <w:pPr>
        <w:spacing w:after="0"/>
        <w:ind w:left="187" w:right="65" w:firstLine="0"/>
        <w:jc w:val="both"/>
        <w:rPr>
          <w:ins w:id="2760" w:author="W. Hu" w:date="2011-08-10T20:53:00Z"/>
          <w:rFonts w:ascii="Times New Roman" w:hAnsi="Times New Roman" w:cs="Times New Roman"/>
          <w:sz w:val="18"/>
          <w:szCs w:val="18"/>
        </w:rPr>
      </w:pPr>
      <w:ins w:id="2761" w:author="W. Hu" w:date="2011-08-10T20:53:00Z">
        <w:r w:rsidRPr="0021323F">
          <w:rPr>
            <w:rFonts w:ascii="Times New Roman" w:hAnsi="Times New Roman" w:cs="Times New Roman"/>
            <w:sz w:val="18"/>
            <w:szCs w:val="18"/>
          </w:rPr>
          <w:t>Tel: (229) 430-4754</w:t>
        </w:r>
      </w:ins>
    </w:p>
    <w:p w:rsidR="00FE16CC" w:rsidRPr="0021323F" w:rsidRDefault="00FE16CC" w:rsidP="00FE16CC">
      <w:pPr>
        <w:spacing w:after="0"/>
        <w:ind w:left="187" w:right="65" w:firstLine="0"/>
        <w:jc w:val="both"/>
        <w:rPr>
          <w:ins w:id="2762" w:author="W. Hu" w:date="2011-08-10T20:53:00Z"/>
          <w:rFonts w:ascii="Times New Roman" w:hAnsi="Times New Roman" w:cs="Times New Roman"/>
          <w:sz w:val="18"/>
          <w:szCs w:val="18"/>
        </w:rPr>
      </w:pPr>
      <w:ins w:id="2763" w:author="W. Hu" w:date="2011-08-10T20:53:00Z">
        <w:r w:rsidRPr="0021323F">
          <w:rPr>
            <w:rFonts w:ascii="Times New Roman" w:hAnsi="Times New Roman" w:cs="Times New Roman"/>
            <w:sz w:val="18"/>
            <w:szCs w:val="18"/>
          </w:rPr>
          <w:t>Fax: 430-1774</w:t>
        </w:r>
      </w:ins>
    </w:p>
    <w:p w:rsidR="00FE16CC" w:rsidRDefault="00FE16CC" w:rsidP="00FE16CC">
      <w:pPr>
        <w:spacing w:after="0"/>
        <w:ind w:left="187" w:right="65" w:firstLine="0"/>
        <w:jc w:val="both"/>
        <w:rPr>
          <w:ins w:id="2764"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65" w:author="W. Hu" w:date="2011-08-10T20:53:00Z"/>
          <w:rFonts w:ascii="Times New Roman" w:hAnsi="Times New Roman" w:cs="Times New Roman"/>
          <w:sz w:val="18"/>
          <w:szCs w:val="18"/>
        </w:rPr>
      </w:pPr>
      <w:ins w:id="2766" w:author="W. Hu" w:date="2011-08-10T20:53:00Z">
        <w:r w:rsidRPr="0021323F">
          <w:rPr>
            <w:rFonts w:ascii="Times New Roman" w:hAnsi="Times New Roman" w:cs="Times New Roman"/>
            <w:sz w:val="18"/>
            <w:szCs w:val="18"/>
          </w:rPr>
          <w:t>Bookstore</w:t>
        </w:r>
      </w:ins>
    </w:p>
    <w:p w:rsidR="00FE16CC" w:rsidRPr="0021323F" w:rsidRDefault="00FE16CC" w:rsidP="00FE16CC">
      <w:pPr>
        <w:spacing w:after="0"/>
        <w:ind w:left="187" w:right="65" w:firstLine="0"/>
        <w:jc w:val="both"/>
        <w:rPr>
          <w:ins w:id="2767" w:author="W. Hu" w:date="2011-08-10T20:53:00Z"/>
          <w:rFonts w:ascii="Times New Roman" w:hAnsi="Times New Roman" w:cs="Times New Roman"/>
          <w:sz w:val="18"/>
          <w:szCs w:val="18"/>
        </w:rPr>
      </w:pPr>
      <w:ins w:id="2768"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 xml:space="preserve"> (229) 430-4746</w:t>
        </w:r>
      </w:ins>
    </w:p>
    <w:p w:rsidR="00FE16CC" w:rsidRDefault="00FE16CC" w:rsidP="00FE16CC">
      <w:pPr>
        <w:spacing w:after="0"/>
        <w:ind w:left="187" w:right="65" w:firstLine="0"/>
        <w:jc w:val="both"/>
        <w:rPr>
          <w:ins w:id="2769" w:author="W. Hu" w:date="2011-08-10T20:53:00Z"/>
          <w:rFonts w:ascii="Times New Roman" w:hAnsi="Times New Roman" w:cs="Times New Roman"/>
          <w:sz w:val="18"/>
          <w:szCs w:val="18"/>
        </w:rPr>
      </w:pPr>
      <w:ins w:id="2770" w:author="W. Hu" w:date="2011-08-10T20:53:00Z">
        <w:r>
          <w:rPr>
            <w:rFonts w:ascii="Times New Roman" w:hAnsi="Times New Roman" w:cs="Times New Roman"/>
            <w:sz w:val="18"/>
            <w:szCs w:val="18"/>
          </w:rPr>
          <w:t>Fax: 430-1614</w:t>
        </w:r>
      </w:ins>
    </w:p>
    <w:p w:rsidR="00FE16CC" w:rsidRDefault="00FE16CC" w:rsidP="00FE16CC">
      <w:pPr>
        <w:spacing w:after="0"/>
        <w:ind w:left="187" w:right="65" w:firstLine="0"/>
        <w:jc w:val="both"/>
        <w:rPr>
          <w:ins w:id="2771"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72" w:author="W. Hu" w:date="2011-08-10T20:53:00Z"/>
          <w:rFonts w:ascii="Times New Roman" w:hAnsi="Times New Roman" w:cs="Times New Roman"/>
          <w:sz w:val="18"/>
          <w:szCs w:val="18"/>
        </w:rPr>
      </w:pPr>
      <w:ins w:id="2773" w:author="W. Hu" w:date="2011-08-10T20:53:00Z">
        <w:r w:rsidRPr="0021323F">
          <w:rPr>
            <w:rFonts w:ascii="Times New Roman" w:hAnsi="Times New Roman" w:cs="Times New Roman"/>
            <w:sz w:val="18"/>
            <w:szCs w:val="18"/>
          </w:rPr>
          <w:t xml:space="preserve">Library. </w:t>
        </w:r>
      </w:ins>
    </w:p>
    <w:p w:rsidR="00FE16CC" w:rsidRDefault="00FE16CC" w:rsidP="00FE16CC">
      <w:pPr>
        <w:spacing w:after="0"/>
        <w:ind w:left="187" w:right="65" w:firstLine="0"/>
        <w:jc w:val="both"/>
        <w:rPr>
          <w:ins w:id="2774" w:author="W. Hu" w:date="2011-08-10T20:53:00Z"/>
          <w:rFonts w:ascii="Times New Roman" w:hAnsi="Times New Roman" w:cs="Times New Roman"/>
          <w:sz w:val="18"/>
          <w:szCs w:val="18"/>
        </w:rPr>
      </w:pPr>
      <w:ins w:id="2775"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430-4799</w:t>
        </w:r>
      </w:ins>
    </w:p>
    <w:p w:rsidR="00FE16CC" w:rsidRDefault="00FE16CC" w:rsidP="00FE16CC">
      <w:pPr>
        <w:spacing w:after="0"/>
        <w:ind w:left="187" w:right="65" w:firstLine="0"/>
        <w:jc w:val="both"/>
        <w:rPr>
          <w:ins w:id="2776" w:author="W. Hu" w:date="2011-08-10T20:53:00Z"/>
          <w:rFonts w:ascii="Times New Roman" w:hAnsi="Times New Roman" w:cs="Times New Roman"/>
          <w:sz w:val="18"/>
          <w:szCs w:val="18"/>
        </w:rPr>
      </w:pPr>
      <w:ins w:id="2777" w:author="W. Hu" w:date="2011-08-10T20:53:00Z">
        <w:r>
          <w:rPr>
            <w:rFonts w:ascii="Times New Roman" w:hAnsi="Times New Roman" w:cs="Times New Roman"/>
            <w:sz w:val="18"/>
            <w:szCs w:val="18"/>
          </w:rPr>
          <w:t>Fax: 430-4903</w:t>
        </w:r>
      </w:ins>
    </w:p>
    <w:p w:rsidR="00FE16CC" w:rsidRDefault="00FE16CC" w:rsidP="00FE16CC">
      <w:pPr>
        <w:spacing w:after="0"/>
        <w:ind w:left="187" w:right="65" w:firstLine="0"/>
        <w:jc w:val="both"/>
        <w:rPr>
          <w:ins w:id="2778"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79" w:author="W. Hu" w:date="2011-08-10T20:53:00Z"/>
          <w:rFonts w:ascii="Times New Roman" w:hAnsi="Times New Roman" w:cs="Times New Roman"/>
          <w:sz w:val="18"/>
          <w:szCs w:val="18"/>
        </w:rPr>
      </w:pPr>
      <w:ins w:id="2780" w:author="W. Hu" w:date="2011-08-10T20:53:00Z">
        <w:r>
          <w:rPr>
            <w:rFonts w:ascii="Times New Roman" w:hAnsi="Times New Roman" w:cs="Times New Roman"/>
            <w:sz w:val="18"/>
            <w:szCs w:val="18"/>
          </w:rPr>
          <w:t>CETLA</w:t>
        </w:r>
      </w:ins>
    </w:p>
    <w:p w:rsidR="00FE16CC" w:rsidRDefault="00FE16CC" w:rsidP="00FE16CC">
      <w:pPr>
        <w:spacing w:after="0"/>
        <w:ind w:right="65" w:firstLine="187"/>
        <w:jc w:val="both"/>
        <w:rPr>
          <w:ins w:id="2781" w:author="W. Hu" w:date="2011-08-10T20:53:00Z"/>
          <w:rFonts w:ascii="Times New Roman" w:hAnsi="Times New Roman" w:cs="Times New Roman"/>
          <w:sz w:val="18"/>
          <w:szCs w:val="18"/>
        </w:rPr>
      </w:pPr>
      <w:ins w:id="2782" w:author="W. Hu" w:date="2011-08-10T20:53:00Z">
        <w:r>
          <w:rPr>
            <w:rFonts w:ascii="Times New Roman" w:hAnsi="Times New Roman" w:cs="Times New Roman"/>
            <w:sz w:val="18"/>
            <w:szCs w:val="18"/>
          </w:rPr>
          <w:t>Tel: (229)430-4879</w:t>
        </w:r>
      </w:ins>
    </w:p>
    <w:p w:rsidR="00FE16CC" w:rsidRDefault="00FE16CC" w:rsidP="00FE16CC">
      <w:pPr>
        <w:spacing w:after="0"/>
        <w:ind w:left="187" w:right="65" w:firstLine="0"/>
        <w:jc w:val="both"/>
        <w:rPr>
          <w:ins w:id="2783" w:author="W. Hu" w:date="2011-08-10T20:53:00Z"/>
          <w:rFonts w:ascii="Times New Roman" w:hAnsi="Times New Roman" w:cs="Times New Roman"/>
          <w:sz w:val="18"/>
          <w:szCs w:val="18"/>
        </w:rPr>
      </w:pPr>
      <w:ins w:id="2784" w:author="W. Hu" w:date="2011-08-10T20:53:00Z">
        <w:r>
          <w:rPr>
            <w:rFonts w:ascii="Times New Roman" w:hAnsi="Times New Roman" w:cs="Times New Roman"/>
            <w:sz w:val="18"/>
            <w:szCs w:val="18"/>
          </w:rPr>
          <w:t>Fax: 430-2731</w:t>
        </w:r>
      </w:ins>
    </w:p>
    <w:p w:rsidR="00FE16CC" w:rsidRPr="0021323F" w:rsidRDefault="00FE16CC" w:rsidP="00FE16CC">
      <w:pPr>
        <w:spacing w:after="0"/>
        <w:ind w:left="187" w:right="65" w:firstLine="0"/>
        <w:jc w:val="both"/>
        <w:rPr>
          <w:ins w:id="2785"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86" w:author="W. Hu" w:date="2011-08-10T20:53:00Z"/>
          <w:rFonts w:ascii="Times New Roman" w:hAnsi="Times New Roman" w:cs="Times New Roman"/>
          <w:sz w:val="18"/>
          <w:szCs w:val="18"/>
        </w:rPr>
      </w:pPr>
      <w:ins w:id="2787" w:author="W. Hu" w:date="2011-08-10T20:53:00Z">
        <w:r w:rsidRPr="0021323F">
          <w:rPr>
            <w:rFonts w:ascii="Times New Roman" w:hAnsi="Times New Roman" w:cs="Times New Roman"/>
            <w:sz w:val="18"/>
            <w:szCs w:val="18"/>
          </w:rPr>
          <w:t>P</w:t>
        </w:r>
        <w:r>
          <w:rPr>
            <w:rFonts w:ascii="Times New Roman" w:hAnsi="Times New Roman" w:cs="Times New Roman"/>
            <w:sz w:val="18"/>
            <w:szCs w:val="18"/>
          </w:rPr>
          <w:t>olice Department</w:t>
        </w:r>
      </w:ins>
    </w:p>
    <w:p w:rsidR="00FE16CC" w:rsidRDefault="00FE16CC" w:rsidP="00FE16CC">
      <w:pPr>
        <w:spacing w:after="0"/>
        <w:ind w:left="187" w:right="65" w:firstLine="0"/>
        <w:jc w:val="both"/>
        <w:rPr>
          <w:ins w:id="2788" w:author="W. Hu" w:date="2011-08-10T20:53:00Z"/>
          <w:rFonts w:ascii="Times New Roman" w:hAnsi="Times New Roman" w:cs="Times New Roman"/>
          <w:sz w:val="18"/>
          <w:szCs w:val="18"/>
        </w:rPr>
      </w:pPr>
      <w:ins w:id="2789"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430-4711</w:t>
        </w:r>
      </w:ins>
    </w:p>
    <w:p w:rsidR="00FE16CC" w:rsidRDefault="00FE16CC" w:rsidP="00FE16CC">
      <w:pPr>
        <w:spacing w:after="0"/>
        <w:ind w:left="187" w:right="65" w:firstLine="0"/>
        <w:jc w:val="both"/>
        <w:rPr>
          <w:ins w:id="2790" w:author="W. Hu" w:date="2011-08-10T20:53:00Z"/>
          <w:rFonts w:ascii="Times New Roman" w:hAnsi="Times New Roman" w:cs="Times New Roman"/>
          <w:sz w:val="18"/>
          <w:szCs w:val="18"/>
        </w:rPr>
      </w:pPr>
      <w:ins w:id="2791" w:author="W. Hu" w:date="2011-08-10T20:53:00Z">
        <w:r>
          <w:rPr>
            <w:rFonts w:ascii="Times New Roman" w:hAnsi="Times New Roman" w:cs="Times New Roman"/>
            <w:sz w:val="18"/>
            <w:szCs w:val="18"/>
          </w:rPr>
          <w:t>Fax: 430-2788</w:t>
        </w:r>
      </w:ins>
    </w:p>
    <w:p w:rsidR="00FE16CC" w:rsidRDefault="00FE16CC" w:rsidP="00FE16CC">
      <w:pPr>
        <w:spacing w:after="0"/>
        <w:ind w:left="187" w:right="65" w:firstLine="0"/>
        <w:jc w:val="both"/>
        <w:rPr>
          <w:ins w:id="2792"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793" w:author="W. Hu" w:date="2011-08-10T20:53:00Z"/>
          <w:rFonts w:ascii="Times New Roman" w:hAnsi="Times New Roman" w:cs="Times New Roman"/>
          <w:sz w:val="18"/>
          <w:szCs w:val="18"/>
        </w:rPr>
      </w:pPr>
      <w:ins w:id="2794" w:author="W. Hu" w:date="2011-08-10T20:53:00Z">
        <w:r>
          <w:rPr>
            <w:rFonts w:ascii="Times New Roman" w:hAnsi="Times New Roman" w:cs="Times New Roman"/>
            <w:sz w:val="18"/>
            <w:szCs w:val="18"/>
          </w:rPr>
          <w:t>Post Office</w:t>
        </w:r>
      </w:ins>
    </w:p>
    <w:p w:rsidR="00FE16CC" w:rsidRDefault="00FE16CC" w:rsidP="00FE16CC">
      <w:pPr>
        <w:spacing w:after="0"/>
        <w:ind w:left="187" w:right="65" w:firstLine="0"/>
        <w:jc w:val="both"/>
        <w:rPr>
          <w:ins w:id="2795" w:author="W. Hu" w:date="2011-08-10T20:53:00Z"/>
          <w:rFonts w:ascii="Times New Roman" w:hAnsi="Times New Roman" w:cs="Times New Roman"/>
          <w:sz w:val="18"/>
          <w:szCs w:val="18"/>
        </w:rPr>
      </w:pPr>
      <w:ins w:id="2796" w:author="W. Hu" w:date="2011-08-10T20:53:00Z">
        <w:r>
          <w:rPr>
            <w:rFonts w:ascii="Times New Roman" w:hAnsi="Times New Roman" w:cs="Times New Roman"/>
            <w:sz w:val="18"/>
            <w:szCs w:val="18"/>
          </w:rPr>
          <w:t>Tel: (229)430-4745</w:t>
        </w:r>
      </w:ins>
    </w:p>
    <w:p w:rsidR="00FE16CC" w:rsidRDefault="00FE16CC" w:rsidP="00FE16CC">
      <w:pPr>
        <w:spacing w:after="0"/>
        <w:ind w:left="187" w:right="65" w:firstLine="0"/>
        <w:jc w:val="both"/>
        <w:rPr>
          <w:ins w:id="2797" w:author="W. Hu" w:date="2011-08-10T20:53:00Z"/>
          <w:rFonts w:ascii="Times New Roman" w:hAnsi="Times New Roman" w:cs="Times New Roman"/>
          <w:sz w:val="18"/>
          <w:szCs w:val="18"/>
        </w:rPr>
      </w:pPr>
      <w:ins w:id="2798" w:author="W. Hu" w:date="2011-08-10T20:53:00Z">
        <w:r>
          <w:rPr>
            <w:rFonts w:ascii="Times New Roman" w:hAnsi="Times New Roman" w:cs="Times New Roman"/>
            <w:sz w:val="18"/>
            <w:szCs w:val="18"/>
          </w:rPr>
          <w:t>Fax: 430-4821</w:t>
        </w:r>
      </w:ins>
    </w:p>
    <w:p w:rsidR="00FE16CC" w:rsidRDefault="00FE16CC" w:rsidP="00FE16CC">
      <w:pPr>
        <w:spacing w:after="0"/>
        <w:ind w:left="187" w:right="65" w:firstLine="0"/>
        <w:jc w:val="both"/>
        <w:rPr>
          <w:ins w:id="2799"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00" w:author="W. Hu" w:date="2011-08-10T20:53:00Z"/>
          <w:rFonts w:ascii="Times New Roman" w:hAnsi="Times New Roman" w:cs="Times New Roman"/>
          <w:sz w:val="18"/>
          <w:szCs w:val="18"/>
        </w:rPr>
      </w:pPr>
      <w:ins w:id="2801" w:author="W. Hu" w:date="2011-08-10T20:53:00Z">
        <w:r>
          <w:rPr>
            <w:rFonts w:ascii="Times New Roman" w:hAnsi="Times New Roman" w:cs="Times New Roman"/>
            <w:sz w:val="18"/>
            <w:szCs w:val="18"/>
          </w:rPr>
          <w:t>Title III Program</w:t>
        </w:r>
      </w:ins>
    </w:p>
    <w:p w:rsidR="00FE16CC" w:rsidRDefault="00FE16CC" w:rsidP="00FE16CC">
      <w:pPr>
        <w:spacing w:after="0"/>
        <w:ind w:left="187" w:right="65" w:firstLine="0"/>
        <w:jc w:val="both"/>
        <w:rPr>
          <w:ins w:id="2802" w:author="W. Hu" w:date="2011-08-10T20:53:00Z"/>
          <w:rFonts w:ascii="Times New Roman" w:hAnsi="Times New Roman" w:cs="Times New Roman"/>
          <w:sz w:val="18"/>
          <w:szCs w:val="18"/>
        </w:rPr>
      </w:pPr>
      <w:ins w:id="2803" w:author="W. Hu" w:date="2011-08-10T20:53:00Z">
        <w:r>
          <w:rPr>
            <w:rFonts w:ascii="Times New Roman" w:hAnsi="Times New Roman" w:cs="Times New Roman"/>
            <w:sz w:val="18"/>
            <w:szCs w:val="18"/>
          </w:rPr>
          <w:t>Tel: (229)430-1917</w:t>
        </w:r>
      </w:ins>
    </w:p>
    <w:p w:rsidR="00FE16CC" w:rsidRDefault="00FE16CC" w:rsidP="00FE16CC">
      <w:pPr>
        <w:spacing w:after="0"/>
        <w:ind w:left="187" w:right="65" w:firstLine="0"/>
        <w:jc w:val="both"/>
        <w:rPr>
          <w:ins w:id="2804" w:author="W. Hu" w:date="2011-08-10T20:53:00Z"/>
          <w:rFonts w:ascii="Times New Roman" w:hAnsi="Times New Roman" w:cs="Times New Roman"/>
          <w:sz w:val="18"/>
          <w:szCs w:val="18"/>
        </w:rPr>
      </w:pPr>
      <w:ins w:id="2805" w:author="W. Hu" w:date="2011-08-10T20:53:00Z">
        <w:r>
          <w:rPr>
            <w:rFonts w:ascii="Times New Roman" w:hAnsi="Times New Roman" w:cs="Times New Roman"/>
            <w:sz w:val="18"/>
            <w:szCs w:val="18"/>
          </w:rPr>
          <w:t>Fax: 430-1047</w:t>
        </w:r>
      </w:ins>
    </w:p>
    <w:p w:rsidR="00FE16CC" w:rsidRPr="0021323F" w:rsidRDefault="00FE16CC" w:rsidP="00FE16CC">
      <w:pPr>
        <w:spacing w:after="0"/>
        <w:ind w:left="187" w:right="65" w:firstLine="0"/>
        <w:jc w:val="both"/>
        <w:rPr>
          <w:ins w:id="2806"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07" w:author="W. Hu" w:date="2011-08-10T20:53:00Z"/>
          <w:rFonts w:ascii="Times New Roman" w:hAnsi="Times New Roman" w:cs="Times New Roman"/>
          <w:sz w:val="18"/>
          <w:szCs w:val="18"/>
        </w:rPr>
      </w:pPr>
      <w:ins w:id="2808" w:author="W. Hu" w:date="2011-08-10T20:53:00Z">
        <w:r w:rsidRPr="0021323F">
          <w:rPr>
            <w:rFonts w:ascii="Times New Roman" w:hAnsi="Times New Roman" w:cs="Times New Roman"/>
            <w:sz w:val="18"/>
            <w:szCs w:val="18"/>
          </w:rPr>
          <w:t xml:space="preserve">ASU Foundation, Inc. </w:t>
        </w:r>
      </w:ins>
    </w:p>
    <w:p w:rsidR="00FE16CC" w:rsidRDefault="00FE16CC" w:rsidP="00FE16CC">
      <w:pPr>
        <w:spacing w:after="0"/>
        <w:ind w:left="187" w:right="65" w:firstLine="0"/>
        <w:jc w:val="both"/>
        <w:rPr>
          <w:ins w:id="2809" w:author="W. Hu" w:date="2011-08-10T20:53:00Z"/>
          <w:rFonts w:ascii="Times New Roman" w:hAnsi="Times New Roman" w:cs="Times New Roman"/>
          <w:sz w:val="18"/>
          <w:szCs w:val="18"/>
        </w:rPr>
      </w:pPr>
      <w:ins w:id="2810" w:author="W. Hu" w:date="2011-08-10T20:53:00Z">
        <w:r>
          <w:rPr>
            <w:rFonts w:ascii="Times New Roman" w:hAnsi="Times New Roman" w:cs="Times New Roman"/>
            <w:sz w:val="18"/>
            <w:szCs w:val="18"/>
          </w:rPr>
          <w:t>T</w:t>
        </w:r>
        <w:r w:rsidRPr="0021323F">
          <w:rPr>
            <w:rFonts w:ascii="Times New Roman" w:hAnsi="Times New Roman" w:cs="Times New Roman"/>
            <w:sz w:val="18"/>
            <w:szCs w:val="18"/>
          </w:rPr>
          <w:t xml:space="preserve">el: (229) </w:t>
        </w:r>
        <w:r>
          <w:rPr>
            <w:rFonts w:ascii="Times New Roman" w:hAnsi="Times New Roman" w:cs="Times New Roman"/>
            <w:sz w:val="18"/>
            <w:szCs w:val="18"/>
          </w:rPr>
          <w:t>430-4660</w:t>
        </w:r>
      </w:ins>
    </w:p>
    <w:p w:rsidR="00FE16CC" w:rsidRPr="0021323F" w:rsidRDefault="00FE16CC" w:rsidP="00FE16CC">
      <w:pPr>
        <w:spacing w:after="0"/>
        <w:ind w:left="187" w:right="65" w:firstLine="0"/>
        <w:jc w:val="both"/>
        <w:rPr>
          <w:ins w:id="2811" w:author="W. Hu" w:date="2011-08-10T20:53:00Z"/>
          <w:rFonts w:ascii="Times New Roman" w:hAnsi="Times New Roman" w:cs="Times New Roman"/>
          <w:sz w:val="18"/>
          <w:szCs w:val="18"/>
        </w:rPr>
      </w:pPr>
      <w:ins w:id="2812" w:author="W. Hu" w:date="2011-08-10T20:53:00Z">
        <w:r w:rsidRPr="0021323F">
          <w:rPr>
            <w:rFonts w:ascii="Times New Roman" w:hAnsi="Times New Roman" w:cs="Times New Roman"/>
            <w:sz w:val="18"/>
            <w:szCs w:val="18"/>
          </w:rPr>
          <w:t>Fax: 430-1613</w:t>
        </w:r>
      </w:ins>
    </w:p>
    <w:p w:rsidR="00FE16CC" w:rsidRDefault="00FE16CC" w:rsidP="00FE16CC">
      <w:pPr>
        <w:spacing w:after="0"/>
        <w:ind w:left="187" w:right="65" w:firstLine="0"/>
        <w:jc w:val="both"/>
        <w:rPr>
          <w:ins w:id="2813"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14" w:author="W. Hu" w:date="2011-08-10T20:53:00Z"/>
          <w:rFonts w:ascii="Times New Roman" w:hAnsi="Times New Roman" w:cs="Times New Roman"/>
          <w:sz w:val="18"/>
          <w:szCs w:val="18"/>
        </w:rPr>
      </w:pPr>
      <w:ins w:id="2815" w:author="W. Hu" w:date="2011-08-10T20:53:00Z">
        <w:r w:rsidRPr="0021323F">
          <w:rPr>
            <w:rFonts w:ascii="Times New Roman" w:hAnsi="Times New Roman" w:cs="Times New Roman"/>
            <w:sz w:val="18"/>
            <w:szCs w:val="18"/>
          </w:rPr>
          <w:t xml:space="preserve">Housing Office </w:t>
        </w:r>
        <w:r w:rsidRPr="0021323F">
          <w:rPr>
            <w:rFonts w:ascii="Times New Roman" w:hAnsi="Times New Roman" w:cs="Times New Roman"/>
            <w:sz w:val="18"/>
            <w:szCs w:val="18"/>
          </w:rPr>
          <w:tab/>
          <w:t xml:space="preserve"> </w:t>
        </w:r>
      </w:ins>
    </w:p>
    <w:p w:rsidR="00FE16CC" w:rsidRDefault="00FE16CC" w:rsidP="00FE16CC">
      <w:pPr>
        <w:spacing w:after="0"/>
        <w:ind w:left="187" w:right="65" w:firstLine="0"/>
        <w:jc w:val="both"/>
        <w:rPr>
          <w:ins w:id="2816" w:author="W. Hu" w:date="2011-08-10T20:53:00Z"/>
          <w:rFonts w:ascii="Times New Roman" w:hAnsi="Times New Roman" w:cs="Times New Roman"/>
          <w:sz w:val="18"/>
          <w:szCs w:val="18"/>
        </w:rPr>
      </w:pPr>
      <w:ins w:id="2817"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430-4741</w:t>
        </w:r>
      </w:ins>
    </w:p>
    <w:p w:rsidR="00FE16CC" w:rsidRDefault="00FE16CC" w:rsidP="00FE16CC">
      <w:pPr>
        <w:spacing w:after="0"/>
        <w:ind w:left="187" w:right="65" w:firstLine="0"/>
        <w:jc w:val="both"/>
        <w:rPr>
          <w:ins w:id="2818" w:author="W. Hu" w:date="2011-08-10T20:53:00Z"/>
          <w:rFonts w:ascii="Times New Roman" w:hAnsi="Times New Roman" w:cs="Times New Roman"/>
          <w:sz w:val="18"/>
          <w:szCs w:val="18"/>
        </w:rPr>
      </w:pPr>
      <w:ins w:id="2819" w:author="W. Hu" w:date="2011-08-10T20:53:00Z">
        <w:r>
          <w:rPr>
            <w:rFonts w:ascii="Times New Roman" w:hAnsi="Times New Roman" w:cs="Times New Roman"/>
            <w:sz w:val="18"/>
            <w:szCs w:val="18"/>
          </w:rPr>
          <w:t>Fax: 430-2790</w:t>
        </w:r>
      </w:ins>
    </w:p>
    <w:p w:rsidR="00FE16CC" w:rsidRPr="0021323F" w:rsidRDefault="00FE16CC" w:rsidP="00FE16CC">
      <w:pPr>
        <w:spacing w:after="0"/>
        <w:ind w:left="187" w:right="65" w:firstLine="0"/>
        <w:jc w:val="both"/>
        <w:rPr>
          <w:ins w:id="2820"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21" w:author="W. Hu" w:date="2011-08-10T20:53:00Z"/>
          <w:rFonts w:ascii="Times New Roman" w:hAnsi="Times New Roman" w:cs="Times New Roman"/>
          <w:sz w:val="18"/>
          <w:szCs w:val="18"/>
        </w:rPr>
      </w:pPr>
      <w:ins w:id="2822" w:author="W. Hu" w:date="2011-08-10T20:53:00Z">
        <w:r w:rsidRPr="0021323F">
          <w:rPr>
            <w:rFonts w:ascii="Times New Roman" w:hAnsi="Times New Roman" w:cs="Times New Roman"/>
            <w:sz w:val="18"/>
            <w:szCs w:val="18"/>
          </w:rPr>
          <w:t>Student Government Association</w:t>
        </w:r>
      </w:ins>
    </w:p>
    <w:p w:rsidR="00FE16CC" w:rsidRDefault="00FE16CC" w:rsidP="00FE16CC">
      <w:pPr>
        <w:spacing w:after="0"/>
        <w:ind w:left="187" w:right="65" w:firstLine="0"/>
        <w:jc w:val="both"/>
        <w:rPr>
          <w:ins w:id="2823" w:author="W. Hu" w:date="2011-08-10T20:53:00Z"/>
          <w:rFonts w:ascii="Times New Roman" w:hAnsi="Times New Roman" w:cs="Times New Roman"/>
          <w:sz w:val="18"/>
          <w:szCs w:val="18"/>
        </w:rPr>
      </w:pPr>
      <w:ins w:id="2824" w:author="W. Hu" w:date="2011-08-10T20:53:00Z">
        <w:r>
          <w:rPr>
            <w:rFonts w:ascii="Times New Roman" w:hAnsi="Times New Roman" w:cs="Times New Roman"/>
            <w:sz w:val="18"/>
            <w:szCs w:val="18"/>
          </w:rPr>
          <w:t>Tel (229)430-4738</w:t>
        </w:r>
      </w:ins>
    </w:p>
    <w:p w:rsidR="00FE16CC" w:rsidRDefault="00FE16CC" w:rsidP="00FE16CC">
      <w:pPr>
        <w:spacing w:after="0"/>
        <w:ind w:left="187" w:right="65" w:firstLine="0"/>
        <w:jc w:val="both"/>
        <w:rPr>
          <w:ins w:id="2825" w:author="W. Hu" w:date="2011-08-10T20:53:00Z"/>
          <w:rFonts w:ascii="Times New Roman" w:hAnsi="Times New Roman" w:cs="Times New Roman"/>
          <w:sz w:val="18"/>
          <w:szCs w:val="18"/>
        </w:rPr>
      </w:pPr>
    </w:p>
    <w:p w:rsidR="00FE16CC" w:rsidRPr="0021323F" w:rsidRDefault="00FE16CC" w:rsidP="00FE16CC">
      <w:pPr>
        <w:spacing w:after="0"/>
        <w:ind w:left="187" w:right="65" w:firstLine="0"/>
        <w:jc w:val="both"/>
        <w:rPr>
          <w:ins w:id="2826" w:author="W. Hu" w:date="2011-08-10T20:53:00Z"/>
          <w:rFonts w:ascii="Times New Roman" w:hAnsi="Times New Roman" w:cs="Times New Roman"/>
          <w:sz w:val="18"/>
          <w:szCs w:val="18"/>
        </w:rPr>
      </w:pPr>
      <w:ins w:id="2827" w:author="W. Hu" w:date="2011-08-10T20:53:00Z">
        <w:r w:rsidRPr="0021323F">
          <w:rPr>
            <w:rFonts w:ascii="Times New Roman" w:hAnsi="Times New Roman" w:cs="Times New Roman"/>
            <w:sz w:val="18"/>
            <w:szCs w:val="18"/>
          </w:rPr>
          <w:t>University Communications</w:t>
        </w:r>
      </w:ins>
    </w:p>
    <w:p w:rsidR="00FE16CC" w:rsidRDefault="00FE16CC" w:rsidP="00FE16CC">
      <w:pPr>
        <w:spacing w:after="0"/>
        <w:ind w:left="187" w:right="65" w:firstLine="0"/>
        <w:jc w:val="both"/>
        <w:rPr>
          <w:ins w:id="2828" w:author="W. Hu" w:date="2011-08-10T20:53:00Z"/>
          <w:rFonts w:ascii="Times New Roman" w:hAnsi="Times New Roman" w:cs="Times New Roman"/>
          <w:sz w:val="18"/>
          <w:szCs w:val="18"/>
        </w:rPr>
      </w:pPr>
      <w:ins w:id="2829" w:author="W. Hu" w:date="2011-08-10T20:53:00Z">
        <w:r>
          <w:rPr>
            <w:rFonts w:ascii="Times New Roman" w:hAnsi="Times New Roman" w:cs="Times New Roman"/>
            <w:sz w:val="18"/>
            <w:szCs w:val="18"/>
          </w:rPr>
          <w:t>Tel: (229)430-4671</w:t>
        </w:r>
      </w:ins>
    </w:p>
    <w:p w:rsidR="00FE16CC" w:rsidRDefault="00FE16CC" w:rsidP="00FE16CC">
      <w:pPr>
        <w:spacing w:after="0"/>
        <w:ind w:left="187" w:right="65" w:firstLine="0"/>
        <w:jc w:val="both"/>
        <w:rPr>
          <w:ins w:id="2830" w:author="W. Hu" w:date="2011-08-10T20:53:00Z"/>
          <w:rFonts w:ascii="Times New Roman" w:hAnsi="Times New Roman" w:cs="Times New Roman"/>
          <w:sz w:val="18"/>
          <w:szCs w:val="18"/>
        </w:rPr>
      </w:pPr>
      <w:ins w:id="2831" w:author="W. Hu" w:date="2011-08-10T20:53:00Z">
        <w:r>
          <w:rPr>
            <w:rFonts w:ascii="Times New Roman" w:hAnsi="Times New Roman" w:cs="Times New Roman"/>
            <w:sz w:val="18"/>
            <w:szCs w:val="18"/>
          </w:rPr>
          <w:t>Fax: 430-4830</w:t>
        </w:r>
      </w:ins>
    </w:p>
    <w:p w:rsidR="00FE16CC" w:rsidRDefault="00FE16CC" w:rsidP="00FE16CC">
      <w:pPr>
        <w:spacing w:after="0"/>
        <w:ind w:left="187" w:right="65" w:firstLine="0"/>
        <w:jc w:val="both"/>
        <w:rPr>
          <w:ins w:id="2832"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33" w:author="W. Hu" w:date="2011-08-10T20:53:00Z"/>
          <w:rFonts w:ascii="Times New Roman" w:hAnsi="Times New Roman" w:cs="Times New Roman"/>
          <w:sz w:val="18"/>
          <w:szCs w:val="18"/>
        </w:rPr>
      </w:pPr>
      <w:ins w:id="2834" w:author="W. Hu" w:date="2011-08-10T20:53:00Z">
        <w:r w:rsidRPr="0021323F">
          <w:rPr>
            <w:rFonts w:ascii="Times New Roman" w:hAnsi="Times New Roman" w:cs="Times New Roman"/>
            <w:sz w:val="18"/>
            <w:szCs w:val="18"/>
          </w:rPr>
          <w:t>Veterans Affairs</w:t>
        </w:r>
        <w:r w:rsidRPr="0021323F">
          <w:rPr>
            <w:rFonts w:ascii="Times New Roman" w:hAnsi="Times New Roman" w:cs="Times New Roman"/>
            <w:sz w:val="18"/>
            <w:szCs w:val="18"/>
          </w:rPr>
          <w:tab/>
          <w:t>.</w:t>
        </w:r>
      </w:ins>
    </w:p>
    <w:p w:rsidR="00FE16CC" w:rsidRDefault="00FE16CC" w:rsidP="00FE16CC">
      <w:pPr>
        <w:spacing w:after="0"/>
        <w:ind w:left="187" w:right="65" w:firstLine="0"/>
        <w:jc w:val="both"/>
        <w:rPr>
          <w:ins w:id="2835" w:author="W. Hu" w:date="2011-08-10T20:53:00Z"/>
          <w:rFonts w:ascii="Times New Roman" w:hAnsi="Times New Roman" w:cs="Times New Roman"/>
          <w:sz w:val="18"/>
          <w:szCs w:val="18"/>
        </w:rPr>
      </w:pPr>
      <w:ins w:id="2836" w:author="W. Hu" w:date="2011-08-10T20:53:00Z">
        <w:r>
          <w:rPr>
            <w:rFonts w:ascii="Times New Roman" w:hAnsi="Times New Roman" w:cs="Times New Roman"/>
            <w:sz w:val="18"/>
            <w:szCs w:val="18"/>
          </w:rPr>
          <w:t xml:space="preserve">Tel: </w:t>
        </w:r>
        <w:r w:rsidRPr="0021323F">
          <w:rPr>
            <w:rFonts w:ascii="Times New Roman" w:hAnsi="Times New Roman" w:cs="Times New Roman"/>
            <w:sz w:val="18"/>
            <w:szCs w:val="18"/>
          </w:rPr>
          <w:t>(229) 430-</w:t>
        </w:r>
        <w:r>
          <w:rPr>
            <w:rFonts w:ascii="Times New Roman" w:hAnsi="Times New Roman" w:cs="Times New Roman"/>
            <w:sz w:val="18"/>
            <w:szCs w:val="18"/>
          </w:rPr>
          <w:t>1636</w:t>
        </w:r>
      </w:ins>
    </w:p>
    <w:p w:rsidR="00FE16CC" w:rsidRPr="0021323F" w:rsidRDefault="00FE16CC" w:rsidP="00FE16CC">
      <w:pPr>
        <w:spacing w:after="0"/>
        <w:ind w:left="187" w:right="65" w:firstLine="0"/>
        <w:jc w:val="both"/>
        <w:rPr>
          <w:ins w:id="2837" w:author="W. Hu" w:date="2011-08-10T20:53:00Z"/>
          <w:rFonts w:ascii="Times New Roman" w:hAnsi="Times New Roman" w:cs="Times New Roman"/>
          <w:sz w:val="18"/>
          <w:szCs w:val="18"/>
        </w:rPr>
      </w:pPr>
      <w:ins w:id="2838" w:author="W. Hu" w:date="2011-08-10T20:53:00Z">
        <w:r>
          <w:rPr>
            <w:rFonts w:ascii="Times New Roman" w:hAnsi="Times New Roman" w:cs="Times New Roman"/>
            <w:sz w:val="18"/>
            <w:szCs w:val="18"/>
          </w:rPr>
          <w:t>Fax: 430-2953</w:t>
        </w:r>
      </w:ins>
    </w:p>
    <w:p w:rsidR="00FE16CC" w:rsidRDefault="00FE16CC" w:rsidP="00FE16CC">
      <w:pPr>
        <w:spacing w:after="0"/>
        <w:ind w:left="187" w:right="65" w:firstLine="0"/>
        <w:jc w:val="both"/>
        <w:rPr>
          <w:ins w:id="2839"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40" w:author="W. Hu" w:date="2011-08-10T20:53:00Z"/>
          <w:rFonts w:ascii="Times New Roman" w:hAnsi="Times New Roman" w:cs="Times New Roman"/>
          <w:sz w:val="18"/>
          <w:szCs w:val="18"/>
        </w:rPr>
      </w:pPr>
      <w:ins w:id="2841" w:author="W. Hu" w:date="2011-08-10T20:53:00Z">
        <w:r>
          <w:rPr>
            <w:rFonts w:ascii="Times New Roman" w:hAnsi="Times New Roman" w:cs="Times New Roman"/>
            <w:sz w:val="18"/>
            <w:szCs w:val="18"/>
          </w:rPr>
          <w:t>Holley Institute</w:t>
        </w:r>
      </w:ins>
    </w:p>
    <w:p w:rsidR="00FE16CC" w:rsidRDefault="00FE16CC" w:rsidP="00FE16CC">
      <w:pPr>
        <w:spacing w:after="0"/>
        <w:ind w:left="187" w:right="65" w:firstLine="0"/>
        <w:jc w:val="both"/>
        <w:rPr>
          <w:ins w:id="2842" w:author="W. Hu" w:date="2011-08-10T20:53:00Z"/>
          <w:rFonts w:ascii="Times New Roman" w:hAnsi="Times New Roman" w:cs="Times New Roman"/>
          <w:sz w:val="18"/>
          <w:szCs w:val="18"/>
        </w:rPr>
      </w:pPr>
      <w:ins w:id="2843" w:author="W. Hu" w:date="2011-08-10T20:53:00Z">
        <w:r>
          <w:rPr>
            <w:rFonts w:ascii="Times New Roman" w:hAnsi="Times New Roman" w:cs="Times New Roman"/>
            <w:sz w:val="18"/>
            <w:szCs w:val="18"/>
          </w:rPr>
          <w:t>Tel: (229) 430-1904</w:t>
        </w:r>
      </w:ins>
    </w:p>
    <w:p w:rsidR="00FE16CC" w:rsidRDefault="00FE16CC" w:rsidP="00FE16CC">
      <w:pPr>
        <w:spacing w:after="0"/>
        <w:ind w:left="187" w:right="65" w:firstLine="0"/>
        <w:jc w:val="both"/>
        <w:rPr>
          <w:ins w:id="2844" w:author="W. Hu" w:date="2011-08-10T20:53:00Z"/>
          <w:rFonts w:ascii="Times New Roman" w:hAnsi="Times New Roman" w:cs="Times New Roman"/>
          <w:sz w:val="18"/>
          <w:szCs w:val="18"/>
        </w:rPr>
      </w:pPr>
      <w:ins w:id="2845" w:author="W. Hu" w:date="2011-08-10T20:53:00Z">
        <w:r>
          <w:rPr>
            <w:rFonts w:ascii="Times New Roman" w:hAnsi="Times New Roman" w:cs="Times New Roman"/>
            <w:sz w:val="18"/>
            <w:szCs w:val="18"/>
          </w:rPr>
          <w:t>Fax: 430-1627</w:t>
        </w:r>
      </w:ins>
    </w:p>
    <w:p w:rsidR="00FE16CC" w:rsidRDefault="00FE16CC" w:rsidP="00FE16CC">
      <w:pPr>
        <w:spacing w:after="0"/>
        <w:ind w:left="187" w:right="65" w:firstLine="0"/>
        <w:jc w:val="both"/>
        <w:rPr>
          <w:ins w:id="2846"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47" w:author="W. Hu" w:date="2011-08-10T20:53:00Z"/>
          <w:rFonts w:ascii="Times New Roman" w:hAnsi="Times New Roman" w:cs="Times New Roman"/>
          <w:sz w:val="18"/>
          <w:szCs w:val="18"/>
        </w:rPr>
      </w:pPr>
      <w:ins w:id="2848" w:author="W. Hu" w:date="2011-08-10T20:53:00Z">
        <w:r>
          <w:rPr>
            <w:rFonts w:ascii="Times New Roman" w:hAnsi="Times New Roman" w:cs="Times New Roman"/>
            <w:sz w:val="18"/>
            <w:szCs w:val="18"/>
          </w:rPr>
          <w:t>Honors Program</w:t>
        </w:r>
      </w:ins>
    </w:p>
    <w:p w:rsidR="00FE16CC" w:rsidRDefault="00FE16CC" w:rsidP="00FE16CC">
      <w:pPr>
        <w:spacing w:after="0"/>
        <w:ind w:left="187" w:right="65" w:firstLine="0"/>
        <w:jc w:val="both"/>
        <w:rPr>
          <w:ins w:id="2849" w:author="W. Hu" w:date="2011-08-10T20:53:00Z"/>
          <w:rFonts w:ascii="Times New Roman" w:hAnsi="Times New Roman" w:cs="Times New Roman"/>
          <w:sz w:val="18"/>
          <w:szCs w:val="18"/>
        </w:rPr>
      </w:pPr>
      <w:ins w:id="2850" w:author="W. Hu" w:date="2011-08-10T20:53:00Z">
        <w:r>
          <w:rPr>
            <w:rFonts w:ascii="Times New Roman" w:hAnsi="Times New Roman" w:cs="Times New Roman"/>
            <w:sz w:val="18"/>
            <w:szCs w:val="18"/>
          </w:rPr>
          <w:t>Tel: (229) 430-1632</w:t>
        </w:r>
      </w:ins>
    </w:p>
    <w:p w:rsidR="00FE16CC" w:rsidRDefault="00FE16CC" w:rsidP="00FE16CC">
      <w:pPr>
        <w:spacing w:after="0"/>
        <w:ind w:left="187" w:right="65" w:firstLine="0"/>
        <w:jc w:val="both"/>
        <w:rPr>
          <w:ins w:id="2851" w:author="W. Hu" w:date="2011-08-10T20:53:00Z"/>
          <w:rFonts w:ascii="Times New Roman" w:hAnsi="Times New Roman" w:cs="Times New Roman"/>
          <w:sz w:val="18"/>
          <w:szCs w:val="18"/>
        </w:rPr>
      </w:pPr>
      <w:ins w:id="2852" w:author="W. Hu" w:date="2011-08-10T20:53:00Z">
        <w:r>
          <w:rPr>
            <w:rFonts w:ascii="Times New Roman" w:hAnsi="Times New Roman" w:cs="Times New Roman"/>
            <w:sz w:val="18"/>
            <w:szCs w:val="18"/>
          </w:rPr>
          <w:t>Fax: 430-1627</w:t>
        </w:r>
      </w:ins>
    </w:p>
    <w:p w:rsidR="00FE16CC" w:rsidRDefault="00FE16CC" w:rsidP="00FE16CC">
      <w:pPr>
        <w:spacing w:after="0"/>
        <w:ind w:left="187" w:right="65" w:firstLine="0"/>
        <w:jc w:val="both"/>
        <w:rPr>
          <w:ins w:id="2853"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54" w:author="W. Hu" w:date="2011-08-10T20:53:00Z"/>
          <w:rFonts w:ascii="Times New Roman" w:hAnsi="Times New Roman" w:cs="Times New Roman"/>
          <w:sz w:val="18"/>
          <w:szCs w:val="18"/>
        </w:rPr>
      </w:pPr>
      <w:ins w:id="2855" w:author="W. Hu" w:date="2011-08-10T20:53:00Z">
        <w:r>
          <w:rPr>
            <w:rFonts w:ascii="Times New Roman" w:hAnsi="Times New Roman" w:cs="Times New Roman"/>
            <w:sz w:val="18"/>
            <w:szCs w:val="18"/>
          </w:rPr>
          <w:t>Help Desk</w:t>
        </w:r>
      </w:ins>
    </w:p>
    <w:p w:rsidR="00FE16CC" w:rsidRDefault="00FE16CC" w:rsidP="00FE16CC">
      <w:pPr>
        <w:spacing w:after="0"/>
        <w:ind w:left="187" w:right="65" w:firstLine="0"/>
        <w:jc w:val="both"/>
        <w:rPr>
          <w:ins w:id="2856" w:author="W. Hu" w:date="2011-08-10T20:53:00Z"/>
          <w:rFonts w:ascii="Times New Roman" w:hAnsi="Times New Roman" w:cs="Times New Roman"/>
          <w:sz w:val="18"/>
          <w:szCs w:val="18"/>
        </w:rPr>
      </w:pPr>
      <w:ins w:id="2857" w:author="W. Hu" w:date="2011-08-10T20:53:00Z">
        <w:r>
          <w:rPr>
            <w:rFonts w:ascii="Times New Roman" w:hAnsi="Times New Roman" w:cs="Times New Roman"/>
            <w:sz w:val="18"/>
            <w:szCs w:val="18"/>
          </w:rPr>
          <w:t>Tel: (229)430-4909</w:t>
        </w:r>
      </w:ins>
    </w:p>
    <w:p w:rsidR="00FE16CC" w:rsidRDefault="00FE16CC" w:rsidP="00FE16CC">
      <w:pPr>
        <w:spacing w:after="0"/>
        <w:ind w:left="187" w:right="65" w:firstLine="0"/>
        <w:jc w:val="both"/>
        <w:rPr>
          <w:ins w:id="2858" w:author="W. Hu" w:date="2011-08-10T20:53:00Z"/>
          <w:rFonts w:ascii="Times New Roman" w:hAnsi="Times New Roman" w:cs="Times New Roman"/>
          <w:sz w:val="18"/>
          <w:szCs w:val="18"/>
        </w:rPr>
      </w:pPr>
      <w:ins w:id="2859" w:author="W. Hu" w:date="2011-08-10T20:53:00Z">
        <w:r>
          <w:rPr>
            <w:rFonts w:ascii="Times New Roman" w:hAnsi="Times New Roman" w:cs="Times New Roman"/>
            <w:sz w:val="18"/>
            <w:szCs w:val="18"/>
          </w:rPr>
          <w:t>Fax: 430-1874</w:t>
        </w:r>
      </w:ins>
    </w:p>
    <w:p w:rsidR="00FE16CC" w:rsidRDefault="00FE16CC" w:rsidP="00FE16CC">
      <w:pPr>
        <w:spacing w:after="0"/>
        <w:ind w:left="187" w:right="65" w:firstLine="0"/>
        <w:jc w:val="both"/>
        <w:rPr>
          <w:ins w:id="2860" w:author="W. Hu" w:date="2011-08-10T20:53:00Z"/>
          <w:rFonts w:ascii="Times New Roman" w:hAnsi="Times New Roman" w:cs="Times New Roman"/>
          <w:sz w:val="18"/>
          <w:szCs w:val="18"/>
        </w:rPr>
      </w:pPr>
    </w:p>
    <w:p w:rsidR="00FE16CC" w:rsidRPr="00F21534" w:rsidRDefault="00FE16CC" w:rsidP="00FE16CC">
      <w:pPr>
        <w:tabs>
          <w:tab w:val="right" w:leader="dot" w:pos="4860"/>
        </w:tabs>
        <w:spacing w:after="0"/>
        <w:ind w:left="180" w:right="137" w:firstLine="0"/>
        <w:rPr>
          <w:ins w:id="2861" w:author="W. Hu" w:date="2011-08-10T20:53:00Z"/>
          <w:rFonts w:ascii="Times New Roman" w:hAnsi="Times New Roman"/>
          <w:sz w:val="16"/>
          <w:szCs w:val="16"/>
        </w:rPr>
      </w:pPr>
      <w:ins w:id="2862" w:author="W. Hu" w:date="2011-08-10T20:53:00Z">
        <w:r w:rsidRPr="00F21534">
          <w:rPr>
            <w:rFonts w:ascii="Times New Roman" w:hAnsi="Times New Roman"/>
            <w:sz w:val="16"/>
            <w:szCs w:val="16"/>
          </w:rPr>
          <w:lastRenderedPageBreak/>
          <w:t>Department Of Accounting,  Business Information Systems And Marketing</w:t>
        </w:r>
      </w:ins>
    </w:p>
    <w:p w:rsidR="00FE16CC" w:rsidRDefault="00FE16CC" w:rsidP="00FE16CC">
      <w:pPr>
        <w:tabs>
          <w:tab w:val="right" w:leader="dot" w:pos="4860"/>
        </w:tabs>
        <w:spacing w:after="0"/>
        <w:ind w:left="180" w:right="137" w:firstLine="0"/>
        <w:rPr>
          <w:ins w:id="2863" w:author="W. Hu" w:date="2011-08-10T20:53:00Z"/>
          <w:rFonts w:ascii="Times New Roman" w:hAnsi="Times New Roman"/>
          <w:sz w:val="16"/>
          <w:szCs w:val="16"/>
        </w:rPr>
      </w:pPr>
      <w:ins w:id="2864" w:author="W. Hu" w:date="2011-08-10T20:53:00Z">
        <w:r>
          <w:rPr>
            <w:rFonts w:ascii="Times New Roman" w:hAnsi="Times New Roman"/>
            <w:sz w:val="16"/>
            <w:szCs w:val="16"/>
          </w:rPr>
          <w:t>Tel: (229)430-4014</w:t>
        </w:r>
      </w:ins>
    </w:p>
    <w:p w:rsidR="00FE16CC" w:rsidRDefault="00FE16CC" w:rsidP="00FE16CC">
      <w:pPr>
        <w:tabs>
          <w:tab w:val="right" w:leader="dot" w:pos="4860"/>
        </w:tabs>
        <w:spacing w:after="0"/>
        <w:ind w:left="180" w:right="137" w:firstLine="0"/>
        <w:rPr>
          <w:ins w:id="2865" w:author="W. Hu" w:date="2011-08-10T20:53:00Z"/>
          <w:rFonts w:ascii="Times New Roman" w:hAnsi="Times New Roman"/>
          <w:sz w:val="16"/>
          <w:szCs w:val="16"/>
        </w:rPr>
      </w:pPr>
      <w:ins w:id="2866" w:author="W. Hu" w:date="2011-08-10T20:53:00Z">
        <w:r>
          <w:rPr>
            <w:rFonts w:ascii="Times New Roman" w:hAnsi="Times New Roman"/>
            <w:sz w:val="16"/>
            <w:szCs w:val="16"/>
          </w:rPr>
          <w:t>Fax: 430-5119</w:t>
        </w:r>
      </w:ins>
    </w:p>
    <w:p w:rsidR="00FE16CC" w:rsidRDefault="00FE16CC" w:rsidP="00FE16CC">
      <w:pPr>
        <w:tabs>
          <w:tab w:val="right" w:leader="dot" w:pos="4860"/>
        </w:tabs>
        <w:spacing w:after="0"/>
        <w:ind w:left="180" w:right="137" w:firstLine="0"/>
        <w:rPr>
          <w:ins w:id="2867" w:author="W. Hu" w:date="2011-08-10T20:53:00Z"/>
          <w:rFonts w:ascii="Times New Roman" w:hAnsi="Times New Roman"/>
          <w:sz w:val="16"/>
          <w:szCs w:val="16"/>
        </w:rPr>
      </w:pPr>
    </w:p>
    <w:p w:rsidR="00FE16CC" w:rsidRDefault="00FE16CC" w:rsidP="00FE16CC">
      <w:pPr>
        <w:tabs>
          <w:tab w:val="right" w:leader="dot" w:pos="4860"/>
        </w:tabs>
        <w:spacing w:after="0"/>
        <w:ind w:left="180" w:right="137" w:firstLine="0"/>
        <w:rPr>
          <w:ins w:id="2868" w:author="W. Hu" w:date="2011-08-10T20:53:00Z"/>
          <w:rFonts w:ascii="Times New Roman" w:hAnsi="Times New Roman"/>
          <w:sz w:val="16"/>
          <w:szCs w:val="16"/>
        </w:rPr>
      </w:pPr>
    </w:p>
    <w:p w:rsidR="00FE16CC" w:rsidRDefault="00FE16CC" w:rsidP="00FE16CC">
      <w:pPr>
        <w:spacing w:after="0"/>
        <w:ind w:left="187" w:right="65" w:firstLine="0"/>
        <w:jc w:val="both"/>
        <w:rPr>
          <w:ins w:id="2869" w:author="W. Hu" w:date="2011-08-10T20:53:00Z"/>
          <w:rFonts w:ascii="Times New Roman" w:hAnsi="Times New Roman" w:cs="Times New Roman"/>
          <w:sz w:val="18"/>
          <w:szCs w:val="18"/>
        </w:rPr>
      </w:pPr>
      <w:ins w:id="2870" w:author="W. Hu" w:date="2011-08-10T20:53:00Z">
        <w:r>
          <w:rPr>
            <w:rFonts w:ascii="Times New Roman" w:hAnsi="Times New Roman" w:cs="Times New Roman"/>
            <w:sz w:val="18"/>
            <w:szCs w:val="18"/>
          </w:rPr>
          <w:t>Department of Behavior Science</w:t>
        </w:r>
      </w:ins>
    </w:p>
    <w:p w:rsidR="00FE16CC" w:rsidRDefault="00FE16CC" w:rsidP="00FE16CC">
      <w:pPr>
        <w:spacing w:after="0"/>
        <w:ind w:left="187" w:right="65" w:firstLine="0"/>
        <w:jc w:val="both"/>
        <w:rPr>
          <w:ins w:id="2871" w:author="W. Hu" w:date="2011-08-10T20:53:00Z"/>
          <w:rFonts w:ascii="Times New Roman" w:hAnsi="Times New Roman" w:cs="Times New Roman"/>
          <w:sz w:val="18"/>
          <w:szCs w:val="18"/>
        </w:rPr>
      </w:pPr>
      <w:ins w:id="2872" w:author="W. Hu" w:date="2011-08-10T20:53:00Z">
        <w:r>
          <w:rPr>
            <w:rFonts w:ascii="Times New Roman" w:hAnsi="Times New Roman" w:cs="Times New Roman"/>
            <w:sz w:val="18"/>
            <w:szCs w:val="18"/>
          </w:rPr>
          <w:t>Tel: (229)430-4896</w:t>
        </w:r>
      </w:ins>
    </w:p>
    <w:p w:rsidR="00FE16CC" w:rsidRDefault="00FE16CC" w:rsidP="00FE16CC">
      <w:pPr>
        <w:spacing w:after="0"/>
        <w:ind w:left="187" w:right="65" w:firstLine="0"/>
        <w:jc w:val="both"/>
        <w:rPr>
          <w:ins w:id="2873" w:author="W. Hu" w:date="2011-08-10T20:53:00Z"/>
          <w:rFonts w:ascii="Times New Roman" w:hAnsi="Times New Roman" w:cs="Times New Roman"/>
          <w:sz w:val="18"/>
          <w:szCs w:val="18"/>
        </w:rPr>
      </w:pPr>
      <w:ins w:id="2874" w:author="W. Hu" w:date="2011-08-10T20:53:00Z">
        <w:r>
          <w:rPr>
            <w:rFonts w:ascii="Times New Roman" w:hAnsi="Times New Roman" w:cs="Times New Roman"/>
            <w:sz w:val="18"/>
            <w:szCs w:val="18"/>
          </w:rPr>
          <w:t>Fac: 430-3646</w:t>
        </w:r>
      </w:ins>
    </w:p>
    <w:p w:rsidR="00FE16CC" w:rsidRDefault="00FE16CC" w:rsidP="00FE16CC">
      <w:pPr>
        <w:spacing w:after="0"/>
        <w:ind w:left="187" w:right="65" w:firstLine="0"/>
        <w:jc w:val="both"/>
        <w:rPr>
          <w:ins w:id="2875" w:author="W. Hu" w:date="2011-08-10T20:53:00Z"/>
          <w:rFonts w:ascii="Times New Roman" w:hAnsi="Times New Roman" w:cs="Times New Roman"/>
          <w:sz w:val="18"/>
          <w:szCs w:val="18"/>
        </w:rPr>
      </w:pPr>
    </w:p>
    <w:p w:rsidR="00FE16CC" w:rsidRDefault="00FE16CC" w:rsidP="00FE16CC">
      <w:pPr>
        <w:spacing w:after="0"/>
        <w:ind w:left="187" w:right="65" w:firstLine="0"/>
        <w:jc w:val="both"/>
        <w:rPr>
          <w:ins w:id="2876" w:author="W. Hu" w:date="2011-08-10T20:53:00Z"/>
          <w:rFonts w:ascii="Times New Roman" w:hAnsi="Times New Roman" w:cs="Times New Roman"/>
          <w:sz w:val="18"/>
          <w:szCs w:val="18"/>
        </w:rPr>
      </w:pPr>
      <w:ins w:id="2877" w:author="W. Hu" w:date="2011-08-10T20:53:00Z">
        <w:r>
          <w:rPr>
            <w:rFonts w:ascii="Times New Roman" w:hAnsi="Times New Roman" w:cs="Times New Roman"/>
            <w:sz w:val="18"/>
            <w:szCs w:val="18"/>
          </w:rPr>
          <w:t>Department of Business Administration</w:t>
        </w:r>
      </w:ins>
    </w:p>
    <w:p w:rsidR="00FE16CC" w:rsidRDefault="00FE16CC" w:rsidP="00FE16CC">
      <w:pPr>
        <w:spacing w:after="0"/>
        <w:ind w:left="187" w:right="65" w:firstLine="0"/>
        <w:jc w:val="both"/>
        <w:rPr>
          <w:ins w:id="2878" w:author="W. Hu" w:date="2011-08-10T20:53:00Z"/>
          <w:rFonts w:ascii="Times New Roman" w:hAnsi="Times New Roman" w:cs="Times New Roman"/>
          <w:sz w:val="18"/>
          <w:szCs w:val="18"/>
        </w:rPr>
      </w:pPr>
      <w:ins w:id="2879" w:author="W. Hu" w:date="2011-08-10T20:53:00Z">
        <w:r>
          <w:rPr>
            <w:rFonts w:ascii="Times New Roman" w:hAnsi="Times New Roman" w:cs="Times New Roman"/>
            <w:sz w:val="18"/>
            <w:szCs w:val="18"/>
          </w:rPr>
          <w:t>Tel: (430) 430-4773</w:t>
        </w:r>
      </w:ins>
    </w:p>
    <w:p w:rsidR="00FE16CC" w:rsidRDefault="00FE16CC" w:rsidP="00FE16CC">
      <w:pPr>
        <w:spacing w:after="0"/>
        <w:ind w:left="187" w:right="65" w:firstLine="0"/>
        <w:jc w:val="both"/>
        <w:rPr>
          <w:ins w:id="2880" w:author="W. Hu" w:date="2011-08-10T20:53:00Z"/>
          <w:rFonts w:ascii="Times New Roman" w:hAnsi="Times New Roman" w:cs="Times New Roman"/>
          <w:sz w:val="18"/>
          <w:szCs w:val="18"/>
        </w:rPr>
      </w:pPr>
      <w:ins w:id="2881" w:author="W. Hu" w:date="2011-08-10T20:53:00Z">
        <w:r>
          <w:rPr>
            <w:rFonts w:ascii="Times New Roman" w:hAnsi="Times New Roman" w:cs="Times New Roman"/>
            <w:sz w:val="18"/>
            <w:szCs w:val="18"/>
          </w:rPr>
          <w:t>Fax: 430-5119</w:t>
        </w:r>
      </w:ins>
    </w:p>
    <w:p w:rsidR="00FE16CC" w:rsidRDefault="00FE16CC" w:rsidP="00FE16CC">
      <w:pPr>
        <w:spacing w:after="0"/>
        <w:ind w:left="187" w:right="65" w:firstLine="0"/>
        <w:jc w:val="both"/>
        <w:rPr>
          <w:ins w:id="2882" w:author="W. Hu" w:date="2011-08-10T20:53:00Z"/>
          <w:rFonts w:ascii="Times New Roman" w:hAnsi="Times New Roman" w:cs="Times New Roman"/>
          <w:sz w:val="18"/>
          <w:szCs w:val="18"/>
        </w:rPr>
      </w:pPr>
    </w:p>
    <w:p w:rsidR="00FE16CC" w:rsidRPr="00F21534" w:rsidRDefault="00FE16CC" w:rsidP="00FE16CC">
      <w:pPr>
        <w:tabs>
          <w:tab w:val="right" w:leader="dot" w:pos="4860"/>
        </w:tabs>
        <w:spacing w:after="0"/>
        <w:ind w:left="180" w:right="137" w:firstLine="0"/>
        <w:rPr>
          <w:ins w:id="2883" w:author="W. Hu" w:date="2011-08-10T20:53:00Z"/>
          <w:rFonts w:ascii="Times New Roman" w:hAnsi="Times New Roman"/>
          <w:sz w:val="16"/>
          <w:szCs w:val="16"/>
        </w:rPr>
      </w:pPr>
      <w:ins w:id="2884" w:author="W. Hu" w:date="2011-08-10T20:53:00Z">
        <w:r w:rsidRPr="00F21534">
          <w:rPr>
            <w:rFonts w:ascii="Times New Roman" w:hAnsi="Times New Roman"/>
            <w:sz w:val="16"/>
            <w:szCs w:val="16"/>
          </w:rPr>
          <w:t>Department Of Criminal Justice And Forensic Science</w:t>
        </w:r>
      </w:ins>
    </w:p>
    <w:p w:rsidR="00FE16CC" w:rsidRDefault="00FE16CC" w:rsidP="00FE16CC">
      <w:pPr>
        <w:tabs>
          <w:tab w:val="right" w:leader="dot" w:pos="4860"/>
        </w:tabs>
        <w:spacing w:after="0"/>
        <w:ind w:left="180" w:right="137" w:firstLine="0"/>
        <w:rPr>
          <w:ins w:id="2885" w:author="W. Hu" w:date="2011-08-10T20:53:00Z"/>
          <w:rFonts w:ascii="Times New Roman" w:hAnsi="Times New Roman"/>
          <w:sz w:val="16"/>
          <w:szCs w:val="16"/>
        </w:rPr>
      </w:pPr>
      <w:ins w:id="2886" w:author="W. Hu" w:date="2011-08-10T20:53:00Z">
        <w:r>
          <w:rPr>
            <w:rFonts w:ascii="Times New Roman" w:hAnsi="Times New Roman"/>
            <w:sz w:val="16"/>
            <w:szCs w:val="16"/>
          </w:rPr>
          <w:t>Tel: (229)430-4864</w:t>
        </w:r>
      </w:ins>
    </w:p>
    <w:p w:rsidR="00FE16CC" w:rsidRDefault="00FE16CC" w:rsidP="00FE16CC">
      <w:pPr>
        <w:tabs>
          <w:tab w:val="right" w:leader="dot" w:pos="4860"/>
        </w:tabs>
        <w:spacing w:after="0"/>
        <w:ind w:left="180" w:right="137" w:firstLine="0"/>
        <w:rPr>
          <w:ins w:id="2887" w:author="W. Hu" w:date="2011-08-10T20:53:00Z"/>
          <w:rFonts w:ascii="Times New Roman" w:hAnsi="Times New Roman"/>
          <w:sz w:val="16"/>
          <w:szCs w:val="16"/>
        </w:rPr>
      </w:pPr>
      <w:ins w:id="2888" w:author="W. Hu" w:date="2011-08-10T20:53:00Z">
        <w:r>
          <w:rPr>
            <w:rFonts w:ascii="Times New Roman" w:hAnsi="Times New Roman"/>
            <w:sz w:val="16"/>
            <w:szCs w:val="16"/>
          </w:rPr>
          <w:t>Fax: 430-1676</w:t>
        </w:r>
      </w:ins>
    </w:p>
    <w:p w:rsidR="00FE16CC" w:rsidRDefault="00FE16CC" w:rsidP="00FE16CC">
      <w:pPr>
        <w:tabs>
          <w:tab w:val="right" w:leader="dot" w:pos="4860"/>
        </w:tabs>
        <w:spacing w:after="0"/>
        <w:ind w:left="180" w:right="137" w:firstLine="0"/>
        <w:rPr>
          <w:ins w:id="2889"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890" w:author="W. Hu" w:date="2011-08-10T20:53:00Z"/>
          <w:rFonts w:ascii="Times New Roman" w:hAnsi="Times New Roman"/>
          <w:sz w:val="16"/>
          <w:szCs w:val="16"/>
        </w:rPr>
      </w:pPr>
      <w:ins w:id="2891" w:author="W. Hu" w:date="2011-08-10T20:53:00Z">
        <w:r w:rsidRPr="00F21534">
          <w:rPr>
            <w:rFonts w:ascii="Times New Roman" w:hAnsi="Times New Roman"/>
            <w:sz w:val="16"/>
            <w:szCs w:val="16"/>
          </w:rPr>
          <w:t>Department Of English, Modern Languages And Mass Communication</w:t>
        </w:r>
      </w:ins>
    </w:p>
    <w:p w:rsidR="00FE16CC" w:rsidRDefault="00FE16CC" w:rsidP="00FE16CC">
      <w:pPr>
        <w:tabs>
          <w:tab w:val="right" w:leader="dot" w:pos="4860"/>
        </w:tabs>
        <w:spacing w:after="0"/>
        <w:ind w:left="180" w:right="137" w:firstLine="0"/>
        <w:rPr>
          <w:ins w:id="2892" w:author="W. Hu" w:date="2011-08-10T20:53:00Z"/>
          <w:rFonts w:ascii="Times New Roman" w:hAnsi="Times New Roman"/>
          <w:sz w:val="16"/>
          <w:szCs w:val="16"/>
        </w:rPr>
      </w:pPr>
      <w:ins w:id="2893" w:author="W. Hu" w:date="2011-08-10T20:53:00Z">
        <w:r>
          <w:rPr>
            <w:rFonts w:ascii="Times New Roman" w:hAnsi="Times New Roman"/>
            <w:sz w:val="16"/>
            <w:szCs w:val="16"/>
          </w:rPr>
          <w:t>Tel: (229)430-4833</w:t>
        </w:r>
      </w:ins>
    </w:p>
    <w:p w:rsidR="00FE16CC" w:rsidRDefault="00FE16CC" w:rsidP="00FE16CC">
      <w:pPr>
        <w:tabs>
          <w:tab w:val="right" w:leader="dot" w:pos="4860"/>
        </w:tabs>
        <w:spacing w:after="0"/>
        <w:ind w:left="180" w:right="137" w:firstLine="0"/>
        <w:rPr>
          <w:ins w:id="2894" w:author="W. Hu" w:date="2011-08-10T20:53:00Z"/>
          <w:rFonts w:ascii="Times New Roman" w:hAnsi="Times New Roman"/>
          <w:sz w:val="16"/>
          <w:szCs w:val="16"/>
        </w:rPr>
      </w:pPr>
      <w:ins w:id="2895" w:author="W. Hu" w:date="2011-08-10T20:53:00Z">
        <w:r>
          <w:rPr>
            <w:rFonts w:ascii="Times New Roman" w:hAnsi="Times New Roman"/>
            <w:sz w:val="16"/>
            <w:szCs w:val="16"/>
          </w:rPr>
          <w:t>Fax: 430-1617</w:t>
        </w:r>
      </w:ins>
    </w:p>
    <w:p w:rsidR="00FE16CC" w:rsidRDefault="00FE16CC" w:rsidP="00FE16CC">
      <w:pPr>
        <w:tabs>
          <w:tab w:val="right" w:leader="dot" w:pos="4860"/>
        </w:tabs>
        <w:spacing w:after="0"/>
        <w:ind w:left="180" w:right="137" w:firstLine="0"/>
        <w:rPr>
          <w:ins w:id="2896"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897" w:author="W. Hu" w:date="2011-08-10T20:53:00Z"/>
          <w:rFonts w:ascii="Times New Roman" w:hAnsi="Times New Roman"/>
          <w:sz w:val="16"/>
          <w:szCs w:val="16"/>
        </w:rPr>
      </w:pPr>
      <w:ins w:id="2898" w:author="W. Hu" w:date="2011-08-10T20:53:00Z">
        <w:r w:rsidRPr="00F21534">
          <w:rPr>
            <w:rFonts w:ascii="Times New Roman" w:hAnsi="Times New Roman"/>
            <w:sz w:val="16"/>
            <w:szCs w:val="16"/>
          </w:rPr>
          <w:t>Department Of Fine Arts</w:t>
        </w:r>
      </w:ins>
    </w:p>
    <w:p w:rsidR="00FE16CC" w:rsidRDefault="00FE16CC" w:rsidP="00FE16CC">
      <w:pPr>
        <w:tabs>
          <w:tab w:val="right" w:leader="dot" w:pos="4860"/>
        </w:tabs>
        <w:spacing w:after="0"/>
        <w:ind w:left="180" w:right="137" w:firstLine="0"/>
        <w:rPr>
          <w:ins w:id="2899" w:author="W. Hu" w:date="2011-08-10T20:53:00Z"/>
          <w:rFonts w:ascii="Times New Roman" w:hAnsi="Times New Roman"/>
          <w:sz w:val="16"/>
          <w:szCs w:val="16"/>
        </w:rPr>
      </w:pPr>
      <w:ins w:id="2900" w:author="W. Hu" w:date="2011-08-10T20:53:00Z">
        <w:r>
          <w:rPr>
            <w:rFonts w:ascii="Times New Roman" w:hAnsi="Times New Roman"/>
            <w:sz w:val="16"/>
            <w:szCs w:val="16"/>
          </w:rPr>
          <w:t>Tel: (229)430-4849</w:t>
        </w:r>
      </w:ins>
    </w:p>
    <w:p w:rsidR="00FE16CC" w:rsidRDefault="00FE16CC" w:rsidP="00FE16CC">
      <w:pPr>
        <w:tabs>
          <w:tab w:val="right" w:leader="dot" w:pos="4860"/>
        </w:tabs>
        <w:spacing w:after="0"/>
        <w:ind w:left="180" w:right="137" w:firstLine="0"/>
        <w:rPr>
          <w:ins w:id="2901" w:author="W. Hu" w:date="2011-08-10T20:53:00Z"/>
          <w:rFonts w:ascii="Times New Roman" w:hAnsi="Times New Roman"/>
          <w:sz w:val="16"/>
          <w:szCs w:val="16"/>
        </w:rPr>
      </w:pPr>
      <w:ins w:id="2902" w:author="W. Hu" w:date="2011-08-10T20:53:00Z">
        <w:r>
          <w:rPr>
            <w:rFonts w:ascii="Times New Roman" w:hAnsi="Times New Roman"/>
            <w:sz w:val="16"/>
            <w:szCs w:val="16"/>
          </w:rPr>
          <w:t>Fax: 430-0425</w:t>
        </w:r>
      </w:ins>
    </w:p>
    <w:p w:rsidR="00FE16CC" w:rsidRDefault="00FE16CC" w:rsidP="00FE16CC">
      <w:pPr>
        <w:tabs>
          <w:tab w:val="right" w:leader="dot" w:pos="4860"/>
        </w:tabs>
        <w:spacing w:after="0"/>
        <w:ind w:left="180" w:right="137" w:firstLine="0"/>
        <w:rPr>
          <w:ins w:id="2903" w:author="W. Hu" w:date="2011-08-10T20:53:00Z"/>
          <w:rFonts w:ascii="Times New Roman" w:hAnsi="Times New Roman"/>
          <w:sz w:val="16"/>
          <w:szCs w:val="16"/>
        </w:rPr>
      </w:pPr>
    </w:p>
    <w:p w:rsidR="00FE16CC" w:rsidRDefault="00FE16CC" w:rsidP="00FE16CC">
      <w:pPr>
        <w:tabs>
          <w:tab w:val="right" w:leader="dot" w:pos="4860"/>
        </w:tabs>
        <w:spacing w:after="0"/>
        <w:ind w:left="180" w:right="137" w:firstLine="0"/>
        <w:rPr>
          <w:ins w:id="2904" w:author="W. Hu" w:date="2011-08-10T20:53:00Z"/>
          <w:rFonts w:ascii="Times New Roman" w:hAnsi="Times New Roman"/>
          <w:sz w:val="16"/>
          <w:szCs w:val="16"/>
        </w:rPr>
      </w:pPr>
      <w:ins w:id="2905" w:author="W. Hu" w:date="2011-08-10T20:53:00Z">
        <w:r w:rsidRPr="00F21534">
          <w:rPr>
            <w:rFonts w:ascii="Times New Roman" w:hAnsi="Times New Roman"/>
            <w:sz w:val="16"/>
            <w:szCs w:val="16"/>
          </w:rPr>
          <w:t>Department Of Health,  Physical  Education  And  Recreation</w:t>
        </w:r>
      </w:ins>
    </w:p>
    <w:p w:rsidR="00FE16CC" w:rsidRDefault="00FE16CC" w:rsidP="00FE16CC">
      <w:pPr>
        <w:tabs>
          <w:tab w:val="right" w:leader="dot" w:pos="4860"/>
        </w:tabs>
        <w:spacing w:after="0"/>
        <w:ind w:left="180" w:right="137" w:firstLine="0"/>
        <w:rPr>
          <w:ins w:id="2906" w:author="W. Hu" w:date="2011-08-10T20:53:00Z"/>
          <w:rFonts w:ascii="Times New Roman" w:hAnsi="Times New Roman"/>
          <w:sz w:val="16"/>
          <w:szCs w:val="16"/>
        </w:rPr>
      </w:pPr>
      <w:ins w:id="2907" w:author="W. Hu" w:date="2011-08-10T20:53:00Z">
        <w:r>
          <w:rPr>
            <w:rFonts w:ascii="Times New Roman" w:hAnsi="Times New Roman"/>
            <w:sz w:val="16"/>
            <w:szCs w:val="16"/>
          </w:rPr>
          <w:t>Tel: (229)430-4764</w:t>
        </w:r>
      </w:ins>
    </w:p>
    <w:p w:rsidR="00FE16CC" w:rsidRDefault="00FE16CC" w:rsidP="00FE16CC">
      <w:pPr>
        <w:tabs>
          <w:tab w:val="right" w:leader="dot" w:pos="4860"/>
        </w:tabs>
        <w:spacing w:after="0"/>
        <w:ind w:left="180" w:right="137" w:firstLine="0"/>
        <w:rPr>
          <w:ins w:id="2908" w:author="W. Hu" w:date="2011-08-10T20:53:00Z"/>
          <w:rFonts w:ascii="Times New Roman" w:hAnsi="Times New Roman"/>
          <w:sz w:val="16"/>
          <w:szCs w:val="16"/>
        </w:rPr>
      </w:pPr>
      <w:ins w:id="2909" w:author="W. Hu" w:date="2011-08-10T20:53:00Z">
        <w:r>
          <w:rPr>
            <w:rFonts w:ascii="Times New Roman" w:hAnsi="Times New Roman"/>
            <w:sz w:val="16"/>
            <w:szCs w:val="16"/>
          </w:rPr>
          <w:t>Fax: 430-3020</w:t>
        </w:r>
      </w:ins>
    </w:p>
    <w:p w:rsidR="00FE16CC" w:rsidRDefault="00FE16CC" w:rsidP="00FE16CC">
      <w:pPr>
        <w:tabs>
          <w:tab w:val="right" w:leader="dot" w:pos="4860"/>
        </w:tabs>
        <w:spacing w:after="0"/>
        <w:ind w:left="180" w:right="137" w:firstLine="0"/>
        <w:rPr>
          <w:ins w:id="2910"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911" w:author="W. Hu" w:date="2011-08-10T20:53:00Z"/>
          <w:rFonts w:ascii="Times New Roman" w:hAnsi="Times New Roman"/>
          <w:sz w:val="16"/>
          <w:szCs w:val="16"/>
        </w:rPr>
      </w:pPr>
      <w:ins w:id="2912" w:author="W. Hu" w:date="2011-08-10T20:53:00Z">
        <w:r w:rsidRPr="00F21534">
          <w:rPr>
            <w:rFonts w:ascii="Times New Roman" w:hAnsi="Times New Roman"/>
            <w:sz w:val="16"/>
            <w:szCs w:val="16"/>
          </w:rPr>
          <w:t>Department Of History, Political Science</w:t>
        </w:r>
      </w:ins>
    </w:p>
    <w:p w:rsidR="00FE16CC" w:rsidRDefault="00FE16CC" w:rsidP="00FE16CC">
      <w:pPr>
        <w:tabs>
          <w:tab w:val="right" w:leader="dot" w:pos="4860"/>
        </w:tabs>
        <w:spacing w:after="0"/>
        <w:ind w:left="180" w:right="137" w:firstLine="0"/>
        <w:rPr>
          <w:ins w:id="2913" w:author="W. Hu" w:date="2011-08-10T20:53:00Z"/>
          <w:rFonts w:ascii="Times New Roman" w:hAnsi="Times New Roman"/>
          <w:sz w:val="16"/>
          <w:szCs w:val="16"/>
        </w:rPr>
      </w:pPr>
      <w:ins w:id="2914" w:author="W. Hu" w:date="2011-08-10T20:53:00Z">
        <w:r>
          <w:rPr>
            <w:rFonts w:ascii="Times New Roman" w:hAnsi="Times New Roman"/>
            <w:sz w:val="16"/>
            <w:szCs w:val="16"/>
          </w:rPr>
          <w:t>Tel: (229)430-4870</w:t>
        </w:r>
      </w:ins>
    </w:p>
    <w:p w:rsidR="00FE16CC" w:rsidRDefault="00FE16CC" w:rsidP="00FE16CC">
      <w:pPr>
        <w:tabs>
          <w:tab w:val="right" w:leader="dot" w:pos="4860"/>
        </w:tabs>
        <w:spacing w:after="0"/>
        <w:ind w:left="180" w:right="137" w:firstLine="0"/>
        <w:rPr>
          <w:ins w:id="2915" w:author="W. Hu" w:date="2011-08-10T20:53:00Z"/>
          <w:rFonts w:ascii="Times New Roman" w:hAnsi="Times New Roman"/>
          <w:sz w:val="16"/>
          <w:szCs w:val="16"/>
        </w:rPr>
      </w:pPr>
      <w:ins w:id="2916" w:author="W. Hu" w:date="2011-08-10T20:53:00Z">
        <w:r>
          <w:rPr>
            <w:rFonts w:ascii="Times New Roman" w:hAnsi="Times New Roman"/>
            <w:sz w:val="16"/>
            <w:szCs w:val="16"/>
          </w:rPr>
          <w:t>Fax: 430-7895</w:t>
        </w:r>
      </w:ins>
    </w:p>
    <w:p w:rsidR="00FE16CC" w:rsidRDefault="00FE16CC" w:rsidP="00FE16CC">
      <w:pPr>
        <w:tabs>
          <w:tab w:val="right" w:leader="dot" w:pos="4860"/>
        </w:tabs>
        <w:spacing w:after="0"/>
        <w:ind w:left="180" w:right="137" w:firstLine="0"/>
        <w:rPr>
          <w:ins w:id="2917"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918" w:author="W. Hu" w:date="2011-08-10T20:53:00Z"/>
          <w:rFonts w:ascii="Times New Roman" w:hAnsi="Times New Roman"/>
          <w:sz w:val="16"/>
          <w:szCs w:val="16"/>
        </w:rPr>
      </w:pPr>
      <w:ins w:id="2919" w:author="W. Hu" w:date="2011-08-10T20:53:00Z">
        <w:r w:rsidRPr="00F21534">
          <w:rPr>
            <w:rFonts w:ascii="Times New Roman" w:hAnsi="Times New Roman"/>
            <w:sz w:val="16"/>
            <w:szCs w:val="16"/>
          </w:rPr>
          <w:t>Department Of Mathematics And Computer Science</w:t>
        </w:r>
      </w:ins>
    </w:p>
    <w:p w:rsidR="00FE16CC" w:rsidRDefault="00FE16CC" w:rsidP="00FE16CC">
      <w:pPr>
        <w:tabs>
          <w:tab w:val="right" w:leader="dot" w:pos="4860"/>
        </w:tabs>
        <w:spacing w:after="0"/>
        <w:ind w:left="180" w:right="137" w:firstLine="0"/>
        <w:rPr>
          <w:ins w:id="2920" w:author="W. Hu" w:date="2011-08-10T20:53:00Z"/>
          <w:rFonts w:ascii="Times New Roman" w:hAnsi="Times New Roman"/>
          <w:sz w:val="16"/>
          <w:szCs w:val="16"/>
        </w:rPr>
      </w:pPr>
      <w:ins w:id="2921" w:author="W. Hu" w:date="2011-08-10T20:53:00Z">
        <w:r>
          <w:rPr>
            <w:rFonts w:ascii="Times New Roman" w:hAnsi="Times New Roman"/>
            <w:sz w:val="16"/>
            <w:szCs w:val="16"/>
          </w:rPr>
          <w:t>Tel: (229)430-4886</w:t>
        </w:r>
      </w:ins>
    </w:p>
    <w:p w:rsidR="00FE16CC" w:rsidRDefault="00FE16CC" w:rsidP="00FE16CC">
      <w:pPr>
        <w:tabs>
          <w:tab w:val="right" w:leader="dot" w:pos="4860"/>
        </w:tabs>
        <w:spacing w:after="0"/>
        <w:ind w:left="180" w:right="137" w:firstLine="0"/>
        <w:rPr>
          <w:ins w:id="2922" w:author="W. Hu" w:date="2011-08-10T20:53:00Z"/>
          <w:rFonts w:ascii="Times New Roman" w:hAnsi="Times New Roman"/>
          <w:sz w:val="16"/>
          <w:szCs w:val="16"/>
        </w:rPr>
      </w:pPr>
      <w:ins w:id="2923" w:author="W. Hu" w:date="2011-08-10T20:53:00Z">
        <w:r>
          <w:rPr>
            <w:rFonts w:ascii="Times New Roman" w:hAnsi="Times New Roman"/>
            <w:sz w:val="16"/>
            <w:szCs w:val="16"/>
          </w:rPr>
          <w:t>Fax: 430-7895</w:t>
        </w:r>
      </w:ins>
    </w:p>
    <w:p w:rsidR="00FE16CC" w:rsidRDefault="00FE16CC" w:rsidP="00FE16CC">
      <w:pPr>
        <w:tabs>
          <w:tab w:val="right" w:leader="dot" w:pos="4860"/>
        </w:tabs>
        <w:spacing w:after="0"/>
        <w:ind w:left="180" w:right="137" w:firstLine="0"/>
        <w:rPr>
          <w:ins w:id="2924"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925" w:author="W. Hu" w:date="2011-08-10T20:53:00Z"/>
          <w:rFonts w:ascii="Times New Roman" w:hAnsi="Times New Roman"/>
          <w:sz w:val="16"/>
          <w:szCs w:val="16"/>
        </w:rPr>
      </w:pPr>
      <w:ins w:id="2926" w:author="W. Hu" w:date="2011-08-10T20:53:00Z">
        <w:r w:rsidRPr="00F21534">
          <w:rPr>
            <w:rFonts w:ascii="Times New Roman" w:hAnsi="Times New Roman"/>
            <w:sz w:val="16"/>
            <w:szCs w:val="16"/>
          </w:rPr>
          <w:t>Department Of Military Science Army ROTC Program</w:t>
        </w:r>
      </w:ins>
    </w:p>
    <w:p w:rsidR="00FE16CC" w:rsidRDefault="00FE16CC" w:rsidP="00FE16CC">
      <w:pPr>
        <w:tabs>
          <w:tab w:val="right" w:leader="dot" w:pos="4860"/>
        </w:tabs>
        <w:spacing w:after="0"/>
        <w:ind w:left="180" w:right="137" w:firstLine="0"/>
        <w:rPr>
          <w:ins w:id="2927" w:author="W. Hu" w:date="2011-08-10T20:53:00Z"/>
          <w:rFonts w:ascii="Times New Roman" w:hAnsi="Times New Roman"/>
          <w:sz w:val="16"/>
          <w:szCs w:val="16"/>
        </w:rPr>
      </w:pPr>
      <w:ins w:id="2928" w:author="W. Hu" w:date="2011-08-10T20:53:00Z">
        <w:r>
          <w:rPr>
            <w:rFonts w:ascii="Times New Roman" w:hAnsi="Times New Roman"/>
            <w:sz w:val="16"/>
            <w:szCs w:val="16"/>
          </w:rPr>
          <w:t>Tel: (229)430-4791</w:t>
        </w:r>
      </w:ins>
    </w:p>
    <w:p w:rsidR="00FE16CC" w:rsidRDefault="00FE16CC" w:rsidP="00FE16CC">
      <w:pPr>
        <w:tabs>
          <w:tab w:val="right" w:leader="dot" w:pos="4860"/>
        </w:tabs>
        <w:spacing w:after="0"/>
        <w:ind w:left="180" w:right="137" w:firstLine="0"/>
        <w:rPr>
          <w:ins w:id="2929" w:author="W. Hu" w:date="2011-08-10T20:53:00Z"/>
          <w:rFonts w:ascii="Times New Roman" w:hAnsi="Times New Roman"/>
          <w:sz w:val="16"/>
          <w:szCs w:val="16"/>
        </w:rPr>
      </w:pPr>
      <w:ins w:id="2930" w:author="W. Hu" w:date="2011-08-10T20:53:00Z">
        <w:r>
          <w:rPr>
            <w:rFonts w:ascii="Times New Roman" w:hAnsi="Times New Roman"/>
            <w:sz w:val="16"/>
            <w:szCs w:val="16"/>
          </w:rPr>
          <w:t>Fax: 430-6378</w:t>
        </w:r>
      </w:ins>
    </w:p>
    <w:p w:rsidR="00FE16CC" w:rsidRDefault="00FE16CC" w:rsidP="00FE16CC">
      <w:pPr>
        <w:tabs>
          <w:tab w:val="right" w:leader="dot" w:pos="4860"/>
        </w:tabs>
        <w:spacing w:after="0"/>
        <w:ind w:left="180" w:right="137" w:firstLine="0"/>
        <w:rPr>
          <w:ins w:id="2931" w:author="W. Hu" w:date="2011-08-10T20:53:00Z"/>
          <w:rFonts w:ascii="Times New Roman" w:hAnsi="Times New Roman"/>
          <w:sz w:val="16"/>
          <w:szCs w:val="16"/>
        </w:rPr>
      </w:pPr>
    </w:p>
    <w:p w:rsidR="00FE16CC" w:rsidRDefault="00FE16CC" w:rsidP="00FE16CC">
      <w:pPr>
        <w:tabs>
          <w:tab w:val="right" w:leader="dot" w:pos="4860"/>
        </w:tabs>
        <w:spacing w:after="0"/>
        <w:ind w:left="180" w:right="137" w:firstLine="0"/>
        <w:rPr>
          <w:ins w:id="2932" w:author="W. Hu" w:date="2011-08-10T20:53:00Z"/>
          <w:rFonts w:ascii="Times New Roman" w:hAnsi="Times New Roman"/>
          <w:sz w:val="16"/>
          <w:szCs w:val="16"/>
        </w:rPr>
      </w:pPr>
      <w:ins w:id="2933" w:author="W. Hu" w:date="2011-08-10T20:53:00Z">
        <w:r w:rsidRPr="00F21534">
          <w:rPr>
            <w:rFonts w:ascii="Times New Roman" w:hAnsi="Times New Roman"/>
            <w:sz w:val="16"/>
            <w:szCs w:val="16"/>
          </w:rPr>
          <w:t>Department Of Natural Sciences</w:t>
        </w:r>
      </w:ins>
    </w:p>
    <w:p w:rsidR="00FE16CC" w:rsidRDefault="00FE16CC" w:rsidP="00FE16CC">
      <w:pPr>
        <w:tabs>
          <w:tab w:val="right" w:leader="dot" w:pos="4860"/>
        </w:tabs>
        <w:spacing w:after="0"/>
        <w:ind w:left="180" w:right="137" w:firstLine="0"/>
        <w:rPr>
          <w:ins w:id="2934" w:author="W. Hu" w:date="2011-08-10T20:53:00Z"/>
          <w:rFonts w:ascii="Times New Roman" w:hAnsi="Times New Roman"/>
          <w:sz w:val="16"/>
          <w:szCs w:val="16"/>
        </w:rPr>
      </w:pPr>
      <w:ins w:id="2935" w:author="W. Hu" w:date="2011-08-10T20:53:00Z">
        <w:r>
          <w:rPr>
            <w:rFonts w:ascii="Times New Roman" w:hAnsi="Times New Roman"/>
            <w:sz w:val="16"/>
            <w:szCs w:val="16"/>
          </w:rPr>
          <w:t>Tel: (229)430-4811</w:t>
        </w:r>
      </w:ins>
    </w:p>
    <w:p w:rsidR="00FE16CC" w:rsidRDefault="00FE16CC" w:rsidP="00FE16CC">
      <w:pPr>
        <w:tabs>
          <w:tab w:val="right" w:leader="dot" w:pos="4860"/>
        </w:tabs>
        <w:spacing w:after="0"/>
        <w:ind w:left="180" w:right="137" w:firstLine="0"/>
        <w:rPr>
          <w:ins w:id="2936" w:author="W. Hu" w:date="2011-08-10T20:53:00Z"/>
          <w:rFonts w:ascii="Times New Roman" w:hAnsi="Times New Roman"/>
          <w:sz w:val="16"/>
          <w:szCs w:val="16"/>
        </w:rPr>
      </w:pPr>
      <w:ins w:id="2937" w:author="W. Hu" w:date="2011-08-10T20:53:00Z">
        <w:r>
          <w:rPr>
            <w:rFonts w:ascii="Times New Roman" w:hAnsi="Times New Roman"/>
            <w:sz w:val="16"/>
            <w:szCs w:val="16"/>
          </w:rPr>
          <w:t>Fax: 430-4765</w:t>
        </w:r>
      </w:ins>
    </w:p>
    <w:p w:rsidR="00FE16CC" w:rsidRPr="00F21534" w:rsidRDefault="00FE16CC" w:rsidP="00FE16CC">
      <w:pPr>
        <w:tabs>
          <w:tab w:val="right" w:leader="dot" w:pos="4860"/>
        </w:tabs>
        <w:spacing w:after="0"/>
        <w:ind w:left="180" w:right="137" w:firstLine="0"/>
        <w:rPr>
          <w:ins w:id="2938"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939" w:author="W. Hu" w:date="2011-08-10T20:53:00Z"/>
          <w:rFonts w:ascii="Times New Roman" w:hAnsi="Times New Roman"/>
          <w:sz w:val="16"/>
          <w:szCs w:val="16"/>
        </w:rPr>
      </w:pPr>
      <w:ins w:id="2940" w:author="W. Hu" w:date="2011-08-10T20:53:00Z">
        <w:r w:rsidRPr="00F21534">
          <w:rPr>
            <w:rFonts w:ascii="Times New Roman" w:hAnsi="Times New Roman"/>
            <w:sz w:val="16"/>
            <w:szCs w:val="16"/>
          </w:rPr>
          <w:t>Department Of Nursing</w:t>
        </w:r>
      </w:ins>
    </w:p>
    <w:p w:rsidR="00FE16CC" w:rsidRPr="00F21534" w:rsidRDefault="00FE16CC" w:rsidP="00FE16CC">
      <w:pPr>
        <w:tabs>
          <w:tab w:val="right" w:leader="dot" w:pos="4860"/>
        </w:tabs>
        <w:spacing w:after="0"/>
        <w:ind w:left="180" w:right="137" w:firstLine="0"/>
        <w:rPr>
          <w:ins w:id="2941" w:author="W. Hu" w:date="2011-08-10T20:53:00Z"/>
          <w:rFonts w:ascii="Times New Roman" w:hAnsi="Times New Roman"/>
          <w:sz w:val="16"/>
          <w:szCs w:val="16"/>
        </w:rPr>
      </w:pPr>
      <w:ins w:id="2942" w:author="W. Hu" w:date="2011-08-10T20:53:00Z">
        <w:r w:rsidRPr="00F21534">
          <w:rPr>
            <w:rFonts w:ascii="Times New Roman" w:hAnsi="Times New Roman"/>
            <w:sz w:val="16"/>
            <w:szCs w:val="16"/>
          </w:rPr>
          <w:t>Department of Social Work</w:t>
        </w:r>
      </w:ins>
    </w:p>
    <w:p w:rsidR="00FE16CC" w:rsidRDefault="00FE16CC" w:rsidP="00FE16CC">
      <w:pPr>
        <w:tabs>
          <w:tab w:val="right" w:leader="dot" w:pos="4860"/>
        </w:tabs>
        <w:spacing w:after="0"/>
        <w:ind w:left="180" w:right="137" w:firstLine="0"/>
        <w:rPr>
          <w:ins w:id="2943" w:author="W. Hu" w:date="2011-08-10T20:53:00Z"/>
          <w:rFonts w:ascii="Times New Roman" w:hAnsi="Times New Roman"/>
          <w:sz w:val="16"/>
          <w:szCs w:val="16"/>
        </w:rPr>
      </w:pPr>
      <w:ins w:id="2944" w:author="W. Hu" w:date="2011-08-10T20:53:00Z">
        <w:r>
          <w:rPr>
            <w:rFonts w:ascii="Times New Roman" w:hAnsi="Times New Roman"/>
            <w:sz w:val="16"/>
            <w:szCs w:val="16"/>
          </w:rPr>
          <w:t>Tel: (229)430-4694</w:t>
        </w:r>
      </w:ins>
    </w:p>
    <w:p w:rsidR="00FE16CC" w:rsidRDefault="00FE16CC" w:rsidP="00FE16CC">
      <w:pPr>
        <w:tabs>
          <w:tab w:val="right" w:leader="dot" w:pos="4860"/>
        </w:tabs>
        <w:spacing w:after="0"/>
        <w:ind w:left="180" w:right="137" w:firstLine="0"/>
        <w:rPr>
          <w:ins w:id="2945" w:author="W. Hu" w:date="2011-08-10T20:53:00Z"/>
          <w:rFonts w:ascii="Times New Roman" w:hAnsi="Times New Roman"/>
          <w:sz w:val="16"/>
          <w:szCs w:val="16"/>
        </w:rPr>
      </w:pPr>
      <w:ins w:id="2946" w:author="W. Hu" w:date="2011-08-10T20:53:00Z">
        <w:r>
          <w:rPr>
            <w:rFonts w:ascii="Times New Roman" w:hAnsi="Times New Roman"/>
            <w:sz w:val="16"/>
            <w:szCs w:val="16"/>
          </w:rPr>
          <w:t>Fax: 430-6490</w:t>
        </w:r>
      </w:ins>
    </w:p>
    <w:p w:rsidR="00FE16CC" w:rsidRDefault="00FE16CC" w:rsidP="00FE16CC">
      <w:pPr>
        <w:tabs>
          <w:tab w:val="right" w:leader="dot" w:pos="4860"/>
        </w:tabs>
        <w:spacing w:after="0"/>
        <w:ind w:left="180" w:right="137" w:firstLine="0"/>
        <w:rPr>
          <w:ins w:id="2947" w:author="W. Hu" w:date="2011-08-10T20:53:00Z"/>
          <w:rFonts w:ascii="Times New Roman" w:hAnsi="Times New Roman"/>
          <w:sz w:val="16"/>
          <w:szCs w:val="16"/>
        </w:rPr>
      </w:pPr>
    </w:p>
    <w:p w:rsidR="00FE16CC" w:rsidRPr="00F21534" w:rsidRDefault="00FE16CC" w:rsidP="00FE16CC">
      <w:pPr>
        <w:tabs>
          <w:tab w:val="right" w:leader="dot" w:pos="4860"/>
        </w:tabs>
        <w:spacing w:after="0"/>
        <w:ind w:left="180" w:right="137" w:firstLine="0"/>
        <w:rPr>
          <w:ins w:id="2948" w:author="W. Hu" w:date="2011-08-10T20:53:00Z"/>
          <w:rFonts w:ascii="Times New Roman" w:hAnsi="Times New Roman"/>
          <w:sz w:val="16"/>
          <w:szCs w:val="16"/>
        </w:rPr>
      </w:pPr>
      <w:ins w:id="2949" w:author="W. Hu" w:date="2011-08-10T20:53:00Z">
        <w:r w:rsidRPr="00F21534">
          <w:rPr>
            <w:rFonts w:ascii="Times New Roman" w:hAnsi="Times New Roman"/>
            <w:sz w:val="16"/>
            <w:szCs w:val="16"/>
          </w:rPr>
          <w:t>Department Of Teacher Education</w:t>
        </w:r>
      </w:ins>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9B4AA4">
          <w:headerReference w:type="default" r:id="rId60"/>
          <w:type w:val="continuous"/>
          <w:pgSz w:w="12240" w:h="15840" w:code="1"/>
          <w:pgMar w:top="720" w:right="720" w:bottom="288" w:left="1440" w:header="720" w:footer="288" w:gutter="0"/>
          <w:cols w:num="2" w:space="360"/>
          <w:docGrid w:linePitch="360"/>
        </w:sectPr>
      </w:pPr>
    </w:p>
    <w:p w:rsidR="00FE16CC" w:rsidRDefault="00FE16CC" w:rsidP="00FE16CC">
      <w:pPr>
        <w:rPr>
          <w:ins w:id="2950" w:author="W. Hu" w:date="2011-08-10T20:52:00Z"/>
        </w:rPr>
      </w:pPr>
    </w:p>
    <w:p w:rsidR="007915C5" w:rsidRPr="00193DE2" w:rsidDel="00FE16CC" w:rsidRDefault="00CC03BE" w:rsidP="007915C5">
      <w:pPr>
        <w:pStyle w:val="Heading1"/>
        <w:spacing w:before="0"/>
        <w:ind w:left="360" w:firstLine="0"/>
        <w:rPr>
          <w:del w:id="2951" w:author="W. Hu" w:date="2011-08-10T20:51:00Z"/>
          <w:rFonts w:ascii="Impact" w:hAnsi="Impact" w:cs="Impact"/>
          <w:color w:val="000000" w:themeColor="text1"/>
          <w:sz w:val="32"/>
          <w:szCs w:val="32"/>
        </w:rPr>
      </w:pPr>
      <w:del w:id="2952" w:author="W. Hu" w:date="2011-08-10T20:51:00Z">
        <w:r w:rsidRPr="00CC03BE" w:rsidDel="00FE16CC">
          <w:rPr>
            <w:noProof/>
            <w:color w:val="000000" w:themeColor="text1"/>
          </w:rPr>
          <w:pict>
            <v:rect id="_x0000_s1059" style="position:absolute;left:0;text-align:left;margin-left:265.85pt;margin-top:-74.2pt;width:31pt;height:31pt;z-index:-251312128;mso-position-horizontal-relative:page" o:allowincell="f" filled="f" stroked="f">
              <v:textbox style="mso-next-textbox:#_x0000_s1059" inset="0,0,0,0">
                <w:txbxContent>
                  <w:p w:rsidR="00693C05" w:rsidRDefault="00693C05" w:rsidP="007915C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2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1"/>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693C05" w:rsidRDefault="00693C05" w:rsidP="007915C5">
                    <w:pPr>
                      <w:widowControl w:val="0"/>
                      <w:autoSpaceDE w:val="0"/>
                      <w:autoSpaceDN w:val="0"/>
                      <w:adjustRightInd w:val="0"/>
                      <w:spacing w:after="0"/>
                      <w:rPr>
                        <w:rFonts w:ascii="Times New Roman" w:hAnsi="Times New Roman"/>
                        <w:sz w:val="24"/>
                        <w:szCs w:val="24"/>
                      </w:rPr>
                    </w:pPr>
                  </w:p>
                </w:txbxContent>
              </v:textbox>
              <w10:wrap anchorx="page"/>
            </v:rect>
          </w:pict>
        </w:r>
        <w:bookmarkStart w:id="2953" w:name="_Toc294969810"/>
        <w:bookmarkStart w:id="2954" w:name="_Toc298161615"/>
        <w:r w:rsidR="007915C5" w:rsidRPr="00193DE2" w:rsidDel="00FE16CC">
          <w:rPr>
            <w:rFonts w:ascii="Impact" w:hAnsi="Impact" w:cs="Impact"/>
            <w:color w:val="000000" w:themeColor="text1"/>
            <w:spacing w:val="-13"/>
            <w:position w:val="-1"/>
            <w:sz w:val="32"/>
            <w:szCs w:val="32"/>
          </w:rPr>
          <w:delText>T</w:delText>
        </w:r>
        <w:r w:rsidR="007915C5" w:rsidRPr="00193DE2" w:rsidDel="00FE16CC">
          <w:rPr>
            <w:rFonts w:ascii="Impact" w:hAnsi="Impact" w:cs="Impact"/>
            <w:color w:val="000000" w:themeColor="text1"/>
            <w:position w:val="-1"/>
            <w:sz w:val="32"/>
            <w:szCs w:val="32"/>
          </w:rPr>
          <w:delText>elephone Directo</w:delText>
        </w:r>
        <w:r w:rsidR="007915C5" w:rsidRPr="00193DE2" w:rsidDel="00FE16CC">
          <w:rPr>
            <w:rFonts w:ascii="Impact" w:hAnsi="Impact" w:cs="Impact"/>
            <w:color w:val="000000" w:themeColor="text1"/>
            <w:spacing w:val="6"/>
            <w:position w:val="-1"/>
            <w:sz w:val="32"/>
            <w:szCs w:val="32"/>
          </w:rPr>
          <w:delText>r</w:delText>
        </w:r>
        <w:r w:rsidR="007915C5" w:rsidRPr="00193DE2" w:rsidDel="00FE16CC">
          <w:rPr>
            <w:rFonts w:ascii="Impact" w:hAnsi="Impact" w:cs="Impact"/>
            <w:color w:val="000000" w:themeColor="text1"/>
            <w:position w:val="-1"/>
            <w:sz w:val="32"/>
            <w:szCs w:val="32"/>
          </w:rPr>
          <w:delText>y</w:delText>
        </w:r>
        <w:bookmarkEnd w:id="2953"/>
        <w:bookmarkEnd w:id="2954"/>
      </w:del>
    </w:p>
    <w:p w:rsidR="00B33835" w:rsidRPr="00193DE2" w:rsidDel="00FE16CC" w:rsidRDefault="00B33835" w:rsidP="00B33835">
      <w:pPr>
        <w:widowControl w:val="0"/>
        <w:autoSpaceDE w:val="0"/>
        <w:autoSpaceDN w:val="0"/>
        <w:adjustRightInd w:val="0"/>
        <w:spacing w:before="12" w:after="0" w:line="220" w:lineRule="exact"/>
        <w:ind w:left="360" w:right="180" w:firstLine="0"/>
        <w:rPr>
          <w:del w:id="2955" w:author="W. Hu" w:date="2011-08-10T20:51:00Z"/>
          <w:rFonts w:ascii="Impact" w:hAnsi="Impact" w:cs="Impact"/>
          <w:color w:val="000000" w:themeColor="text1"/>
        </w:rPr>
      </w:pPr>
    </w:p>
    <w:p w:rsidR="00F719DB" w:rsidRPr="0077245D" w:rsidDel="00FE16CC" w:rsidRDefault="00F719DB" w:rsidP="00F719DB">
      <w:pPr>
        <w:tabs>
          <w:tab w:val="right" w:leader="dot" w:pos="8640"/>
        </w:tabs>
        <w:rPr>
          <w:del w:id="2956" w:author="W. Hu" w:date="2011-08-10T20:51:00Z"/>
          <w:rFonts w:ascii="Times New Roman" w:hAnsi="Times New Roman"/>
        </w:rPr>
      </w:pPr>
      <w:del w:id="2957" w:author="W. Hu" w:date="2011-08-10T20:51:00Z">
        <w:r w:rsidRPr="0077245D" w:rsidDel="00FE16CC">
          <w:rPr>
            <w:rFonts w:ascii="Times New Roman" w:hAnsi="Times New Roman"/>
          </w:rPr>
          <w:delText xml:space="preserve">Academic Affairs </w:delText>
        </w:r>
        <w:r w:rsidRPr="0077245D" w:rsidDel="00FE16CC">
          <w:rPr>
            <w:rFonts w:ascii="Times New Roman" w:hAnsi="Times New Roman"/>
          </w:rPr>
          <w:tab/>
          <w:delText>(229) 430-4635</w:delText>
        </w:r>
      </w:del>
    </w:p>
    <w:p w:rsidR="00F719DB" w:rsidRPr="0077245D" w:rsidDel="00FE16CC" w:rsidRDefault="00F719DB" w:rsidP="00F719DB">
      <w:pPr>
        <w:tabs>
          <w:tab w:val="right" w:leader="dot" w:pos="8640"/>
        </w:tabs>
        <w:rPr>
          <w:del w:id="2958" w:author="W. Hu" w:date="2011-08-10T20:51:00Z"/>
          <w:rFonts w:ascii="Times New Roman" w:hAnsi="Times New Roman"/>
        </w:rPr>
      </w:pPr>
      <w:del w:id="2959" w:author="W. Hu" w:date="2011-08-10T20:51:00Z">
        <w:r w:rsidRPr="0077245D" w:rsidDel="00FE16CC">
          <w:rPr>
            <w:rFonts w:ascii="Times New Roman" w:hAnsi="Times New Roman"/>
          </w:rPr>
          <w:delText xml:space="preserve">Admissions </w:delText>
        </w:r>
        <w:r w:rsidRPr="0077245D" w:rsidDel="00FE16CC">
          <w:rPr>
            <w:rFonts w:ascii="Times New Roman" w:hAnsi="Times New Roman"/>
          </w:rPr>
          <w:tab/>
          <w:delText>(229) 430-4646</w:delText>
        </w:r>
      </w:del>
    </w:p>
    <w:p w:rsidR="00F719DB" w:rsidRPr="0077245D" w:rsidDel="00FE16CC" w:rsidRDefault="00F719DB" w:rsidP="00F719DB">
      <w:pPr>
        <w:tabs>
          <w:tab w:val="right" w:leader="dot" w:pos="8640"/>
        </w:tabs>
        <w:rPr>
          <w:del w:id="2960" w:author="W. Hu" w:date="2011-08-10T20:51:00Z"/>
          <w:rFonts w:ascii="Times New Roman" w:hAnsi="Times New Roman"/>
        </w:rPr>
      </w:pPr>
      <w:del w:id="2961" w:author="W. Hu" w:date="2011-08-10T20:51:00Z">
        <w:r w:rsidRPr="0077245D" w:rsidDel="00FE16CC">
          <w:rPr>
            <w:rFonts w:ascii="Times New Roman" w:hAnsi="Times New Roman"/>
          </w:rPr>
          <w:delText xml:space="preserve">Toll Free Inside Georgia  </w:delText>
        </w:r>
        <w:r w:rsidRPr="0077245D" w:rsidDel="00FE16CC">
          <w:rPr>
            <w:rFonts w:ascii="Times New Roman" w:hAnsi="Times New Roman"/>
          </w:rPr>
          <w:tab/>
          <w:delText xml:space="preserve">(800)-822-RAMS </w:delText>
        </w:r>
      </w:del>
    </w:p>
    <w:p w:rsidR="00F719DB" w:rsidRPr="0077245D" w:rsidDel="00FE16CC" w:rsidRDefault="00F719DB" w:rsidP="00F719DB">
      <w:pPr>
        <w:tabs>
          <w:tab w:val="right" w:leader="dot" w:pos="8640"/>
        </w:tabs>
        <w:rPr>
          <w:del w:id="2962" w:author="W. Hu" w:date="2011-08-10T20:51:00Z"/>
          <w:rFonts w:ascii="Times New Roman" w:hAnsi="Times New Roman"/>
        </w:rPr>
      </w:pPr>
      <w:del w:id="2963" w:author="W. Hu" w:date="2011-08-10T20:51:00Z">
        <w:r w:rsidRPr="0077245D" w:rsidDel="00FE16CC">
          <w:rPr>
            <w:rFonts w:ascii="Times New Roman" w:hAnsi="Times New Roman"/>
          </w:rPr>
          <w:delText xml:space="preserve">Affirmative Action </w:delText>
        </w:r>
        <w:r w:rsidRPr="0077245D" w:rsidDel="00FE16CC">
          <w:rPr>
            <w:rFonts w:ascii="Times New Roman" w:hAnsi="Times New Roman"/>
          </w:rPr>
          <w:tab/>
          <w:delText xml:space="preserve"> (229) 430-4603</w:delText>
        </w:r>
      </w:del>
    </w:p>
    <w:p w:rsidR="00F719DB" w:rsidRPr="0077245D" w:rsidDel="00FE16CC" w:rsidRDefault="00F719DB" w:rsidP="00F719DB">
      <w:pPr>
        <w:tabs>
          <w:tab w:val="right" w:leader="dot" w:pos="8640"/>
        </w:tabs>
        <w:rPr>
          <w:del w:id="2964" w:author="W. Hu" w:date="2011-08-10T20:51:00Z"/>
          <w:rFonts w:ascii="Times New Roman" w:hAnsi="Times New Roman"/>
        </w:rPr>
      </w:pPr>
      <w:del w:id="2965" w:author="W. Hu" w:date="2011-08-10T20:51:00Z">
        <w:r w:rsidRPr="0077245D" w:rsidDel="00FE16CC">
          <w:rPr>
            <w:rFonts w:ascii="Times New Roman" w:hAnsi="Times New Roman"/>
          </w:rPr>
          <w:delText xml:space="preserve">ASU Foundation, Inc.  </w:delText>
        </w:r>
        <w:r w:rsidRPr="0077245D" w:rsidDel="00FE16CC">
          <w:rPr>
            <w:rFonts w:ascii="Times New Roman" w:hAnsi="Times New Roman"/>
          </w:rPr>
          <w:tab/>
          <w:delText>(229) 430-4663</w:delText>
        </w:r>
      </w:del>
    </w:p>
    <w:p w:rsidR="00F719DB" w:rsidRPr="0077245D" w:rsidDel="00FE16CC" w:rsidRDefault="00F719DB" w:rsidP="00F719DB">
      <w:pPr>
        <w:tabs>
          <w:tab w:val="right" w:leader="dot" w:pos="8640"/>
        </w:tabs>
        <w:rPr>
          <w:del w:id="2966" w:author="W. Hu" w:date="2011-08-10T20:51:00Z"/>
          <w:rFonts w:ascii="Times New Roman" w:hAnsi="Times New Roman"/>
        </w:rPr>
      </w:pPr>
      <w:del w:id="2967" w:author="W. Hu" w:date="2011-08-10T20:51:00Z">
        <w:r w:rsidRPr="0077245D" w:rsidDel="00FE16CC">
          <w:rPr>
            <w:rFonts w:ascii="Times New Roman" w:hAnsi="Times New Roman"/>
          </w:rPr>
          <w:delText xml:space="preserve">Athletics </w:delText>
        </w:r>
        <w:r w:rsidRPr="0077245D" w:rsidDel="00FE16CC">
          <w:rPr>
            <w:rFonts w:ascii="Times New Roman" w:hAnsi="Times New Roman"/>
          </w:rPr>
          <w:tab/>
          <w:delText xml:space="preserve"> (229) 430-4654</w:delText>
        </w:r>
      </w:del>
    </w:p>
    <w:p w:rsidR="00F719DB" w:rsidRPr="0077245D" w:rsidDel="00FE16CC" w:rsidRDefault="00F719DB" w:rsidP="00F719DB">
      <w:pPr>
        <w:tabs>
          <w:tab w:val="right" w:leader="dot" w:pos="8640"/>
        </w:tabs>
        <w:rPr>
          <w:del w:id="2968" w:author="W. Hu" w:date="2011-08-10T20:51:00Z"/>
          <w:rFonts w:ascii="Times New Roman" w:hAnsi="Times New Roman"/>
        </w:rPr>
      </w:pPr>
      <w:del w:id="2969" w:author="W. Hu" w:date="2011-08-10T20:51:00Z">
        <w:r w:rsidRPr="0077245D" w:rsidDel="00FE16CC">
          <w:rPr>
            <w:rFonts w:ascii="Times New Roman" w:hAnsi="Times New Roman"/>
          </w:rPr>
          <w:delText xml:space="preserve">Bookstore </w:delText>
        </w:r>
        <w:r w:rsidRPr="0077245D" w:rsidDel="00FE16CC">
          <w:rPr>
            <w:rFonts w:ascii="Times New Roman" w:hAnsi="Times New Roman"/>
          </w:rPr>
          <w:tab/>
          <w:delText xml:space="preserve"> (229) 430-4746</w:delText>
        </w:r>
      </w:del>
    </w:p>
    <w:p w:rsidR="00F719DB" w:rsidRPr="0077245D" w:rsidDel="00FE16CC" w:rsidRDefault="00F719DB" w:rsidP="00F719DB">
      <w:pPr>
        <w:tabs>
          <w:tab w:val="right" w:leader="dot" w:pos="8640"/>
        </w:tabs>
        <w:rPr>
          <w:del w:id="2970" w:author="W. Hu" w:date="2011-08-10T20:51:00Z"/>
          <w:rFonts w:ascii="Times New Roman" w:hAnsi="Times New Roman"/>
        </w:rPr>
      </w:pPr>
      <w:del w:id="2971" w:author="W. Hu" w:date="2011-08-10T20:51:00Z">
        <w:r w:rsidRPr="0077245D" w:rsidDel="00FE16CC">
          <w:rPr>
            <w:rFonts w:ascii="Times New Roman" w:hAnsi="Times New Roman"/>
          </w:rPr>
          <w:delText xml:space="preserve">Center for Student Development, Counseling and Testing  </w:delText>
        </w:r>
        <w:r w:rsidRPr="0077245D" w:rsidDel="00FE16CC">
          <w:rPr>
            <w:rFonts w:ascii="Times New Roman" w:hAnsi="Times New Roman"/>
          </w:rPr>
          <w:tab/>
          <w:delText>(229) 430-4667</w:delText>
        </w:r>
      </w:del>
    </w:p>
    <w:p w:rsidR="00F719DB" w:rsidRPr="0077245D" w:rsidDel="00FE16CC" w:rsidRDefault="00F719DB" w:rsidP="00F719DB">
      <w:pPr>
        <w:tabs>
          <w:tab w:val="right" w:leader="dot" w:pos="8640"/>
        </w:tabs>
        <w:rPr>
          <w:del w:id="2972" w:author="W. Hu" w:date="2011-08-10T20:51:00Z"/>
          <w:rFonts w:ascii="Times New Roman" w:hAnsi="Times New Roman"/>
        </w:rPr>
      </w:pPr>
      <w:del w:id="2973" w:author="W. Hu" w:date="2011-08-10T20:51:00Z">
        <w:r w:rsidRPr="0077245D" w:rsidDel="00FE16CC">
          <w:rPr>
            <w:rFonts w:ascii="Times New Roman" w:hAnsi="Times New Roman"/>
          </w:rPr>
          <w:delText xml:space="preserve">Financial Aid  </w:delText>
        </w:r>
        <w:r w:rsidRPr="0077245D" w:rsidDel="00FE16CC">
          <w:rPr>
            <w:rFonts w:ascii="Times New Roman" w:hAnsi="Times New Roman"/>
          </w:rPr>
          <w:tab/>
          <w:delText>(229) 430-4650</w:delText>
        </w:r>
      </w:del>
    </w:p>
    <w:p w:rsidR="00F719DB" w:rsidRPr="0077245D" w:rsidDel="00FE16CC" w:rsidRDefault="00F719DB" w:rsidP="00F719DB">
      <w:pPr>
        <w:tabs>
          <w:tab w:val="right" w:leader="dot" w:pos="8640"/>
        </w:tabs>
        <w:rPr>
          <w:del w:id="2974" w:author="W. Hu" w:date="2011-08-10T20:51:00Z"/>
          <w:rFonts w:ascii="Times New Roman" w:hAnsi="Times New Roman"/>
        </w:rPr>
      </w:pPr>
      <w:del w:id="2975" w:author="W. Hu" w:date="2011-08-10T20:51:00Z">
        <w:r w:rsidRPr="0077245D" w:rsidDel="00FE16CC">
          <w:rPr>
            <w:rFonts w:ascii="Times New Roman" w:hAnsi="Times New Roman"/>
          </w:rPr>
          <w:delText xml:space="preserve">Fiscal Affairs  </w:delText>
        </w:r>
        <w:r w:rsidRPr="0077245D" w:rsidDel="00FE16CC">
          <w:rPr>
            <w:rFonts w:ascii="Times New Roman" w:hAnsi="Times New Roman"/>
          </w:rPr>
          <w:tab/>
          <w:delText>(229) 430-4609</w:delText>
        </w:r>
      </w:del>
    </w:p>
    <w:p w:rsidR="00F719DB" w:rsidRPr="0077245D" w:rsidDel="00FE16CC" w:rsidRDefault="00F719DB" w:rsidP="00F719DB">
      <w:pPr>
        <w:tabs>
          <w:tab w:val="right" w:leader="dot" w:pos="8640"/>
        </w:tabs>
        <w:rPr>
          <w:del w:id="2976" w:author="W. Hu" w:date="2011-08-10T20:51:00Z"/>
          <w:rFonts w:ascii="Times New Roman" w:hAnsi="Times New Roman"/>
        </w:rPr>
      </w:pPr>
      <w:del w:id="2977" w:author="W. Hu" w:date="2011-08-10T20:51:00Z">
        <w:r w:rsidRPr="0077245D" w:rsidDel="00FE16CC">
          <w:rPr>
            <w:rFonts w:ascii="Times New Roman" w:hAnsi="Times New Roman"/>
          </w:rPr>
          <w:delText xml:space="preserve">General Information  </w:delText>
        </w:r>
        <w:r w:rsidRPr="0077245D" w:rsidDel="00FE16CC">
          <w:rPr>
            <w:rFonts w:ascii="Times New Roman" w:hAnsi="Times New Roman"/>
          </w:rPr>
          <w:tab/>
          <w:delText>(229) 430-4600</w:delText>
        </w:r>
      </w:del>
    </w:p>
    <w:p w:rsidR="00F719DB" w:rsidRPr="0077245D" w:rsidDel="00FE16CC" w:rsidRDefault="00F719DB" w:rsidP="00F719DB">
      <w:pPr>
        <w:tabs>
          <w:tab w:val="right" w:leader="dot" w:pos="8640"/>
        </w:tabs>
        <w:rPr>
          <w:del w:id="2978" w:author="W. Hu" w:date="2011-08-10T20:51:00Z"/>
          <w:rFonts w:ascii="Times New Roman" w:hAnsi="Times New Roman"/>
        </w:rPr>
      </w:pPr>
      <w:del w:id="2979" w:author="W. Hu" w:date="2011-08-10T20:51:00Z">
        <w:r w:rsidRPr="0077245D" w:rsidDel="00FE16CC">
          <w:rPr>
            <w:rFonts w:ascii="Times New Roman" w:hAnsi="Times New Roman"/>
          </w:rPr>
          <w:delText xml:space="preserve">Library. </w:delText>
        </w:r>
        <w:r w:rsidRPr="0077245D" w:rsidDel="00FE16CC">
          <w:rPr>
            <w:rFonts w:ascii="Times New Roman" w:hAnsi="Times New Roman"/>
          </w:rPr>
          <w:tab/>
          <w:delText xml:space="preserve"> (229) 430-4799</w:delText>
        </w:r>
      </w:del>
    </w:p>
    <w:p w:rsidR="00F719DB" w:rsidRPr="0077245D" w:rsidDel="00FE16CC" w:rsidRDefault="00F719DB" w:rsidP="00F719DB">
      <w:pPr>
        <w:tabs>
          <w:tab w:val="right" w:leader="dot" w:pos="8640"/>
        </w:tabs>
        <w:rPr>
          <w:del w:id="2980" w:author="W. Hu" w:date="2011-08-10T20:51:00Z"/>
          <w:rFonts w:ascii="Times New Roman" w:hAnsi="Times New Roman"/>
        </w:rPr>
      </w:pPr>
      <w:del w:id="2981" w:author="W. Hu" w:date="2011-08-10T20:51:00Z">
        <w:r w:rsidRPr="0077245D" w:rsidDel="00FE16CC">
          <w:rPr>
            <w:rFonts w:ascii="Times New Roman" w:hAnsi="Times New Roman"/>
          </w:rPr>
          <w:delText xml:space="preserve">Public Safety </w:delText>
        </w:r>
        <w:r w:rsidRPr="0077245D" w:rsidDel="00FE16CC">
          <w:rPr>
            <w:rFonts w:ascii="Times New Roman" w:hAnsi="Times New Roman"/>
          </w:rPr>
          <w:tab/>
          <w:delText xml:space="preserve"> (229) 430-4711</w:delText>
        </w:r>
      </w:del>
    </w:p>
    <w:p w:rsidR="00F719DB" w:rsidRPr="0077245D" w:rsidDel="00FE16CC" w:rsidRDefault="00F719DB" w:rsidP="00F719DB">
      <w:pPr>
        <w:tabs>
          <w:tab w:val="right" w:leader="dot" w:pos="8640"/>
        </w:tabs>
        <w:rPr>
          <w:del w:id="2982" w:author="W. Hu" w:date="2011-08-10T20:51:00Z"/>
          <w:rFonts w:ascii="Times New Roman" w:hAnsi="Times New Roman"/>
        </w:rPr>
      </w:pPr>
      <w:del w:id="2983" w:author="W. Hu" w:date="2011-08-10T20:51:00Z">
        <w:r w:rsidRPr="0077245D" w:rsidDel="00FE16CC">
          <w:rPr>
            <w:rFonts w:ascii="Times New Roman" w:hAnsi="Times New Roman"/>
          </w:rPr>
          <w:delText xml:space="preserve">Registrar-Transcripts, Readmission, Enrollment Verification  </w:delText>
        </w:r>
        <w:r w:rsidRPr="0077245D" w:rsidDel="00FE16CC">
          <w:rPr>
            <w:rFonts w:ascii="Times New Roman" w:hAnsi="Times New Roman"/>
          </w:rPr>
          <w:tab/>
          <w:delText>(229) 430-4638</w:delText>
        </w:r>
      </w:del>
    </w:p>
    <w:p w:rsidR="00F719DB" w:rsidRPr="0077245D" w:rsidDel="00FE16CC" w:rsidRDefault="00F719DB" w:rsidP="00F719DB">
      <w:pPr>
        <w:tabs>
          <w:tab w:val="right" w:leader="dot" w:pos="8640"/>
        </w:tabs>
        <w:rPr>
          <w:del w:id="2984" w:author="W. Hu" w:date="2011-08-10T20:51:00Z"/>
          <w:rFonts w:ascii="Times New Roman" w:hAnsi="Times New Roman"/>
        </w:rPr>
      </w:pPr>
      <w:del w:id="2985" w:author="W. Hu" w:date="2011-08-10T20:51:00Z">
        <w:r w:rsidRPr="0077245D" w:rsidDel="00FE16CC">
          <w:rPr>
            <w:rFonts w:ascii="Times New Roman" w:hAnsi="Times New Roman"/>
          </w:rPr>
          <w:delText xml:space="preserve">College of Arts and Humanities </w:delText>
        </w:r>
        <w:r w:rsidRPr="0077245D" w:rsidDel="00FE16CC">
          <w:rPr>
            <w:rFonts w:ascii="Times New Roman" w:hAnsi="Times New Roman"/>
          </w:rPr>
          <w:tab/>
          <w:delText xml:space="preserve"> (229) 430-4832</w:delText>
        </w:r>
      </w:del>
    </w:p>
    <w:p w:rsidR="00F719DB" w:rsidRPr="0077245D" w:rsidDel="00FE16CC" w:rsidRDefault="00F719DB" w:rsidP="00F719DB">
      <w:pPr>
        <w:tabs>
          <w:tab w:val="right" w:leader="dot" w:pos="8640"/>
        </w:tabs>
        <w:rPr>
          <w:del w:id="2986" w:author="W. Hu" w:date="2011-08-10T20:51:00Z"/>
          <w:rFonts w:ascii="Times New Roman" w:hAnsi="Times New Roman"/>
        </w:rPr>
      </w:pPr>
      <w:del w:id="2987" w:author="W. Hu" w:date="2011-08-10T20:51:00Z">
        <w:r w:rsidRPr="0077245D" w:rsidDel="00FE16CC">
          <w:rPr>
            <w:rFonts w:ascii="Times New Roman" w:hAnsi="Times New Roman"/>
          </w:rPr>
          <w:delText xml:space="preserve">College of Business </w:delText>
        </w:r>
        <w:r w:rsidRPr="0077245D" w:rsidDel="00FE16CC">
          <w:rPr>
            <w:rFonts w:ascii="Times New Roman" w:hAnsi="Times New Roman"/>
          </w:rPr>
          <w:tab/>
          <w:delText>(229) 430-2749</w:delText>
        </w:r>
      </w:del>
    </w:p>
    <w:p w:rsidR="00F719DB" w:rsidRPr="0077245D" w:rsidDel="00FE16CC" w:rsidRDefault="00F719DB" w:rsidP="00F719DB">
      <w:pPr>
        <w:tabs>
          <w:tab w:val="right" w:leader="dot" w:pos="8640"/>
        </w:tabs>
        <w:rPr>
          <w:del w:id="2988" w:author="W. Hu" w:date="2011-08-10T20:51:00Z"/>
          <w:rFonts w:ascii="Times New Roman" w:hAnsi="Times New Roman"/>
        </w:rPr>
      </w:pPr>
      <w:del w:id="2989" w:author="W. Hu" w:date="2011-08-10T20:51:00Z">
        <w:r w:rsidRPr="0077245D" w:rsidDel="00FE16CC">
          <w:rPr>
            <w:rFonts w:ascii="Times New Roman" w:hAnsi="Times New Roman"/>
          </w:rPr>
          <w:delText xml:space="preserve">College of Education </w:delText>
        </w:r>
        <w:r w:rsidRPr="0077245D" w:rsidDel="00FE16CC">
          <w:rPr>
            <w:rFonts w:ascii="Times New Roman" w:hAnsi="Times New Roman"/>
          </w:rPr>
          <w:tab/>
          <w:delText>(229) 430-4715</w:delText>
        </w:r>
      </w:del>
    </w:p>
    <w:p w:rsidR="00F719DB" w:rsidRPr="0077245D" w:rsidDel="00FE16CC" w:rsidRDefault="00F719DB" w:rsidP="00F719DB">
      <w:pPr>
        <w:tabs>
          <w:tab w:val="right" w:leader="dot" w:pos="8640"/>
        </w:tabs>
        <w:rPr>
          <w:del w:id="2990" w:author="W. Hu" w:date="2011-08-10T20:51:00Z"/>
          <w:rFonts w:ascii="Times New Roman" w:hAnsi="Times New Roman"/>
        </w:rPr>
      </w:pPr>
      <w:del w:id="2991" w:author="W. Hu" w:date="2011-08-10T20:51:00Z">
        <w:r w:rsidRPr="0077245D" w:rsidDel="00FE16CC">
          <w:rPr>
            <w:rFonts w:ascii="Times New Roman" w:hAnsi="Times New Roman"/>
          </w:rPr>
          <w:delText xml:space="preserve">College of Sciences and Health Professions </w:delText>
        </w:r>
        <w:r w:rsidRPr="0077245D" w:rsidDel="00FE16CC">
          <w:rPr>
            <w:rFonts w:ascii="Times New Roman" w:hAnsi="Times New Roman"/>
          </w:rPr>
          <w:tab/>
          <w:delText>(229) 430-4724</w:delText>
        </w:r>
      </w:del>
    </w:p>
    <w:p w:rsidR="00F719DB" w:rsidRPr="0077245D" w:rsidDel="00FE16CC" w:rsidRDefault="00F719DB" w:rsidP="00F719DB">
      <w:pPr>
        <w:tabs>
          <w:tab w:val="right" w:leader="dot" w:pos="8640"/>
        </w:tabs>
        <w:rPr>
          <w:del w:id="2992" w:author="W. Hu" w:date="2011-08-10T20:51:00Z"/>
          <w:rFonts w:ascii="Times New Roman" w:hAnsi="Times New Roman"/>
        </w:rPr>
      </w:pPr>
      <w:del w:id="2993" w:author="W. Hu" w:date="2011-08-10T20:51:00Z">
        <w:r w:rsidRPr="0077245D" w:rsidDel="00FE16CC">
          <w:rPr>
            <w:rFonts w:ascii="Times New Roman" w:hAnsi="Times New Roman"/>
          </w:rPr>
          <w:delText xml:space="preserve">Graduate School </w:delText>
        </w:r>
        <w:r w:rsidRPr="0077245D" w:rsidDel="00FE16CC">
          <w:rPr>
            <w:rFonts w:ascii="Times New Roman" w:hAnsi="Times New Roman"/>
          </w:rPr>
          <w:tab/>
          <w:delText>(229) 430-4862</w:delText>
        </w:r>
      </w:del>
    </w:p>
    <w:p w:rsidR="00F719DB" w:rsidRPr="0077245D" w:rsidDel="00FE16CC" w:rsidRDefault="00F719DB" w:rsidP="00F719DB">
      <w:pPr>
        <w:tabs>
          <w:tab w:val="right" w:leader="dot" w:pos="8640"/>
        </w:tabs>
        <w:rPr>
          <w:del w:id="2994" w:author="W. Hu" w:date="2011-08-10T20:51:00Z"/>
          <w:rFonts w:ascii="Times New Roman" w:hAnsi="Times New Roman"/>
        </w:rPr>
      </w:pPr>
      <w:del w:id="2995" w:author="W. Hu" w:date="2011-08-10T20:51:00Z">
        <w:r w:rsidRPr="0077245D" w:rsidDel="00FE16CC">
          <w:rPr>
            <w:rFonts w:ascii="Times New Roman" w:hAnsi="Times New Roman"/>
          </w:rPr>
          <w:delText xml:space="preserve">Housing Office </w:delText>
        </w:r>
        <w:r w:rsidRPr="0077245D" w:rsidDel="00FE16CC">
          <w:rPr>
            <w:rFonts w:ascii="Times New Roman" w:hAnsi="Times New Roman"/>
          </w:rPr>
          <w:tab/>
          <w:delText xml:space="preserve"> (229) 430-4741</w:delText>
        </w:r>
      </w:del>
    </w:p>
    <w:p w:rsidR="00F719DB" w:rsidRPr="0077245D" w:rsidDel="00FE16CC" w:rsidRDefault="00F719DB" w:rsidP="00F719DB">
      <w:pPr>
        <w:tabs>
          <w:tab w:val="right" w:leader="dot" w:pos="8640"/>
        </w:tabs>
        <w:rPr>
          <w:del w:id="2996" w:author="W. Hu" w:date="2011-08-10T20:51:00Z"/>
          <w:rFonts w:ascii="Times New Roman" w:hAnsi="Times New Roman"/>
        </w:rPr>
      </w:pPr>
      <w:del w:id="2997" w:author="W. Hu" w:date="2011-08-10T20:51:00Z">
        <w:r w:rsidRPr="0077245D" w:rsidDel="00FE16CC">
          <w:rPr>
            <w:rFonts w:ascii="Times New Roman" w:hAnsi="Times New Roman"/>
          </w:rPr>
          <w:delText xml:space="preserve">Student Activities </w:delText>
        </w:r>
        <w:r w:rsidRPr="0077245D" w:rsidDel="00FE16CC">
          <w:rPr>
            <w:rFonts w:ascii="Times New Roman" w:hAnsi="Times New Roman"/>
          </w:rPr>
          <w:tab/>
          <w:delText xml:space="preserve"> (229) 430-4739</w:delText>
        </w:r>
      </w:del>
    </w:p>
    <w:p w:rsidR="00F719DB" w:rsidRPr="0077245D" w:rsidDel="00FE16CC" w:rsidRDefault="00F719DB" w:rsidP="00F719DB">
      <w:pPr>
        <w:tabs>
          <w:tab w:val="right" w:leader="dot" w:pos="8640"/>
        </w:tabs>
        <w:rPr>
          <w:del w:id="2998" w:author="W. Hu" w:date="2011-08-10T20:51:00Z"/>
          <w:rFonts w:ascii="Times New Roman" w:hAnsi="Times New Roman"/>
        </w:rPr>
      </w:pPr>
      <w:del w:id="2999" w:author="W. Hu" w:date="2011-08-10T20:51:00Z">
        <w:r w:rsidRPr="0077245D" w:rsidDel="00FE16CC">
          <w:rPr>
            <w:rFonts w:ascii="Times New Roman" w:hAnsi="Times New Roman"/>
          </w:rPr>
          <w:delText xml:space="preserve">Student Government Association  </w:delText>
        </w:r>
        <w:r w:rsidRPr="0077245D" w:rsidDel="00FE16CC">
          <w:rPr>
            <w:rFonts w:ascii="Times New Roman" w:hAnsi="Times New Roman"/>
          </w:rPr>
          <w:tab/>
          <w:delText>(229) 430-4738</w:delText>
        </w:r>
      </w:del>
    </w:p>
    <w:p w:rsidR="00F719DB" w:rsidDel="00FE16CC" w:rsidRDefault="00F719DB" w:rsidP="00F719DB">
      <w:pPr>
        <w:tabs>
          <w:tab w:val="right" w:leader="dot" w:pos="8640"/>
        </w:tabs>
        <w:rPr>
          <w:del w:id="3000" w:author="W. Hu" w:date="2011-08-10T20:51:00Z"/>
          <w:rFonts w:ascii="Times New Roman" w:hAnsi="Times New Roman"/>
        </w:rPr>
      </w:pPr>
      <w:del w:id="3001" w:author="W. Hu" w:date="2011-08-10T20:51:00Z">
        <w:r w:rsidRPr="0077245D" w:rsidDel="00FE16CC">
          <w:rPr>
            <w:rFonts w:ascii="Times New Roman" w:hAnsi="Times New Roman"/>
          </w:rPr>
          <w:delText xml:space="preserve">University Communications  </w:delText>
        </w:r>
        <w:r w:rsidRPr="0077245D" w:rsidDel="00FE16CC">
          <w:rPr>
            <w:rFonts w:ascii="Times New Roman" w:hAnsi="Times New Roman"/>
          </w:rPr>
          <w:tab/>
          <w:delText>(229) 430-4671</w:delText>
        </w:r>
      </w:del>
    </w:p>
    <w:p w:rsidR="00F719DB" w:rsidRPr="0077245D" w:rsidDel="00FE16CC" w:rsidRDefault="00F719DB" w:rsidP="00F719DB">
      <w:pPr>
        <w:tabs>
          <w:tab w:val="right" w:leader="dot" w:pos="8640"/>
        </w:tabs>
        <w:rPr>
          <w:del w:id="3002" w:author="W. Hu" w:date="2011-08-10T20:51:00Z"/>
          <w:rFonts w:ascii="Times New Roman" w:hAnsi="Times New Roman"/>
        </w:rPr>
      </w:pPr>
      <w:del w:id="3003" w:author="W. Hu" w:date="2011-08-10T20:51:00Z">
        <w:r w:rsidRPr="0077245D" w:rsidDel="00FE16CC">
          <w:rPr>
            <w:rFonts w:ascii="Times New Roman" w:hAnsi="Times New Roman"/>
          </w:rPr>
          <w:delText xml:space="preserve">Veterans Affairs </w:delText>
        </w:r>
        <w:r w:rsidDel="00FE16CC">
          <w:rPr>
            <w:rFonts w:ascii="Times New Roman" w:hAnsi="Times New Roman"/>
          </w:rPr>
          <w:tab/>
        </w:r>
        <w:r w:rsidRPr="0077245D" w:rsidDel="00FE16CC">
          <w:rPr>
            <w:rFonts w:ascii="Times New Roman" w:hAnsi="Times New Roman"/>
          </w:rPr>
          <w:delText>(229) 430-2715</w:delText>
        </w:r>
      </w:del>
    </w:p>
    <w:p w:rsidR="00B33835" w:rsidRPr="00193DE2" w:rsidDel="00FE16CC" w:rsidRDefault="00B33835" w:rsidP="00B33835">
      <w:pPr>
        <w:widowControl w:val="0"/>
        <w:tabs>
          <w:tab w:val="right" w:pos="9360"/>
        </w:tabs>
        <w:autoSpaceDE w:val="0"/>
        <w:autoSpaceDN w:val="0"/>
        <w:adjustRightInd w:val="0"/>
        <w:spacing w:after="0"/>
        <w:ind w:left="360" w:right="180" w:firstLine="0"/>
        <w:jc w:val="both"/>
        <w:rPr>
          <w:del w:id="3004" w:author="W. Hu" w:date="2011-08-10T20:51:00Z"/>
          <w:rFonts w:ascii="Times New Roman" w:hAnsi="Times New Roman"/>
          <w:color w:val="000000" w:themeColor="text1"/>
          <w:sz w:val="20"/>
          <w:szCs w:val="20"/>
        </w:rPr>
      </w:pPr>
    </w:p>
    <w:p w:rsidR="00B33835" w:rsidRPr="00193DE2" w:rsidDel="00FE16CC" w:rsidRDefault="00B33835" w:rsidP="00B33835">
      <w:pPr>
        <w:widowControl w:val="0"/>
        <w:tabs>
          <w:tab w:val="right" w:pos="9360"/>
        </w:tabs>
        <w:autoSpaceDE w:val="0"/>
        <w:autoSpaceDN w:val="0"/>
        <w:adjustRightInd w:val="0"/>
        <w:spacing w:after="0"/>
        <w:ind w:left="360" w:right="180" w:firstLine="0"/>
        <w:jc w:val="both"/>
        <w:rPr>
          <w:del w:id="3005" w:author="W. Hu" w:date="2011-08-10T20:51:00Z"/>
          <w:rFonts w:ascii="Times New Roman" w:hAnsi="Times New Roman"/>
          <w:color w:val="000000" w:themeColor="text1"/>
          <w:sz w:val="20"/>
          <w:szCs w:val="20"/>
        </w:rPr>
      </w:pPr>
    </w:p>
    <w:p w:rsidR="00B33835" w:rsidRPr="00193DE2" w:rsidDel="00FE16CC" w:rsidRDefault="00B33835" w:rsidP="00B33835">
      <w:pPr>
        <w:widowControl w:val="0"/>
        <w:tabs>
          <w:tab w:val="right" w:pos="9360"/>
        </w:tabs>
        <w:autoSpaceDE w:val="0"/>
        <w:autoSpaceDN w:val="0"/>
        <w:adjustRightInd w:val="0"/>
        <w:spacing w:after="0"/>
        <w:ind w:left="360" w:right="180" w:firstLine="0"/>
        <w:jc w:val="both"/>
        <w:rPr>
          <w:del w:id="3006" w:author="W. Hu" w:date="2011-08-10T20:51:00Z"/>
          <w:rFonts w:ascii="Times New Roman" w:hAnsi="Times New Roman"/>
          <w:color w:val="000000" w:themeColor="text1"/>
          <w:sz w:val="20"/>
          <w:szCs w:val="20"/>
        </w:rPr>
      </w:pPr>
    </w:p>
    <w:p w:rsidR="00B33835" w:rsidRPr="00193DE2" w:rsidDel="00FE16CC" w:rsidRDefault="00B33835" w:rsidP="00B33835">
      <w:pPr>
        <w:widowControl w:val="0"/>
        <w:tabs>
          <w:tab w:val="right" w:pos="9360"/>
        </w:tabs>
        <w:autoSpaceDE w:val="0"/>
        <w:autoSpaceDN w:val="0"/>
        <w:adjustRightInd w:val="0"/>
        <w:spacing w:after="0"/>
        <w:ind w:left="360" w:right="180" w:firstLine="0"/>
        <w:jc w:val="both"/>
        <w:rPr>
          <w:del w:id="3007" w:author="W. Hu" w:date="2011-08-10T20:51:00Z"/>
          <w:rFonts w:ascii="Times New Roman" w:hAnsi="Times New Roman"/>
          <w:color w:val="000000" w:themeColor="text1"/>
          <w:sz w:val="20"/>
          <w:szCs w:val="20"/>
        </w:rPr>
      </w:pPr>
    </w:p>
    <w:p w:rsidR="00B33835" w:rsidRPr="00193DE2" w:rsidDel="00FE16CC" w:rsidRDefault="00B33835" w:rsidP="00B33835">
      <w:pPr>
        <w:widowControl w:val="0"/>
        <w:tabs>
          <w:tab w:val="right" w:pos="9360"/>
        </w:tabs>
        <w:autoSpaceDE w:val="0"/>
        <w:autoSpaceDN w:val="0"/>
        <w:adjustRightInd w:val="0"/>
        <w:spacing w:after="0"/>
        <w:ind w:left="360" w:right="180" w:firstLine="0"/>
        <w:jc w:val="both"/>
        <w:rPr>
          <w:del w:id="3008" w:author="W. Hu" w:date="2011-08-10T20:51:00Z"/>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p>
    <w:p w:rsidR="006E5472" w:rsidRPr="00193DE2" w:rsidRDefault="006E5472" w:rsidP="007915C5">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B75F9F">
          <w:headerReference w:type="even" r:id="rId62"/>
          <w:headerReference w:type="default" r:id="rId63"/>
          <w:pgSz w:w="12240" w:h="15840" w:code="1"/>
          <w:pgMar w:top="720" w:right="720" w:bottom="288" w:left="1440" w:header="720" w:footer="288" w:gutter="0"/>
          <w:cols w:space="720"/>
          <w:docGrid w:linePitch="360"/>
        </w:sectPr>
      </w:pPr>
      <w:bookmarkStart w:id="3009" w:name="_Toc294969812"/>
    </w:p>
    <w:bookmarkEnd w:id="3009"/>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B75F9F">
      <w:headerReference w:type="even" r:id="rId64"/>
      <w:headerReference w:type="default" r:id="rId65"/>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BBB" w:rsidRDefault="00A92BBB" w:rsidP="00441123">
      <w:pPr>
        <w:spacing w:after="0"/>
      </w:pPr>
      <w:r>
        <w:separator/>
      </w:r>
    </w:p>
  </w:endnote>
  <w:endnote w:type="continuationSeparator" w:id="0">
    <w:p w:rsidR="00A92BBB" w:rsidRDefault="00A92BBB"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Pr="00441123" w:rsidRDefault="00693C05" w:rsidP="00441123">
    <w:pPr>
      <w:ind w:firstLine="0"/>
      <w:jc w:val="center"/>
      <w:rPr>
        <w:rFonts w:ascii="Times New Roman" w:hAnsi="Times New Roman" w:cs="Times New Roman"/>
        <w:sz w:val="18"/>
        <w:szCs w:val="18"/>
      </w:rPr>
    </w:pPr>
    <w:r w:rsidRPr="00CC03BE">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CC03BE">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693C05" w:rsidRPr="00441123" w:rsidRDefault="00693C05" w:rsidP="00441123">
                <w:pPr>
                  <w:ind w:firstLine="0"/>
                  <w:rPr>
                    <w:rFonts w:ascii="Impact" w:hAnsi="Impact"/>
                    <w:sz w:val="40"/>
                    <w:szCs w:val="40"/>
                  </w:rPr>
                </w:pPr>
                <w:r w:rsidRPr="00441123">
                  <w:rPr>
                    <w:rFonts w:ascii="Impact" w:hAnsi="Impact"/>
                    <w:sz w:val="40"/>
                    <w:szCs w:val="40"/>
                  </w:rPr>
                  <w:fldChar w:fldCharType="begin"/>
                </w:r>
                <w:r w:rsidRPr="00441123">
                  <w:rPr>
                    <w:rFonts w:ascii="Impact" w:hAnsi="Impact"/>
                    <w:sz w:val="40"/>
                    <w:szCs w:val="40"/>
                  </w:rPr>
                  <w:instrText xml:space="preserve"> PAGE   \* MERGEFORMAT </w:instrText>
                </w:r>
                <w:r w:rsidRPr="00441123">
                  <w:rPr>
                    <w:rFonts w:ascii="Impact" w:hAnsi="Impact"/>
                    <w:sz w:val="40"/>
                    <w:szCs w:val="40"/>
                  </w:rPr>
                  <w:fldChar w:fldCharType="separate"/>
                </w:r>
                <w:r w:rsidR="006157F2">
                  <w:rPr>
                    <w:rFonts w:ascii="Impact" w:hAnsi="Impact"/>
                    <w:noProof/>
                    <w:sz w:val="40"/>
                    <w:szCs w:val="40"/>
                  </w:rPr>
                  <w:t>70</w:t>
                </w:r>
                <w:r w:rsidRPr="00441123">
                  <w:rPr>
                    <w:rFonts w:ascii="Impact" w:hAnsi="Impact"/>
                    <w:sz w:val="40"/>
                    <w:szCs w:val="40"/>
                  </w:rPr>
                  <w:fldChar w:fldCharType="end"/>
                </w:r>
              </w:p>
            </w:txbxContent>
          </v:textbox>
        </v:shape>
      </w:pict>
    </w:r>
    <w:r w:rsidRPr="00441123">
      <w:rPr>
        <w:rFonts w:ascii="Times New Roman" w:hAnsi="Times New Roman" w:cs="Times New Roman"/>
      </w:rPr>
      <w:t xml:space="preserve">2011-2012 </w:t>
    </w:r>
    <w:r w:rsidRPr="00193DE2">
      <w:rPr>
        <w:rFonts w:ascii="Times New Roman" w:hAnsi="Times New Roman" w:cs="Times New Roman"/>
      </w:rPr>
      <w:t>G</w:t>
    </w:r>
    <w:r w:rsidRPr="00441123">
      <w:rPr>
        <w:rFonts w:ascii="Times New Roman" w:hAnsi="Times New Roman" w:cs="Times New Roman"/>
        <w:sz w:val="18"/>
        <w:szCs w:val="18"/>
      </w:rPr>
      <w:t xml:space="preserve">RADUATE </w:t>
    </w:r>
    <w:r w:rsidRPr="00441123">
      <w:rPr>
        <w:rFonts w:ascii="Times New Roman" w:hAnsi="Times New Roman" w:cs="Times New Roman"/>
      </w:rPr>
      <w:t>C</w:t>
    </w:r>
    <w:r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Pr="00441123" w:rsidRDefault="00693C05" w:rsidP="00441123">
    <w:pPr>
      <w:jc w:val="center"/>
      <w:rPr>
        <w:rFonts w:ascii="Times New Roman" w:hAnsi="Times New Roman" w:cs="Times New Roman"/>
        <w:sz w:val="18"/>
        <w:szCs w:val="18"/>
      </w:rPr>
    </w:pPr>
    <w:r w:rsidRPr="00CC03BE">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693C05" w:rsidRPr="00441123" w:rsidRDefault="00693C05" w:rsidP="008D0B87">
                <w:pPr>
                  <w:ind w:firstLine="0"/>
                  <w:jc w:val="right"/>
                  <w:rPr>
                    <w:rFonts w:ascii="Impact" w:hAnsi="Impact"/>
                    <w:sz w:val="40"/>
                    <w:szCs w:val="40"/>
                  </w:rPr>
                </w:pPr>
                <w:r w:rsidRPr="00441123">
                  <w:rPr>
                    <w:rFonts w:ascii="Impact" w:hAnsi="Impact"/>
                    <w:sz w:val="40"/>
                    <w:szCs w:val="40"/>
                  </w:rPr>
                  <w:fldChar w:fldCharType="begin"/>
                </w:r>
                <w:r w:rsidRPr="00441123">
                  <w:rPr>
                    <w:rFonts w:ascii="Impact" w:hAnsi="Impact"/>
                    <w:sz w:val="40"/>
                    <w:szCs w:val="40"/>
                  </w:rPr>
                  <w:instrText xml:space="preserve"> PAGE   \* MERGEFORMAT </w:instrText>
                </w:r>
                <w:r w:rsidRPr="00441123">
                  <w:rPr>
                    <w:rFonts w:ascii="Impact" w:hAnsi="Impact"/>
                    <w:sz w:val="40"/>
                    <w:szCs w:val="40"/>
                  </w:rPr>
                  <w:fldChar w:fldCharType="separate"/>
                </w:r>
                <w:r w:rsidR="006157F2">
                  <w:rPr>
                    <w:rFonts w:ascii="Impact" w:hAnsi="Impact"/>
                    <w:noProof/>
                    <w:sz w:val="40"/>
                    <w:szCs w:val="40"/>
                  </w:rPr>
                  <w:t>71</w:t>
                </w:r>
                <w:r w:rsidRPr="00441123">
                  <w:rPr>
                    <w:rFonts w:ascii="Impact" w:hAnsi="Impact"/>
                    <w:sz w:val="40"/>
                    <w:szCs w:val="40"/>
                  </w:rPr>
                  <w:fldChar w:fldCharType="end"/>
                </w:r>
              </w:p>
            </w:txbxContent>
          </v:textbox>
        </v:shape>
      </w:pict>
    </w:r>
    <w:r w:rsidRPr="00CC03BE">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Pr="00441123">
      <w:rPr>
        <w:rFonts w:ascii="Times New Roman" w:hAnsi="Times New Roman" w:cs="Times New Roman"/>
      </w:rPr>
      <w:t xml:space="preserve">2011-2012 </w:t>
    </w:r>
    <w:r w:rsidRPr="00441123">
      <w:rPr>
        <w:rFonts w:ascii="Times New Roman" w:hAnsi="Times New Roman" w:cs="Times New Roman"/>
        <w:sz w:val="18"/>
        <w:szCs w:val="18"/>
      </w:rPr>
      <w:t xml:space="preserve">GRADUATE </w:t>
    </w:r>
    <w:r w:rsidRPr="00441123">
      <w:rPr>
        <w:rFonts w:ascii="Times New Roman" w:hAnsi="Times New Roman" w:cs="Times New Roman"/>
      </w:rPr>
      <w:t>C</w:t>
    </w:r>
    <w:r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BBB" w:rsidRDefault="00A92BBB" w:rsidP="00441123">
      <w:pPr>
        <w:spacing w:after="0"/>
      </w:pPr>
      <w:r>
        <w:separator/>
      </w:r>
    </w:p>
  </w:footnote>
  <w:footnote w:type="continuationSeparator" w:id="0">
    <w:p w:rsidR="00A92BBB" w:rsidRDefault="00A92BBB"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693C05" w:rsidRPr="00872727" w:rsidRDefault="00693C05"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693C05" w:rsidRPr="00872727" w:rsidRDefault="00693C05"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693C05" w:rsidRPr="00872727" w:rsidRDefault="00693C05"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693C05" w:rsidRPr="00872727" w:rsidRDefault="00693C05"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693C05" w:rsidRPr="00872727" w:rsidRDefault="00693C05"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693C05" w:rsidRPr="00872727" w:rsidRDefault="00693C05"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693C05" w:rsidRPr="00872727" w:rsidRDefault="00693C05"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693C05" w:rsidRPr="00872727" w:rsidRDefault="00693C05"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693C05" w:rsidRPr="00872727" w:rsidRDefault="00693C05"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693C05" w:rsidRPr="00872727" w:rsidRDefault="00693C05"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693C05" w:rsidRPr="00872727" w:rsidRDefault="00693C05"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693C05" w:rsidRPr="00441123" w:rsidRDefault="00693C05"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693C05" w:rsidRPr="00872727" w:rsidRDefault="00693C05"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693C05" w:rsidRPr="00872727" w:rsidRDefault="00693C05"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693C05" w:rsidRPr="00872727" w:rsidRDefault="00693C05"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693C05" w:rsidRPr="00872727" w:rsidRDefault="00693C05"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693C05" w:rsidRPr="00872727" w:rsidRDefault="00693C05"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693C05" w:rsidRPr="00872727" w:rsidRDefault="00693C05"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693C05" w:rsidRPr="00872727" w:rsidRDefault="00693C05"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693C05" w:rsidRPr="00872727" w:rsidRDefault="00693C05"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693C05" w:rsidRPr="00872727" w:rsidRDefault="00693C05"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693C05" w:rsidRPr="00872727" w:rsidRDefault="00693C05"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693C05" w:rsidRPr="00872727" w:rsidRDefault="00693C05"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693C05" w:rsidRPr="00872727" w:rsidRDefault="00693C05"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693C05" w:rsidRPr="00872727" w:rsidRDefault="00693C05"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693C05" w:rsidRPr="00872727" w:rsidRDefault="00693C05"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693C05" w:rsidRPr="00872727" w:rsidRDefault="00693C05"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95" type="#_x0000_t202" style="position:absolute;left:0;text-align:left;margin-left:527.3pt;margin-top:104.55pt;width:1in;height:495.8pt;z-index:-251407360;mso-position-horizontal-relative:page;mso-position-vertical-relative:page" o:allowincell="f" filled="f" stroked="f">
          <v:textbox style="layout-flow:vertical;mso-next-textbox:#_x0000_s2395"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89" style="position:absolute;left:0;text-align:left;margin-left:2.25pt;margin-top:-20.25pt;width:553.5pt;height:29.25pt;z-index:251908096" coordorigin="480,12495" coordsize="11070,585">
          <v:shape id="_x0000_s2390" type="#_x0000_t202" style="position:absolute;left:5856;top:12495;width:4602;height:585">
            <v:textbox style="mso-next-textbox:#_x0000_s2390">
              <w:txbxContent>
                <w:p w:rsidR="00693C05" w:rsidRPr="00872727" w:rsidRDefault="00693C05" w:rsidP="00872727">
                  <w:pPr>
                    <w:ind w:firstLine="0"/>
                    <w:jc w:val="center"/>
                    <w:rPr>
                      <w:sz w:val="28"/>
                      <w:szCs w:val="28"/>
                    </w:rPr>
                  </w:pPr>
                  <w:r>
                    <w:rPr>
                      <w:sz w:val="36"/>
                      <w:szCs w:val="36"/>
                    </w:rPr>
                    <w:t>P</w:t>
                  </w:r>
                  <w:r>
                    <w:rPr>
                      <w:sz w:val="28"/>
                      <w:szCs w:val="28"/>
                    </w:rPr>
                    <w:t>ERSONNEL &amp; INDEX</w:t>
                  </w:r>
                </w:p>
              </w:txbxContent>
            </v:textbox>
          </v:shape>
          <v:shapetype id="_x0000_t32" coordsize="21600,21600" o:spt="32" o:oned="t" path="m,l21600,21600e" filled="f">
            <v:path arrowok="t" fillok="f" o:connecttype="none"/>
            <o:lock v:ext="edit" shapetype="t"/>
          </v:shapetype>
          <v:shape id="_x0000_s2391" type="#_x0000_t32" style="position:absolute;left:480;top:12645;width:5376;height:1;flip:x" o:connectortype="straight"/>
          <v:shape id="_x0000_s2392" type="#_x0000_t32" style="position:absolute;left:480;top:12885;width:5376;height:1;flip:x" o:connectortype="straight"/>
          <v:shape id="_x0000_s2393" type="#_x0000_t32" style="position:absolute;left:10458;top:12645;width:1092;height:0" o:connectortype="straight"/>
          <v:shape id="_x0000_s2394"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693C05" w:rsidRDefault="00693C05"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693C05" w:rsidRPr="00441123" w:rsidRDefault="00693C05"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693C05" w:rsidRDefault="00693C05"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693C05" w:rsidRPr="00DD3D7A" w:rsidRDefault="00693C05" w:rsidP="00441123">
                  <w:pPr>
                    <w:rPr>
                      <w:sz w:val="28"/>
                      <w:szCs w:val="28"/>
                    </w:rPr>
                  </w:pPr>
                  <w:r>
                    <w:rPr>
                      <w:sz w:val="36"/>
                      <w:szCs w:val="36"/>
                    </w:rPr>
                    <w:t>U</w:t>
                  </w:r>
                  <w:r w:rsidRPr="00DD3D7A">
                    <w:rPr>
                      <w:sz w:val="28"/>
                      <w:szCs w:val="28"/>
                    </w:rPr>
                    <w:t>N</w:t>
                  </w:r>
                  <w:r>
                    <w:rPr>
                      <w:sz w:val="28"/>
                      <w:szCs w:val="28"/>
                    </w:rPr>
                    <w:t>IVERSITY</w:t>
                  </w:r>
                  <w:r w:rsidRPr="00DD3D7A">
                    <w:rPr>
                      <w:sz w:val="28"/>
                      <w:szCs w:val="28"/>
                    </w:rPr>
                    <w:t xml:space="preserve"> </w:t>
                  </w:r>
                  <w:r>
                    <w:rPr>
                      <w:sz w:val="36"/>
                      <w:szCs w:val="36"/>
                    </w:rPr>
                    <w:t>S</w:t>
                  </w:r>
                  <w:r>
                    <w:rPr>
                      <w:sz w:val="28"/>
                      <w:szCs w:val="28"/>
                    </w:rPr>
                    <w:t>YSTEM</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693C05" w:rsidRDefault="00693C05"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693C05" w:rsidRPr="00DD3D7A" w:rsidRDefault="00693C05" w:rsidP="00441123">
                  <w:pPr>
                    <w:rPr>
                      <w:sz w:val="28"/>
                      <w:szCs w:val="28"/>
                    </w:rPr>
                  </w:pPr>
                  <w:r>
                    <w:rPr>
                      <w:sz w:val="36"/>
                      <w:szCs w:val="36"/>
                    </w:rPr>
                    <w:t>I</w:t>
                  </w:r>
                  <w:r w:rsidRPr="00DD3D7A">
                    <w:rPr>
                      <w:sz w:val="28"/>
                      <w:szCs w:val="28"/>
                    </w:rPr>
                    <w:t>N</w:t>
                  </w:r>
                  <w:r>
                    <w:rPr>
                      <w:sz w:val="28"/>
                      <w:szCs w:val="28"/>
                    </w:rPr>
                    <w:t>D</w:t>
                  </w:r>
                  <w:r w:rsidRPr="00DD3D7A">
                    <w:rPr>
                      <w:sz w:val="28"/>
                      <w:szCs w:val="28"/>
                    </w:rPr>
                    <w:t>E</w:t>
                  </w:r>
                  <w:r>
                    <w:rPr>
                      <w:sz w:val="28"/>
                      <w:szCs w:val="28"/>
                    </w:rPr>
                    <w:t>X</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693C05" w:rsidRDefault="00693C05"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693C05" w:rsidRPr="00DD3D7A" w:rsidRDefault="00693C05" w:rsidP="00DD3D7A">
                  <w:pPr>
                    <w:ind w:firstLine="0"/>
                    <w:jc w:val="center"/>
                    <w:rPr>
                      <w:sz w:val="28"/>
                      <w:szCs w:val="28"/>
                    </w:rPr>
                  </w:pPr>
                  <w:r>
                    <w:rPr>
                      <w:sz w:val="36"/>
                      <w:szCs w:val="36"/>
                    </w:rPr>
                    <w:t>T</w:t>
                  </w:r>
                  <w:r>
                    <w:rPr>
                      <w:sz w:val="28"/>
                      <w:szCs w:val="28"/>
                    </w:rPr>
                    <w:t>ELEPHONE</w:t>
                  </w:r>
                  <w:r w:rsidRPr="00DD3D7A">
                    <w:rPr>
                      <w:sz w:val="28"/>
                      <w:szCs w:val="28"/>
                    </w:rPr>
                    <w:t xml:space="preserve"> </w:t>
                  </w:r>
                  <w:r>
                    <w:rPr>
                      <w:sz w:val="36"/>
                      <w:szCs w:val="36"/>
                    </w:rPr>
                    <w:t>D</w:t>
                  </w:r>
                  <w:r>
                    <w:rPr>
                      <w:sz w:val="28"/>
                      <w:szCs w:val="28"/>
                    </w:rPr>
                    <w:t>IRECTORY</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693C05" w:rsidRDefault="00693C05"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693C05" w:rsidRPr="00FB5121" w:rsidRDefault="00693C05"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693C05" w:rsidRPr="00872727" w:rsidRDefault="00693C05"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693C05" w:rsidRDefault="00693C05"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693C05" w:rsidRPr="00DD3D7A" w:rsidRDefault="00693C05"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693C05" w:rsidRDefault="00693C05"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693C05" w:rsidRPr="00DD3D7A" w:rsidRDefault="00693C05"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693C05" w:rsidRPr="00872727" w:rsidRDefault="00693C05"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693C05" w:rsidRPr="00872727" w:rsidRDefault="00693C05"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693C05" w:rsidRPr="00872727" w:rsidRDefault="00693C05"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693C05" w:rsidRPr="00872727" w:rsidRDefault="00693C05"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693C05">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693C05" w:rsidRPr="00872727" w:rsidRDefault="00693C05"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A3B89"/>
    <w:multiLevelType w:val="hybridMultilevel"/>
    <w:tmpl w:val="707CA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5">
    <w:nsid w:val="115D58C3"/>
    <w:multiLevelType w:val="hybridMultilevel"/>
    <w:tmpl w:val="D0B06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8169D7"/>
    <w:multiLevelType w:val="hybridMultilevel"/>
    <w:tmpl w:val="336E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3E4DC6"/>
    <w:multiLevelType w:val="hybridMultilevel"/>
    <w:tmpl w:val="C6204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4F12214E"/>
    <w:multiLevelType w:val="hybridMultilevel"/>
    <w:tmpl w:val="BF9A1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BB3526"/>
    <w:multiLevelType w:val="hybridMultilevel"/>
    <w:tmpl w:val="79E02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8">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658C0469"/>
    <w:multiLevelType w:val="hybridMultilevel"/>
    <w:tmpl w:val="BC0A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8">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0">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5">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7"/>
  </w:num>
  <w:num w:numId="3">
    <w:abstractNumId w:val="11"/>
  </w:num>
  <w:num w:numId="4">
    <w:abstractNumId w:val="37"/>
  </w:num>
  <w:num w:numId="5">
    <w:abstractNumId w:val="7"/>
  </w:num>
  <w:num w:numId="6">
    <w:abstractNumId w:val="42"/>
  </w:num>
  <w:num w:numId="7">
    <w:abstractNumId w:val="23"/>
  </w:num>
  <w:num w:numId="8">
    <w:abstractNumId w:val="41"/>
  </w:num>
  <w:num w:numId="9">
    <w:abstractNumId w:val="28"/>
  </w:num>
  <w:num w:numId="10">
    <w:abstractNumId w:val="30"/>
  </w:num>
  <w:num w:numId="11">
    <w:abstractNumId w:val="40"/>
  </w:num>
  <w:num w:numId="12">
    <w:abstractNumId w:val="54"/>
  </w:num>
  <w:num w:numId="13">
    <w:abstractNumId w:val="47"/>
  </w:num>
  <w:num w:numId="14">
    <w:abstractNumId w:val="25"/>
  </w:num>
  <w:num w:numId="15">
    <w:abstractNumId w:val="52"/>
  </w:num>
  <w:num w:numId="16">
    <w:abstractNumId w:val="19"/>
  </w:num>
  <w:num w:numId="17">
    <w:abstractNumId w:val="55"/>
  </w:num>
  <w:num w:numId="18">
    <w:abstractNumId w:val="50"/>
  </w:num>
  <w:num w:numId="19">
    <w:abstractNumId w:val="3"/>
  </w:num>
  <w:num w:numId="20">
    <w:abstractNumId w:val="22"/>
  </w:num>
  <w:num w:numId="21">
    <w:abstractNumId w:val="18"/>
  </w:num>
  <w:num w:numId="22">
    <w:abstractNumId w:val="10"/>
  </w:num>
  <w:num w:numId="23">
    <w:abstractNumId w:val="9"/>
  </w:num>
  <w:num w:numId="24">
    <w:abstractNumId w:val="21"/>
  </w:num>
  <w:num w:numId="25">
    <w:abstractNumId w:val="58"/>
  </w:num>
  <w:num w:numId="26">
    <w:abstractNumId w:val="44"/>
  </w:num>
  <w:num w:numId="27">
    <w:abstractNumId w:val="26"/>
  </w:num>
  <w:num w:numId="28">
    <w:abstractNumId w:val="16"/>
  </w:num>
  <w:num w:numId="29">
    <w:abstractNumId w:val="45"/>
  </w:num>
  <w:num w:numId="30">
    <w:abstractNumId w:val="15"/>
  </w:num>
  <w:num w:numId="31">
    <w:abstractNumId w:val="24"/>
  </w:num>
  <w:num w:numId="32">
    <w:abstractNumId w:val="39"/>
  </w:num>
  <w:num w:numId="33">
    <w:abstractNumId w:val="51"/>
  </w:num>
  <w:num w:numId="34">
    <w:abstractNumId w:val="35"/>
  </w:num>
  <w:num w:numId="35">
    <w:abstractNumId w:val="1"/>
  </w:num>
  <w:num w:numId="36">
    <w:abstractNumId w:val="17"/>
  </w:num>
  <w:num w:numId="37">
    <w:abstractNumId w:val="53"/>
  </w:num>
  <w:num w:numId="38">
    <w:abstractNumId w:val="20"/>
  </w:num>
  <w:num w:numId="39">
    <w:abstractNumId w:val="12"/>
  </w:num>
  <w:num w:numId="40">
    <w:abstractNumId w:val="13"/>
  </w:num>
  <w:num w:numId="41">
    <w:abstractNumId w:val="4"/>
  </w:num>
  <w:num w:numId="42">
    <w:abstractNumId w:val="34"/>
  </w:num>
  <w:num w:numId="43">
    <w:abstractNumId w:val="31"/>
  </w:num>
  <w:num w:numId="44">
    <w:abstractNumId w:val="48"/>
  </w:num>
  <w:num w:numId="45">
    <w:abstractNumId w:val="43"/>
  </w:num>
  <w:num w:numId="46">
    <w:abstractNumId w:val="36"/>
  </w:num>
  <w:num w:numId="47">
    <w:abstractNumId w:val="6"/>
  </w:num>
  <w:num w:numId="48">
    <w:abstractNumId w:val="8"/>
  </w:num>
  <w:num w:numId="49">
    <w:abstractNumId w:val="38"/>
  </w:num>
  <w:num w:numId="50">
    <w:abstractNumId w:val="14"/>
  </w:num>
  <w:num w:numId="51">
    <w:abstractNumId w:val="56"/>
  </w:num>
  <w:num w:numId="52">
    <w:abstractNumId w:val="0"/>
  </w:num>
  <w:num w:numId="53">
    <w:abstractNumId w:val="5"/>
  </w:num>
  <w:num w:numId="54">
    <w:abstractNumId w:val="32"/>
  </w:num>
  <w:num w:numId="55">
    <w:abstractNumId w:val="33"/>
  </w:num>
  <w:num w:numId="56">
    <w:abstractNumId w:val="2"/>
  </w:num>
  <w:num w:numId="57">
    <w:abstractNumId w:val="29"/>
  </w:num>
  <w:num w:numId="58">
    <w:abstractNumId w:val="46"/>
  </w:num>
  <w:num w:numId="59">
    <w:abstractNumId w:val="2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trackRevisions/>
  <w:defaultTabStop w:val="720"/>
  <w:evenAndOddHeaders/>
  <w:characterSpacingControl w:val="doNotCompress"/>
  <w:hdrShapeDefaults>
    <o:shapedefaults v:ext="edit" spidmax="40962">
      <o:colormenu v:ext="edit" fillcolor="none"/>
    </o:shapedefaults>
    <o:shapelayout v:ext="edit">
      <o:idmap v:ext="edit" data="2"/>
      <o:rules v:ext="edit">
        <o:r id="V:Rule167" type="connector" idref="#_x0000_s2266"/>
        <o:r id="V:Rule168" type="connector" idref="#_x0000_s2211"/>
        <o:r id="V:Rule169" type="connector" idref="#_x0000_s2057"/>
        <o:r id="V:Rule170" type="connector" idref="#_x0000_s2322"/>
        <o:r id="V:Rule171" type="connector" idref="#_x0000_s2385"/>
        <o:r id="V:Rule172" type="connector" idref="#_x0000_s2051"/>
        <o:r id="V:Rule173" type="connector" idref="#_x0000_s2351"/>
        <o:r id="V:Rule174" type="connector" idref="#_x0000_s2204"/>
        <o:r id="V:Rule175" type="connector" idref="#_x0000_s2363"/>
        <o:r id="V:Rule176" type="connector" idref="#_x0000_s2274"/>
        <o:r id="V:Rule177" type="connector" idref="#_x0000_s2245"/>
        <o:r id="V:Rule178" type="connector" idref="#_x0000_s2105"/>
        <o:r id="V:Rule179" type="connector" idref="#_x0000_s2380"/>
        <o:r id="V:Rule180" type="connector" idref="#_x0000_s2272"/>
        <o:r id="V:Rule181" type="connector" idref="#_x0000_s2231"/>
        <o:r id="V:Rule182" type="connector" idref="#_x0000_s2127"/>
        <o:r id="V:Rule183" type="connector" idref="#_x0000_s2338"/>
        <o:r id="V:Rule184" type="connector" idref="#_x0000_s2267"/>
        <o:r id="V:Rule185" type="connector" idref="#_x0000_s2387"/>
        <o:r id="V:Rule186" type="connector" idref="#_x0000_s2139"/>
        <o:r id="V:Rule187" type="connector" idref="#_x0000_s2126"/>
        <o:r id="V:Rule188" type="connector" idref="#_x0000_s2191"/>
        <o:r id="V:Rule189" type="connector" idref="#_x0000_s2337"/>
        <o:r id="V:Rule190" type="connector" idref="#_x0000_s2237"/>
        <o:r id="V:Rule191" type="connector" idref="#_x0000_s2198"/>
        <o:r id="V:Rule192" type="connector" idref="#_x0000_s2190"/>
        <o:r id="V:Rule193" type="connector" idref="#_x0000_s2216"/>
        <o:r id="V:Rule194" type="connector" idref="#_x0000_s2317"/>
        <o:r id="V:Rule195" type="connector" idref="#_x0000_s2307"/>
        <o:r id="V:Rule196" type="connector" idref="#_x0000_s2273"/>
        <o:r id="V:Rule197" type="connector" idref="#_x0000_s2316"/>
        <o:r id="V:Rule198" type="connector" idref="#_x0000_s2275"/>
        <o:r id="V:Rule199" type="connector" idref="#_x0000_s2056"/>
        <o:r id="V:Rule200" type="connector" idref="#_x0000_s2175"/>
        <o:r id="V:Rule201" type="connector" idref="#_x0000_s2371"/>
        <o:r id="V:Rule202" type="connector" idref="#_x0000_s2163"/>
        <o:r id="V:Rule203" type="connector" idref="#_x0000_s2083"/>
        <o:r id="V:Rule204" type="connector" idref="#_x0000_s2244"/>
        <o:r id="V:Rule205" type="connector" idref="#_x0000_s2226"/>
        <o:r id="V:Rule206" type="connector" idref="#_x0000_s2392"/>
        <o:r id="V:Rule207" type="connector" idref="#_x0000_s2268"/>
        <o:r id="V:Rule208" type="connector" idref="#_x0000_s2086"/>
        <o:r id="V:Rule209" type="connector" idref="#_x0000_s2372"/>
        <o:r id="V:Rule210" type="connector" idref="#_x0000_s2132"/>
        <o:r id="V:Rule211" type="connector" idref="#_x0000_s2356"/>
        <o:r id="V:Rule212" type="connector" idref="#_x0000_s2335"/>
        <o:r id="V:Rule213" type="connector" idref="#_x0000_s2300"/>
        <o:r id="V:Rule214" type="connector" idref="#_x0000_s2181"/>
        <o:r id="V:Rule215" type="connector" idref="#_x0000_s2296"/>
        <o:r id="V:Rule216" type="connector" idref="#_x0000_s2393"/>
        <o:r id="V:Rule217" type="connector" idref="#_x0000_s2238"/>
        <o:r id="V:Rule218" type="connector" idref="#_x0000_s2135"/>
        <o:r id="V:Rule219" type="connector" idref="#_x0000_s2055"/>
        <o:r id="V:Rule220" type="connector" idref="#_x0000_s2377"/>
        <o:r id="V:Rule221" type="connector" idref="#_x0000_s2206"/>
        <o:r id="V:Rule222" type="connector" idref="#_x0000_s2054"/>
        <o:r id="V:Rule223" type="connector" idref="#_x0000_s2170"/>
        <o:r id="V:Rule224" type="connector" idref="#_x0000_s2344"/>
        <o:r id="V:Rule225" type="connector" idref="#_x0000_s2062"/>
        <o:r id="V:Rule226" type="connector" idref="#_x0000_s2364"/>
        <o:r id="V:Rule227" type="connector" idref="#_x0000_s2386"/>
        <o:r id="V:Rule228" type="connector" idref="#_x0000_s2321"/>
        <o:r id="V:Rule229" type="connector" idref="#_x0000_s2142"/>
        <o:r id="V:Rule230" type="connector" idref="#_x0000_s2209"/>
        <o:r id="V:Rule231" type="connector" idref="#_x0000_s2183"/>
        <o:r id="V:Rule232" type="connector" idref="#_x0000_s2323"/>
        <o:r id="V:Rule233" type="connector" idref="#_x0000_s2169"/>
        <o:r id="V:Rule234" type="connector" idref="#_x0000_s2302"/>
        <o:r id="V:Rule235" type="connector" idref="#_x0000_s2315"/>
        <o:r id="V:Rule236" type="connector" idref="#_x0000_s2329"/>
        <o:r id="V:Rule237" type="connector" idref="#_x0000_s2358"/>
        <o:r id="V:Rule238" type="connector" idref="#_x0000_s2350"/>
        <o:r id="V:Rule239" type="connector" idref="#_x0000_s2384"/>
        <o:r id="V:Rule240" type="connector" idref="#_x0000_s2246"/>
        <o:r id="V:Rule241" type="connector" idref="#_x0000_s2352"/>
        <o:r id="V:Rule242" type="connector" idref="#_x0000_s2331"/>
        <o:r id="V:Rule243" type="connector" idref="#_x0000_s2286"/>
        <o:r id="V:Rule244" type="connector" idref="#_x0000_s2147"/>
        <o:r id="V:Rule245" type="connector" idref="#_x0000_s2184"/>
        <o:r id="V:Rule246" type="connector" idref="#_x0000_s2379"/>
        <o:r id="V:Rule247" type="connector" idref="#_x0000_s2148"/>
        <o:r id="V:Rule248" type="connector" idref="#_x0000_s2328"/>
        <o:r id="V:Rule249" type="connector" idref="#_x0000_s2063"/>
        <o:r id="V:Rule250" type="connector" idref="#_x0000_s2168"/>
        <o:r id="V:Rule251" type="connector" idref="#_x0000_s2391"/>
        <o:r id="V:Rule252" type="connector" idref="#_x0000_s2125"/>
        <o:r id="V:Rule253" type="connector" idref="#_x0000_s2212"/>
        <o:r id="V:Rule254" type="connector" idref="#_x0000_s2345"/>
        <o:r id="V:Rule255" type="connector" idref="#_x0000_s2239"/>
        <o:r id="V:Rule256" type="connector" idref="#_x0000_s2293"/>
        <o:r id="V:Rule257" type="connector" idref="#_x0000_s2217"/>
        <o:r id="V:Rule258" type="connector" idref="#_x0000_s2192"/>
        <o:r id="V:Rule259" type="connector" idref="#_x0000_s2195"/>
        <o:r id="V:Rule260" type="connector" idref="#_x0000_s2282"/>
        <o:r id="V:Rule261" type="connector" idref="#_x0000_s2280"/>
        <o:r id="V:Rule262" type="connector" idref="#_x0000_s2182"/>
        <o:r id="V:Rule263" type="connector" idref="#_x0000_s2230"/>
        <o:r id="V:Rule264" type="connector" idref="#_x0000_s2247"/>
        <o:r id="V:Rule265" type="connector" idref="#_x0000_s2303"/>
        <o:r id="V:Rule266" type="connector" idref="#_x0000_s2107"/>
        <o:r id="V:Rule267" type="connector" idref="#_x0000_s2314"/>
        <o:r id="V:Rule268" type="connector" idref="#_x0000_s2141"/>
        <o:r id="V:Rule269" type="connector" idref="#_x0000_s2219"/>
        <o:r id="V:Rule270" type="connector" idref="#_x0000_s2233"/>
        <o:r id="V:Rule271" type="connector" idref="#_x0000_s2279"/>
        <o:r id="V:Rule272" type="connector" idref="#_x0000_s2160"/>
        <o:r id="V:Rule273" type="connector" idref="#_x0000_s2155"/>
        <o:r id="V:Rule274" type="connector" idref="#_x0000_s2197"/>
        <o:r id="V:Rule275" type="connector" idref="#_x0000_s2281"/>
        <o:r id="V:Rule276" type="connector" idref="#_x0000_s2205"/>
        <o:r id="V:Rule277" type="connector" idref="#_x0000_s2162"/>
        <o:r id="V:Rule278" type="connector" idref="#_x0000_s2324"/>
        <o:r id="V:Rule279" type="connector" idref="#_x0000_s2203"/>
        <o:r id="V:Rule280" type="connector" idref="#_x0000_s2133"/>
        <o:r id="V:Rule281" type="connector" idref="#_x0000_s2196"/>
        <o:r id="V:Rule282" type="connector" idref="#_x0000_s2287"/>
        <o:r id="V:Rule283" type="connector" idref="#_x0000_s2294"/>
        <o:r id="V:Rule284" type="connector" idref="#_x0000_s2265"/>
        <o:r id="V:Rule285" type="connector" idref="#_x0000_s2189"/>
        <o:r id="V:Rule286" type="connector" idref="#_x0000_s2295"/>
        <o:r id="V:Rule287" type="connector" idref="#_x0000_s2085"/>
        <o:r id="V:Rule288" type="connector" idref="#_x0000_s2232"/>
        <o:r id="V:Rule289" type="connector" idref="#_x0000_s2336"/>
        <o:r id="V:Rule290" type="connector" idref="#_x0000_s2174"/>
        <o:r id="V:Rule291" type="connector" idref="#_x0000_s2330"/>
        <o:r id="V:Rule292" type="connector" idref="#_x0000_s2061"/>
        <o:r id="V:Rule293" type="connector" idref="#_x0000_s2359"/>
        <o:r id="V:Rule294" type="connector" idref="#_x0000_s2343"/>
        <o:r id="V:Rule295" type="connector" idref="#_x0000_s2373"/>
        <o:r id="V:Rule296" type="connector" idref="#_x0000_s2370"/>
        <o:r id="V:Rule297" type="connector" idref="#_x0000_s2308"/>
        <o:r id="V:Rule298" type="connector" idref="#_x0000_s2104"/>
        <o:r id="V:Rule299" type="connector" idref="#_x0000_s2156"/>
        <o:r id="V:Rule300" type="connector" idref="#_x0000_s2128"/>
        <o:r id="V:Rule301" type="connector" idref="#_x0000_s2309"/>
        <o:r id="V:Rule302" type="connector" idref="#_x0000_s2366"/>
        <o:r id="V:Rule303" type="connector" idref="#_x0000_s2349"/>
        <o:r id="V:Rule304" type="connector" idref="#_x0000_s2140"/>
        <o:r id="V:Rule305" type="connector" idref="#_x0000_s2154"/>
        <o:r id="V:Rule306" type="connector" idref="#_x0000_s2157"/>
        <o:r id="V:Rule307" type="connector" idref="#_x0000_s2301"/>
        <o:r id="V:Rule308" type="connector" idref="#_x0000_s2365"/>
        <o:r id="V:Rule309" type="connector" idref="#_x0000_s2223"/>
        <o:r id="V:Rule310" type="connector" idref="#_x0000_s2210"/>
        <o:r id="V:Rule311" type="connector" idref="#_x0000_s2357"/>
        <o:r id="V:Rule312" type="connector" idref="#_x0000_s2342"/>
        <o:r id="V:Rule313" type="connector" idref="#_x0000_s2149"/>
        <o:r id="V:Rule314" type="connector" idref="#_x0000_s2289"/>
        <o:r id="V:Rule315" type="connector" idref="#_x0000_s2171"/>
        <o:r id="V:Rule316" type="connector" idref="#_x0000_s2378"/>
        <o:r id="V:Rule317" type="connector" idref="#_x0000_s2176"/>
        <o:r id="V:Rule318" type="connector" idref="#_x0000_s2064"/>
        <o:r id="V:Rule319" type="connector" idref="#_x0000_s2288"/>
        <o:r id="V:Rule320" type="connector" idref="#_x0000_s2218"/>
        <o:r id="V:Rule321" type="connector" idref="#_x0000_s2310"/>
        <o:r id="V:Rule322" type="connector" idref="#_x0000_s2066"/>
        <o:r id="V:Rule323" type="connector" idref="#_x0000_s2134"/>
        <o:r id="V:Rule324" type="connector" idref="#_x0000_s2177"/>
        <o:r id="V:Rule325" type="connector" idref="#_x0000_s2240"/>
        <o:r id="V:Rule326" type="connector" idref="#_x0000_s2106"/>
        <o:r id="V:Rule327" type="connector" idref="#_x0000_s2224"/>
        <o:r id="V:Rule328" type="connector" idref="#_x0000_s2161"/>
        <o:r id="V:Rule329" type="connector" idref="#_x0000_s2150"/>
        <o:r id="V:Rule330" type="connector" idref="#_x0000_s2084"/>
        <o:r id="V:Rule331" type="connector" idref="#_x0000_s2394"/>
        <o:r id="V:Rule332" type="connector" idref="#_x0000_s2225"/>
      </o:rules>
    </o:shapelayout>
  </w:hdrShapeDefaults>
  <w:footnotePr>
    <w:footnote w:id="-1"/>
    <w:footnote w:id="0"/>
  </w:footnotePr>
  <w:endnotePr>
    <w:endnote w:id="-1"/>
    <w:endnote w:id="0"/>
  </w:endnotePr>
  <w:compat>
    <w:useFELayout/>
  </w:compat>
  <w:rsids>
    <w:rsidRoot w:val="00441123"/>
    <w:rsid w:val="00000887"/>
    <w:rsid w:val="00001BCC"/>
    <w:rsid w:val="00041535"/>
    <w:rsid w:val="000454B0"/>
    <w:rsid w:val="00046FEE"/>
    <w:rsid w:val="00062780"/>
    <w:rsid w:val="00080D93"/>
    <w:rsid w:val="00086327"/>
    <w:rsid w:val="000943F9"/>
    <w:rsid w:val="00097746"/>
    <w:rsid w:val="000D6685"/>
    <w:rsid w:val="00114BDE"/>
    <w:rsid w:val="0014160A"/>
    <w:rsid w:val="00141C78"/>
    <w:rsid w:val="00145354"/>
    <w:rsid w:val="00163161"/>
    <w:rsid w:val="001848B7"/>
    <w:rsid w:val="00185C39"/>
    <w:rsid w:val="001906FC"/>
    <w:rsid w:val="00193DE2"/>
    <w:rsid w:val="001A2D8D"/>
    <w:rsid w:val="001F1582"/>
    <w:rsid w:val="001F7FE2"/>
    <w:rsid w:val="00200D5E"/>
    <w:rsid w:val="002241FB"/>
    <w:rsid w:val="00227717"/>
    <w:rsid w:val="00236343"/>
    <w:rsid w:val="0024381A"/>
    <w:rsid w:val="002B2BA7"/>
    <w:rsid w:val="002B649D"/>
    <w:rsid w:val="002C441D"/>
    <w:rsid w:val="002C56C2"/>
    <w:rsid w:val="002D47A5"/>
    <w:rsid w:val="002F2042"/>
    <w:rsid w:val="002F344F"/>
    <w:rsid w:val="002F74E6"/>
    <w:rsid w:val="00321BAA"/>
    <w:rsid w:val="00323FA8"/>
    <w:rsid w:val="0035714C"/>
    <w:rsid w:val="0037197F"/>
    <w:rsid w:val="003756FF"/>
    <w:rsid w:val="00393CCA"/>
    <w:rsid w:val="003B1F49"/>
    <w:rsid w:val="003E0332"/>
    <w:rsid w:val="003E2973"/>
    <w:rsid w:val="003F02CB"/>
    <w:rsid w:val="00415187"/>
    <w:rsid w:val="00415291"/>
    <w:rsid w:val="004350D3"/>
    <w:rsid w:val="00441123"/>
    <w:rsid w:val="00442EBC"/>
    <w:rsid w:val="0045256C"/>
    <w:rsid w:val="0045665E"/>
    <w:rsid w:val="00465DA7"/>
    <w:rsid w:val="00493E24"/>
    <w:rsid w:val="004C484D"/>
    <w:rsid w:val="004C7528"/>
    <w:rsid w:val="004D4AE5"/>
    <w:rsid w:val="00505D4E"/>
    <w:rsid w:val="0051227A"/>
    <w:rsid w:val="005124D0"/>
    <w:rsid w:val="00513595"/>
    <w:rsid w:val="00523678"/>
    <w:rsid w:val="005401FF"/>
    <w:rsid w:val="00541475"/>
    <w:rsid w:val="00546133"/>
    <w:rsid w:val="00546EE7"/>
    <w:rsid w:val="00557D54"/>
    <w:rsid w:val="00557E42"/>
    <w:rsid w:val="00567EAD"/>
    <w:rsid w:val="00572BC6"/>
    <w:rsid w:val="005A7C12"/>
    <w:rsid w:val="005B27AD"/>
    <w:rsid w:val="005C4DF0"/>
    <w:rsid w:val="006157F2"/>
    <w:rsid w:val="006602A1"/>
    <w:rsid w:val="0068571A"/>
    <w:rsid w:val="00685721"/>
    <w:rsid w:val="00686F87"/>
    <w:rsid w:val="00693C05"/>
    <w:rsid w:val="00695FD3"/>
    <w:rsid w:val="006A756D"/>
    <w:rsid w:val="006E5472"/>
    <w:rsid w:val="006F2981"/>
    <w:rsid w:val="00703096"/>
    <w:rsid w:val="00716E7C"/>
    <w:rsid w:val="00723856"/>
    <w:rsid w:val="007915C5"/>
    <w:rsid w:val="007A1C5F"/>
    <w:rsid w:val="007B5A54"/>
    <w:rsid w:val="007C3E5C"/>
    <w:rsid w:val="007F2FD9"/>
    <w:rsid w:val="00807398"/>
    <w:rsid w:val="00816277"/>
    <w:rsid w:val="00816AE8"/>
    <w:rsid w:val="00825318"/>
    <w:rsid w:val="00827913"/>
    <w:rsid w:val="008404C4"/>
    <w:rsid w:val="00865072"/>
    <w:rsid w:val="00865B1C"/>
    <w:rsid w:val="00870B1E"/>
    <w:rsid w:val="00872727"/>
    <w:rsid w:val="00872FE7"/>
    <w:rsid w:val="00874FA6"/>
    <w:rsid w:val="00876E7C"/>
    <w:rsid w:val="00884EB0"/>
    <w:rsid w:val="00895905"/>
    <w:rsid w:val="008A1BB2"/>
    <w:rsid w:val="008A4F9B"/>
    <w:rsid w:val="008B1BA9"/>
    <w:rsid w:val="008D02C3"/>
    <w:rsid w:val="008D0B87"/>
    <w:rsid w:val="008D4B91"/>
    <w:rsid w:val="008E19EF"/>
    <w:rsid w:val="008E6101"/>
    <w:rsid w:val="008F6DC6"/>
    <w:rsid w:val="009221FD"/>
    <w:rsid w:val="009263EC"/>
    <w:rsid w:val="00946B9C"/>
    <w:rsid w:val="00983F5A"/>
    <w:rsid w:val="00986C86"/>
    <w:rsid w:val="009908F6"/>
    <w:rsid w:val="009A66D8"/>
    <w:rsid w:val="009B05C3"/>
    <w:rsid w:val="009B4AA4"/>
    <w:rsid w:val="009C0336"/>
    <w:rsid w:val="009D07A9"/>
    <w:rsid w:val="00A3250A"/>
    <w:rsid w:val="00A411BF"/>
    <w:rsid w:val="00A4282F"/>
    <w:rsid w:val="00A50B98"/>
    <w:rsid w:val="00A60A10"/>
    <w:rsid w:val="00A75682"/>
    <w:rsid w:val="00A92BBB"/>
    <w:rsid w:val="00A93C97"/>
    <w:rsid w:val="00AE6B6A"/>
    <w:rsid w:val="00B31C16"/>
    <w:rsid w:val="00B33835"/>
    <w:rsid w:val="00B64ECE"/>
    <w:rsid w:val="00B67D28"/>
    <w:rsid w:val="00B70C7E"/>
    <w:rsid w:val="00B75F9F"/>
    <w:rsid w:val="00BA590D"/>
    <w:rsid w:val="00BB4865"/>
    <w:rsid w:val="00C06579"/>
    <w:rsid w:val="00C21518"/>
    <w:rsid w:val="00C30708"/>
    <w:rsid w:val="00C43359"/>
    <w:rsid w:val="00C51169"/>
    <w:rsid w:val="00C56FB4"/>
    <w:rsid w:val="00C71220"/>
    <w:rsid w:val="00C77593"/>
    <w:rsid w:val="00C80343"/>
    <w:rsid w:val="00CC03BE"/>
    <w:rsid w:val="00CF0BE6"/>
    <w:rsid w:val="00D00D63"/>
    <w:rsid w:val="00D0494F"/>
    <w:rsid w:val="00D1776E"/>
    <w:rsid w:val="00D217C8"/>
    <w:rsid w:val="00D24A76"/>
    <w:rsid w:val="00D5071A"/>
    <w:rsid w:val="00DA66B2"/>
    <w:rsid w:val="00DB328C"/>
    <w:rsid w:val="00DC772D"/>
    <w:rsid w:val="00DD3D7A"/>
    <w:rsid w:val="00DD7BDC"/>
    <w:rsid w:val="00E126F2"/>
    <w:rsid w:val="00E213DC"/>
    <w:rsid w:val="00E36CCC"/>
    <w:rsid w:val="00E37682"/>
    <w:rsid w:val="00E7326F"/>
    <w:rsid w:val="00E75474"/>
    <w:rsid w:val="00EA4995"/>
    <w:rsid w:val="00EA6E24"/>
    <w:rsid w:val="00EF6E73"/>
    <w:rsid w:val="00F01450"/>
    <w:rsid w:val="00F3428A"/>
    <w:rsid w:val="00F35C28"/>
    <w:rsid w:val="00F56BDC"/>
    <w:rsid w:val="00F64059"/>
    <w:rsid w:val="00F677A9"/>
    <w:rsid w:val="00F719DB"/>
    <w:rsid w:val="00F74A0E"/>
    <w:rsid w:val="00FB3D83"/>
    <w:rsid w:val="00FB5121"/>
    <w:rsid w:val="00FC198E"/>
    <w:rsid w:val="00FD0D45"/>
    <w:rsid w:val="00FD3DCE"/>
    <w:rsid w:val="00FE16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header" Target="header19.xml"/><Relationship Id="rId21" Type="http://schemas.openxmlformats.org/officeDocument/2006/relationships/header" Target="header9.xml"/><Relationship Id="rId34" Type="http://schemas.openxmlformats.org/officeDocument/2006/relationships/image" Target="media/image8.png"/><Relationship Id="rId42" Type="http://schemas.openxmlformats.org/officeDocument/2006/relationships/header" Target="header21.xml"/><Relationship Id="rId47" Type="http://schemas.openxmlformats.org/officeDocument/2006/relationships/hyperlink" Target="http://fld94.alsnet.peachnet.edu/-bblock" TargetMode="External"/><Relationship Id="rId50" Type="http://schemas.openxmlformats.org/officeDocument/2006/relationships/header" Target="header27.xml"/><Relationship Id="rId55" Type="http://schemas.openxmlformats.org/officeDocument/2006/relationships/header" Target="header32.xml"/><Relationship Id="rId63" Type="http://schemas.openxmlformats.org/officeDocument/2006/relationships/header" Target="header3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7.jpeg"/><Relationship Id="rId37" Type="http://schemas.openxmlformats.org/officeDocument/2006/relationships/header" Target="header18.xml"/><Relationship Id="rId40" Type="http://schemas.openxmlformats.org/officeDocument/2006/relationships/hyperlink" Target="http://www.asurams.edu" TargetMode="External"/><Relationship Id="rId45" Type="http://schemas.openxmlformats.org/officeDocument/2006/relationships/header" Target="header23.xml"/><Relationship Id="rId53" Type="http://schemas.openxmlformats.org/officeDocument/2006/relationships/header" Target="header30.xml"/><Relationship Id="rId58" Type="http://schemas.openxmlformats.org/officeDocument/2006/relationships/header" Target="header35.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6.jpeg"/><Relationship Id="rId36" Type="http://schemas.openxmlformats.org/officeDocument/2006/relationships/header" Target="header17.xml"/><Relationship Id="rId49" Type="http://schemas.openxmlformats.org/officeDocument/2006/relationships/header" Target="header26.xml"/><Relationship Id="rId57" Type="http://schemas.openxmlformats.org/officeDocument/2006/relationships/header" Target="header34.xml"/><Relationship Id="rId61"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4.xml"/><Relationship Id="rId44" Type="http://schemas.openxmlformats.org/officeDocument/2006/relationships/image" Target="media/image10.jpeg"/><Relationship Id="rId52" Type="http://schemas.openxmlformats.org/officeDocument/2006/relationships/header" Target="header29.xml"/><Relationship Id="rId60" Type="http://schemas.openxmlformats.org/officeDocument/2006/relationships/header" Target="header37.xml"/><Relationship Id="rId65" Type="http://schemas.openxmlformats.org/officeDocument/2006/relationships/header" Target="header41.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www.fafsa.ed.gov" TargetMode="Externa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2.xml"/><Relationship Id="rId48" Type="http://schemas.openxmlformats.org/officeDocument/2006/relationships/header" Target="header25.xml"/><Relationship Id="rId56" Type="http://schemas.openxmlformats.org/officeDocument/2006/relationships/header" Target="header33.xml"/><Relationship Id="rId64" Type="http://schemas.openxmlformats.org/officeDocument/2006/relationships/header" Target="header40.xml"/><Relationship Id="rId8" Type="http://schemas.openxmlformats.org/officeDocument/2006/relationships/image" Target="media/image1.jpeg"/><Relationship Id="rId51" Type="http://schemas.openxmlformats.org/officeDocument/2006/relationships/header" Target="header2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header" Target="header15.xml"/><Relationship Id="rId38" Type="http://schemas.openxmlformats.org/officeDocument/2006/relationships/image" Target="media/image9.jpeg"/><Relationship Id="rId46" Type="http://schemas.openxmlformats.org/officeDocument/2006/relationships/header" Target="header24.xml"/><Relationship Id="rId59" Type="http://schemas.openxmlformats.org/officeDocument/2006/relationships/header" Target="header36.xml"/><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20.xml"/><Relationship Id="rId54" Type="http://schemas.openxmlformats.org/officeDocument/2006/relationships/header" Target="header31.xml"/><Relationship Id="rId62" Type="http://schemas.openxmlformats.org/officeDocument/2006/relationships/header" Target="head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39196-C548-4542-8D3C-99389C9A3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102</Pages>
  <Words>58668</Words>
  <Characters>334412</Characters>
  <Application>Microsoft Office Word</Application>
  <DocSecurity>0</DocSecurity>
  <Lines>2786</Lines>
  <Paragraphs>784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392296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W. Hu</cp:lastModifiedBy>
  <cp:revision>7</cp:revision>
  <cp:lastPrinted>2011-07-23T05:15:00Z</cp:lastPrinted>
  <dcterms:created xsi:type="dcterms:W3CDTF">2011-08-10T22:28:00Z</dcterms:created>
  <dcterms:modified xsi:type="dcterms:W3CDTF">2011-08-11T01:22:00Z</dcterms:modified>
</cp:coreProperties>
</file>